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666CDA" w14:textId="77777777" w:rsidR="00EF4F1C" w:rsidRPr="00EF4F1C" w:rsidRDefault="00EF4F1C" w:rsidP="00A11D74">
      <w:pPr>
        <w:spacing w:after="0" w:afterAutospacing="0" w:line="240" w:lineRule="auto"/>
        <w:rPr>
          <w:rFonts w:ascii="David" w:hAnsi="David" w:cs="David" w:hint="cs"/>
          <w:b/>
          <w:bCs/>
          <w:sz w:val="24"/>
          <w:szCs w:val="24"/>
          <w:u w:val="single"/>
        </w:rPr>
      </w:pPr>
    </w:p>
    <w:p w14:paraId="456A91C1" w14:textId="77777777" w:rsidR="00EF4F1C" w:rsidRPr="00EF4F1C" w:rsidRDefault="00EF4F1C" w:rsidP="00A11D74">
      <w:pPr>
        <w:spacing w:after="0" w:afterAutospacing="0" w:line="240" w:lineRule="auto"/>
        <w:rPr>
          <w:rFonts w:ascii="David" w:hAnsi="David" w:cs="David"/>
          <w:b/>
          <w:bCs/>
          <w:sz w:val="24"/>
          <w:szCs w:val="24"/>
          <w:u w:val="single"/>
          <w:rtl/>
        </w:rPr>
      </w:pPr>
    </w:p>
    <w:p w14:paraId="246679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noProof/>
          <w:sz w:val="24"/>
          <w:szCs w:val="24"/>
        </w:rPr>
        <w:drawing>
          <wp:inline distT="0" distB="0" distL="0" distR="0" wp14:anchorId="6E5FAB13" wp14:editId="6732E91E">
            <wp:extent cx="5273040" cy="4648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040" cy="464820"/>
                    </a:xfrm>
                    <a:prstGeom prst="rect">
                      <a:avLst/>
                    </a:prstGeom>
                    <a:noFill/>
                    <a:ln>
                      <a:noFill/>
                    </a:ln>
                  </pic:spPr>
                </pic:pic>
              </a:graphicData>
            </a:graphic>
          </wp:inline>
        </w:drawing>
      </w:r>
    </w:p>
    <w:p w14:paraId="0A51C0EF" w14:textId="77777777" w:rsidR="00EF4F1C" w:rsidRPr="00EF4F1C" w:rsidRDefault="00EF4F1C" w:rsidP="00A11D74">
      <w:pPr>
        <w:spacing w:after="0" w:afterAutospacing="0" w:line="240" w:lineRule="auto"/>
        <w:rPr>
          <w:rFonts w:ascii="David" w:hAnsi="David" w:cs="David"/>
          <w:b/>
          <w:bCs/>
          <w:sz w:val="24"/>
          <w:szCs w:val="24"/>
        </w:rPr>
      </w:pPr>
    </w:p>
    <w:p w14:paraId="7D6358D4" w14:textId="77777777" w:rsidR="00EF4F1C" w:rsidRPr="00EF4F1C" w:rsidRDefault="00EF4F1C" w:rsidP="00A11D74">
      <w:pPr>
        <w:spacing w:after="0" w:afterAutospacing="0" w:line="240" w:lineRule="auto"/>
        <w:jc w:val="center"/>
        <w:rPr>
          <w:rFonts w:ascii="David" w:hAnsi="David" w:cs="David"/>
          <w:b/>
          <w:bCs/>
          <w:sz w:val="24"/>
          <w:szCs w:val="24"/>
          <w:u w:val="single"/>
          <w:rtl/>
        </w:rPr>
      </w:pPr>
      <w:r w:rsidRPr="00EF4F1C">
        <w:rPr>
          <w:rFonts w:ascii="David" w:hAnsi="David" w:cs="David" w:hint="eastAsia"/>
          <w:b/>
          <w:bCs/>
          <w:sz w:val="24"/>
          <w:szCs w:val="24"/>
          <w:u w:val="single"/>
          <w:rtl/>
        </w:rPr>
        <w:t>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ראשי</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דניה סיבוס</w:t>
      </w:r>
    </w:p>
    <w:p w14:paraId="6753AC35" w14:textId="77777777" w:rsidR="00EF4F1C" w:rsidRPr="00EF4F1C" w:rsidRDefault="00EF4F1C" w:rsidP="00A11D74">
      <w:pPr>
        <w:spacing w:after="0" w:afterAutospacing="0" w:line="240" w:lineRule="auto"/>
        <w:rPr>
          <w:rFonts w:ascii="David" w:hAnsi="David" w:cs="David"/>
          <w:b/>
          <w:bCs/>
          <w:sz w:val="24"/>
          <w:szCs w:val="24"/>
          <w:u w:val="single"/>
          <w:rtl/>
        </w:rPr>
      </w:pPr>
    </w:p>
    <w:p w14:paraId="10025C60" w14:textId="77777777" w:rsidR="00EF4F1C" w:rsidRPr="00EF4F1C" w:rsidRDefault="00EF4F1C" w:rsidP="00A11D74">
      <w:pPr>
        <w:spacing w:after="0" w:afterAutospacing="0" w:line="240" w:lineRule="auto"/>
        <w:rPr>
          <w:rFonts w:ascii="David" w:hAnsi="David" w:cs="David"/>
          <w:b/>
          <w:bCs/>
          <w:sz w:val="24"/>
          <w:szCs w:val="24"/>
          <w:rtl/>
        </w:rPr>
      </w:pPr>
    </w:p>
    <w:p w14:paraId="459E90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noProof/>
          <w:sz w:val="24"/>
          <w:szCs w:val="24"/>
          <w:u w:val="single"/>
        </w:rPr>
        <mc:AlternateContent>
          <mc:Choice Requires="wps">
            <w:drawing>
              <wp:anchor distT="45720" distB="45720" distL="114300" distR="114300" simplePos="0" relativeHeight="251660288" behindDoc="0" locked="0" layoutInCell="1" allowOverlap="1" wp14:anchorId="27260F6C" wp14:editId="7A2A6ECF">
                <wp:simplePos x="0" y="0"/>
                <wp:positionH relativeFrom="column">
                  <wp:posOffset>474980</wp:posOffset>
                </wp:positionH>
                <wp:positionV relativeFrom="paragraph">
                  <wp:posOffset>16510</wp:posOffset>
                </wp:positionV>
                <wp:extent cx="4070985" cy="1978025"/>
                <wp:effectExtent l="13335" t="12065" r="11430" b="1016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978025"/>
                        </a:xfrm>
                        <a:prstGeom prst="rect">
                          <a:avLst/>
                        </a:prstGeom>
                        <a:solidFill>
                          <a:srgbClr val="FFFFFF"/>
                        </a:solidFill>
                        <a:ln w="9525">
                          <a:solidFill>
                            <a:srgbClr val="000000"/>
                          </a:solidFill>
                          <a:miter lim="800000"/>
                          <a:headEnd/>
                          <a:tailEnd/>
                        </a:ln>
                      </wps:spPr>
                      <wps:txbx>
                        <w:txbxContent>
                          <w:p w14:paraId="0D9538BE" w14:textId="77777777" w:rsidR="00C11C2D" w:rsidRDefault="00C11C2D" w:rsidP="00EF4F1C">
                            <w:pPr>
                              <w:jc w:val="center"/>
                              <w:rPr>
                                <w:sz w:val="24"/>
                                <w:szCs w:val="24"/>
                                <w:rtl/>
                              </w:rPr>
                            </w:pPr>
                          </w:p>
                          <w:p w14:paraId="30AE8879" w14:textId="77777777" w:rsidR="00C11C2D" w:rsidRDefault="00C11C2D" w:rsidP="00EF4F1C">
                            <w:pPr>
                              <w:jc w:val="center"/>
                              <w:rPr>
                                <w:sz w:val="24"/>
                                <w:szCs w:val="24"/>
                                <w:rtl/>
                              </w:rPr>
                            </w:pPr>
                          </w:p>
                          <w:p w14:paraId="32B64D52" w14:textId="77777777" w:rsidR="00C11C2D" w:rsidRDefault="00C11C2D" w:rsidP="00EF4F1C">
                            <w:pPr>
                              <w:jc w:val="center"/>
                              <w:rPr>
                                <w:sz w:val="24"/>
                                <w:szCs w:val="24"/>
                                <w:rtl/>
                              </w:rPr>
                            </w:pPr>
                            <w:r w:rsidRPr="00422E7D">
                              <w:rPr>
                                <w:rFonts w:hint="cs"/>
                                <w:sz w:val="24"/>
                                <w:szCs w:val="24"/>
                                <w:rtl/>
                              </w:rPr>
                              <w:t xml:space="preserve">הדמיית הפרויקט </w:t>
                            </w:r>
                          </w:p>
                          <w:p w14:paraId="16C10195" w14:textId="77777777" w:rsidR="00C11C2D" w:rsidRDefault="00C11C2D" w:rsidP="00EF4F1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260F6C" id="_x0000_t202" coordsize="21600,21600" o:spt="202" path="m,l,21600r21600,l21600,xe">
                <v:stroke joinstyle="miter"/>
                <v:path gradientshapeok="t" o:connecttype="rect"/>
              </v:shapetype>
              <v:shape id="Text Box 5" o:spid="_x0000_s1026" type="#_x0000_t202" style="position:absolute;left:0;text-align:left;margin-left:37.4pt;margin-top:1.3pt;width:320.55pt;height:155.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">
                <v:textbox>
                  <w:txbxContent>
                    <w:p w14:paraId="0D9538BE" w14:textId="77777777" w:rsidR="00C11C2D" w:rsidRDefault="00C11C2D" w:rsidP="00EF4F1C">
                      <w:pPr>
                        <w:jc w:val="center"/>
                        <w:rPr>
                          <w:sz w:val="24"/>
                          <w:szCs w:val="24"/>
                          <w:rtl/>
                        </w:rPr>
                      </w:pPr>
                    </w:p>
                    <w:p w14:paraId="30AE8879" w14:textId="77777777" w:rsidR="00C11C2D" w:rsidRDefault="00C11C2D" w:rsidP="00EF4F1C">
                      <w:pPr>
                        <w:jc w:val="center"/>
                        <w:rPr>
                          <w:sz w:val="24"/>
                          <w:szCs w:val="24"/>
                          <w:rtl/>
                        </w:rPr>
                      </w:pPr>
                    </w:p>
                    <w:p w14:paraId="32B64D52" w14:textId="77777777" w:rsidR="00C11C2D" w:rsidRDefault="00C11C2D" w:rsidP="00EF4F1C">
                      <w:pPr>
                        <w:jc w:val="center"/>
                        <w:rPr>
                          <w:sz w:val="24"/>
                          <w:szCs w:val="24"/>
                          <w:rtl/>
                        </w:rPr>
                      </w:pPr>
                      <w:r w:rsidRPr="00422E7D">
                        <w:rPr>
                          <w:rFonts w:hint="cs"/>
                          <w:sz w:val="24"/>
                          <w:szCs w:val="24"/>
                          <w:rtl/>
                        </w:rPr>
                        <w:t xml:space="preserve">הדמיית הפרויקט </w:t>
                      </w:r>
                    </w:p>
                    <w:p w14:paraId="16C10195" w14:textId="77777777" w:rsidR="00C11C2D" w:rsidRDefault="00C11C2D" w:rsidP="00EF4F1C"/>
                  </w:txbxContent>
                </v:textbox>
                <w10:wrap type="square"/>
              </v:shape>
            </w:pict>
          </mc:Fallback>
        </mc:AlternateContent>
      </w:r>
    </w:p>
    <w:p w14:paraId="6F208FAA" w14:textId="77777777" w:rsidR="00EF4F1C" w:rsidRPr="00EF4F1C" w:rsidRDefault="00EF4F1C" w:rsidP="00A11D74">
      <w:pPr>
        <w:spacing w:after="0" w:afterAutospacing="0" w:line="240" w:lineRule="auto"/>
        <w:rPr>
          <w:rFonts w:ascii="David" w:hAnsi="David" w:cs="David"/>
          <w:b/>
          <w:bCs/>
          <w:sz w:val="24"/>
          <w:szCs w:val="24"/>
          <w:u w:val="single"/>
          <w:rtl/>
        </w:rPr>
      </w:pPr>
    </w:p>
    <w:p w14:paraId="4F3458A7" w14:textId="77777777" w:rsidR="00EF4F1C" w:rsidRPr="00EF4F1C" w:rsidRDefault="00EF4F1C" w:rsidP="00A11D74">
      <w:pPr>
        <w:spacing w:after="0" w:afterAutospacing="0" w:line="240" w:lineRule="auto"/>
        <w:rPr>
          <w:rFonts w:ascii="David" w:hAnsi="David" w:cs="David"/>
          <w:b/>
          <w:bCs/>
          <w:sz w:val="24"/>
          <w:szCs w:val="24"/>
          <w:u w:val="single"/>
          <w:rtl/>
        </w:rPr>
      </w:pPr>
    </w:p>
    <w:p w14:paraId="2639EE17" w14:textId="77777777" w:rsidR="00EF4F1C" w:rsidRPr="00EF4F1C" w:rsidRDefault="00EF4F1C" w:rsidP="00A11D74">
      <w:pPr>
        <w:spacing w:after="0" w:afterAutospacing="0" w:line="240" w:lineRule="auto"/>
        <w:rPr>
          <w:rFonts w:ascii="David" w:hAnsi="David" w:cs="David"/>
          <w:b/>
          <w:bCs/>
          <w:sz w:val="24"/>
          <w:szCs w:val="24"/>
          <w:u w:val="single"/>
          <w:rtl/>
        </w:rPr>
      </w:pPr>
    </w:p>
    <w:p w14:paraId="68F3963D" w14:textId="77777777" w:rsidR="00A11D74" w:rsidRDefault="00A11D74" w:rsidP="00A11D74">
      <w:pPr>
        <w:spacing w:after="0" w:afterAutospacing="0" w:line="240" w:lineRule="auto"/>
        <w:rPr>
          <w:rFonts w:ascii="David" w:hAnsi="David" w:cs="David"/>
          <w:b/>
          <w:bCs/>
          <w:sz w:val="24"/>
          <w:szCs w:val="24"/>
          <w:u w:val="single"/>
          <w:rtl/>
        </w:rPr>
      </w:pPr>
    </w:p>
    <w:p w14:paraId="77283B2E" w14:textId="77777777" w:rsidR="00A11D74" w:rsidRDefault="00A11D74" w:rsidP="00A11D74">
      <w:pPr>
        <w:spacing w:after="0" w:afterAutospacing="0" w:line="240" w:lineRule="auto"/>
        <w:rPr>
          <w:rFonts w:ascii="David" w:hAnsi="David" w:cs="David"/>
          <w:b/>
          <w:bCs/>
          <w:sz w:val="24"/>
          <w:szCs w:val="24"/>
          <w:u w:val="single"/>
          <w:rtl/>
        </w:rPr>
      </w:pPr>
    </w:p>
    <w:p w14:paraId="1F8EC60F" w14:textId="77777777" w:rsidR="00A11D74" w:rsidRDefault="00A11D74" w:rsidP="00A11D74">
      <w:pPr>
        <w:spacing w:after="0" w:afterAutospacing="0" w:line="240" w:lineRule="auto"/>
        <w:rPr>
          <w:rFonts w:ascii="David" w:hAnsi="David" w:cs="David"/>
          <w:b/>
          <w:bCs/>
          <w:sz w:val="24"/>
          <w:szCs w:val="24"/>
          <w:u w:val="single"/>
          <w:rtl/>
        </w:rPr>
      </w:pPr>
    </w:p>
    <w:p w14:paraId="1768F11A" w14:textId="77777777" w:rsidR="00A11D74" w:rsidRPr="00E56613" w:rsidRDefault="00A11D74" w:rsidP="00A11D74">
      <w:pPr>
        <w:keepNext/>
        <w:spacing w:before="0" w:beforeAutospacing="0" w:after="0" w:afterAutospacing="0" w:line="480" w:lineRule="auto"/>
        <w:ind w:right="142"/>
        <w:outlineLvl w:val="0"/>
        <w:rPr>
          <w:rFonts w:ascii="David" w:eastAsia="Times New Roman" w:hAnsi="David" w:cs="David"/>
          <w:sz w:val="24"/>
          <w:szCs w:val="24"/>
          <w:rtl/>
        </w:rPr>
      </w:pPr>
    </w:p>
    <w:p w14:paraId="2FF6380E"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0E413AD2E0EB41A8939183702347C3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1F50AB">
            <w:rPr>
              <w:rStyle w:val="PlaceholderText"/>
              <w:color w:val="00B0F0"/>
              <w:rtl/>
            </w:rPr>
            <w:t>[שם הפרויקט]</w:t>
          </w:r>
        </w:sdtContent>
      </w:sdt>
      <w:r w:rsidRPr="00E56613">
        <w:rPr>
          <w:rFonts w:ascii="David" w:eastAsia="Times New Roman" w:hAnsi="David" w:cs="David"/>
          <w:sz w:val="24"/>
          <w:szCs w:val="24"/>
          <w:rtl/>
        </w:rPr>
        <w:t xml:space="preserve"> </w:t>
      </w:r>
    </w:p>
    <w:p w14:paraId="13D1411D"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sidRPr="00E56613">
        <w:rPr>
          <w:rFonts w:ascii="David" w:eastAsia="Times New Roman" w:hAnsi="David" w:cs="David"/>
          <w:sz w:val="24"/>
          <w:szCs w:val="24"/>
          <w:rtl/>
        </w:rPr>
        <w:t>שם אתר</w:t>
      </w:r>
      <w:r>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7D450A68533D420D9410D8094E8635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1F50AB">
            <w:rPr>
              <w:rStyle w:val="PlaceholderText"/>
              <w:color w:val="00B0F0"/>
              <w:rtl/>
            </w:rPr>
            <w:t>[שם אתר]</w:t>
          </w:r>
        </w:sdtContent>
      </w:sdt>
      <w:r w:rsidRPr="00E56613">
        <w:rPr>
          <w:rFonts w:ascii="David" w:eastAsia="Times New Roman" w:hAnsi="David" w:cs="David"/>
          <w:sz w:val="24"/>
          <w:szCs w:val="24"/>
          <w:rtl/>
        </w:rPr>
        <w:t xml:space="preserve"> </w:t>
      </w:r>
    </w:p>
    <w:p w14:paraId="5DBBA8B6"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A4D7F54FEA5E4EB496B24BACE4123F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1F50AB">
            <w:rPr>
              <w:rStyle w:val="PlaceholderText"/>
              <w:color w:val="00B0F0"/>
              <w:rtl/>
            </w:rPr>
            <w:t>[שדה נוסף 2]</w:t>
          </w:r>
        </w:sdtContent>
      </w:sdt>
    </w:p>
    <w:p w14:paraId="03442A48"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40F888E938F14B169DA2B7E2114D43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1F50AB">
            <w:rPr>
              <w:rStyle w:val="PlaceholderText"/>
              <w:color w:val="00B0F0"/>
              <w:rtl/>
            </w:rPr>
            <w:t>[שדה נוסף 1]</w:t>
          </w:r>
        </w:sdtContent>
      </w:sdt>
    </w:p>
    <w:p w14:paraId="6916CFAA"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כתובת : __________________</w:t>
      </w:r>
    </w:p>
    <w:p w14:paraId="2B299FDA" w14:textId="77777777" w:rsidR="00A11D74" w:rsidRPr="00E56613" w:rsidRDefault="00A11D74" w:rsidP="00A11D74">
      <w:pPr>
        <w:keepNext/>
        <w:spacing w:before="0" w:beforeAutospacing="0" w:after="0" w:afterAutospacing="0" w:line="480" w:lineRule="auto"/>
        <w:ind w:right="142"/>
        <w:outlineLvl w:val="0"/>
        <w:rPr>
          <w:rFonts w:ascii="Times New Roman" w:eastAsia="Times New Roman" w:hAnsi="Times New Roman" w:cs="David"/>
          <w:b/>
          <w:bCs/>
          <w:sz w:val="28"/>
          <w:szCs w:val="24"/>
          <w:u w:val="single"/>
          <w:rtl/>
        </w:rPr>
      </w:pPr>
    </w:p>
    <w:p w14:paraId="76E638AC" w14:textId="77777777" w:rsidR="00A11D74" w:rsidRPr="00E56613" w:rsidRDefault="00A11D74" w:rsidP="00A11D74">
      <w:pPr>
        <w:keepNext/>
        <w:spacing w:before="0" w:beforeAutospacing="0" w:after="0" w:afterAutospacing="0" w:line="480" w:lineRule="auto"/>
        <w:ind w:right="142"/>
        <w:outlineLvl w:val="0"/>
        <w:rPr>
          <w:rFonts w:ascii="Times New Roman" w:eastAsia="Times New Roman" w:hAnsi="Times New Roman" w:cs="David"/>
          <w:b/>
          <w:bCs/>
          <w:sz w:val="28"/>
          <w:szCs w:val="24"/>
          <w:u w:val="single"/>
          <w:rtl/>
        </w:rPr>
      </w:pPr>
    </w:p>
    <w:p w14:paraId="59502269" w14:textId="77777777" w:rsidR="00EF4F1C" w:rsidRPr="00EF4F1C" w:rsidRDefault="00EF4F1C" w:rsidP="00A11D74">
      <w:pPr>
        <w:spacing w:after="0" w:afterAutospacing="0" w:line="240" w:lineRule="auto"/>
        <w:rPr>
          <w:rFonts w:ascii="David" w:hAnsi="David" w:cs="David"/>
          <w:b/>
          <w:bCs/>
          <w:sz w:val="24"/>
          <w:szCs w:val="24"/>
          <w:u w:val="single"/>
          <w:rtl/>
        </w:rPr>
      </w:pPr>
    </w:p>
    <w:p w14:paraId="7244F96C" w14:textId="77777777" w:rsidR="00EF4F1C" w:rsidRPr="00EF4F1C" w:rsidRDefault="00EF4F1C" w:rsidP="00A11D74">
      <w:pPr>
        <w:spacing w:after="0" w:afterAutospacing="0" w:line="240" w:lineRule="auto"/>
        <w:rPr>
          <w:rFonts w:ascii="David" w:hAnsi="David" w:cs="David"/>
          <w:b/>
          <w:bCs/>
          <w:sz w:val="24"/>
          <w:szCs w:val="24"/>
          <w:u w:val="single"/>
          <w:rtl/>
        </w:rPr>
      </w:pPr>
    </w:p>
    <w:p w14:paraId="5B2197EC" w14:textId="77777777" w:rsidR="00EF4F1C" w:rsidRPr="00EF4F1C" w:rsidRDefault="00EF4F1C" w:rsidP="00A11D74">
      <w:pPr>
        <w:spacing w:after="0" w:afterAutospacing="0" w:line="240" w:lineRule="auto"/>
        <w:rPr>
          <w:rFonts w:ascii="David" w:hAnsi="David" w:cs="David"/>
          <w:b/>
          <w:bCs/>
          <w:sz w:val="24"/>
          <w:szCs w:val="24"/>
          <w:u w:val="single"/>
          <w:rtl/>
        </w:rPr>
      </w:pPr>
    </w:p>
    <w:p w14:paraId="32CE23F5" w14:textId="77777777" w:rsidR="00EF4F1C" w:rsidRPr="00EF4F1C" w:rsidRDefault="00EF4F1C" w:rsidP="00A11D74">
      <w:pPr>
        <w:spacing w:after="0" w:afterAutospacing="0" w:line="240" w:lineRule="auto"/>
        <w:rPr>
          <w:rFonts w:ascii="David" w:hAnsi="David" w:cs="David"/>
          <w:b/>
          <w:bCs/>
          <w:sz w:val="24"/>
          <w:szCs w:val="24"/>
          <w:u w:val="single"/>
          <w:rtl/>
        </w:rPr>
      </w:pPr>
    </w:p>
    <w:p w14:paraId="09A4E7F8" w14:textId="77777777"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u w:val="single"/>
          <w:rtl/>
        </w:rPr>
        <w:t>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ז</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w:t>
      </w:r>
    </w:p>
    <w:p w14:paraId="1663D8AF" w14:textId="77777777" w:rsidR="00EF4F1C" w:rsidRPr="00EF4F1C" w:rsidRDefault="00EF4F1C" w:rsidP="00A11D74">
      <w:pPr>
        <w:spacing w:after="0" w:afterAutospacing="0" w:line="240" w:lineRule="auto"/>
        <w:jc w:val="center"/>
        <w:rPr>
          <w:rFonts w:ascii="David" w:hAnsi="David" w:cs="David"/>
          <w:b/>
          <w:bCs/>
          <w:sz w:val="24"/>
          <w:szCs w:val="24"/>
          <w:rtl/>
        </w:rPr>
      </w:pPr>
    </w:p>
    <w:p w14:paraId="0F7C5EE9" w14:textId="273827DB"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lastRenderedPageBreak/>
        <w:t>שנערך</w:t>
      </w:r>
      <w:r w:rsidRPr="00EF4F1C">
        <w:rPr>
          <w:rFonts w:ascii="David" w:hAnsi="David" w:cs="David"/>
          <w:b/>
          <w:bCs/>
          <w:sz w:val="24"/>
          <w:szCs w:val="24"/>
          <w:rtl/>
        </w:rPr>
        <w:t xml:space="preserve"> </w:t>
      </w:r>
      <w:r w:rsidRPr="00EF4F1C">
        <w:rPr>
          <w:rFonts w:ascii="David" w:hAnsi="David" w:cs="David" w:hint="eastAsia"/>
          <w:b/>
          <w:bCs/>
          <w:sz w:val="24"/>
          <w:szCs w:val="24"/>
          <w:rtl/>
        </w:rPr>
        <w:t>ונחתם</w:t>
      </w:r>
      <w:r w:rsidRPr="00EF4F1C">
        <w:rPr>
          <w:rFonts w:ascii="David" w:hAnsi="David" w:cs="David"/>
          <w:b/>
          <w:bCs/>
          <w:sz w:val="24"/>
          <w:szCs w:val="24"/>
          <w:rtl/>
        </w:rPr>
        <w:t xml:space="preserve"> </w:t>
      </w:r>
      <w:r w:rsidRPr="00EF4F1C">
        <w:rPr>
          <w:rFonts w:ascii="David" w:hAnsi="David" w:cs="David" w:hint="eastAsia"/>
          <w:b/>
          <w:bCs/>
          <w:sz w:val="24"/>
          <w:szCs w:val="24"/>
          <w:rtl/>
        </w:rPr>
        <w:t>בתאריך</w:t>
      </w:r>
      <w:r w:rsidR="00A11D74">
        <w:rPr>
          <w:rFonts w:ascii="David" w:hAnsi="David" w:cs="David" w:hint="cs"/>
          <w:b/>
          <w:bCs/>
          <w:sz w:val="24"/>
          <w:szCs w:val="24"/>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133DEC846F7341FFB40493D73EC269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A11D74" w:rsidRPr="00A11D74">
            <w:rPr>
              <w:rStyle w:val="AutoFieldsChar"/>
              <w:color w:val="00B0F0"/>
              <w:u w:val="single"/>
              <w:rtl/>
            </w:rPr>
            <w:t>[תאריך חתימת חוזה]</w:t>
          </w:r>
        </w:sdtContent>
      </w:sdt>
      <w:r w:rsidRPr="00EF4F1C">
        <w:rPr>
          <w:rFonts w:ascii="David" w:hAnsi="David" w:cs="David"/>
          <w:b/>
          <w:bCs/>
          <w:sz w:val="24"/>
          <w:szCs w:val="24"/>
          <w:rtl/>
        </w:rPr>
        <w:t>.</w:t>
      </w:r>
      <w:r w:rsidRPr="00EF4F1C">
        <w:rPr>
          <w:rFonts w:ascii="David" w:hAnsi="David" w:cs="David"/>
          <w:b/>
          <w:bCs/>
          <w:sz w:val="24"/>
          <w:szCs w:val="24"/>
          <w:u w:val="single"/>
          <w:rtl/>
        </w:rPr>
        <w:t xml:space="preserve">          </w:t>
      </w:r>
    </w:p>
    <w:p w14:paraId="3151C000" w14:textId="77777777" w:rsidR="00EF4F1C" w:rsidRPr="00EF4F1C" w:rsidRDefault="00EF4F1C" w:rsidP="00A11D74">
      <w:pPr>
        <w:spacing w:after="0" w:afterAutospacing="0" w:line="240" w:lineRule="auto"/>
        <w:jc w:val="center"/>
        <w:rPr>
          <w:rFonts w:ascii="David" w:hAnsi="David" w:cs="David"/>
          <w:b/>
          <w:bCs/>
          <w:sz w:val="24"/>
          <w:szCs w:val="24"/>
          <w:rtl/>
        </w:rPr>
      </w:pPr>
    </w:p>
    <w:p w14:paraId="283F920C" w14:textId="77777777" w:rsidR="00EF4F1C" w:rsidRPr="00EF4F1C" w:rsidRDefault="00EF4F1C" w:rsidP="00A11D74">
      <w:pPr>
        <w:spacing w:after="0" w:afterAutospacing="0" w:line="240" w:lineRule="auto"/>
        <w:jc w:val="center"/>
        <w:rPr>
          <w:rFonts w:ascii="David" w:hAnsi="David" w:cs="David"/>
          <w:b/>
          <w:bCs/>
          <w:sz w:val="24"/>
          <w:szCs w:val="24"/>
          <w:rtl/>
        </w:rPr>
      </w:pPr>
    </w:p>
    <w:p w14:paraId="24C5E888" w14:textId="77777777" w:rsidR="00A11D74" w:rsidRPr="00876F47" w:rsidRDefault="00A11D74" w:rsidP="00A11D74">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40ECF8D398104DBABD94939DB6E407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776820C"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7867DBA0"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43617E17"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12CE16C8" w14:textId="77777777" w:rsidR="00EF4F1C" w:rsidRPr="00EF4F1C" w:rsidRDefault="00EF4F1C" w:rsidP="00A11D74">
      <w:pPr>
        <w:spacing w:after="0" w:afterAutospacing="0" w:line="240" w:lineRule="auto"/>
        <w:rPr>
          <w:rFonts w:ascii="David" w:hAnsi="David" w:cs="David"/>
          <w:b/>
          <w:bCs/>
          <w:sz w:val="24"/>
          <w:szCs w:val="24"/>
          <w:rtl/>
        </w:rPr>
      </w:pPr>
    </w:p>
    <w:p w14:paraId="1E95CDE9" w14:textId="77777777"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p>
    <w:p w14:paraId="74091A1D" w14:textId="77777777" w:rsidR="00EF4F1C" w:rsidRPr="00EF4F1C" w:rsidRDefault="00EF4F1C" w:rsidP="00A11D74">
      <w:pPr>
        <w:spacing w:after="0" w:afterAutospacing="0" w:line="240" w:lineRule="auto"/>
        <w:jc w:val="center"/>
        <w:rPr>
          <w:rFonts w:ascii="David" w:hAnsi="David" w:cs="David"/>
          <w:b/>
          <w:bCs/>
          <w:sz w:val="24"/>
          <w:szCs w:val="24"/>
          <w:rtl/>
        </w:rPr>
      </w:pPr>
    </w:p>
    <w:p w14:paraId="1C3BCCC3"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3D2B22FE"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ח</w:t>
      </w:r>
      <w:r w:rsidRPr="00EF4F1C">
        <w:rPr>
          <w:rFonts w:ascii="David" w:hAnsi="David" w:cs="David"/>
          <w:b/>
          <w:bCs/>
          <w:sz w:val="24"/>
          <w:szCs w:val="24"/>
          <w:rtl/>
        </w:rPr>
        <w:t>.</w:t>
      </w:r>
      <w:r w:rsidRPr="00EF4F1C">
        <w:rPr>
          <w:rFonts w:ascii="David" w:hAnsi="David" w:cs="David" w:hint="eastAsia"/>
          <w:b/>
          <w:bCs/>
          <w:sz w:val="24"/>
          <w:szCs w:val="24"/>
          <w:rtl/>
        </w:rPr>
        <w:t>צ</w:t>
      </w:r>
      <w:r w:rsidRPr="00EF4F1C">
        <w:rPr>
          <w:rFonts w:ascii="David" w:hAnsi="David" w:cs="David"/>
          <w:b/>
          <w:bCs/>
          <w:sz w:val="24"/>
          <w:szCs w:val="24"/>
          <w:rtl/>
        </w:rPr>
        <w:t>. 51-256923-7</w:t>
      </w:r>
    </w:p>
    <w:p w14:paraId="3AEA2F0F"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יוני</w:t>
      </w:r>
      <w:r w:rsidRPr="00EF4F1C">
        <w:rPr>
          <w:rFonts w:ascii="David" w:hAnsi="David" w:cs="David"/>
          <w:b/>
          <w:bCs/>
          <w:sz w:val="24"/>
          <w:szCs w:val="24"/>
          <w:rtl/>
        </w:rPr>
        <w:t xml:space="preserve"> </w:t>
      </w:r>
      <w:r w:rsidRPr="00EF4F1C">
        <w:rPr>
          <w:rFonts w:ascii="David" w:hAnsi="David" w:cs="David" w:hint="eastAsia"/>
          <w:b/>
          <w:bCs/>
          <w:sz w:val="24"/>
          <w:szCs w:val="24"/>
          <w:rtl/>
        </w:rPr>
        <w:t>נתניהו</w:t>
      </w:r>
      <w:r w:rsidRPr="00EF4F1C">
        <w:rPr>
          <w:rFonts w:ascii="David" w:hAnsi="David" w:cs="David"/>
          <w:b/>
          <w:bCs/>
          <w:sz w:val="24"/>
          <w:szCs w:val="24"/>
          <w:rtl/>
        </w:rPr>
        <w:t xml:space="preserve"> 1</w:t>
      </w:r>
      <w:r w:rsidRPr="00EF4F1C">
        <w:rPr>
          <w:rFonts w:ascii="David" w:hAnsi="David" w:cs="David" w:hint="eastAsia"/>
          <w:b/>
          <w:bCs/>
          <w:sz w:val="24"/>
          <w:szCs w:val="24"/>
          <w:rtl/>
        </w:rPr>
        <w:t>ג</w:t>
      </w:r>
      <w:r w:rsidRPr="00EF4F1C">
        <w:rPr>
          <w:rFonts w:ascii="David" w:hAnsi="David" w:cs="David"/>
          <w:b/>
          <w:bCs/>
          <w:sz w:val="24"/>
          <w:szCs w:val="24"/>
          <w:rtl/>
        </w:rPr>
        <w:t xml:space="preserve">', </w:t>
      </w:r>
      <w:r w:rsidRPr="00EF4F1C">
        <w:rPr>
          <w:rFonts w:ascii="David" w:hAnsi="David" w:cs="David" w:hint="eastAsia"/>
          <w:b/>
          <w:bCs/>
          <w:sz w:val="24"/>
          <w:szCs w:val="24"/>
          <w:rtl/>
        </w:rPr>
        <w:t>אור</w:t>
      </w:r>
      <w:r w:rsidRPr="00EF4F1C">
        <w:rPr>
          <w:rFonts w:ascii="David" w:hAnsi="David" w:cs="David"/>
          <w:b/>
          <w:bCs/>
          <w:sz w:val="24"/>
          <w:szCs w:val="24"/>
          <w:rtl/>
        </w:rPr>
        <w:t xml:space="preserve"> </w:t>
      </w:r>
      <w:r w:rsidRPr="00EF4F1C">
        <w:rPr>
          <w:rFonts w:ascii="David" w:hAnsi="David" w:cs="David" w:hint="eastAsia"/>
          <w:b/>
          <w:bCs/>
          <w:sz w:val="24"/>
          <w:szCs w:val="24"/>
          <w:rtl/>
        </w:rPr>
        <w:t>יהודה</w:t>
      </w:r>
    </w:p>
    <w:p w14:paraId="6366355D" w14:textId="2ECDD300" w:rsidR="00EF4F1C" w:rsidRPr="00EF4F1C" w:rsidRDefault="00A11D74"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b/>
          <w:bCs/>
          <w:sz w:val="24"/>
          <w:szCs w:val="24"/>
          <w:rtl/>
        </w:rPr>
        <w:t xml:space="preserve"> </w:t>
      </w:r>
      <w:r w:rsidR="00EF4F1C" w:rsidRPr="00EF4F1C">
        <w:rPr>
          <w:rFonts w:ascii="David" w:hAnsi="David" w:cs="David"/>
          <w:b/>
          <w:bCs/>
          <w:sz w:val="24"/>
          <w:szCs w:val="24"/>
          <w:rtl/>
        </w:rPr>
        <w:t>(</w:t>
      </w:r>
      <w:r w:rsidR="00EF4F1C" w:rsidRPr="00EF4F1C">
        <w:rPr>
          <w:rFonts w:ascii="David" w:hAnsi="David" w:cs="David" w:hint="eastAsia"/>
          <w:b/>
          <w:bCs/>
          <w:sz w:val="24"/>
          <w:szCs w:val="24"/>
          <w:rtl/>
        </w:rPr>
        <w:t>להלן</w:t>
      </w:r>
      <w:r w:rsidR="00EF4F1C" w:rsidRPr="00EF4F1C">
        <w:rPr>
          <w:rFonts w:ascii="David" w:hAnsi="David" w:cs="David"/>
          <w:b/>
          <w:bCs/>
          <w:sz w:val="24"/>
          <w:szCs w:val="24"/>
          <w:rtl/>
        </w:rPr>
        <w:t>: "</w:t>
      </w:r>
      <w:r w:rsidR="00EF4F1C" w:rsidRPr="00EF4F1C">
        <w:rPr>
          <w:rFonts w:ascii="David" w:hAnsi="David" w:cs="David" w:hint="eastAsia"/>
          <w:b/>
          <w:bCs/>
          <w:sz w:val="24"/>
          <w:szCs w:val="24"/>
          <w:rtl/>
        </w:rPr>
        <w:t>הקבלן</w:t>
      </w:r>
      <w:r w:rsidR="00EF4F1C" w:rsidRPr="00EF4F1C">
        <w:rPr>
          <w:rFonts w:ascii="David" w:hAnsi="David" w:cs="David"/>
          <w:b/>
          <w:bCs/>
          <w:sz w:val="24"/>
          <w:szCs w:val="24"/>
          <w:rtl/>
        </w:rPr>
        <w:t xml:space="preserve">") </w:t>
      </w:r>
    </w:p>
    <w:p w14:paraId="631A2F30"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w:t>
      </w:r>
    </w:p>
    <w:p w14:paraId="4B9D0CE9" w14:textId="77777777" w:rsidR="00EF4F1C" w:rsidRPr="00EF4F1C" w:rsidRDefault="00EF4F1C" w:rsidP="00A11D74">
      <w:pPr>
        <w:spacing w:after="0" w:afterAutospacing="0" w:line="240" w:lineRule="auto"/>
        <w:rPr>
          <w:rFonts w:ascii="David" w:hAnsi="David" w:cs="David"/>
          <w:b/>
          <w:bCs/>
          <w:sz w:val="24"/>
          <w:szCs w:val="24"/>
          <w:rtl/>
        </w:rPr>
      </w:pPr>
    </w:p>
    <w:p w14:paraId="630529D9"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hint="cs"/>
          <w:b/>
          <w:bCs/>
          <w:sz w:val="24"/>
          <w:szCs w:val="24"/>
          <w:rtl/>
        </w:rPr>
        <w:t>הואיל</w:t>
      </w:r>
      <w:r w:rsidRPr="00EF4F1C">
        <w:rPr>
          <w:rFonts w:ascii="David" w:hAnsi="David" w:cs="David"/>
          <w:b/>
          <w:bCs/>
          <w:sz w:val="24"/>
          <w:szCs w:val="24"/>
          <w:rtl/>
        </w:rPr>
        <w:tab/>
      </w:r>
      <w:r w:rsidRPr="00A11D74">
        <w:rPr>
          <w:rFonts w:ascii="David" w:hAnsi="David" w:cs="David" w:hint="cs"/>
          <w:sz w:val="24"/>
          <w:szCs w:val="24"/>
          <w:rtl/>
        </w:rPr>
        <w:t>והמזמין</w:t>
      </w:r>
      <w:r w:rsidRPr="00A11D74">
        <w:rPr>
          <w:rFonts w:ascii="David" w:hAnsi="David" w:cs="David"/>
          <w:sz w:val="24"/>
          <w:szCs w:val="24"/>
          <w:rtl/>
        </w:rPr>
        <w:t xml:space="preserve"> </w:t>
      </w:r>
      <w:r w:rsidRPr="00A11D74">
        <w:rPr>
          <w:rFonts w:ascii="David" w:hAnsi="David" w:cs="David" w:hint="cs"/>
          <w:sz w:val="24"/>
          <w:szCs w:val="24"/>
          <w:rtl/>
        </w:rPr>
        <w:t>מעוניין</w:t>
      </w:r>
      <w:r w:rsidRPr="00A11D74">
        <w:rPr>
          <w:rFonts w:ascii="David" w:hAnsi="David" w:cs="David"/>
          <w:sz w:val="24"/>
          <w:szCs w:val="24"/>
          <w:rtl/>
        </w:rPr>
        <w:t xml:space="preserve"> </w:t>
      </w:r>
      <w:r w:rsidRPr="00A11D74">
        <w:rPr>
          <w:rFonts w:ascii="David" w:hAnsi="David" w:cs="David" w:hint="cs"/>
          <w:sz w:val="24"/>
          <w:szCs w:val="24"/>
          <w:rtl/>
        </w:rPr>
        <w:t>בביצוע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כהגדרתן</w:t>
      </w:r>
      <w:r w:rsidRPr="00A11D74">
        <w:rPr>
          <w:rFonts w:ascii="David" w:hAnsi="David" w:cs="David"/>
          <w:sz w:val="24"/>
          <w:szCs w:val="24"/>
          <w:rtl/>
        </w:rPr>
        <w:t xml:space="preserve"> </w:t>
      </w:r>
      <w:r w:rsidRPr="00A11D74">
        <w:rPr>
          <w:rFonts w:ascii="David" w:hAnsi="David" w:cs="David" w:hint="cs"/>
          <w:sz w:val="24"/>
          <w:szCs w:val="24"/>
          <w:rtl/>
        </w:rPr>
        <w:t>בסעיף</w:t>
      </w:r>
      <w:r w:rsidRPr="00A11D74">
        <w:rPr>
          <w:rFonts w:ascii="David" w:hAnsi="David" w:cs="David"/>
          <w:sz w:val="24"/>
          <w:szCs w:val="24"/>
          <w:rtl/>
        </w:rPr>
        <w:t xml:space="preserve"> 1.1 </w:t>
      </w:r>
      <w:r w:rsidRPr="00A11D74">
        <w:rPr>
          <w:rFonts w:ascii="David" w:hAnsi="David" w:cs="David" w:hint="cs"/>
          <w:sz w:val="24"/>
          <w:szCs w:val="24"/>
          <w:rtl/>
        </w:rPr>
        <w:t>להלן</w:t>
      </w:r>
      <w:r w:rsidRPr="00A11D74">
        <w:rPr>
          <w:rFonts w:ascii="David" w:hAnsi="David" w:cs="David"/>
          <w:sz w:val="24"/>
          <w:szCs w:val="24"/>
          <w:rtl/>
        </w:rPr>
        <w:t xml:space="preserve"> (</w:t>
      </w:r>
      <w:r w:rsidRPr="00A11D74">
        <w:rPr>
          <w:rFonts w:ascii="David" w:hAnsi="David" w:cs="David" w:hint="cs"/>
          <w:sz w:val="24"/>
          <w:szCs w:val="24"/>
          <w:rtl/>
        </w:rPr>
        <w:t>להלן</w:t>
      </w:r>
      <w:r w:rsidRPr="00A11D74">
        <w:rPr>
          <w:rFonts w:ascii="David" w:hAnsi="David" w:cs="David"/>
          <w:sz w:val="24"/>
          <w:szCs w:val="24"/>
          <w:rtl/>
        </w:rPr>
        <w:t>: "</w:t>
      </w:r>
      <w:r w:rsidRPr="00A11D74">
        <w:rPr>
          <w:rFonts w:ascii="David" w:hAnsi="David" w:cs="David" w:hint="cs"/>
          <w:sz w:val="24"/>
          <w:szCs w:val="24"/>
          <w:rtl/>
        </w:rPr>
        <w:t>העבודות</w:t>
      </w:r>
      <w:r w:rsidRPr="00A11D74">
        <w:rPr>
          <w:rFonts w:ascii="David" w:hAnsi="David" w:cs="David"/>
          <w:sz w:val="24"/>
          <w:szCs w:val="24"/>
          <w:rtl/>
        </w:rPr>
        <w:t>");</w:t>
      </w:r>
    </w:p>
    <w:p w14:paraId="5EBC4E91"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hint="cs"/>
          <w:b/>
          <w:bCs/>
          <w:sz w:val="24"/>
          <w:szCs w:val="24"/>
          <w:rtl/>
        </w:rPr>
        <w:t>והואיל</w:t>
      </w:r>
      <w:r w:rsidRPr="00EF4F1C">
        <w:rPr>
          <w:rFonts w:ascii="David" w:hAnsi="David" w:cs="David"/>
          <w:b/>
          <w:bCs/>
          <w:sz w:val="24"/>
          <w:szCs w:val="24"/>
          <w:rtl/>
        </w:rPr>
        <w:tab/>
      </w:r>
      <w:r w:rsidRPr="00A11D74">
        <w:rPr>
          <w:rFonts w:ascii="David" w:hAnsi="David" w:cs="David" w:hint="cs"/>
          <w:sz w:val="24"/>
          <w:szCs w:val="24"/>
          <w:rtl/>
        </w:rPr>
        <w:t>והקבלן</w:t>
      </w:r>
      <w:r w:rsidRPr="00A11D74">
        <w:rPr>
          <w:rFonts w:ascii="David" w:hAnsi="David" w:cs="David"/>
          <w:sz w:val="24"/>
          <w:szCs w:val="24"/>
          <w:rtl/>
        </w:rPr>
        <w:t xml:space="preserve"> </w:t>
      </w:r>
      <w:r w:rsidRPr="00A11D74">
        <w:rPr>
          <w:rFonts w:ascii="David" w:hAnsi="David" w:cs="David" w:hint="cs"/>
          <w:sz w:val="24"/>
          <w:szCs w:val="24"/>
          <w:rtl/>
        </w:rPr>
        <w:t>הציע</w:t>
      </w:r>
      <w:r w:rsidRPr="00A11D74">
        <w:rPr>
          <w:rFonts w:ascii="David" w:hAnsi="David" w:cs="David"/>
          <w:sz w:val="24"/>
          <w:szCs w:val="24"/>
          <w:rtl/>
        </w:rPr>
        <w:t xml:space="preserve"> </w:t>
      </w:r>
      <w:r w:rsidRPr="00A11D74">
        <w:rPr>
          <w:rFonts w:ascii="David" w:hAnsi="David" w:cs="David" w:hint="cs"/>
          <w:sz w:val="24"/>
          <w:szCs w:val="24"/>
          <w:rtl/>
        </w:rPr>
        <w:t>למזמין</w:t>
      </w:r>
      <w:r w:rsidRPr="00A11D74">
        <w:rPr>
          <w:rFonts w:ascii="David" w:hAnsi="David" w:cs="David"/>
          <w:sz w:val="24"/>
          <w:szCs w:val="24"/>
          <w:rtl/>
        </w:rPr>
        <w:t xml:space="preserve"> </w:t>
      </w:r>
      <w:r w:rsidRPr="00A11D74">
        <w:rPr>
          <w:rFonts w:ascii="David" w:hAnsi="David" w:cs="David" w:hint="cs"/>
          <w:sz w:val="24"/>
          <w:szCs w:val="24"/>
          <w:rtl/>
        </w:rPr>
        <w:t>לבצע</w:t>
      </w:r>
      <w:r w:rsidRPr="00A11D74">
        <w:rPr>
          <w:rFonts w:ascii="David" w:hAnsi="David" w:cs="David"/>
          <w:sz w:val="24"/>
          <w:szCs w:val="24"/>
          <w:rtl/>
        </w:rPr>
        <w:t xml:space="preserve"> </w:t>
      </w:r>
      <w:r w:rsidRPr="00A11D74">
        <w:rPr>
          <w:rFonts w:ascii="David" w:hAnsi="David" w:cs="David" w:hint="cs"/>
          <w:sz w:val="24"/>
          <w:szCs w:val="24"/>
          <w:rtl/>
        </w:rPr>
        <w:t>את</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בתמורה</w:t>
      </w:r>
      <w:r w:rsidRPr="00A11D74">
        <w:rPr>
          <w:rFonts w:ascii="David" w:hAnsi="David" w:cs="David"/>
          <w:sz w:val="24"/>
          <w:szCs w:val="24"/>
          <w:rtl/>
        </w:rPr>
        <w:t xml:space="preserve"> </w:t>
      </w:r>
      <w:r w:rsidRPr="00A11D74">
        <w:rPr>
          <w:rFonts w:ascii="David" w:hAnsi="David" w:cs="David" w:hint="cs"/>
          <w:sz w:val="24"/>
          <w:szCs w:val="24"/>
          <w:rtl/>
        </w:rPr>
        <w:t>למחיר</w:t>
      </w:r>
      <w:r w:rsidRPr="00A11D74">
        <w:rPr>
          <w:rFonts w:ascii="David" w:hAnsi="David" w:cs="David"/>
          <w:sz w:val="24"/>
          <w:szCs w:val="24"/>
          <w:rtl/>
        </w:rPr>
        <w:t xml:space="preserve"> </w:t>
      </w:r>
      <w:r w:rsidRPr="00A11D74">
        <w:rPr>
          <w:rFonts w:ascii="David" w:hAnsi="David" w:cs="David" w:hint="cs"/>
          <w:sz w:val="24"/>
          <w:szCs w:val="24"/>
          <w:rtl/>
        </w:rPr>
        <w:t>הכולל</w:t>
      </w:r>
      <w:r w:rsidRPr="00A11D74">
        <w:rPr>
          <w:rFonts w:ascii="David" w:hAnsi="David" w:cs="David"/>
          <w:sz w:val="24"/>
          <w:szCs w:val="24"/>
          <w:rtl/>
        </w:rPr>
        <w:t xml:space="preserve"> </w:t>
      </w:r>
      <w:r w:rsidRPr="00A11D74">
        <w:rPr>
          <w:rFonts w:ascii="David" w:hAnsi="David" w:cs="David" w:hint="cs"/>
          <w:sz w:val="24"/>
          <w:szCs w:val="24"/>
          <w:rtl/>
        </w:rPr>
        <w:t>המפורט</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319EE10F" w14:textId="454ADD59" w:rsidR="00EF4F1C" w:rsidRPr="00A11D74" w:rsidRDefault="00EF4F1C" w:rsidP="00A11D74">
      <w:pPr>
        <w:spacing w:after="0" w:afterAutospacing="0" w:line="240" w:lineRule="auto"/>
        <w:ind w:left="657" w:hanging="657"/>
        <w:rPr>
          <w:rFonts w:ascii="David" w:hAnsi="David" w:cs="David"/>
          <w:sz w:val="24"/>
          <w:szCs w:val="24"/>
          <w:rtl/>
        </w:rPr>
      </w:pPr>
      <w:r w:rsidRPr="00EF4F1C">
        <w:rPr>
          <w:rFonts w:ascii="David" w:hAnsi="David" w:cs="David" w:hint="cs"/>
          <w:b/>
          <w:bCs/>
          <w:sz w:val="24"/>
          <w:szCs w:val="24"/>
          <w:rtl/>
        </w:rPr>
        <w:lastRenderedPageBreak/>
        <w:t>והואיל</w:t>
      </w:r>
      <w:r w:rsidRPr="00EF4F1C">
        <w:rPr>
          <w:rFonts w:ascii="David" w:hAnsi="David" w:cs="David"/>
          <w:b/>
          <w:bCs/>
          <w:sz w:val="24"/>
          <w:szCs w:val="24"/>
          <w:rtl/>
        </w:rPr>
        <w:tab/>
      </w:r>
      <w:r w:rsidRPr="00A11D74">
        <w:rPr>
          <w:rFonts w:ascii="David" w:hAnsi="David" w:cs="David" w:hint="cs"/>
          <w:sz w:val="24"/>
          <w:szCs w:val="24"/>
          <w:rtl/>
        </w:rPr>
        <w:t>והקבלן</w:t>
      </w:r>
      <w:r w:rsidRPr="00A11D74">
        <w:rPr>
          <w:rFonts w:ascii="David" w:hAnsi="David" w:cs="David"/>
          <w:sz w:val="24"/>
          <w:szCs w:val="24"/>
          <w:rtl/>
        </w:rPr>
        <w:t xml:space="preserve"> </w:t>
      </w:r>
      <w:r w:rsidRPr="00A11D74">
        <w:rPr>
          <w:rFonts w:ascii="David" w:hAnsi="David" w:cs="David" w:hint="cs"/>
          <w:sz w:val="24"/>
          <w:szCs w:val="24"/>
          <w:rtl/>
        </w:rPr>
        <w:t>מצהיר</w:t>
      </w:r>
      <w:r w:rsidRPr="00A11D74">
        <w:rPr>
          <w:rFonts w:ascii="David" w:hAnsi="David" w:cs="David"/>
          <w:sz w:val="24"/>
          <w:szCs w:val="24"/>
          <w:rtl/>
        </w:rPr>
        <w:t xml:space="preserve">, </w:t>
      </w:r>
      <w:r w:rsidRPr="00A11D74">
        <w:rPr>
          <w:rFonts w:ascii="David" w:hAnsi="David" w:cs="David" w:hint="cs"/>
          <w:sz w:val="24"/>
          <w:szCs w:val="24"/>
          <w:rtl/>
        </w:rPr>
        <w:t>כי</w:t>
      </w:r>
      <w:r w:rsidRPr="00A11D74">
        <w:rPr>
          <w:rFonts w:ascii="David" w:hAnsi="David" w:cs="David"/>
          <w:sz w:val="24"/>
          <w:szCs w:val="24"/>
          <w:rtl/>
        </w:rPr>
        <w:t xml:space="preserve"> </w:t>
      </w:r>
      <w:r w:rsidRPr="00A11D74">
        <w:rPr>
          <w:rFonts w:ascii="David" w:hAnsi="David" w:cs="David" w:hint="cs"/>
          <w:sz w:val="24"/>
          <w:szCs w:val="24"/>
          <w:rtl/>
        </w:rPr>
        <w:t>הינו</w:t>
      </w:r>
      <w:r w:rsidRPr="00A11D74">
        <w:rPr>
          <w:rFonts w:ascii="David" w:hAnsi="David" w:cs="David"/>
          <w:sz w:val="24"/>
          <w:szCs w:val="24"/>
          <w:rtl/>
        </w:rPr>
        <w:t xml:space="preserve"> </w:t>
      </w:r>
      <w:r w:rsidRPr="00A11D74">
        <w:rPr>
          <w:rFonts w:ascii="David" w:hAnsi="David" w:cs="David" w:hint="cs"/>
          <w:sz w:val="24"/>
          <w:szCs w:val="24"/>
          <w:rtl/>
        </w:rPr>
        <w:t>קבלן</w:t>
      </w:r>
      <w:r w:rsidRPr="00A11D74">
        <w:rPr>
          <w:rFonts w:ascii="David" w:hAnsi="David" w:cs="David"/>
          <w:sz w:val="24"/>
          <w:szCs w:val="24"/>
          <w:rtl/>
        </w:rPr>
        <w:t xml:space="preserve"> </w:t>
      </w:r>
      <w:r w:rsidRPr="00A11D74">
        <w:rPr>
          <w:rFonts w:ascii="David" w:hAnsi="David" w:cs="David" w:hint="cs"/>
          <w:sz w:val="24"/>
          <w:szCs w:val="24"/>
          <w:rtl/>
        </w:rPr>
        <w:t>מורשה</w:t>
      </w:r>
      <w:r w:rsidRPr="00A11D74">
        <w:rPr>
          <w:rFonts w:ascii="David" w:hAnsi="David" w:cs="David"/>
          <w:sz w:val="24"/>
          <w:szCs w:val="24"/>
          <w:rtl/>
        </w:rPr>
        <w:t xml:space="preserve"> </w:t>
      </w:r>
      <w:r w:rsidRPr="00A11D74">
        <w:rPr>
          <w:rFonts w:ascii="David" w:hAnsi="David" w:cs="David" w:hint="cs"/>
          <w:sz w:val="24"/>
          <w:szCs w:val="24"/>
          <w:rtl/>
        </w:rPr>
        <w:t>ובעל</w:t>
      </w:r>
      <w:r w:rsidRPr="00A11D74">
        <w:rPr>
          <w:rFonts w:ascii="David" w:hAnsi="David" w:cs="David"/>
          <w:sz w:val="24"/>
          <w:szCs w:val="24"/>
          <w:rtl/>
        </w:rPr>
        <w:t xml:space="preserve"> </w:t>
      </w:r>
      <w:r w:rsidRPr="00A11D74">
        <w:rPr>
          <w:rFonts w:ascii="David" w:hAnsi="David" w:cs="David" w:hint="cs"/>
          <w:sz w:val="24"/>
          <w:szCs w:val="24"/>
          <w:rtl/>
        </w:rPr>
        <w:t>ניסיון</w:t>
      </w:r>
      <w:r w:rsidRPr="00A11D74">
        <w:rPr>
          <w:rFonts w:ascii="David" w:hAnsi="David" w:cs="David"/>
          <w:sz w:val="24"/>
          <w:szCs w:val="24"/>
          <w:rtl/>
        </w:rPr>
        <w:t xml:space="preserve"> </w:t>
      </w:r>
      <w:r w:rsidRPr="00A11D74">
        <w:rPr>
          <w:rFonts w:ascii="David" w:hAnsi="David" w:cs="David" w:hint="cs"/>
          <w:sz w:val="24"/>
          <w:szCs w:val="24"/>
          <w:rtl/>
        </w:rPr>
        <w:t>בביצוע</w:t>
      </w:r>
      <w:r w:rsidRPr="00A11D74">
        <w:rPr>
          <w:rFonts w:ascii="David" w:hAnsi="David" w:cs="David"/>
          <w:sz w:val="24"/>
          <w:szCs w:val="24"/>
          <w:rtl/>
        </w:rPr>
        <w:t xml:space="preserve"> </w:t>
      </w:r>
      <w:r w:rsidRPr="00A11D74">
        <w:rPr>
          <w:rFonts w:ascii="David" w:hAnsi="David" w:cs="David" w:hint="cs"/>
          <w:sz w:val="24"/>
          <w:szCs w:val="24"/>
          <w:rtl/>
        </w:rPr>
        <w:t>עבודות</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 xml:space="preserve"> </w:t>
      </w:r>
      <w:r w:rsidRPr="00A11D74">
        <w:rPr>
          <w:rFonts w:ascii="David" w:hAnsi="David" w:cs="David" w:hint="cs"/>
          <w:sz w:val="24"/>
          <w:szCs w:val="24"/>
          <w:rtl/>
        </w:rPr>
        <w:t>וברשותו</w:t>
      </w:r>
      <w:r w:rsidRPr="00A11D74">
        <w:rPr>
          <w:rFonts w:ascii="David" w:hAnsi="David" w:cs="David"/>
          <w:sz w:val="24"/>
          <w:szCs w:val="24"/>
          <w:rtl/>
        </w:rPr>
        <w:t xml:space="preserve"> </w:t>
      </w:r>
      <w:r w:rsidR="00A11D74">
        <w:rPr>
          <w:rFonts w:ascii="David" w:hAnsi="David" w:cs="David" w:hint="cs"/>
          <w:sz w:val="24"/>
          <w:szCs w:val="24"/>
        </w:rPr>
        <w:t xml:space="preserve"> </w:t>
      </w:r>
      <w:r w:rsidRPr="00A11D74">
        <w:rPr>
          <w:rFonts w:ascii="David" w:hAnsi="David" w:cs="David" w:hint="cs"/>
          <w:sz w:val="24"/>
          <w:szCs w:val="24"/>
          <w:rtl/>
        </w:rPr>
        <w:t>ידע</w:t>
      </w:r>
      <w:r w:rsidRPr="00A11D74">
        <w:rPr>
          <w:rFonts w:ascii="David" w:hAnsi="David" w:cs="David"/>
          <w:sz w:val="24"/>
          <w:szCs w:val="24"/>
          <w:rtl/>
        </w:rPr>
        <w:t xml:space="preserve">, </w:t>
      </w:r>
      <w:r w:rsidRPr="00A11D74">
        <w:rPr>
          <w:rFonts w:ascii="David" w:hAnsi="David" w:cs="David" w:hint="cs"/>
          <w:sz w:val="24"/>
          <w:szCs w:val="24"/>
          <w:rtl/>
        </w:rPr>
        <w:t>ציוד</w:t>
      </w:r>
      <w:r w:rsidRPr="00A11D74">
        <w:rPr>
          <w:rFonts w:ascii="David" w:hAnsi="David" w:cs="David"/>
          <w:sz w:val="24"/>
          <w:szCs w:val="24"/>
          <w:rtl/>
        </w:rPr>
        <w:t xml:space="preserve">, </w:t>
      </w:r>
      <w:r w:rsidRPr="00A11D74">
        <w:rPr>
          <w:rFonts w:ascii="David" w:hAnsi="David" w:cs="David" w:hint="cs"/>
          <w:sz w:val="24"/>
          <w:szCs w:val="24"/>
          <w:rtl/>
        </w:rPr>
        <w:t>אמצעים</w:t>
      </w:r>
      <w:r w:rsidRPr="00A11D74">
        <w:rPr>
          <w:rFonts w:ascii="David" w:hAnsi="David" w:cs="David"/>
          <w:sz w:val="24"/>
          <w:szCs w:val="24"/>
          <w:rtl/>
        </w:rPr>
        <w:t xml:space="preserve"> </w:t>
      </w:r>
      <w:r w:rsidRPr="00A11D74">
        <w:rPr>
          <w:rFonts w:ascii="David" w:hAnsi="David" w:cs="David" w:hint="cs"/>
          <w:sz w:val="24"/>
          <w:szCs w:val="24"/>
          <w:rtl/>
        </w:rPr>
        <w:t>וכוח</w:t>
      </w:r>
      <w:r w:rsidRPr="00A11D74">
        <w:rPr>
          <w:rFonts w:ascii="David" w:hAnsi="David" w:cs="David"/>
          <w:sz w:val="24"/>
          <w:szCs w:val="24"/>
          <w:rtl/>
        </w:rPr>
        <w:t xml:space="preserve"> </w:t>
      </w:r>
      <w:r w:rsidRPr="00A11D74">
        <w:rPr>
          <w:rFonts w:ascii="David" w:hAnsi="David" w:cs="David" w:hint="cs"/>
          <w:sz w:val="24"/>
          <w:szCs w:val="24"/>
          <w:rtl/>
        </w:rPr>
        <w:t>אדם</w:t>
      </w:r>
      <w:r w:rsidRPr="00A11D74">
        <w:rPr>
          <w:rFonts w:ascii="David" w:hAnsi="David" w:cs="David"/>
          <w:sz w:val="24"/>
          <w:szCs w:val="24"/>
          <w:rtl/>
        </w:rPr>
        <w:t xml:space="preserve"> </w:t>
      </w:r>
      <w:r w:rsidRPr="00A11D74">
        <w:rPr>
          <w:rFonts w:ascii="David" w:hAnsi="David" w:cs="David" w:hint="cs"/>
          <w:sz w:val="24"/>
          <w:szCs w:val="24"/>
          <w:rtl/>
        </w:rPr>
        <w:t>מנוסה</w:t>
      </w:r>
      <w:r w:rsidRPr="00A11D74">
        <w:rPr>
          <w:rFonts w:ascii="David" w:hAnsi="David" w:cs="David"/>
          <w:sz w:val="24"/>
          <w:szCs w:val="24"/>
          <w:rtl/>
        </w:rPr>
        <w:t xml:space="preserve"> </w:t>
      </w:r>
      <w:r w:rsidRPr="00A11D74">
        <w:rPr>
          <w:rFonts w:ascii="David" w:hAnsi="David" w:cs="David" w:hint="cs"/>
          <w:sz w:val="24"/>
          <w:szCs w:val="24"/>
          <w:rtl/>
        </w:rPr>
        <w:t>ומיומן</w:t>
      </w:r>
      <w:r w:rsidRPr="00A11D74">
        <w:rPr>
          <w:rFonts w:ascii="David" w:hAnsi="David" w:cs="David"/>
          <w:sz w:val="24"/>
          <w:szCs w:val="24"/>
          <w:rtl/>
        </w:rPr>
        <w:t xml:space="preserve"> </w:t>
      </w:r>
      <w:r w:rsidRPr="00A11D74">
        <w:rPr>
          <w:rFonts w:ascii="David" w:hAnsi="David" w:cs="David" w:hint="cs"/>
          <w:sz w:val="24"/>
          <w:szCs w:val="24"/>
          <w:rtl/>
        </w:rPr>
        <w:t>המאפשרים</w:t>
      </w:r>
      <w:r w:rsidRPr="00A11D74">
        <w:rPr>
          <w:rFonts w:ascii="David" w:hAnsi="David" w:cs="David"/>
          <w:sz w:val="24"/>
          <w:szCs w:val="24"/>
          <w:rtl/>
        </w:rPr>
        <w:t xml:space="preserve"> </w:t>
      </w:r>
      <w:r w:rsidRPr="00A11D74">
        <w:rPr>
          <w:rFonts w:ascii="David" w:hAnsi="David" w:cs="David" w:hint="cs"/>
          <w:sz w:val="24"/>
          <w:szCs w:val="24"/>
          <w:rtl/>
        </w:rPr>
        <w:t>לו</w:t>
      </w:r>
      <w:r w:rsidRPr="00A11D74">
        <w:rPr>
          <w:rFonts w:ascii="David" w:hAnsi="David" w:cs="David"/>
          <w:sz w:val="24"/>
          <w:szCs w:val="24"/>
          <w:rtl/>
        </w:rPr>
        <w:t xml:space="preserve"> </w:t>
      </w:r>
      <w:r w:rsidRPr="00A11D74">
        <w:rPr>
          <w:rFonts w:ascii="David" w:hAnsi="David" w:cs="David" w:hint="cs"/>
          <w:sz w:val="24"/>
          <w:szCs w:val="24"/>
          <w:rtl/>
        </w:rPr>
        <w:t>ביצוע</w:t>
      </w:r>
      <w:r w:rsidRPr="00A11D74">
        <w:rPr>
          <w:rFonts w:ascii="David" w:hAnsi="David" w:cs="David"/>
          <w:sz w:val="24"/>
          <w:szCs w:val="24"/>
          <w:rtl/>
        </w:rPr>
        <w:t xml:space="preserve"> </w:t>
      </w:r>
      <w:r w:rsidRPr="00A11D74">
        <w:rPr>
          <w:rFonts w:ascii="David" w:hAnsi="David" w:cs="David" w:hint="cs"/>
          <w:sz w:val="24"/>
          <w:szCs w:val="24"/>
          <w:rtl/>
        </w:rPr>
        <w:t>יעיל</w:t>
      </w:r>
      <w:r w:rsidRPr="00A11D74">
        <w:rPr>
          <w:rFonts w:ascii="David" w:hAnsi="David" w:cs="David"/>
          <w:sz w:val="24"/>
          <w:szCs w:val="24"/>
          <w:rtl/>
        </w:rPr>
        <w:t xml:space="preserve"> </w:t>
      </w:r>
      <w:r w:rsidRPr="00A11D74">
        <w:rPr>
          <w:rFonts w:ascii="David" w:hAnsi="David" w:cs="David" w:hint="cs"/>
          <w:sz w:val="24"/>
          <w:szCs w:val="24"/>
          <w:rtl/>
        </w:rPr>
        <w:t>ומעולה</w:t>
      </w:r>
      <w:r w:rsidRPr="00A11D74">
        <w:rPr>
          <w:rFonts w:ascii="David" w:hAnsi="David" w:cs="David"/>
          <w:sz w:val="24"/>
          <w:szCs w:val="24"/>
          <w:rtl/>
        </w:rPr>
        <w:t xml:space="preserve"> </w:t>
      </w:r>
      <w:r w:rsidRPr="00A11D74">
        <w:rPr>
          <w:rFonts w:ascii="David" w:hAnsi="David" w:cs="David" w:hint="cs"/>
          <w:sz w:val="24"/>
          <w:szCs w:val="24"/>
          <w:rtl/>
        </w:rPr>
        <w:t>של</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w:t>
      </w:r>
    </w:p>
    <w:p w14:paraId="4B45C7A9" w14:textId="77777777" w:rsidR="00EF4F1C" w:rsidRPr="00A11D74" w:rsidRDefault="00EF4F1C" w:rsidP="00A11D74">
      <w:pPr>
        <w:spacing w:after="0" w:afterAutospacing="0" w:line="240" w:lineRule="auto"/>
        <w:rPr>
          <w:rFonts w:ascii="David" w:hAnsi="David" w:cs="David"/>
          <w:sz w:val="24"/>
          <w:szCs w:val="24"/>
          <w:rtl/>
        </w:rPr>
      </w:pPr>
      <w:r w:rsidRPr="00A11D74">
        <w:rPr>
          <w:rFonts w:ascii="David" w:hAnsi="David" w:cs="David" w:hint="cs"/>
          <w:b/>
          <w:bCs/>
          <w:sz w:val="24"/>
          <w:szCs w:val="24"/>
          <w:rtl/>
        </w:rPr>
        <w:t>והואיל</w:t>
      </w:r>
      <w:r w:rsidRPr="00A11D74">
        <w:rPr>
          <w:rFonts w:ascii="David" w:hAnsi="David" w:cs="David"/>
          <w:sz w:val="24"/>
          <w:szCs w:val="24"/>
          <w:rtl/>
        </w:rPr>
        <w:tab/>
      </w:r>
      <w:r w:rsidRPr="00A11D74">
        <w:rPr>
          <w:rFonts w:ascii="David" w:hAnsi="David" w:cs="David" w:hint="cs"/>
          <w:sz w:val="24"/>
          <w:szCs w:val="24"/>
          <w:rtl/>
        </w:rPr>
        <w:t>והמזמין</w:t>
      </w:r>
      <w:r w:rsidRPr="00A11D74">
        <w:rPr>
          <w:rFonts w:ascii="David" w:hAnsi="David" w:cs="David"/>
          <w:sz w:val="24"/>
          <w:szCs w:val="24"/>
          <w:rtl/>
        </w:rPr>
        <w:t xml:space="preserve"> </w:t>
      </w:r>
      <w:r w:rsidRPr="00A11D74">
        <w:rPr>
          <w:rFonts w:ascii="David" w:hAnsi="David" w:cs="David" w:hint="cs"/>
          <w:sz w:val="24"/>
          <w:szCs w:val="24"/>
          <w:rtl/>
        </w:rPr>
        <w:t>הסכים</w:t>
      </w:r>
      <w:r w:rsidRPr="00A11D74">
        <w:rPr>
          <w:rFonts w:ascii="David" w:hAnsi="David" w:cs="David"/>
          <w:sz w:val="24"/>
          <w:szCs w:val="24"/>
          <w:rtl/>
        </w:rPr>
        <w:t xml:space="preserve"> </w:t>
      </w:r>
      <w:r w:rsidRPr="00A11D74">
        <w:rPr>
          <w:rFonts w:ascii="David" w:hAnsi="David" w:cs="David" w:hint="cs"/>
          <w:sz w:val="24"/>
          <w:szCs w:val="24"/>
          <w:rtl/>
        </w:rPr>
        <w:t>לביצוע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ע</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בכפיפות</w:t>
      </w:r>
      <w:r w:rsidRPr="00A11D74">
        <w:rPr>
          <w:rFonts w:ascii="David" w:hAnsi="David" w:cs="David"/>
          <w:sz w:val="24"/>
          <w:szCs w:val="24"/>
          <w:rtl/>
        </w:rPr>
        <w:t xml:space="preserve"> </w:t>
      </w:r>
      <w:r w:rsidRPr="00A11D74">
        <w:rPr>
          <w:rFonts w:ascii="David" w:hAnsi="David" w:cs="David" w:hint="cs"/>
          <w:sz w:val="24"/>
          <w:szCs w:val="24"/>
          <w:rtl/>
        </w:rPr>
        <w:t>לתנאים</w:t>
      </w:r>
      <w:r w:rsidRPr="00A11D74">
        <w:rPr>
          <w:rFonts w:ascii="David" w:hAnsi="David" w:cs="David"/>
          <w:sz w:val="24"/>
          <w:szCs w:val="24"/>
          <w:rtl/>
        </w:rPr>
        <w:t xml:space="preserve"> </w:t>
      </w:r>
      <w:r w:rsidRPr="00A11D74">
        <w:rPr>
          <w:rFonts w:ascii="David" w:hAnsi="David" w:cs="David" w:hint="cs"/>
          <w:sz w:val="24"/>
          <w:szCs w:val="24"/>
          <w:rtl/>
        </w:rPr>
        <w:t>המפורטים</w:t>
      </w:r>
      <w:r w:rsidRPr="00A11D74">
        <w:rPr>
          <w:rFonts w:ascii="David" w:hAnsi="David" w:cs="David"/>
          <w:sz w:val="24"/>
          <w:szCs w:val="24"/>
          <w:rtl/>
        </w:rPr>
        <w:t xml:space="preserve"> </w:t>
      </w:r>
      <w:r w:rsidRPr="00A11D74">
        <w:rPr>
          <w:rFonts w:ascii="David" w:hAnsi="David" w:cs="David" w:hint="cs"/>
          <w:sz w:val="24"/>
          <w:szCs w:val="24"/>
          <w:rtl/>
        </w:rPr>
        <w:t>בחוזה</w:t>
      </w:r>
      <w:r w:rsidRPr="00A11D74">
        <w:rPr>
          <w:rFonts w:ascii="David" w:hAnsi="David" w:cs="David"/>
          <w:sz w:val="24"/>
          <w:szCs w:val="24"/>
          <w:rtl/>
        </w:rPr>
        <w:t xml:space="preserve"> </w:t>
      </w:r>
      <w:r w:rsidRPr="00A11D74">
        <w:rPr>
          <w:rFonts w:ascii="David" w:hAnsi="David" w:cs="David" w:hint="cs"/>
          <w:sz w:val="24"/>
          <w:szCs w:val="24"/>
          <w:rtl/>
        </w:rPr>
        <w:t>זה</w:t>
      </w:r>
      <w:r w:rsidRPr="00A11D74">
        <w:rPr>
          <w:rFonts w:ascii="David" w:hAnsi="David" w:cs="David"/>
          <w:sz w:val="24"/>
          <w:szCs w:val="24"/>
          <w:rtl/>
        </w:rPr>
        <w:t xml:space="preserve">; </w:t>
      </w:r>
    </w:p>
    <w:p w14:paraId="3C2507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לפיכך</w:t>
      </w:r>
      <w:r w:rsidRPr="00EF4F1C">
        <w:rPr>
          <w:rFonts w:ascii="David" w:hAnsi="David" w:cs="David"/>
          <w:b/>
          <w:bCs/>
          <w:sz w:val="24"/>
          <w:szCs w:val="24"/>
          <w:rtl/>
        </w:rPr>
        <w:t xml:space="preserve">  </w:t>
      </w:r>
      <w:r w:rsidRPr="00EF4F1C">
        <w:rPr>
          <w:rFonts w:ascii="David" w:hAnsi="David" w:cs="David" w:hint="cs"/>
          <w:b/>
          <w:bCs/>
          <w:sz w:val="24"/>
          <w:szCs w:val="24"/>
          <w:rtl/>
        </w:rPr>
        <w:t>הוצהר</w:t>
      </w:r>
      <w:r w:rsidRPr="00EF4F1C">
        <w:rPr>
          <w:rFonts w:ascii="David" w:hAnsi="David" w:cs="David"/>
          <w:b/>
          <w:bCs/>
          <w:sz w:val="24"/>
          <w:szCs w:val="24"/>
          <w:rtl/>
        </w:rPr>
        <w:t xml:space="preserve">  </w:t>
      </w:r>
      <w:r w:rsidRPr="00EF4F1C">
        <w:rPr>
          <w:rFonts w:ascii="David" w:hAnsi="David" w:cs="David" w:hint="cs"/>
          <w:b/>
          <w:bCs/>
          <w:sz w:val="24"/>
          <w:szCs w:val="24"/>
          <w:rtl/>
        </w:rPr>
        <w:t>הותנה</w:t>
      </w:r>
      <w:r w:rsidRPr="00EF4F1C">
        <w:rPr>
          <w:rFonts w:ascii="David" w:hAnsi="David" w:cs="David"/>
          <w:b/>
          <w:bCs/>
          <w:sz w:val="24"/>
          <w:szCs w:val="24"/>
          <w:rtl/>
        </w:rPr>
        <w:t xml:space="preserve">  </w:t>
      </w:r>
      <w:r w:rsidRPr="00EF4F1C">
        <w:rPr>
          <w:rFonts w:ascii="David" w:hAnsi="David" w:cs="David" w:hint="cs"/>
          <w:b/>
          <w:bCs/>
          <w:sz w:val="24"/>
          <w:szCs w:val="24"/>
          <w:rtl/>
        </w:rPr>
        <w:t>והוסכם</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כדלקמן</w:t>
      </w:r>
      <w:r w:rsidRPr="00EF4F1C">
        <w:rPr>
          <w:rFonts w:ascii="David" w:hAnsi="David" w:cs="David"/>
          <w:b/>
          <w:bCs/>
          <w:sz w:val="24"/>
          <w:szCs w:val="24"/>
          <w:rtl/>
        </w:rPr>
        <w:t>:</w:t>
      </w:r>
    </w:p>
    <w:p w14:paraId="738FA8A5"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הגדרות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ופירושים</w:t>
      </w:r>
    </w:p>
    <w:p w14:paraId="6945C776" w14:textId="77777777" w:rsidR="00EF4F1C" w:rsidRPr="00A11D74" w:rsidRDefault="00EF4F1C" w:rsidP="00A11D74">
      <w:pPr>
        <w:numPr>
          <w:ilvl w:val="1"/>
          <w:numId w:val="4"/>
        </w:numPr>
        <w:spacing w:after="0" w:afterAutospacing="0" w:line="240" w:lineRule="auto"/>
        <w:rPr>
          <w:rFonts w:ascii="David" w:hAnsi="David" w:cs="David"/>
          <w:i/>
          <w:sz w:val="24"/>
          <w:szCs w:val="24"/>
          <w:rtl/>
        </w:rPr>
      </w:pPr>
      <w:r w:rsidRPr="00A11D74">
        <w:rPr>
          <w:rFonts w:ascii="David" w:hAnsi="David" w:cs="David" w:hint="eastAsia"/>
          <w:i/>
          <w:sz w:val="24"/>
          <w:szCs w:val="24"/>
          <w:rtl/>
        </w:rPr>
        <w:t>לביטויים</w:t>
      </w:r>
      <w:r w:rsidRPr="00A11D74">
        <w:rPr>
          <w:rFonts w:ascii="David" w:hAnsi="David" w:cs="David"/>
          <w:i/>
          <w:sz w:val="24"/>
          <w:szCs w:val="24"/>
          <w:rtl/>
        </w:rPr>
        <w:t xml:space="preserve"> </w:t>
      </w:r>
      <w:r w:rsidRPr="00A11D74">
        <w:rPr>
          <w:rFonts w:ascii="David" w:hAnsi="David" w:cs="David" w:hint="eastAsia"/>
          <w:i/>
          <w:sz w:val="24"/>
          <w:szCs w:val="24"/>
          <w:rtl/>
        </w:rPr>
        <w:t>הבאים</w:t>
      </w:r>
      <w:r w:rsidRPr="00A11D74">
        <w:rPr>
          <w:rFonts w:ascii="David" w:hAnsi="David" w:cs="David"/>
          <w:i/>
          <w:sz w:val="24"/>
          <w:szCs w:val="24"/>
          <w:rtl/>
        </w:rPr>
        <w:t xml:space="preserve"> </w:t>
      </w:r>
      <w:r w:rsidRPr="00A11D74">
        <w:rPr>
          <w:rFonts w:ascii="David" w:hAnsi="David" w:cs="David" w:hint="eastAsia"/>
          <w:i/>
          <w:sz w:val="24"/>
          <w:szCs w:val="24"/>
          <w:rtl/>
        </w:rPr>
        <w:t>יהיה</w:t>
      </w:r>
      <w:r w:rsidRPr="00A11D74">
        <w:rPr>
          <w:rFonts w:ascii="David" w:hAnsi="David" w:cs="David"/>
          <w:i/>
          <w:sz w:val="24"/>
          <w:szCs w:val="24"/>
          <w:rtl/>
        </w:rPr>
        <w:t xml:space="preserve"> </w:t>
      </w:r>
      <w:r w:rsidRPr="00A11D74">
        <w:rPr>
          <w:rFonts w:ascii="David" w:hAnsi="David" w:cs="David" w:hint="eastAsia"/>
          <w:i/>
          <w:sz w:val="24"/>
          <w:szCs w:val="24"/>
          <w:rtl/>
        </w:rPr>
        <w:t>הפירוש</w:t>
      </w:r>
      <w:r w:rsidRPr="00A11D74">
        <w:rPr>
          <w:rFonts w:ascii="David" w:hAnsi="David" w:cs="David"/>
          <w:i/>
          <w:sz w:val="24"/>
          <w:szCs w:val="24"/>
          <w:rtl/>
        </w:rPr>
        <w:t xml:space="preserve"> </w:t>
      </w:r>
      <w:r w:rsidRPr="00A11D74">
        <w:rPr>
          <w:rFonts w:ascii="David" w:hAnsi="David" w:cs="David" w:hint="eastAsia"/>
          <w:i/>
          <w:sz w:val="24"/>
          <w:szCs w:val="24"/>
          <w:rtl/>
        </w:rPr>
        <w:t>הנקוב</w:t>
      </w:r>
      <w:r w:rsidRPr="00A11D74">
        <w:rPr>
          <w:rFonts w:ascii="David" w:hAnsi="David" w:cs="David"/>
          <w:i/>
          <w:sz w:val="24"/>
          <w:szCs w:val="24"/>
          <w:rtl/>
        </w:rPr>
        <w:t xml:space="preserve"> </w:t>
      </w:r>
      <w:r w:rsidRPr="00A11D74">
        <w:rPr>
          <w:rFonts w:ascii="David" w:hAnsi="David" w:cs="David" w:hint="eastAsia"/>
          <w:i/>
          <w:sz w:val="24"/>
          <w:szCs w:val="24"/>
          <w:rtl/>
        </w:rPr>
        <w:t>בצדם</w:t>
      </w:r>
      <w:r w:rsidRPr="00A11D74">
        <w:rPr>
          <w:rFonts w:ascii="David" w:hAnsi="David" w:cs="David"/>
          <w:i/>
          <w:sz w:val="24"/>
          <w:szCs w:val="24"/>
          <w:rtl/>
        </w:rPr>
        <w:t>:</w:t>
      </w:r>
    </w:p>
    <w:p w14:paraId="26176AE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החוזה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חוזה</w:t>
      </w:r>
      <w:r w:rsidRPr="00A11D74">
        <w:rPr>
          <w:rFonts w:ascii="David" w:hAnsi="David" w:cs="David"/>
          <w:sz w:val="24"/>
          <w:szCs w:val="24"/>
          <w:rtl/>
        </w:rPr>
        <w:t xml:space="preserve"> </w:t>
      </w:r>
      <w:r w:rsidRPr="00A11D74">
        <w:rPr>
          <w:rFonts w:ascii="David" w:hAnsi="David" w:cs="David" w:hint="cs"/>
          <w:sz w:val="24"/>
          <w:szCs w:val="24"/>
          <w:rtl/>
        </w:rPr>
        <w:t>זה</w:t>
      </w:r>
      <w:r w:rsidRPr="00A11D74">
        <w:rPr>
          <w:rFonts w:ascii="David" w:hAnsi="David" w:cs="David"/>
          <w:sz w:val="24"/>
          <w:szCs w:val="24"/>
          <w:rtl/>
        </w:rPr>
        <w:t xml:space="preserve"> </w:t>
      </w:r>
      <w:r w:rsidRPr="00A11D74">
        <w:rPr>
          <w:rFonts w:ascii="David" w:hAnsi="David" w:cs="David" w:hint="cs"/>
          <w:sz w:val="24"/>
          <w:szCs w:val="24"/>
          <w:rtl/>
        </w:rPr>
        <w:t>על</w:t>
      </w:r>
      <w:r w:rsidRPr="00A11D74">
        <w:rPr>
          <w:rFonts w:ascii="David" w:hAnsi="David" w:cs="David"/>
          <w:sz w:val="24"/>
          <w:szCs w:val="24"/>
          <w:rtl/>
        </w:rPr>
        <w:t xml:space="preserve"> </w:t>
      </w:r>
      <w:r w:rsidRPr="00A11D74">
        <w:rPr>
          <w:rFonts w:ascii="David" w:hAnsi="David" w:cs="David" w:hint="cs"/>
          <w:sz w:val="24"/>
          <w:szCs w:val="24"/>
          <w:rtl/>
        </w:rPr>
        <w:t>נספחיו</w:t>
      </w:r>
      <w:r w:rsidRPr="00A11D74">
        <w:rPr>
          <w:rFonts w:ascii="David" w:hAnsi="David" w:cs="David"/>
          <w:sz w:val="24"/>
          <w:szCs w:val="24"/>
          <w:rtl/>
        </w:rPr>
        <w:t xml:space="preserve"> </w:t>
      </w:r>
      <w:r w:rsidRPr="00A11D74">
        <w:rPr>
          <w:rFonts w:ascii="David" w:hAnsi="David" w:cs="David" w:hint="cs"/>
          <w:sz w:val="24"/>
          <w:szCs w:val="24"/>
          <w:rtl/>
        </w:rPr>
        <w:t>וכל</w:t>
      </w:r>
      <w:r w:rsidRPr="00A11D74">
        <w:rPr>
          <w:rFonts w:ascii="David" w:hAnsi="David" w:cs="David"/>
          <w:sz w:val="24"/>
          <w:szCs w:val="24"/>
          <w:rtl/>
        </w:rPr>
        <w:t xml:space="preserve"> </w:t>
      </w:r>
      <w:r w:rsidRPr="00A11D74">
        <w:rPr>
          <w:rFonts w:ascii="David" w:hAnsi="David" w:cs="David" w:hint="cs"/>
          <w:sz w:val="24"/>
          <w:szCs w:val="24"/>
          <w:rtl/>
        </w:rPr>
        <w:t>מסמך</w:t>
      </w:r>
      <w:r w:rsidRPr="00A11D74">
        <w:rPr>
          <w:rFonts w:ascii="David" w:hAnsi="David" w:cs="David"/>
          <w:sz w:val="24"/>
          <w:szCs w:val="24"/>
          <w:rtl/>
        </w:rPr>
        <w:t xml:space="preserve"> </w:t>
      </w:r>
      <w:r w:rsidRPr="00A11D74">
        <w:rPr>
          <w:rFonts w:ascii="David" w:hAnsi="David" w:cs="David" w:hint="cs"/>
          <w:sz w:val="24"/>
          <w:szCs w:val="24"/>
          <w:rtl/>
        </w:rPr>
        <w:t>שהוסכם</w:t>
      </w:r>
      <w:r w:rsidRPr="00A11D74">
        <w:rPr>
          <w:rFonts w:ascii="David" w:hAnsi="David" w:cs="David"/>
          <w:sz w:val="24"/>
          <w:szCs w:val="24"/>
          <w:rtl/>
        </w:rPr>
        <w:t xml:space="preserve"> </w:t>
      </w:r>
      <w:r w:rsidRPr="00A11D74">
        <w:rPr>
          <w:rFonts w:ascii="David" w:hAnsi="David" w:cs="David" w:hint="cs"/>
          <w:sz w:val="24"/>
          <w:szCs w:val="24"/>
          <w:rtl/>
        </w:rPr>
        <w:t>ו</w:t>
      </w:r>
      <w:r w:rsidRPr="00A11D74">
        <w:rPr>
          <w:rFonts w:ascii="David" w:hAnsi="David" w:cs="David"/>
          <w:sz w:val="24"/>
          <w:szCs w:val="24"/>
          <w:rtl/>
        </w:rPr>
        <w:t>/</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שיוסכם</w:t>
      </w:r>
      <w:r w:rsidRPr="00A11D74">
        <w:rPr>
          <w:rFonts w:ascii="David" w:hAnsi="David" w:cs="David"/>
          <w:sz w:val="24"/>
          <w:szCs w:val="24"/>
          <w:rtl/>
        </w:rPr>
        <w:t xml:space="preserve"> </w:t>
      </w:r>
      <w:r w:rsidRPr="00A11D74">
        <w:rPr>
          <w:rFonts w:ascii="David" w:hAnsi="David" w:cs="David" w:hint="cs"/>
          <w:sz w:val="24"/>
          <w:szCs w:val="24"/>
          <w:rtl/>
        </w:rPr>
        <w:t>כי</w:t>
      </w:r>
      <w:r w:rsidRPr="00A11D74">
        <w:rPr>
          <w:rFonts w:ascii="David" w:hAnsi="David" w:cs="David"/>
          <w:sz w:val="24"/>
          <w:szCs w:val="24"/>
          <w:rtl/>
        </w:rPr>
        <w:t xml:space="preserve"> </w:t>
      </w:r>
      <w:r w:rsidRPr="00A11D74">
        <w:rPr>
          <w:rFonts w:ascii="David" w:hAnsi="David" w:cs="David" w:hint="cs"/>
          <w:sz w:val="24"/>
          <w:szCs w:val="24"/>
          <w:rtl/>
        </w:rPr>
        <w:t>יהווה</w:t>
      </w:r>
      <w:r w:rsidRPr="00A11D74">
        <w:rPr>
          <w:rFonts w:ascii="David" w:hAnsi="David" w:cs="David"/>
          <w:sz w:val="24"/>
          <w:szCs w:val="24"/>
          <w:rtl/>
        </w:rPr>
        <w:t xml:space="preserve"> </w:t>
      </w:r>
      <w:r w:rsidRPr="00A11D74">
        <w:rPr>
          <w:rFonts w:ascii="David" w:hAnsi="David" w:cs="David" w:hint="cs"/>
          <w:sz w:val="24"/>
          <w:szCs w:val="24"/>
          <w:rtl/>
        </w:rPr>
        <w:t>חלק</w:t>
      </w:r>
      <w:r w:rsidRPr="00A11D74">
        <w:rPr>
          <w:rFonts w:ascii="David" w:hAnsi="David" w:cs="David"/>
          <w:sz w:val="24"/>
          <w:szCs w:val="24"/>
          <w:rtl/>
        </w:rPr>
        <w:t xml:space="preserve"> </w:t>
      </w:r>
      <w:r w:rsidRPr="00A11D74">
        <w:rPr>
          <w:rFonts w:ascii="David" w:hAnsi="David" w:cs="David" w:hint="cs"/>
          <w:sz w:val="24"/>
          <w:szCs w:val="24"/>
          <w:rtl/>
        </w:rPr>
        <w:t>מהחוזה</w:t>
      </w:r>
      <w:r w:rsidRPr="00A11D74">
        <w:rPr>
          <w:rFonts w:ascii="David" w:hAnsi="David" w:cs="David"/>
          <w:sz w:val="24"/>
          <w:szCs w:val="24"/>
          <w:rtl/>
        </w:rPr>
        <w:t>.</w:t>
      </w:r>
    </w:p>
    <w:p w14:paraId="4FB90D82"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קבלן</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מי</w:t>
      </w:r>
      <w:r w:rsidRPr="00A11D74">
        <w:rPr>
          <w:rFonts w:ascii="David" w:hAnsi="David" w:cs="David"/>
          <w:sz w:val="24"/>
          <w:szCs w:val="24"/>
          <w:rtl/>
        </w:rPr>
        <w:t xml:space="preserve"> </w:t>
      </w:r>
      <w:r w:rsidRPr="00A11D74">
        <w:rPr>
          <w:rFonts w:ascii="David" w:hAnsi="David" w:cs="David" w:hint="cs"/>
          <w:sz w:val="24"/>
          <w:szCs w:val="24"/>
          <w:rtl/>
        </w:rPr>
        <w:t>שמבצע</w:t>
      </w:r>
      <w:r w:rsidRPr="00A11D74">
        <w:rPr>
          <w:rFonts w:ascii="David" w:hAnsi="David" w:cs="David"/>
          <w:sz w:val="24"/>
          <w:szCs w:val="24"/>
          <w:rtl/>
        </w:rPr>
        <w:t xml:space="preserve"> </w:t>
      </w:r>
      <w:r w:rsidRPr="00A11D74">
        <w:rPr>
          <w:rFonts w:ascii="David" w:hAnsi="David" w:cs="David" w:hint="cs"/>
          <w:sz w:val="24"/>
          <w:szCs w:val="24"/>
          <w:rtl/>
        </w:rPr>
        <w:t>עבודה</w:t>
      </w:r>
      <w:r w:rsidRPr="00A11D74">
        <w:rPr>
          <w:rFonts w:ascii="David" w:hAnsi="David" w:cs="David"/>
          <w:sz w:val="24"/>
          <w:szCs w:val="24"/>
          <w:rtl/>
        </w:rPr>
        <w:t xml:space="preserve"> </w:t>
      </w:r>
      <w:r w:rsidRPr="00A11D74">
        <w:rPr>
          <w:rFonts w:ascii="David" w:hAnsi="David" w:cs="David" w:hint="cs"/>
          <w:sz w:val="24"/>
          <w:szCs w:val="24"/>
          <w:rtl/>
        </w:rPr>
        <w:t>כלשהי</w:t>
      </w:r>
      <w:r w:rsidRPr="00A11D74">
        <w:rPr>
          <w:rFonts w:ascii="David" w:hAnsi="David" w:cs="David"/>
          <w:sz w:val="24"/>
          <w:szCs w:val="24"/>
          <w:rtl/>
        </w:rPr>
        <w:t xml:space="preserve"> </w:t>
      </w:r>
      <w:r w:rsidRPr="00A11D74">
        <w:rPr>
          <w:rFonts w:ascii="David" w:hAnsi="David" w:cs="David" w:hint="cs"/>
          <w:sz w:val="24"/>
          <w:szCs w:val="24"/>
          <w:rtl/>
        </w:rPr>
        <w:t>באתר</w:t>
      </w:r>
      <w:r w:rsidRPr="00A11D74">
        <w:rPr>
          <w:rFonts w:ascii="David" w:hAnsi="David" w:cs="David"/>
          <w:sz w:val="24"/>
          <w:szCs w:val="24"/>
          <w:rtl/>
        </w:rPr>
        <w:t xml:space="preserve"> </w:t>
      </w:r>
      <w:r w:rsidRPr="00A11D74">
        <w:rPr>
          <w:rFonts w:ascii="David" w:hAnsi="David" w:cs="David" w:hint="cs"/>
          <w:sz w:val="24"/>
          <w:szCs w:val="24"/>
          <w:rtl/>
        </w:rPr>
        <w:t>עפ</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התקשרות</w:t>
      </w:r>
      <w:r w:rsidRPr="00A11D74">
        <w:rPr>
          <w:rFonts w:ascii="David" w:hAnsi="David" w:cs="David"/>
          <w:sz w:val="24"/>
          <w:szCs w:val="24"/>
          <w:rtl/>
        </w:rPr>
        <w:t xml:space="preserve"> </w:t>
      </w:r>
      <w:r w:rsidRPr="00A11D74">
        <w:rPr>
          <w:rFonts w:ascii="David" w:hAnsi="David" w:cs="David" w:hint="cs"/>
          <w:sz w:val="24"/>
          <w:szCs w:val="24"/>
          <w:rtl/>
        </w:rPr>
        <w:t>בינו</w:t>
      </w:r>
      <w:r w:rsidRPr="00A11D74">
        <w:rPr>
          <w:rFonts w:ascii="David" w:hAnsi="David" w:cs="David"/>
          <w:sz w:val="24"/>
          <w:szCs w:val="24"/>
          <w:rtl/>
        </w:rPr>
        <w:t xml:space="preserve"> </w:t>
      </w:r>
      <w:r w:rsidRPr="00A11D74">
        <w:rPr>
          <w:rFonts w:ascii="David" w:hAnsi="David" w:cs="David" w:hint="cs"/>
          <w:sz w:val="24"/>
          <w:szCs w:val="24"/>
          <w:rtl/>
        </w:rPr>
        <w:t>לבין</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w:t>
      </w:r>
    </w:p>
    <w:p w14:paraId="2E27DEA4"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הפרויקט</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50792B2F" w14:textId="48574C19"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שלבים</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בהגדרת</w:t>
      </w:r>
      <w:r w:rsidRPr="00A11D74">
        <w:rPr>
          <w:rFonts w:ascii="David" w:hAnsi="David" w:cs="David"/>
          <w:sz w:val="24"/>
          <w:szCs w:val="24"/>
          <w:rtl/>
        </w:rPr>
        <w:t xml:space="preserve"> </w:t>
      </w:r>
      <w:r w:rsidRPr="00A11D74">
        <w:rPr>
          <w:rFonts w:ascii="David" w:hAnsi="David" w:cs="David" w:hint="cs"/>
          <w:sz w:val="24"/>
          <w:szCs w:val="24"/>
          <w:rtl/>
        </w:rPr>
        <w:t>הפרויקט</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 (</w:t>
      </w:r>
      <w:r w:rsidRPr="00A11D74">
        <w:rPr>
          <w:rFonts w:ascii="David" w:hAnsi="David" w:cs="David" w:hint="cs"/>
          <w:sz w:val="24"/>
          <w:szCs w:val="24"/>
          <w:rtl/>
        </w:rPr>
        <w:t>במובחן</w:t>
      </w:r>
      <w:r w:rsidRPr="00A11D74">
        <w:rPr>
          <w:rFonts w:ascii="David" w:hAnsi="David" w:cs="David"/>
          <w:sz w:val="24"/>
          <w:szCs w:val="24"/>
          <w:rtl/>
        </w:rPr>
        <w:t xml:space="preserve"> </w:t>
      </w:r>
      <w:r w:rsidRPr="00A11D74">
        <w:rPr>
          <w:rFonts w:ascii="David" w:hAnsi="David" w:cs="David" w:hint="cs"/>
          <w:sz w:val="24"/>
          <w:szCs w:val="24"/>
          <w:rtl/>
        </w:rPr>
        <w:t>משלבי</w:t>
      </w:r>
      <w:r w:rsidRPr="00A11D74">
        <w:rPr>
          <w:rFonts w:ascii="David" w:hAnsi="David" w:cs="David"/>
          <w:sz w:val="24"/>
          <w:szCs w:val="24"/>
          <w:rtl/>
        </w:rPr>
        <w:t xml:space="preserve"> </w:t>
      </w:r>
      <w:r w:rsidRPr="00A11D74">
        <w:rPr>
          <w:rFonts w:ascii="David" w:hAnsi="David" w:cs="David" w:hint="cs"/>
          <w:sz w:val="24"/>
          <w:szCs w:val="24"/>
          <w:rtl/>
        </w:rPr>
        <w:t>ביניים</w:t>
      </w:r>
      <w:r w:rsidRPr="00A11D74">
        <w:rPr>
          <w:rFonts w:ascii="David" w:hAnsi="David" w:cs="David"/>
          <w:sz w:val="24"/>
          <w:szCs w:val="24"/>
          <w:rtl/>
        </w:rPr>
        <w:t xml:space="preserve"> </w:t>
      </w:r>
      <w:r w:rsidRPr="00A11D74">
        <w:rPr>
          <w:rFonts w:ascii="David" w:hAnsi="David" w:cs="David" w:hint="cs"/>
          <w:sz w:val="24"/>
          <w:szCs w:val="24"/>
          <w:rtl/>
        </w:rPr>
        <w:t>בעבודות</w:t>
      </w:r>
      <w:r w:rsidRPr="00A11D74">
        <w:rPr>
          <w:rFonts w:ascii="David" w:hAnsi="David" w:cs="David"/>
          <w:sz w:val="24"/>
          <w:szCs w:val="24"/>
          <w:rtl/>
        </w:rPr>
        <w:t>).</w:t>
      </w:r>
    </w:p>
    <w:p w14:paraId="21765367"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המבנה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המבנה</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536A513C" w14:textId="77777777" w:rsidR="00EF4F1C" w:rsidRPr="00EF4F1C" w:rsidRDefault="00EF4F1C" w:rsidP="00A11D74">
      <w:pPr>
        <w:spacing w:after="0" w:afterAutospacing="0" w:line="240" w:lineRule="auto"/>
        <w:rPr>
          <w:rFonts w:ascii="David" w:hAnsi="David" w:cs="David"/>
          <w:b/>
          <w:bCs/>
          <w:sz w:val="24"/>
          <w:szCs w:val="24"/>
          <w:rtl/>
        </w:rPr>
      </w:pPr>
    </w:p>
    <w:p w14:paraId="30BB5B31"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העבודות</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הנדרשות</w:t>
      </w:r>
      <w:r w:rsidRPr="00A11D74">
        <w:rPr>
          <w:rFonts w:ascii="David" w:hAnsi="David" w:cs="David"/>
          <w:sz w:val="24"/>
          <w:szCs w:val="24"/>
          <w:rtl/>
        </w:rPr>
        <w:t xml:space="preserve"> </w:t>
      </w:r>
      <w:r w:rsidRPr="00A11D74">
        <w:rPr>
          <w:rFonts w:ascii="David" w:hAnsi="David" w:cs="David" w:hint="cs"/>
          <w:sz w:val="24"/>
          <w:szCs w:val="24"/>
          <w:rtl/>
        </w:rPr>
        <w:t>לצורך</w:t>
      </w:r>
      <w:r w:rsidRPr="00A11D74">
        <w:rPr>
          <w:rFonts w:ascii="David" w:hAnsi="David" w:cs="David"/>
          <w:sz w:val="24"/>
          <w:szCs w:val="24"/>
          <w:rtl/>
        </w:rPr>
        <w:t xml:space="preserve"> </w:t>
      </w:r>
      <w:r w:rsidRPr="00A11D74">
        <w:rPr>
          <w:rFonts w:ascii="David" w:hAnsi="David" w:cs="David" w:hint="cs"/>
          <w:sz w:val="24"/>
          <w:szCs w:val="24"/>
          <w:rtl/>
        </w:rPr>
        <w:t>הקמת</w:t>
      </w:r>
      <w:r w:rsidRPr="00A11D74">
        <w:rPr>
          <w:rFonts w:ascii="David" w:hAnsi="David" w:cs="David"/>
          <w:sz w:val="24"/>
          <w:szCs w:val="24"/>
          <w:rtl/>
        </w:rPr>
        <w:t xml:space="preserve"> </w:t>
      </w:r>
      <w:r w:rsidRPr="00A11D74">
        <w:rPr>
          <w:rFonts w:ascii="David" w:hAnsi="David" w:cs="David" w:hint="cs"/>
          <w:sz w:val="24"/>
          <w:szCs w:val="24"/>
          <w:rtl/>
        </w:rPr>
        <w:t>הפרויקט</w:t>
      </w:r>
      <w:r w:rsidRPr="00A11D74">
        <w:rPr>
          <w:rFonts w:ascii="David" w:hAnsi="David" w:cs="David"/>
          <w:sz w:val="24"/>
          <w:szCs w:val="24"/>
          <w:rtl/>
        </w:rPr>
        <w:t xml:space="preserve"> </w:t>
      </w:r>
      <w:r w:rsidRPr="00A11D74">
        <w:rPr>
          <w:rFonts w:ascii="David" w:hAnsi="David" w:cs="David" w:hint="cs"/>
          <w:sz w:val="24"/>
          <w:szCs w:val="24"/>
          <w:rtl/>
        </w:rPr>
        <w:t>והשלמתו</w:t>
      </w:r>
      <w:r w:rsidRPr="00A11D74">
        <w:rPr>
          <w:rFonts w:ascii="David" w:hAnsi="David" w:cs="David"/>
          <w:sz w:val="24"/>
          <w:szCs w:val="24"/>
          <w:rtl/>
        </w:rPr>
        <w:t xml:space="preserve"> </w:t>
      </w:r>
      <w:r w:rsidRPr="00A11D74">
        <w:rPr>
          <w:rFonts w:ascii="David" w:hAnsi="David" w:cs="David" w:hint="cs"/>
          <w:sz w:val="24"/>
          <w:szCs w:val="24"/>
          <w:rtl/>
        </w:rPr>
        <w:t>כהגדרתן</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 </w:t>
      </w:r>
      <w:r w:rsidRPr="00A11D74">
        <w:rPr>
          <w:rFonts w:ascii="David" w:hAnsi="David" w:cs="David" w:hint="cs"/>
          <w:sz w:val="24"/>
          <w:szCs w:val="24"/>
          <w:rtl/>
        </w:rPr>
        <w:t>לרבות</w:t>
      </w:r>
      <w:r w:rsidRPr="00A11D74">
        <w:rPr>
          <w:rFonts w:ascii="David" w:hAnsi="David" w:cs="David"/>
          <w:sz w:val="24"/>
          <w:szCs w:val="24"/>
          <w:rtl/>
        </w:rPr>
        <w:t xml:space="preserve"> </w:t>
      </w:r>
      <w:r w:rsidRPr="00A11D74">
        <w:rPr>
          <w:rFonts w:ascii="David" w:hAnsi="David" w:cs="David" w:hint="cs"/>
          <w:sz w:val="24"/>
          <w:szCs w:val="24"/>
          <w:rtl/>
        </w:rPr>
        <w:t>שינויים</w:t>
      </w:r>
      <w:r w:rsidRPr="00A11D74">
        <w:rPr>
          <w:rFonts w:ascii="David" w:hAnsi="David" w:cs="David"/>
          <w:sz w:val="24"/>
          <w:szCs w:val="24"/>
          <w:rtl/>
        </w:rPr>
        <w:t xml:space="preserve"> </w:t>
      </w:r>
      <w:r w:rsidRPr="00A11D74">
        <w:rPr>
          <w:rFonts w:ascii="David" w:hAnsi="David" w:cs="David" w:hint="cs"/>
          <w:sz w:val="24"/>
          <w:szCs w:val="24"/>
          <w:rtl/>
        </w:rPr>
        <w:t>ועבודות</w:t>
      </w:r>
      <w:r w:rsidRPr="00A11D74">
        <w:rPr>
          <w:rFonts w:ascii="David" w:hAnsi="David" w:cs="David"/>
          <w:sz w:val="24"/>
          <w:szCs w:val="24"/>
          <w:rtl/>
        </w:rPr>
        <w:t xml:space="preserve"> </w:t>
      </w:r>
      <w:r w:rsidRPr="00A11D74">
        <w:rPr>
          <w:rFonts w:ascii="David" w:hAnsi="David" w:cs="David" w:hint="cs"/>
          <w:sz w:val="24"/>
          <w:szCs w:val="24"/>
          <w:rtl/>
        </w:rPr>
        <w:lastRenderedPageBreak/>
        <w:t>שיבוצעו</w:t>
      </w:r>
      <w:r w:rsidRPr="00A11D74">
        <w:rPr>
          <w:rFonts w:ascii="David" w:hAnsi="David" w:cs="David"/>
          <w:sz w:val="24"/>
          <w:szCs w:val="24"/>
          <w:rtl/>
        </w:rPr>
        <w:t xml:space="preserve"> </w:t>
      </w:r>
      <w:r w:rsidRPr="00A11D74">
        <w:rPr>
          <w:rFonts w:ascii="David" w:hAnsi="David" w:cs="David" w:hint="cs"/>
          <w:sz w:val="24"/>
          <w:szCs w:val="24"/>
          <w:rtl/>
        </w:rPr>
        <w:t>ע</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באחריותו</w:t>
      </w:r>
      <w:r w:rsidRPr="00A11D74">
        <w:rPr>
          <w:rFonts w:ascii="David" w:hAnsi="David" w:cs="David"/>
          <w:sz w:val="24"/>
          <w:szCs w:val="24"/>
          <w:rtl/>
        </w:rPr>
        <w:t xml:space="preserve"> </w:t>
      </w:r>
      <w:r w:rsidRPr="00A11D74">
        <w:rPr>
          <w:rFonts w:ascii="David" w:hAnsi="David" w:cs="David" w:hint="cs"/>
          <w:sz w:val="24"/>
          <w:szCs w:val="24"/>
          <w:rtl/>
        </w:rPr>
        <w:t>בהתאם</w:t>
      </w:r>
      <w:r w:rsidRPr="00A11D74">
        <w:rPr>
          <w:rFonts w:ascii="David" w:hAnsi="David" w:cs="David"/>
          <w:sz w:val="24"/>
          <w:szCs w:val="24"/>
          <w:rtl/>
        </w:rPr>
        <w:t xml:space="preserve"> </w:t>
      </w:r>
      <w:r w:rsidRPr="00A11D74">
        <w:rPr>
          <w:rFonts w:ascii="David" w:hAnsi="David" w:cs="David" w:hint="cs"/>
          <w:sz w:val="24"/>
          <w:szCs w:val="24"/>
          <w:rtl/>
        </w:rPr>
        <w:t>להוראות</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 xml:space="preserve"> </w:t>
      </w:r>
      <w:r w:rsidRPr="00A11D74">
        <w:rPr>
          <w:rFonts w:ascii="David" w:hAnsi="David" w:cs="David" w:hint="cs"/>
          <w:sz w:val="24"/>
          <w:szCs w:val="24"/>
          <w:rtl/>
        </w:rPr>
        <w:t>ובכללן</w:t>
      </w:r>
      <w:r w:rsidRPr="00A11D74">
        <w:rPr>
          <w:rFonts w:ascii="David" w:hAnsi="David" w:cs="David"/>
          <w:sz w:val="24"/>
          <w:szCs w:val="24"/>
          <w:rtl/>
        </w:rPr>
        <w:t xml:space="preserve"> </w:t>
      </w:r>
      <w:r w:rsidRPr="00A11D74">
        <w:rPr>
          <w:rFonts w:ascii="David" w:hAnsi="David" w:cs="David" w:hint="cs"/>
          <w:sz w:val="24"/>
          <w:szCs w:val="24"/>
          <w:rtl/>
        </w:rPr>
        <w:t>עבודות</w:t>
      </w:r>
      <w:r w:rsidRPr="00A11D74">
        <w:rPr>
          <w:rFonts w:ascii="David" w:hAnsi="David" w:cs="David"/>
          <w:sz w:val="24"/>
          <w:szCs w:val="24"/>
          <w:rtl/>
        </w:rPr>
        <w:t xml:space="preserve"> </w:t>
      </w:r>
      <w:r w:rsidRPr="00A11D74">
        <w:rPr>
          <w:rFonts w:ascii="David" w:hAnsi="David" w:cs="David" w:hint="cs"/>
          <w:sz w:val="24"/>
          <w:szCs w:val="24"/>
          <w:rtl/>
        </w:rPr>
        <w:t>עזר</w:t>
      </w:r>
      <w:r w:rsidRPr="00A11D74">
        <w:rPr>
          <w:rFonts w:ascii="David" w:hAnsi="David" w:cs="David"/>
          <w:sz w:val="24"/>
          <w:szCs w:val="24"/>
          <w:rtl/>
        </w:rPr>
        <w:t xml:space="preserve"> </w:t>
      </w:r>
      <w:r w:rsidRPr="00A11D74">
        <w:rPr>
          <w:rFonts w:ascii="David" w:hAnsi="David" w:cs="David" w:hint="cs"/>
          <w:sz w:val="24"/>
          <w:szCs w:val="24"/>
          <w:rtl/>
        </w:rPr>
        <w:t>ועבודות</w:t>
      </w:r>
      <w:r w:rsidRPr="00A11D74">
        <w:rPr>
          <w:rFonts w:ascii="David" w:hAnsi="David" w:cs="David"/>
          <w:sz w:val="24"/>
          <w:szCs w:val="24"/>
          <w:rtl/>
        </w:rPr>
        <w:t xml:space="preserve"> </w:t>
      </w:r>
      <w:r w:rsidRPr="00A11D74">
        <w:rPr>
          <w:rFonts w:ascii="David" w:hAnsi="David" w:cs="David" w:hint="cs"/>
          <w:sz w:val="24"/>
          <w:szCs w:val="24"/>
          <w:rtl/>
        </w:rPr>
        <w:t>ארעיות</w:t>
      </w:r>
      <w:r w:rsidRPr="00A11D74">
        <w:rPr>
          <w:rFonts w:ascii="David" w:hAnsi="David" w:cs="David"/>
          <w:sz w:val="24"/>
          <w:szCs w:val="24"/>
          <w:rtl/>
        </w:rPr>
        <w:t xml:space="preserve"> </w:t>
      </w:r>
      <w:r w:rsidRPr="00A11D74">
        <w:rPr>
          <w:rFonts w:ascii="David" w:hAnsi="David" w:cs="David" w:hint="cs"/>
          <w:sz w:val="24"/>
          <w:szCs w:val="24"/>
          <w:rtl/>
        </w:rPr>
        <w:t>שתידרשנה</w:t>
      </w:r>
      <w:r w:rsidRPr="00A11D74">
        <w:rPr>
          <w:rFonts w:ascii="David" w:hAnsi="David" w:cs="David"/>
          <w:sz w:val="24"/>
          <w:szCs w:val="24"/>
          <w:rtl/>
        </w:rPr>
        <w:t xml:space="preserve"> </w:t>
      </w:r>
      <w:r w:rsidRPr="00A11D74">
        <w:rPr>
          <w:rFonts w:ascii="David" w:hAnsi="David" w:cs="David" w:hint="cs"/>
          <w:sz w:val="24"/>
          <w:szCs w:val="24"/>
          <w:rtl/>
        </w:rPr>
        <w:t>לשם</w:t>
      </w:r>
      <w:r w:rsidRPr="00A11D74">
        <w:rPr>
          <w:rFonts w:ascii="David" w:hAnsi="David" w:cs="David"/>
          <w:sz w:val="24"/>
          <w:szCs w:val="24"/>
          <w:rtl/>
        </w:rPr>
        <w:t xml:space="preserve"> </w:t>
      </w:r>
      <w:r w:rsidRPr="00A11D74">
        <w:rPr>
          <w:rFonts w:ascii="David" w:hAnsi="David" w:cs="David" w:hint="cs"/>
          <w:sz w:val="24"/>
          <w:szCs w:val="24"/>
          <w:rtl/>
        </w:rPr>
        <w:t>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w:t>
      </w:r>
    </w:p>
    <w:p w14:paraId="67F148F1" w14:textId="77777777" w:rsidR="00EF4F1C" w:rsidRPr="00A11D74" w:rsidRDefault="00EF4F1C" w:rsidP="00A11D74">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הרוכשים</w:t>
      </w:r>
      <w:r w:rsidRPr="00EF4F1C">
        <w:rPr>
          <w:rFonts w:ascii="David" w:hAnsi="David" w:cs="David"/>
          <w:b/>
          <w:bCs/>
          <w:sz w:val="24"/>
          <w:szCs w:val="24"/>
          <w:rtl/>
        </w:rPr>
        <w:t>"/ "</w:t>
      </w:r>
      <w:r w:rsidRPr="00EF4F1C">
        <w:rPr>
          <w:rFonts w:ascii="David" w:hAnsi="David" w:cs="David" w:hint="cs"/>
          <w:b/>
          <w:bCs/>
          <w:sz w:val="24"/>
          <w:szCs w:val="24"/>
          <w:rtl/>
        </w:rPr>
        <w:t>הרוכש</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מי</w:t>
      </w:r>
      <w:r w:rsidRPr="00A11D74">
        <w:rPr>
          <w:rFonts w:ascii="David" w:hAnsi="David" w:cs="David"/>
          <w:sz w:val="24"/>
          <w:szCs w:val="24"/>
          <w:rtl/>
        </w:rPr>
        <w:t xml:space="preserve"> </w:t>
      </w:r>
      <w:r w:rsidRPr="00A11D74">
        <w:rPr>
          <w:rFonts w:ascii="David" w:hAnsi="David" w:cs="David" w:hint="cs"/>
          <w:sz w:val="24"/>
          <w:szCs w:val="24"/>
          <w:rtl/>
        </w:rPr>
        <w:t>שירכוש</w:t>
      </w:r>
      <w:r w:rsidRPr="00A11D74">
        <w:rPr>
          <w:rFonts w:ascii="David" w:hAnsi="David" w:cs="David"/>
          <w:sz w:val="24"/>
          <w:szCs w:val="24"/>
          <w:rtl/>
        </w:rPr>
        <w:t xml:space="preserve"> </w:t>
      </w:r>
      <w:r w:rsidRPr="00A11D74">
        <w:rPr>
          <w:rFonts w:ascii="David" w:hAnsi="David" w:cs="David" w:hint="cs"/>
          <w:sz w:val="24"/>
          <w:szCs w:val="24"/>
          <w:rtl/>
        </w:rPr>
        <w:t>יחידות</w:t>
      </w:r>
      <w:r w:rsidRPr="00A11D74">
        <w:rPr>
          <w:rFonts w:ascii="David" w:hAnsi="David" w:cs="David"/>
          <w:sz w:val="24"/>
          <w:szCs w:val="24"/>
          <w:rtl/>
        </w:rPr>
        <w:t xml:space="preserve"> </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שטחים</w:t>
      </w:r>
      <w:r w:rsidRPr="00A11D74">
        <w:rPr>
          <w:rFonts w:ascii="David" w:hAnsi="David" w:cs="David"/>
          <w:sz w:val="24"/>
          <w:szCs w:val="24"/>
          <w:rtl/>
        </w:rPr>
        <w:t xml:space="preserve"> </w:t>
      </w:r>
      <w:r w:rsidRPr="00A11D74">
        <w:rPr>
          <w:rFonts w:ascii="David" w:hAnsi="David" w:cs="David" w:hint="cs"/>
          <w:sz w:val="24"/>
          <w:szCs w:val="24"/>
          <w:rtl/>
        </w:rPr>
        <w:t>בפרויקט</w:t>
      </w:r>
      <w:r w:rsidRPr="00A11D74">
        <w:rPr>
          <w:rFonts w:ascii="David" w:hAnsi="David" w:cs="David"/>
          <w:sz w:val="24"/>
          <w:szCs w:val="24"/>
          <w:rtl/>
        </w:rPr>
        <w:t xml:space="preserve">, </w:t>
      </w:r>
      <w:r w:rsidRPr="00A11D74">
        <w:rPr>
          <w:rFonts w:ascii="David" w:hAnsi="David" w:cs="David" w:hint="cs"/>
          <w:sz w:val="24"/>
          <w:szCs w:val="24"/>
          <w:rtl/>
        </w:rPr>
        <w:t>בין</w:t>
      </w:r>
      <w:r w:rsidRPr="00A11D74">
        <w:rPr>
          <w:rFonts w:ascii="David" w:hAnsi="David" w:cs="David"/>
          <w:sz w:val="24"/>
          <w:szCs w:val="24"/>
          <w:rtl/>
        </w:rPr>
        <w:t xml:space="preserve"> </w:t>
      </w:r>
      <w:r w:rsidRPr="00A11D74">
        <w:rPr>
          <w:rFonts w:ascii="David" w:hAnsi="David" w:cs="David" w:hint="cs"/>
          <w:sz w:val="24"/>
          <w:szCs w:val="24"/>
          <w:rtl/>
        </w:rPr>
        <w:t>למגורים</w:t>
      </w:r>
      <w:r w:rsidRPr="00A11D74">
        <w:rPr>
          <w:rFonts w:ascii="David" w:hAnsi="David" w:cs="David"/>
          <w:sz w:val="24"/>
          <w:szCs w:val="24"/>
          <w:rtl/>
        </w:rPr>
        <w:t xml:space="preserve"> </w:t>
      </w:r>
      <w:r w:rsidRPr="00A11D74">
        <w:rPr>
          <w:rFonts w:ascii="David" w:hAnsi="David" w:cs="David" w:hint="cs"/>
          <w:sz w:val="24"/>
          <w:szCs w:val="24"/>
          <w:rtl/>
        </w:rPr>
        <w:t>ובין</w:t>
      </w:r>
      <w:r w:rsidRPr="00A11D74">
        <w:rPr>
          <w:rFonts w:ascii="David" w:hAnsi="David" w:cs="David"/>
          <w:sz w:val="24"/>
          <w:szCs w:val="24"/>
          <w:rtl/>
        </w:rPr>
        <w:t xml:space="preserve"> </w:t>
      </w:r>
      <w:r w:rsidRPr="00A11D74">
        <w:rPr>
          <w:rFonts w:ascii="David" w:hAnsi="David" w:cs="David" w:hint="cs"/>
          <w:sz w:val="24"/>
          <w:szCs w:val="24"/>
          <w:rtl/>
        </w:rPr>
        <w:t>לכל</w:t>
      </w:r>
      <w:r w:rsidRPr="00A11D74">
        <w:rPr>
          <w:rFonts w:ascii="David" w:hAnsi="David" w:cs="David"/>
          <w:sz w:val="24"/>
          <w:szCs w:val="24"/>
          <w:rtl/>
        </w:rPr>
        <w:t xml:space="preserve"> </w:t>
      </w:r>
      <w:r w:rsidRPr="00A11D74">
        <w:rPr>
          <w:rFonts w:ascii="David" w:hAnsi="David" w:cs="David" w:hint="cs"/>
          <w:sz w:val="24"/>
          <w:szCs w:val="24"/>
          <w:rtl/>
        </w:rPr>
        <w:t>מטרה</w:t>
      </w:r>
      <w:r w:rsidRPr="00A11D74">
        <w:rPr>
          <w:rFonts w:ascii="David" w:hAnsi="David" w:cs="David"/>
          <w:sz w:val="24"/>
          <w:szCs w:val="24"/>
          <w:rtl/>
        </w:rPr>
        <w:t xml:space="preserve"> </w:t>
      </w:r>
      <w:r w:rsidRPr="00A11D74">
        <w:rPr>
          <w:rFonts w:ascii="David" w:hAnsi="David" w:cs="David" w:hint="cs"/>
          <w:sz w:val="24"/>
          <w:szCs w:val="24"/>
          <w:rtl/>
        </w:rPr>
        <w:t>אחרת</w:t>
      </w:r>
      <w:r w:rsidRPr="00A11D74">
        <w:rPr>
          <w:rFonts w:ascii="David" w:hAnsi="David" w:cs="David"/>
          <w:sz w:val="24"/>
          <w:szCs w:val="24"/>
          <w:rtl/>
        </w:rPr>
        <w:t>.</w:t>
      </w:r>
    </w:p>
    <w:p w14:paraId="3AD226D7"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האתר</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המקום</w:t>
      </w:r>
      <w:r w:rsidRPr="00A11D74">
        <w:rPr>
          <w:rFonts w:ascii="David" w:hAnsi="David" w:cs="David"/>
          <w:sz w:val="24"/>
          <w:szCs w:val="24"/>
          <w:rtl/>
        </w:rPr>
        <w:t xml:space="preserve"> </w:t>
      </w:r>
      <w:r w:rsidRPr="00A11D74">
        <w:rPr>
          <w:rFonts w:ascii="David" w:hAnsi="David" w:cs="David" w:hint="cs"/>
          <w:sz w:val="24"/>
          <w:szCs w:val="24"/>
          <w:rtl/>
        </w:rPr>
        <w:t>בו</w:t>
      </w:r>
      <w:r w:rsidRPr="00A11D74">
        <w:rPr>
          <w:rFonts w:ascii="David" w:hAnsi="David" w:cs="David"/>
          <w:sz w:val="24"/>
          <w:szCs w:val="24"/>
          <w:rtl/>
        </w:rPr>
        <w:t xml:space="preserve"> </w:t>
      </w:r>
      <w:r w:rsidRPr="00A11D74">
        <w:rPr>
          <w:rFonts w:ascii="David" w:hAnsi="David" w:cs="David" w:hint="cs"/>
          <w:sz w:val="24"/>
          <w:szCs w:val="24"/>
          <w:rtl/>
        </w:rPr>
        <w:t>תבוצענה</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לרבות</w:t>
      </w:r>
      <w:r w:rsidRPr="00A11D74">
        <w:rPr>
          <w:rFonts w:ascii="David" w:hAnsi="David" w:cs="David"/>
          <w:sz w:val="24"/>
          <w:szCs w:val="24"/>
          <w:rtl/>
        </w:rPr>
        <w:t xml:space="preserve"> </w:t>
      </w:r>
      <w:r w:rsidRPr="00A11D74">
        <w:rPr>
          <w:rFonts w:ascii="David" w:hAnsi="David" w:cs="David" w:hint="cs"/>
          <w:sz w:val="24"/>
          <w:szCs w:val="24"/>
          <w:rtl/>
        </w:rPr>
        <w:t>המבנה</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ולרבות</w:t>
      </w:r>
      <w:r w:rsidRPr="00A11D74">
        <w:rPr>
          <w:rFonts w:ascii="David" w:hAnsi="David" w:cs="David"/>
          <w:sz w:val="24"/>
          <w:szCs w:val="24"/>
          <w:rtl/>
        </w:rPr>
        <w:t xml:space="preserve"> </w:t>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מקום</w:t>
      </w:r>
      <w:r w:rsidRPr="00A11D74">
        <w:rPr>
          <w:rFonts w:ascii="David" w:hAnsi="David" w:cs="David"/>
          <w:sz w:val="24"/>
          <w:szCs w:val="24"/>
          <w:rtl/>
        </w:rPr>
        <w:t xml:space="preserve"> </w:t>
      </w:r>
      <w:r w:rsidRPr="00A11D74">
        <w:rPr>
          <w:rFonts w:ascii="David" w:hAnsi="David" w:cs="David" w:hint="cs"/>
          <w:sz w:val="24"/>
          <w:szCs w:val="24"/>
          <w:rtl/>
        </w:rPr>
        <w:t>אחר</w:t>
      </w:r>
      <w:r w:rsidRPr="00A11D74">
        <w:rPr>
          <w:rFonts w:ascii="David" w:hAnsi="David" w:cs="David"/>
          <w:sz w:val="24"/>
          <w:szCs w:val="24"/>
          <w:rtl/>
        </w:rPr>
        <w:t xml:space="preserve"> </w:t>
      </w:r>
      <w:r w:rsidRPr="00A11D74">
        <w:rPr>
          <w:rFonts w:ascii="David" w:hAnsi="David" w:cs="David" w:hint="cs"/>
          <w:sz w:val="24"/>
          <w:szCs w:val="24"/>
          <w:rtl/>
        </w:rPr>
        <w:t>במידה</w:t>
      </w:r>
      <w:r w:rsidRPr="00A11D74">
        <w:rPr>
          <w:rFonts w:ascii="David" w:hAnsi="David" w:cs="David"/>
          <w:sz w:val="24"/>
          <w:szCs w:val="24"/>
          <w:rtl/>
        </w:rPr>
        <w:t xml:space="preserve"> </w:t>
      </w:r>
      <w:r w:rsidRPr="00A11D74">
        <w:rPr>
          <w:rFonts w:ascii="David" w:hAnsi="David" w:cs="David" w:hint="cs"/>
          <w:sz w:val="24"/>
          <w:szCs w:val="24"/>
          <w:rtl/>
        </w:rPr>
        <w:t>שיועמד</w:t>
      </w:r>
      <w:r w:rsidRPr="00A11D74">
        <w:rPr>
          <w:rFonts w:ascii="David" w:hAnsi="David" w:cs="David"/>
          <w:sz w:val="24"/>
          <w:szCs w:val="24"/>
          <w:rtl/>
        </w:rPr>
        <w:t xml:space="preserve"> </w:t>
      </w:r>
      <w:r w:rsidRPr="00A11D74">
        <w:rPr>
          <w:rFonts w:ascii="David" w:hAnsi="David" w:cs="David" w:hint="cs"/>
          <w:sz w:val="24"/>
          <w:szCs w:val="24"/>
          <w:rtl/>
        </w:rPr>
        <w:t>לרשות</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לצורך</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w:t>
      </w:r>
    </w:p>
    <w:p w14:paraId="59F61AA7"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חומרים</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החומרים</w:t>
      </w:r>
      <w:r w:rsidRPr="00A11D74">
        <w:rPr>
          <w:rFonts w:ascii="David" w:hAnsi="David" w:cs="David"/>
          <w:sz w:val="24"/>
          <w:szCs w:val="24"/>
          <w:rtl/>
        </w:rPr>
        <w:t xml:space="preserve">, </w:t>
      </w:r>
      <w:r w:rsidRPr="00A11D74">
        <w:rPr>
          <w:rFonts w:ascii="David" w:hAnsi="David" w:cs="David" w:hint="cs"/>
          <w:sz w:val="24"/>
          <w:szCs w:val="24"/>
          <w:rtl/>
        </w:rPr>
        <w:t>הציוד</w:t>
      </w:r>
      <w:r w:rsidRPr="00A11D74">
        <w:rPr>
          <w:rFonts w:ascii="David" w:hAnsi="David" w:cs="David"/>
          <w:sz w:val="24"/>
          <w:szCs w:val="24"/>
          <w:rtl/>
        </w:rPr>
        <w:t xml:space="preserve">, </w:t>
      </w:r>
      <w:r w:rsidRPr="00A11D74">
        <w:rPr>
          <w:rFonts w:ascii="David" w:hAnsi="David" w:cs="David" w:hint="cs"/>
          <w:sz w:val="24"/>
          <w:szCs w:val="24"/>
          <w:rtl/>
        </w:rPr>
        <w:t>האביזרים</w:t>
      </w:r>
      <w:r w:rsidRPr="00A11D74">
        <w:rPr>
          <w:rFonts w:ascii="David" w:hAnsi="David" w:cs="David"/>
          <w:sz w:val="24"/>
          <w:szCs w:val="24"/>
          <w:rtl/>
        </w:rPr>
        <w:t xml:space="preserve"> </w:t>
      </w:r>
      <w:r w:rsidRPr="00A11D74">
        <w:rPr>
          <w:rFonts w:ascii="David" w:hAnsi="David" w:cs="David" w:hint="cs"/>
          <w:sz w:val="24"/>
          <w:szCs w:val="24"/>
          <w:rtl/>
        </w:rPr>
        <w:t>והמתקנים</w:t>
      </w:r>
      <w:r w:rsidRPr="00A11D74">
        <w:rPr>
          <w:rFonts w:ascii="David" w:hAnsi="David" w:cs="David"/>
          <w:sz w:val="24"/>
          <w:szCs w:val="24"/>
          <w:rtl/>
        </w:rPr>
        <w:t xml:space="preserve"> </w:t>
      </w:r>
      <w:r w:rsidRPr="00A11D74">
        <w:rPr>
          <w:rFonts w:ascii="David" w:hAnsi="David" w:cs="David" w:hint="cs"/>
          <w:sz w:val="24"/>
          <w:szCs w:val="24"/>
          <w:rtl/>
        </w:rPr>
        <w:t>המיועדים</w:t>
      </w:r>
      <w:r w:rsidRPr="00A11D74">
        <w:rPr>
          <w:rFonts w:ascii="David" w:hAnsi="David" w:cs="David"/>
          <w:sz w:val="24"/>
          <w:szCs w:val="24"/>
          <w:rtl/>
        </w:rPr>
        <w:t xml:space="preserve"> </w:t>
      </w:r>
      <w:r w:rsidRPr="00A11D74">
        <w:rPr>
          <w:rFonts w:ascii="David" w:hAnsi="David" w:cs="David" w:hint="cs"/>
          <w:sz w:val="24"/>
          <w:szCs w:val="24"/>
          <w:rtl/>
        </w:rPr>
        <w:t>להיות</w:t>
      </w:r>
      <w:r w:rsidRPr="00A11D74">
        <w:rPr>
          <w:rFonts w:ascii="David" w:hAnsi="David" w:cs="David"/>
          <w:sz w:val="24"/>
          <w:szCs w:val="24"/>
          <w:rtl/>
        </w:rPr>
        <w:t xml:space="preserve"> </w:t>
      </w:r>
      <w:r w:rsidRPr="00A11D74">
        <w:rPr>
          <w:rFonts w:ascii="David" w:hAnsi="David" w:cs="David" w:hint="cs"/>
          <w:sz w:val="24"/>
          <w:szCs w:val="24"/>
          <w:rtl/>
        </w:rPr>
        <w:t>חלק</w:t>
      </w:r>
      <w:r w:rsidRPr="00A11D74">
        <w:rPr>
          <w:rFonts w:ascii="David" w:hAnsi="David" w:cs="David"/>
          <w:sz w:val="24"/>
          <w:szCs w:val="24"/>
          <w:rtl/>
        </w:rPr>
        <w:t xml:space="preserve"> </w:t>
      </w:r>
      <w:r w:rsidRPr="00A11D74">
        <w:rPr>
          <w:rFonts w:ascii="David" w:hAnsi="David" w:cs="David" w:hint="cs"/>
          <w:sz w:val="24"/>
          <w:szCs w:val="24"/>
          <w:rtl/>
        </w:rPr>
        <w:t>מהעבודות</w:t>
      </w:r>
      <w:r w:rsidRPr="00A11D74">
        <w:rPr>
          <w:rFonts w:ascii="David" w:hAnsi="David" w:cs="David"/>
          <w:sz w:val="24"/>
          <w:szCs w:val="24"/>
          <w:rtl/>
        </w:rPr>
        <w:t xml:space="preserve"> </w:t>
      </w:r>
      <w:r w:rsidRPr="00A11D74">
        <w:rPr>
          <w:rFonts w:ascii="David" w:hAnsi="David" w:cs="David" w:hint="cs"/>
          <w:sz w:val="24"/>
          <w:szCs w:val="24"/>
          <w:rtl/>
        </w:rPr>
        <w:t>כפי</w:t>
      </w:r>
      <w:r w:rsidRPr="00A11D74">
        <w:rPr>
          <w:rFonts w:ascii="David" w:hAnsi="David" w:cs="David"/>
          <w:sz w:val="24"/>
          <w:szCs w:val="24"/>
          <w:rtl/>
        </w:rPr>
        <w:t xml:space="preserve"> </w:t>
      </w:r>
      <w:r w:rsidRPr="00A11D74">
        <w:rPr>
          <w:rFonts w:ascii="David" w:hAnsi="David" w:cs="David" w:hint="cs"/>
          <w:sz w:val="24"/>
          <w:szCs w:val="24"/>
          <w:rtl/>
        </w:rPr>
        <w:t>מצבם</w:t>
      </w:r>
      <w:r w:rsidRPr="00A11D74">
        <w:rPr>
          <w:rFonts w:ascii="David" w:hAnsi="David" w:cs="David"/>
          <w:sz w:val="24"/>
          <w:szCs w:val="24"/>
          <w:rtl/>
        </w:rPr>
        <w:t xml:space="preserve"> </w:t>
      </w:r>
      <w:r w:rsidRPr="00A11D74">
        <w:rPr>
          <w:rFonts w:ascii="David" w:hAnsi="David" w:cs="David" w:hint="cs"/>
          <w:sz w:val="24"/>
          <w:szCs w:val="24"/>
          <w:rtl/>
        </w:rPr>
        <w:t>בכל</w:t>
      </w:r>
      <w:r w:rsidRPr="00A11D74">
        <w:rPr>
          <w:rFonts w:ascii="David" w:hAnsi="David" w:cs="David"/>
          <w:sz w:val="24"/>
          <w:szCs w:val="24"/>
          <w:rtl/>
        </w:rPr>
        <w:t xml:space="preserve"> </w:t>
      </w:r>
      <w:r w:rsidRPr="00A11D74">
        <w:rPr>
          <w:rFonts w:ascii="David" w:hAnsi="David" w:cs="David" w:hint="cs"/>
          <w:sz w:val="24"/>
          <w:szCs w:val="24"/>
          <w:rtl/>
        </w:rPr>
        <w:t>עת</w:t>
      </w:r>
      <w:r w:rsidRPr="00A11D74">
        <w:rPr>
          <w:rFonts w:ascii="David" w:hAnsi="David" w:cs="David"/>
          <w:sz w:val="24"/>
          <w:szCs w:val="24"/>
          <w:rtl/>
        </w:rPr>
        <w:t xml:space="preserve">, </w:t>
      </w:r>
      <w:r w:rsidRPr="00A11D74">
        <w:rPr>
          <w:rFonts w:ascii="David" w:hAnsi="David" w:cs="David" w:hint="cs"/>
          <w:sz w:val="24"/>
          <w:szCs w:val="24"/>
          <w:rtl/>
        </w:rPr>
        <w:t>בין</w:t>
      </w:r>
      <w:r w:rsidRPr="00A11D74">
        <w:rPr>
          <w:rFonts w:ascii="David" w:hAnsi="David" w:cs="David"/>
          <w:sz w:val="24"/>
          <w:szCs w:val="24"/>
          <w:rtl/>
        </w:rPr>
        <w:t xml:space="preserve"> </w:t>
      </w:r>
      <w:r w:rsidRPr="00A11D74">
        <w:rPr>
          <w:rFonts w:ascii="David" w:hAnsi="David" w:cs="David" w:hint="cs"/>
          <w:sz w:val="24"/>
          <w:szCs w:val="24"/>
          <w:rtl/>
        </w:rPr>
        <w:t>מוגמרים</w:t>
      </w:r>
      <w:r w:rsidRPr="00A11D74">
        <w:rPr>
          <w:rFonts w:ascii="David" w:hAnsi="David" w:cs="David"/>
          <w:sz w:val="24"/>
          <w:szCs w:val="24"/>
          <w:rtl/>
        </w:rPr>
        <w:t xml:space="preserve"> </w:t>
      </w:r>
      <w:r w:rsidRPr="00A11D74">
        <w:rPr>
          <w:rFonts w:ascii="David" w:hAnsi="David" w:cs="David" w:hint="cs"/>
          <w:sz w:val="24"/>
          <w:szCs w:val="24"/>
          <w:rtl/>
        </w:rPr>
        <w:t>ובין</w:t>
      </w:r>
      <w:r w:rsidRPr="00A11D74">
        <w:rPr>
          <w:rFonts w:ascii="David" w:hAnsi="David" w:cs="David"/>
          <w:sz w:val="24"/>
          <w:szCs w:val="24"/>
          <w:rtl/>
        </w:rPr>
        <w:t xml:space="preserve"> </w:t>
      </w:r>
      <w:r w:rsidRPr="00A11D74">
        <w:rPr>
          <w:rFonts w:ascii="David" w:hAnsi="David" w:cs="David" w:hint="cs"/>
          <w:sz w:val="24"/>
          <w:szCs w:val="24"/>
          <w:rtl/>
        </w:rPr>
        <w:t>בלתי</w:t>
      </w:r>
      <w:r w:rsidRPr="00A11D74">
        <w:rPr>
          <w:rFonts w:ascii="David" w:hAnsi="David" w:cs="David"/>
          <w:sz w:val="24"/>
          <w:szCs w:val="24"/>
          <w:rtl/>
        </w:rPr>
        <w:t xml:space="preserve"> </w:t>
      </w:r>
      <w:r w:rsidRPr="00A11D74">
        <w:rPr>
          <w:rFonts w:ascii="David" w:hAnsi="David" w:cs="David" w:hint="cs"/>
          <w:sz w:val="24"/>
          <w:szCs w:val="24"/>
          <w:rtl/>
        </w:rPr>
        <w:t>מוגמרים</w:t>
      </w:r>
      <w:r w:rsidRPr="00A11D74">
        <w:rPr>
          <w:rFonts w:ascii="David" w:hAnsi="David" w:cs="David"/>
          <w:sz w:val="24"/>
          <w:szCs w:val="24"/>
          <w:rtl/>
        </w:rPr>
        <w:t>.</w:t>
      </w:r>
    </w:p>
    <w:p w14:paraId="467645CA" w14:textId="77777777" w:rsidR="00237753" w:rsidRDefault="00EF4F1C" w:rsidP="00237753">
      <w:pPr>
        <w:spacing w:before="0" w:beforeAutospacing="0"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שווה</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w:t>
      </w:r>
    </w:p>
    <w:p w14:paraId="0C000B5E" w14:textId="42603491" w:rsidR="00EF4F1C" w:rsidRPr="00237753" w:rsidRDefault="00EF4F1C" w:rsidP="00237753">
      <w:pPr>
        <w:spacing w:before="0" w:beforeAutospacing="0" w:after="0" w:afterAutospacing="0" w:line="240" w:lineRule="auto"/>
        <w:ind w:left="1791" w:hanging="1791"/>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שווה</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 xml:space="preserve"> </w:t>
      </w:r>
      <w:r w:rsidRPr="00EF4F1C">
        <w:rPr>
          <w:rFonts w:ascii="David" w:hAnsi="David" w:cs="David" w:hint="cs"/>
          <w:b/>
          <w:bCs/>
          <w:sz w:val="24"/>
          <w:szCs w:val="24"/>
          <w:rtl/>
        </w:rPr>
        <w:t>טכני</w:t>
      </w:r>
      <w:r w:rsidRPr="00EF4F1C">
        <w:rPr>
          <w:rFonts w:ascii="David" w:hAnsi="David" w:cs="David"/>
          <w:b/>
          <w:bCs/>
          <w:sz w:val="24"/>
          <w:szCs w:val="24"/>
          <w:rtl/>
        </w:rPr>
        <w:t>"</w:t>
      </w:r>
      <w:r w:rsidRPr="00EF4F1C">
        <w:rPr>
          <w:rFonts w:ascii="David" w:hAnsi="David" w:cs="David"/>
          <w:b/>
          <w:bCs/>
          <w:sz w:val="24"/>
          <w:szCs w:val="24"/>
          <w:rtl/>
        </w:rPr>
        <w:tab/>
      </w:r>
      <w:r w:rsidRPr="00237753">
        <w:rPr>
          <w:rFonts w:ascii="David" w:hAnsi="David" w:cs="David" w:hint="cs"/>
          <w:sz w:val="24"/>
          <w:szCs w:val="24"/>
          <w:rtl/>
        </w:rPr>
        <w:t>מלאכה</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חומר</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מוצר</w:t>
      </w:r>
      <w:r w:rsidRPr="00237753">
        <w:rPr>
          <w:rFonts w:ascii="David" w:hAnsi="David" w:cs="David"/>
          <w:sz w:val="24"/>
          <w:szCs w:val="24"/>
          <w:rtl/>
        </w:rPr>
        <w:t xml:space="preserve"> </w:t>
      </w:r>
      <w:r w:rsidRPr="00237753">
        <w:rPr>
          <w:rFonts w:ascii="David" w:hAnsi="David" w:cs="David" w:hint="cs"/>
          <w:sz w:val="24"/>
          <w:szCs w:val="24"/>
          <w:rtl/>
        </w:rPr>
        <w:t>העומדים</w:t>
      </w:r>
      <w:r w:rsidRPr="00237753">
        <w:rPr>
          <w:rFonts w:ascii="David" w:hAnsi="David" w:cs="David"/>
          <w:sz w:val="24"/>
          <w:szCs w:val="24"/>
          <w:rtl/>
        </w:rPr>
        <w:t xml:space="preserve"> </w:t>
      </w:r>
      <w:r w:rsidRPr="00237753">
        <w:rPr>
          <w:rFonts w:ascii="David" w:hAnsi="David" w:cs="David" w:hint="cs"/>
          <w:sz w:val="24"/>
          <w:szCs w:val="24"/>
          <w:rtl/>
        </w:rPr>
        <w:t>בתקן</w:t>
      </w:r>
      <w:r w:rsidRPr="00237753">
        <w:rPr>
          <w:rFonts w:ascii="David" w:hAnsi="David" w:cs="David"/>
          <w:sz w:val="24"/>
          <w:szCs w:val="24"/>
          <w:rtl/>
        </w:rPr>
        <w:t xml:space="preserve"> </w:t>
      </w:r>
      <w:r w:rsidRPr="00237753">
        <w:rPr>
          <w:rFonts w:ascii="David" w:hAnsi="David" w:cs="David" w:hint="cs"/>
          <w:sz w:val="24"/>
          <w:szCs w:val="24"/>
          <w:rtl/>
        </w:rPr>
        <w:t>הישראלי</w:t>
      </w:r>
      <w:r w:rsidRPr="00237753">
        <w:rPr>
          <w:rFonts w:ascii="David" w:hAnsi="David" w:cs="David"/>
          <w:sz w:val="24"/>
          <w:szCs w:val="24"/>
          <w:rtl/>
        </w:rPr>
        <w:t xml:space="preserve">, </w:t>
      </w:r>
      <w:r w:rsidRPr="00237753">
        <w:rPr>
          <w:rFonts w:ascii="David" w:hAnsi="David" w:cs="David" w:hint="cs"/>
          <w:sz w:val="24"/>
          <w:szCs w:val="24"/>
          <w:rtl/>
        </w:rPr>
        <w:t>ככל</w:t>
      </w:r>
      <w:r w:rsidRPr="00237753">
        <w:rPr>
          <w:rFonts w:ascii="David" w:hAnsi="David" w:cs="David"/>
          <w:sz w:val="24"/>
          <w:szCs w:val="24"/>
          <w:rtl/>
        </w:rPr>
        <w:t xml:space="preserve"> </w:t>
      </w:r>
      <w:r w:rsidRPr="00237753">
        <w:rPr>
          <w:rFonts w:ascii="David" w:hAnsi="David" w:cs="David" w:hint="cs"/>
          <w:sz w:val="24"/>
          <w:szCs w:val="24"/>
          <w:rtl/>
        </w:rPr>
        <w:t>שיש</w:t>
      </w:r>
      <w:r w:rsidRPr="00237753">
        <w:rPr>
          <w:rFonts w:ascii="David" w:hAnsi="David" w:cs="David"/>
          <w:sz w:val="24"/>
          <w:szCs w:val="24"/>
          <w:rtl/>
        </w:rPr>
        <w:t xml:space="preserve"> </w:t>
      </w:r>
      <w:r w:rsidRPr="00237753">
        <w:rPr>
          <w:rFonts w:ascii="David" w:hAnsi="David" w:cs="David" w:hint="cs"/>
          <w:sz w:val="24"/>
          <w:szCs w:val="24"/>
          <w:rtl/>
        </w:rPr>
        <w:t>כזה</w:t>
      </w:r>
      <w:r w:rsidRPr="00237753">
        <w:rPr>
          <w:rFonts w:ascii="David" w:hAnsi="David" w:cs="David"/>
          <w:sz w:val="24"/>
          <w:szCs w:val="24"/>
          <w:rtl/>
        </w:rPr>
        <w:t xml:space="preserve"> </w:t>
      </w:r>
      <w:r w:rsidRPr="00237753">
        <w:rPr>
          <w:rFonts w:ascii="David" w:hAnsi="David" w:cs="David" w:hint="cs"/>
          <w:sz w:val="24"/>
          <w:szCs w:val="24"/>
          <w:rtl/>
        </w:rPr>
        <w:t>עפ</w:t>
      </w:r>
      <w:r w:rsidRPr="00237753">
        <w:rPr>
          <w:rFonts w:ascii="David" w:hAnsi="David" w:cs="David"/>
          <w:sz w:val="24"/>
          <w:szCs w:val="24"/>
          <w:rtl/>
        </w:rPr>
        <w:t>"</w:t>
      </w:r>
      <w:r w:rsidRPr="00237753">
        <w:rPr>
          <w:rFonts w:ascii="David" w:hAnsi="David" w:cs="David" w:hint="cs"/>
          <w:sz w:val="24"/>
          <w:szCs w:val="24"/>
          <w:rtl/>
        </w:rPr>
        <w:t>י</w:t>
      </w:r>
      <w:r w:rsidRPr="00237753">
        <w:rPr>
          <w:rFonts w:ascii="David" w:hAnsi="David" w:cs="David"/>
          <w:sz w:val="24"/>
          <w:szCs w:val="24"/>
          <w:rtl/>
        </w:rPr>
        <w:t xml:space="preserve"> </w:t>
      </w:r>
      <w:r w:rsidRPr="00237753">
        <w:rPr>
          <w:rFonts w:ascii="David" w:hAnsi="David" w:cs="David" w:hint="cs"/>
          <w:sz w:val="24"/>
          <w:szCs w:val="24"/>
          <w:rtl/>
        </w:rPr>
        <w:t>מכון</w:t>
      </w:r>
      <w:r w:rsidRPr="00237753">
        <w:rPr>
          <w:rFonts w:ascii="David" w:hAnsi="David" w:cs="David"/>
          <w:sz w:val="24"/>
          <w:szCs w:val="24"/>
          <w:rtl/>
        </w:rPr>
        <w:t xml:space="preserve"> </w:t>
      </w:r>
      <w:r w:rsidRPr="00237753">
        <w:rPr>
          <w:rFonts w:ascii="David" w:hAnsi="David" w:cs="David" w:hint="cs"/>
          <w:sz w:val="24"/>
          <w:szCs w:val="24"/>
          <w:rtl/>
        </w:rPr>
        <w:t>התקנים</w:t>
      </w:r>
      <w:r w:rsidRPr="00237753">
        <w:rPr>
          <w:rFonts w:ascii="David" w:hAnsi="David" w:cs="David"/>
          <w:sz w:val="24"/>
          <w:szCs w:val="24"/>
          <w:rtl/>
        </w:rPr>
        <w:t xml:space="preserve"> </w:t>
      </w:r>
      <w:r w:rsidRPr="00237753">
        <w:rPr>
          <w:rFonts w:ascii="David" w:hAnsi="David" w:cs="David" w:hint="cs"/>
          <w:sz w:val="24"/>
          <w:szCs w:val="24"/>
          <w:rtl/>
        </w:rPr>
        <w:t>אשר</w:t>
      </w:r>
      <w:r w:rsidRPr="00237753">
        <w:rPr>
          <w:rFonts w:ascii="David" w:hAnsi="David" w:cs="David"/>
          <w:sz w:val="24"/>
          <w:szCs w:val="24"/>
          <w:rtl/>
        </w:rPr>
        <w:t xml:space="preserve"> </w:t>
      </w:r>
      <w:r w:rsidRPr="00237753">
        <w:rPr>
          <w:rFonts w:ascii="David" w:hAnsi="David" w:cs="David" w:hint="cs"/>
          <w:sz w:val="24"/>
          <w:szCs w:val="24"/>
          <w:rtl/>
        </w:rPr>
        <w:t>אינם</w:t>
      </w:r>
      <w:r w:rsidRPr="00237753">
        <w:rPr>
          <w:rFonts w:ascii="David" w:hAnsi="David" w:cs="David"/>
          <w:sz w:val="24"/>
          <w:szCs w:val="24"/>
          <w:rtl/>
        </w:rPr>
        <w:t xml:space="preserve"> </w:t>
      </w:r>
      <w:r w:rsidRPr="00237753">
        <w:rPr>
          <w:rFonts w:ascii="David" w:hAnsi="David" w:cs="David" w:hint="cs"/>
          <w:sz w:val="24"/>
          <w:szCs w:val="24"/>
          <w:rtl/>
        </w:rPr>
        <w:t>נופלים</w:t>
      </w:r>
      <w:r w:rsidRPr="00237753">
        <w:rPr>
          <w:rFonts w:ascii="David" w:hAnsi="David" w:cs="David"/>
          <w:sz w:val="24"/>
          <w:szCs w:val="24"/>
          <w:rtl/>
        </w:rPr>
        <w:t xml:space="preserve"> </w:t>
      </w:r>
      <w:r w:rsidRPr="00237753">
        <w:rPr>
          <w:rFonts w:ascii="David" w:hAnsi="David" w:cs="David" w:hint="cs"/>
          <w:sz w:val="24"/>
          <w:szCs w:val="24"/>
          <w:rtl/>
        </w:rPr>
        <w:t>ברמתם</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בתכונות</w:t>
      </w:r>
      <w:r w:rsidRPr="00237753">
        <w:rPr>
          <w:rFonts w:ascii="David" w:hAnsi="David" w:cs="David"/>
          <w:sz w:val="24"/>
          <w:szCs w:val="24"/>
          <w:rtl/>
        </w:rPr>
        <w:t xml:space="preserve"> </w:t>
      </w:r>
      <w:r w:rsidRPr="00237753">
        <w:rPr>
          <w:rFonts w:ascii="David" w:hAnsi="David" w:cs="David" w:hint="cs"/>
          <w:sz w:val="24"/>
          <w:szCs w:val="24"/>
          <w:rtl/>
        </w:rPr>
        <w:t>הטכניות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מבחינה</w:t>
      </w:r>
      <w:r w:rsidRPr="00237753">
        <w:rPr>
          <w:rFonts w:ascii="David" w:hAnsi="David" w:cs="David"/>
          <w:sz w:val="24"/>
          <w:szCs w:val="24"/>
          <w:rtl/>
        </w:rPr>
        <w:t xml:space="preserve"> </w:t>
      </w:r>
      <w:r w:rsidRPr="00237753">
        <w:rPr>
          <w:rFonts w:ascii="David" w:hAnsi="David" w:cs="David" w:hint="cs"/>
          <w:sz w:val="24"/>
          <w:szCs w:val="24"/>
          <w:rtl/>
        </w:rPr>
        <w:t>תפקודית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קיים</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בלאי</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עמידות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אפשרויות</w:t>
      </w:r>
      <w:r w:rsidRPr="00237753">
        <w:rPr>
          <w:rFonts w:ascii="David" w:hAnsi="David" w:cs="David"/>
          <w:sz w:val="24"/>
          <w:szCs w:val="24"/>
          <w:rtl/>
        </w:rPr>
        <w:t xml:space="preserve"> </w:t>
      </w:r>
      <w:r w:rsidRPr="00237753">
        <w:rPr>
          <w:rFonts w:ascii="David" w:hAnsi="David" w:cs="David" w:hint="cs"/>
          <w:sz w:val="24"/>
          <w:szCs w:val="24"/>
          <w:rtl/>
        </w:rPr>
        <w:t>ועלויות</w:t>
      </w:r>
      <w:r w:rsidRPr="00237753">
        <w:rPr>
          <w:rFonts w:ascii="David" w:hAnsi="David" w:cs="David"/>
          <w:sz w:val="24"/>
          <w:szCs w:val="24"/>
          <w:rtl/>
        </w:rPr>
        <w:t xml:space="preserve"> </w:t>
      </w:r>
      <w:r w:rsidRPr="00237753">
        <w:rPr>
          <w:rFonts w:ascii="David" w:hAnsi="David" w:cs="David" w:hint="cs"/>
          <w:sz w:val="24"/>
          <w:szCs w:val="24"/>
          <w:rtl/>
        </w:rPr>
        <w:t>אחזקה</w:t>
      </w:r>
      <w:r w:rsidRPr="00237753">
        <w:rPr>
          <w:rFonts w:ascii="David" w:hAnsi="David" w:cs="David"/>
          <w:sz w:val="24"/>
          <w:szCs w:val="24"/>
          <w:rtl/>
        </w:rPr>
        <w:t xml:space="preserve"> </w:t>
      </w:r>
      <w:r w:rsidRPr="00237753">
        <w:rPr>
          <w:rFonts w:ascii="David" w:hAnsi="David" w:cs="David" w:hint="cs"/>
          <w:sz w:val="24"/>
          <w:szCs w:val="24"/>
          <w:rtl/>
        </w:rPr>
        <w:t>מאלה</w:t>
      </w:r>
      <w:r w:rsidRPr="00237753">
        <w:rPr>
          <w:rFonts w:ascii="David" w:hAnsi="David" w:cs="David"/>
          <w:sz w:val="24"/>
          <w:szCs w:val="24"/>
          <w:rtl/>
        </w:rPr>
        <w:t xml:space="preserve"> </w:t>
      </w:r>
      <w:r w:rsidRPr="00237753">
        <w:rPr>
          <w:rFonts w:ascii="David" w:hAnsi="David" w:cs="David" w:hint="cs"/>
          <w:sz w:val="24"/>
          <w:szCs w:val="24"/>
          <w:rtl/>
        </w:rPr>
        <w:t>הנזכרים</w:t>
      </w:r>
      <w:r w:rsidRPr="00237753">
        <w:rPr>
          <w:rFonts w:ascii="David" w:hAnsi="David" w:cs="David"/>
          <w:sz w:val="24"/>
          <w:szCs w:val="24"/>
          <w:rtl/>
        </w:rPr>
        <w:t xml:space="preserve"> </w:t>
      </w:r>
      <w:r w:rsidRPr="00237753">
        <w:rPr>
          <w:rFonts w:ascii="David" w:hAnsi="David" w:cs="David" w:hint="cs"/>
          <w:sz w:val="24"/>
          <w:szCs w:val="24"/>
          <w:rtl/>
        </w:rPr>
        <w:t>במקור</w:t>
      </w:r>
      <w:r w:rsidRPr="00237753">
        <w:rPr>
          <w:rFonts w:ascii="David" w:hAnsi="David" w:cs="David"/>
          <w:sz w:val="24"/>
          <w:szCs w:val="24"/>
          <w:rtl/>
        </w:rPr>
        <w:t xml:space="preserve">, </w:t>
      </w:r>
      <w:r w:rsidRPr="00237753">
        <w:rPr>
          <w:rFonts w:ascii="David" w:hAnsi="David" w:cs="David" w:hint="cs"/>
          <w:sz w:val="24"/>
          <w:szCs w:val="24"/>
          <w:rtl/>
        </w:rPr>
        <w:t>לפי</w:t>
      </w:r>
      <w:r w:rsidRPr="00237753">
        <w:rPr>
          <w:rFonts w:ascii="David" w:hAnsi="David" w:cs="David"/>
          <w:sz w:val="24"/>
          <w:szCs w:val="24"/>
          <w:rtl/>
        </w:rPr>
        <w:t xml:space="preserve"> </w:t>
      </w:r>
      <w:r w:rsidRPr="00237753">
        <w:rPr>
          <w:rFonts w:ascii="David" w:hAnsi="David" w:cs="David" w:hint="cs"/>
          <w:sz w:val="24"/>
          <w:szCs w:val="24"/>
          <w:rtl/>
        </w:rPr>
        <w:t>קביעתו</w:t>
      </w:r>
      <w:r w:rsidRPr="00237753">
        <w:rPr>
          <w:rFonts w:ascii="David" w:hAnsi="David" w:cs="David"/>
          <w:sz w:val="24"/>
          <w:szCs w:val="24"/>
          <w:rtl/>
        </w:rPr>
        <w:t xml:space="preserve"> </w:t>
      </w:r>
      <w:r w:rsidRPr="00237753">
        <w:rPr>
          <w:rFonts w:ascii="David" w:hAnsi="David" w:cs="David" w:hint="cs"/>
          <w:sz w:val="24"/>
          <w:szCs w:val="24"/>
          <w:rtl/>
        </w:rPr>
        <w:t>הבלעדית</w:t>
      </w:r>
      <w:r w:rsidRPr="00237753">
        <w:rPr>
          <w:rFonts w:ascii="David" w:hAnsi="David" w:cs="David"/>
          <w:sz w:val="24"/>
          <w:szCs w:val="24"/>
          <w:rtl/>
        </w:rPr>
        <w:t xml:space="preserve"> </w:t>
      </w:r>
      <w:r w:rsidRPr="00237753">
        <w:rPr>
          <w:rFonts w:ascii="David" w:hAnsi="David" w:cs="David" w:hint="cs"/>
          <w:sz w:val="24"/>
          <w:szCs w:val="24"/>
          <w:rtl/>
        </w:rPr>
        <w:t>של</w:t>
      </w:r>
      <w:r w:rsidRPr="00237753">
        <w:rPr>
          <w:rFonts w:ascii="David" w:hAnsi="David" w:cs="David"/>
          <w:sz w:val="24"/>
          <w:szCs w:val="24"/>
          <w:rtl/>
        </w:rPr>
        <w:t xml:space="preserve"> </w:t>
      </w:r>
      <w:r w:rsidRPr="00237753">
        <w:rPr>
          <w:rFonts w:ascii="David" w:hAnsi="David" w:cs="David" w:hint="cs"/>
          <w:sz w:val="24"/>
          <w:szCs w:val="24"/>
          <w:rtl/>
        </w:rPr>
        <w:t>המפקח</w:t>
      </w:r>
      <w:r w:rsidRPr="00237753">
        <w:rPr>
          <w:rFonts w:ascii="David" w:hAnsi="David" w:cs="David"/>
          <w:sz w:val="24"/>
          <w:szCs w:val="24"/>
          <w:rtl/>
        </w:rPr>
        <w:t xml:space="preserve"> </w:t>
      </w:r>
      <w:r w:rsidRPr="00237753">
        <w:rPr>
          <w:rFonts w:ascii="David" w:hAnsi="David" w:cs="David" w:hint="cs"/>
          <w:sz w:val="24"/>
          <w:szCs w:val="24"/>
          <w:rtl/>
        </w:rPr>
        <w:t>ונציג</w:t>
      </w:r>
      <w:r w:rsidRPr="00237753">
        <w:rPr>
          <w:rFonts w:ascii="David" w:hAnsi="David" w:cs="David"/>
          <w:sz w:val="24"/>
          <w:szCs w:val="24"/>
          <w:rtl/>
        </w:rPr>
        <w:t xml:space="preserve"> </w:t>
      </w:r>
      <w:r w:rsidRPr="00237753">
        <w:rPr>
          <w:rFonts w:ascii="David" w:hAnsi="David" w:cs="David" w:hint="cs"/>
          <w:sz w:val="24"/>
          <w:szCs w:val="24"/>
          <w:rtl/>
        </w:rPr>
        <w:t>המזמין</w:t>
      </w:r>
      <w:r w:rsidRPr="00237753">
        <w:rPr>
          <w:rFonts w:ascii="David" w:hAnsi="David" w:cs="David"/>
          <w:sz w:val="24"/>
          <w:szCs w:val="24"/>
          <w:rtl/>
        </w:rPr>
        <w:t>.</w:t>
      </w:r>
    </w:p>
    <w:p w14:paraId="18338469" w14:textId="77777777" w:rsidR="00EF4F1C" w:rsidRPr="00237753" w:rsidRDefault="00EF4F1C" w:rsidP="00237753">
      <w:pPr>
        <w:spacing w:after="0" w:afterAutospacing="0" w:line="240" w:lineRule="auto"/>
        <w:ind w:left="1082" w:hanging="1082"/>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טופס</w:t>
      </w:r>
      <w:r w:rsidRPr="00EF4F1C">
        <w:rPr>
          <w:rFonts w:ascii="David" w:hAnsi="David" w:cs="David"/>
          <w:b/>
          <w:bCs/>
          <w:sz w:val="24"/>
          <w:szCs w:val="24"/>
          <w:rtl/>
        </w:rPr>
        <w:t xml:space="preserve"> 4"</w:t>
      </w:r>
      <w:r w:rsidRPr="00EF4F1C">
        <w:rPr>
          <w:rFonts w:ascii="David" w:hAnsi="David" w:cs="David"/>
          <w:b/>
          <w:bCs/>
          <w:sz w:val="24"/>
          <w:szCs w:val="24"/>
          <w:rtl/>
        </w:rPr>
        <w:tab/>
      </w:r>
      <w:r w:rsidRPr="00237753">
        <w:rPr>
          <w:rFonts w:ascii="David" w:hAnsi="David" w:cs="David" w:hint="cs"/>
          <w:sz w:val="24"/>
          <w:szCs w:val="24"/>
          <w:rtl/>
        </w:rPr>
        <w:t>טופס</w:t>
      </w:r>
      <w:r w:rsidRPr="00237753">
        <w:rPr>
          <w:rFonts w:ascii="David" w:hAnsi="David" w:cs="David"/>
          <w:sz w:val="24"/>
          <w:szCs w:val="24"/>
          <w:rtl/>
        </w:rPr>
        <w:t xml:space="preserve"> 4 </w:t>
      </w:r>
      <w:r w:rsidRPr="00237753">
        <w:rPr>
          <w:rFonts w:ascii="David" w:hAnsi="David" w:cs="David" w:hint="cs"/>
          <w:sz w:val="24"/>
          <w:szCs w:val="24"/>
          <w:rtl/>
        </w:rPr>
        <w:t>לפי</w:t>
      </w:r>
      <w:r w:rsidRPr="00237753">
        <w:rPr>
          <w:rFonts w:ascii="David" w:hAnsi="David" w:cs="David"/>
          <w:sz w:val="24"/>
          <w:szCs w:val="24"/>
          <w:rtl/>
        </w:rPr>
        <w:t xml:space="preserve"> </w:t>
      </w:r>
      <w:r w:rsidRPr="00237753">
        <w:rPr>
          <w:rFonts w:ascii="David" w:hAnsi="David" w:cs="David" w:hint="cs"/>
          <w:sz w:val="24"/>
          <w:szCs w:val="24"/>
          <w:rtl/>
        </w:rPr>
        <w:t>תקנה</w:t>
      </w:r>
      <w:r w:rsidRPr="00237753">
        <w:rPr>
          <w:rFonts w:ascii="David" w:hAnsi="David" w:cs="David"/>
          <w:sz w:val="24"/>
          <w:szCs w:val="24"/>
          <w:rtl/>
        </w:rPr>
        <w:t xml:space="preserve"> 5 </w:t>
      </w:r>
      <w:r w:rsidRPr="00237753">
        <w:rPr>
          <w:rFonts w:ascii="David" w:hAnsi="David" w:cs="David" w:hint="cs"/>
          <w:sz w:val="24"/>
          <w:szCs w:val="24"/>
          <w:rtl/>
        </w:rPr>
        <w:t>לתקנות</w:t>
      </w:r>
      <w:r w:rsidRPr="00237753">
        <w:rPr>
          <w:rFonts w:ascii="David" w:hAnsi="David" w:cs="David"/>
          <w:sz w:val="24"/>
          <w:szCs w:val="24"/>
          <w:rtl/>
        </w:rPr>
        <w:t xml:space="preserve"> </w:t>
      </w:r>
      <w:r w:rsidRPr="00237753">
        <w:rPr>
          <w:rFonts w:ascii="David" w:hAnsi="David" w:cs="David" w:hint="cs"/>
          <w:sz w:val="24"/>
          <w:szCs w:val="24"/>
          <w:rtl/>
        </w:rPr>
        <w:t>התכנון</w:t>
      </w:r>
      <w:r w:rsidRPr="00237753">
        <w:rPr>
          <w:rFonts w:ascii="David" w:hAnsi="David" w:cs="David"/>
          <w:sz w:val="24"/>
          <w:szCs w:val="24"/>
          <w:rtl/>
        </w:rPr>
        <w:t xml:space="preserve"> </w:t>
      </w:r>
      <w:r w:rsidRPr="00237753">
        <w:rPr>
          <w:rFonts w:ascii="David" w:hAnsi="David" w:cs="David" w:hint="cs"/>
          <w:sz w:val="24"/>
          <w:szCs w:val="24"/>
          <w:rtl/>
        </w:rPr>
        <w:t>והבניה</w:t>
      </w:r>
      <w:r w:rsidRPr="00237753">
        <w:rPr>
          <w:rFonts w:ascii="David" w:hAnsi="David" w:cs="David"/>
          <w:sz w:val="24"/>
          <w:szCs w:val="24"/>
          <w:rtl/>
        </w:rPr>
        <w:t xml:space="preserve"> (</w:t>
      </w:r>
      <w:r w:rsidRPr="00237753">
        <w:rPr>
          <w:rFonts w:ascii="David" w:hAnsi="David" w:cs="David" w:hint="cs"/>
          <w:sz w:val="24"/>
          <w:szCs w:val="24"/>
          <w:rtl/>
        </w:rPr>
        <w:t>אישורים</w:t>
      </w:r>
      <w:r w:rsidRPr="00237753">
        <w:rPr>
          <w:rFonts w:ascii="David" w:hAnsi="David" w:cs="David"/>
          <w:sz w:val="24"/>
          <w:szCs w:val="24"/>
          <w:rtl/>
        </w:rPr>
        <w:t xml:space="preserve"> </w:t>
      </w:r>
      <w:r w:rsidRPr="00237753">
        <w:rPr>
          <w:rFonts w:ascii="David" w:hAnsi="David" w:cs="David" w:hint="cs"/>
          <w:sz w:val="24"/>
          <w:szCs w:val="24"/>
          <w:rtl/>
        </w:rPr>
        <w:t>למתן</w:t>
      </w:r>
      <w:r w:rsidRPr="00237753">
        <w:rPr>
          <w:rFonts w:ascii="David" w:hAnsi="David" w:cs="David"/>
          <w:sz w:val="24"/>
          <w:szCs w:val="24"/>
          <w:rtl/>
        </w:rPr>
        <w:t xml:space="preserve"> </w:t>
      </w:r>
      <w:r w:rsidRPr="00237753">
        <w:rPr>
          <w:rFonts w:ascii="David" w:hAnsi="David" w:cs="David" w:hint="cs"/>
          <w:sz w:val="24"/>
          <w:szCs w:val="24"/>
          <w:rtl/>
        </w:rPr>
        <w:t>שירותי</w:t>
      </w:r>
      <w:r w:rsidRPr="00237753">
        <w:rPr>
          <w:rFonts w:ascii="David" w:hAnsi="David" w:cs="David"/>
          <w:sz w:val="24"/>
          <w:szCs w:val="24"/>
          <w:rtl/>
        </w:rPr>
        <w:t xml:space="preserve"> </w:t>
      </w:r>
      <w:r w:rsidRPr="00237753">
        <w:rPr>
          <w:rFonts w:ascii="David" w:hAnsi="David" w:cs="David" w:hint="cs"/>
          <w:sz w:val="24"/>
          <w:szCs w:val="24"/>
          <w:rtl/>
        </w:rPr>
        <w:t>חשמל</w:t>
      </w:r>
      <w:r w:rsidRPr="00237753">
        <w:rPr>
          <w:rFonts w:ascii="David" w:hAnsi="David" w:cs="David"/>
          <w:sz w:val="24"/>
          <w:szCs w:val="24"/>
          <w:rtl/>
        </w:rPr>
        <w:t xml:space="preserve">, </w:t>
      </w:r>
      <w:r w:rsidRPr="00237753">
        <w:rPr>
          <w:rFonts w:ascii="David" w:hAnsi="David" w:cs="David" w:hint="cs"/>
          <w:sz w:val="24"/>
          <w:szCs w:val="24"/>
          <w:rtl/>
        </w:rPr>
        <w:t>מים</w:t>
      </w:r>
      <w:r w:rsidRPr="00237753">
        <w:rPr>
          <w:rFonts w:ascii="David" w:hAnsi="David" w:cs="David"/>
          <w:sz w:val="24"/>
          <w:szCs w:val="24"/>
          <w:rtl/>
        </w:rPr>
        <w:t xml:space="preserve"> </w:t>
      </w:r>
      <w:r w:rsidRPr="00237753">
        <w:rPr>
          <w:rFonts w:ascii="David" w:hAnsi="David" w:cs="David" w:hint="cs"/>
          <w:sz w:val="24"/>
          <w:szCs w:val="24"/>
          <w:rtl/>
        </w:rPr>
        <w:t>וטלפון</w:t>
      </w:r>
      <w:r w:rsidRPr="00237753">
        <w:rPr>
          <w:rFonts w:ascii="David" w:hAnsi="David" w:cs="David"/>
          <w:sz w:val="24"/>
          <w:szCs w:val="24"/>
          <w:rtl/>
        </w:rPr>
        <w:t xml:space="preserve">) </w:t>
      </w:r>
      <w:r w:rsidRPr="00237753">
        <w:rPr>
          <w:rFonts w:ascii="David" w:hAnsi="David" w:cs="David" w:hint="cs"/>
          <w:sz w:val="24"/>
          <w:szCs w:val="24"/>
          <w:rtl/>
        </w:rPr>
        <w:t>תשמ</w:t>
      </w:r>
      <w:r w:rsidRPr="00237753">
        <w:rPr>
          <w:rFonts w:ascii="David" w:hAnsi="David" w:cs="David"/>
          <w:sz w:val="24"/>
          <w:szCs w:val="24"/>
          <w:rtl/>
        </w:rPr>
        <w:t>"</w:t>
      </w:r>
      <w:r w:rsidRPr="00237753">
        <w:rPr>
          <w:rFonts w:ascii="David" w:hAnsi="David" w:cs="David" w:hint="cs"/>
          <w:sz w:val="24"/>
          <w:szCs w:val="24"/>
          <w:rtl/>
        </w:rPr>
        <w:t>א</w:t>
      </w:r>
      <w:r w:rsidRPr="00237753">
        <w:rPr>
          <w:rFonts w:ascii="David" w:hAnsi="David" w:cs="David"/>
          <w:sz w:val="24"/>
          <w:szCs w:val="24"/>
          <w:rtl/>
        </w:rPr>
        <w:t xml:space="preserve">-1981 </w:t>
      </w:r>
      <w:r w:rsidRPr="00237753">
        <w:rPr>
          <w:rFonts w:ascii="David" w:hAnsi="David" w:cs="David" w:hint="cs"/>
          <w:sz w:val="24"/>
          <w:szCs w:val="24"/>
          <w:rtl/>
        </w:rPr>
        <w:t>בנוסח</w:t>
      </w:r>
      <w:r w:rsidRPr="00237753">
        <w:rPr>
          <w:rFonts w:ascii="David" w:hAnsi="David" w:cs="David"/>
          <w:sz w:val="24"/>
          <w:szCs w:val="24"/>
          <w:rtl/>
        </w:rPr>
        <w:t xml:space="preserve"> </w:t>
      </w:r>
      <w:r w:rsidRPr="00237753">
        <w:rPr>
          <w:rFonts w:ascii="David" w:hAnsi="David" w:cs="David" w:hint="cs"/>
          <w:sz w:val="24"/>
          <w:szCs w:val="24"/>
          <w:rtl/>
        </w:rPr>
        <w:t>המקובל</w:t>
      </w:r>
      <w:r w:rsidRPr="00237753">
        <w:rPr>
          <w:rFonts w:ascii="David" w:hAnsi="David" w:cs="David"/>
          <w:sz w:val="24"/>
          <w:szCs w:val="24"/>
          <w:rtl/>
        </w:rPr>
        <w:t xml:space="preserve"> </w:t>
      </w:r>
      <w:r w:rsidRPr="00237753">
        <w:rPr>
          <w:rFonts w:ascii="David" w:hAnsi="David" w:cs="David" w:hint="cs"/>
          <w:sz w:val="24"/>
          <w:szCs w:val="24"/>
          <w:rtl/>
        </w:rPr>
        <w:t>בוועדה</w:t>
      </w:r>
      <w:r w:rsidRPr="00237753">
        <w:rPr>
          <w:rFonts w:ascii="David" w:hAnsi="David" w:cs="David"/>
          <w:sz w:val="24"/>
          <w:szCs w:val="24"/>
          <w:rtl/>
        </w:rPr>
        <w:t xml:space="preserve"> </w:t>
      </w:r>
      <w:r w:rsidRPr="00237753">
        <w:rPr>
          <w:rFonts w:ascii="David" w:hAnsi="David" w:cs="David" w:hint="cs"/>
          <w:sz w:val="24"/>
          <w:szCs w:val="24"/>
          <w:rtl/>
        </w:rPr>
        <w:t>המקומית</w:t>
      </w:r>
      <w:r w:rsidRPr="00237753">
        <w:rPr>
          <w:rFonts w:ascii="David" w:hAnsi="David" w:cs="David"/>
          <w:sz w:val="24"/>
          <w:szCs w:val="24"/>
          <w:rtl/>
        </w:rPr>
        <w:t xml:space="preserve"> </w:t>
      </w:r>
      <w:r w:rsidRPr="00237753">
        <w:rPr>
          <w:rFonts w:ascii="David" w:hAnsi="David" w:cs="David" w:hint="cs"/>
          <w:sz w:val="24"/>
          <w:szCs w:val="24"/>
          <w:rtl/>
        </w:rPr>
        <w:t>הרלוונטית</w:t>
      </w:r>
      <w:r w:rsidRPr="00237753">
        <w:rPr>
          <w:rFonts w:ascii="David" w:hAnsi="David" w:cs="David"/>
          <w:sz w:val="24"/>
          <w:szCs w:val="24"/>
          <w:rtl/>
        </w:rPr>
        <w:t xml:space="preserve">, </w:t>
      </w:r>
      <w:r w:rsidRPr="00237753">
        <w:rPr>
          <w:rFonts w:ascii="David" w:hAnsi="David" w:cs="David" w:hint="cs"/>
          <w:sz w:val="24"/>
          <w:szCs w:val="24"/>
          <w:rtl/>
        </w:rPr>
        <w:t>שלא</w:t>
      </w:r>
      <w:r w:rsidRPr="00237753">
        <w:rPr>
          <w:rFonts w:ascii="David" w:hAnsi="David" w:cs="David"/>
          <w:sz w:val="24"/>
          <w:szCs w:val="24"/>
          <w:rtl/>
        </w:rPr>
        <w:t xml:space="preserve"> </w:t>
      </w:r>
      <w:r w:rsidRPr="00237753">
        <w:rPr>
          <w:rFonts w:ascii="David" w:hAnsi="David" w:cs="David" w:hint="cs"/>
          <w:sz w:val="24"/>
          <w:szCs w:val="24"/>
          <w:rtl/>
        </w:rPr>
        <w:t>נקבעה</w:t>
      </w:r>
      <w:r w:rsidRPr="00237753">
        <w:rPr>
          <w:rFonts w:ascii="David" w:hAnsi="David" w:cs="David"/>
          <w:sz w:val="24"/>
          <w:szCs w:val="24"/>
          <w:rtl/>
        </w:rPr>
        <w:t xml:space="preserve"> </w:t>
      </w:r>
      <w:r w:rsidRPr="00237753">
        <w:rPr>
          <w:rFonts w:ascii="David" w:hAnsi="David" w:cs="David" w:hint="cs"/>
          <w:sz w:val="24"/>
          <w:szCs w:val="24"/>
          <w:rtl/>
        </w:rPr>
        <w:t>בו</w:t>
      </w:r>
      <w:r w:rsidRPr="00237753">
        <w:rPr>
          <w:rFonts w:ascii="David" w:hAnsi="David" w:cs="David"/>
          <w:sz w:val="24"/>
          <w:szCs w:val="24"/>
          <w:rtl/>
        </w:rPr>
        <w:t xml:space="preserve"> </w:t>
      </w:r>
      <w:r w:rsidRPr="00237753">
        <w:rPr>
          <w:rFonts w:ascii="David" w:hAnsi="David" w:cs="David" w:hint="cs"/>
          <w:sz w:val="24"/>
          <w:szCs w:val="24"/>
          <w:rtl/>
        </w:rPr>
        <w:t>מניעה</w:t>
      </w:r>
      <w:r w:rsidRPr="00237753">
        <w:rPr>
          <w:rFonts w:ascii="David" w:hAnsi="David" w:cs="David"/>
          <w:sz w:val="24"/>
          <w:szCs w:val="24"/>
          <w:rtl/>
        </w:rPr>
        <w:t xml:space="preserve"> </w:t>
      </w:r>
      <w:r w:rsidRPr="00237753">
        <w:rPr>
          <w:rFonts w:ascii="David" w:hAnsi="David" w:cs="David" w:hint="cs"/>
          <w:sz w:val="24"/>
          <w:szCs w:val="24"/>
          <w:rtl/>
        </w:rPr>
        <w:t>לאכלוס</w:t>
      </w:r>
      <w:r w:rsidRPr="00237753">
        <w:rPr>
          <w:rFonts w:ascii="David" w:hAnsi="David" w:cs="David"/>
          <w:sz w:val="24"/>
          <w:szCs w:val="24"/>
          <w:rtl/>
        </w:rPr>
        <w:t>.</w:t>
      </w:r>
    </w:p>
    <w:p w14:paraId="330A4EBA"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lastRenderedPageBreak/>
        <w:t>"</w:t>
      </w:r>
      <w:r w:rsidRPr="00EF4F1C">
        <w:rPr>
          <w:rFonts w:ascii="David" w:hAnsi="David" w:cs="David" w:hint="cs"/>
          <w:b/>
          <w:bCs/>
          <w:sz w:val="24"/>
          <w:szCs w:val="24"/>
          <w:rtl/>
        </w:rPr>
        <w:t>תעודת</w:t>
      </w:r>
      <w:r w:rsidRPr="00EF4F1C">
        <w:rPr>
          <w:rFonts w:ascii="David" w:hAnsi="David" w:cs="David"/>
          <w:b/>
          <w:bCs/>
          <w:sz w:val="24"/>
          <w:szCs w:val="24"/>
          <w:rtl/>
        </w:rPr>
        <w:t xml:space="preserve"> </w:t>
      </w:r>
      <w:r w:rsidRPr="00EF4F1C">
        <w:rPr>
          <w:rFonts w:ascii="David" w:hAnsi="David" w:cs="David" w:hint="cs"/>
          <w:b/>
          <w:bCs/>
          <w:sz w:val="24"/>
          <w:szCs w:val="24"/>
          <w:rtl/>
        </w:rPr>
        <w:t>גמר</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טופס</w:t>
      </w:r>
      <w:r w:rsidRPr="007B3F7E">
        <w:rPr>
          <w:rFonts w:ascii="David" w:hAnsi="David" w:cs="David"/>
          <w:sz w:val="24"/>
          <w:szCs w:val="24"/>
          <w:rtl/>
        </w:rPr>
        <w:t xml:space="preserve"> 5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תקנה</w:t>
      </w:r>
      <w:r w:rsidRPr="007B3F7E">
        <w:rPr>
          <w:rFonts w:ascii="David" w:hAnsi="David" w:cs="David"/>
          <w:sz w:val="24"/>
          <w:szCs w:val="24"/>
          <w:rtl/>
        </w:rPr>
        <w:t xml:space="preserve"> 21(</w:t>
      </w:r>
      <w:r w:rsidRPr="007B3F7E">
        <w:rPr>
          <w:rFonts w:ascii="David" w:hAnsi="David" w:cs="David" w:hint="cs"/>
          <w:sz w:val="24"/>
          <w:szCs w:val="24"/>
          <w:rtl/>
        </w:rPr>
        <w:t>ד</w:t>
      </w:r>
      <w:r w:rsidRPr="007B3F7E">
        <w:rPr>
          <w:rFonts w:ascii="David" w:hAnsi="David" w:cs="David"/>
          <w:sz w:val="24"/>
          <w:szCs w:val="24"/>
          <w:rtl/>
        </w:rPr>
        <w:t xml:space="preserve">) </w:t>
      </w:r>
      <w:r w:rsidRPr="007B3F7E">
        <w:rPr>
          <w:rFonts w:ascii="David" w:hAnsi="David" w:cs="David" w:hint="cs"/>
          <w:sz w:val="24"/>
          <w:szCs w:val="24"/>
          <w:rtl/>
        </w:rPr>
        <w:t>לתקנות</w:t>
      </w:r>
      <w:r w:rsidRPr="007B3F7E">
        <w:rPr>
          <w:rFonts w:ascii="David" w:hAnsi="David" w:cs="David"/>
          <w:sz w:val="24"/>
          <w:szCs w:val="24"/>
          <w:rtl/>
        </w:rPr>
        <w:t xml:space="preserve"> </w:t>
      </w:r>
      <w:r w:rsidRPr="007B3F7E">
        <w:rPr>
          <w:rFonts w:ascii="David" w:hAnsi="David" w:cs="David" w:hint="cs"/>
          <w:sz w:val="24"/>
          <w:szCs w:val="24"/>
          <w:rtl/>
        </w:rPr>
        <w:t>התכנון</w:t>
      </w:r>
      <w:r w:rsidRPr="007B3F7E">
        <w:rPr>
          <w:rFonts w:ascii="David" w:hAnsi="David" w:cs="David"/>
          <w:sz w:val="24"/>
          <w:szCs w:val="24"/>
          <w:rtl/>
        </w:rPr>
        <w:t xml:space="preserve"> </w:t>
      </w:r>
      <w:r w:rsidRPr="007B3F7E">
        <w:rPr>
          <w:rFonts w:ascii="David" w:hAnsi="David" w:cs="David" w:hint="cs"/>
          <w:sz w:val="24"/>
          <w:szCs w:val="24"/>
          <w:rtl/>
        </w:rPr>
        <w:t>והבניה</w:t>
      </w:r>
      <w:r w:rsidRPr="007B3F7E">
        <w:rPr>
          <w:rFonts w:ascii="David" w:hAnsi="David" w:cs="David"/>
          <w:sz w:val="24"/>
          <w:szCs w:val="24"/>
          <w:rtl/>
        </w:rPr>
        <w:t xml:space="preserve"> (</w:t>
      </w:r>
      <w:r w:rsidRPr="007B3F7E">
        <w:rPr>
          <w:rFonts w:ascii="David" w:hAnsi="David" w:cs="David" w:hint="cs"/>
          <w:sz w:val="24"/>
          <w:szCs w:val="24"/>
          <w:rtl/>
        </w:rPr>
        <w:t>בקשה</w:t>
      </w:r>
      <w:r w:rsidRPr="007B3F7E">
        <w:rPr>
          <w:rFonts w:ascii="David" w:hAnsi="David" w:cs="David"/>
          <w:sz w:val="24"/>
          <w:szCs w:val="24"/>
          <w:rtl/>
        </w:rPr>
        <w:t xml:space="preserve"> </w:t>
      </w:r>
      <w:r w:rsidRPr="007B3F7E">
        <w:rPr>
          <w:rFonts w:ascii="David" w:hAnsi="David" w:cs="David" w:hint="cs"/>
          <w:sz w:val="24"/>
          <w:szCs w:val="24"/>
          <w:rtl/>
        </w:rPr>
        <w:t>להיתר</w:t>
      </w:r>
      <w:r w:rsidRPr="007B3F7E">
        <w:rPr>
          <w:rFonts w:ascii="David" w:hAnsi="David" w:cs="David"/>
          <w:sz w:val="24"/>
          <w:szCs w:val="24"/>
          <w:rtl/>
        </w:rPr>
        <w:t xml:space="preserve">, </w:t>
      </w:r>
      <w:r w:rsidRPr="007B3F7E">
        <w:rPr>
          <w:rFonts w:ascii="David" w:hAnsi="David" w:cs="David" w:hint="cs"/>
          <w:sz w:val="24"/>
          <w:szCs w:val="24"/>
          <w:rtl/>
        </w:rPr>
        <w:t>תנאים</w:t>
      </w:r>
      <w:r w:rsidRPr="007B3F7E">
        <w:rPr>
          <w:rFonts w:ascii="David" w:hAnsi="David" w:cs="David"/>
          <w:sz w:val="24"/>
          <w:szCs w:val="24"/>
          <w:rtl/>
        </w:rPr>
        <w:t xml:space="preserve"> </w:t>
      </w:r>
      <w:r w:rsidRPr="007B3F7E">
        <w:rPr>
          <w:rFonts w:ascii="David" w:hAnsi="David" w:cs="David" w:hint="cs"/>
          <w:sz w:val="24"/>
          <w:szCs w:val="24"/>
          <w:rtl/>
        </w:rPr>
        <w:t>ואגרות</w:t>
      </w:r>
      <w:r w:rsidRPr="007B3F7E">
        <w:rPr>
          <w:rFonts w:ascii="David" w:hAnsi="David" w:cs="David"/>
          <w:sz w:val="24"/>
          <w:szCs w:val="24"/>
          <w:rtl/>
        </w:rPr>
        <w:t xml:space="preserve">) </w:t>
      </w:r>
      <w:r w:rsidRPr="007B3F7E">
        <w:rPr>
          <w:rFonts w:ascii="David" w:hAnsi="David" w:cs="David" w:hint="cs"/>
          <w:sz w:val="24"/>
          <w:szCs w:val="24"/>
          <w:rtl/>
        </w:rPr>
        <w:t>תש</w:t>
      </w:r>
      <w:r w:rsidRPr="007B3F7E">
        <w:rPr>
          <w:rFonts w:ascii="David" w:hAnsi="David" w:cs="David"/>
          <w:sz w:val="24"/>
          <w:szCs w:val="24"/>
          <w:rtl/>
        </w:rPr>
        <w:t>"</w:t>
      </w:r>
      <w:r w:rsidRPr="007B3F7E">
        <w:rPr>
          <w:rFonts w:ascii="David" w:hAnsi="David" w:cs="David" w:hint="cs"/>
          <w:sz w:val="24"/>
          <w:szCs w:val="24"/>
          <w:rtl/>
        </w:rPr>
        <w:t>ל</w:t>
      </w:r>
      <w:r w:rsidRPr="007B3F7E">
        <w:rPr>
          <w:rFonts w:ascii="David" w:hAnsi="David" w:cs="David"/>
          <w:sz w:val="24"/>
          <w:szCs w:val="24"/>
          <w:rtl/>
        </w:rPr>
        <w:t>- 1970.</w:t>
      </w:r>
    </w:p>
    <w:p w14:paraId="62C09B32"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אמצעים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הציוד</w:t>
      </w:r>
      <w:r w:rsidRPr="007B3F7E">
        <w:rPr>
          <w:rFonts w:ascii="David" w:hAnsi="David" w:cs="David"/>
          <w:sz w:val="24"/>
          <w:szCs w:val="24"/>
          <w:rtl/>
        </w:rPr>
        <w:t xml:space="preserve">, </w:t>
      </w:r>
      <w:r w:rsidRPr="007B3F7E">
        <w:rPr>
          <w:rFonts w:ascii="David" w:hAnsi="David" w:cs="David" w:hint="cs"/>
          <w:sz w:val="24"/>
          <w:szCs w:val="24"/>
          <w:rtl/>
        </w:rPr>
        <w:t>הכלים</w:t>
      </w:r>
      <w:r w:rsidRPr="007B3F7E">
        <w:rPr>
          <w:rFonts w:ascii="David" w:hAnsi="David" w:cs="David"/>
          <w:sz w:val="24"/>
          <w:szCs w:val="24"/>
          <w:rtl/>
        </w:rPr>
        <w:t xml:space="preserve">, </w:t>
      </w:r>
      <w:r w:rsidRPr="007B3F7E">
        <w:rPr>
          <w:rFonts w:ascii="David" w:hAnsi="David" w:cs="David" w:hint="cs"/>
          <w:sz w:val="24"/>
          <w:szCs w:val="24"/>
          <w:rtl/>
        </w:rPr>
        <w:t>הפיגומים</w:t>
      </w:r>
      <w:r w:rsidRPr="007B3F7E">
        <w:rPr>
          <w:rFonts w:ascii="David" w:hAnsi="David" w:cs="David"/>
          <w:sz w:val="24"/>
          <w:szCs w:val="24"/>
          <w:rtl/>
        </w:rPr>
        <w:t xml:space="preserve">, </w:t>
      </w:r>
      <w:r w:rsidRPr="007B3F7E">
        <w:rPr>
          <w:rFonts w:ascii="David" w:hAnsi="David" w:cs="David" w:hint="cs"/>
          <w:sz w:val="24"/>
          <w:szCs w:val="24"/>
          <w:rtl/>
        </w:rPr>
        <w:t>המתקנים</w:t>
      </w:r>
      <w:r w:rsidRPr="007B3F7E">
        <w:rPr>
          <w:rFonts w:ascii="David" w:hAnsi="David" w:cs="David"/>
          <w:sz w:val="24"/>
          <w:szCs w:val="24"/>
          <w:rtl/>
        </w:rPr>
        <w:t xml:space="preserve"> </w:t>
      </w:r>
      <w:r w:rsidRPr="007B3F7E">
        <w:rPr>
          <w:rFonts w:ascii="David" w:hAnsi="David" w:cs="David" w:hint="cs"/>
          <w:sz w:val="24"/>
          <w:szCs w:val="24"/>
          <w:rtl/>
        </w:rPr>
        <w:t>וכל</w:t>
      </w:r>
      <w:r w:rsidRPr="007B3F7E">
        <w:rPr>
          <w:rFonts w:ascii="David" w:hAnsi="David" w:cs="David"/>
          <w:sz w:val="24"/>
          <w:szCs w:val="24"/>
          <w:rtl/>
        </w:rPr>
        <w:t xml:space="preserve"> </w:t>
      </w:r>
      <w:r w:rsidRPr="007B3F7E">
        <w:rPr>
          <w:rFonts w:ascii="David" w:hAnsi="David" w:cs="David" w:hint="cs"/>
          <w:sz w:val="24"/>
          <w:szCs w:val="24"/>
          <w:rtl/>
        </w:rPr>
        <w:t>יתר</w:t>
      </w:r>
      <w:r w:rsidRPr="007B3F7E">
        <w:rPr>
          <w:rFonts w:ascii="David" w:hAnsi="David" w:cs="David"/>
          <w:sz w:val="24"/>
          <w:szCs w:val="24"/>
          <w:rtl/>
        </w:rPr>
        <w:t xml:space="preserve"> </w:t>
      </w:r>
      <w:r w:rsidRPr="007B3F7E">
        <w:rPr>
          <w:rFonts w:ascii="David" w:hAnsi="David" w:cs="David" w:hint="cs"/>
          <w:sz w:val="24"/>
          <w:szCs w:val="24"/>
          <w:rtl/>
        </w:rPr>
        <w:t>הנדרש</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שאינו</w:t>
      </w:r>
      <w:r w:rsidRPr="007B3F7E">
        <w:rPr>
          <w:rFonts w:ascii="David" w:hAnsi="David" w:cs="David"/>
          <w:sz w:val="24"/>
          <w:szCs w:val="24"/>
          <w:rtl/>
        </w:rPr>
        <w:t xml:space="preserve"> </w:t>
      </w:r>
      <w:r w:rsidRPr="007B3F7E">
        <w:rPr>
          <w:rFonts w:ascii="David" w:hAnsi="David" w:cs="David" w:hint="cs"/>
          <w:sz w:val="24"/>
          <w:szCs w:val="24"/>
          <w:rtl/>
        </w:rPr>
        <w:t>נכלל</w:t>
      </w:r>
      <w:r w:rsidRPr="007B3F7E">
        <w:rPr>
          <w:rFonts w:ascii="David" w:hAnsi="David" w:cs="David"/>
          <w:sz w:val="24"/>
          <w:szCs w:val="24"/>
          <w:rtl/>
        </w:rPr>
        <w:t xml:space="preserve"> </w:t>
      </w:r>
      <w:r w:rsidRPr="007B3F7E">
        <w:rPr>
          <w:rFonts w:ascii="David" w:hAnsi="David" w:cs="David" w:hint="cs"/>
          <w:sz w:val="24"/>
          <w:szCs w:val="24"/>
          <w:rtl/>
        </w:rPr>
        <w:t>בעבודות</w:t>
      </w:r>
      <w:r w:rsidRPr="007B3F7E">
        <w:rPr>
          <w:rFonts w:ascii="David" w:hAnsi="David" w:cs="David"/>
          <w:sz w:val="24"/>
          <w:szCs w:val="24"/>
          <w:rtl/>
        </w:rPr>
        <w:t>.</w:t>
      </w:r>
    </w:p>
    <w:p w14:paraId="5C59A749" w14:textId="77777777" w:rsidR="00EF4F1C" w:rsidRPr="007B3F7E" w:rsidRDefault="00EF4F1C" w:rsidP="007B3F7E">
      <w:pPr>
        <w:spacing w:after="0" w:afterAutospacing="0" w:line="240" w:lineRule="auto"/>
        <w:ind w:left="1933" w:hanging="1933"/>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החל</w:t>
      </w:r>
      <w:r w:rsidRPr="007B3F7E">
        <w:rPr>
          <w:rFonts w:ascii="David" w:hAnsi="David" w:cs="David"/>
          <w:sz w:val="24"/>
          <w:szCs w:val="24"/>
          <w:rtl/>
        </w:rPr>
        <w:t xml:space="preserve"> </w:t>
      </w:r>
      <w:r w:rsidRPr="007B3F7E">
        <w:rPr>
          <w:rFonts w:ascii="David" w:hAnsi="David" w:cs="David" w:hint="cs"/>
          <w:sz w:val="24"/>
          <w:szCs w:val="24"/>
          <w:rtl/>
        </w:rPr>
        <w:t>ממתן</w:t>
      </w:r>
      <w:r w:rsidRPr="007B3F7E">
        <w:rPr>
          <w:rFonts w:ascii="David" w:hAnsi="David" w:cs="David"/>
          <w:sz w:val="24"/>
          <w:szCs w:val="24"/>
          <w:rtl/>
        </w:rPr>
        <w:t xml:space="preserve"> </w:t>
      </w:r>
      <w:r w:rsidRPr="007B3F7E">
        <w:rPr>
          <w:rFonts w:ascii="David" w:hAnsi="David" w:cs="David" w:hint="cs"/>
          <w:sz w:val="24"/>
          <w:szCs w:val="24"/>
          <w:rtl/>
        </w:rPr>
        <w:t>צו</w:t>
      </w:r>
      <w:r w:rsidRPr="007B3F7E">
        <w:rPr>
          <w:rFonts w:ascii="David" w:hAnsi="David" w:cs="David"/>
          <w:sz w:val="24"/>
          <w:szCs w:val="24"/>
          <w:rtl/>
        </w:rPr>
        <w:t xml:space="preserve"> </w:t>
      </w:r>
      <w:r w:rsidRPr="007B3F7E">
        <w:rPr>
          <w:rFonts w:ascii="David" w:hAnsi="David" w:cs="David" w:hint="cs"/>
          <w:sz w:val="24"/>
          <w:szCs w:val="24"/>
          <w:rtl/>
        </w:rPr>
        <w:t>התחלת</w:t>
      </w:r>
      <w:r w:rsidRPr="007B3F7E">
        <w:rPr>
          <w:rFonts w:ascii="David" w:hAnsi="David" w:cs="David"/>
          <w:sz w:val="24"/>
          <w:szCs w:val="24"/>
          <w:rtl/>
        </w:rPr>
        <w:t xml:space="preserve"> </w:t>
      </w:r>
      <w:r w:rsidRPr="007B3F7E">
        <w:rPr>
          <w:rFonts w:ascii="David" w:hAnsi="David" w:cs="David" w:hint="cs"/>
          <w:sz w:val="24"/>
          <w:szCs w:val="24"/>
          <w:rtl/>
        </w:rPr>
        <w:t>עבודה</w:t>
      </w:r>
      <w:r w:rsidRPr="007B3F7E">
        <w:rPr>
          <w:rFonts w:ascii="David" w:hAnsi="David" w:cs="David"/>
          <w:sz w:val="24"/>
          <w:szCs w:val="24"/>
          <w:rtl/>
        </w:rPr>
        <w:t xml:space="preserve">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סעיף</w:t>
      </w:r>
      <w:r w:rsidRPr="007B3F7E">
        <w:rPr>
          <w:rFonts w:ascii="David" w:hAnsi="David" w:cs="David"/>
          <w:sz w:val="24"/>
          <w:szCs w:val="24"/>
          <w:rtl/>
        </w:rPr>
        <w:t xml:space="preserve"> 10.1 </w:t>
      </w:r>
      <w:r w:rsidRPr="007B3F7E">
        <w:rPr>
          <w:rFonts w:ascii="David" w:hAnsi="David" w:cs="David" w:hint="cs"/>
          <w:sz w:val="24"/>
          <w:szCs w:val="24"/>
          <w:rtl/>
        </w:rPr>
        <w:t>ועד</w:t>
      </w:r>
      <w:r w:rsidRPr="007B3F7E">
        <w:rPr>
          <w:rFonts w:ascii="David" w:hAnsi="David" w:cs="David"/>
          <w:sz w:val="24"/>
          <w:szCs w:val="24"/>
          <w:rtl/>
        </w:rPr>
        <w:t xml:space="preserve"> </w:t>
      </w:r>
      <w:r w:rsidRPr="007B3F7E">
        <w:rPr>
          <w:rFonts w:ascii="David" w:hAnsi="David" w:cs="David" w:hint="cs"/>
          <w:sz w:val="24"/>
          <w:szCs w:val="24"/>
          <w:rtl/>
        </w:rPr>
        <w:t>לתאריך</w:t>
      </w:r>
      <w:r w:rsidRPr="007B3F7E">
        <w:rPr>
          <w:rFonts w:ascii="David" w:hAnsi="David" w:cs="David"/>
          <w:sz w:val="24"/>
          <w:szCs w:val="24"/>
          <w:rtl/>
        </w:rPr>
        <w:t xml:space="preserve"> </w:t>
      </w:r>
      <w:r w:rsidRPr="007B3F7E">
        <w:rPr>
          <w:rFonts w:ascii="David" w:hAnsi="David" w:cs="David" w:hint="cs"/>
          <w:sz w:val="24"/>
          <w:szCs w:val="24"/>
          <w:rtl/>
        </w:rPr>
        <w:t>מסירת</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כהגדרתו</w:t>
      </w:r>
      <w:r w:rsidRPr="007B3F7E">
        <w:rPr>
          <w:rFonts w:ascii="David" w:hAnsi="David" w:cs="David"/>
          <w:sz w:val="24"/>
          <w:szCs w:val="24"/>
          <w:rtl/>
        </w:rPr>
        <w:t xml:space="preserve"> </w:t>
      </w:r>
      <w:r w:rsidRPr="007B3F7E">
        <w:rPr>
          <w:rFonts w:ascii="David" w:hAnsi="David" w:cs="David" w:hint="cs"/>
          <w:sz w:val="24"/>
          <w:szCs w:val="24"/>
          <w:rtl/>
        </w:rPr>
        <w:t>בסעיף</w:t>
      </w:r>
      <w:r w:rsidRPr="007B3F7E">
        <w:rPr>
          <w:rFonts w:ascii="David" w:hAnsi="David" w:cs="David"/>
          <w:sz w:val="24"/>
          <w:szCs w:val="24"/>
          <w:rtl/>
        </w:rPr>
        <w:t xml:space="preserve"> 27.5 </w:t>
      </w:r>
      <w:r w:rsidRPr="007B3F7E">
        <w:rPr>
          <w:rFonts w:ascii="David" w:hAnsi="David" w:cs="David" w:hint="cs"/>
          <w:sz w:val="24"/>
          <w:szCs w:val="24"/>
          <w:rtl/>
        </w:rPr>
        <w:t>להלן</w:t>
      </w:r>
      <w:r w:rsidRPr="007B3F7E">
        <w:rPr>
          <w:rFonts w:ascii="David" w:hAnsi="David" w:cs="David"/>
          <w:sz w:val="24"/>
          <w:szCs w:val="24"/>
          <w:rtl/>
        </w:rPr>
        <w:t>.</w:t>
      </w:r>
    </w:p>
    <w:p w14:paraId="487B044C" w14:textId="77777777" w:rsidR="00EF4F1C" w:rsidRPr="007B3F7E"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המפקח</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מי</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סעיף</w:t>
      </w:r>
      <w:r w:rsidRPr="007B3F7E">
        <w:rPr>
          <w:rFonts w:ascii="David" w:hAnsi="David" w:cs="David"/>
          <w:sz w:val="24"/>
          <w:szCs w:val="24"/>
          <w:rtl/>
        </w:rPr>
        <w:t xml:space="preserve"> 4.1 </w:t>
      </w:r>
      <w:r w:rsidRPr="007B3F7E">
        <w:rPr>
          <w:rFonts w:ascii="David" w:hAnsi="David" w:cs="David" w:hint="cs"/>
          <w:sz w:val="24"/>
          <w:szCs w:val="24"/>
          <w:rtl/>
        </w:rPr>
        <w:t>להלן</w:t>
      </w:r>
      <w:r w:rsidRPr="007B3F7E">
        <w:rPr>
          <w:rFonts w:ascii="David" w:hAnsi="David" w:cs="David"/>
          <w:sz w:val="24"/>
          <w:szCs w:val="24"/>
          <w:rtl/>
        </w:rPr>
        <w:t xml:space="preserve">, </w:t>
      </w:r>
      <w:r w:rsidRPr="007B3F7E">
        <w:rPr>
          <w:rFonts w:ascii="David" w:hAnsi="David" w:cs="David" w:hint="cs"/>
          <w:sz w:val="24"/>
          <w:szCs w:val="24"/>
          <w:rtl/>
        </w:rPr>
        <w:t>ככל</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w:t>
      </w:r>
    </w:p>
    <w:p w14:paraId="43D1CB73" w14:textId="77777777" w:rsidR="00EF4F1C" w:rsidRPr="007B3F7E"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נציג</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מי</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להיות</w:t>
      </w:r>
      <w:r w:rsidRPr="007B3F7E">
        <w:rPr>
          <w:rFonts w:ascii="David" w:hAnsi="David" w:cs="David"/>
          <w:sz w:val="24"/>
          <w:szCs w:val="24"/>
          <w:rtl/>
        </w:rPr>
        <w:t xml:space="preserve"> </w:t>
      </w:r>
      <w:r w:rsidRPr="007B3F7E">
        <w:rPr>
          <w:rFonts w:ascii="David" w:hAnsi="David" w:cs="David" w:hint="cs"/>
          <w:sz w:val="24"/>
          <w:szCs w:val="24"/>
          <w:rtl/>
        </w:rPr>
        <w:t>נציגו</w:t>
      </w:r>
      <w:r w:rsidRPr="007B3F7E">
        <w:rPr>
          <w:rFonts w:ascii="David" w:hAnsi="David" w:cs="David"/>
          <w:sz w:val="24"/>
          <w:szCs w:val="24"/>
          <w:rtl/>
        </w:rPr>
        <w:t>.</w:t>
      </w:r>
    </w:p>
    <w:p w14:paraId="010FE25F" w14:textId="77777777" w:rsidR="00EF4F1C" w:rsidRPr="007B3F7E" w:rsidRDefault="00EF4F1C" w:rsidP="007B3F7E">
      <w:pPr>
        <w:spacing w:after="0" w:afterAutospacing="0" w:line="240" w:lineRule="auto"/>
        <w:ind w:left="1366" w:hanging="1366"/>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היועצים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מתכנני</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אדריכלים</w:t>
      </w:r>
      <w:r w:rsidRPr="007B3F7E">
        <w:rPr>
          <w:rFonts w:ascii="David" w:hAnsi="David" w:cs="David"/>
          <w:sz w:val="24"/>
          <w:szCs w:val="24"/>
          <w:rtl/>
        </w:rPr>
        <w:t xml:space="preserve">, </w:t>
      </w:r>
      <w:r w:rsidRPr="007B3F7E">
        <w:rPr>
          <w:rFonts w:ascii="David" w:hAnsi="David" w:cs="David" w:hint="cs"/>
          <w:sz w:val="24"/>
          <w:szCs w:val="24"/>
          <w:rtl/>
        </w:rPr>
        <w:t>מהנדסים</w:t>
      </w:r>
      <w:r w:rsidRPr="007B3F7E">
        <w:rPr>
          <w:rFonts w:ascii="David" w:hAnsi="David" w:cs="David"/>
          <w:sz w:val="24"/>
          <w:szCs w:val="24"/>
          <w:rtl/>
        </w:rPr>
        <w:t xml:space="preserve">, </w:t>
      </w:r>
      <w:r w:rsidRPr="007B3F7E">
        <w:rPr>
          <w:rFonts w:ascii="David" w:hAnsi="David" w:cs="David" w:hint="cs"/>
          <w:sz w:val="24"/>
          <w:szCs w:val="24"/>
          <w:rtl/>
        </w:rPr>
        <w:t>יועצים</w:t>
      </w:r>
      <w:r w:rsidRPr="007B3F7E">
        <w:rPr>
          <w:rFonts w:ascii="David" w:hAnsi="David" w:cs="David"/>
          <w:sz w:val="24"/>
          <w:szCs w:val="24"/>
          <w:rtl/>
        </w:rPr>
        <w:t xml:space="preserve"> </w:t>
      </w:r>
      <w:r w:rsidRPr="007B3F7E">
        <w:rPr>
          <w:rFonts w:ascii="David" w:hAnsi="David" w:cs="David" w:hint="cs"/>
          <w:sz w:val="24"/>
          <w:szCs w:val="24"/>
          <w:rtl/>
        </w:rPr>
        <w:t>מקצועיים</w:t>
      </w:r>
      <w:r w:rsidRPr="007B3F7E">
        <w:rPr>
          <w:rFonts w:ascii="David" w:hAnsi="David" w:cs="David"/>
          <w:sz w:val="24"/>
          <w:szCs w:val="24"/>
          <w:rtl/>
        </w:rPr>
        <w:t xml:space="preserve">  </w:t>
      </w:r>
      <w:r w:rsidRPr="007B3F7E">
        <w:rPr>
          <w:rFonts w:ascii="David" w:hAnsi="David" w:cs="David" w:hint="cs"/>
          <w:sz w:val="24"/>
          <w:szCs w:val="24"/>
          <w:rtl/>
        </w:rPr>
        <w:t>ובעלי</w:t>
      </w:r>
      <w:r w:rsidRPr="007B3F7E">
        <w:rPr>
          <w:rFonts w:ascii="David" w:hAnsi="David" w:cs="David"/>
          <w:sz w:val="24"/>
          <w:szCs w:val="24"/>
          <w:rtl/>
        </w:rPr>
        <w:t xml:space="preserve"> </w:t>
      </w:r>
      <w:r w:rsidRPr="007B3F7E">
        <w:rPr>
          <w:rFonts w:ascii="David" w:hAnsi="David" w:cs="David" w:hint="cs"/>
          <w:sz w:val="24"/>
          <w:szCs w:val="24"/>
          <w:rtl/>
        </w:rPr>
        <w:t>מקצוע</w:t>
      </w:r>
      <w:r w:rsidRPr="007B3F7E">
        <w:rPr>
          <w:rFonts w:ascii="David" w:hAnsi="David" w:cs="David"/>
          <w:sz w:val="24"/>
          <w:szCs w:val="24"/>
          <w:rtl/>
        </w:rPr>
        <w:t xml:space="preserve"> </w:t>
      </w:r>
      <w:r w:rsidRPr="007B3F7E">
        <w:rPr>
          <w:rFonts w:ascii="David" w:hAnsi="David" w:cs="David" w:hint="cs"/>
          <w:sz w:val="24"/>
          <w:szCs w:val="24"/>
          <w:rtl/>
        </w:rPr>
        <w:t>הנדסי</w:t>
      </w:r>
      <w:r w:rsidRPr="007B3F7E">
        <w:rPr>
          <w:rFonts w:ascii="David" w:hAnsi="David" w:cs="David"/>
          <w:sz w:val="24"/>
          <w:szCs w:val="24"/>
          <w:rtl/>
        </w:rPr>
        <w:t xml:space="preserve"> </w:t>
      </w:r>
      <w:r w:rsidRPr="007B3F7E">
        <w:rPr>
          <w:rFonts w:ascii="David" w:hAnsi="David" w:cs="David" w:hint="cs"/>
          <w:sz w:val="24"/>
          <w:szCs w:val="24"/>
          <w:rtl/>
        </w:rPr>
        <w:t>וטכנולוגי</w:t>
      </w:r>
      <w:r w:rsidRPr="007B3F7E">
        <w:rPr>
          <w:rFonts w:ascii="David" w:hAnsi="David" w:cs="David"/>
          <w:sz w:val="24"/>
          <w:szCs w:val="24"/>
          <w:rtl/>
        </w:rPr>
        <w:t xml:space="preserve"> </w:t>
      </w:r>
      <w:r w:rsidRPr="007B3F7E">
        <w:rPr>
          <w:rFonts w:ascii="David" w:hAnsi="David" w:cs="David" w:hint="cs"/>
          <w:sz w:val="24"/>
          <w:szCs w:val="24"/>
          <w:rtl/>
        </w:rPr>
        <w:t>אחרים</w:t>
      </w:r>
      <w:r w:rsidRPr="007B3F7E">
        <w:rPr>
          <w:rFonts w:ascii="David" w:hAnsi="David" w:cs="David"/>
          <w:sz w:val="24"/>
          <w:szCs w:val="24"/>
          <w:rtl/>
        </w:rPr>
        <w:t xml:space="preserve"> </w:t>
      </w:r>
      <w:r w:rsidRPr="007B3F7E">
        <w:rPr>
          <w:rFonts w:ascii="David" w:hAnsi="David" w:cs="David" w:hint="cs"/>
          <w:sz w:val="24"/>
          <w:szCs w:val="24"/>
          <w:rtl/>
        </w:rPr>
        <w:t>מטעם</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מתכננים</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יועצים</w:t>
      </w:r>
      <w:r w:rsidRPr="007B3F7E">
        <w:rPr>
          <w:rFonts w:ascii="David" w:hAnsi="David" w:cs="David"/>
          <w:sz w:val="24"/>
          <w:szCs w:val="24"/>
          <w:rtl/>
        </w:rPr>
        <w:t xml:space="preserve"> </w:t>
      </w:r>
      <w:r w:rsidRPr="007B3F7E">
        <w:rPr>
          <w:rFonts w:ascii="David" w:hAnsi="David" w:cs="David" w:hint="cs"/>
          <w:sz w:val="24"/>
          <w:szCs w:val="24"/>
          <w:rtl/>
        </w:rPr>
        <w:t>מטעם</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 xml:space="preserve">, </w:t>
      </w:r>
      <w:r w:rsidRPr="007B3F7E">
        <w:rPr>
          <w:rFonts w:ascii="David" w:hAnsi="David" w:cs="David" w:hint="cs"/>
          <w:sz w:val="24"/>
          <w:szCs w:val="24"/>
          <w:rtl/>
        </w:rPr>
        <w:t>הנזכרים</w:t>
      </w:r>
      <w:r w:rsidRPr="007B3F7E">
        <w:rPr>
          <w:rFonts w:ascii="David" w:hAnsi="David" w:cs="David"/>
          <w:sz w:val="24"/>
          <w:szCs w:val="24"/>
          <w:rtl/>
        </w:rPr>
        <w:t xml:space="preserve"> </w:t>
      </w:r>
      <w:r w:rsidRPr="007B3F7E">
        <w:rPr>
          <w:rFonts w:ascii="David" w:hAnsi="David" w:cs="David" w:hint="cs"/>
          <w:sz w:val="24"/>
          <w:szCs w:val="24"/>
          <w:rtl/>
        </w:rPr>
        <w:t>בסעיף</w:t>
      </w:r>
      <w:r w:rsidRPr="007B3F7E">
        <w:rPr>
          <w:rFonts w:ascii="David" w:hAnsi="David" w:cs="David"/>
          <w:sz w:val="24"/>
          <w:szCs w:val="24"/>
          <w:rtl/>
        </w:rPr>
        <w:t xml:space="preserve"> 5.7.7 </w:t>
      </w:r>
      <w:r w:rsidRPr="007B3F7E">
        <w:rPr>
          <w:rFonts w:ascii="David" w:hAnsi="David" w:cs="David" w:hint="cs"/>
          <w:sz w:val="24"/>
          <w:szCs w:val="24"/>
          <w:rtl/>
        </w:rPr>
        <w:t>להלן</w:t>
      </w:r>
      <w:r w:rsidRPr="007B3F7E">
        <w:rPr>
          <w:rFonts w:ascii="David" w:hAnsi="David" w:cs="David"/>
          <w:sz w:val="24"/>
          <w:szCs w:val="24"/>
          <w:rtl/>
        </w:rPr>
        <w:t xml:space="preserve">, </w:t>
      </w:r>
      <w:r w:rsidRPr="007B3F7E">
        <w:rPr>
          <w:rFonts w:ascii="David" w:hAnsi="David" w:cs="David" w:hint="cs"/>
          <w:sz w:val="24"/>
          <w:szCs w:val="24"/>
          <w:rtl/>
        </w:rPr>
        <w:t>אשר</w:t>
      </w:r>
      <w:r w:rsidRPr="007B3F7E">
        <w:rPr>
          <w:rFonts w:ascii="David" w:hAnsi="David" w:cs="David"/>
          <w:sz w:val="24"/>
          <w:szCs w:val="24"/>
          <w:rtl/>
        </w:rPr>
        <w:t xml:space="preserve"> </w:t>
      </w:r>
      <w:r w:rsidRPr="007B3F7E">
        <w:rPr>
          <w:rFonts w:ascii="David" w:hAnsi="David" w:cs="David" w:hint="cs"/>
          <w:sz w:val="24"/>
          <w:szCs w:val="24"/>
          <w:rtl/>
        </w:rPr>
        <w:t>שכרם</w:t>
      </w:r>
      <w:r w:rsidRPr="007B3F7E">
        <w:rPr>
          <w:rFonts w:ascii="David" w:hAnsi="David" w:cs="David"/>
          <w:sz w:val="24"/>
          <w:szCs w:val="24"/>
          <w:rtl/>
        </w:rPr>
        <w:t xml:space="preserve"> </w:t>
      </w:r>
      <w:r w:rsidRPr="007B3F7E">
        <w:rPr>
          <w:rFonts w:ascii="David" w:hAnsi="David" w:cs="David" w:hint="cs"/>
          <w:sz w:val="24"/>
          <w:szCs w:val="24"/>
          <w:rtl/>
        </w:rPr>
        <w:t>ישולם</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w:t>
      </w:r>
    </w:p>
    <w:p w14:paraId="20B1019F" w14:textId="77777777" w:rsidR="00EF4F1C" w:rsidRPr="007B3F7E" w:rsidRDefault="00EF4F1C" w:rsidP="007B3F7E">
      <w:pPr>
        <w:spacing w:after="0" w:afterAutospacing="0" w:line="240" w:lineRule="auto"/>
        <w:ind w:left="2075" w:hanging="2075"/>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הכללי</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שלב</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ושלב</w:t>
      </w:r>
      <w:r w:rsidRPr="007B3F7E">
        <w:rPr>
          <w:rFonts w:ascii="David" w:hAnsi="David" w:cs="David"/>
          <w:sz w:val="24"/>
          <w:szCs w:val="24"/>
          <w:rtl/>
        </w:rPr>
        <w:t xml:space="preserve"> </w:t>
      </w:r>
      <w:r w:rsidRPr="007B3F7E">
        <w:rPr>
          <w:rFonts w:ascii="David" w:hAnsi="David" w:cs="David" w:hint="cs"/>
          <w:sz w:val="24"/>
          <w:szCs w:val="24"/>
          <w:rtl/>
        </w:rPr>
        <w:t>ביניים</w:t>
      </w:r>
      <w:r w:rsidRPr="007B3F7E">
        <w:rPr>
          <w:rFonts w:ascii="David" w:hAnsi="David" w:cs="David"/>
          <w:sz w:val="24"/>
          <w:szCs w:val="24"/>
          <w:rtl/>
        </w:rPr>
        <w:t xml:space="preserve"> </w:t>
      </w:r>
      <w:r w:rsidRPr="007B3F7E">
        <w:rPr>
          <w:rFonts w:ascii="David" w:hAnsi="David" w:cs="David" w:hint="cs"/>
          <w:sz w:val="24"/>
          <w:szCs w:val="24"/>
          <w:rtl/>
        </w:rPr>
        <w:t>בעבודות</w:t>
      </w:r>
      <w:r w:rsidRPr="007B3F7E">
        <w:rPr>
          <w:rFonts w:ascii="David" w:hAnsi="David" w:cs="David"/>
          <w:sz w:val="24"/>
          <w:szCs w:val="24"/>
          <w:rtl/>
        </w:rPr>
        <w:t xml:space="preserve"> </w:t>
      </w:r>
      <w:r w:rsidRPr="007B3F7E">
        <w:rPr>
          <w:rFonts w:ascii="David" w:hAnsi="David" w:cs="David" w:hint="cs"/>
          <w:sz w:val="24"/>
          <w:szCs w:val="24"/>
          <w:rtl/>
        </w:rPr>
        <w:t>כמפורט</w:t>
      </w:r>
      <w:r w:rsidRPr="007B3F7E">
        <w:rPr>
          <w:rFonts w:ascii="David" w:hAnsi="David" w:cs="David"/>
          <w:sz w:val="24"/>
          <w:szCs w:val="24"/>
          <w:rtl/>
        </w:rPr>
        <w:t xml:space="preserve"> </w:t>
      </w:r>
      <w:r w:rsidRPr="007B3F7E">
        <w:rPr>
          <w:rFonts w:ascii="David" w:hAnsi="David" w:cs="David" w:hint="cs"/>
          <w:sz w:val="24"/>
          <w:szCs w:val="24"/>
          <w:rtl/>
        </w:rPr>
        <w:t>בנספח</w:t>
      </w:r>
      <w:r w:rsidRPr="007B3F7E">
        <w:rPr>
          <w:rFonts w:ascii="David" w:hAnsi="David" w:cs="David"/>
          <w:sz w:val="24"/>
          <w:szCs w:val="24"/>
          <w:rtl/>
        </w:rPr>
        <w:t xml:space="preserve"> 3.1.9. </w:t>
      </w:r>
    </w:p>
    <w:p w14:paraId="7BF36021" w14:textId="77777777" w:rsidR="00EF4F1C" w:rsidRPr="007B3F7E" w:rsidRDefault="00EF4F1C" w:rsidP="007B3F7E">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המפורט</w:t>
      </w:r>
      <w:r w:rsidRPr="00EF4F1C">
        <w:rPr>
          <w:rFonts w:ascii="David" w:hAnsi="David" w:cs="David"/>
          <w:b/>
          <w:bCs/>
          <w:sz w:val="24"/>
          <w:szCs w:val="24"/>
          <w:rtl/>
        </w:rPr>
        <w:t xml:space="preserve">" </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המפורט</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שלב</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ושלב</w:t>
      </w:r>
      <w:r w:rsidRPr="007B3F7E">
        <w:rPr>
          <w:rFonts w:ascii="David" w:hAnsi="David" w:cs="David"/>
          <w:sz w:val="24"/>
          <w:szCs w:val="24"/>
          <w:rtl/>
        </w:rPr>
        <w:t xml:space="preserve"> </w:t>
      </w:r>
      <w:r w:rsidRPr="007B3F7E">
        <w:rPr>
          <w:rFonts w:ascii="David" w:hAnsi="David" w:cs="David" w:hint="cs"/>
          <w:sz w:val="24"/>
          <w:szCs w:val="24"/>
          <w:rtl/>
        </w:rPr>
        <w:t>ביניים</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בסיס</w:t>
      </w:r>
      <w:r w:rsidRPr="007B3F7E">
        <w:rPr>
          <w:rFonts w:ascii="David" w:hAnsi="David" w:cs="David"/>
          <w:sz w:val="24"/>
          <w:szCs w:val="24"/>
          <w:rtl/>
        </w:rPr>
        <w:t xml:space="preserve"> </w:t>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כפי</w:t>
      </w:r>
      <w:r w:rsidRPr="007B3F7E">
        <w:rPr>
          <w:rFonts w:ascii="David" w:hAnsi="David" w:cs="David"/>
          <w:sz w:val="24"/>
          <w:szCs w:val="24"/>
          <w:rtl/>
        </w:rPr>
        <w:t xml:space="preserve"> </w:t>
      </w:r>
      <w:r w:rsidRPr="007B3F7E">
        <w:rPr>
          <w:rFonts w:ascii="David" w:hAnsi="David" w:cs="David" w:hint="cs"/>
          <w:sz w:val="24"/>
          <w:szCs w:val="24"/>
          <w:rtl/>
        </w:rPr>
        <w:t>שיעודכן</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 xml:space="preserve"> </w:t>
      </w:r>
      <w:r w:rsidRPr="007B3F7E">
        <w:rPr>
          <w:rFonts w:ascii="David" w:hAnsi="David" w:cs="David" w:hint="cs"/>
          <w:sz w:val="24"/>
          <w:szCs w:val="24"/>
          <w:rtl/>
        </w:rPr>
        <w:t>מדי</w:t>
      </w:r>
      <w:r w:rsidRPr="007B3F7E">
        <w:rPr>
          <w:rFonts w:ascii="David" w:hAnsi="David" w:cs="David"/>
          <w:sz w:val="24"/>
          <w:szCs w:val="24"/>
          <w:rtl/>
        </w:rPr>
        <w:t xml:space="preserve"> </w:t>
      </w:r>
      <w:r w:rsidRPr="007B3F7E">
        <w:rPr>
          <w:rFonts w:ascii="David" w:hAnsi="David" w:cs="David" w:hint="cs"/>
          <w:sz w:val="24"/>
          <w:szCs w:val="24"/>
          <w:rtl/>
        </w:rPr>
        <w:t>חודש</w:t>
      </w:r>
      <w:r w:rsidRPr="007B3F7E">
        <w:rPr>
          <w:rFonts w:ascii="David" w:hAnsi="David" w:cs="David"/>
          <w:sz w:val="24"/>
          <w:szCs w:val="24"/>
          <w:rtl/>
        </w:rPr>
        <w:t xml:space="preserve"> </w:t>
      </w:r>
      <w:r w:rsidRPr="007B3F7E">
        <w:rPr>
          <w:rFonts w:ascii="David" w:hAnsi="David" w:cs="David" w:hint="cs"/>
          <w:sz w:val="24"/>
          <w:szCs w:val="24"/>
          <w:rtl/>
        </w:rPr>
        <w:t>וככל</w:t>
      </w:r>
      <w:r w:rsidRPr="007B3F7E">
        <w:rPr>
          <w:rFonts w:ascii="David" w:hAnsi="David" w:cs="David"/>
          <w:sz w:val="24"/>
          <w:szCs w:val="24"/>
          <w:rtl/>
        </w:rPr>
        <w:t xml:space="preserve"> </w:t>
      </w:r>
      <w:r w:rsidRPr="007B3F7E">
        <w:rPr>
          <w:rFonts w:ascii="David" w:hAnsi="David" w:cs="David" w:hint="cs"/>
          <w:sz w:val="24"/>
          <w:szCs w:val="24"/>
          <w:rtl/>
        </w:rPr>
        <w:t>שיאושר</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המפקח</w:t>
      </w:r>
      <w:r w:rsidRPr="007B3F7E">
        <w:rPr>
          <w:rFonts w:ascii="David" w:hAnsi="David" w:cs="David"/>
          <w:sz w:val="24"/>
          <w:szCs w:val="24"/>
          <w:rtl/>
        </w:rPr>
        <w:t xml:space="preserve"> </w:t>
      </w:r>
      <w:r w:rsidRPr="007B3F7E">
        <w:rPr>
          <w:rFonts w:ascii="David" w:hAnsi="David" w:cs="David" w:hint="cs"/>
          <w:sz w:val="24"/>
          <w:szCs w:val="24"/>
          <w:rtl/>
        </w:rPr>
        <w:t>ונציג</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lastRenderedPageBreak/>
        <w:t>הזמנים</w:t>
      </w:r>
      <w:r w:rsidRPr="007B3F7E">
        <w:rPr>
          <w:rFonts w:ascii="David" w:hAnsi="David" w:cs="David"/>
          <w:sz w:val="24"/>
          <w:szCs w:val="24"/>
          <w:rtl/>
        </w:rPr>
        <w:t xml:space="preserve"> </w:t>
      </w:r>
      <w:r w:rsidRPr="007B3F7E">
        <w:rPr>
          <w:rFonts w:ascii="David" w:hAnsi="David" w:cs="David" w:hint="cs"/>
          <w:sz w:val="24"/>
          <w:szCs w:val="24"/>
          <w:rtl/>
        </w:rPr>
        <w:t>המפורט</w:t>
      </w:r>
      <w:r w:rsidRPr="007B3F7E">
        <w:rPr>
          <w:rFonts w:ascii="David" w:hAnsi="David" w:cs="David"/>
          <w:sz w:val="24"/>
          <w:szCs w:val="24"/>
          <w:rtl/>
        </w:rPr>
        <w:t xml:space="preserve"> </w:t>
      </w:r>
      <w:r w:rsidRPr="007B3F7E">
        <w:rPr>
          <w:rFonts w:ascii="David" w:hAnsi="David" w:cs="David" w:hint="cs"/>
          <w:sz w:val="24"/>
          <w:szCs w:val="24"/>
          <w:rtl/>
        </w:rPr>
        <w:t>יכלול</w:t>
      </w:r>
      <w:r w:rsidRPr="007B3F7E">
        <w:rPr>
          <w:rFonts w:ascii="David" w:hAnsi="David" w:cs="David"/>
          <w:sz w:val="24"/>
          <w:szCs w:val="24"/>
          <w:rtl/>
        </w:rPr>
        <w:t xml:space="preserve"> </w:t>
      </w:r>
      <w:r w:rsidRPr="007B3F7E">
        <w:rPr>
          <w:rFonts w:ascii="David" w:hAnsi="David" w:cs="David" w:hint="cs"/>
          <w:sz w:val="24"/>
          <w:szCs w:val="24"/>
          <w:rtl/>
        </w:rPr>
        <w:t>הן</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המועדים</w:t>
      </w:r>
      <w:r w:rsidRPr="007B3F7E">
        <w:rPr>
          <w:rFonts w:ascii="David" w:hAnsi="David" w:cs="David"/>
          <w:sz w:val="24"/>
          <w:szCs w:val="24"/>
          <w:rtl/>
        </w:rPr>
        <w:t xml:space="preserve"> </w:t>
      </w:r>
      <w:r w:rsidRPr="007B3F7E">
        <w:rPr>
          <w:rFonts w:ascii="David" w:hAnsi="David" w:cs="David" w:hint="cs"/>
          <w:sz w:val="24"/>
          <w:szCs w:val="24"/>
          <w:rtl/>
        </w:rPr>
        <w:t>המוקדמים</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והן</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המועדים</w:t>
      </w:r>
      <w:r w:rsidRPr="007B3F7E">
        <w:rPr>
          <w:rFonts w:ascii="David" w:hAnsi="David" w:cs="David"/>
          <w:sz w:val="24"/>
          <w:szCs w:val="24"/>
          <w:rtl/>
        </w:rPr>
        <w:t xml:space="preserve"> </w:t>
      </w:r>
      <w:r w:rsidRPr="007B3F7E">
        <w:rPr>
          <w:rFonts w:ascii="David" w:hAnsi="David" w:cs="David" w:hint="cs"/>
          <w:sz w:val="24"/>
          <w:szCs w:val="24"/>
          <w:rtl/>
        </w:rPr>
        <w:t>המאוחרים</w:t>
      </w:r>
      <w:r w:rsidRPr="007B3F7E">
        <w:rPr>
          <w:rFonts w:ascii="David" w:hAnsi="David" w:cs="David"/>
          <w:sz w:val="24"/>
          <w:szCs w:val="24"/>
          <w:rtl/>
        </w:rPr>
        <w:t xml:space="preserve"> </w:t>
      </w:r>
      <w:r w:rsidRPr="007B3F7E">
        <w:rPr>
          <w:rFonts w:ascii="David" w:hAnsi="David" w:cs="David" w:hint="cs"/>
          <w:sz w:val="24"/>
          <w:szCs w:val="24"/>
          <w:rtl/>
        </w:rPr>
        <w:t>לביצוען</w:t>
      </w:r>
      <w:r w:rsidRPr="007B3F7E">
        <w:rPr>
          <w:rFonts w:ascii="David" w:hAnsi="David" w:cs="David"/>
          <w:sz w:val="24"/>
          <w:szCs w:val="24"/>
          <w:rtl/>
        </w:rPr>
        <w:t>.</w:t>
      </w:r>
    </w:p>
    <w:p w14:paraId="3A16D800" w14:textId="77777777" w:rsidR="00EF4F1C" w:rsidRPr="007B3F7E" w:rsidRDefault="00EF4F1C" w:rsidP="007B3F7E">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התשלומים</w:t>
      </w:r>
      <w:r w:rsidRPr="007B3F7E">
        <w:rPr>
          <w:rFonts w:ascii="David" w:hAnsi="David" w:cs="David"/>
          <w:sz w:val="24"/>
          <w:szCs w:val="24"/>
          <w:rtl/>
        </w:rPr>
        <w:t xml:space="preserve"> </w:t>
      </w:r>
      <w:r w:rsidRPr="007B3F7E">
        <w:rPr>
          <w:rFonts w:ascii="David" w:hAnsi="David" w:cs="David" w:hint="cs"/>
          <w:sz w:val="24"/>
          <w:szCs w:val="24"/>
          <w:rtl/>
        </w:rPr>
        <w:t>המפרט</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אחוז</w:t>
      </w:r>
      <w:r w:rsidRPr="007B3F7E">
        <w:rPr>
          <w:rFonts w:ascii="David" w:hAnsi="David" w:cs="David"/>
          <w:sz w:val="24"/>
          <w:szCs w:val="24"/>
          <w:rtl/>
        </w:rPr>
        <w:t xml:space="preserve"> </w:t>
      </w:r>
      <w:r w:rsidRPr="007B3F7E">
        <w:rPr>
          <w:rFonts w:ascii="David" w:hAnsi="David" w:cs="David" w:hint="cs"/>
          <w:sz w:val="24"/>
          <w:szCs w:val="24"/>
          <w:rtl/>
        </w:rPr>
        <w:t>התשלום</w:t>
      </w:r>
      <w:r w:rsidRPr="007B3F7E">
        <w:rPr>
          <w:rFonts w:ascii="David" w:hAnsi="David" w:cs="David"/>
          <w:sz w:val="24"/>
          <w:szCs w:val="24"/>
          <w:rtl/>
        </w:rPr>
        <w:t xml:space="preserve"> </w:t>
      </w:r>
      <w:r w:rsidRPr="007B3F7E">
        <w:rPr>
          <w:rFonts w:ascii="David" w:hAnsi="David" w:cs="David" w:hint="cs"/>
          <w:sz w:val="24"/>
          <w:szCs w:val="24"/>
          <w:rtl/>
        </w:rPr>
        <w:t>היחסי</w:t>
      </w:r>
      <w:r w:rsidRPr="007B3F7E">
        <w:rPr>
          <w:rFonts w:ascii="David" w:hAnsi="David" w:cs="David"/>
          <w:sz w:val="24"/>
          <w:szCs w:val="24"/>
          <w:rtl/>
        </w:rPr>
        <w:t xml:space="preserve"> </w:t>
      </w:r>
      <w:r w:rsidRPr="007B3F7E">
        <w:rPr>
          <w:rFonts w:ascii="David" w:hAnsi="David" w:cs="David" w:hint="cs"/>
          <w:sz w:val="24"/>
          <w:szCs w:val="24"/>
          <w:rtl/>
        </w:rPr>
        <w:t>מהמחיר</w:t>
      </w:r>
      <w:r w:rsidRPr="007B3F7E">
        <w:rPr>
          <w:rFonts w:ascii="David" w:hAnsi="David" w:cs="David"/>
          <w:sz w:val="24"/>
          <w:szCs w:val="24"/>
          <w:rtl/>
        </w:rPr>
        <w:t xml:space="preserve"> </w:t>
      </w:r>
      <w:r w:rsidRPr="007B3F7E">
        <w:rPr>
          <w:rFonts w:ascii="David" w:hAnsi="David" w:cs="David" w:hint="cs"/>
          <w:sz w:val="24"/>
          <w:szCs w:val="24"/>
          <w:rtl/>
        </w:rPr>
        <w:t>הכולל</w:t>
      </w:r>
      <w:r w:rsidRPr="007B3F7E">
        <w:rPr>
          <w:rFonts w:ascii="David" w:hAnsi="David" w:cs="David"/>
          <w:sz w:val="24"/>
          <w:szCs w:val="24"/>
          <w:rtl/>
        </w:rPr>
        <w:t xml:space="preserve"> </w:t>
      </w:r>
      <w:r w:rsidRPr="007B3F7E">
        <w:rPr>
          <w:rFonts w:ascii="David" w:hAnsi="David" w:cs="David" w:hint="cs"/>
          <w:sz w:val="24"/>
          <w:szCs w:val="24"/>
          <w:rtl/>
        </w:rPr>
        <w:t>בעבור</w:t>
      </w:r>
      <w:r w:rsidRPr="007B3F7E">
        <w:rPr>
          <w:rFonts w:ascii="David" w:hAnsi="David" w:cs="David"/>
          <w:sz w:val="24"/>
          <w:szCs w:val="24"/>
          <w:rtl/>
        </w:rPr>
        <w:t xml:space="preserve"> </w:t>
      </w:r>
      <w:r w:rsidRPr="007B3F7E">
        <w:rPr>
          <w:rFonts w:ascii="David" w:hAnsi="David" w:cs="David" w:hint="cs"/>
          <w:sz w:val="24"/>
          <w:szCs w:val="24"/>
          <w:rtl/>
        </w:rPr>
        <w:t>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אחד</w:t>
      </w:r>
      <w:r w:rsidRPr="007B3F7E">
        <w:rPr>
          <w:rFonts w:ascii="David" w:hAnsi="David" w:cs="David"/>
          <w:sz w:val="24"/>
          <w:szCs w:val="24"/>
          <w:rtl/>
        </w:rPr>
        <w:t xml:space="preserve"> </w:t>
      </w:r>
      <w:r w:rsidRPr="007B3F7E">
        <w:rPr>
          <w:rFonts w:ascii="David" w:hAnsi="David" w:cs="David" w:hint="cs"/>
          <w:sz w:val="24"/>
          <w:szCs w:val="24"/>
          <w:rtl/>
        </w:rPr>
        <w:t>משלבי</w:t>
      </w:r>
      <w:r w:rsidRPr="007B3F7E">
        <w:rPr>
          <w:rFonts w:ascii="David" w:hAnsi="David" w:cs="David"/>
          <w:sz w:val="24"/>
          <w:szCs w:val="24"/>
          <w:rtl/>
        </w:rPr>
        <w:t xml:space="preserve"> </w:t>
      </w:r>
      <w:r w:rsidRPr="007B3F7E">
        <w:rPr>
          <w:rFonts w:ascii="David" w:hAnsi="David" w:cs="David" w:hint="cs"/>
          <w:sz w:val="24"/>
          <w:szCs w:val="24"/>
          <w:rtl/>
        </w:rPr>
        <w:t>הביניים</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הבניה</w:t>
      </w:r>
      <w:r w:rsidRPr="007B3F7E">
        <w:rPr>
          <w:rFonts w:ascii="David" w:hAnsi="David" w:cs="David"/>
          <w:sz w:val="24"/>
          <w:szCs w:val="24"/>
          <w:rtl/>
        </w:rPr>
        <w:t xml:space="preserve">, </w:t>
      </w:r>
      <w:r w:rsidRPr="007B3F7E">
        <w:rPr>
          <w:rFonts w:ascii="David" w:hAnsi="David" w:cs="David" w:hint="cs"/>
          <w:sz w:val="24"/>
          <w:szCs w:val="24"/>
          <w:rtl/>
        </w:rPr>
        <w:t>המצורף</w:t>
      </w:r>
      <w:r w:rsidRPr="007B3F7E">
        <w:rPr>
          <w:rFonts w:ascii="David" w:hAnsi="David" w:cs="David"/>
          <w:sz w:val="24"/>
          <w:szCs w:val="24"/>
          <w:rtl/>
        </w:rPr>
        <w:t xml:space="preserve"> </w:t>
      </w:r>
      <w:r w:rsidRPr="007B3F7E">
        <w:rPr>
          <w:rFonts w:ascii="David" w:hAnsi="David" w:cs="David" w:hint="cs"/>
          <w:sz w:val="24"/>
          <w:szCs w:val="24"/>
          <w:rtl/>
        </w:rPr>
        <w:t>כנספח</w:t>
      </w:r>
      <w:r w:rsidRPr="007B3F7E">
        <w:rPr>
          <w:rFonts w:ascii="David" w:hAnsi="David" w:cs="David"/>
          <w:sz w:val="24"/>
          <w:szCs w:val="24"/>
          <w:rtl/>
        </w:rPr>
        <w:t xml:space="preserve"> 3.1.10.</w:t>
      </w:r>
    </w:p>
    <w:p w14:paraId="1969482D" w14:textId="77777777" w:rsidR="00EF4F1C" w:rsidRPr="00EF4F1C" w:rsidRDefault="00EF4F1C" w:rsidP="00A11D74">
      <w:pPr>
        <w:spacing w:after="0" w:afterAutospacing="0" w:line="240" w:lineRule="auto"/>
        <w:rPr>
          <w:rFonts w:ascii="David" w:hAnsi="David" w:cs="David"/>
          <w:b/>
          <w:bCs/>
          <w:sz w:val="24"/>
          <w:szCs w:val="24"/>
          <w:rtl/>
        </w:rPr>
      </w:pPr>
    </w:p>
    <w:p w14:paraId="7702A775" w14:textId="77777777" w:rsidR="00EF4F1C" w:rsidRPr="007B3F7E" w:rsidRDefault="00EF4F1C" w:rsidP="007B3F7E">
      <w:pPr>
        <w:spacing w:after="0" w:afterAutospacing="0" w:line="240" w:lineRule="auto"/>
        <w:ind w:left="799" w:hanging="79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מדד</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המדד</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למחירי</w:t>
      </w:r>
      <w:r w:rsidRPr="007B3F7E">
        <w:rPr>
          <w:rFonts w:ascii="David" w:hAnsi="David" w:cs="David"/>
          <w:sz w:val="24"/>
          <w:szCs w:val="24"/>
          <w:rtl/>
        </w:rPr>
        <w:t xml:space="preserve"> </w:t>
      </w:r>
      <w:r w:rsidRPr="007B3F7E">
        <w:rPr>
          <w:rFonts w:ascii="David" w:hAnsi="David" w:cs="David" w:hint="cs"/>
          <w:sz w:val="24"/>
          <w:szCs w:val="24"/>
          <w:rtl/>
        </w:rPr>
        <w:t>התשומה</w:t>
      </w:r>
      <w:r w:rsidRPr="007B3F7E">
        <w:rPr>
          <w:rFonts w:ascii="David" w:hAnsi="David" w:cs="David"/>
          <w:sz w:val="24"/>
          <w:szCs w:val="24"/>
          <w:rtl/>
        </w:rPr>
        <w:t xml:space="preserve"> </w:t>
      </w:r>
      <w:r w:rsidRPr="007B3F7E">
        <w:rPr>
          <w:rFonts w:ascii="David" w:hAnsi="David" w:cs="David" w:hint="cs"/>
          <w:sz w:val="24"/>
          <w:szCs w:val="24"/>
          <w:rtl/>
        </w:rPr>
        <w:t>לבניה</w:t>
      </w:r>
      <w:r w:rsidRPr="007B3F7E">
        <w:rPr>
          <w:rFonts w:ascii="David" w:hAnsi="David" w:cs="David"/>
          <w:sz w:val="24"/>
          <w:szCs w:val="24"/>
          <w:rtl/>
        </w:rPr>
        <w:t xml:space="preserve"> </w:t>
      </w:r>
      <w:r w:rsidRPr="007B3F7E">
        <w:rPr>
          <w:rFonts w:ascii="David" w:hAnsi="David" w:cs="David" w:hint="cs"/>
          <w:sz w:val="24"/>
          <w:szCs w:val="24"/>
          <w:rtl/>
        </w:rPr>
        <w:t>למגורים</w:t>
      </w:r>
      <w:r w:rsidRPr="007B3F7E">
        <w:rPr>
          <w:rFonts w:ascii="David" w:hAnsi="David" w:cs="David"/>
          <w:sz w:val="24"/>
          <w:szCs w:val="24"/>
          <w:rtl/>
        </w:rPr>
        <w:t xml:space="preserve"> </w:t>
      </w:r>
      <w:r w:rsidRPr="007B3F7E">
        <w:rPr>
          <w:rFonts w:ascii="David" w:hAnsi="David" w:cs="David" w:hint="cs"/>
          <w:sz w:val="24"/>
          <w:szCs w:val="24"/>
          <w:rtl/>
        </w:rPr>
        <w:t>המתפרסם</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הלשכה</w:t>
      </w:r>
      <w:r w:rsidRPr="007B3F7E">
        <w:rPr>
          <w:rFonts w:ascii="David" w:hAnsi="David" w:cs="David"/>
          <w:sz w:val="24"/>
          <w:szCs w:val="24"/>
          <w:rtl/>
        </w:rPr>
        <w:t xml:space="preserve"> </w:t>
      </w:r>
      <w:r w:rsidRPr="007B3F7E">
        <w:rPr>
          <w:rFonts w:ascii="David" w:hAnsi="David" w:cs="David" w:hint="cs"/>
          <w:sz w:val="24"/>
          <w:szCs w:val="24"/>
          <w:rtl/>
        </w:rPr>
        <w:t>המרכזית</w:t>
      </w:r>
      <w:r w:rsidRPr="007B3F7E">
        <w:rPr>
          <w:rFonts w:ascii="David" w:hAnsi="David" w:cs="David"/>
          <w:sz w:val="24"/>
          <w:szCs w:val="24"/>
          <w:rtl/>
        </w:rPr>
        <w:t xml:space="preserve"> </w:t>
      </w:r>
      <w:r w:rsidRPr="007B3F7E">
        <w:rPr>
          <w:rFonts w:ascii="David" w:hAnsi="David" w:cs="David" w:hint="cs"/>
          <w:sz w:val="24"/>
          <w:szCs w:val="24"/>
          <w:rtl/>
        </w:rPr>
        <w:t>לסטטיסטיקה</w:t>
      </w:r>
      <w:r w:rsidRPr="007B3F7E">
        <w:rPr>
          <w:rFonts w:ascii="David" w:hAnsi="David" w:cs="David"/>
          <w:sz w:val="24"/>
          <w:szCs w:val="24"/>
          <w:rtl/>
        </w:rPr>
        <w:t xml:space="preserve"> </w:t>
      </w:r>
      <w:r w:rsidRPr="007B3F7E">
        <w:rPr>
          <w:rFonts w:ascii="David" w:hAnsi="David" w:cs="David" w:hint="cs"/>
          <w:sz w:val="24"/>
          <w:szCs w:val="24"/>
          <w:rtl/>
        </w:rPr>
        <w:t>בעיקור</w:t>
      </w:r>
      <w:r w:rsidRPr="007B3F7E">
        <w:rPr>
          <w:rFonts w:ascii="David" w:hAnsi="David" w:cs="David"/>
          <w:sz w:val="24"/>
          <w:szCs w:val="24"/>
          <w:rtl/>
        </w:rPr>
        <w:t xml:space="preserve"> </w:t>
      </w:r>
      <w:r w:rsidRPr="007B3F7E">
        <w:rPr>
          <w:rFonts w:ascii="David" w:hAnsi="David" w:cs="David" w:hint="cs"/>
          <w:sz w:val="24"/>
          <w:szCs w:val="24"/>
          <w:rtl/>
        </w:rPr>
        <w:t>שעות</w:t>
      </w:r>
      <w:r w:rsidRPr="007B3F7E">
        <w:rPr>
          <w:rFonts w:ascii="David" w:hAnsi="David" w:cs="David"/>
          <w:sz w:val="24"/>
          <w:szCs w:val="24"/>
          <w:rtl/>
        </w:rPr>
        <w:t xml:space="preserve"> </w:t>
      </w:r>
      <w:r w:rsidRPr="007B3F7E">
        <w:rPr>
          <w:rFonts w:ascii="David" w:hAnsi="David" w:cs="David" w:hint="cs"/>
          <w:sz w:val="24"/>
          <w:szCs w:val="24"/>
          <w:rtl/>
        </w:rPr>
        <w:t>קיץ</w:t>
      </w:r>
      <w:r w:rsidRPr="007B3F7E">
        <w:rPr>
          <w:rFonts w:ascii="David" w:hAnsi="David" w:cs="David"/>
          <w:sz w:val="24"/>
          <w:szCs w:val="24"/>
          <w:rtl/>
        </w:rPr>
        <w:t xml:space="preserve"> </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מדד</w:t>
      </w:r>
      <w:r w:rsidRPr="007B3F7E">
        <w:rPr>
          <w:rFonts w:ascii="David" w:hAnsi="David" w:cs="David"/>
          <w:sz w:val="24"/>
          <w:szCs w:val="24"/>
          <w:rtl/>
        </w:rPr>
        <w:t xml:space="preserve"> </w:t>
      </w:r>
      <w:r w:rsidRPr="007B3F7E">
        <w:rPr>
          <w:rFonts w:ascii="David" w:hAnsi="David" w:cs="David" w:hint="cs"/>
          <w:sz w:val="24"/>
          <w:szCs w:val="24"/>
          <w:rtl/>
        </w:rPr>
        <w:t>אשר</w:t>
      </w:r>
      <w:r w:rsidRPr="007B3F7E">
        <w:rPr>
          <w:rFonts w:ascii="David" w:hAnsi="David" w:cs="David"/>
          <w:sz w:val="24"/>
          <w:szCs w:val="24"/>
          <w:rtl/>
        </w:rPr>
        <w:t xml:space="preserve"> </w:t>
      </w:r>
      <w:r w:rsidRPr="007B3F7E">
        <w:rPr>
          <w:rFonts w:ascii="David" w:hAnsi="David" w:cs="David" w:hint="cs"/>
          <w:sz w:val="24"/>
          <w:szCs w:val="24"/>
          <w:rtl/>
        </w:rPr>
        <w:t>יבוא</w:t>
      </w:r>
      <w:r w:rsidRPr="007B3F7E">
        <w:rPr>
          <w:rFonts w:ascii="David" w:hAnsi="David" w:cs="David"/>
          <w:sz w:val="24"/>
          <w:szCs w:val="24"/>
          <w:rtl/>
        </w:rPr>
        <w:t xml:space="preserve"> </w:t>
      </w:r>
      <w:r w:rsidRPr="007B3F7E">
        <w:rPr>
          <w:rFonts w:ascii="David" w:hAnsi="David" w:cs="David" w:hint="cs"/>
          <w:sz w:val="24"/>
          <w:szCs w:val="24"/>
          <w:rtl/>
        </w:rPr>
        <w:t>במקומו</w:t>
      </w:r>
      <w:r w:rsidRPr="007B3F7E">
        <w:rPr>
          <w:rFonts w:ascii="David" w:hAnsi="David" w:cs="David"/>
          <w:sz w:val="24"/>
          <w:szCs w:val="24"/>
          <w:rtl/>
        </w:rPr>
        <w:t>.</w:t>
      </w:r>
    </w:p>
    <w:p w14:paraId="7BEC62A4" w14:textId="77777777" w:rsidR="00EF4F1C" w:rsidRPr="007B3F7E" w:rsidRDefault="00EF4F1C" w:rsidP="007B3F7E">
      <w:pPr>
        <w:spacing w:after="0" w:afterAutospacing="0" w:line="240" w:lineRule="auto"/>
        <w:ind w:left="799" w:hanging="79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הדין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הוראת</w:t>
      </w:r>
      <w:r w:rsidRPr="007B3F7E">
        <w:rPr>
          <w:rFonts w:ascii="David" w:hAnsi="David" w:cs="David"/>
          <w:sz w:val="24"/>
          <w:szCs w:val="24"/>
          <w:rtl/>
        </w:rPr>
        <w:t xml:space="preserve"> </w:t>
      </w:r>
      <w:r w:rsidRPr="007B3F7E">
        <w:rPr>
          <w:rFonts w:ascii="David" w:hAnsi="David" w:cs="David" w:hint="cs"/>
          <w:sz w:val="24"/>
          <w:szCs w:val="24"/>
          <w:rtl/>
        </w:rPr>
        <w:t>רשות</w:t>
      </w:r>
      <w:r w:rsidRPr="007B3F7E">
        <w:rPr>
          <w:rFonts w:ascii="David" w:hAnsi="David" w:cs="David"/>
          <w:sz w:val="24"/>
          <w:szCs w:val="24"/>
          <w:rtl/>
        </w:rPr>
        <w:t xml:space="preserve"> </w:t>
      </w:r>
      <w:r w:rsidRPr="007B3F7E">
        <w:rPr>
          <w:rFonts w:ascii="David" w:hAnsi="David" w:cs="David" w:hint="cs"/>
          <w:sz w:val="24"/>
          <w:szCs w:val="24"/>
          <w:rtl/>
        </w:rPr>
        <w:t>מוסמכת</w:t>
      </w:r>
      <w:r w:rsidRPr="007B3F7E">
        <w:rPr>
          <w:rFonts w:ascii="David" w:hAnsi="David" w:cs="David"/>
          <w:sz w:val="24"/>
          <w:szCs w:val="24"/>
          <w:rtl/>
        </w:rPr>
        <w:t xml:space="preserve"> </w:t>
      </w:r>
      <w:r w:rsidRPr="007B3F7E">
        <w:rPr>
          <w:rFonts w:ascii="David" w:hAnsi="David" w:cs="David" w:hint="cs"/>
          <w:sz w:val="24"/>
          <w:szCs w:val="24"/>
          <w:rtl/>
        </w:rPr>
        <w:t>ופסק</w:t>
      </w:r>
      <w:r w:rsidRPr="007B3F7E">
        <w:rPr>
          <w:rFonts w:ascii="David" w:hAnsi="David" w:cs="David"/>
          <w:sz w:val="24"/>
          <w:szCs w:val="24"/>
          <w:rtl/>
        </w:rPr>
        <w:t>-</w:t>
      </w:r>
      <w:r w:rsidRPr="007B3F7E">
        <w:rPr>
          <w:rFonts w:ascii="David" w:hAnsi="David" w:cs="David" w:hint="cs"/>
          <w:sz w:val="24"/>
          <w:szCs w:val="24"/>
          <w:rtl/>
        </w:rPr>
        <w:t>דין</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צו</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בית</w:t>
      </w:r>
      <w:r w:rsidRPr="007B3F7E">
        <w:rPr>
          <w:rFonts w:ascii="David" w:hAnsi="David" w:cs="David"/>
          <w:sz w:val="24"/>
          <w:szCs w:val="24"/>
          <w:rtl/>
        </w:rPr>
        <w:t xml:space="preserve"> </w:t>
      </w:r>
      <w:r w:rsidRPr="007B3F7E">
        <w:rPr>
          <w:rFonts w:ascii="David" w:hAnsi="David" w:cs="David" w:hint="cs"/>
          <w:sz w:val="24"/>
          <w:szCs w:val="24"/>
          <w:rtl/>
        </w:rPr>
        <w:t>משפט</w:t>
      </w:r>
      <w:r w:rsidRPr="007B3F7E">
        <w:rPr>
          <w:rFonts w:ascii="David" w:hAnsi="David" w:cs="David"/>
          <w:sz w:val="24"/>
          <w:szCs w:val="24"/>
          <w:rtl/>
        </w:rPr>
        <w:t>.</w:t>
      </w:r>
    </w:p>
    <w:p w14:paraId="0CDEA210" w14:textId="606B6C90" w:rsidR="00EF4F1C" w:rsidRPr="007B3F7E" w:rsidRDefault="00EF4F1C" w:rsidP="007B3F7E">
      <w:pPr>
        <w:spacing w:before="0" w:beforeAutospacing="0" w:after="0" w:afterAutospacing="0" w:line="240" w:lineRule="auto"/>
        <w:ind w:left="3067" w:hanging="3067"/>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העירייה</w:t>
      </w:r>
      <w:r w:rsidRPr="00EF4F1C">
        <w:rPr>
          <w:rFonts w:ascii="David" w:hAnsi="David" w:cs="David"/>
          <w:b/>
          <w:bCs/>
          <w:sz w:val="24"/>
          <w:szCs w:val="24"/>
          <w:rtl/>
        </w:rPr>
        <w:t xml:space="preserve">" / </w:t>
      </w:r>
      <w:r w:rsidRPr="00EF4F1C">
        <w:rPr>
          <w:rFonts w:ascii="David" w:hAnsi="David" w:cs="David" w:hint="cs"/>
          <w:b/>
          <w:bCs/>
          <w:sz w:val="24"/>
          <w:szCs w:val="24"/>
          <w:rtl/>
        </w:rPr>
        <w:t>הרשות</w:t>
      </w:r>
      <w:r w:rsidR="007B3F7E">
        <w:rPr>
          <w:rFonts w:ascii="David" w:hAnsi="David" w:cs="David" w:hint="cs"/>
          <w:b/>
          <w:bCs/>
          <w:sz w:val="24"/>
          <w:szCs w:val="24"/>
        </w:rPr>
        <w:t xml:space="preserve"> </w:t>
      </w:r>
      <w:r w:rsidRPr="00EF4F1C">
        <w:rPr>
          <w:rFonts w:ascii="David" w:hAnsi="David" w:cs="David" w:hint="cs"/>
          <w:b/>
          <w:bCs/>
          <w:sz w:val="24"/>
          <w:szCs w:val="24"/>
          <w:rtl/>
        </w:rPr>
        <w:t>המקומית</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כהגדרתה</w:t>
      </w:r>
      <w:r w:rsidRPr="007B3F7E">
        <w:rPr>
          <w:rFonts w:ascii="David" w:hAnsi="David" w:cs="David"/>
          <w:sz w:val="24"/>
          <w:szCs w:val="24"/>
          <w:rtl/>
        </w:rPr>
        <w:t xml:space="preserve"> </w:t>
      </w:r>
      <w:r w:rsidRPr="007B3F7E">
        <w:rPr>
          <w:rFonts w:ascii="David" w:hAnsi="David" w:cs="David" w:hint="cs"/>
          <w:sz w:val="24"/>
          <w:szCs w:val="24"/>
          <w:rtl/>
        </w:rPr>
        <w:t>בנספח</w:t>
      </w:r>
      <w:r w:rsidRPr="007B3F7E">
        <w:rPr>
          <w:rFonts w:ascii="David" w:hAnsi="David" w:cs="David"/>
          <w:sz w:val="24"/>
          <w:szCs w:val="24"/>
          <w:rtl/>
        </w:rPr>
        <w:t xml:space="preserve"> 3.1.1.</w:t>
      </w:r>
    </w:p>
    <w:p w14:paraId="02E238DF"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יסוד</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נטו</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החומר</w:t>
      </w:r>
      <w:r w:rsidRPr="007B3F7E">
        <w:rPr>
          <w:rFonts w:ascii="David" w:hAnsi="David" w:cs="David"/>
          <w:sz w:val="24"/>
          <w:szCs w:val="24"/>
          <w:rtl/>
        </w:rPr>
        <w:t xml:space="preserve"> </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המוצר</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רכישתו</w:t>
      </w:r>
      <w:r w:rsidRPr="007B3F7E">
        <w:rPr>
          <w:rFonts w:ascii="David" w:hAnsi="David" w:cs="David"/>
          <w:sz w:val="24"/>
          <w:szCs w:val="24"/>
          <w:rtl/>
        </w:rPr>
        <w:t xml:space="preserve">, </w:t>
      </w:r>
      <w:r w:rsidRPr="007B3F7E">
        <w:rPr>
          <w:rFonts w:ascii="David" w:hAnsi="David" w:cs="David" w:hint="cs"/>
          <w:sz w:val="24"/>
          <w:szCs w:val="24"/>
          <w:rtl/>
        </w:rPr>
        <w:t>קרי</w:t>
      </w:r>
      <w:r w:rsidRPr="007B3F7E">
        <w:rPr>
          <w:rFonts w:ascii="David" w:hAnsi="David" w:cs="David"/>
          <w:sz w:val="24"/>
          <w:szCs w:val="24"/>
          <w:rtl/>
        </w:rPr>
        <w:t xml:space="preserve"> </w:t>
      </w:r>
      <w:r w:rsidRPr="007B3F7E">
        <w:rPr>
          <w:rFonts w:ascii="David" w:hAnsi="David" w:cs="David" w:hint="cs"/>
          <w:sz w:val="24"/>
          <w:szCs w:val="24"/>
          <w:rtl/>
        </w:rPr>
        <w:t>ללא</w:t>
      </w:r>
      <w:r w:rsidRPr="007B3F7E">
        <w:rPr>
          <w:rFonts w:ascii="David" w:hAnsi="David" w:cs="David"/>
          <w:sz w:val="24"/>
          <w:szCs w:val="24"/>
          <w:rtl/>
        </w:rPr>
        <w:t xml:space="preserve"> </w:t>
      </w:r>
      <w:r w:rsidRPr="007B3F7E">
        <w:rPr>
          <w:rFonts w:ascii="David" w:hAnsi="David" w:cs="David" w:hint="cs"/>
          <w:sz w:val="24"/>
          <w:szCs w:val="24"/>
          <w:rtl/>
        </w:rPr>
        <w:t>הוצאות</w:t>
      </w:r>
      <w:r w:rsidRPr="007B3F7E">
        <w:rPr>
          <w:rFonts w:ascii="David" w:hAnsi="David" w:cs="David"/>
          <w:sz w:val="24"/>
          <w:szCs w:val="24"/>
          <w:rtl/>
        </w:rPr>
        <w:t xml:space="preserve"> </w:t>
      </w:r>
      <w:r w:rsidRPr="007B3F7E">
        <w:rPr>
          <w:rFonts w:ascii="David" w:hAnsi="David" w:cs="David" w:hint="cs"/>
          <w:sz w:val="24"/>
          <w:szCs w:val="24"/>
          <w:rtl/>
        </w:rPr>
        <w:t>העמסה</w:t>
      </w:r>
      <w:r w:rsidRPr="007B3F7E">
        <w:rPr>
          <w:rFonts w:ascii="David" w:hAnsi="David" w:cs="David"/>
          <w:sz w:val="24"/>
          <w:szCs w:val="24"/>
          <w:rtl/>
        </w:rPr>
        <w:t xml:space="preserve">, </w:t>
      </w:r>
      <w:r w:rsidRPr="007B3F7E">
        <w:rPr>
          <w:rFonts w:ascii="David" w:hAnsi="David" w:cs="David" w:hint="cs"/>
          <w:sz w:val="24"/>
          <w:szCs w:val="24"/>
          <w:rtl/>
        </w:rPr>
        <w:t>הובלה</w:t>
      </w:r>
      <w:r w:rsidRPr="007B3F7E">
        <w:rPr>
          <w:rFonts w:ascii="David" w:hAnsi="David" w:cs="David"/>
          <w:sz w:val="24"/>
          <w:szCs w:val="24"/>
          <w:rtl/>
        </w:rPr>
        <w:t xml:space="preserve">, </w:t>
      </w:r>
      <w:r w:rsidRPr="007B3F7E">
        <w:rPr>
          <w:rFonts w:ascii="David" w:hAnsi="David" w:cs="David" w:hint="cs"/>
          <w:sz w:val="24"/>
          <w:szCs w:val="24"/>
          <w:rtl/>
        </w:rPr>
        <w:t>פריקה</w:t>
      </w:r>
      <w:r w:rsidRPr="007B3F7E">
        <w:rPr>
          <w:rFonts w:ascii="David" w:hAnsi="David" w:cs="David"/>
          <w:sz w:val="24"/>
          <w:szCs w:val="24"/>
          <w:rtl/>
        </w:rPr>
        <w:t xml:space="preserve">, </w:t>
      </w:r>
      <w:r w:rsidRPr="007B3F7E">
        <w:rPr>
          <w:rFonts w:ascii="David" w:hAnsi="David" w:cs="David" w:hint="cs"/>
          <w:sz w:val="24"/>
          <w:szCs w:val="24"/>
          <w:rtl/>
        </w:rPr>
        <w:t>גזורת</w:t>
      </w:r>
      <w:r w:rsidRPr="007B3F7E">
        <w:rPr>
          <w:rFonts w:ascii="David" w:hAnsi="David" w:cs="David"/>
          <w:sz w:val="24"/>
          <w:szCs w:val="24"/>
          <w:rtl/>
        </w:rPr>
        <w:t xml:space="preserve">, </w:t>
      </w:r>
      <w:r w:rsidRPr="007B3F7E">
        <w:rPr>
          <w:rFonts w:ascii="David" w:hAnsi="David" w:cs="David" w:hint="cs"/>
          <w:sz w:val="24"/>
          <w:szCs w:val="24"/>
          <w:rtl/>
        </w:rPr>
        <w:t>פחת</w:t>
      </w:r>
      <w:r w:rsidRPr="007B3F7E">
        <w:rPr>
          <w:rFonts w:ascii="David" w:hAnsi="David" w:cs="David"/>
          <w:sz w:val="24"/>
          <w:szCs w:val="24"/>
          <w:rtl/>
        </w:rPr>
        <w:t xml:space="preserve">, </w:t>
      </w:r>
      <w:r w:rsidRPr="007B3F7E">
        <w:rPr>
          <w:rFonts w:ascii="David" w:hAnsi="David" w:cs="David" w:hint="cs"/>
          <w:sz w:val="24"/>
          <w:szCs w:val="24"/>
          <w:rtl/>
        </w:rPr>
        <w:t>רווח</w:t>
      </w:r>
      <w:r w:rsidRPr="007B3F7E">
        <w:rPr>
          <w:rFonts w:ascii="David" w:hAnsi="David" w:cs="David"/>
          <w:sz w:val="24"/>
          <w:szCs w:val="24"/>
          <w:rtl/>
        </w:rPr>
        <w:t xml:space="preserve"> </w:t>
      </w:r>
      <w:r w:rsidRPr="007B3F7E">
        <w:rPr>
          <w:rFonts w:ascii="David" w:hAnsi="David" w:cs="David" w:hint="cs"/>
          <w:sz w:val="24"/>
          <w:szCs w:val="24"/>
          <w:rtl/>
        </w:rPr>
        <w:t>קבלן</w:t>
      </w:r>
      <w:r w:rsidRPr="007B3F7E">
        <w:rPr>
          <w:rFonts w:ascii="David" w:hAnsi="David" w:cs="David"/>
          <w:sz w:val="24"/>
          <w:szCs w:val="24"/>
          <w:rtl/>
        </w:rPr>
        <w:t xml:space="preserve">, </w:t>
      </w:r>
      <w:r w:rsidRPr="007B3F7E">
        <w:rPr>
          <w:rFonts w:ascii="David" w:hAnsi="David" w:cs="David" w:hint="cs"/>
          <w:sz w:val="24"/>
          <w:szCs w:val="24"/>
          <w:rtl/>
        </w:rPr>
        <w:t>מימון</w:t>
      </w:r>
      <w:r w:rsidRPr="007B3F7E">
        <w:rPr>
          <w:rFonts w:ascii="David" w:hAnsi="David" w:cs="David"/>
          <w:sz w:val="24"/>
          <w:szCs w:val="24"/>
          <w:rtl/>
        </w:rPr>
        <w:t xml:space="preserve">, </w:t>
      </w:r>
      <w:r w:rsidRPr="007B3F7E">
        <w:rPr>
          <w:rFonts w:ascii="David" w:hAnsi="David" w:cs="David" w:hint="cs"/>
          <w:sz w:val="24"/>
          <w:szCs w:val="24"/>
          <w:rtl/>
        </w:rPr>
        <w:t>הוצאות</w:t>
      </w:r>
      <w:r w:rsidRPr="007B3F7E">
        <w:rPr>
          <w:rFonts w:ascii="David" w:hAnsi="David" w:cs="David"/>
          <w:sz w:val="24"/>
          <w:szCs w:val="24"/>
          <w:rtl/>
        </w:rPr>
        <w:t xml:space="preserve"> </w:t>
      </w:r>
      <w:r w:rsidRPr="007B3F7E">
        <w:rPr>
          <w:rFonts w:ascii="David" w:hAnsi="David" w:cs="David" w:hint="cs"/>
          <w:sz w:val="24"/>
          <w:szCs w:val="24"/>
          <w:rtl/>
        </w:rPr>
        <w:t>אחרות</w:t>
      </w:r>
      <w:r w:rsidRPr="007B3F7E">
        <w:rPr>
          <w:rFonts w:ascii="David" w:hAnsi="David" w:cs="David"/>
          <w:sz w:val="24"/>
          <w:szCs w:val="24"/>
          <w:rtl/>
        </w:rPr>
        <w:t xml:space="preserve"> </w:t>
      </w:r>
      <w:r w:rsidRPr="007B3F7E">
        <w:rPr>
          <w:rFonts w:ascii="David" w:hAnsi="David" w:cs="David" w:hint="cs"/>
          <w:sz w:val="24"/>
          <w:szCs w:val="24"/>
          <w:rtl/>
        </w:rPr>
        <w:t>וכיו</w:t>
      </w:r>
      <w:r w:rsidRPr="007B3F7E">
        <w:rPr>
          <w:rFonts w:ascii="David" w:hAnsi="David" w:cs="David"/>
          <w:sz w:val="24"/>
          <w:szCs w:val="24"/>
          <w:rtl/>
        </w:rPr>
        <w:t>"</w:t>
      </w:r>
      <w:r w:rsidRPr="007B3F7E">
        <w:rPr>
          <w:rFonts w:ascii="David" w:hAnsi="David" w:cs="David" w:hint="cs"/>
          <w:sz w:val="24"/>
          <w:szCs w:val="24"/>
          <w:rtl/>
        </w:rPr>
        <w:t>ב</w:t>
      </w:r>
      <w:r w:rsidRPr="007B3F7E">
        <w:rPr>
          <w:rFonts w:ascii="David" w:hAnsi="David" w:cs="David"/>
          <w:sz w:val="24"/>
          <w:szCs w:val="24"/>
          <w:rtl/>
        </w:rPr>
        <w:t xml:space="preserve">. </w:t>
      </w:r>
      <w:r w:rsidRPr="007B3F7E">
        <w:rPr>
          <w:rFonts w:ascii="David" w:hAnsi="David" w:cs="David" w:hint="cs"/>
          <w:sz w:val="24"/>
          <w:szCs w:val="24"/>
          <w:rtl/>
        </w:rPr>
        <w:t>לצורך</w:t>
      </w:r>
      <w:r w:rsidRPr="007B3F7E">
        <w:rPr>
          <w:rFonts w:ascii="David" w:hAnsi="David" w:cs="David"/>
          <w:sz w:val="24"/>
          <w:szCs w:val="24"/>
          <w:rtl/>
        </w:rPr>
        <w:t xml:space="preserve"> </w:t>
      </w:r>
      <w:r w:rsidRPr="007B3F7E">
        <w:rPr>
          <w:rFonts w:ascii="David" w:hAnsi="David" w:cs="David" w:hint="cs"/>
          <w:sz w:val="24"/>
          <w:szCs w:val="24"/>
          <w:rtl/>
        </w:rPr>
        <w:t>התחשבנות</w:t>
      </w:r>
      <w:r w:rsidRPr="007B3F7E">
        <w:rPr>
          <w:rFonts w:ascii="David" w:hAnsi="David" w:cs="David"/>
          <w:sz w:val="24"/>
          <w:szCs w:val="24"/>
          <w:rtl/>
        </w:rPr>
        <w:t xml:space="preserve"> </w:t>
      </w:r>
      <w:r w:rsidRPr="007B3F7E">
        <w:rPr>
          <w:rFonts w:ascii="David" w:hAnsi="David" w:cs="David" w:hint="cs"/>
          <w:sz w:val="24"/>
          <w:szCs w:val="24"/>
          <w:rtl/>
        </w:rPr>
        <w:t>ככל</w:t>
      </w:r>
      <w:r w:rsidRPr="007B3F7E">
        <w:rPr>
          <w:rFonts w:ascii="David" w:hAnsi="David" w:cs="David"/>
          <w:sz w:val="24"/>
          <w:szCs w:val="24"/>
          <w:rtl/>
        </w:rPr>
        <w:t xml:space="preserve"> </w:t>
      </w:r>
      <w:r w:rsidRPr="007B3F7E">
        <w:rPr>
          <w:rFonts w:ascii="David" w:hAnsi="David" w:cs="David" w:hint="cs"/>
          <w:sz w:val="24"/>
          <w:szCs w:val="24"/>
          <w:rtl/>
        </w:rPr>
        <w:t>שתיעשה</w:t>
      </w:r>
      <w:r w:rsidRPr="007B3F7E">
        <w:rPr>
          <w:rFonts w:ascii="David" w:hAnsi="David" w:cs="David"/>
          <w:sz w:val="24"/>
          <w:szCs w:val="24"/>
          <w:rtl/>
        </w:rPr>
        <w:t xml:space="preserve"> </w:t>
      </w:r>
      <w:r w:rsidRPr="007B3F7E">
        <w:rPr>
          <w:rFonts w:ascii="David" w:hAnsi="David" w:cs="David" w:hint="cs"/>
          <w:sz w:val="24"/>
          <w:szCs w:val="24"/>
          <w:rtl/>
        </w:rPr>
        <w:t>במקים</w:t>
      </w:r>
      <w:r w:rsidRPr="007B3F7E">
        <w:rPr>
          <w:rFonts w:ascii="David" w:hAnsi="David" w:cs="David"/>
          <w:sz w:val="24"/>
          <w:szCs w:val="24"/>
          <w:rtl/>
        </w:rPr>
        <w:t xml:space="preserve"> </w:t>
      </w:r>
      <w:r w:rsidRPr="007B3F7E">
        <w:rPr>
          <w:rFonts w:ascii="David" w:hAnsi="David" w:cs="David" w:hint="cs"/>
          <w:sz w:val="24"/>
          <w:szCs w:val="24"/>
          <w:rtl/>
        </w:rPr>
        <w:t>מיוחדים</w:t>
      </w:r>
      <w:r w:rsidRPr="007B3F7E">
        <w:rPr>
          <w:rFonts w:ascii="David" w:hAnsi="David" w:cs="David"/>
          <w:sz w:val="24"/>
          <w:szCs w:val="24"/>
          <w:rtl/>
        </w:rPr>
        <w:t xml:space="preserve"> </w:t>
      </w:r>
      <w:r w:rsidRPr="007B3F7E">
        <w:rPr>
          <w:rFonts w:ascii="David" w:hAnsi="David" w:cs="David" w:hint="cs"/>
          <w:sz w:val="24"/>
          <w:szCs w:val="24"/>
          <w:rtl/>
        </w:rPr>
        <w:t>המפורטים</w:t>
      </w:r>
      <w:r w:rsidRPr="007B3F7E">
        <w:rPr>
          <w:rFonts w:ascii="David" w:hAnsi="David" w:cs="David"/>
          <w:sz w:val="24"/>
          <w:szCs w:val="24"/>
          <w:rtl/>
        </w:rPr>
        <w:t xml:space="preserve"> </w:t>
      </w:r>
      <w:r w:rsidRPr="007B3F7E">
        <w:rPr>
          <w:rFonts w:ascii="David" w:hAnsi="David" w:cs="David" w:hint="cs"/>
          <w:sz w:val="24"/>
          <w:szCs w:val="24"/>
          <w:rtl/>
        </w:rPr>
        <w:t>בחוזה</w:t>
      </w:r>
      <w:r w:rsidRPr="007B3F7E">
        <w:rPr>
          <w:rFonts w:ascii="David" w:hAnsi="David" w:cs="David"/>
          <w:sz w:val="24"/>
          <w:szCs w:val="24"/>
          <w:rtl/>
        </w:rPr>
        <w:t xml:space="preserve"> </w:t>
      </w:r>
      <w:r w:rsidRPr="007B3F7E">
        <w:rPr>
          <w:rFonts w:ascii="David" w:hAnsi="David" w:cs="David" w:hint="cs"/>
          <w:sz w:val="24"/>
          <w:szCs w:val="24"/>
          <w:rtl/>
        </w:rPr>
        <w:t>זה</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בנספחיו</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בנספחים</w:t>
      </w:r>
      <w:r w:rsidRPr="007B3F7E">
        <w:rPr>
          <w:rFonts w:ascii="David" w:hAnsi="David" w:cs="David"/>
          <w:sz w:val="24"/>
          <w:szCs w:val="24"/>
          <w:rtl/>
        </w:rPr>
        <w:t xml:space="preserve"> 3.1.2, 3.1.2.1 ,3.1.31 </w:t>
      </w:r>
      <w:r w:rsidRPr="007B3F7E">
        <w:rPr>
          <w:rFonts w:ascii="David" w:hAnsi="David" w:cs="David" w:hint="cs"/>
          <w:sz w:val="24"/>
          <w:szCs w:val="24"/>
          <w:rtl/>
        </w:rPr>
        <w:t>ו</w:t>
      </w:r>
      <w:r w:rsidRPr="007B3F7E">
        <w:rPr>
          <w:rFonts w:ascii="David" w:hAnsi="David" w:cs="David"/>
          <w:sz w:val="24"/>
          <w:szCs w:val="24"/>
          <w:rtl/>
        </w:rPr>
        <w:t xml:space="preserve"> 3.1.32 </w:t>
      </w:r>
      <w:r w:rsidRPr="007B3F7E">
        <w:rPr>
          <w:rFonts w:ascii="David" w:hAnsi="David" w:cs="David" w:hint="cs"/>
          <w:sz w:val="24"/>
          <w:szCs w:val="24"/>
          <w:rtl/>
        </w:rPr>
        <w:t>יוכפל</w:t>
      </w:r>
      <w:r w:rsidRPr="007B3F7E">
        <w:rPr>
          <w:rFonts w:ascii="David" w:hAnsi="David" w:cs="David"/>
          <w:sz w:val="24"/>
          <w:szCs w:val="24"/>
          <w:rtl/>
        </w:rPr>
        <w:t xml:space="preserve"> </w:t>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ביחידות</w:t>
      </w:r>
      <w:r w:rsidRPr="007B3F7E">
        <w:rPr>
          <w:rFonts w:ascii="David" w:hAnsi="David" w:cs="David"/>
          <w:sz w:val="24"/>
          <w:szCs w:val="24"/>
          <w:rtl/>
        </w:rPr>
        <w:t xml:space="preserve"> </w:t>
      </w:r>
      <w:r w:rsidRPr="007B3F7E">
        <w:rPr>
          <w:rFonts w:ascii="David" w:hAnsi="David" w:cs="David" w:hint="cs"/>
          <w:sz w:val="24"/>
          <w:szCs w:val="24"/>
          <w:rtl/>
        </w:rPr>
        <w:t>המידה</w:t>
      </w:r>
      <w:r w:rsidRPr="007B3F7E">
        <w:rPr>
          <w:rFonts w:ascii="David" w:hAnsi="David" w:cs="David"/>
          <w:sz w:val="24"/>
          <w:szCs w:val="24"/>
          <w:rtl/>
        </w:rPr>
        <w:t xml:space="preserve"> (</w:t>
      </w:r>
      <w:r w:rsidRPr="007B3F7E">
        <w:rPr>
          <w:rFonts w:ascii="David" w:hAnsi="David" w:cs="David" w:hint="cs"/>
          <w:sz w:val="24"/>
          <w:szCs w:val="24"/>
          <w:rtl/>
        </w:rPr>
        <w:t>הנקובה</w:t>
      </w:r>
      <w:r w:rsidRPr="007B3F7E">
        <w:rPr>
          <w:rFonts w:ascii="David" w:hAnsi="David" w:cs="David"/>
          <w:sz w:val="24"/>
          <w:szCs w:val="24"/>
          <w:rtl/>
        </w:rPr>
        <w:t xml:space="preserve"> </w:t>
      </w:r>
      <w:r w:rsidRPr="007B3F7E">
        <w:rPr>
          <w:rFonts w:ascii="David" w:hAnsi="David" w:cs="David" w:hint="cs"/>
          <w:sz w:val="24"/>
          <w:szCs w:val="24"/>
          <w:rtl/>
        </w:rPr>
        <w:t>במחיר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רכישתו</w:t>
      </w:r>
      <w:r w:rsidRPr="007B3F7E">
        <w:rPr>
          <w:rFonts w:ascii="David" w:hAnsi="David" w:cs="David"/>
          <w:sz w:val="24"/>
          <w:szCs w:val="24"/>
          <w:rtl/>
        </w:rPr>
        <w:t xml:space="preserve">, </w:t>
      </w:r>
      <w:r w:rsidRPr="007B3F7E">
        <w:rPr>
          <w:rFonts w:ascii="David" w:hAnsi="David" w:cs="David" w:hint="cs"/>
          <w:sz w:val="24"/>
          <w:szCs w:val="24"/>
          <w:rtl/>
        </w:rPr>
        <w:t>בכמויות</w:t>
      </w:r>
      <w:r w:rsidRPr="007B3F7E">
        <w:rPr>
          <w:rFonts w:ascii="David" w:hAnsi="David" w:cs="David"/>
          <w:sz w:val="24"/>
          <w:szCs w:val="24"/>
          <w:rtl/>
        </w:rPr>
        <w:t xml:space="preserve"> </w:t>
      </w:r>
      <w:r w:rsidRPr="007B3F7E">
        <w:rPr>
          <w:rFonts w:ascii="David" w:hAnsi="David" w:cs="David" w:hint="cs"/>
          <w:sz w:val="24"/>
          <w:szCs w:val="24"/>
          <w:rtl/>
        </w:rPr>
        <w:t>נטו</w:t>
      </w:r>
      <w:r w:rsidRPr="007B3F7E">
        <w:rPr>
          <w:rFonts w:ascii="David" w:hAnsi="David" w:cs="David"/>
          <w:sz w:val="24"/>
          <w:szCs w:val="24"/>
          <w:rtl/>
        </w:rPr>
        <w:t xml:space="preserve"> </w:t>
      </w:r>
      <w:r w:rsidRPr="007B3F7E">
        <w:rPr>
          <w:rFonts w:ascii="David" w:hAnsi="David" w:cs="David" w:hint="cs"/>
          <w:sz w:val="24"/>
          <w:szCs w:val="24"/>
          <w:rtl/>
        </w:rPr>
        <w:t>שייעשה</w:t>
      </w:r>
      <w:r w:rsidRPr="007B3F7E">
        <w:rPr>
          <w:rFonts w:ascii="David" w:hAnsi="David" w:cs="David"/>
          <w:sz w:val="24"/>
          <w:szCs w:val="24"/>
          <w:rtl/>
        </w:rPr>
        <w:t xml:space="preserve"> </w:t>
      </w:r>
      <w:r w:rsidRPr="007B3F7E">
        <w:rPr>
          <w:rFonts w:ascii="David" w:hAnsi="David" w:cs="David" w:hint="cs"/>
          <w:sz w:val="24"/>
          <w:szCs w:val="24"/>
          <w:rtl/>
        </w:rPr>
        <w:t>בהן</w:t>
      </w:r>
      <w:r w:rsidRPr="007B3F7E">
        <w:rPr>
          <w:rFonts w:ascii="David" w:hAnsi="David" w:cs="David"/>
          <w:sz w:val="24"/>
          <w:szCs w:val="24"/>
          <w:rtl/>
        </w:rPr>
        <w:t xml:space="preserve"> </w:t>
      </w:r>
      <w:r w:rsidRPr="007B3F7E">
        <w:rPr>
          <w:rFonts w:ascii="David" w:hAnsi="David" w:cs="David" w:hint="cs"/>
          <w:sz w:val="24"/>
          <w:szCs w:val="24"/>
          <w:rtl/>
        </w:rPr>
        <w:t>שימוש</w:t>
      </w:r>
      <w:r w:rsidRPr="007B3F7E">
        <w:rPr>
          <w:rFonts w:ascii="David" w:hAnsi="David" w:cs="David"/>
          <w:sz w:val="24"/>
          <w:szCs w:val="24"/>
          <w:rtl/>
        </w:rPr>
        <w:t xml:space="preserve"> </w:t>
      </w:r>
      <w:r w:rsidRPr="007B3F7E">
        <w:rPr>
          <w:rFonts w:ascii="David" w:hAnsi="David" w:cs="David" w:hint="cs"/>
          <w:sz w:val="24"/>
          <w:szCs w:val="24"/>
          <w:rtl/>
        </w:rPr>
        <w:t>בפועל</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בתוספת</w:t>
      </w:r>
      <w:r w:rsidRPr="007B3F7E">
        <w:rPr>
          <w:rFonts w:ascii="David" w:hAnsi="David" w:cs="David"/>
          <w:sz w:val="24"/>
          <w:szCs w:val="24"/>
          <w:rtl/>
        </w:rPr>
        <w:t xml:space="preserve"> </w:t>
      </w:r>
      <w:r w:rsidRPr="007B3F7E">
        <w:rPr>
          <w:rFonts w:ascii="David" w:hAnsi="David" w:cs="David" w:hint="cs"/>
          <w:sz w:val="24"/>
          <w:szCs w:val="24"/>
          <w:rtl/>
        </w:rPr>
        <w:t>קבועה</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10% </w:t>
      </w:r>
      <w:r w:rsidRPr="007B3F7E">
        <w:rPr>
          <w:rFonts w:ascii="David" w:hAnsi="David" w:cs="David" w:hint="cs"/>
          <w:sz w:val="24"/>
          <w:szCs w:val="24"/>
          <w:rtl/>
        </w:rPr>
        <w:t>מאותן</w:t>
      </w:r>
      <w:r w:rsidRPr="007B3F7E">
        <w:rPr>
          <w:rFonts w:ascii="David" w:hAnsi="David" w:cs="David"/>
          <w:sz w:val="24"/>
          <w:szCs w:val="24"/>
          <w:rtl/>
        </w:rPr>
        <w:t xml:space="preserve"> </w:t>
      </w:r>
      <w:r w:rsidRPr="007B3F7E">
        <w:rPr>
          <w:rFonts w:ascii="David" w:hAnsi="David" w:cs="David" w:hint="cs"/>
          <w:sz w:val="24"/>
          <w:szCs w:val="24"/>
          <w:rtl/>
        </w:rPr>
        <w:t>כמויות</w:t>
      </w:r>
      <w:r w:rsidRPr="007B3F7E">
        <w:rPr>
          <w:rFonts w:ascii="David" w:hAnsi="David" w:cs="David"/>
          <w:sz w:val="24"/>
          <w:szCs w:val="24"/>
          <w:rtl/>
        </w:rPr>
        <w:t xml:space="preserve"> (</w:t>
      </w:r>
      <w:r w:rsidRPr="007B3F7E">
        <w:rPr>
          <w:rFonts w:ascii="David" w:hAnsi="David" w:cs="David" w:hint="cs"/>
          <w:sz w:val="24"/>
          <w:szCs w:val="24"/>
          <w:rtl/>
        </w:rPr>
        <w:t>התוספת</w:t>
      </w:r>
      <w:r w:rsidRPr="007B3F7E">
        <w:rPr>
          <w:rFonts w:ascii="David" w:hAnsi="David" w:cs="David"/>
          <w:sz w:val="24"/>
          <w:szCs w:val="24"/>
          <w:rtl/>
        </w:rPr>
        <w:t>-</w:t>
      </w:r>
      <w:r w:rsidRPr="007B3F7E">
        <w:rPr>
          <w:rFonts w:ascii="David" w:hAnsi="David" w:cs="David" w:hint="cs"/>
          <w:sz w:val="24"/>
          <w:szCs w:val="24"/>
          <w:rtl/>
        </w:rPr>
        <w:t>למעט</w:t>
      </w:r>
      <w:r w:rsidRPr="007B3F7E">
        <w:rPr>
          <w:rFonts w:ascii="David" w:hAnsi="David" w:cs="David"/>
          <w:sz w:val="24"/>
          <w:szCs w:val="24"/>
          <w:rtl/>
        </w:rPr>
        <w:t xml:space="preserve"> </w:t>
      </w:r>
      <w:r w:rsidRPr="007B3F7E">
        <w:rPr>
          <w:rFonts w:ascii="David" w:hAnsi="David" w:cs="David" w:hint="cs"/>
          <w:sz w:val="24"/>
          <w:szCs w:val="24"/>
          <w:rtl/>
        </w:rPr>
        <w:t>למוצרים</w:t>
      </w:r>
      <w:r w:rsidRPr="007B3F7E">
        <w:rPr>
          <w:rFonts w:ascii="David" w:hAnsi="David" w:cs="David"/>
          <w:sz w:val="24"/>
          <w:szCs w:val="24"/>
          <w:rtl/>
        </w:rPr>
        <w:t xml:space="preserve"> </w:t>
      </w:r>
      <w:r w:rsidRPr="007B3F7E">
        <w:rPr>
          <w:rFonts w:ascii="David" w:hAnsi="David" w:cs="David" w:hint="cs"/>
          <w:sz w:val="24"/>
          <w:szCs w:val="24"/>
          <w:rtl/>
        </w:rPr>
        <w:t>שמגיעים</w:t>
      </w:r>
      <w:r w:rsidRPr="007B3F7E">
        <w:rPr>
          <w:rFonts w:ascii="David" w:hAnsi="David" w:cs="David"/>
          <w:sz w:val="24"/>
          <w:szCs w:val="24"/>
          <w:rtl/>
        </w:rPr>
        <w:t xml:space="preserve"> </w:t>
      </w:r>
      <w:r w:rsidRPr="007B3F7E">
        <w:rPr>
          <w:rFonts w:ascii="David" w:hAnsi="David" w:cs="David" w:hint="cs"/>
          <w:sz w:val="24"/>
          <w:szCs w:val="24"/>
          <w:rtl/>
        </w:rPr>
        <w:t>מאתר</w:t>
      </w:r>
      <w:r w:rsidRPr="007B3F7E">
        <w:rPr>
          <w:rFonts w:ascii="David" w:hAnsi="David" w:cs="David"/>
          <w:sz w:val="24"/>
          <w:szCs w:val="24"/>
          <w:rtl/>
        </w:rPr>
        <w:t xml:space="preserve"> </w:t>
      </w:r>
      <w:r w:rsidRPr="007B3F7E">
        <w:rPr>
          <w:rFonts w:ascii="David" w:hAnsi="David" w:cs="David" w:hint="cs"/>
          <w:sz w:val="24"/>
          <w:szCs w:val="24"/>
          <w:rtl/>
        </w:rPr>
        <w:t>רכישתם</w:t>
      </w:r>
      <w:r w:rsidRPr="007B3F7E">
        <w:rPr>
          <w:rFonts w:ascii="David" w:hAnsi="David" w:cs="David"/>
          <w:sz w:val="24"/>
          <w:szCs w:val="24"/>
          <w:rtl/>
        </w:rPr>
        <w:t xml:space="preserve"> </w:t>
      </w:r>
      <w:r w:rsidRPr="007B3F7E">
        <w:rPr>
          <w:rFonts w:ascii="David" w:hAnsi="David" w:cs="David" w:hint="cs"/>
          <w:sz w:val="24"/>
          <w:szCs w:val="24"/>
          <w:rtl/>
        </w:rPr>
        <w:t>ביחידות</w:t>
      </w:r>
      <w:r w:rsidRPr="007B3F7E">
        <w:rPr>
          <w:rFonts w:ascii="David" w:hAnsi="David" w:cs="David"/>
          <w:sz w:val="24"/>
          <w:szCs w:val="24"/>
          <w:rtl/>
        </w:rPr>
        <w:t xml:space="preserve"> </w:t>
      </w:r>
      <w:r w:rsidRPr="007B3F7E">
        <w:rPr>
          <w:rFonts w:ascii="David" w:hAnsi="David" w:cs="David" w:hint="cs"/>
          <w:sz w:val="24"/>
          <w:szCs w:val="24"/>
          <w:rtl/>
        </w:rPr>
        <w:t>שלמות</w:t>
      </w:r>
      <w:r w:rsidRPr="007B3F7E">
        <w:rPr>
          <w:rFonts w:ascii="David" w:hAnsi="David" w:cs="David"/>
          <w:sz w:val="24"/>
          <w:szCs w:val="24"/>
          <w:rtl/>
        </w:rPr>
        <w:t xml:space="preserve"> </w:t>
      </w:r>
      <w:r w:rsidRPr="007B3F7E">
        <w:rPr>
          <w:rFonts w:ascii="David" w:hAnsi="David" w:cs="David" w:hint="cs"/>
          <w:sz w:val="24"/>
          <w:szCs w:val="24"/>
          <w:rtl/>
        </w:rPr>
        <w:t>ואינם</w:t>
      </w:r>
      <w:r w:rsidRPr="007B3F7E">
        <w:rPr>
          <w:rFonts w:ascii="David" w:hAnsi="David" w:cs="David"/>
          <w:sz w:val="24"/>
          <w:szCs w:val="24"/>
          <w:rtl/>
        </w:rPr>
        <w:t xml:space="preserve"> </w:t>
      </w:r>
      <w:r w:rsidRPr="007B3F7E">
        <w:rPr>
          <w:rFonts w:ascii="David" w:hAnsi="David" w:cs="David" w:hint="cs"/>
          <w:sz w:val="24"/>
          <w:szCs w:val="24"/>
          <w:rtl/>
        </w:rPr>
        <w:lastRenderedPageBreak/>
        <w:t>דורשים</w:t>
      </w:r>
      <w:r w:rsidRPr="007B3F7E">
        <w:rPr>
          <w:rFonts w:ascii="David" w:hAnsi="David" w:cs="David"/>
          <w:sz w:val="24"/>
          <w:szCs w:val="24"/>
          <w:rtl/>
        </w:rPr>
        <w:t xml:space="preserve"> </w:t>
      </w:r>
      <w:r w:rsidRPr="007B3F7E">
        <w:rPr>
          <w:rFonts w:ascii="David" w:hAnsi="David" w:cs="David" w:hint="cs"/>
          <w:sz w:val="24"/>
          <w:szCs w:val="24"/>
          <w:rtl/>
        </w:rPr>
        <w:t>עיבוד</w:t>
      </w:r>
      <w:r w:rsidRPr="007B3F7E">
        <w:rPr>
          <w:rFonts w:ascii="David" w:hAnsi="David" w:cs="David"/>
          <w:sz w:val="24"/>
          <w:szCs w:val="24"/>
          <w:rtl/>
        </w:rPr>
        <w:t xml:space="preserve"> </w:t>
      </w:r>
      <w:r w:rsidRPr="007B3F7E">
        <w:rPr>
          <w:rFonts w:ascii="David" w:hAnsi="David" w:cs="David" w:hint="cs"/>
          <w:sz w:val="24"/>
          <w:szCs w:val="24"/>
          <w:rtl/>
        </w:rPr>
        <w:t>נוסף</w:t>
      </w:r>
      <w:r w:rsidRPr="007B3F7E">
        <w:rPr>
          <w:rFonts w:ascii="David" w:hAnsi="David" w:cs="David"/>
          <w:sz w:val="24"/>
          <w:szCs w:val="24"/>
          <w:rtl/>
        </w:rPr>
        <w:t xml:space="preserve"> </w:t>
      </w:r>
      <w:r w:rsidRPr="007B3F7E">
        <w:rPr>
          <w:rFonts w:ascii="David" w:hAnsi="David" w:cs="David" w:hint="cs"/>
          <w:sz w:val="24"/>
          <w:szCs w:val="24"/>
          <w:rtl/>
        </w:rPr>
        <w:t>ופחת</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הבניה</w:t>
      </w:r>
      <w:r w:rsidRPr="007B3F7E">
        <w:rPr>
          <w:rFonts w:ascii="David" w:hAnsi="David" w:cs="David"/>
          <w:sz w:val="24"/>
          <w:szCs w:val="24"/>
          <w:rtl/>
        </w:rPr>
        <w:t xml:space="preserve">) </w:t>
      </w:r>
      <w:r w:rsidRPr="007B3F7E">
        <w:rPr>
          <w:rFonts w:ascii="David" w:hAnsi="David" w:cs="David" w:hint="cs"/>
          <w:sz w:val="24"/>
          <w:szCs w:val="24"/>
          <w:rtl/>
        </w:rPr>
        <w:t>ולא</w:t>
      </w:r>
      <w:r w:rsidRPr="007B3F7E">
        <w:rPr>
          <w:rFonts w:ascii="David" w:hAnsi="David" w:cs="David"/>
          <w:sz w:val="24"/>
          <w:szCs w:val="24"/>
          <w:rtl/>
        </w:rPr>
        <w:t xml:space="preserve"> </w:t>
      </w:r>
      <w:r w:rsidRPr="007B3F7E">
        <w:rPr>
          <w:rFonts w:ascii="David" w:hAnsi="David" w:cs="David" w:hint="cs"/>
          <w:sz w:val="24"/>
          <w:szCs w:val="24"/>
          <w:rtl/>
        </w:rPr>
        <w:t>בכמויות</w:t>
      </w:r>
      <w:r w:rsidRPr="007B3F7E">
        <w:rPr>
          <w:rFonts w:ascii="David" w:hAnsi="David" w:cs="David"/>
          <w:sz w:val="24"/>
          <w:szCs w:val="24"/>
          <w:rtl/>
        </w:rPr>
        <w:t xml:space="preserve"> </w:t>
      </w:r>
      <w:r w:rsidRPr="007B3F7E">
        <w:rPr>
          <w:rFonts w:ascii="David" w:hAnsi="David" w:cs="David" w:hint="cs"/>
          <w:sz w:val="24"/>
          <w:szCs w:val="24"/>
          <w:rtl/>
        </w:rPr>
        <w:t>הרכישה</w:t>
      </w:r>
      <w:r w:rsidRPr="007B3F7E">
        <w:rPr>
          <w:rFonts w:ascii="David" w:hAnsi="David" w:cs="David"/>
          <w:sz w:val="24"/>
          <w:szCs w:val="24"/>
          <w:rtl/>
        </w:rPr>
        <w:t xml:space="preserve"> </w:t>
      </w:r>
      <w:r w:rsidRPr="007B3F7E">
        <w:rPr>
          <w:rFonts w:ascii="David" w:hAnsi="David" w:cs="David" w:hint="cs"/>
          <w:sz w:val="24"/>
          <w:szCs w:val="24"/>
          <w:rtl/>
        </w:rPr>
        <w:t>בפועל</w:t>
      </w:r>
      <w:r w:rsidRPr="007B3F7E">
        <w:rPr>
          <w:rFonts w:ascii="David" w:hAnsi="David" w:cs="David"/>
          <w:sz w:val="24"/>
          <w:szCs w:val="24"/>
          <w:rtl/>
        </w:rPr>
        <w:t xml:space="preserve">. </w:t>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לא</w:t>
      </w:r>
      <w:r w:rsidRPr="007B3F7E">
        <w:rPr>
          <w:rFonts w:ascii="David" w:hAnsi="David" w:cs="David"/>
          <w:sz w:val="24"/>
          <w:szCs w:val="24"/>
          <w:rtl/>
        </w:rPr>
        <w:t xml:space="preserve"> </w:t>
      </w:r>
      <w:r w:rsidRPr="007B3F7E">
        <w:rPr>
          <w:rFonts w:ascii="David" w:hAnsi="David" w:cs="David" w:hint="cs"/>
          <w:sz w:val="24"/>
          <w:szCs w:val="24"/>
          <w:rtl/>
        </w:rPr>
        <w:t>יכלול</w:t>
      </w:r>
      <w:r w:rsidRPr="007B3F7E">
        <w:rPr>
          <w:rFonts w:ascii="David" w:hAnsi="David" w:cs="David"/>
          <w:sz w:val="24"/>
          <w:szCs w:val="24"/>
          <w:rtl/>
        </w:rPr>
        <w:t xml:space="preserve"> </w:t>
      </w:r>
      <w:r w:rsidRPr="007B3F7E">
        <w:rPr>
          <w:rFonts w:ascii="David" w:hAnsi="David" w:cs="David" w:hint="cs"/>
          <w:sz w:val="24"/>
          <w:szCs w:val="24"/>
          <w:rtl/>
        </w:rPr>
        <w:t>עיבוד</w:t>
      </w:r>
      <w:r w:rsidRPr="007B3F7E">
        <w:rPr>
          <w:rFonts w:ascii="David" w:hAnsi="David" w:cs="David"/>
          <w:sz w:val="24"/>
          <w:szCs w:val="24"/>
          <w:rtl/>
        </w:rPr>
        <w:t xml:space="preserve"> </w:t>
      </w:r>
      <w:r w:rsidRPr="007B3F7E">
        <w:rPr>
          <w:rFonts w:ascii="David" w:hAnsi="David" w:cs="David" w:hint="cs"/>
          <w:sz w:val="24"/>
          <w:szCs w:val="24"/>
          <w:rtl/>
        </w:rPr>
        <w:t>סופי</w:t>
      </w:r>
      <w:r w:rsidRPr="007B3F7E">
        <w:rPr>
          <w:rFonts w:ascii="David" w:hAnsi="David" w:cs="David"/>
          <w:sz w:val="24"/>
          <w:szCs w:val="24"/>
          <w:rtl/>
        </w:rPr>
        <w:t xml:space="preserve"> (</w:t>
      </w:r>
      <w:r w:rsidRPr="007B3F7E">
        <w:rPr>
          <w:rFonts w:ascii="David" w:hAnsi="David" w:cs="David" w:hint="cs"/>
          <w:sz w:val="24"/>
          <w:szCs w:val="24"/>
          <w:rtl/>
        </w:rPr>
        <w:t>כגון</w:t>
      </w:r>
      <w:r w:rsidRPr="007B3F7E">
        <w:rPr>
          <w:rFonts w:ascii="David" w:hAnsi="David" w:cs="David"/>
          <w:sz w:val="24"/>
          <w:szCs w:val="24"/>
          <w:rtl/>
        </w:rPr>
        <w:t xml:space="preserve">: </w:t>
      </w:r>
      <w:r w:rsidRPr="007B3F7E">
        <w:rPr>
          <w:rFonts w:ascii="David" w:hAnsi="David" w:cs="David" w:hint="cs"/>
          <w:sz w:val="24"/>
          <w:szCs w:val="24"/>
          <w:rtl/>
        </w:rPr>
        <w:t>חיתוך</w:t>
      </w:r>
      <w:r w:rsidRPr="007B3F7E">
        <w:rPr>
          <w:rFonts w:ascii="David" w:hAnsi="David" w:cs="David"/>
          <w:sz w:val="24"/>
          <w:szCs w:val="24"/>
          <w:rtl/>
        </w:rPr>
        <w:t xml:space="preserve"> </w:t>
      </w:r>
      <w:r w:rsidRPr="007B3F7E">
        <w:rPr>
          <w:rFonts w:ascii="David" w:hAnsi="David" w:cs="David" w:hint="cs"/>
          <w:sz w:val="24"/>
          <w:szCs w:val="24"/>
          <w:rtl/>
        </w:rPr>
        <w:t>אריחים</w:t>
      </w:r>
      <w:r w:rsidRPr="007B3F7E">
        <w:rPr>
          <w:rFonts w:ascii="David" w:hAnsi="David" w:cs="David"/>
          <w:sz w:val="24"/>
          <w:szCs w:val="24"/>
          <w:rtl/>
        </w:rPr>
        <w:t xml:space="preserve"> </w:t>
      </w:r>
      <w:r w:rsidRPr="007B3F7E">
        <w:rPr>
          <w:rFonts w:ascii="David" w:hAnsi="David" w:cs="David" w:hint="cs"/>
          <w:sz w:val="24"/>
          <w:szCs w:val="24"/>
          <w:rtl/>
        </w:rPr>
        <w:t>למידות</w:t>
      </w:r>
      <w:r w:rsidRPr="007B3F7E">
        <w:rPr>
          <w:rFonts w:ascii="David" w:hAnsi="David" w:cs="David"/>
          <w:sz w:val="24"/>
          <w:szCs w:val="24"/>
          <w:rtl/>
        </w:rPr>
        <w:t xml:space="preserve">, </w:t>
      </w:r>
      <w:r w:rsidRPr="007B3F7E">
        <w:rPr>
          <w:rFonts w:ascii="David" w:hAnsi="David" w:cs="David" w:hint="cs"/>
          <w:sz w:val="24"/>
          <w:szCs w:val="24"/>
          <w:rtl/>
        </w:rPr>
        <w:t>ליטוש</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קידוח</w:t>
      </w:r>
      <w:r w:rsidRPr="007B3F7E">
        <w:rPr>
          <w:rFonts w:ascii="David" w:hAnsi="David" w:cs="David"/>
          <w:sz w:val="24"/>
          <w:szCs w:val="24"/>
          <w:rtl/>
        </w:rPr>
        <w:t xml:space="preserve"> </w:t>
      </w:r>
      <w:r w:rsidRPr="007B3F7E">
        <w:rPr>
          <w:rFonts w:ascii="David" w:hAnsi="David" w:cs="David" w:hint="cs"/>
          <w:sz w:val="24"/>
          <w:szCs w:val="24"/>
          <w:rtl/>
        </w:rPr>
        <w:t>חורים</w:t>
      </w:r>
      <w:r w:rsidRPr="007B3F7E">
        <w:rPr>
          <w:rFonts w:ascii="David" w:hAnsi="David" w:cs="David"/>
          <w:sz w:val="24"/>
          <w:szCs w:val="24"/>
          <w:rtl/>
        </w:rPr>
        <w:t xml:space="preserve">, </w:t>
      </w:r>
      <w:r w:rsidRPr="007B3F7E">
        <w:rPr>
          <w:rFonts w:ascii="David" w:hAnsi="David" w:cs="David" w:hint="cs"/>
          <w:sz w:val="24"/>
          <w:szCs w:val="24"/>
          <w:rtl/>
        </w:rPr>
        <w:t>חריצים</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מגרעות</w:t>
      </w:r>
      <w:r w:rsidRPr="007B3F7E">
        <w:rPr>
          <w:rFonts w:ascii="David" w:hAnsi="David" w:cs="David"/>
          <w:sz w:val="24"/>
          <w:szCs w:val="24"/>
          <w:rtl/>
        </w:rPr>
        <w:t xml:space="preserve"> </w:t>
      </w:r>
      <w:r w:rsidRPr="007B3F7E">
        <w:rPr>
          <w:rFonts w:ascii="David" w:hAnsi="David" w:cs="David" w:hint="cs"/>
          <w:sz w:val="24"/>
          <w:szCs w:val="24"/>
          <w:rtl/>
        </w:rPr>
        <w:t>עיגון</w:t>
      </w:r>
      <w:r w:rsidRPr="007B3F7E">
        <w:rPr>
          <w:rFonts w:ascii="David" w:hAnsi="David" w:cs="David"/>
          <w:sz w:val="24"/>
          <w:szCs w:val="24"/>
          <w:rtl/>
        </w:rPr>
        <w:t xml:space="preserve">) </w:t>
      </w:r>
      <w:r w:rsidRPr="007B3F7E">
        <w:rPr>
          <w:rFonts w:ascii="David" w:hAnsi="David" w:cs="David" w:hint="cs"/>
          <w:sz w:val="24"/>
          <w:szCs w:val="24"/>
          <w:rtl/>
        </w:rPr>
        <w:t>שיבוצע</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ח</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w:t>
      </w:r>
    </w:p>
    <w:p w14:paraId="60B23D72" w14:textId="77777777" w:rsidR="00EF4F1C" w:rsidRPr="007B3F7E" w:rsidRDefault="00EF4F1C" w:rsidP="007B3F7E">
      <w:pPr>
        <w:spacing w:after="0" w:afterAutospacing="0" w:line="240" w:lineRule="auto"/>
        <w:ind w:left="1649" w:hanging="164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מסמכי</w:t>
      </w:r>
      <w:r w:rsidRPr="00EF4F1C">
        <w:rPr>
          <w:rFonts w:ascii="David" w:hAnsi="David" w:cs="David"/>
          <w:b/>
          <w:bCs/>
          <w:sz w:val="24"/>
          <w:szCs w:val="24"/>
          <w:rtl/>
        </w:rPr>
        <w:t xml:space="preserve"> </w:t>
      </w:r>
      <w:r w:rsidRPr="00EF4F1C">
        <w:rPr>
          <w:rFonts w:ascii="David" w:hAnsi="David" w:cs="David" w:hint="cs"/>
          <w:b/>
          <w:bCs/>
          <w:sz w:val="24"/>
          <w:szCs w:val="24"/>
          <w:rtl/>
        </w:rPr>
        <w:t>התכנון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היתר</w:t>
      </w:r>
      <w:r w:rsidRPr="007B3F7E">
        <w:rPr>
          <w:rFonts w:ascii="David" w:hAnsi="David" w:cs="David"/>
          <w:sz w:val="24"/>
          <w:szCs w:val="24"/>
          <w:rtl/>
        </w:rPr>
        <w:t xml:space="preserve"> </w:t>
      </w:r>
      <w:r w:rsidRPr="007B3F7E">
        <w:rPr>
          <w:rFonts w:ascii="David" w:hAnsi="David" w:cs="David" w:hint="cs"/>
          <w:sz w:val="24"/>
          <w:szCs w:val="24"/>
          <w:rtl/>
        </w:rPr>
        <w:t>בניה</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תנאיו</w:t>
      </w:r>
      <w:r w:rsidRPr="007B3F7E">
        <w:rPr>
          <w:rFonts w:ascii="David" w:hAnsi="David" w:cs="David"/>
          <w:sz w:val="24"/>
          <w:szCs w:val="24"/>
          <w:rtl/>
        </w:rPr>
        <w:t xml:space="preserve">, </w:t>
      </w:r>
      <w:r w:rsidRPr="007B3F7E">
        <w:rPr>
          <w:rFonts w:ascii="David" w:hAnsi="David" w:cs="David" w:hint="cs"/>
          <w:sz w:val="24"/>
          <w:szCs w:val="24"/>
          <w:rtl/>
        </w:rPr>
        <w:t>תכניות</w:t>
      </w:r>
      <w:r w:rsidRPr="007B3F7E">
        <w:rPr>
          <w:rFonts w:ascii="David" w:hAnsi="David" w:cs="David"/>
          <w:sz w:val="24"/>
          <w:szCs w:val="24"/>
          <w:rtl/>
        </w:rPr>
        <w:t xml:space="preserve">, </w:t>
      </w:r>
      <w:r w:rsidRPr="007B3F7E">
        <w:rPr>
          <w:rFonts w:ascii="David" w:hAnsi="David" w:cs="David" w:hint="cs"/>
          <w:sz w:val="24"/>
          <w:szCs w:val="24"/>
          <w:rtl/>
        </w:rPr>
        <w:t>חישובים</w:t>
      </w:r>
      <w:r w:rsidRPr="007B3F7E">
        <w:rPr>
          <w:rFonts w:ascii="David" w:hAnsi="David" w:cs="David"/>
          <w:sz w:val="24"/>
          <w:szCs w:val="24"/>
          <w:rtl/>
        </w:rPr>
        <w:t xml:space="preserve">, </w:t>
      </w:r>
      <w:r w:rsidRPr="007B3F7E">
        <w:rPr>
          <w:rFonts w:ascii="David" w:hAnsi="David" w:cs="David" w:hint="cs"/>
          <w:sz w:val="24"/>
          <w:szCs w:val="24"/>
          <w:rtl/>
        </w:rPr>
        <w:t>תיאורים</w:t>
      </w:r>
      <w:r w:rsidRPr="007B3F7E">
        <w:rPr>
          <w:rFonts w:ascii="David" w:hAnsi="David" w:cs="David"/>
          <w:sz w:val="24"/>
          <w:szCs w:val="24"/>
          <w:rtl/>
        </w:rPr>
        <w:t xml:space="preserve">, </w:t>
      </w:r>
      <w:r w:rsidRPr="007B3F7E">
        <w:rPr>
          <w:rFonts w:ascii="David" w:hAnsi="David" w:cs="David" w:hint="cs"/>
          <w:sz w:val="24"/>
          <w:szCs w:val="24"/>
          <w:rtl/>
        </w:rPr>
        <w:t>מדידות</w:t>
      </w:r>
      <w:r w:rsidRPr="007B3F7E">
        <w:rPr>
          <w:rFonts w:ascii="David" w:hAnsi="David" w:cs="David"/>
          <w:sz w:val="24"/>
          <w:szCs w:val="24"/>
          <w:rtl/>
        </w:rPr>
        <w:t xml:space="preserve">, </w:t>
      </w:r>
      <w:r w:rsidRPr="007B3F7E">
        <w:rPr>
          <w:rFonts w:ascii="David" w:hAnsi="David" w:cs="David" w:hint="cs"/>
          <w:sz w:val="24"/>
          <w:szCs w:val="24"/>
          <w:rtl/>
        </w:rPr>
        <w:t>תרשימים</w:t>
      </w:r>
      <w:r w:rsidRPr="007B3F7E">
        <w:rPr>
          <w:rFonts w:ascii="David" w:hAnsi="David" w:cs="David"/>
          <w:sz w:val="24"/>
          <w:szCs w:val="24"/>
          <w:rtl/>
        </w:rPr>
        <w:t xml:space="preserve">, </w:t>
      </w:r>
      <w:r w:rsidRPr="007B3F7E">
        <w:rPr>
          <w:rFonts w:ascii="David" w:hAnsi="David" w:cs="David" w:hint="cs"/>
          <w:sz w:val="24"/>
          <w:szCs w:val="24"/>
          <w:rtl/>
        </w:rPr>
        <w:t>דיאגרמות</w:t>
      </w:r>
      <w:r w:rsidRPr="007B3F7E">
        <w:rPr>
          <w:rFonts w:ascii="David" w:hAnsi="David" w:cs="David"/>
          <w:sz w:val="24"/>
          <w:szCs w:val="24"/>
          <w:rtl/>
        </w:rPr>
        <w:t xml:space="preserve">, </w:t>
      </w:r>
      <w:r w:rsidRPr="007B3F7E">
        <w:rPr>
          <w:rFonts w:ascii="David" w:hAnsi="David" w:cs="David" w:hint="cs"/>
          <w:sz w:val="24"/>
          <w:szCs w:val="24"/>
          <w:rtl/>
        </w:rPr>
        <w:t>שרטוטים</w:t>
      </w:r>
      <w:r w:rsidRPr="007B3F7E">
        <w:rPr>
          <w:rFonts w:ascii="David" w:hAnsi="David" w:cs="David"/>
          <w:sz w:val="24"/>
          <w:szCs w:val="24"/>
          <w:rtl/>
        </w:rPr>
        <w:t xml:space="preserve">, </w:t>
      </w:r>
      <w:r w:rsidRPr="007B3F7E">
        <w:rPr>
          <w:rFonts w:ascii="David" w:hAnsi="David" w:cs="David" w:hint="cs"/>
          <w:sz w:val="24"/>
          <w:szCs w:val="24"/>
          <w:rtl/>
        </w:rPr>
        <w:t>מפרטים</w:t>
      </w:r>
      <w:r w:rsidRPr="007B3F7E">
        <w:rPr>
          <w:rFonts w:ascii="David" w:hAnsi="David" w:cs="David"/>
          <w:sz w:val="24"/>
          <w:szCs w:val="24"/>
          <w:rtl/>
        </w:rPr>
        <w:t xml:space="preserve"> </w:t>
      </w:r>
      <w:r w:rsidRPr="007B3F7E">
        <w:rPr>
          <w:rFonts w:ascii="David" w:hAnsi="David" w:cs="David" w:hint="cs"/>
          <w:sz w:val="24"/>
          <w:szCs w:val="24"/>
          <w:rtl/>
        </w:rPr>
        <w:t>וכל</w:t>
      </w:r>
      <w:r w:rsidRPr="007B3F7E">
        <w:rPr>
          <w:rFonts w:ascii="David" w:hAnsi="David" w:cs="David"/>
          <w:sz w:val="24"/>
          <w:szCs w:val="24"/>
          <w:rtl/>
        </w:rPr>
        <w:t xml:space="preserve"> </w:t>
      </w:r>
      <w:r w:rsidRPr="007B3F7E">
        <w:rPr>
          <w:rFonts w:ascii="David" w:hAnsi="David" w:cs="David" w:hint="cs"/>
          <w:sz w:val="24"/>
          <w:szCs w:val="24"/>
          <w:rtl/>
        </w:rPr>
        <w:t>יתר</w:t>
      </w:r>
      <w:r w:rsidRPr="007B3F7E">
        <w:rPr>
          <w:rFonts w:ascii="David" w:hAnsi="David" w:cs="David"/>
          <w:sz w:val="24"/>
          <w:szCs w:val="24"/>
          <w:rtl/>
        </w:rPr>
        <w:t xml:space="preserve"> </w:t>
      </w:r>
      <w:r w:rsidRPr="007B3F7E">
        <w:rPr>
          <w:rFonts w:ascii="David" w:hAnsi="David" w:cs="David" w:hint="cs"/>
          <w:sz w:val="24"/>
          <w:szCs w:val="24"/>
          <w:rtl/>
        </w:rPr>
        <w:t>המסמכים</w:t>
      </w:r>
      <w:r w:rsidRPr="007B3F7E">
        <w:rPr>
          <w:rFonts w:ascii="David" w:hAnsi="David" w:cs="David"/>
          <w:sz w:val="24"/>
          <w:szCs w:val="24"/>
          <w:rtl/>
        </w:rPr>
        <w:t xml:space="preserve"> </w:t>
      </w:r>
      <w:r w:rsidRPr="007B3F7E">
        <w:rPr>
          <w:rFonts w:ascii="David" w:hAnsi="David" w:cs="David" w:hint="cs"/>
          <w:sz w:val="24"/>
          <w:szCs w:val="24"/>
          <w:rtl/>
        </w:rPr>
        <w:t>שנערכו</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יערכו</w:t>
      </w:r>
      <w:r w:rsidRPr="007B3F7E">
        <w:rPr>
          <w:rFonts w:ascii="David" w:hAnsi="David" w:cs="David"/>
          <w:sz w:val="24"/>
          <w:szCs w:val="24"/>
          <w:rtl/>
        </w:rPr>
        <w:t xml:space="preserve"> </w:t>
      </w:r>
      <w:r w:rsidRPr="007B3F7E">
        <w:rPr>
          <w:rFonts w:ascii="David" w:hAnsi="David" w:cs="David" w:hint="cs"/>
          <w:sz w:val="24"/>
          <w:szCs w:val="24"/>
          <w:rtl/>
        </w:rPr>
        <w:t>במשך</w:t>
      </w:r>
      <w:r w:rsidRPr="007B3F7E">
        <w:rPr>
          <w:rFonts w:ascii="David" w:hAnsi="David" w:cs="David"/>
          <w:sz w:val="24"/>
          <w:szCs w:val="24"/>
          <w:rtl/>
        </w:rPr>
        <w:t xml:space="preserve"> </w:t>
      </w:r>
      <w:r w:rsidRPr="007B3F7E">
        <w:rPr>
          <w:rFonts w:ascii="David" w:hAnsi="David" w:cs="David" w:hint="cs"/>
          <w:sz w:val="24"/>
          <w:szCs w:val="24"/>
          <w:rtl/>
        </w:rPr>
        <w:t>ביצוע</w:t>
      </w:r>
      <w:r w:rsidRPr="007B3F7E">
        <w:rPr>
          <w:rFonts w:ascii="David" w:hAnsi="David" w:cs="David"/>
          <w:sz w:val="24"/>
          <w:szCs w:val="24"/>
          <w:rtl/>
        </w:rPr>
        <w:t xml:space="preserve"> </w:t>
      </w:r>
      <w:r w:rsidRPr="007B3F7E">
        <w:rPr>
          <w:rFonts w:ascii="David" w:hAnsi="David" w:cs="David" w:hint="cs"/>
          <w:sz w:val="24"/>
          <w:szCs w:val="24"/>
          <w:rtl/>
        </w:rPr>
        <w:t>הפרויקט</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ידי</w:t>
      </w:r>
      <w:r w:rsidRPr="007B3F7E">
        <w:rPr>
          <w:rFonts w:ascii="David" w:hAnsi="David" w:cs="David"/>
          <w:sz w:val="24"/>
          <w:szCs w:val="24"/>
          <w:rtl/>
        </w:rPr>
        <w:t xml:space="preserve"> </w:t>
      </w:r>
      <w:r w:rsidRPr="007B3F7E">
        <w:rPr>
          <w:rFonts w:ascii="David" w:hAnsi="David" w:cs="David" w:hint="cs"/>
          <w:sz w:val="24"/>
          <w:szCs w:val="24"/>
          <w:rtl/>
        </w:rPr>
        <w:t>היועצים</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עדכונים</w:t>
      </w:r>
      <w:r w:rsidRPr="007B3F7E">
        <w:rPr>
          <w:rFonts w:ascii="David" w:hAnsi="David" w:cs="David"/>
          <w:sz w:val="24"/>
          <w:szCs w:val="24"/>
          <w:rtl/>
        </w:rPr>
        <w:t xml:space="preserve">, </w:t>
      </w:r>
      <w:r w:rsidRPr="007B3F7E">
        <w:rPr>
          <w:rFonts w:ascii="David" w:hAnsi="David" w:cs="David" w:hint="cs"/>
          <w:sz w:val="24"/>
          <w:szCs w:val="24"/>
          <w:rtl/>
        </w:rPr>
        <w:t>הנחיות</w:t>
      </w:r>
      <w:r w:rsidRPr="007B3F7E">
        <w:rPr>
          <w:rFonts w:ascii="David" w:hAnsi="David" w:cs="David"/>
          <w:sz w:val="24"/>
          <w:szCs w:val="24"/>
          <w:rtl/>
        </w:rPr>
        <w:t xml:space="preserve"> </w:t>
      </w:r>
      <w:r w:rsidRPr="007B3F7E">
        <w:rPr>
          <w:rFonts w:ascii="David" w:hAnsi="David" w:cs="David" w:hint="cs"/>
          <w:sz w:val="24"/>
          <w:szCs w:val="24"/>
          <w:rtl/>
        </w:rPr>
        <w:t>ופרטים</w:t>
      </w:r>
      <w:r w:rsidRPr="007B3F7E">
        <w:rPr>
          <w:rFonts w:ascii="David" w:hAnsi="David" w:cs="David"/>
          <w:sz w:val="24"/>
          <w:szCs w:val="24"/>
          <w:rtl/>
        </w:rPr>
        <w:t>.</w:t>
      </w:r>
    </w:p>
    <w:p w14:paraId="71422F8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בו</w:t>
      </w:r>
      <w:r w:rsidRPr="00075B64">
        <w:rPr>
          <w:rFonts w:ascii="David" w:hAnsi="David" w:cs="David"/>
          <w:i/>
          <w:sz w:val="24"/>
          <w:szCs w:val="24"/>
          <w:rtl/>
        </w:rPr>
        <w:t xml:space="preserve"> </w:t>
      </w:r>
      <w:r w:rsidRPr="00075B64">
        <w:rPr>
          <w:rFonts w:ascii="David" w:hAnsi="David" w:cs="David" w:hint="eastAsia"/>
          <w:i/>
          <w:sz w:val="24"/>
          <w:szCs w:val="24"/>
          <w:rtl/>
        </w:rPr>
        <w:t>מאוזכר</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יחול</w:t>
      </w:r>
      <w:r w:rsidRPr="00075B64">
        <w:rPr>
          <w:rFonts w:ascii="David" w:hAnsi="David" w:cs="David"/>
          <w:i/>
          <w:sz w:val="24"/>
          <w:szCs w:val="24"/>
          <w:rtl/>
        </w:rPr>
        <w:t xml:space="preserve"> </w:t>
      </w:r>
      <w:r w:rsidRPr="00075B64">
        <w:rPr>
          <w:rFonts w:ascii="David" w:hAnsi="David" w:cs="David" w:hint="eastAsia"/>
          <w:i/>
          <w:sz w:val="24"/>
          <w:szCs w:val="24"/>
          <w:rtl/>
        </w:rPr>
        <w:t>אותו</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שיהיה</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שיבוא</w:t>
      </w:r>
      <w:r w:rsidRPr="00075B64">
        <w:rPr>
          <w:rFonts w:ascii="David" w:hAnsi="David" w:cs="David"/>
          <w:i/>
          <w:sz w:val="24"/>
          <w:szCs w:val="24"/>
          <w:rtl/>
        </w:rPr>
        <w:t xml:space="preserve"> </w:t>
      </w:r>
      <w:r w:rsidRPr="00075B64">
        <w:rPr>
          <w:rFonts w:ascii="David" w:hAnsi="David" w:cs="David" w:hint="eastAsia"/>
          <w:i/>
          <w:sz w:val="24"/>
          <w:szCs w:val="24"/>
          <w:rtl/>
        </w:rPr>
        <w:t>במקומו</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תקנות</w:t>
      </w:r>
      <w:r w:rsidRPr="00075B64">
        <w:rPr>
          <w:rFonts w:ascii="David" w:hAnsi="David" w:cs="David"/>
          <w:i/>
          <w:sz w:val="24"/>
          <w:szCs w:val="24"/>
          <w:rtl/>
        </w:rPr>
        <w:t xml:space="preserve"> </w:t>
      </w:r>
      <w:r w:rsidRPr="00075B64">
        <w:rPr>
          <w:rFonts w:ascii="David" w:hAnsi="David" w:cs="David" w:hint="eastAsia"/>
          <w:i/>
          <w:sz w:val="24"/>
          <w:szCs w:val="24"/>
          <w:rtl/>
        </w:rPr>
        <w:t>וצווים</w:t>
      </w:r>
      <w:r w:rsidRPr="00075B64">
        <w:rPr>
          <w:rFonts w:ascii="David" w:hAnsi="David" w:cs="David"/>
          <w:i/>
          <w:sz w:val="24"/>
          <w:szCs w:val="24"/>
          <w:rtl/>
        </w:rPr>
        <w:t xml:space="preserve"> </w:t>
      </w:r>
      <w:r w:rsidRPr="00075B64">
        <w:rPr>
          <w:rFonts w:ascii="David" w:hAnsi="David" w:cs="David" w:hint="eastAsia"/>
          <w:i/>
          <w:sz w:val="24"/>
          <w:szCs w:val="24"/>
          <w:rtl/>
        </w:rPr>
        <w:t>שיוצאו</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פיו</w:t>
      </w:r>
      <w:r w:rsidRPr="00075B64">
        <w:rPr>
          <w:rFonts w:ascii="David" w:hAnsi="David" w:cs="David"/>
          <w:i/>
          <w:sz w:val="24"/>
          <w:szCs w:val="24"/>
          <w:rtl/>
        </w:rPr>
        <w:t>.</w:t>
      </w:r>
    </w:p>
    <w:p w14:paraId="1326DBCA"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i/>
          <w:sz w:val="24"/>
          <w:szCs w:val="24"/>
          <w:rtl/>
        </w:rPr>
        <w:t xml:space="preserve">   </w:t>
      </w:r>
      <w:r w:rsidRPr="00075B64">
        <w:rPr>
          <w:rFonts w:ascii="David" w:hAnsi="David" w:cs="David" w:hint="eastAsia"/>
          <w:i/>
          <w:sz w:val="24"/>
          <w:szCs w:val="24"/>
          <w:rtl/>
        </w:rPr>
        <w:t>אין</w:t>
      </w:r>
      <w:r w:rsidRPr="00075B64">
        <w:rPr>
          <w:rFonts w:ascii="David" w:hAnsi="David" w:cs="David"/>
          <w:i/>
          <w:sz w:val="24"/>
          <w:szCs w:val="24"/>
          <w:rtl/>
        </w:rPr>
        <w:t xml:space="preserve"> </w:t>
      </w:r>
      <w:r w:rsidRPr="00075B64">
        <w:rPr>
          <w:rFonts w:ascii="David" w:hAnsi="David" w:cs="David" w:hint="eastAsia"/>
          <w:i/>
          <w:sz w:val="24"/>
          <w:szCs w:val="24"/>
          <w:rtl/>
        </w:rPr>
        <w:t>להסתמך</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כותרות</w:t>
      </w:r>
      <w:r w:rsidRPr="00075B64">
        <w:rPr>
          <w:rFonts w:ascii="David" w:hAnsi="David" w:cs="David"/>
          <w:i/>
          <w:sz w:val="24"/>
          <w:szCs w:val="24"/>
          <w:rtl/>
        </w:rPr>
        <w:t xml:space="preserve"> </w:t>
      </w:r>
      <w:r w:rsidRPr="00075B64">
        <w:rPr>
          <w:rFonts w:ascii="David" w:hAnsi="David" w:cs="David" w:hint="eastAsia"/>
          <w:i/>
          <w:sz w:val="24"/>
          <w:szCs w:val="24"/>
          <w:rtl/>
        </w:rPr>
        <w:t>סעיפים</w:t>
      </w:r>
      <w:r w:rsidRPr="00075B64">
        <w:rPr>
          <w:rFonts w:ascii="David" w:hAnsi="David" w:cs="David"/>
          <w:i/>
          <w:sz w:val="24"/>
          <w:szCs w:val="24"/>
          <w:rtl/>
        </w:rPr>
        <w:t xml:space="preserve"> </w:t>
      </w:r>
      <w:r w:rsidRPr="00075B64">
        <w:rPr>
          <w:rFonts w:ascii="David" w:hAnsi="David" w:cs="David" w:hint="eastAsia"/>
          <w:i/>
          <w:sz w:val="24"/>
          <w:szCs w:val="24"/>
          <w:rtl/>
        </w:rPr>
        <w:t>למטרת</w:t>
      </w:r>
      <w:r w:rsidRPr="00075B64">
        <w:rPr>
          <w:rFonts w:ascii="David" w:hAnsi="David" w:cs="David"/>
          <w:i/>
          <w:sz w:val="24"/>
          <w:szCs w:val="24"/>
          <w:rtl/>
        </w:rPr>
        <w:t xml:space="preserve"> </w:t>
      </w:r>
      <w:r w:rsidRPr="00075B64">
        <w:rPr>
          <w:rFonts w:ascii="David" w:hAnsi="David" w:cs="David" w:hint="eastAsia"/>
          <w:i/>
          <w:sz w:val="24"/>
          <w:szCs w:val="24"/>
          <w:rtl/>
        </w:rPr>
        <w:t>פירוש</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54CA8443"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מסופק</w:t>
      </w:r>
      <w:r w:rsidRPr="00075B64">
        <w:rPr>
          <w:rFonts w:ascii="David" w:hAnsi="David" w:cs="David"/>
          <w:i/>
          <w:sz w:val="24"/>
          <w:szCs w:val="24"/>
          <w:rtl/>
        </w:rPr>
        <w:t xml:space="preserve"> </w:t>
      </w:r>
      <w:r w:rsidRPr="00075B64">
        <w:rPr>
          <w:rFonts w:ascii="David" w:hAnsi="David" w:cs="David" w:hint="eastAsia"/>
          <w:i/>
          <w:sz w:val="24"/>
          <w:szCs w:val="24"/>
          <w:rtl/>
        </w:rPr>
        <w:t>בפירוש</w:t>
      </w:r>
      <w:r w:rsidRPr="00075B64">
        <w:rPr>
          <w:rFonts w:ascii="David" w:hAnsi="David" w:cs="David"/>
          <w:i/>
          <w:sz w:val="24"/>
          <w:szCs w:val="24"/>
          <w:rtl/>
        </w:rPr>
        <w:t xml:space="preserve"> </w:t>
      </w:r>
      <w:r w:rsidRPr="00075B64">
        <w:rPr>
          <w:rFonts w:ascii="David" w:hAnsi="David" w:cs="David" w:hint="eastAsia"/>
          <w:i/>
          <w:sz w:val="24"/>
          <w:szCs w:val="24"/>
          <w:rtl/>
        </w:rPr>
        <w:t>הנכון</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כלשהי</w:t>
      </w:r>
      <w:r w:rsidRPr="00075B64">
        <w:rPr>
          <w:rFonts w:ascii="David" w:hAnsi="David" w:cs="David"/>
          <w:i/>
          <w:sz w:val="24"/>
          <w:szCs w:val="24"/>
          <w:rtl/>
        </w:rPr>
        <w:t xml:space="preserve"> </w:t>
      </w:r>
      <w:r w:rsidRPr="00075B64">
        <w:rPr>
          <w:rFonts w:ascii="David" w:hAnsi="David" w:cs="David" w:hint="eastAsia"/>
          <w:i/>
          <w:sz w:val="24"/>
          <w:szCs w:val="24"/>
          <w:rtl/>
        </w:rPr>
        <w:t>מהוראות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הוא</w:t>
      </w:r>
      <w:r w:rsidRPr="00075B64">
        <w:rPr>
          <w:rFonts w:ascii="David" w:hAnsi="David" w:cs="David"/>
          <w:i/>
          <w:sz w:val="24"/>
          <w:szCs w:val="24"/>
          <w:rtl/>
        </w:rPr>
        <w:t xml:space="preserve"> </w:t>
      </w:r>
      <w:r w:rsidRPr="00075B64">
        <w:rPr>
          <w:rFonts w:ascii="David" w:hAnsi="David" w:cs="David" w:hint="eastAsia"/>
          <w:i/>
          <w:sz w:val="24"/>
          <w:szCs w:val="24"/>
          <w:rtl/>
        </w:rPr>
        <w:t>חייב</w:t>
      </w:r>
      <w:r w:rsidRPr="00075B64">
        <w:rPr>
          <w:rFonts w:ascii="David" w:hAnsi="David" w:cs="David"/>
          <w:i/>
          <w:sz w:val="24"/>
          <w:szCs w:val="24"/>
          <w:rtl/>
        </w:rPr>
        <w:t xml:space="preserve"> </w:t>
      </w:r>
      <w:r w:rsidRPr="00075B64">
        <w:rPr>
          <w:rFonts w:ascii="David" w:hAnsi="David" w:cs="David" w:hint="eastAsia"/>
          <w:i/>
          <w:sz w:val="24"/>
          <w:szCs w:val="24"/>
          <w:rtl/>
        </w:rPr>
        <w:t>לפנות</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ובמקרה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מונה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יפנה</w:t>
      </w:r>
      <w:r w:rsidRPr="00075B64">
        <w:rPr>
          <w:rFonts w:ascii="David" w:hAnsi="David" w:cs="David"/>
          <w:i/>
          <w:sz w:val="24"/>
          <w:szCs w:val="24"/>
          <w:rtl/>
        </w:rPr>
        <w:t xml:space="preserve"> </w:t>
      </w:r>
      <w:r w:rsidRPr="00075B64">
        <w:rPr>
          <w:rFonts w:ascii="David" w:hAnsi="David" w:cs="David" w:hint="eastAsia"/>
          <w:i/>
          <w:sz w:val="24"/>
          <w:szCs w:val="24"/>
          <w:rtl/>
        </w:rPr>
        <w:t>לנציג</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וזה</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מחליט</w:t>
      </w:r>
      <w:r w:rsidRPr="00075B64">
        <w:rPr>
          <w:rFonts w:ascii="David" w:hAnsi="David" w:cs="David"/>
          <w:i/>
          <w:sz w:val="24"/>
          <w:szCs w:val="24"/>
          <w:rtl/>
        </w:rPr>
        <w:t xml:space="preserve"> </w:t>
      </w:r>
      <w:r w:rsidRPr="00075B64">
        <w:rPr>
          <w:rFonts w:ascii="David" w:hAnsi="David" w:cs="David" w:hint="eastAsia"/>
          <w:i/>
          <w:sz w:val="24"/>
          <w:szCs w:val="24"/>
          <w:rtl/>
        </w:rPr>
        <w:t>בלעדית</w:t>
      </w:r>
      <w:r w:rsidRPr="00075B64">
        <w:rPr>
          <w:rFonts w:ascii="David" w:hAnsi="David" w:cs="David"/>
          <w:i/>
          <w:sz w:val="24"/>
          <w:szCs w:val="24"/>
          <w:rtl/>
        </w:rPr>
        <w:t xml:space="preserve"> </w:t>
      </w:r>
      <w:r w:rsidRPr="00075B64">
        <w:rPr>
          <w:rFonts w:ascii="David" w:hAnsi="David" w:cs="David" w:hint="eastAsia"/>
          <w:i/>
          <w:sz w:val="24"/>
          <w:szCs w:val="24"/>
          <w:rtl/>
        </w:rPr>
        <w:t>בדבר</w:t>
      </w:r>
      <w:r w:rsidRPr="00075B64">
        <w:rPr>
          <w:rFonts w:ascii="David" w:hAnsi="David" w:cs="David"/>
          <w:i/>
          <w:sz w:val="24"/>
          <w:szCs w:val="24"/>
          <w:rtl/>
        </w:rPr>
        <w:t xml:space="preserve"> </w:t>
      </w:r>
      <w:r w:rsidRPr="00075B64">
        <w:rPr>
          <w:rFonts w:ascii="David" w:hAnsi="David" w:cs="David" w:hint="eastAsia"/>
          <w:i/>
          <w:sz w:val="24"/>
          <w:szCs w:val="24"/>
          <w:rtl/>
        </w:rPr>
        <w:t>הפרוש</w:t>
      </w:r>
      <w:r w:rsidRPr="00075B64">
        <w:rPr>
          <w:rFonts w:ascii="David" w:hAnsi="David" w:cs="David"/>
          <w:i/>
          <w:sz w:val="24"/>
          <w:szCs w:val="24"/>
          <w:rtl/>
        </w:rPr>
        <w:t xml:space="preserve"> </w:t>
      </w:r>
      <w:r w:rsidRPr="00075B64">
        <w:rPr>
          <w:rFonts w:ascii="David" w:hAnsi="David" w:cs="David" w:hint="eastAsia"/>
          <w:i/>
          <w:sz w:val="24"/>
          <w:szCs w:val="24"/>
          <w:rtl/>
        </w:rPr>
        <w:t>הנכון</w:t>
      </w:r>
      <w:r w:rsidRPr="00075B64">
        <w:rPr>
          <w:rFonts w:ascii="David" w:hAnsi="David" w:cs="David"/>
          <w:i/>
          <w:sz w:val="24"/>
          <w:szCs w:val="24"/>
          <w:rtl/>
        </w:rPr>
        <w:t xml:space="preserve"> </w:t>
      </w:r>
      <w:r w:rsidRPr="00075B64">
        <w:rPr>
          <w:rFonts w:ascii="David" w:hAnsi="David" w:cs="David" w:hint="eastAsia"/>
          <w:i/>
          <w:sz w:val="24"/>
          <w:szCs w:val="24"/>
          <w:rtl/>
        </w:rPr>
        <w:t>שיש</w:t>
      </w:r>
      <w:r w:rsidRPr="00075B64">
        <w:rPr>
          <w:rFonts w:ascii="David" w:hAnsi="David" w:cs="David"/>
          <w:i/>
          <w:sz w:val="24"/>
          <w:szCs w:val="24"/>
          <w:rtl/>
        </w:rPr>
        <w:t xml:space="preserve"> </w:t>
      </w:r>
      <w:r w:rsidRPr="00075B64">
        <w:rPr>
          <w:rFonts w:ascii="David" w:hAnsi="David" w:cs="David" w:hint="eastAsia"/>
          <w:i/>
          <w:sz w:val="24"/>
          <w:szCs w:val="24"/>
          <w:rtl/>
        </w:rPr>
        <w:t>לנהוג</w:t>
      </w:r>
      <w:r w:rsidRPr="00075B64">
        <w:rPr>
          <w:rFonts w:ascii="David" w:hAnsi="David" w:cs="David"/>
          <w:i/>
          <w:sz w:val="24"/>
          <w:szCs w:val="24"/>
          <w:rtl/>
        </w:rPr>
        <w:t xml:space="preserve"> </w:t>
      </w:r>
      <w:r w:rsidRPr="00075B64">
        <w:rPr>
          <w:rFonts w:ascii="David" w:hAnsi="David" w:cs="David" w:hint="eastAsia"/>
          <w:i/>
          <w:sz w:val="24"/>
          <w:szCs w:val="24"/>
          <w:rtl/>
        </w:rPr>
        <w:t>לפיו</w:t>
      </w:r>
      <w:r w:rsidRPr="00075B64">
        <w:rPr>
          <w:rFonts w:ascii="David" w:hAnsi="David" w:cs="David"/>
          <w:i/>
          <w:sz w:val="24"/>
          <w:szCs w:val="24"/>
          <w:rtl/>
        </w:rPr>
        <w:t xml:space="preserve">, </w:t>
      </w:r>
      <w:r w:rsidRPr="00075B64">
        <w:rPr>
          <w:rFonts w:ascii="David" w:hAnsi="David" w:cs="David" w:hint="eastAsia"/>
          <w:i/>
          <w:sz w:val="24"/>
          <w:szCs w:val="24"/>
          <w:rtl/>
        </w:rPr>
        <w:t>והוראותיו</w:t>
      </w:r>
      <w:r w:rsidRPr="00075B64">
        <w:rPr>
          <w:rFonts w:ascii="David" w:hAnsi="David" w:cs="David"/>
          <w:i/>
          <w:sz w:val="24"/>
          <w:szCs w:val="24"/>
          <w:rtl/>
        </w:rPr>
        <w:t xml:space="preserve"> </w:t>
      </w:r>
      <w:r w:rsidRPr="00075B64">
        <w:rPr>
          <w:rFonts w:ascii="David" w:hAnsi="David" w:cs="David" w:hint="eastAsia"/>
          <w:i/>
          <w:sz w:val="24"/>
          <w:szCs w:val="24"/>
          <w:rtl/>
        </w:rPr>
        <w:t>תחייבנה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אף</w:t>
      </w:r>
      <w:r w:rsidRPr="00075B64">
        <w:rPr>
          <w:rFonts w:ascii="David" w:hAnsi="David" w:cs="David"/>
          <w:i/>
          <w:sz w:val="24"/>
          <w:szCs w:val="24"/>
          <w:rtl/>
        </w:rPr>
        <w:t xml:space="preserve"> </w:t>
      </w:r>
      <w:r w:rsidRPr="00075B64">
        <w:rPr>
          <w:rFonts w:ascii="David" w:hAnsi="David" w:cs="David" w:hint="eastAsia"/>
          <w:i/>
          <w:sz w:val="24"/>
          <w:szCs w:val="24"/>
          <w:rtl/>
        </w:rPr>
        <w:t>האמור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שתתעורר</w:t>
      </w:r>
      <w:r w:rsidRPr="00075B64">
        <w:rPr>
          <w:rFonts w:ascii="David" w:hAnsi="David" w:cs="David"/>
          <w:i/>
          <w:sz w:val="24"/>
          <w:szCs w:val="24"/>
          <w:rtl/>
        </w:rPr>
        <w:t xml:space="preserve"> </w:t>
      </w:r>
      <w:r w:rsidRPr="00075B64">
        <w:rPr>
          <w:rFonts w:ascii="David" w:hAnsi="David" w:cs="David" w:hint="eastAsia"/>
          <w:i/>
          <w:sz w:val="24"/>
          <w:szCs w:val="24"/>
          <w:rtl/>
        </w:rPr>
        <w:t>מחלוקת</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בנוגע</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מחלוקת</w:t>
      </w:r>
      <w:r w:rsidRPr="00075B64">
        <w:rPr>
          <w:rFonts w:ascii="David" w:hAnsi="David" w:cs="David"/>
          <w:i/>
          <w:sz w:val="24"/>
          <w:szCs w:val="24"/>
          <w:rtl/>
        </w:rPr>
        <w:t xml:space="preserve"> </w:t>
      </w:r>
      <w:r w:rsidRPr="00075B64">
        <w:rPr>
          <w:rFonts w:ascii="David" w:hAnsi="David" w:cs="David" w:hint="eastAsia"/>
          <w:i/>
          <w:sz w:val="24"/>
          <w:szCs w:val="24"/>
          <w:rtl/>
        </w:rPr>
        <w:t>הנובעת</w:t>
      </w:r>
      <w:r w:rsidRPr="00075B64">
        <w:rPr>
          <w:rFonts w:ascii="David" w:hAnsi="David" w:cs="David"/>
          <w:i/>
          <w:sz w:val="24"/>
          <w:szCs w:val="24"/>
          <w:rtl/>
        </w:rPr>
        <w:t xml:space="preserve"> </w:t>
      </w:r>
      <w:r w:rsidRPr="00075B64">
        <w:rPr>
          <w:rFonts w:ascii="David" w:hAnsi="David" w:cs="David" w:hint="eastAsia"/>
          <w:i/>
          <w:sz w:val="24"/>
          <w:szCs w:val="24"/>
          <w:rtl/>
        </w:rPr>
        <w:t>מהסכם</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והקבלן</w:t>
      </w:r>
      <w:r w:rsidRPr="00075B64">
        <w:rPr>
          <w:rFonts w:ascii="David" w:hAnsi="David" w:cs="David"/>
          <w:i/>
          <w:sz w:val="24"/>
          <w:szCs w:val="24"/>
          <w:rtl/>
        </w:rPr>
        <w:t xml:space="preserve"> </w:t>
      </w:r>
      <w:r w:rsidRPr="00075B64">
        <w:rPr>
          <w:rFonts w:ascii="David" w:hAnsi="David" w:cs="David" w:hint="eastAsia"/>
          <w:i/>
          <w:sz w:val="24"/>
          <w:szCs w:val="24"/>
          <w:rtl/>
        </w:rPr>
        <w:t>יתנגד</w:t>
      </w:r>
      <w:r w:rsidRPr="00075B64">
        <w:rPr>
          <w:rFonts w:ascii="David" w:hAnsi="David" w:cs="David"/>
          <w:i/>
          <w:sz w:val="24"/>
          <w:szCs w:val="24"/>
          <w:rtl/>
        </w:rPr>
        <w:t xml:space="preserve"> </w:t>
      </w:r>
      <w:r w:rsidRPr="00075B64">
        <w:rPr>
          <w:rFonts w:ascii="David" w:hAnsi="David" w:cs="David" w:hint="eastAsia"/>
          <w:i/>
          <w:sz w:val="24"/>
          <w:szCs w:val="24"/>
          <w:rtl/>
        </w:rPr>
        <w:t>להכרעת</w:t>
      </w:r>
      <w:r w:rsidRPr="00075B64">
        <w:rPr>
          <w:rFonts w:ascii="David" w:hAnsi="David" w:cs="David"/>
          <w:i/>
          <w:sz w:val="24"/>
          <w:szCs w:val="24"/>
          <w:rtl/>
        </w:rPr>
        <w:t xml:space="preserve"> </w:t>
      </w:r>
      <w:r w:rsidRPr="00075B64">
        <w:rPr>
          <w:rFonts w:ascii="David" w:hAnsi="David" w:cs="David" w:hint="eastAsia"/>
          <w:i/>
          <w:sz w:val="24"/>
          <w:szCs w:val="24"/>
          <w:rtl/>
        </w:rPr>
        <w:t>נציג</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תובא</w:t>
      </w:r>
      <w:r w:rsidRPr="00075B64">
        <w:rPr>
          <w:rFonts w:ascii="David" w:hAnsi="David" w:cs="David"/>
          <w:i/>
          <w:sz w:val="24"/>
          <w:szCs w:val="24"/>
          <w:rtl/>
        </w:rPr>
        <w:t xml:space="preserve"> </w:t>
      </w:r>
      <w:r w:rsidRPr="00075B64">
        <w:rPr>
          <w:rFonts w:ascii="David" w:hAnsi="David" w:cs="David" w:hint="eastAsia"/>
          <w:i/>
          <w:sz w:val="24"/>
          <w:szCs w:val="24"/>
          <w:rtl/>
        </w:rPr>
        <w:t>המחלוקת</w:t>
      </w:r>
      <w:r w:rsidRPr="00075B64">
        <w:rPr>
          <w:rFonts w:ascii="David" w:hAnsi="David" w:cs="David"/>
          <w:i/>
          <w:sz w:val="24"/>
          <w:szCs w:val="24"/>
          <w:rtl/>
        </w:rPr>
        <w:t xml:space="preserve"> </w:t>
      </w:r>
      <w:r w:rsidRPr="00075B64">
        <w:rPr>
          <w:rFonts w:ascii="David" w:hAnsi="David" w:cs="David" w:hint="eastAsia"/>
          <w:i/>
          <w:sz w:val="24"/>
          <w:szCs w:val="24"/>
          <w:rtl/>
        </w:rPr>
        <w:t>להכרעת</w:t>
      </w:r>
      <w:r w:rsidRPr="00075B64">
        <w:rPr>
          <w:rFonts w:ascii="David" w:hAnsi="David" w:cs="David"/>
          <w:i/>
          <w:sz w:val="24"/>
          <w:szCs w:val="24"/>
          <w:rtl/>
        </w:rPr>
        <w:t xml:space="preserve"> </w:t>
      </w:r>
      <w:r w:rsidRPr="00075B64">
        <w:rPr>
          <w:rFonts w:ascii="David" w:hAnsi="David" w:cs="David" w:hint="eastAsia"/>
          <w:i/>
          <w:sz w:val="24"/>
          <w:szCs w:val="24"/>
          <w:rtl/>
        </w:rPr>
        <w:t>משנה</w:t>
      </w:r>
      <w:r w:rsidRPr="00075B64">
        <w:rPr>
          <w:rFonts w:ascii="David" w:hAnsi="David" w:cs="David"/>
          <w:i/>
          <w:sz w:val="24"/>
          <w:szCs w:val="24"/>
          <w:rtl/>
        </w:rPr>
        <w:t xml:space="preserve"> </w:t>
      </w:r>
      <w:r w:rsidRPr="00075B64">
        <w:rPr>
          <w:rFonts w:ascii="David" w:hAnsi="David" w:cs="David" w:hint="eastAsia"/>
          <w:i/>
          <w:sz w:val="24"/>
          <w:szCs w:val="24"/>
          <w:rtl/>
        </w:rPr>
        <w:t>למנכ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ביחד</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סמנכ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מנת</w:t>
      </w:r>
      <w:r w:rsidRPr="00075B64">
        <w:rPr>
          <w:rFonts w:ascii="David" w:hAnsi="David" w:cs="David"/>
          <w:i/>
          <w:sz w:val="24"/>
          <w:szCs w:val="24"/>
          <w:rtl/>
        </w:rPr>
        <w:t xml:space="preserve"> </w:t>
      </w:r>
      <w:r w:rsidRPr="00075B64">
        <w:rPr>
          <w:rFonts w:ascii="David" w:hAnsi="David" w:cs="David" w:hint="eastAsia"/>
          <w:i/>
          <w:sz w:val="24"/>
          <w:szCs w:val="24"/>
          <w:rtl/>
        </w:rPr>
        <w:t>ליישב</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הסכסוך</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המחלוקת</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החלטה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תתקבל</w:t>
      </w:r>
      <w:r w:rsidRPr="00075B64">
        <w:rPr>
          <w:rFonts w:ascii="David" w:hAnsi="David" w:cs="David"/>
          <w:i/>
          <w:sz w:val="24"/>
          <w:szCs w:val="24"/>
          <w:rtl/>
        </w:rPr>
        <w:t xml:space="preserve"> </w:t>
      </w:r>
      <w:r w:rsidRPr="00075B64">
        <w:rPr>
          <w:rFonts w:ascii="David" w:hAnsi="David" w:cs="David" w:hint="eastAsia"/>
          <w:i/>
          <w:sz w:val="24"/>
          <w:szCs w:val="24"/>
          <w:rtl/>
        </w:rPr>
        <w:t>פה</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הגיעו</w:t>
      </w:r>
      <w:r w:rsidRPr="00075B64">
        <w:rPr>
          <w:rFonts w:ascii="David" w:hAnsi="David" w:cs="David"/>
          <w:i/>
          <w:sz w:val="24"/>
          <w:szCs w:val="24"/>
          <w:rtl/>
        </w:rPr>
        <w:t xml:space="preserve"> </w:t>
      </w:r>
      <w:r w:rsidRPr="00075B64">
        <w:rPr>
          <w:rFonts w:ascii="David" w:hAnsi="David" w:cs="David" w:hint="eastAsia"/>
          <w:i/>
          <w:sz w:val="24"/>
          <w:szCs w:val="24"/>
          <w:rtl/>
        </w:rPr>
        <w:t>הנ</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להחלטה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תוך</w:t>
      </w:r>
      <w:r w:rsidRPr="00075B64">
        <w:rPr>
          <w:rFonts w:ascii="David" w:hAnsi="David" w:cs="David"/>
          <w:i/>
          <w:sz w:val="24"/>
          <w:szCs w:val="24"/>
          <w:rtl/>
        </w:rPr>
        <w:t xml:space="preserve"> 14 </w:t>
      </w:r>
      <w:r w:rsidRPr="00075B64">
        <w:rPr>
          <w:rFonts w:ascii="David" w:hAnsi="David" w:cs="David" w:hint="eastAsia"/>
          <w:i/>
          <w:sz w:val="24"/>
          <w:szCs w:val="24"/>
          <w:rtl/>
        </w:rPr>
        <w:t>יום</w:t>
      </w:r>
      <w:r w:rsidRPr="00075B64">
        <w:rPr>
          <w:rFonts w:ascii="David" w:hAnsi="David" w:cs="David"/>
          <w:i/>
          <w:sz w:val="24"/>
          <w:szCs w:val="24"/>
          <w:rtl/>
        </w:rPr>
        <w:t xml:space="preserve"> </w:t>
      </w:r>
      <w:r w:rsidRPr="00075B64">
        <w:rPr>
          <w:rFonts w:ascii="David" w:hAnsi="David" w:cs="David" w:hint="eastAsia"/>
          <w:i/>
          <w:sz w:val="24"/>
          <w:szCs w:val="24"/>
          <w:rtl/>
        </w:rPr>
        <w:t>מהמועד</w:t>
      </w:r>
      <w:r w:rsidRPr="00075B64">
        <w:rPr>
          <w:rFonts w:ascii="David" w:hAnsi="David" w:cs="David"/>
          <w:i/>
          <w:sz w:val="24"/>
          <w:szCs w:val="24"/>
          <w:rtl/>
        </w:rPr>
        <w:t xml:space="preserve"> </w:t>
      </w:r>
      <w:r w:rsidRPr="00075B64">
        <w:rPr>
          <w:rFonts w:ascii="David" w:hAnsi="David" w:cs="David" w:hint="eastAsia"/>
          <w:i/>
          <w:sz w:val="24"/>
          <w:szCs w:val="24"/>
          <w:rtl/>
        </w:rPr>
        <w:t>בו</w:t>
      </w:r>
      <w:r w:rsidRPr="00075B64">
        <w:rPr>
          <w:rFonts w:ascii="David" w:hAnsi="David" w:cs="David"/>
          <w:i/>
          <w:sz w:val="24"/>
          <w:szCs w:val="24"/>
          <w:rtl/>
        </w:rPr>
        <w:t xml:space="preserve"> </w:t>
      </w:r>
      <w:r w:rsidRPr="00075B64">
        <w:rPr>
          <w:rFonts w:ascii="David" w:hAnsi="David" w:cs="David" w:hint="eastAsia"/>
          <w:i/>
          <w:sz w:val="24"/>
          <w:szCs w:val="24"/>
          <w:rtl/>
        </w:rPr>
        <w:t>הובא</w:t>
      </w:r>
      <w:r w:rsidRPr="00075B64">
        <w:rPr>
          <w:rFonts w:ascii="David" w:hAnsi="David" w:cs="David"/>
          <w:i/>
          <w:sz w:val="24"/>
          <w:szCs w:val="24"/>
          <w:rtl/>
        </w:rPr>
        <w:t xml:space="preserve"> </w:t>
      </w:r>
      <w:r w:rsidRPr="00075B64">
        <w:rPr>
          <w:rFonts w:ascii="David" w:hAnsi="David" w:cs="David" w:hint="eastAsia"/>
          <w:i/>
          <w:sz w:val="24"/>
          <w:szCs w:val="24"/>
          <w:rtl/>
        </w:rPr>
        <w:t>העניין</w:t>
      </w:r>
      <w:r w:rsidRPr="00075B64">
        <w:rPr>
          <w:rFonts w:ascii="David" w:hAnsi="David" w:cs="David"/>
          <w:i/>
          <w:sz w:val="24"/>
          <w:szCs w:val="24"/>
          <w:rtl/>
        </w:rPr>
        <w:t xml:space="preserve"> </w:t>
      </w:r>
      <w:r w:rsidRPr="00075B64">
        <w:rPr>
          <w:rFonts w:ascii="David" w:hAnsi="David" w:cs="David" w:hint="eastAsia"/>
          <w:i/>
          <w:sz w:val="24"/>
          <w:szCs w:val="24"/>
          <w:rtl/>
        </w:rPr>
        <w:t>להחלטתם</w:t>
      </w:r>
      <w:r w:rsidRPr="00075B64">
        <w:rPr>
          <w:rFonts w:ascii="David" w:hAnsi="David" w:cs="David"/>
          <w:i/>
          <w:sz w:val="24"/>
          <w:szCs w:val="24"/>
          <w:rtl/>
        </w:rPr>
        <w:t xml:space="preserve">, </w:t>
      </w:r>
      <w:r w:rsidRPr="00075B64">
        <w:rPr>
          <w:rFonts w:ascii="David" w:hAnsi="David" w:cs="David" w:hint="eastAsia"/>
          <w:i/>
          <w:sz w:val="24"/>
          <w:szCs w:val="24"/>
          <w:rtl/>
        </w:rPr>
        <w:t>תופנה</w:t>
      </w:r>
      <w:r w:rsidRPr="00075B64">
        <w:rPr>
          <w:rFonts w:ascii="David" w:hAnsi="David" w:cs="David"/>
          <w:i/>
          <w:sz w:val="24"/>
          <w:szCs w:val="24"/>
          <w:rtl/>
        </w:rPr>
        <w:t xml:space="preserve"> </w:t>
      </w:r>
      <w:r w:rsidRPr="00075B64">
        <w:rPr>
          <w:rFonts w:ascii="David" w:hAnsi="David" w:cs="David" w:hint="eastAsia"/>
          <w:i/>
          <w:sz w:val="24"/>
          <w:szCs w:val="24"/>
          <w:rtl/>
        </w:rPr>
        <w:t>המחלוקות</w:t>
      </w:r>
      <w:r w:rsidRPr="00075B64">
        <w:rPr>
          <w:rFonts w:ascii="David" w:hAnsi="David" w:cs="David"/>
          <w:i/>
          <w:sz w:val="24"/>
          <w:szCs w:val="24"/>
          <w:rtl/>
        </w:rPr>
        <w:t xml:space="preserve"> </w:t>
      </w:r>
      <w:r w:rsidRPr="00075B64">
        <w:rPr>
          <w:rFonts w:ascii="David" w:hAnsi="David" w:cs="David" w:hint="eastAsia"/>
          <w:i/>
          <w:sz w:val="24"/>
          <w:szCs w:val="24"/>
          <w:rtl/>
        </w:rPr>
        <w:t>להכרעה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אפ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מגורים</w:t>
      </w:r>
      <w:r w:rsidRPr="00075B64">
        <w:rPr>
          <w:rFonts w:ascii="David" w:hAnsi="David" w:cs="David"/>
          <w:i/>
          <w:sz w:val="24"/>
          <w:szCs w:val="24"/>
          <w:rtl/>
        </w:rPr>
        <w:t xml:space="preserve"> </w:t>
      </w:r>
      <w:r w:rsidRPr="00075B64">
        <w:rPr>
          <w:rFonts w:ascii="David" w:hAnsi="David" w:cs="David" w:hint="eastAsia"/>
          <w:i/>
          <w:sz w:val="24"/>
          <w:szCs w:val="24"/>
          <w:rtl/>
        </w:rPr>
        <w:t>בע</w:t>
      </w:r>
      <w:r w:rsidRPr="00075B64">
        <w:rPr>
          <w:rFonts w:ascii="David" w:hAnsi="David" w:cs="David"/>
          <w:i/>
          <w:sz w:val="24"/>
          <w:szCs w:val="24"/>
          <w:rtl/>
        </w:rPr>
        <w:t>"</w:t>
      </w:r>
      <w:r w:rsidRPr="00075B64">
        <w:rPr>
          <w:rFonts w:ascii="David" w:hAnsi="David" w:cs="David" w:hint="eastAsia"/>
          <w:i/>
          <w:sz w:val="24"/>
          <w:szCs w:val="24"/>
          <w:rtl/>
        </w:rPr>
        <w:t>מ</w:t>
      </w:r>
      <w:r w:rsidRPr="00075B64">
        <w:rPr>
          <w:rFonts w:ascii="David" w:hAnsi="David" w:cs="David"/>
          <w:i/>
          <w:sz w:val="24"/>
          <w:szCs w:val="24"/>
          <w:rtl/>
        </w:rPr>
        <w:t xml:space="preserve"> </w:t>
      </w:r>
      <w:r w:rsidRPr="00075B64">
        <w:rPr>
          <w:rFonts w:ascii="David" w:hAnsi="David" w:cs="David" w:hint="eastAsia"/>
          <w:i/>
          <w:sz w:val="24"/>
          <w:szCs w:val="24"/>
          <w:rtl/>
        </w:rPr>
        <w:t>ומנכ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דניה</w:t>
      </w:r>
      <w:r w:rsidRPr="00075B64">
        <w:rPr>
          <w:rFonts w:ascii="David" w:hAnsi="David" w:cs="David"/>
          <w:i/>
          <w:sz w:val="24"/>
          <w:szCs w:val="24"/>
          <w:rtl/>
        </w:rPr>
        <w:t xml:space="preserve"> </w:t>
      </w:r>
      <w:r w:rsidRPr="00075B64">
        <w:rPr>
          <w:rFonts w:ascii="David" w:hAnsi="David" w:cs="David" w:hint="eastAsia"/>
          <w:i/>
          <w:sz w:val="24"/>
          <w:szCs w:val="24"/>
          <w:rtl/>
        </w:rPr>
        <w:t>סיבוס</w:t>
      </w:r>
      <w:r w:rsidRPr="00075B64">
        <w:rPr>
          <w:rFonts w:ascii="David" w:hAnsi="David" w:cs="David"/>
          <w:i/>
          <w:sz w:val="24"/>
          <w:szCs w:val="24"/>
          <w:rtl/>
        </w:rPr>
        <w:t xml:space="preserve">, </w:t>
      </w:r>
      <w:r w:rsidRPr="00075B64">
        <w:rPr>
          <w:rFonts w:ascii="David" w:hAnsi="David" w:cs="David" w:hint="eastAsia"/>
          <w:i/>
          <w:sz w:val="24"/>
          <w:szCs w:val="24"/>
          <w:rtl/>
        </w:rPr>
        <w:t>היה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תושג</w:t>
      </w:r>
      <w:r w:rsidRPr="00075B64">
        <w:rPr>
          <w:rFonts w:ascii="David" w:hAnsi="David" w:cs="David"/>
          <w:i/>
          <w:sz w:val="24"/>
          <w:szCs w:val="24"/>
          <w:rtl/>
        </w:rPr>
        <w:t xml:space="preserve"> </w:t>
      </w:r>
      <w:r w:rsidRPr="00075B64">
        <w:rPr>
          <w:rFonts w:ascii="David" w:hAnsi="David" w:cs="David" w:hint="eastAsia"/>
          <w:i/>
          <w:sz w:val="24"/>
          <w:szCs w:val="24"/>
          <w:rtl/>
        </w:rPr>
        <w:t>הסכמה</w:t>
      </w:r>
      <w:r w:rsidRPr="00075B64">
        <w:rPr>
          <w:rFonts w:ascii="David" w:hAnsi="David" w:cs="David"/>
          <w:i/>
          <w:sz w:val="24"/>
          <w:szCs w:val="24"/>
          <w:rtl/>
        </w:rPr>
        <w:t xml:space="preserve"> </w:t>
      </w:r>
      <w:r w:rsidRPr="00075B64">
        <w:rPr>
          <w:rFonts w:ascii="David" w:hAnsi="David" w:cs="David" w:hint="eastAsia"/>
          <w:i/>
          <w:sz w:val="24"/>
          <w:szCs w:val="24"/>
          <w:rtl/>
        </w:rPr>
        <w:t>פה</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בנושא</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יפנו</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למנכ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אפריקה</w:t>
      </w:r>
      <w:r w:rsidRPr="00075B64">
        <w:rPr>
          <w:rFonts w:ascii="David" w:hAnsi="David" w:cs="David"/>
          <w:i/>
          <w:sz w:val="24"/>
          <w:szCs w:val="24"/>
          <w:rtl/>
        </w:rPr>
        <w:t xml:space="preserve"> </w:t>
      </w:r>
      <w:r w:rsidRPr="00075B64">
        <w:rPr>
          <w:rFonts w:ascii="David" w:hAnsi="David" w:cs="David" w:hint="eastAsia"/>
          <w:i/>
          <w:sz w:val="24"/>
          <w:szCs w:val="24"/>
          <w:rtl/>
        </w:rPr>
        <w:t>ישראל</w:t>
      </w:r>
      <w:r w:rsidRPr="00075B64">
        <w:rPr>
          <w:rFonts w:ascii="David" w:hAnsi="David" w:cs="David"/>
          <w:i/>
          <w:sz w:val="24"/>
          <w:szCs w:val="24"/>
          <w:rtl/>
        </w:rPr>
        <w:t xml:space="preserve"> </w:t>
      </w:r>
      <w:r w:rsidRPr="00075B64">
        <w:rPr>
          <w:rFonts w:ascii="David" w:hAnsi="David" w:cs="David" w:hint="eastAsia"/>
          <w:i/>
          <w:sz w:val="24"/>
          <w:szCs w:val="24"/>
          <w:rtl/>
        </w:rPr>
        <w:t>להשקעות</w:t>
      </w:r>
      <w:r w:rsidRPr="00075B64">
        <w:rPr>
          <w:rFonts w:ascii="David" w:hAnsi="David" w:cs="David"/>
          <w:i/>
          <w:sz w:val="24"/>
          <w:szCs w:val="24"/>
          <w:rtl/>
        </w:rPr>
        <w:t xml:space="preserve"> </w:t>
      </w:r>
      <w:r w:rsidRPr="00075B64">
        <w:rPr>
          <w:rFonts w:ascii="David" w:hAnsi="David" w:cs="David" w:hint="eastAsia"/>
          <w:i/>
          <w:sz w:val="24"/>
          <w:szCs w:val="24"/>
          <w:rtl/>
        </w:rPr>
        <w:t>בע</w:t>
      </w:r>
      <w:r w:rsidRPr="00075B64">
        <w:rPr>
          <w:rFonts w:ascii="David" w:hAnsi="David" w:cs="David"/>
          <w:i/>
          <w:sz w:val="24"/>
          <w:szCs w:val="24"/>
          <w:rtl/>
        </w:rPr>
        <w:t>"</w:t>
      </w:r>
      <w:r w:rsidRPr="00075B64">
        <w:rPr>
          <w:rFonts w:ascii="David" w:hAnsi="David" w:cs="David" w:hint="eastAsia"/>
          <w:i/>
          <w:sz w:val="24"/>
          <w:szCs w:val="24"/>
          <w:rtl/>
        </w:rPr>
        <w:t>מ</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יכריע</w:t>
      </w:r>
      <w:r w:rsidRPr="00075B64">
        <w:rPr>
          <w:rFonts w:ascii="David" w:hAnsi="David" w:cs="David"/>
          <w:i/>
          <w:sz w:val="24"/>
          <w:szCs w:val="24"/>
          <w:rtl/>
        </w:rPr>
        <w:t xml:space="preserve"> </w:t>
      </w:r>
      <w:r w:rsidRPr="00075B64">
        <w:rPr>
          <w:rFonts w:ascii="David" w:hAnsi="David" w:cs="David" w:hint="eastAsia"/>
          <w:i/>
          <w:sz w:val="24"/>
          <w:szCs w:val="24"/>
          <w:rtl/>
        </w:rPr>
        <w:t>בדבר</w:t>
      </w:r>
      <w:r w:rsidRPr="00075B64">
        <w:rPr>
          <w:rFonts w:ascii="David" w:hAnsi="David" w:cs="David"/>
          <w:i/>
          <w:sz w:val="24"/>
          <w:szCs w:val="24"/>
          <w:rtl/>
        </w:rPr>
        <w:t xml:space="preserve"> </w:t>
      </w:r>
      <w:r w:rsidRPr="00075B64">
        <w:rPr>
          <w:rFonts w:ascii="David" w:hAnsi="David" w:cs="David" w:hint="eastAsia"/>
          <w:i/>
          <w:sz w:val="24"/>
          <w:szCs w:val="24"/>
          <w:rtl/>
        </w:rPr>
        <w:t>הפרשנות</w:t>
      </w:r>
      <w:r w:rsidRPr="00075B64">
        <w:rPr>
          <w:rFonts w:ascii="David" w:hAnsi="David" w:cs="David"/>
          <w:i/>
          <w:sz w:val="24"/>
          <w:szCs w:val="24"/>
          <w:rtl/>
        </w:rPr>
        <w:t xml:space="preserve"> </w:t>
      </w:r>
      <w:r w:rsidRPr="00075B64">
        <w:rPr>
          <w:rFonts w:ascii="David" w:hAnsi="David" w:cs="David" w:hint="eastAsia"/>
          <w:i/>
          <w:sz w:val="24"/>
          <w:szCs w:val="24"/>
          <w:rtl/>
        </w:rPr>
        <w:t>הנכונה</w:t>
      </w:r>
      <w:r w:rsidRPr="00075B64">
        <w:rPr>
          <w:rFonts w:ascii="David" w:hAnsi="David" w:cs="David"/>
          <w:i/>
          <w:sz w:val="24"/>
          <w:szCs w:val="24"/>
          <w:rtl/>
        </w:rPr>
        <w:t xml:space="preserve"> </w:t>
      </w:r>
      <w:r w:rsidRPr="00075B64">
        <w:rPr>
          <w:rFonts w:ascii="David" w:hAnsi="David" w:cs="David" w:hint="eastAsia"/>
          <w:i/>
          <w:sz w:val="24"/>
          <w:szCs w:val="24"/>
          <w:rtl/>
        </w:rPr>
        <w:t>והיא</w:t>
      </w:r>
      <w:r w:rsidRPr="00075B64">
        <w:rPr>
          <w:rFonts w:ascii="David" w:hAnsi="David" w:cs="David"/>
          <w:i/>
          <w:sz w:val="24"/>
          <w:szCs w:val="24"/>
          <w:rtl/>
        </w:rPr>
        <w:t xml:space="preserve"> </w:t>
      </w:r>
      <w:r w:rsidRPr="00075B64">
        <w:rPr>
          <w:rFonts w:ascii="David" w:hAnsi="David" w:cs="David" w:hint="eastAsia"/>
          <w:i/>
          <w:sz w:val="24"/>
          <w:szCs w:val="24"/>
          <w:rtl/>
        </w:rPr>
        <w:t>תחייב</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באמור</w:t>
      </w:r>
      <w:r w:rsidRPr="00075B64">
        <w:rPr>
          <w:rFonts w:ascii="David" w:hAnsi="David" w:cs="David"/>
          <w:i/>
          <w:sz w:val="24"/>
          <w:szCs w:val="24"/>
          <w:rtl/>
        </w:rPr>
        <w:t xml:space="preserve"> </w:t>
      </w:r>
      <w:r w:rsidRPr="00075B64">
        <w:rPr>
          <w:rFonts w:ascii="David" w:hAnsi="David" w:cs="David" w:hint="eastAsia"/>
          <w:i/>
          <w:sz w:val="24"/>
          <w:szCs w:val="24"/>
          <w:rtl/>
        </w:rPr>
        <w:t>כדי</w:t>
      </w:r>
      <w:r w:rsidRPr="00075B64">
        <w:rPr>
          <w:rFonts w:ascii="David" w:hAnsi="David" w:cs="David"/>
          <w:i/>
          <w:sz w:val="24"/>
          <w:szCs w:val="24"/>
          <w:rtl/>
        </w:rPr>
        <w:t xml:space="preserve"> </w:t>
      </w:r>
      <w:r w:rsidRPr="00075B64">
        <w:rPr>
          <w:rFonts w:ascii="David" w:hAnsi="David" w:cs="David" w:hint="eastAsia"/>
          <w:i/>
          <w:sz w:val="24"/>
          <w:szCs w:val="24"/>
          <w:rtl/>
        </w:rPr>
        <w:t>לפגוע</w:t>
      </w:r>
      <w:r w:rsidRPr="00075B64">
        <w:rPr>
          <w:rFonts w:ascii="David" w:hAnsi="David" w:cs="David"/>
          <w:i/>
          <w:sz w:val="24"/>
          <w:szCs w:val="24"/>
          <w:rtl/>
        </w:rPr>
        <w:t xml:space="preserve"> </w:t>
      </w:r>
      <w:r w:rsidRPr="00075B64">
        <w:rPr>
          <w:rFonts w:ascii="David" w:hAnsi="David" w:cs="David" w:hint="eastAsia"/>
          <w:i/>
          <w:sz w:val="24"/>
          <w:szCs w:val="24"/>
          <w:rtl/>
        </w:rPr>
        <w:t>בלוחות</w:t>
      </w:r>
      <w:r w:rsidRPr="00075B64">
        <w:rPr>
          <w:rFonts w:ascii="David" w:hAnsi="David" w:cs="David"/>
          <w:i/>
          <w:sz w:val="24"/>
          <w:szCs w:val="24"/>
          <w:rtl/>
        </w:rPr>
        <w:t xml:space="preserve"> </w:t>
      </w:r>
      <w:r w:rsidRPr="00075B64">
        <w:rPr>
          <w:rFonts w:ascii="David" w:hAnsi="David" w:cs="David" w:hint="eastAsia"/>
          <w:i/>
          <w:sz w:val="24"/>
          <w:szCs w:val="24"/>
          <w:rtl/>
        </w:rPr>
        <w:t>הזמנים</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לעיכובו</w:t>
      </w:r>
      <w:r w:rsidRPr="00075B64">
        <w:rPr>
          <w:rFonts w:ascii="David" w:hAnsi="David" w:cs="David"/>
          <w:i/>
          <w:sz w:val="24"/>
          <w:szCs w:val="24"/>
          <w:rtl/>
        </w:rPr>
        <w:t>.</w:t>
      </w:r>
    </w:p>
    <w:p w14:paraId="7840DACC" w14:textId="77777777" w:rsidR="00EF4F1C" w:rsidRPr="00075B64" w:rsidRDefault="00EF4F1C" w:rsidP="00A11D74">
      <w:pPr>
        <w:spacing w:after="0" w:afterAutospacing="0" w:line="240" w:lineRule="auto"/>
        <w:rPr>
          <w:rFonts w:ascii="David" w:hAnsi="David" w:cs="David"/>
          <w:sz w:val="24"/>
          <w:szCs w:val="24"/>
          <w:rtl/>
        </w:rPr>
      </w:pPr>
    </w:p>
    <w:p w14:paraId="6B16C9D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סתירה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מסמכי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תגבר</w:t>
      </w:r>
      <w:r w:rsidRPr="00075B64">
        <w:rPr>
          <w:rFonts w:ascii="David" w:hAnsi="David" w:cs="David"/>
          <w:i/>
          <w:sz w:val="24"/>
          <w:szCs w:val="24"/>
          <w:rtl/>
        </w:rPr>
        <w:t xml:space="preserve"> </w:t>
      </w:r>
      <w:r w:rsidRPr="00075B64">
        <w:rPr>
          <w:rFonts w:ascii="David" w:hAnsi="David" w:cs="David" w:hint="eastAsia"/>
          <w:i/>
          <w:sz w:val="24"/>
          <w:szCs w:val="24"/>
          <w:rtl/>
        </w:rPr>
        <w:t>ההוראה</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קביעת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מהאמור</w:t>
      </w:r>
      <w:r w:rsidRPr="00075B64">
        <w:rPr>
          <w:rFonts w:ascii="David" w:hAnsi="David" w:cs="David"/>
          <w:i/>
          <w:sz w:val="24"/>
          <w:szCs w:val="24"/>
          <w:rtl/>
        </w:rPr>
        <w:t xml:space="preserve">, </w:t>
      </w:r>
      <w:r w:rsidRPr="00075B64">
        <w:rPr>
          <w:rFonts w:ascii="David" w:hAnsi="David" w:cs="David" w:hint="eastAsia"/>
          <w:i/>
          <w:sz w:val="24"/>
          <w:szCs w:val="24"/>
          <w:rtl/>
        </w:rPr>
        <w:t>במקרה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אי</w:t>
      </w:r>
      <w:r w:rsidRPr="00075B64">
        <w:rPr>
          <w:rFonts w:ascii="David" w:hAnsi="David" w:cs="David"/>
          <w:i/>
          <w:sz w:val="24"/>
          <w:szCs w:val="24"/>
          <w:rtl/>
        </w:rPr>
        <w:t xml:space="preserve"> </w:t>
      </w:r>
      <w:r w:rsidRPr="00075B64">
        <w:rPr>
          <w:rFonts w:ascii="David" w:hAnsi="David" w:cs="David" w:hint="eastAsia"/>
          <w:i/>
          <w:sz w:val="24"/>
          <w:szCs w:val="24"/>
          <w:rtl/>
        </w:rPr>
        <w:t>התאמה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 xml:space="preserve"> </w:t>
      </w:r>
      <w:r w:rsidRPr="00075B64">
        <w:rPr>
          <w:rFonts w:ascii="David" w:hAnsi="David" w:cs="David" w:hint="eastAsia"/>
          <w:i/>
          <w:sz w:val="24"/>
          <w:szCs w:val="24"/>
          <w:rtl/>
        </w:rPr>
        <w:t>לבין</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יכריע</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w:t>
      </w:r>
    </w:p>
    <w:p w14:paraId="644AB93D" w14:textId="77777777" w:rsidR="00EF4F1C" w:rsidRPr="00075B64" w:rsidRDefault="00EF4F1C" w:rsidP="00A11D74">
      <w:pPr>
        <w:spacing w:after="0" w:afterAutospacing="0" w:line="240" w:lineRule="auto"/>
        <w:rPr>
          <w:rFonts w:ascii="David" w:hAnsi="David" w:cs="David"/>
          <w:sz w:val="24"/>
          <w:szCs w:val="24"/>
          <w:rtl/>
        </w:rPr>
      </w:pPr>
      <w:r w:rsidRPr="00075B64">
        <w:rPr>
          <w:rFonts w:ascii="David" w:hAnsi="David" w:cs="David" w:hint="cs"/>
          <w:sz w:val="24"/>
          <w:szCs w:val="24"/>
          <w:rtl/>
        </w:rPr>
        <w:t>מובהר</w:t>
      </w:r>
      <w:r w:rsidRPr="00075B64">
        <w:rPr>
          <w:rFonts w:ascii="David" w:hAnsi="David" w:cs="David"/>
          <w:sz w:val="24"/>
          <w:szCs w:val="24"/>
          <w:rtl/>
        </w:rPr>
        <w:t xml:space="preserve"> </w:t>
      </w:r>
      <w:r w:rsidRPr="00075B64">
        <w:rPr>
          <w:rFonts w:ascii="David" w:hAnsi="David" w:cs="David" w:hint="cs"/>
          <w:sz w:val="24"/>
          <w:szCs w:val="24"/>
          <w:rtl/>
        </w:rPr>
        <w:t>בכל</w:t>
      </w:r>
      <w:r w:rsidRPr="00075B64">
        <w:rPr>
          <w:rFonts w:ascii="David" w:hAnsi="David" w:cs="David"/>
          <w:sz w:val="24"/>
          <w:szCs w:val="24"/>
          <w:rtl/>
        </w:rPr>
        <w:t xml:space="preserve"> </w:t>
      </w:r>
      <w:r w:rsidRPr="00075B64">
        <w:rPr>
          <w:rFonts w:ascii="David" w:hAnsi="David" w:cs="David" w:hint="cs"/>
          <w:sz w:val="24"/>
          <w:szCs w:val="24"/>
          <w:rtl/>
        </w:rPr>
        <w:t>מקרה</w:t>
      </w:r>
      <w:r w:rsidRPr="00075B64">
        <w:rPr>
          <w:rFonts w:ascii="David" w:hAnsi="David" w:cs="David"/>
          <w:sz w:val="24"/>
          <w:szCs w:val="24"/>
          <w:rtl/>
        </w:rPr>
        <w:t xml:space="preserve"> </w:t>
      </w:r>
      <w:r w:rsidRPr="00075B64">
        <w:rPr>
          <w:rFonts w:ascii="David" w:hAnsi="David" w:cs="David" w:hint="cs"/>
          <w:sz w:val="24"/>
          <w:szCs w:val="24"/>
          <w:rtl/>
        </w:rPr>
        <w:t>כי</w:t>
      </w:r>
      <w:r w:rsidRPr="00075B64">
        <w:rPr>
          <w:rFonts w:ascii="David" w:hAnsi="David" w:cs="David"/>
          <w:sz w:val="24"/>
          <w:szCs w:val="24"/>
          <w:rtl/>
        </w:rPr>
        <w:t xml:space="preserve"> </w:t>
      </w:r>
      <w:r w:rsidRPr="00075B64">
        <w:rPr>
          <w:rFonts w:ascii="David" w:hAnsi="David" w:cs="David" w:hint="cs"/>
          <w:sz w:val="24"/>
          <w:szCs w:val="24"/>
          <w:rtl/>
        </w:rPr>
        <w:t>המפרט</w:t>
      </w:r>
      <w:r w:rsidRPr="00075B64">
        <w:rPr>
          <w:rFonts w:ascii="David" w:hAnsi="David" w:cs="David"/>
          <w:sz w:val="24"/>
          <w:szCs w:val="24"/>
          <w:rtl/>
        </w:rPr>
        <w:t xml:space="preserve"> </w:t>
      </w:r>
      <w:r w:rsidRPr="00075B64">
        <w:rPr>
          <w:rFonts w:ascii="David" w:hAnsi="David" w:cs="David" w:hint="cs"/>
          <w:sz w:val="24"/>
          <w:szCs w:val="24"/>
          <w:rtl/>
        </w:rPr>
        <w:t>המיוחד</w:t>
      </w:r>
      <w:r w:rsidRPr="00075B64">
        <w:rPr>
          <w:rFonts w:ascii="David" w:hAnsi="David" w:cs="David"/>
          <w:sz w:val="24"/>
          <w:szCs w:val="24"/>
          <w:rtl/>
        </w:rPr>
        <w:t xml:space="preserve"> </w:t>
      </w:r>
      <w:r w:rsidRPr="00075B64">
        <w:rPr>
          <w:rFonts w:ascii="David" w:hAnsi="David" w:cs="David" w:hint="cs"/>
          <w:sz w:val="24"/>
          <w:szCs w:val="24"/>
          <w:rtl/>
        </w:rPr>
        <w:t>והתכניות</w:t>
      </w:r>
      <w:r w:rsidRPr="00075B64">
        <w:rPr>
          <w:rFonts w:ascii="David" w:hAnsi="David" w:cs="David"/>
          <w:sz w:val="24"/>
          <w:szCs w:val="24"/>
          <w:rtl/>
        </w:rPr>
        <w:t xml:space="preserve"> </w:t>
      </w:r>
      <w:r w:rsidRPr="00075B64">
        <w:rPr>
          <w:rFonts w:ascii="David" w:hAnsi="David" w:cs="David" w:hint="cs"/>
          <w:sz w:val="24"/>
          <w:szCs w:val="24"/>
          <w:rtl/>
        </w:rPr>
        <w:t>לביצוע</w:t>
      </w:r>
      <w:r w:rsidRPr="00075B64">
        <w:rPr>
          <w:rFonts w:ascii="David" w:hAnsi="David" w:cs="David"/>
          <w:sz w:val="24"/>
          <w:szCs w:val="24"/>
          <w:rtl/>
        </w:rPr>
        <w:t xml:space="preserve"> </w:t>
      </w:r>
      <w:r w:rsidRPr="00075B64">
        <w:rPr>
          <w:rFonts w:ascii="David" w:hAnsi="David" w:cs="David" w:hint="cs"/>
          <w:sz w:val="24"/>
          <w:szCs w:val="24"/>
          <w:rtl/>
        </w:rPr>
        <w:t>אינם</w:t>
      </w:r>
      <w:r w:rsidRPr="00075B64">
        <w:rPr>
          <w:rFonts w:ascii="David" w:hAnsi="David" w:cs="David"/>
          <w:sz w:val="24"/>
          <w:szCs w:val="24"/>
          <w:rtl/>
        </w:rPr>
        <w:t xml:space="preserve"> </w:t>
      </w:r>
      <w:r w:rsidRPr="00075B64">
        <w:rPr>
          <w:rFonts w:ascii="David" w:hAnsi="David" w:cs="David" w:hint="cs"/>
          <w:sz w:val="24"/>
          <w:szCs w:val="24"/>
          <w:rtl/>
        </w:rPr>
        <w:t>גורעים</w:t>
      </w:r>
      <w:r w:rsidRPr="00075B64">
        <w:rPr>
          <w:rFonts w:ascii="David" w:hAnsi="David" w:cs="David"/>
          <w:sz w:val="24"/>
          <w:szCs w:val="24"/>
          <w:rtl/>
        </w:rPr>
        <w:t xml:space="preserve"> </w:t>
      </w:r>
      <w:r w:rsidRPr="00075B64">
        <w:rPr>
          <w:rFonts w:ascii="David" w:hAnsi="David" w:cs="David" w:hint="cs"/>
          <w:sz w:val="24"/>
          <w:szCs w:val="24"/>
          <w:rtl/>
        </w:rPr>
        <w:t>ו</w:t>
      </w:r>
      <w:r w:rsidRPr="00075B64">
        <w:rPr>
          <w:rFonts w:ascii="David" w:hAnsi="David" w:cs="David"/>
          <w:sz w:val="24"/>
          <w:szCs w:val="24"/>
          <w:rtl/>
        </w:rPr>
        <w:t>/</w:t>
      </w:r>
      <w:r w:rsidRPr="00075B64">
        <w:rPr>
          <w:rFonts w:ascii="David" w:hAnsi="David" w:cs="David" w:hint="cs"/>
          <w:sz w:val="24"/>
          <w:szCs w:val="24"/>
          <w:rtl/>
        </w:rPr>
        <w:t>או</w:t>
      </w:r>
      <w:r w:rsidRPr="00075B64">
        <w:rPr>
          <w:rFonts w:ascii="David" w:hAnsi="David" w:cs="David"/>
          <w:sz w:val="24"/>
          <w:szCs w:val="24"/>
          <w:rtl/>
        </w:rPr>
        <w:t xml:space="preserve"> </w:t>
      </w:r>
      <w:r w:rsidRPr="00075B64">
        <w:rPr>
          <w:rFonts w:ascii="David" w:hAnsi="David" w:cs="David" w:hint="cs"/>
          <w:sz w:val="24"/>
          <w:szCs w:val="24"/>
          <w:rtl/>
        </w:rPr>
        <w:t>גוברים</w:t>
      </w:r>
      <w:r w:rsidRPr="00075B64">
        <w:rPr>
          <w:rFonts w:ascii="David" w:hAnsi="David" w:cs="David"/>
          <w:sz w:val="24"/>
          <w:szCs w:val="24"/>
          <w:rtl/>
        </w:rPr>
        <w:t xml:space="preserve"> </w:t>
      </w: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מפרטי</w:t>
      </w:r>
      <w:r w:rsidRPr="00075B64">
        <w:rPr>
          <w:rFonts w:ascii="David" w:hAnsi="David" w:cs="David"/>
          <w:sz w:val="24"/>
          <w:szCs w:val="24"/>
          <w:rtl/>
        </w:rPr>
        <w:t xml:space="preserve"> </w:t>
      </w:r>
      <w:r w:rsidRPr="00075B64">
        <w:rPr>
          <w:rFonts w:ascii="David" w:hAnsi="David" w:cs="David" w:hint="cs"/>
          <w:sz w:val="24"/>
          <w:szCs w:val="24"/>
          <w:rtl/>
        </w:rPr>
        <w:t>ותוכניות</w:t>
      </w:r>
      <w:r w:rsidRPr="00075B64">
        <w:rPr>
          <w:rFonts w:ascii="David" w:hAnsi="David" w:cs="David"/>
          <w:sz w:val="24"/>
          <w:szCs w:val="24"/>
          <w:rtl/>
        </w:rPr>
        <w:t xml:space="preserve"> </w:t>
      </w:r>
      <w:r w:rsidRPr="00075B64">
        <w:rPr>
          <w:rFonts w:ascii="David" w:hAnsi="David" w:cs="David" w:hint="cs"/>
          <w:sz w:val="24"/>
          <w:szCs w:val="24"/>
          <w:rtl/>
        </w:rPr>
        <w:t>המכר</w:t>
      </w:r>
      <w:r w:rsidRPr="00075B64">
        <w:rPr>
          <w:rFonts w:ascii="David" w:hAnsi="David" w:cs="David"/>
          <w:sz w:val="24"/>
          <w:szCs w:val="24"/>
          <w:rtl/>
        </w:rPr>
        <w:t xml:space="preserve">, </w:t>
      </w:r>
      <w:r w:rsidRPr="00075B64">
        <w:rPr>
          <w:rFonts w:ascii="David" w:hAnsi="David" w:cs="David" w:hint="cs"/>
          <w:sz w:val="24"/>
          <w:szCs w:val="24"/>
          <w:rtl/>
        </w:rPr>
        <w:t>ו</w:t>
      </w:r>
      <w:r w:rsidRPr="00075B64">
        <w:rPr>
          <w:rFonts w:ascii="David" w:hAnsi="David" w:cs="David"/>
          <w:sz w:val="24"/>
          <w:szCs w:val="24"/>
          <w:rtl/>
        </w:rPr>
        <w:t>/</w:t>
      </w:r>
      <w:r w:rsidRPr="00075B64">
        <w:rPr>
          <w:rFonts w:ascii="David" w:hAnsi="David" w:cs="David" w:hint="cs"/>
          <w:sz w:val="24"/>
          <w:szCs w:val="24"/>
          <w:rtl/>
        </w:rPr>
        <w:t>או</w:t>
      </w:r>
      <w:r w:rsidRPr="00075B64">
        <w:rPr>
          <w:rFonts w:ascii="David" w:hAnsi="David" w:cs="David"/>
          <w:sz w:val="24"/>
          <w:szCs w:val="24"/>
          <w:rtl/>
        </w:rPr>
        <w:t xml:space="preserve"> </w:t>
      </w:r>
      <w:r w:rsidRPr="00075B64">
        <w:rPr>
          <w:rFonts w:ascii="David" w:hAnsi="David" w:cs="David" w:hint="cs"/>
          <w:sz w:val="24"/>
          <w:szCs w:val="24"/>
          <w:rtl/>
        </w:rPr>
        <w:t>תכנית</w:t>
      </w:r>
      <w:r w:rsidRPr="00075B64">
        <w:rPr>
          <w:rFonts w:ascii="David" w:hAnsi="David" w:cs="David"/>
          <w:sz w:val="24"/>
          <w:szCs w:val="24"/>
          <w:rtl/>
        </w:rPr>
        <w:t xml:space="preserve"> </w:t>
      </w:r>
      <w:r w:rsidRPr="00075B64">
        <w:rPr>
          <w:rFonts w:ascii="David" w:hAnsi="David" w:cs="David" w:hint="cs"/>
          <w:sz w:val="24"/>
          <w:szCs w:val="24"/>
          <w:rtl/>
        </w:rPr>
        <w:t>ההיתר</w:t>
      </w:r>
      <w:r w:rsidRPr="00075B64">
        <w:rPr>
          <w:rFonts w:ascii="David" w:hAnsi="David" w:cs="David"/>
          <w:sz w:val="24"/>
          <w:szCs w:val="24"/>
          <w:rtl/>
        </w:rPr>
        <w:t xml:space="preserve"> </w:t>
      </w:r>
      <w:r w:rsidRPr="00075B64">
        <w:rPr>
          <w:rFonts w:ascii="David" w:hAnsi="David" w:cs="David" w:hint="cs"/>
          <w:sz w:val="24"/>
          <w:szCs w:val="24"/>
          <w:rtl/>
        </w:rPr>
        <w:t>ואינם</w:t>
      </w:r>
      <w:r w:rsidRPr="00075B64">
        <w:rPr>
          <w:rFonts w:ascii="David" w:hAnsi="David" w:cs="David"/>
          <w:sz w:val="24"/>
          <w:szCs w:val="24"/>
          <w:rtl/>
        </w:rPr>
        <w:t xml:space="preserve"> </w:t>
      </w:r>
      <w:r w:rsidRPr="00075B64">
        <w:rPr>
          <w:rFonts w:ascii="David" w:hAnsi="David" w:cs="David" w:hint="cs"/>
          <w:sz w:val="24"/>
          <w:szCs w:val="24"/>
          <w:rtl/>
        </w:rPr>
        <w:t>באים</w:t>
      </w:r>
      <w:r w:rsidRPr="00075B64">
        <w:rPr>
          <w:rFonts w:ascii="David" w:hAnsi="David" w:cs="David"/>
          <w:sz w:val="24"/>
          <w:szCs w:val="24"/>
          <w:rtl/>
        </w:rPr>
        <w:t xml:space="preserve"> </w:t>
      </w:r>
      <w:r w:rsidRPr="00075B64">
        <w:rPr>
          <w:rFonts w:ascii="David" w:hAnsi="David" w:cs="David" w:hint="cs"/>
          <w:sz w:val="24"/>
          <w:szCs w:val="24"/>
          <w:rtl/>
        </w:rPr>
        <w:t>במקומם</w:t>
      </w:r>
      <w:r w:rsidRPr="00075B64">
        <w:rPr>
          <w:rFonts w:ascii="David" w:hAnsi="David" w:cs="David"/>
          <w:sz w:val="24"/>
          <w:szCs w:val="24"/>
          <w:rtl/>
        </w:rPr>
        <w:t xml:space="preserve"> </w:t>
      </w:r>
      <w:r w:rsidRPr="00075B64">
        <w:rPr>
          <w:rFonts w:ascii="David" w:hAnsi="David" w:cs="David" w:hint="cs"/>
          <w:sz w:val="24"/>
          <w:szCs w:val="24"/>
          <w:rtl/>
        </w:rPr>
        <w:t>אלא</w:t>
      </w:r>
      <w:r w:rsidRPr="00075B64">
        <w:rPr>
          <w:rFonts w:ascii="David" w:hAnsi="David" w:cs="David"/>
          <w:sz w:val="24"/>
          <w:szCs w:val="24"/>
          <w:rtl/>
        </w:rPr>
        <w:t xml:space="preserve"> </w:t>
      </w:r>
      <w:r w:rsidRPr="00075B64">
        <w:rPr>
          <w:rFonts w:ascii="David" w:hAnsi="David" w:cs="David" w:hint="cs"/>
          <w:sz w:val="24"/>
          <w:szCs w:val="24"/>
          <w:rtl/>
        </w:rPr>
        <w:t>באים</w:t>
      </w:r>
      <w:r w:rsidRPr="00075B64">
        <w:rPr>
          <w:rFonts w:ascii="David" w:hAnsi="David" w:cs="David"/>
          <w:sz w:val="24"/>
          <w:szCs w:val="24"/>
          <w:rtl/>
        </w:rPr>
        <w:t xml:space="preserve"> </w:t>
      </w:r>
      <w:r w:rsidRPr="00075B64">
        <w:rPr>
          <w:rFonts w:ascii="David" w:hAnsi="David" w:cs="David" w:hint="cs"/>
          <w:sz w:val="24"/>
          <w:szCs w:val="24"/>
          <w:rtl/>
        </w:rPr>
        <w:t>להוסיף</w:t>
      </w:r>
      <w:r w:rsidRPr="00075B64">
        <w:rPr>
          <w:rFonts w:ascii="David" w:hAnsi="David" w:cs="David"/>
          <w:sz w:val="24"/>
          <w:szCs w:val="24"/>
          <w:rtl/>
        </w:rPr>
        <w:t xml:space="preserve"> </w:t>
      </w:r>
      <w:r w:rsidRPr="00075B64">
        <w:rPr>
          <w:rFonts w:ascii="David" w:hAnsi="David" w:cs="David" w:hint="cs"/>
          <w:sz w:val="24"/>
          <w:szCs w:val="24"/>
          <w:rtl/>
        </w:rPr>
        <w:t>עליהם</w:t>
      </w:r>
      <w:r w:rsidRPr="00075B64">
        <w:rPr>
          <w:rFonts w:ascii="David" w:hAnsi="David" w:cs="David"/>
          <w:sz w:val="24"/>
          <w:szCs w:val="24"/>
          <w:rtl/>
        </w:rPr>
        <w:t xml:space="preserve"> </w:t>
      </w:r>
      <w:r w:rsidRPr="00075B64">
        <w:rPr>
          <w:rFonts w:ascii="David" w:hAnsi="David" w:cs="David" w:hint="cs"/>
          <w:sz w:val="24"/>
          <w:szCs w:val="24"/>
          <w:rtl/>
        </w:rPr>
        <w:t>בלבד</w:t>
      </w:r>
      <w:r w:rsidRPr="00075B64">
        <w:rPr>
          <w:rFonts w:ascii="David" w:hAnsi="David" w:cs="David"/>
          <w:sz w:val="24"/>
          <w:szCs w:val="24"/>
          <w:rtl/>
        </w:rPr>
        <w:t xml:space="preserve">. </w:t>
      </w:r>
      <w:r w:rsidRPr="00075B64">
        <w:rPr>
          <w:rFonts w:ascii="David" w:hAnsi="David" w:cs="David" w:hint="cs"/>
          <w:sz w:val="24"/>
          <w:szCs w:val="24"/>
          <w:rtl/>
        </w:rPr>
        <w:t>במקרה</w:t>
      </w:r>
      <w:r w:rsidRPr="00075B64">
        <w:rPr>
          <w:rFonts w:ascii="David" w:hAnsi="David" w:cs="David"/>
          <w:sz w:val="24"/>
          <w:szCs w:val="24"/>
          <w:rtl/>
        </w:rPr>
        <w:t xml:space="preserve"> </w:t>
      </w:r>
      <w:r w:rsidRPr="00075B64">
        <w:rPr>
          <w:rFonts w:ascii="David" w:hAnsi="David" w:cs="David" w:hint="cs"/>
          <w:sz w:val="24"/>
          <w:szCs w:val="24"/>
          <w:rtl/>
        </w:rPr>
        <w:t>של</w:t>
      </w:r>
      <w:r w:rsidRPr="00075B64">
        <w:rPr>
          <w:rFonts w:ascii="David" w:hAnsi="David" w:cs="David"/>
          <w:sz w:val="24"/>
          <w:szCs w:val="24"/>
          <w:rtl/>
        </w:rPr>
        <w:t xml:space="preserve"> </w:t>
      </w:r>
      <w:r w:rsidRPr="00075B64">
        <w:rPr>
          <w:rFonts w:ascii="David" w:hAnsi="David" w:cs="David" w:hint="cs"/>
          <w:sz w:val="24"/>
          <w:szCs w:val="24"/>
          <w:rtl/>
        </w:rPr>
        <w:t>אי</w:t>
      </w:r>
      <w:r w:rsidRPr="00075B64">
        <w:rPr>
          <w:rFonts w:ascii="David" w:hAnsi="David" w:cs="David"/>
          <w:sz w:val="24"/>
          <w:szCs w:val="24"/>
          <w:rtl/>
        </w:rPr>
        <w:t xml:space="preserve"> </w:t>
      </w:r>
      <w:r w:rsidRPr="00075B64">
        <w:rPr>
          <w:rFonts w:ascii="David" w:hAnsi="David" w:cs="David" w:hint="cs"/>
          <w:sz w:val="24"/>
          <w:szCs w:val="24"/>
          <w:rtl/>
        </w:rPr>
        <w:t>התאמה</w:t>
      </w:r>
      <w:r w:rsidRPr="00075B64">
        <w:rPr>
          <w:rFonts w:ascii="David" w:hAnsi="David" w:cs="David"/>
          <w:sz w:val="24"/>
          <w:szCs w:val="24"/>
          <w:rtl/>
        </w:rPr>
        <w:t xml:space="preserve"> </w:t>
      </w:r>
      <w:r w:rsidRPr="00075B64">
        <w:rPr>
          <w:rFonts w:ascii="David" w:hAnsi="David" w:cs="David" w:hint="cs"/>
          <w:sz w:val="24"/>
          <w:szCs w:val="24"/>
          <w:rtl/>
        </w:rPr>
        <w:t>ביניהם</w:t>
      </w:r>
      <w:r w:rsidRPr="00075B64">
        <w:rPr>
          <w:rFonts w:ascii="David" w:hAnsi="David" w:cs="David"/>
          <w:sz w:val="24"/>
          <w:szCs w:val="24"/>
          <w:rtl/>
        </w:rPr>
        <w:t xml:space="preserve">, </w:t>
      </w:r>
      <w:r w:rsidRPr="00075B64">
        <w:rPr>
          <w:rFonts w:ascii="David" w:hAnsi="David" w:cs="David" w:hint="cs"/>
          <w:sz w:val="24"/>
          <w:szCs w:val="24"/>
          <w:rtl/>
        </w:rPr>
        <w:t>יפנה</w:t>
      </w:r>
      <w:r w:rsidRPr="00075B64">
        <w:rPr>
          <w:rFonts w:ascii="David" w:hAnsi="David" w:cs="David"/>
          <w:sz w:val="24"/>
          <w:szCs w:val="24"/>
          <w:rtl/>
        </w:rPr>
        <w:t xml:space="preserve"> </w:t>
      </w:r>
      <w:r w:rsidRPr="00075B64">
        <w:rPr>
          <w:rFonts w:ascii="David" w:hAnsi="David" w:cs="David" w:hint="cs"/>
          <w:sz w:val="24"/>
          <w:szCs w:val="24"/>
          <w:rtl/>
        </w:rPr>
        <w:t>הקבלן</w:t>
      </w:r>
      <w:r w:rsidRPr="00075B64">
        <w:rPr>
          <w:rFonts w:ascii="David" w:hAnsi="David" w:cs="David"/>
          <w:sz w:val="24"/>
          <w:szCs w:val="24"/>
          <w:rtl/>
        </w:rPr>
        <w:t xml:space="preserve"> </w:t>
      </w:r>
      <w:r w:rsidRPr="00075B64">
        <w:rPr>
          <w:rFonts w:ascii="David" w:hAnsi="David" w:cs="David" w:hint="cs"/>
          <w:sz w:val="24"/>
          <w:szCs w:val="24"/>
          <w:rtl/>
        </w:rPr>
        <w:t>למפקח</w:t>
      </w:r>
      <w:r w:rsidRPr="00075B64">
        <w:rPr>
          <w:rFonts w:ascii="David" w:hAnsi="David" w:cs="David"/>
          <w:sz w:val="24"/>
          <w:szCs w:val="24"/>
          <w:rtl/>
        </w:rPr>
        <w:t xml:space="preserve"> </w:t>
      </w:r>
      <w:r w:rsidRPr="00075B64">
        <w:rPr>
          <w:rFonts w:ascii="David" w:hAnsi="David" w:cs="David" w:hint="cs"/>
          <w:sz w:val="24"/>
          <w:szCs w:val="24"/>
          <w:rtl/>
        </w:rPr>
        <w:t>ויפעל</w:t>
      </w:r>
      <w:r w:rsidRPr="00075B64">
        <w:rPr>
          <w:rFonts w:ascii="David" w:hAnsi="David" w:cs="David"/>
          <w:sz w:val="24"/>
          <w:szCs w:val="24"/>
          <w:rtl/>
        </w:rPr>
        <w:t xml:space="preserve"> </w:t>
      </w:r>
      <w:r w:rsidRPr="00075B64">
        <w:rPr>
          <w:rFonts w:ascii="David" w:hAnsi="David" w:cs="David" w:hint="cs"/>
          <w:sz w:val="24"/>
          <w:szCs w:val="24"/>
          <w:rtl/>
        </w:rPr>
        <w:t>בהתאם</w:t>
      </w:r>
      <w:r w:rsidRPr="00075B64">
        <w:rPr>
          <w:rFonts w:ascii="David" w:hAnsi="David" w:cs="David"/>
          <w:sz w:val="24"/>
          <w:szCs w:val="24"/>
          <w:rtl/>
        </w:rPr>
        <w:t xml:space="preserve"> </w:t>
      </w:r>
      <w:r w:rsidRPr="00075B64">
        <w:rPr>
          <w:rFonts w:ascii="David" w:hAnsi="David" w:cs="David" w:hint="cs"/>
          <w:sz w:val="24"/>
          <w:szCs w:val="24"/>
          <w:rtl/>
        </w:rPr>
        <w:t>להנחיותיו</w:t>
      </w:r>
      <w:r w:rsidRPr="00075B64">
        <w:rPr>
          <w:rFonts w:ascii="David" w:hAnsi="David" w:cs="David"/>
          <w:sz w:val="24"/>
          <w:szCs w:val="24"/>
          <w:rtl/>
        </w:rPr>
        <w:t xml:space="preserve"> </w:t>
      </w:r>
      <w:r w:rsidRPr="00075B64">
        <w:rPr>
          <w:rFonts w:ascii="David" w:hAnsi="David" w:cs="David" w:hint="cs"/>
          <w:sz w:val="24"/>
          <w:szCs w:val="24"/>
          <w:rtl/>
        </w:rPr>
        <w:t>בכתב</w:t>
      </w:r>
      <w:r w:rsidRPr="00075B64">
        <w:rPr>
          <w:rFonts w:ascii="David" w:hAnsi="David" w:cs="David"/>
          <w:sz w:val="24"/>
          <w:szCs w:val="24"/>
          <w:rtl/>
        </w:rPr>
        <w:t>.</w:t>
      </w:r>
    </w:p>
    <w:p w14:paraId="21B13B8B" w14:textId="77777777" w:rsidR="00EF4F1C" w:rsidRPr="00075B64" w:rsidRDefault="00EF4F1C" w:rsidP="00A11D74">
      <w:pPr>
        <w:spacing w:after="0" w:afterAutospacing="0" w:line="240" w:lineRule="auto"/>
        <w:rPr>
          <w:rFonts w:ascii="David" w:hAnsi="David" w:cs="David"/>
          <w:sz w:val="24"/>
          <w:szCs w:val="24"/>
          <w:rtl/>
        </w:rPr>
      </w:pPr>
    </w:p>
    <w:p w14:paraId="274609EE" w14:textId="77777777" w:rsidR="00EF4F1C" w:rsidRPr="00075B64" w:rsidRDefault="00EF4F1C" w:rsidP="00A11D74">
      <w:pPr>
        <w:spacing w:after="0" w:afterAutospacing="0" w:line="240" w:lineRule="auto"/>
        <w:rPr>
          <w:rFonts w:ascii="David" w:hAnsi="David" w:cs="David"/>
          <w:sz w:val="24"/>
          <w:szCs w:val="24"/>
          <w:rtl/>
        </w:rPr>
      </w:pP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אף</w:t>
      </w:r>
      <w:r w:rsidRPr="00075B64">
        <w:rPr>
          <w:rFonts w:ascii="David" w:hAnsi="David" w:cs="David"/>
          <w:sz w:val="24"/>
          <w:szCs w:val="24"/>
          <w:rtl/>
        </w:rPr>
        <w:t xml:space="preserve"> </w:t>
      </w:r>
      <w:r w:rsidRPr="00075B64">
        <w:rPr>
          <w:rFonts w:ascii="David" w:hAnsi="David" w:cs="David" w:hint="cs"/>
          <w:sz w:val="24"/>
          <w:szCs w:val="24"/>
          <w:rtl/>
        </w:rPr>
        <w:t>כל</w:t>
      </w:r>
      <w:r w:rsidRPr="00075B64">
        <w:rPr>
          <w:rFonts w:ascii="David" w:hAnsi="David" w:cs="David"/>
          <w:sz w:val="24"/>
          <w:szCs w:val="24"/>
          <w:rtl/>
        </w:rPr>
        <w:t xml:space="preserve"> </w:t>
      </w:r>
      <w:r w:rsidRPr="00075B64">
        <w:rPr>
          <w:rFonts w:ascii="David" w:hAnsi="David" w:cs="David" w:hint="cs"/>
          <w:sz w:val="24"/>
          <w:szCs w:val="24"/>
          <w:rtl/>
        </w:rPr>
        <w:t>האמור</w:t>
      </w:r>
      <w:r w:rsidRPr="00075B64">
        <w:rPr>
          <w:rFonts w:ascii="David" w:hAnsi="David" w:cs="David"/>
          <w:sz w:val="24"/>
          <w:szCs w:val="24"/>
          <w:rtl/>
        </w:rPr>
        <w:t xml:space="preserve"> </w:t>
      </w:r>
      <w:r w:rsidRPr="00075B64">
        <w:rPr>
          <w:rFonts w:ascii="David" w:hAnsi="David" w:cs="David" w:hint="cs"/>
          <w:sz w:val="24"/>
          <w:szCs w:val="24"/>
          <w:rtl/>
        </w:rPr>
        <w:t>לעיל</w:t>
      </w:r>
      <w:r w:rsidRPr="00075B64">
        <w:rPr>
          <w:rFonts w:ascii="David" w:hAnsi="David" w:cs="David"/>
          <w:sz w:val="24"/>
          <w:szCs w:val="24"/>
          <w:rtl/>
        </w:rPr>
        <w:t xml:space="preserve"> </w:t>
      </w:r>
      <w:r w:rsidRPr="00075B64">
        <w:rPr>
          <w:rFonts w:ascii="David" w:hAnsi="David" w:cs="David" w:hint="cs"/>
          <w:sz w:val="24"/>
          <w:szCs w:val="24"/>
          <w:rtl/>
        </w:rPr>
        <w:t>ולהלן</w:t>
      </w:r>
      <w:r w:rsidRPr="00075B64">
        <w:rPr>
          <w:rFonts w:ascii="David" w:hAnsi="David" w:cs="David"/>
          <w:sz w:val="24"/>
          <w:szCs w:val="24"/>
          <w:rtl/>
        </w:rPr>
        <w:t xml:space="preserve"> </w:t>
      </w:r>
      <w:r w:rsidRPr="00075B64">
        <w:rPr>
          <w:rFonts w:ascii="David" w:hAnsi="David" w:cs="David" w:hint="cs"/>
          <w:sz w:val="24"/>
          <w:szCs w:val="24"/>
          <w:rtl/>
        </w:rPr>
        <w:t>בהקשר</w:t>
      </w:r>
      <w:r w:rsidRPr="00075B64">
        <w:rPr>
          <w:rFonts w:ascii="David" w:hAnsi="David" w:cs="David"/>
          <w:sz w:val="24"/>
          <w:szCs w:val="24"/>
          <w:rtl/>
        </w:rPr>
        <w:t xml:space="preserve"> </w:t>
      </w:r>
      <w:r w:rsidRPr="00075B64">
        <w:rPr>
          <w:rFonts w:ascii="David" w:hAnsi="David" w:cs="David" w:hint="cs"/>
          <w:sz w:val="24"/>
          <w:szCs w:val="24"/>
          <w:rtl/>
        </w:rPr>
        <w:t>זה</w:t>
      </w:r>
      <w:r w:rsidRPr="00075B64">
        <w:rPr>
          <w:rFonts w:ascii="David" w:hAnsi="David" w:cs="David"/>
          <w:sz w:val="24"/>
          <w:szCs w:val="24"/>
          <w:rtl/>
        </w:rPr>
        <w:t xml:space="preserve">, </w:t>
      </w:r>
      <w:r w:rsidRPr="00075B64">
        <w:rPr>
          <w:rFonts w:ascii="David" w:hAnsi="David" w:cs="David" w:hint="cs"/>
          <w:sz w:val="24"/>
          <w:szCs w:val="24"/>
          <w:rtl/>
        </w:rPr>
        <w:t>מוסכם</w:t>
      </w:r>
      <w:r w:rsidRPr="00075B64">
        <w:rPr>
          <w:rFonts w:ascii="David" w:hAnsi="David" w:cs="David"/>
          <w:sz w:val="24"/>
          <w:szCs w:val="24"/>
          <w:rtl/>
        </w:rPr>
        <w:t xml:space="preserve"> </w:t>
      </w:r>
      <w:r w:rsidRPr="00075B64">
        <w:rPr>
          <w:rFonts w:ascii="David" w:hAnsi="David" w:cs="David" w:hint="cs"/>
          <w:sz w:val="24"/>
          <w:szCs w:val="24"/>
          <w:rtl/>
        </w:rPr>
        <w:t>כי</w:t>
      </w:r>
      <w:r w:rsidRPr="00075B64">
        <w:rPr>
          <w:rFonts w:ascii="David" w:hAnsi="David" w:cs="David"/>
          <w:sz w:val="24"/>
          <w:szCs w:val="24"/>
          <w:rtl/>
        </w:rPr>
        <w:t xml:space="preserve"> </w:t>
      </w:r>
      <w:r w:rsidRPr="00075B64">
        <w:rPr>
          <w:rFonts w:ascii="David" w:hAnsi="David" w:cs="David" w:hint="cs"/>
          <w:sz w:val="24"/>
          <w:szCs w:val="24"/>
          <w:rtl/>
        </w:rPr>
        <w:t>הכרעת</w:t>
      </w:r>
      <w:r w:rsidRPr="00075B64">
        <w:rPr>
          <w:rFonts w:ascii="David" w:hAnsi="David" w:cs="David"/>
          <w:sz w:val="24"/>
          <w:szCs w:val="24"/>
          <w:rtl/>
        </w:rPr>
        <w:t xml:space="preserve"> </w:t>
      </w:r>
      <w:r w:rsidRPr="00075B64">
        <w:rPr>
          <w:rFonts w:ascii="David" w:hAnsi="David" w:cs="David" w:hint="cs"/>
          <w:sz w:val="24"/>
          <w:szCs w:val="24"/>
          <w:rtl/>
        </w:rPr>
        <w:t>המפקח</w:t>
      </w:r>
      <w:r w:rsidRPr="00075B64">
        <w:rPr>
          <w:rFonts w:ascii="David" w:hAnsi="David" w:cs="David"/>
          <w:sz w:val="24"/>
          <w:szCs w:val="24"/>
          <w:rtl/>
        </w:rPr>
        <w:t xml:space="preserve"> </w:t>
      </w:r>
      <w:r w:rsidRPr="00075B64">
        <w:rPr>
          <w:rFonts w:ascii="David" w:hAnsi="David" w:cs="David" w:hint="cs"/>
          <w:sz w:val="24"/>
          <w:szCs w:val="24"/>
          <w:rtl/>
        </w:rPr>
        <w:t>כאמור</w:t>
      </w:r>
      <w:r w:rsidRPr="00075B64">
        <w:rPr>
          <w:rFonts w:ascii="David" w:hAnsi="David" w:cs="David"/>
          <w:sz w:val="24"/>
          <w:szCs w:val="24"/>
          <w:rtl/>
        </w:rPr>
        <w:t xml:space="preserve">, </w:t>
      </w:r>
      <w:r w:rsidRPr="00075B64">
        <w:rPr>
          <w:rFonts w:ascii="David" w:hAnsi="David" w:cs="David" w:hint="cs"/>
          <w:sz w:val="24"/>
          <w:szCs w:val="24"/>
          <w:rtl/>
        </w:rPr>
        <w:t>בכל</w:t>
      </w:r>
      <w:r w:rsidRPr="00075B64">
        <w:rPr>
          <w:rFonts w:ascii="David" w:hAnsi="David" w:cs="David"/>
          <w:sz w:val="24"/>
          <w:szCs w:val="24"/>
          <w:rtl/>
        </w:rPr>
        <w:t xml:space="preserve"> </w:t>
      </w:r>
      <w:r w:rsidRPr="00075B64">
        <w:rPr>
          <w:rFonts w:ascii="David" w:hAnsi="David" w:cs="David" w:hint="cs"/>
          <w:sz w:val="24"/>
          <w:szCs w:val="24"/>
          <w:rtl/>
        </w:rPr>
        <w:t>הנוגע</w:t>
      </w:r>
      <w:r w:rsidRPr="00075B64">
        <w:rPr>
          <w:rFonts w:ascii="David" w:hAnsi="David" w:cs="David"/>
          <w:sz w:val="24"/>
          <w:szCs w:val="24"/>
          <w:rtl/>
        </w:rPr>
        <w:t xml:space="preserve"> </w:t>
      </w:r>
      <w:r w:rsidRPr="00075B64">
        <w:rPr>
          <w:rFonts w:ascii="David" w:hAnsi="David" w:cs="David" w:hint="cs"/>
          <w:sz w:val="24"/>
          <w:szCs w:val="24"/>
          <w:rtl/>
        </w:rPr>
        <w:t>לזכאות</w:t>
      </w:r>
      <w:r w:rsidRPr="00075B64">
        <w:rPr>
          <w:rFonts w:ascii="David" w:hAnsi="David" w:cs="David"/>
          <w:sz w:val="24"/>
          <w:szCs w:val="24"/>
          <w:rtl/>
        </w:rPr>
        <w:t xml:space="preserve"> </w:t>
      </w:r>
      <w:r w:rsidRPr="00075B64">
        <w:rPr>
          <w:rFonts w:ascii="David" w:hAnsi="David" w:cs="David" w:hint="cs"/>
          <w:sz w:val="24"/>
          <w:szCs w:val="24"/>
          <w:rtl/>
        </w:rPr>
        <w:t>הקבלן</w:t>
      </w:r>
      <w:r w:rsidRPr="00075B64">
        <w:rPr>
          <w:rFonts w:ascii="David" w:hAnsi="David" w:cs="David"/>
          <w:sz w:val="24"/>
          <w:szCs w:val="24"/>
          <w:rtl/>
        </w:rPr>
        <w:t xml:space="preserve"> </w:t>
      </w:r>
      <w:r w:rsidRPr="00075B64">
        <w:rPr>
          <w:rFonts w:ascii="David" w:hAnsi="David" w:cs="David" w:hint="cs"/>
          <w:sz w:val="24"/>
          <w:szCs w:val="24"/>
          <w:rtl/>
        </w:rPr>
        <w:t>לתשלומים</w:t>
      </w:r>
      <w:r w:rsidRPr="00075B64">
        <w:rPr>
          <w:rFonts w:ascii="David" w:hAnsi="David" w:cs="David"/>
          <w:sz w:val="24"/>
          <w:szCs w:val="24"/>
          <w:rtl/>
        </w:rPr>
        <w:t xml:space="preserve">, </w:t>
      </w:r>
      <w:r w:rsidRPr="00075B64">
        <w:rPr>
          <w:rFonts w:ascii="David" w:hAnsi="David" w:cs="David" w:hint="cs"/>
          <w:sz w:val="24"/>
          <w:szCs w:val="24"/>
          <w:rtl/>
        </w:rPr>
        <w:t>תהא</w:t>
      </w:r>
      <w:r w:rsidRPr="00075B64">
        <w:rPr>
          <w:rFonts w:ascii="David" w:hAnsi="David" w:cs="David"/>
          <w:sz w:val="24"/>
          <w:szCs w:val="24"/>
          <w:rtl/>
        </w:rPr>
        <w:t xml:space="preserve"> </w:t>
      </w:r>
      <w:r w:rsidRPr="00075B64">
        <w:rPr>
          <w:rFonts w:ascii="David" w:hAnsi="David" w:cs="David" w:hint="cs"/>
          <w:sz w:val="24"/>
          <w:szCs w:val="24"/>
          <w:rtl/>
        </w:rPr>
        <w:t>כפופה</w:t>
      </w:r>
      <w:r w:rsidRPr="00075B64">
        <w:rPr>
          <w:rFonts w:ascii="David" w:hAnsi="David" w:cs="David"/>
          <w:sz w:val="24"/>
          <w:szCs w:val="24"/>
          <w:rtl/>
        </w:rPr>
        <w:t xml:space="preserve"> </w:t>
      </w:r>
      <w:r w:rsidRPr="00075B64">
        <w:rPr>
          <w:rFonts w:ascii="David" w:hAnsi="David" w:cs="David" w:hint="cs"/>
          <w:sz w:val="24"/>
          <w:szCs w:val="24"/>
          <w:rtl/>
        </w:rPr>
        <w:t>לסדר</w:t>
      </w:r>
      <w:r w:rsidRPr="00075B64">
        <w:rPr>
          <w:rFonts w:ascii="David" w:hAnsi="David" w:cs="David"/>
          <w:sz w:val="24"/>
          <w:szCs w:val="24"/>
          <w:rtl/>
        </w:rPr>
        <w:t xml:space="preserve"> </w:t>
      </w:r>
      <w:r w:rsidRPr="00075B64">
        <w:rPr>
          <w:rFonts w:ascii="David" w:hAnsi="David" w:cs="David" w:hint="cs"/>
          <w:sz w:val="24"/>
          <w:szCs w:val="24"/>
          <w:rtl/>
        </w:rPr>
        <w:t>העדיפויות</w:t>
      </w:r>
      <w:r w:rsidRPr="00075B64">
        <w:rPr>
          <w:rFonts w:ascii="David" w:hAnsi="David" w:cs="David"/>
          <w:sz w:val="24"/>
          <w:szCs w:val="24"/>
          <w:rtl/>
        </w:rPr>
        <w:t xml:space="preserve"> </w:t>
      </w:r>
      <w:r w:rsidRPr="00075B64">
        <w:rPr>
          <w:rFonts w:ascii="David" w:hAnsi="David" w:cs="David" w:hint="cs"/>
          <w:sz w:val="24"/>
          <w:szCs w:val="24"/>
          <w:rtl/>
        </w:rPr>
        <w:t>בין</w:t>
      </w:r>
      <w:r w:rsidRPr="00075B64">
        <w:rPr>
          <w:rFonts w:ascii="David" w:hAnsi="David" w:cs="David"/>
          <w:sz w:val="24"/>
          <w:szCs w:val="24"/>
          <w:rtl/>
        </w:rPr>
        <w:t xml:space="preserve"> </w:t>
      </w:r>
      <w:r w:rsidRPr="00075B64">
        <w:rPr>
          <w:rFonts w:ascii="David" w:hAnsi="David" w:cs="David" w:hint="cs"/>
          <w:sz w:val="24"/>
          <w:szCs w:val="24"/>
          <w:rtl/>
        </w:rPr>
        <w:t>מסמכים</w:t>
      </w:r>
      <w:r w:rsidRPr="00075B64">
        <w:rPr>
          <w:rFonts w:ascii="David" w:hAnsi="David" w:cs="David"/>
          <w:sz w:val="24"/>
          <w:szCs w:val="24"/>
          <w:rtl/>
        </w:rPr>
        <w:t xml:space="preserve">, </w:t>
      </w:r>
      <w:r w:rsidRPr="00075B64">
        <w:rPr>
          <w:rFonts w:ascii="David" w:hAnsi="David" w:cs="David" w:hint="cs"/>
          <w:sz w:val="24"/>
          <w:szCs w:val="24"/>
          <w:rtl/>
        </w:rPr>
        <w:t>כדלקמן</w:t>
      </w:r>
      <w:r w:rsidRPr="00075B64">
        <w:rPr>
          <w:rFonts w:ascii="David" w:hAnsi="David" w:cs="David"/>
          <w:sz w:val="24"/>
          <w:szCs w:val="24"/>
          <w:rtl/>
        </w:rPr>
        <w:t xml:space="preserve"> (</w:t>
      </w:r>
      <w:r w:rsidRPr="00075B64">
        <w:rPr>
          <w:rFonts w:ascii="David" w:hAnsi="David" w:cs="David" w:hint="cs"/>
          <w:sz w:val="24"/>
          <w:szCs w:val="24"/>
          <w:rtl/>
        </w:rPr>
        <w:t>המסמכים</w:t>
      </w:r>
      <w:r w:rsidRPr="00075B64">
        <w:rPr>
          <w:rFonts w:ascii="David" w:hAnsi="David" w:cs="David"/>
          <w:sz w:val="24"/>
          <w:szCs w:val="24"/>
          <w:rtl/>
        </w:rPr>
        <w:t xml:space="preserve"> </w:t>
      </w:r>
      <w:r w:rsidRPr="00075B64">
        <w:rPr>
          <w:rFonts w:ascii="David" w:hAnsi="David" w:cs="David" w:hint="cs"/>
          <w:sz w:val="24"/>
          <w:szCs w:val="24"/>
          <w:rtl/>
        </w:rPr>
        <w:t>מצוינים</w:t>
      </w:r>
      <w:r w:rsidRPr="00075B64">
        <w:rPr>
          <w:rFonts w:ascii="David" w:hAnsi="David" w:cs="David"/>
          <w:sz w:val="24"/>
          <w:szCs w:val="24"/>
          <w:rtl/>
        </w:rPr>
        <w:t xml:space="preserve"> </w:t>
      </w:r>
      <w:r w:rsidRPr="00075B64">
        <w:rPr>
          <w:rFonts w:ascii="David" w:hAnsi="David" w:cs="David" w:hint="cs"/>
          <w:sz w:val="24"/>
          <w:szCs w:val="24"/>
          <w:rtl/>
        </w:rPr>
        <w:t>בסדר</w:t>
      </w:r>
      <w:r w:rsidRPr="00075B64">
        <w:rPr>
          <w:rFonts w:ascii="David" w:hAnsi="David" w:cs="David"/>
          <w:sz w:val="24"/>
          <w:szCs w:val="24"/>
          <w:rtl/>
        </w:rPr>
        <w:t xml:space="preserve"> </w:t>
      </w:r>
      <w:r w:rsidRPr="00075B64">
        <w:rPr>
          <w:rFonts w:ascii="David" w:hAnsi="David" w:cs="David" w:hint="cs"/>
          <w:sz w:val="24"/>
          <w:szCs w:val="24"/>
          <w:rtl/>
        </w:rPr>
        <w:t>עדיפויות</w:t>
      </w:r>
      <w:r w:rsidRPr="00075B64">
        <w:rPr>
          <w:rFonts w:ascii="David" w:hAnsi="David" w:cs="David"/>
          <w:sz w:val="24"/>
          <w:szCs w:val="24"/>
          <w:rtl/>
        </w:rPr>
        <w:t xml:space="preserve"> </w:t>
      </w:r>
      <w:r w:rsidRPr="00075B64">
        <w:rPr>
          <w:rFonts w:ascii="David" w:hAnsi="David" w:cs="David" w:hint="cs"/>
          <w:sz w:val="24"/>
          <w:szCs w:val="24"/>
          <w:rtl/>
        </w:rPr>
        <w:t>יורד</w:t>
      </w:r>
      <w:r w:rsidRPr="00075B64">
        <w:rPr>
          <w:rFonts w:ascii="David" w:hAnsi="David" w:cs="David"/>
          <w:sz w:val="24"/>
          <w:szCs w:val="24"/>
          <w:rtl/>
        </w:rPr>
        <w:t xml:space="preserve">, </w:t>
      </w:r>
      <w:r w:rsidRPr="00075B64">
        <w:rPr>
          <w:rFonts w:ascii="David" w:hAnsi="David" w:cs="David" w:hint="cs"/>
          <w:sz w:val="24"/>
          <w:szCs w:val="24"/>
          <w:rtl/>
        </w:rPr>
        <w:t>כך</w:t>
      </w:r>
      <w:r w:rsidRPr="00075B64">
        <w:rPr>
          <w:rFonts w:ascii="David" w:hAnsi="David" w:cs="David"/>
          <w:sz w:val="24"/>
          <w:szCs w:val="24"/>
          <w:rtl/>
        </w:rPr>
        <w:t xml:space="preserve"> </w:t>
      </w:r>
      <w:r w:rsidRPr="00075B64">
        <w:rPr>
          <w:rFonts w:ascii="David" w:hAnsi="David" w:cs="David" w:hint="cs"/>
          <w:sz w:val="24"/>
          <w:szCs w:val="24"/>
          <w:rtl/>
        </w:rPr>
        <w:t>שהקודם</w:t>
      </w:r>
      <w:r w:rsidRPr="00075B64">
        <w:rPr>
          <w:rFonts w:ascii="David" w:hAnsi="David" w:cs="David"/>
          <w:sz w:val="24"/>
          <w:szCs w:val="24"/>
          <w:rtl/>
        </w:rPr>
        <w:t xml:space="preserve"> </w:t>
      </w:r>
      <w:r w:rsidRPr="00075B64">
        <w:rPr>
          <w:rFonts w:ascii="David" w:hAnsi="David" w:cs="David" w:hint="cs"/>
          <w:sz w:val="24"/>
          <w:szCs w:val="24"/>
          <w:rtl/>
        </w:rPr>
        <w:t>גובר</w:t>
      </w:r>
      <w:r w:rsidRPr="00075B64">
        <w:rPr>
          <w:rFonts w:ascii="David" w:hAnsi="David" w:cs="David"/>
          <w:sz w:val="24"/>
          <w:szCs w:val="24"/>
          <w:rtl/>
        </w:rPr>
        <w:t xml:space="preserve"> </w:t>
      </w: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זה</w:t>
      </w:r>
      <w:r w:rsidRPr="00075B64">
        <w:rPr>
          <w:rFonts w:ascii="David" w:hAnsi="David" w:cs="David"/>
          <w:sz w:val="24"/>
          <w:szCs w:val="24"/>
          <w:rtl/>
        </w:rPr>
        <w:t xml:space="preserve"> </w:t>
      </w:r>
      <w:r w:rsidRPr="00075B64">
        <w:rPr>
          <w:rFonts w:ascii="David" w:hAnsi="David" w:cs="David" w:hint="cs"/>
          <w:sz w:val="24"/>
          <w:szCs w:val="24"/>
          <w:rtl/>
        </w:rPr>
        <w:t>שבא</w:t>
      </w:r>
      <w:r w:rsidRPr="00075B64">
        <w:rPr>
          <w:rFonts w:ascii="David" w:hAnsi="David" w:cs="David"/>
          <w:sz w:val="24"/>
          <w:szCs w:val="24"/>
          <w:rtl/>
        </w:rPr>
        <w:t xml:space="preserve"> </w:t>
      </w:r>
      <w:r w:rsidRPr="00075B64">
        <w:rPr>
          <w:rFonts w:ascii="David" w:hAnsi="David" w:cs="David" w:hint="cs"/>
          <w:sz w:val="24"/>
          <w:szCs w:val="24"/>
          <w:rtl/>
        </w:rPr>
        <w:t>אחריו</w:t>
      </w:r>
      <w:r w:rsidRPr="00075B64">
        <w:rPr>
          <w:rFonts w:ascii="David" w:hAnsi="David" w:cs="David"/>
          <w:sz w:val="24"/>
          <w:szCs w:val="24"/>
          <w:rtl/>
        </w:rPr>
        <w:t xml:space="preserve">): (1) </w:t>
      </w:r>
      <w:r w:rsidRPr="00075B64">
        <w:rPr>
          <w:rFonts w:ascii="David" w:hAnsi="David" w:cs="David" w:hint="cs"/>
          <w:sz w:val="24"/>
          <w:szCs w:val="24"/>
          <w:rtl/>
        </w:rPr>
        <w:t>נספח</w:t>
      </w:r>
      <w:r w:rsidRPr="00075B64">
        <w:rPr>
          <w:rFonts w:ascii="David" w:hAnsi="David" w:cs="David"/>
          <w:sz w:val="24"/>
          <w:szCs w:val="24"/>
          <w:rtl/>
        </w:rPr>
        <w:t xml:space="preserve"> 3.1.1; (2) </w:t>
      </w:r>
      <w:r w:rsidRPr="00075B64">
        <w:rPr>
          <w:rFonts w:ascii="David" w:hAnsi="David" w:cs="David" w:hint="cs"/>
          <w:sz w:val="24"/>
          <w:szCs w:val="24"/>
          <w:rtl/>
        </w:rPr>
        <w:t>סטנדרט</w:t>
      </w:r>
      <w:r w:rsidRPr="00075B64">
        <w:rPr>
          <w:rFonts w:ascii="David" w:hAnsi="David" w:cs="David"/>
          <w:sz w:val="24"/>
          <w:szCs w:val="24"/>
          <w:rtl/>
        </w:rPr>
        <w:t xml:space="preserve"> </w:t>
      </w:r>
      <w:r w:rsidRPr="00075B64">
        <w:rPr>
          <w:rFonts w:ascii="David" w:hAnsi="David" w:cs="David" w:hint="cs"/>
          <w:sz w:val="24"/>
          <w:szCs w:val="24"/>
          <w:rtl/>
        </w:rPr>
        <w:t>יזם</w:t>
      </w:r>
      <w:r w:rsidRPr="00075B64">
        <w:rPr>
          <w:rFonts w:ascii="David" w:hAnsi="David" w:cs="David"/>
          <w:sz w:val="24"/>
          <w:szCs w:val="24"/>
          <w:rtl/>
        </w:rPr>
        <w:t xml:space="preserve"> </w:t>
      </w:r>
      <w:r w:rsidRPr="00075B64">
        <w:rPr>
          <w:rFonts w:ascii="David" w:hAnsi="David" w:cs="David" w:hint="cs"/>
          <w:sz w:val="24"/>
          <w:szCs w:val="24"/>
          <w:rtl/>
        </w:rPr>
        <w:t>הפרויקט</w:t>
      </w:r>
      <w:r w:rsidRPr="00075B64">
        <w:rPr>
          <w:rFonts w:ascii="David" w:hAnsi="David" w:cs="David"/>
          <w:sz w:val="24"/>
          <w:szCs w:val="24"/>
          <w:rtl/>
        </w:rPr>
        <w:t xml:space="preserve"> </w:t>
      </w:r>
      <w:r w:rsidRPr="00075B64">
        <w:rPr>
          <w:rFonts w:ascii="David" w:hAnsi="David" w:cs="David" w:hint="cs"/>
          <w:sz w:val="24"/>
          <w:szCs w:val="24"/>
          <w:rtl/>
        </w:rPr>
        <w:t>נספח</w:t>
      </w:r>
      <w:r w:rsidRPr="00075B64">
        <w:rPr>
          <w:rFonts w:ascii="David" w:hAnsi="David" w:cs="David"/>
          <w:sz w:val="24"/>
          <w:szCs w:val="24"/>
          <w:rtl/>
        </w:rPr>
        <w:t xml:space="preserve"> 3.1.9; (3) </w:t>
      </w:r>
      <w:r w:rsidRPr="00075B64">
        <w:rPr>
          <w:rFonts w:ascii="David" w:hAnsi="David" w:cs="David" w:hint="cs"/>
          <w:sz w:val="24"/>
          <w:szCs w:val="24"/>
          <w:rtl/>
        </w:rPr>
        <w:t>מפרטי</w:t>
      </w:r>
      <w:r w:rsidRPr="00075B64">
        <w:rPr>
          <w:rFonts w:ascii="David" w:hAnsi="David" w:cs="David"/>
          <w:sz w:val="24"/>
          <w:szCs w:val="24"/>
          <w:rtl/>
        </w:rPr>
        <w:t xml:space="preserve"> </w:t>
      </w:r>
      <w:r w:rsidRPr="00075B64">
        <w:rPr>
          <w:rFonts w:ascii="David" w:hAnsi="David" w:cs="David" w:hint="cs"/>
          <w:sz w:val="24"/>
          <w:szCs w:val="24"/>
          <w:rtl/>
        </w:rPr>
        <w:t>ותוכניות</w:t>
      </w:r>
      <w:r w:rsidRPr="00075B64">
        <w:rPr>
          <w:rFonts w:ascii="David" w:hAnsi="David" w:cs="David"/>
          <w:sz w:val="24"/>
          <w:szCs w:val="24"/>
          <w:rtl/>
        </w:rPr>
        <w:t xml:space="preserve"> </w:t>
      </w:r>
      <w:r w:rsidRPr="00075B64">
        <w:rPr>
          <w:rFonts w:ascii="David" w:hAnsi="David" w:cs="David" w:hint="cs"/>
          <w:sz w:val="24"/>
          <w:szCs w:val="24"/>
          <w:rtl/>
        </w:rPr>
        <w:t>יועצים</w:t>
      </w:r>
      <w:r w:rsidRPr="00075B64">
        <w:rPr>
          <w:rFonts w:ascii="David" w:hAnsi="David" w:cs="David"/>
          <w:sz w:val="24"/>
          <w:szCs w:val="24"/>
          <w:rtl/>
        </w:rPr>
        <w:t xml:space="preserve"> ; (4) </w:t>
      </w:r>
      <w:r w:rsidRPr="00075B64">
        <w:rPr>
          <w:rFonts w:ascii="David" w:hAnsi="David" w:cs="David" w:hint="cs"/>
          <w:sz w:val="24"/>
          <w:szCs w:val="24"/>
          <w:rtl/>
        </w:rPr>
        <w:t>מפרט</w:t>
      </w:r>
      <w:r w:rsidRPr="00075B64">
        <w:rPr>
          <w:rFonts w:ascii="David" w:hAnsi="David" w:cs="David"/>
          <w:sz w:val="24"/>
          <w:szCs w:val="24"/>
          <w:rtl/>
        </w:rPr>
        <w:t xml:space="preserve"> </w:t>
      </w:r>
      <w:r w:rsidRPr="00075B64">
        <w:rPr>
          <w:rFonts w:ascii="David" w:hAnsi="David" w:cs="David" w:hint="cs"/>
          <w:sz w:val="24"/>
          <w:szCs w:val="24"/>
          <w:rtl/>
        </w:rPr>
        <w:t>מכר</w:t>
      </w:r>
      <w:r w:rsidRPr="00075B64">
        <w:rPr>
          <w:rFonts w:ascii="David" w:hAnsi="David" w:cs="David"/>
          <w:sz w:val="24"/>
          <w:szCs w:val="24"/>
          <w:rtl/>
        </w:rPr>
        <w:t xml:space="preserve"> </w:t>
      </w:r>
      <w:r w:rsidRPr="00075B64">
        <w:rPr>
          <w:rFonts w:ascii="David" w:hAnsi="David" w:cs="David" w:hint="cs"/>
          <w:sz w:val="24"/>
          <w:szCs w:val="24"/>
          <w:rtl/>
        </w:rPr>
        <w:t>לדייר</w:t>
      </w:r>
      <w:r w:rsidRPr="00075B64">
        <w:rPr>
          <w:rFonts w:ascii="David" w:hAnsi="David" w:cs="David"/>
          <w:sz w:val="24"/>
          <w:szCs w:val="24"/>
          <w:rtl/>
        </w:rPr>
        <w:t xml:space="preserve"> ; (5) </w:t>
      </w:r>
      <w:r w:rsidRPr="00075B64">
        <w:rPr>
          <w:rFonts w:ascii="David" w:hAnsi="David" w:cs="David" w:hint="cs"/>
          <w:sz w:val="24"/>
          <w:szCs w:val="24"/>
          <w:rtl/>
        </w:rPr>
        <w:t>תכניות</w:t>
      </w:r>
      <w:r w:rsidRPr="00075B64">
        <w:rPr>
          <w:rFonts w:ascii="David" w:hAnsi="David" w:cs="David"/>
          <w:sz w:val="24"/>
          <w:szCs w:val="24"/>
          <w:rtl/>
        </w:rPr>
        <w:t xml:space="preserve"> </w:t>
      </w:r>
      <w:r w:rsidRPr="00075B64">
        <w:rPr>
          <w:rFonts w:ascii="David" w:hAnsi="David" w:cs="David" w:hint="cs"/>
          <w:sz w:val="24"/>
          <w:szCs w:val="24"/>
          <w:rtl/>
        </w:rPr>
        <w:t>מכר</w:t>
      </w:r>
      <w:r w:rsidRPr="00075B64">
        <w:rPr>
          <w:rFonts w:ascii="David" w:hAnsi="David" w:cs="David"/>
          <w:sz w:val="24"/>
          <w:szCs w:val="24"/>
          <w:rtl/>
        </w:rPr>
        <w:t>.</w:t>
      </w:r>
    </w:p>
    <w:p w14:paraId="44F7BF69" w14:textId="77777777" w:rsidR="00EF4F1C" w:rsidRPr="00075B64" w:rsidRDefault="00EF4F1C" w:rsidP="00A11D74">
      <w:pPr>
        <w:spacing w:after="0" w:afterAutospacing="0" w:line="240" w:lineRule="auto"/>
        <w:rPr>
          <w:rFonts w:ascii="David" w:hAnsi="David" w:cs="David"/>
          <w:sz w:val="24"/>
          <w:szCs w:val="24"/>
          <w:rtl/>
        </w:rPr>
      </w:pPr>
    </w:p>
    <w:p w14:paraId="6F76F1B7"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תהיה</w:t>
      </w:r>
      <w:r w:rsidRPr="00075B64">
        <w:rPr>
          <w:rFonts w:ascii="David" w:hAnsi="David" w:cs="David"/>
          <w:i/>
          <w:sz w:val="24"/>
          <w:szCs w:val="24"/>
          <w:rtl/>
        </w:rPr>
        <w:t xml:space="preserve"> </w:t>
      </w:r>
      <w:r w:rsidRPr="00075B64">
        <w:rPr>
          <w:rFonts w:ascii="David" w:hAnsi="David" w:cs="David" w:hint="eastAsia"/>
          <w:i/>
          <w:sz w:val="24"/>
          <w:szCs w:val="24"/>
          <w:rtl/>
        </w:rPr>
        <w:t>עוד</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נפקות</w:t>
      </w:r>
      <w:r w:rsidRPr="00075B64">
        <w:rPr>
          <w:rFonts w:ascii="David" w:hAnsi="David" w:cs="David"/>
          <w:i/>
          <w:sz w:val="24"/>
          <w:szCs w:val="24"/>
          <w:rtl/>
        </w:rPr>
        <w:t xml:space="preserve"> </w:t>
      </w:r>
      <w:r w:rsidRPr="00075B64">
        <w:rPr>
          <w:rFonts w:ascii="David" w:hAnsi="David" w:cs="David" w:hint="eastAsia"/>
          <w:i/>
          <w:sz w:val="24"/>
          <w:szCs w:val="24"/>
          <w:rtl/>
        </w:rPr>
        <w:t>למסמכי</w:t>
      </w:r>
      <w:r w:rsidRPr="00075B64">
        <w:rPr>
          <w:rFonts w:ascii="David" w:hAnsi="David" w:cs="David"/>
          <w:i/>
          <w:sz w:val="24"/>
          <w:szCs w:val="24"/>
          <w:rtl/>
        </w:rPr>
        <w:t xml:space="preserve"> </w:t>
      </w:r>
      <w:r w:rsidRPr="00075B64">
        <w:rPr>
          <w:rFonts w:ascii="David" w:hAnsi="David" w:cs="David" w:hint="eastAsia"/>
          <w:i/>
          <w:sz w:val="24"/>
          <w:szCs w:val="24"/>
          <w:rtl/>
        </w:rPr>
        <w:t>ההזמנה</w:t>
      </w:r>
      <w:r w:rsidRPr="00075B64">
        <w:rPr>
          <w:rFonts w:ascii="David" w:hAnsi="David" w:cs="David"/>
          <w:i/>
          <w:sz w:val="24"/>
          <w:szCs w:val="24"/>
          <w:rtl/>
        </w:rPr>
        <w:t xml:space="preserve"> </w:t>
      </w:r>
      <w:r w:rsidRPr="00075B64">
        <w:rPr>
          <w:rFonts w:ascii="David" w:hAnsi="David" w:cs="David" w:hint="eastAsia"/>
          <w:i/>
          <w:sz w:val="24"/>
          <w:szCs w:val="24"/>
          <w:rtl/>
        </w:rPr>
        <w:t>לקבלת</w:t>
      </w:r>
      <w:r w:rsidRPr="00075B64">
        <w:rPr>
          <w:rFonts w:ascii="David" w:hAnsi="David" w:cs="David"/>
          <w:i/>
          <w:sz w:val="24"/>
          <w:szCs w:val="24"/>
          <w:rtl/>
        </w:rPr>
        <w:t xml:space="preserve"> </w:t>
      </w:r>
      <w:r w:rsidRPr="00075B64">
        <w:rPr>
          <w:rFonts w:ascii="David" w:hAnsi="David" w:cs="David" w:hint="eastAsia"/>
          <w:i/>
          <w:sz w:val="24"/>
          <w:szCs w:val="24"/>
          <w:rtl/>
        </w:rPr>
        <w:t>הצעות</w:t>
      </w:r>
      <w:r w:rsidRPr="00075B64">
        <w:rPr>
          <w:rFonts w:ascii="David" w:hAnsi="David" w:cs="David"/>
          <w:i/>
          <w:sz w:val="24"/>
          <w:szCs w:val="24"/>
          <w:rtl/>
        </w:rPr>
        <w:t xml:space="preserve"> </w:t>
      </w:r>
      <w:r w:rsidRPr="00075B64">
        <w:rPr>
          <w:rFonts w:ascii="David" w:hAnsi="David" w:cs="David" w:hint="eastAsia"/>
          <w:i/>
          <w:sz w:val="24"/>
          <w:szCs w:val="24"/>
          <w:rtl/>
        </w:rPr>
        <w:t>שקדמו</w:t>
      </w:r>
      <w:r w:rsidRPr="00075B64">
        <w:rPr>
          <w:rFonts w:ascii="David" w:hAnsi="David" w:cs="David"/>
          <w:i/>
          <w:sz w:val="24"/>
          <w:szCs w:val="24"/>
          <w:rtl/>
        </w:rPr>
        <w:t xml:space="preserve"> </w:t>
      </w:r>
      <w:r w:rsidRPr="00075B64">
        <w:rPr>
          <w:rFonts w:ascii="David" w:hAnsi="David" w:cs="David" w:hint="eastAsia"/>
          <w:i/>
          <w:sz w:val="24"/>
          <w:szCs w:val="24"/>
          <w:rtl/>
        </w:rPr>
        <w:t>לחתימתו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מצג</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מסמך</w:t>
      </w:r>
      <w:r w:rsidRPr="00075B64">
        <w:rPr>
          <w:rFonts w:ascii="David" w:hAnsi="David" w:cs="David"/>
          <w:i/>
          <w:sz w:val="24"/>
          <w:szCs w:val="24"/>
          <w:rtl/>
        </w:rPr>
        <w:t xml:space="preserve"> </w:t>
      </w:r>
      <w:r w:rsidRPr="00075B64">
        <w:rPr>
          <w:rFonts w:ascii="David" w:hAnsi="David" w:cs="David" w:hint="eastAsia"/>
          <w:i/>
          <w:sz w:val="24"/>
          <w:szCs w:val="24"/>
          <w:rtl/>
        </w:rPr>
        <w:t>שניתן</w:t>
      </w:r>
      <w:r w:rsidRPr="00075B64">
        <w:rPr>
          <w:rFonts w:ascii="David" w:hAnsi="David" w:cs="David"/>
          <w:i/>
          <w:sz w:val="24"/>
          <w:szCs w:val="24"/>
          <w:rtl/>
        </w:rPr>
        <w:t xml:space="preserve"> </w:t>
      </w:r>
      <w:r w:rsidRPr="00075B64">
        <w:rPr>
          <w:rFonts w:ascii="David" w:hAnsi="David" w:cs="David" w:hint="eastAsia"/>
          <w:i/>
          <w:sz w:val="24"/>
          <w:szCs w:val="24"/>
          <w:rtl/>
        </w:rPr>
        <w:t>קודם</w:t>
      </w:r>
      <w:r w:rsidRPr="00075B64">
        <w:rPr>
          <w:rFonts w:ascii="David" w:hAnsi="David" w:cs="David"/>
          <w:i/>
          <w:sz w:val="24"/>
          <w:szCs w:val="24"/>
          <w:rtl/>
        </w:rPr>
        <w:t xml:space="preserve"> </w:t>
      </w:r>
      <w:r w:rsidRPr="00075B64">
        <w:rPr>
          <w:rFonts w:ascii="David" w:hAnsi="David" w:cs="David" w:hint="eastAsia"/>
          <w:i/>
          <w:sz w:val="24"/>
          <w:szCs w:val="24"/>
          <w:rtl/>
        </w:rPr>
        <w:t>לחתימתו</w:t>
      </w:r>
      <w:r w:rsidRPr="00075B64">
        <w:rPr>
          <w:rFonts w:ascii="David" w:hAnsi="David" w:cs="David"/>
          <w:i/>
          <w:sz w:val="24"/>
          <w:szCs w:val="24"/>
          <w:rtl/>
        </w:rPr>
        <w:t xml:space="preserve"> </w:t>
      </w:r>
      <w:r w:rsidRPr="00075B64">
        <w:rPr>
          <w:rFonts w:ascii="David" w:hAnsi="David" w:cs="David" w:hint="eastAsia"/>
          <w:i/>
          <w:sz w:val="24"/>
          <w:szCs w:val="24"/>
          <w:rtl/>
        </w:rPr>
        <w:t>אלא</w:t>
      </w:r>
      <w:r w:rsidRPr="00075B64">
        <w:rPr>
          <w:rFonts w:ascii="David" w:hAnsi="David" w:cs="David"/>
          <w:i/>
          <w:sz w:val="24"/>
          <w:szCs w:val="24"/>
          <w:rtl/>
        </w:rPr>
        <w:t xml:space="preserve"> </w:t>
      </w:r>
      <w:r w:rsidRPr="00075B64">
        <w:rPr>
          <w:rFonts w:ascii="David" w:hAnsi="David" w:cs="David" w:hint="eastAsia"/>
          <w:i/>
          <w:sz w:val="24"/>
          <w:szCs w:val="24"/>
          <w:rtl/>
        </w:rPr>
        <w:t>עד</w:t>
      </w:r>
      <w:r w:rsidRPr="00075B64">
        <w:rPr>
          <w:rFonts w:ascii="David" w:hAnsi="David" w:cs="David"/>
          <w:i/>
          <w:sz w:val="24"/>
          <w:szCs w:val="24"/>
          <w:rtl/>
        </w:rPr>
        <w:t xml:space="preserve"> </w:t>
      </w:r>
      <w:r w:rsidRPr="00075B64">
        <w:rPr>
          <w:rFonts w:ascii="David" w:hAnsi="David" w:cs="David" w:hint="eastAsia"/>
          <w:i/>
          <w:sz w:val="24"/>
          <w:szCs w:val="24"/>
          <w:rtl/>
        </w:rPr>
        <w:t>כמה</w:t>
      </w:r>
      <w:r w:rsidRPr="00075B64">
        <w:rPr>
          <w:rFonts w:ascii="David" w:hAnsi="David" w:cs="David"/>
          <w:i/>
          <w:sz w:val="24"/>
          <w:szCs w:val="24"/>
          <w:rtl/>
        </w:rPr>
        <w:t xml:space="preserve"> </w:t>
      </w:r>
      <w:r w:rsidRPr="00075B64">
        <w:rPr>
          <w:rFonts w:ascii="David" w:hAnsi="David" w:cs="David" w:hint="eastAsia"/>
          <w:i/>
          <w:sz w:val="24"/>
          <w:szCs w:val="24"/>
          <w:rtl/>
        </w:rPr>
        <w:t>שצורפו</w:t>
      </w:r>
      <w:r w:rsidRPr="00075B64">
        <w:rPr>
          <w:rFonts w:ascii="David" w:hAnsi="David" w:cs="David"/>
          <w:i/>
          <w:sz w:val="24"/>
          <w:szCs w:val="24"/>
          <w:rtl/>
        </w:rPr>
        <w:t xml:space="preserve"> </w:t>
      </w:r>
      <w:r w:rsidRPr="00075B64">
        <w:rPr>
          <w:rFonts w:ascii="David" w:hAnsi="David" w:cs="David" w:hint="eastAsia"/>
          <w:i/>
          <w:sz w:val="24"/>
          <w:szCs w:val="24"/>
          <w:rtl/>
        </w:rPr>
        <w:t>כנספחים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w:t>
      </w:r>
    </w:p>
    <w:p w14:paraId="4123D9C3"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קבלנות</w:t>
      </w:r>
      <w:r w:rsidRPr="00075B64">
        <w:rPr>
          <w:rFonts w:ascii="David" w:hAnsi="David" w:cs="David"/>
          <w:i/>
          <w:sz w:val="24"/>
          <w:szCs w:val="24"/>
          <w:rtl/>
        </w:rPr>
        <w:t xml:space="preserve"> </w:t>
      </w:r>
      <w:r w:rsidRPr="00075B64">
        <w:rPr>
          <w:rFonts w:ascii="David" w:hAnsi="David" w:cs="David" w:hint="eastAsia"/>
          <w:i/>
          <w:sz w:val="24"/>
          <w:szCs w:val="24"/>
          <w:rtl/>
        </w:rPr>
        <w:t>תשל</w:t>
      </w:r>
      <w:r w:rsidRPr="00075B64">
        <w:rPr>
          <w:rFonts w:ascii="David" w:hAnsi="David" w:cs="David"/>
          <w:i/>
          <w:sz w:val="24"/>
          <w:szCs w:val="24"/>
          <w:rtl/>
        </w:rPr>
        <w:t>"</w:t>
      </w:r>
      <w:r w:rsidRPr="00075B64">
        <w:rPr>
          <w:rFonts w:ascii="David" w:hAnsi="David" w:cs="David" w:hint="eastAsia"/>
          <w:i/>
          <w:sz w:val="24"/>
          <w:szCs w:val="24"/>
          <w:rtl/>
        </w:rPr>
        <w:t>ד</w:t>
      </w:r>
      <w:r w:rsidRPr="00075B64">
        <w:rPr>
          <w:rFonts w:ascii="David" w:hAnsi="David" w:cs="David"/>
          <w:i/>
          <w:sz w:val="24"/>
          <w:szCs w:val="24"/>
          <w:rtl/>
        </w:rPr>
        <w:t xml:space="preserve"> - 1974,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נוסחו</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יחול</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היחסים</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לבין</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1765F76B" w14:textId="77777777" w:rsidR="00EF4F1C" w:rsidRPr="00EF4F1C" w:rsidRDefault="00EF4F1C" w:rsidP="00A11D74">
      <w:pPr>
        <w:numPr>
          <w:ilvl w:val="0"/>
          <w:numId w:val="4"/>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מהות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p>
    <w:p w14:paraId="3DD174BA"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מוסר</w:t>
      </w:r>
      <w:r w:rsidRPr="00075B64">
        <w:rPr>
          <w:rFonts w:ascii="David" w:hAnsi="David" w:cs="David"/>
          <w:i/>
          <w:sz w:val="24"/>
          <w:szCs w:val="24"/>
          <w:rtl/>
        </w:rPr>
        <w:t xml:space="preserve"> </w:t>
      </w:r>
      <w:r w:rsidRPr="00075B64">
        <w:rPr>
          <w:rFonts w:ascii="David" w:hAnsi="David" w:cs="David" w:hint="eastAsia"/>
          <w:i/>
          <w:sz w:val="24"/>
          <w:szCs w:val="24"/>
          <w:rtl/>
        </w:rPr>
        <w:t>בזה</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והקבלן</w:t>
      </w:r>
      <w:r w:rsidRPr="00075B64">
        <w:rPr>
          <w:rFonts w:ascii="David" w:hAnsi="David" w:cs="David"/>
          <w:i/>
          <w:sz w:val="24"/>
          <w:szCs w:val="24"/>
          <w:rtl/>
        </w:rPr>
        <w:t xml:space="preserve"> </w:t>
      </w:r>
      <w:r w:rsidRPr="00075B64">
        <w:rPr>
          <w:rFonts w:ascii="David" w:hAnsi="David" w:cs="David" w:hint="eastAsia"/>
          <w:i/>
          <w:sz w:val="24"/>
          <w:szCs w:val="24"/>
          <w:rtl/>
        </w:rPr>
        <w:t>מקבל</w:t>
      </w:r>
      <w:r w:rsidRPr="00075B64">
        <w:rPr>
          <w:rFonts w:ascii="David" w:hAnsi="David" w:cs="David"/>
          <w:i/>
          <w:sz w:val="24"/>
          <w:szCs w:val="24"/>
          <w:rtl/>
        </w:rPr>
        <w:t xml:space="preserve"> </w:t>
      </w:r>
      <w:r w:rsidRPr="00075B64">
        <w:rPr>
          <w:rFonts w:ascii="David" w:hAnsi="David" w:cs="David" w:hint="eastAsia"/>
          <w:i/>
          <w:sz w:val="24"/>
          <w:szCs w:val="24"/>
          <w:rtl/>
        </w:rPr>
        <w:t>בזאת</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עצמו</w:t>
      </w:r>
      <w:r w:rsidRPr="00075B64">
        <w:rPr>
          <w:rFonts w:ascii="David" w:hAnsi="David" w:cs="David"/>
          <w:i/>
          <w:sz w:val="24"/>
          <w:szCs w:val="24"/>
          <w:rtl/>
        </w:rPr>
        <w:t xml:space="preserve"> </w:t>
      </w:r>
      <w:r w:rsidRPr="00075B64">
        <w:rPr>
          <w:rFonts w:ascii="David" w:hAnsi="David" w:cs="David" w:hint="eastAsia"/>
          <w:i/>
          <w:sz w:val="24"/>
          <w:szCs w:val="24"/>
          <w:rtl/>
        </w:rPr>
        <w:t>לבצע</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חשבונו</w:t>
      </w:r>
      <w:r w:rsidRPr="00075B64">
        <w:rPr>
          <w:rFonts w:ascii="David" w:hAnsi="David" w:cs="David"/>
          <w:i/>
          <w:sz w:val="24"/>
          <w:szCs w:val="24"/>
          <w:rtl/>
        </w:rPr>
        <w:t xml:space="preserve"> </w:t>
      </w:r>
      <w:r w:rsidRPr="00075B64">
        <w:rPr>
          <w:rFonts w:ascii="David" w:hAnsi="David" w:cs="David" w:hint="eastAsia"/>
          <w:i/>
          <w:sz w:val="24"/>
          <w:szCs w:val="24"/>
          <w:rtl/>
        </w:rPr>
        <w:t>ועל</w:t>
      </w:r>
      <w:r w:rsidRPr="00075B64">
        <w:rPr>
          <w:rFonts w:ascii="David" w:hAnsi="David" w:cs="David"/>
          <w:i/>
          <w:sz w:val="24"/>
          <w:szCs w:val="24"/>
          <w:rtl/>
        </w:rPr>
        <w:t xml:space="preserve"> </w:t>
      </w:r>
      <w:r w:rsidRPr="00075B64">
        <w:rPr>
          <w:rFonts w:ascii="David" w:hAnsi="David" w:cs="David" w:hint="eastAsia"/>
          <w:i/>
          <w:sz w:val="24"/>
          <w:szCs w:val="24"/>
          <w:rtl/>
        </w:rPr>
        <w:t>אחריותו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ולשביעות</w:t>
      </w:r>
      <w:r w:rsidRPr="00075B64">
        <w:rPr>
          <w:rFonts w:ascii="David" w:hAnsi="David" w:cs="David"/>
          <w:i/>
          <w:sz w:val="24"/>
          <w:szCs w:val="24"/>
          <w:rtl/>
        </w:rPr>
        <w:t xml:space="preserve"> </w:t>
      </w:r>
      <w:r w:rsidRPr="00075B64">
        <w:rPr>
          <w:rFonts w:ascii="David" w:hAnsi="David" w:cs="David" w:hint="eastAsia"/>
          <w:i/>
          <w:sz w:val="24"/>
          <w:szCs w:val="24"/>
          <w:rtl/>
        </w:rPr>
        <w:t>רצונו</w:t>
      </w:r>
      <w:r w:rsidRPr="00075B64">
        <w:rPr>
          <w:rFonts w:ascii="David" w:hAnsi="David" w:cs="David"/>
          <w:i/>
          <w:sz w:val="24"/>
          <w:szCs w:val="24"/>
          <w:rtl/>
        </w:rPr>
        <w:t xml:space="preserve"> </w:t>
      </w:r>
      <w:r w:rsidRPr="00075B64">
        <w:rPr>
          <w:rFonts w:ascii="David" w:hAnsi="David" w:cs="David" w:hint="eastAsia"/>
          <w:i/>
          <w:sz w:val="24"/>
          <w:szCs w:val="24"/>
          <w:rtl/>
        </w:rPr>
        <w:t>הגמורה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w:t>
      </w:r>
    </w:p>
    <w:p w14:paraId="2777C788" w14:textId="77777777" w:rsidR="00EF4F1C" w:rsidRDefault="00EF4F1C" w:rsidP="00A11D74">
      <w:pPr>
        <w:numPr>
          <w:ilvl w:val="1"/>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מתחייב</w:t>
      </w:r>
      <w:r w:rsidRPr="00075B64">
        <w:rPr>
          <w:rFonts w:ascii="David" w:hAnsi="David" w:cs="David"/>
          <w:i/>
          <w:sz w:val="24"/>
          <w:szCs w:val="24"/>
          <w:rtl/>
        </w:rPr>
        <w:t xml:space="preserve"> </w:t>
      </w:r>
      <w:r w:rsidRPr="00075B64">
        <w:rPr>
          <w:rFonts w:ascii="David" w:hAnsi="David" w:cs="David" w:hint="eastAsia"/>
          <w:i/>
          <w:sz w:val="24"/>
          <w:szCs w:val="24"/>
          <w:rtl/>
        </w:rPr>
        <w:t>בזה</w:t>
      </w:r>
      <w:r w:rsidRPr="00075B64">
        <w:rPr>
          <w:rFonts w:ascii="David" w:hAnsi="David" w:cs="David"/>
          <w:i/>
          <w:sz w:val="24"/>
          <w:szCs w:val="24"/>
          <w:rtl/>
        </w:rPr>
        <w:t xml:space="preserve"> </w:t>
      </w:r>
      <w:r w:rsidRPr="00075B64">
        <w:rPr>
          <w:rFonts w:ascii="David" w:hAnsi="David" w:cs="David" w:hint="eastAsia"/>
          <w:i/>
          <w:sz w:val="24"/>
          <w:szCs w:val="24"/>
          <w:rtl/>
        </w:rPr>
        <w:t>כלפי</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לבצע</w:t>
      </w:r>
      <w:r w:rsidRPr="00075B64">
        <w:rPr>
          <w:rFonts w:ascii="David" w:hAnsi="David" w:cs="David"/>
          <w:i/>
          <w:sz w:val="24"/>
          <w:szCs w:val="24"/>
          <w:rtl/>
        </w:rPr>
        <w:t xml:space="preserve"> </w:t>
      </w:r>
      <w:r w:rsidRPr="00075B64">
        <w:rPr>
          <w:rFonts w:ascii="David" w:hAnsi="David" w:cs="David" w:hint="eastAsia"/>
          <w:i/>
          <w:sz w:val="24"/>
          <w:szCs w:val="24"/>
          <w:rtl/>
        </w:rPr>
        <w:t>עבורו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ולמסור</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לרוכשים</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השטחים</w:t>
      </w:r>
      <w:r w:rsidRPr="00075B64">
        <w:rPr>
          <w:rFonts w:ascii="David" w:hAnsi="David" w:cs="David"/>
          <w:i/>
          <w:sz w:val="24"/>
          <w:szCs w:val="24"/>
          <w:rtl/>
        </w:rPr>
        <w:t xml:space="preserve"> </w:t>
      </w:r>
      <w:r w:rsidRPr="00075B64">
        <w:rPr>
          <w:rFonts w:ascii="David" w:hAnsi="David" w:cs="David" w:hint="eastAsia"/>
          <w:i/>
          <w:sz w:val="24"/>
          <w:szCs w:val="24"/>
          <w:rtl/>
        </w:rPr>
        <w:t>בפרויקט</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שיקבעו</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המערכות</w:t>
      </w:r>
      <w:r w:rsidRPr="00075B64">
        <w:rPr>
          <w:rFonts w:ascii="David" w:hAnsi="David" w:cs="David"/>
          <w:i/>
          <w:sz w:val="24"/>
          <w:szCs w:val="24"/>
          <w:rtl/>
        </w:rPr>
        <w:t xml:space="preserve"> </w:t>
      </w:r>
      <w:r w:rsidRPr="00075B64">
        <w:rPr>
          <w:rFonts w:ascii="David" w:hAnsi="David" w:cs="David" w:hint="eastAsia"/>
          <w:i/>
          <w:sz w:val="24"/>
          <w:szCs w:val="24"/>
          <w:rtl/>
        </w:rPr>
        <w:t>והמתקנים</w:t>
      </w:r>
      <w:r w:rsidRPr="00075B64">
        <w:rPr>
          <w:rFonts w:ascii="David" w:hAnsi="David" w:cs="David"/>
          <w:i/>
          <w:sz w:val="24"/>
          <w:szCs w:val="24"/>
          <w:rtl/>
        </w:rPr>
        <w:t xml:space="preserve"> </w:t>
      </w:r>
      <w:r w:rsidRPr="00075B64">
        <w:rPr>
          <w:rFonts w:ascii="David" w:hAnsi="David" w:cs="David" w:hint="eastAsia"/>
          <w:i/>
          <w:sz w:val="24"/>
          <w:szCs w:val="24"/>
          <w:rtl/>
        </w:rPr>
        <w:t>המשולבים</w:t>
      </w:r>
      <w:r w:rsidRPr="00075B64">
        <w:rPr>
          <w:rFonts w:ascii="David" w:hAnsi="David" w:cs="David"/>
          <w:i/>
          <w:sz w:val="24"/>
          <w:szCs w:val="24"/>
          <w:rtl/>
        </w:rPr>
        <w:t xml:space="preserve"> </w:t>
      </w:r>
      <w:r w:rsidRPr="00075B64">
        <w:rPr>
          <w:rFonts w:ascii="David" w:hAnsi="David" w:cs="David" w:hint="eastAsia"/>
          <w:i/>
          <w:sz w:val="24"/>
          <w:szCs w:val="24"/>
          <w:rtl/>
        </w:rPr>
        <w:t>בהם</w:t>
      </w:r>
      <w:r w:rsidRPr="00075B64">
        <w:rPr>
          <w:rFonts w:ascii="David" w:hAnsi="David" w:cs="David"/>
          <w:i/>
          <w:sz w:val="24"/>
          <w:szCs w:val="24"/>
          <w:rtl/>
        </w:rPr>
        <w:t xml:space="preserve"> </w:t>
      </w:r>
      <w:r w:rsidRPr="00075B64">
        <w:rPr>
          <w:rFonts w:ascii="David" w:hAnsi="David" w:cs="David" w:hint="eastAsia"/>
          <w:i/>
          <w:sz w:val="24"/>
          <w:szCs w:val="24"/>
          <w:rtl/>
        </w:rPr>
        <w:t>כשהם</w:t>
      </w:r>
      <w:r w:rsidRPr="00075B64">
        <w:rPr>
          <w:rFonts w:ascii="David" w:hAnsi="David" w:cs="David"/>
          <w:i/>
          <w:sz w:val="24"/>
          <w:szCs w:val="24"/>
          <w:rtl/>
        </w:rPr>
        <w:t xml:space="preserve"> </w:t>
      </w:r>
      <w:r w:rsidRPr="00075B64">
        <w:rPr>
          <w:rFonts w:ascii="David" w:hAnsi="David" w:cs="David" w:hint="eastAsia"/>
          <w:i/>
          <w:sz w:val="24"/>
          <w:szCs w:val="24"/>
          <w:rtl/>
        </w:rPr>
        <w:t>מושלמים</w:t>
      </w:r>
      <w:r w:rsidRPr="00075B64">
        <w:rPr>
          <w:rFonts w:ascii="David" w:hAnsi="David" w:cs="David"/>
          <w:i/>
          <w:sz w:val="24"/>
          <w:szCs w:val="24"/>
          <w:rtl/>
        </w:rPr>
        <w:t xml:space="preserve">, </w:t>
      </w:r>
      <w:r w:rsidRPr="00075B64">
        <w:rPr>
          <w:rFonts w:ascii="David" w:hAnsi="David" w:cs="David" w:hint="eastAsia"/>
          <w:i/>
          <w:sz w:val="24"/>
          <w:szCs w:val="24"/>
          <w:rtl/>
        </w:rPr>
        <w:t>ראויים</w:t>
      </w:r>
      <w:r w:rsidRPr="00075B64">
        <w:rPr>
          <w:rFonts w:ascii="David" w:hAnsi="David" w:cs="David"/>
          <w:i/>
          <w:sz w:val="24"/>
          <w:szCs w:val="24"/>
          <w:rtl/>
        </w:rPr>
        <w:t xml:space="preserve"> </w:t>
      </w:r>
      <w:r w:rsidRPr="00075B64">
        <w:rPr>
          <w:rFonts w:ascii="David" w:hAnsi="David" w:cs="David" w:hint="eastAsia"/>
          <w:i/>
          <w:sz w:val="24"/>
          <w:szCs w:val="24"/>
          <w:rtl/>
        </w:rPr>
        <w:t>למגורים</w:t>
      </w:r>
      <w:r w:rsidRPr="00075B64">
        <w:rPr>
          <w:rFonts w:ascii="David" w:hAnsi="David" w:cs="David"/>
          <w:i/>
          <w:sz w:val="24"/>
          <w:szCs w:val="24"/>
          <w:rtl/>
        </w:rPr>
        <w:t xml:space="preserve">, </w:t>
      </w:r>
      <w:r w:rsidRPr="00075B64">
        <w:rPr>
          <w:rFonts w:ascii="David" w:hAnsi="David" w:cs="David" w:hint="eastAsia"/>
          <w:i/>
          <w:sz w:val="24"/>
          <w:szCs w:val="24"/>
          <w:rtl/>
        </w:rPr>
        <w:t>מוכנים</w:t>
      </w:r>
      <w:r w:rsidRPr="00075B64">
        <w:rPr>
          <w:rFonts w:ascii="David" w:hAnsi="David" w:cs="David"/>
          <w:i/>
          <w:sz w:val="24"/>
          <w:szCs w:val="24"/>
          <w:rtl/>
        </w:rPr>
        <w:t xml:space="preserve"> </w:t>
      </w:r>
      <w:r w:rsidRPr="00075B64">
        <w:rPr>
          <w:rFonts w:ascii="David" w:hAnsi="David" w:cs="David" w:hint="eastAsia"/>
          <w:i/>
          <w:sz w:val="24"/>
          <w:szCs w:val="24"/>
          <w:rtl/>
        </w:rPr>
        <w:t>לאכלוס</w:t>
      </w:r>
      <w:r w:rsidRPr="00075B64">
        <w:rPr>
          <w:rFonts w:ascii="David" w:hAnsi="David" w:cs="David"/>
          <w:i/>
          <w:sz w:val="24"/>
          <w:szCs w:val="24"/>
          <w:rtl/>
        </w:rPr>
        <w:t xml:space="preserve">, </w:t>
      </w:r>
      <w:r w:rsidRPr="00075B64">
        <w:rPr>
          <w:rFonts w:ascii="David" w:hAnsi="David" w:cs="David" w:hint="eastAsia"/>
          <w:i/>
          <w:sz w:val="24"/>
          <w:szCs w:val="24"/>
          <w:rtl/>
        </w:rPr>
        <w:t>והכול</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לדרישות</w:t>
      </w:r>
      <w:r w:rsidRPr="00075B64">
        <w:rPr>
          <w:rFonts w:ascii="David" w:hAnsi="David" w:cs="David"/>
          <w:i/>
          <w:sz w:val="24"/>
          <w:szCs w:val="24"/>
          <w:rtl/>
        </w:rPr>
        <w:t xml:space="preserve"> </w:t>
      </w:r>
      <w:r w:rsidRPr="00075B64">
        <w:rPr>
          <w:rFonts w:ascii="David" w:hAnsi="David" w:cs="David" w:hint="eastAsia"/>
          <w:i/>
          <w:sz w:val="24"/>
          <w:szCs w:val="24"/>
          <w:rtl/>
        </w:rPr>
        <w:t>דיני</w:t>
      </w:r>
      <w:r w:rsidRPr="00075B64">
        <w:rPr>
          <w:rFonts w:ascii="David" w:hAnsi="David" w:cs="David"/>
          <w:i/>
          <w:sz w:val="24"/>
          <w:szCs w:val="24"/>
          <w:rtl/>
        </w:rPr>
        <w:t xml:space="preserve"> </w:t>
      </w:r>
      <w:r w:rsidRPr="00075B64">
        <w:rPr>
          <w:rFonts w:ascii="David" w:hAnsi="David" w:cs="David" w:hint="eastAsia"/>
          <w:i/>
          <w:sz w:val="24"/>
          <w:szCs w:val="24"/>
          <w:rtl/>
        </w:rPr>
        <w:t>התכנון</w:t>
      </w:r>
      <w:r w:rsidRPr="00075B64">
        <w:rPr>
          <w:rFonts w:ascii="David" w:hAnsi="David" w:cs="David"/>
          <w:i/>
          <w:sz w:val="24"/>
          <w:szCs w:val="24"/>
          <w:rtl/>
        </w:rPr>
        <w:t xml:space="preserve"> </w:t>
      </w:r>
      <w:r w:rsidRPr="00075B64">
        <w:rPr>
          <w:rFonts w:ascii="David" w:hAnsi="David" w:cs="David" w:hint="eastAsia"/>
          <w:i/>
          <w:sz w:val="24"/>
          <w:szCs w:val="24"/>
          <w:rtl/>
        </w:rPr>
        <w:t>והבניה</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התשל</w:t>
      </w:r>
      <w:r w:rsidRPr="00075B64">
        <w:rPr>
          <w:rFonts w:ascii="David" w:hAnsi="David" w:cs="David"/>
          <w:i/>
          <w:sz w:val="24"/>
          <w:szCs w:val="24"/>
          <w:rtl/>
        </w:rPr>
        <w:t>"</w:t>
      </w:r>
      <w:r w:rsidRPr="00075B64">
        <w:rPr>
          <w:rFonts w:ascii="David" w:hAnsi="David" w:cs="David" w:hint="eastAsia"/>
          <w:i/>
          <w:sz w:val="24"/>
          <w:szCs w:val="24"/>
          <w:rtl/>
        </w:rPr>
        <w:t>ג</w:t>
      </w:r>
      <w:r w:rsidRPr="00075B64">
        <w:rPr>
          <w:rFonts w:ascii="David" w:hAnsi="David" w:cs="David"/>
          <w:i/>
          <w:sz w:val="24"/>
          <w:szCs w:val="24"/>
          <w:rtl/>
        </w:rPr>
        <w:t xml:space="preserve">-1973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תיקוניו</w:t>
      </w:r>
      <w:r w:rsidRPr="00075B64">
        <w:rPr>
          <w:rFonts w:ascii="David" w:hAnsi="David" w:cs="David"/>
          <w:i/>
          <w:sz w:val="24"/>
          <w:szCs w:val="24"/>
          <w:rtl/>
        </w:rPr>
        <w:t xml:space="preserve"> </w:t>
      </w:r>
      <w:r w:rsidRPr="00075B64">
        <w:rPr>
          <w:rFonts w:ascii="David" w:hAnsi="David" w:cs="David" w:hint="eastAsia"/>
          <w:i/>
          <w:sz w:val="24"/>
          <w:szCs w:val="24"/>
          <w:rtl/>
        </w:rPr>
        <w:t>מעת</w:t>
      </w:r>
      <w:r w:rsidRPr="00075B64">
        <w:rPr>
          <w:rFonts w:ascii="David" w:hAnsi="David" w:cs="David"/>
          <w:i/>
          <w:sz w:val="24"/>
          <w:szCs w:val="24"/>
          <w:rtl/>
        </w:rPr>
        <w:t xml:space="preserve"> </w:t>
      </w:r>
      <w:r w:rsidRPr="00075B64">
        <w:rPr>
          <w:rFonts w:ascii="David" w:hAnsi="David" w:cs="David" w:hint="eastAsia"/>
          <w:i/>
          <w:sz w:val="24"/>
          <w:szCs w:val="24"/>
          <w:rtl/>
        </w:rPr>
        <w:t>לעת</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והוראות</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נספחיו</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התב</w:t>
      </w:r>
      <w:r w:rsidRPr="00075B64">
        <w:rPr>
          <w:rFonts w:ascii="David" w:hAnsi="David" w:cs="David"/>
          <w:i/>
          <w:sz w:val="24"/>
          <w:szCs w:val="24"/>
          <w:rtl/>
        </w:rPr>
        <w:t>"</w:t>
      </w:r>
      <w:r w:rsidRPr="00075B64">
        <w:rPr>
          <w:rFonts w:ascii="David" w:hAnsi="David" w:cs="David" w:hint="eastAsia"/>
          <w:i/>
          <w:sz w:val="24"/>
          <w:szCs w:val="24"/>
          <w:rtl/>
        </w:rPr>
        <w:t>ע</w:t>
      </w:r>
      <w:r w:rsidRPr="00075B64">
        <w:rPr>
          <w:rFonts w:ascii="David" w:hAnsi="David" w:cs="David"/>
          <w:i/>
          <w:sz w:val="24"/>
          <w:szCs w:val="24"/>
          <w:rtl/>
        </w:rPr>
        <w:t xml:space="preserve"> </w:t>
      </w:r>
      <w:r w:rsidRPr="00075B64">
        <w:rPr>
          <w:rFonts w:ascii="David" w:hAnsi="David" w:cs="David" w:hint="eastAsia"/>
          <w:i/>
          <w:sz w:val="24"/>
          <w:szCs w:val="24"/>
          <w:rtl/>
        </w:rPr>
        <w:t>החלות</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מקרקעי</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הבינוי</w:t>
      </w:r>
      <w:r w:rsidRPr="00075B64">
        <w:rPr>
          <w:rFonts w:ascii="David" w:hAnsi="David" w:cs="David"/>
          <w:i/>
          <w:sz w:val="24"/>
          <w:szCs w:val="24"/>
          <w:rtl/>
        </w:rPr>
        <w:t xml:space="preserve"> </w:t>
      </w:r>
      <w:r w:rsidRPr="00075B64">
        <w:rPr>
          <w:rFonts w:ascii="David" w:hAnsi="David" w:cs="David" w:hint="eastAsia"/>
          <w:i/>
          <w:sz w:val="24"/>
          <w:szCs w:val="24"/>
          <w:rtl/>
        </w:rPr>
        <w:t>והפיתוח</w:t>
      </w:r>
      <w:r w:rsidRPr="00075B64">
        <w:rPr>
          <w:rFonts w:ascii="David" w:hAnsi="David" w:cs="David"/>
          <w:i/>
          <w:sz w:val="24"/>
          <w:szCs w:val="24"/>
          <w:rtl/>
        </w:rPr>
        <w:t xml:space="preserve"> </w:t>
      </w:r>
      <w:r w:rsidRPr="00075B64">
        <w:rPr>
          <w:rFonts w:ascii="David" w:hAnsi="David" w:cs="David" w:hint="eastAsia"/>
          <w:i/>
          <w:sz w:val="24"/>
          <w:szCs w:val="24"/>
          <w:rtl/>
        </w:rPr>
        <w:t>ודרישות</w:t>
      </w:r>
      <w:r w:rsidRPr="00075B64">
        <w:rPr>
          <w:rFonts w:ascii="David" w:hAnsi="David" w:cs="David"/>
          <w:i/>
          <w:sz w:val="24"/>
          <w:szCs w:val="24"/>
          <w:rtl/>
        </w:rPr>
        <w:t xml:space="preserve"> </w:t>
      </w:r>
      <w:r w:rsidRPr="00075B64">
        <w:rPr>
          <w:rFonts w:ascii="David" w:hAnsi="David" w:cs="David" w:hint="eastAsia"/>
          <w:i/>
          <w:sz w:val="24"/>
          <w:szCs w:val="24"/>
          <w:rtl/>
        </w:rPr>
        <w:t>האקוסטיקה</w:t>
      </w:r>
      <w:r w:rsidRPr="00075B64">
        <w:rPr>
          <w:rFonts w:ascii="David" w:hAnsi="David" w:cs="David"/>
          <w:i/>
          <w:sz w:val="24"/>
          <w:szCs w:val="24"/>
          <w:rtl/>
        </w:rPr>
        <w:t xml:space="preserve"> </w:t>
      </w:r>
      <w:r w:rsidRPr="00075B64">
        <w:rPr>
          <w:rFonts w:ascii="David" w:hAnsi="David" w:cs="David" w:hint="eastAsia"/>
          <w:i/>
          <w:sz w:val="24"/>
          <w:szCs w:val="24"/>
          <w:rtl/>
        </w:rPr>
        <w:t>והבידוד</w:t>
      </w:r>
      <w:r w:rsidRPr="00075B64">
        <w:rPr>
          <w:rFonts w:ascii="David" w:hAnsi="David" w:cs="David"/>
          <w:i/>
          <w:sz w:val="24"/>
          <w:szCs w:val="24"/>
          <w:rtl/>
        </w:rPr>
        <w:t xml:space="preserve"> </w:t>
      </w:r>
      <w:r w:rsidRPr="00075B64">
        <w:rPr>
          <w:rFonts w:ascii="David" w:hAnsi="David" w:cs="David" w:hint="eastAsia"/>
          <w:i/>
          <w:sz w:val="24"/>
          <w:szCs w:val="24"/>
          <w:rtl/>
        </w:rPr>
        <w:t>התרמי</w:t>
      </w:r>
      <w:r w:rsidRPr="00075B64">
        <w:rPr>
          <w:rFonts w:ascii="David" w:hAnsi="David" w:cs="David"/>
          <w:i/>
          <w:sz w:val="24"/>
          <w:szCs w:val="24"/>
          <w:rtl/>
        </w:rPr>
        <w:t xml:space="preserve"> </w:t>
      </w:r>
      <w:r w:rsidRPr="00075B64">
        <w:rPr>
          <w:rFonts w:ascii="David" w:hAnsi="David" w:cs="David" w:hint="eastAsia"/>
          <w:i/>
          <w:sz w:val="24"/>
          <w:szCs w:val="24"/>
          <w:rtl/>
        </w:rPr>
        <w:t>המצורפות</w:t>
      </w:r>
      <w:r w:rsidRPr="00075B64">
        <w:rPr>
          <w:rFonts w:ascii="David" w:hAnsi="David" w:cs="David"/>
          <w:i/>
          <w:sz w:val="24"/>
          <w:szCs w:val="24"/>
          <w:rtl/>
        </w:rPr>
        <w:t xml:space="preserve"> </w:t>
      </w:r>
      <w:r w:rsidRPr="00075B64">
        <w:rPr>
          <w:rFonts w:ascii="David" w:hAnsi="David" w:cs="David" w:hint="eastAsia"/>
          <w:i/>
          <w:sz w:val="24"/>
          <w:szCs w:val="24"/>
          <w:rtl/>
        </w:rPr>
        <w:t>לה</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היועצים</w:t>
      </w:r>
      <w:r w:rsidRPr="00075B64">
        <w:rPr>
          <w:rFonts w:ascii="David" w:hAnsi="David" w:cs="David"/>
          <w:i/>
          <w:sz w:val="24"/>
          <w:szCs w:val="24"/>
          <w:rtl/>
        </w:rPr>
        <w:t xml:space="preserve"> </w:t>
      </w:r>
      <w:r w:rsidRPr="00075B64">
        <w:rPr>
          <w:rFonts w:ascii="David" w:hAnsi="David" w:cs="David" w:hint="eastAsia"/>
          <w:i/>
          <w:sz w:val="24"/>
          <w:szCs w:val="24"/>
          <w:rtl/>
        </w:rPr>
        <w:t>באשר</w:t>
      </w:r>
      <w:r w:rsidRPr="00075B64">
        <w:rPr>
          <w:rFonts w:ascii="David" w:hAnsi="David" w:cs="David"/>
          <w:i/>
          <w:sz w:val="24"/>
          <w:szCs w:val="24"/>
          <w:rtl/>
        </w:rPr>
        <w:t xml:space="preserve"> </w:t>
      </w:r>
      <w:r w:rsidRPr="00075B64">
        <w:rPr>
          <w:rFonts w:ascii="David" w:hAnsi="David" w:cs="David" w:hint="eastAsia"/>
          <w:i/>
          <w:sz w:val="24"/>
          <w:szCs w:val="24"/>
          <w:rtl/>
        </w:rPr>
        <w:t>אליהן</w:t>
      </w:r>
      <w:r w:rsidRPr="00075B64">
        <w:rPr>
          <w:rFonts w:ascii="David" w:hAnsi="David" w:cs="David"/>
          <w:i/>
          <w:sz w:val="24"/>
          <w:szCs w:val="24"/>
          <w:rtl/>
        </w:rPr>
        <w:t xml:space="preserve">, </w:t>
      </w:r>
      <w:r w:rsidRPr="00075B64">
        <w:rPr>
          <w:rFonts w:ascii="David" w:hAnsi="David" w:cs="David" w:hint="eastAsia"/>
          <w:i/>
          <w:sz w:val="24"/>
          <w:szCs w:val="24"/>
          <w:rtl/>
        </w:rPr>
        <w:t>ובכללן</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הקרקע</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הבטיחות</w:t>
      </w:r>
      <w:r w:rsidRPr="00075B64">
        <w:rPr>
          <w:rFonts w:ascii="David" w:hAnsi="David" w:cs="David"/>
          <w:i/>
          <w:sz w:val="24"/>
          <w:szCs w:val="24"/>
          <w:rtl/>
        </w:rPr>
        <w:t xml:space="preserve"> </w:t>
      </w:r>
      <w:r w:rsidRPr="00075B64">
        <w:rPr>
          <w:rFonts w:ascii="David" w:hAnsi="David" w:cs="David" w:hint="eastAsia"/>
          <w:i/>
          <w:sz w:val="24"/>
          <w:szCs w:val="24"/>
          <w:rtl/>
        </w:rPr>
        <w:t>והיועץ</w:t>
      </w:r>
      <w:r w:rsidRPr="00075B64">
        <w:rPr>
          <w:rFonts w:ascii="David" w:hAnsi="David" w:cs="David"/>
          <w:i/>
          <w:sz w:val="24"/>
          <w:szCs w:val="24"/>
          <w:rtl/>
        </w:rPr>
        <w:t xml:space="preserve"> </w:t>
      </w:r>
      <w:r w:rsidRPr="00075B64">
        <w:rPr>
          <w:rFonts w:ascii="David" w:hAnsi="David" w:cs="David" w:hint="eastAsia"/>
          <w:i/>
          <w:sz w:val="24"/>
          <w:szCs w:val="24"/>
          <w:rtl/>
        </w:rPr>
        <w:t>האקוסטי</w:t>
      </w:r>
      <w:r w:rsidRPr="00075B64">
        <w:rPr>
          <w:rFonts w:ascii="David" w:hAnsi="David" w:cs="David"/>
          <w:i/>
          <w:sz w:val="24"/>
          <w:szCs w:val="24"/>
          <w:rtl/>
        </w:rPr>
        <w:t xml:space="preserve">, </w:t>
      </w:r>
      <w:r w:rsidRPr="00075B64">
        <w:rPr>
          <w:rFonts w:ascii="David" w:hAnsi="David" w:cs="David" w:hint="eastAsia"/>
          <w:i/>
          <w:sz w:val="24"/>
          <w:szCs w:val="24"/>
          <w:rtl/>
        </w:rPr>
        <w:t>דרישות</w:t>
      </w:r>
      <w:r w:rsidRPr="00075B64">
        <w:rPr>
          <w:rFonts w:ascii="David" w:hAnsi="David" w:cs="David"/>
          <w:i/>
          <w:sz w:val="24"/>
          <w:szCs w:val="24"/>
          <w:rtl/>
        </w:rPr>
        <w:t xml:space="preserve"> </w:t>
      </w:r>
      <w:r w:rsidRPr="00075B64">
        <w:rPr>
          <w:rFonts w:ascii="David" w:hAnsi="David" w:cs="David" w:hint="eastAsia"/>
          <w:i/>
          <w:sz w:val="24"/>
          <w:szCs w:val="24"/>
          <w:rtl/>
        </w:rPr>
        <w:t>הרשויות</w:t>
      </w:r>
      <w:r w:rsidRPr="00075B64">
        <w:rPr>
          <w:rFonts w:ascii="David" w:hAnsi="David" w:cs="David"/>
          <w:i/>
          <w:sz w:val="24"/>
          <w:szCs w:val="24"/>
          <w:rtl/>
        </w:rPr>
        <w:t xml:space="preserve"> </w:t>
      </w:r>
      <w:r w:rsidRPr="00075B64">
        <w:rPr>
          <w:rFonts w:ascii="David" w:hAnsi="David" w:cs="David" w:hint="eastAsia"/>
          <w:i/>
          <w:sz w:val="24"/>
          <w:szCs w:val="24"/>
          <w:rtl/>
        </w:rPr>
        <w:t>השונות</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רק</w:t>
      </w:r>
      <w:r w:rsidRPr="00075B64">
        <w:rPr>
          <w:rFonts w:ascii="David" w:hAnsi="David" w:cs="David"/>
          <w:i/>
          <w:sz w:val="24"/>
          <w:szCs w:val="24"/>
          <w:rtl/>
        </w:rPr>
        <w:t xml:space="preserve"> </w:t>
      </w:r>
      <w:r w:rsidRPr="00075B64">
        <w:rPr>
          <w:rFonts w:ascii="David" w:hAnsi="David" w:cs="David" w:hint="eastAsia"/>
          <w:i/>
          <w:sz w:val="24"/>
          <w:szCs w:val="24"/>
          <w:rtl/>
        </w:rPr>
        <w:t>כיבוי</w:t>
      </w:r>
      <w:r w:rsidRPr="00075B64">
        <w:rPr>
          <w:rFonts w:ascii="David" w:hAnsi="David" w:cs="David"/>
          <w:i/>
          <w:sz w:val="24"/>
          <w:szCs w:val="24"/>
          <w:rtl/>
        </w:rPr>
        <w:t xml:space="preserve"> </w:t>
      </w:r>
      <w:r w:rsidRPr="00075B64">
        <w:rPr>
          <w:rFonts w:ascii="David" w:hAnsi="David" w:cs="David" w:hint="eastAsia"/>
          <w:i/>
          <w:sz w:val="24"/>
          <w:szCs w:val="24"/>
          <w:rtl/>
        </w:rPr>
        <w:t>אש</w:t>
      </w:r>
      <w:r w:rsidRPr="00075B64">
        <w:rPr>
          <w:rFonts w:ascii="David" w:hAnsi="David" w:cs="David"/>
          <w:i/>
          <w:sz w:val="24"/>
          <w:szCs w:val="24"/>
          <w:rtl/>
        </w:rPr>
        <w:t xml:space="preserve">, </w:t>
      </w:r>
      <w:r w:rsidRPr="00075B64">
        <w:rPr>
          <w:rFonts w:ascii="David" w:hAnsi="David" w:cs="David" w:hint="eastAsia"/>
          <w:i/>
          <w:sz w:val="24"/>
          <w:szCs w:val="24"/>
          <w:rtl/>
        </w:rPr>
        <w:t>הג</w:t>
      </w:r>
      <w:r w:rsidRPr="00075B64">
        <w:rPr>
          <w:rFonts w:ascii="David" w:hAnsi="David" w:cs="David"/>
          <w:i/>
          <w:sz w:val="24"/>
          <w:szCs w:val="24"/>
          <w:rtl/>
        </w:rPr>
        <w:t>"</w:t>
      </w:r>
      <w:r w:rsidRPr="00075B64">
        <w:rPr>
          <w:rFonts w:ascii="David" w:hAnsi="David" w:cs="David" w:hint="eastAsia"/>
          <w:i/>
          <w:sz w:val="24"/>
          <w:szCs w:val="24"/>
          <w:rtl/>
        </w:rPr>
        <w:t>א</w:t>
      </w:r>
      <w:r w:rsidRPr="00075B64">
        <w:rPr>
          <w:rFonts w:ascii="David" w:hAnsi="David" w:cs="David"/>
          <w:i/>
          <w:sz w:val="24"/>
          <w:szCs w:val="24"/>
          <w:rtl/>
        </w:rPr>
        <w:t xml:space="preserve">, </w:t>
      </w:r>
      <w:r w:rsidRPr="00075B64">
        <w:rPr>
          <w:rFonts w:ascii="David" w:hAnsi="David" w:cs="David" w:hint="eastAsia"/>
          <w:i/>
          <w:sz w:val="24"/>
          <w:szCs w:val="24"/>
          <w:rtl/>
        </w:rPr>
        <w:t>פיקוד</w:t>
      </w:r>
      <w:r w:rsidRPr="00075B64">
        <w:rPr>
          <w:rFonts w:ascii="David" w:hAnsi="David" w:cs="David"/>
          <w:i/>
          <w:sz w:val="24"/>
          <w:szCs w:val="24"/>
          <w:rtl/>
        </w:rPr>
        <w:t xml:space="preserve"> </w:t>
      </w:r>
      <w:r w:rsidRPr="00075B64">
        <w:rPr>
          <w:rFonts w:ascii="David" w:hAnsi="David" w:cs="David" w:hint="eastAsia"/>
          <w:i/>
          <w:sz w:val="24"/>
          <w:szCs w:val="24"/>
          <w:rtl/>
        </w:rPr>
        <w:t>העורף</w:t>
      </w:r>
      <w:r w:rsidRPr="00075B64">
        <w:rPr>
          <w:rFonts w:ascii="David" w:hAnsi="David" w:cs="David"/>
          <w:i/>
          <w:sz w:val="24"/>
          <w:szCs w:val="24"/>
          <w:rtl/>
        </w:rPr>
        <w:t xml:space="preserve">, </w:t>
      </w:r>
      <w:r w:rsidRPr="00075B64">
        <w:rPr>
          <w:rFonts w:ascii="David" w:hAnsi="David" w:cs="David" w:hint="eastAsia"/>
          <w:i/>
          <w:sz w:val="24"/>
          <w:szCs w:val="24"/>
          <w:rtl/>
        </w:rPr>
        <w:t>משטרה</w:t>
      </w:r>
      <w:r w:rsidRPr="00075B64">
        <w:rPr>
          <w:rFonts w:ascii="David" w:hAnsi="David" w:cs="David"/>
          <w:i/>
          <w:sz w:val="24"/>
          <w:szCs w:val="24"/>
          <w:rtl/>
        </w:rPr>
        <w:t xml:space="preserve">, </w:t>
      </w:r>
      <w:r w:rsidRPr="00075B64">
        <w:rPr>
          <w:rFonts w:ascii="David" w:hAnsi="David" w:cs="David" w:hint="eastAsia"/>
          <w:i/>
          <w:sz w:val="24"/>
          <w:szCs w:val="24"/>
          <w:rtl/>
        </w:rPr>
        <w:t>חברת</w:t>
      </w:r>
      <w:r w:rsidRPr="00075B64">
        <w:rPr>
          <w:rFonts w:ascii="David" w:hAnsi="David" w:cs="David"/>
          <w:i/>
          <w:sz w:val="24"/>
          <w:szCs w:val="24"/>
          <w:rtl/>
        </w:rPr>
        <w:t xml:space="preserve"> </w:t>
      </w:r>
      <w:r w:rsidRPr="00075B64">
        <w:rPr>
          <w:rFonts w:ascii="David" w:hAnsi="David" w:cs="David" w:hint="eastAsia"/>
          <w:i/>
          <w:sz w:val="24"/>
          <w:szCs w:val="24"/>
          <w:rtl/>
        </w:rPr>
        <w:t>החשמל</w:t>
      </w:r>
      <w:r w:rsidRPr="00075B64">
        <w:rPr>
          <w:rFonts w:ascii="David" w:hAnsi="David" w:cs="David"/>
          <w:i/>
          <w:sz w:val="24"/>
          <w:szCs w:val="24"/>
          <w:rtl/>
        </w:rPr>
        <w:t xml:space="preserve">, </w:t>
      </w:r>
      <w:r w:rsidRPr="00075B64">
        <w:rPr>
          <w:rFonts w:ascii="David" w:hAnsi="David" w:cs="David" w:hint="eastAsia"/>
          <w:i/>
          <w:sz w:val="24"/>
          <w:szCs w:val="24"/>
          <w:rtl/>
        </w:rPr>
        <w:t>מכון</w:t>
      </w:r>
      <w:r w:rsidRPr="00075B64">
        <w:rPr>
          <w:rFonts w:ascii="David" w:hAnsi="David" w:cs="David"/>
          <w:i/>
          <w:sz w:val="24"/>
          <w:szCs w:val="24"/>
          <w:rtl/>
        </w:rPr>
        <w:t xml:space="preserve"> </w:t>
      </w:r>
      <w:r w:rsidRPr="00075B64">
        <w:rPr>
          <w:rFonts w:ascii="David" w:hAnsi="David" w:cs="David" w:hint="eastAsia"/>
          <w:i/>
          <w:sz w:val="24"/>
          <w:szCs w:val="24"/>
          <w:rtl/>
        </w:rPr>
        <w:t>התקנים</w:t>
      </w:r>
      <w:r w:rsidRPr="00075B64">
        <w:rPr>
          <w:rFonts w:ascii="David" w:hAnsi="David" w:cs="David"/>
          <w:i/>
          <w:sz w:val="24"/>
          <w:szCs w:val="24"/>
          <w:rtl/>
        </w:rPr>
        <w:t xml:space="preserve">, </w:t>
      </w:r>
      <w:r w:rsidRPr="00075B64">
        <w:rPr>
          <w:rFonts w:ascii="David" w:hAnsi="David" w:cs="David" w:hint="eastAsia"/>
          <w:i/>
          <w:sz w:val="24"/>
          <w:szCs w:val="24"/>
          <w:rtl/>
        </w:rPr>
        <w:t>משרד</w:t>
      </w:r>
      <w:r w:rsidRPr="00075B64">
        <w:rPr>
          <w:rFonts w:ascii="David" w:hAnsi="David" w:cs="David"/>
          <w:i/>
          <w:sz w:val="24"/>
          <w:szCs w:val="24"/>
          <w:rtl/>
        </w:rPr>
        <w:t xml:space="preserve"> </w:t>
      </w:r>
      <w:r w:rsidRPr="00075B64">
        <w:rPr>
          <w:rFonts w:ascii="David" w:hAnsi="David" w:cs="David" w:hint="eastAsia"/>
          <w:i/>
          <w:sz w:val="24"/>
          <w:szCs w:val="24"/>
          <w:rtl/>
        </w:rPr>
        <w:t>התקשורת</w:t>
      </w:r>
      <w:r w:rsidRPr="00075B64">
        <w:rPr>
          <w:rFonts w:ascii="David" w:hAnsi="David" w:cs="David"/>
          <w:i/>
          <w:sz w:val="24"/>
          <w:szCs w:val="24"/>
          <w:rtl/>
        </w:rPr>
        <w:t xml:space="preserve">, </w:t>
      </w:r>
      <w:r w:rsidRPr="00075B64">
        <w:rPr>
          <w:rFonts w:ascii="David" w:hAnsi="David" w:cs="David" w:hint="eastAsia"/>
          <w:i/>
          <w:sz w:val="24"/>
          <w:szCs w:val="24"/>
          <w:rtl/>
        </w:rPr>
        <w:t>בזק</w:t>
      </w:r>
      <w:r w:rsidRPr="00075B64">
        <w:rPr>
          <w:rFonts w:ascii="David" w:hAnsi="David" w:cs="David"/>
          <w:i/>
          <w:sz w:val="24"/>
          <w:szCs w:val="24"/>
          <w:rtl/>
        </w:rPr>
        <w:t xml:space="preserve">, </w:t>
      </w:r>
      <w:r w:rsidRPr="00075B64">
        <w:rPr>
          <w:rFonts w:ascii="David" w:hAnsi="David" w:cs="David" w:hint="eastAsia"/>
          <w:i/>
          <w:sz w:val="24"/>
          <w:szCs w:val="24"/>
          <w:rtl/>
        </w:rPr>
        <w:t>חברת</w:t>
      </w:r>
      <w:r w:rsidRPr="00075B64">
        <w:rPr>
          <w:rFonts w:ascii="David" w:hAnsi="David" w:cs="David"/>
          <w:i/>
          <w:sz w:val="24"/>
          <w:szCs w:val="24"/>
          <w:rtl/>
        </w:rPr>
        <w:t xml:space="preserve"> </w:t>
      </w:r>
      <w:r w:rsidRPr="00075B64">
        <w:rPr>
          <w:rFonts w:ascii="David" w:hAnsi="David" w:cs="David" w:hint="eastAsia"/>
          <w:i/>
          <w:sz w:val="24"/>
          <w:szCs w:val="24"/>
          <w:rtl/>
        </w:rPr>
        <w:t>טל</w:t>
      </w:r>
      <w:r w:rsidRPr="00075B64">
        <w:rPr>
          <w:rFonts w:ascii="David" w:hAnsi="David" w:cs="David"/>
          <w:i/>
          <w:sz w:val="24"/>
          <w:szCs w:val="24"/>
          <w:rtl/>
        </w:rPr>
        <w:t>"</w:t>
      </w:r>
      <w:r w:rsidRPr="00075B64">
        <w:rPr>
          <w:rFonts w:ascii="David" w:hAnsi="David" w:cs="David" w:hint="eastAsia"/>
          <w:i/>
          <w:sz w:val="24"/>
          <w:szCs w:val="24"/>
          <w:rtl/>
        </w:rPr>
        <w:t>כ</w:t>
      </w:r>
      <w:r w:rsidRPr="00075B64">
        <w:rPr>
          <w:rFonts w:ascii="David" w:hAnsi="David" w:cs="David"/>
          <w:i/>
          <w:sz w:val="24"/>
          <w:szCs w:val="24"/>
          <w:rtl/>
        </w:rPr>
        <w:t xml:space="preserve"> / </w:t>
      </w:r>
      <w:r w:rsidRPr="00075B64">
        <w:rPr>
          <w:rFonts w:ascii="David" w:hAnsi="David" w:cs="David" w:hint="eastAsia"/>
          <w:i/>
          <w:sz w:val="24"/>
          <w:szCs w:val="24"/>
          <w:rtl/>
        </w:rPr>
        <w:t>לווין</w:t>
      </w:r>
      <w:r w:rsidRPr="00075B64">
        <w:rPr>
          <w:rFonts w:ascii="David" w:hAnsi="David" w:cs="David"/>
          <w:i/>
          <w:sz w:val="24"/>
          <w:szCs w:val="24"/>
          <w:rtl/>
        </w:rPr>
        <w:t xml:space="preserve">, </w:t>
      </w:r>
      <w:r w:rsidRPr="00075B64">
        <w:rPr>
          <w:rFonts w:ascii="David" w:hAnsi="David" w:cs="David" w:hint="eastAsia"/>
          <w:i/>
          <w:sz w:val="24"/>
          <w:szCs w:val="24"/>
          <w:rtl/>
        </w:rPr>
        <w:t>הרשות</w:t>
      </w:r>
      <w:r w:rsidRPr="00075B64">
        <w:rPr>
          <w:rFonts w:ascii="David" w:hAnsi="David" w:cs="David"/>
          <w:i/>
          <w:sz w:val="24"/>
          <w:szCs w:val="24"/>
          <w:rtl/>
        </w:rPr>
        <w:t xml:space="preserve"> </w:t>
      </w:r>
      <w:r w:rsidRPr="00075B64">
        <w:rPr>
          <w:rFonts w:ascii="David" w:hAnsi="David" w:cs="David" w:hint="eastAsia"/>
          <w:i/>
          <w:sz w:val="24"/>
          <w:szCs w:val="24"/>
          <w:rtl/>
        </w:rPr>
        <w:t>המקומית</w:t>
      </w:r>
      <w:r w:rsidRPr="00075B64">
        <w:rPr>
          <w:rFonts w:ascii="David" w:hAnsi="David" w:cs="David"/>
          <w:i/>
          <w:sz w:val="24"/>
          <w:szCs w:val="24"/>
          <w:rtl/>
        </w:rPr>
        <w:t xml:space="preserve"> </w:t>
      </w:r>
      <w:r w:rsidRPr="00075B64">
        <w:rPr>
          <w:rFonts w:ascii="David" w:hAnsi="David" w:cs="David" w:hint="eastAsia"/>
          <w:i/>
          <w:sz w:val="24"/>
          <w:szCs w:val="24"/>
          <w:rtl/>
        </w:rPr>
        <w:t>והוועדה</w:t>
      </w:r>
      <w:r w:rsidRPr="00075B64">
        <w:rPr>
          <w:rFonts w:ascii="David" w:hAnsi="David" w:cs="David"/>
          <w:i/>
          <w:sz w:val="24"/>
          <w:szCs w:val="24"/>
          <w:rtl/>
        </w:rPr>
        <w:t xml:space="preserve"> </w:t>
      </w:r>
      <w:r w:rsidRPr="00075B64">
        <w:rPr>
          <w:rFonts w:ascii="David" w:hAnsi="David" w:cs="David" w:hint="eastAsia"/>
          <w:i/>
          <w:sz w:val="24"/>
          <w:szCs w:val="24"/>
          <w:rtl/>
        </w:rPr>
        <w:t>המקומית</w:t>
      </w:r>
      <w:r w:rsidRPr="00075B64">
        <w:rPr>
          <w:rFonts w:ascii="David" w:hAnsi="David" w:cs="David"/>
          <w:i/>
          <w:sz w:val="24"/>
          <w:szCs w:val="24"/>
          <w:rtl/>
        </w:rPr>
        <w:t xml:space="preserve"> </w:t>
      </w:r>
      <w:r w:rsidRPr="00075B64">
        <w:rPr>
          <w:rFonts w:ascii="David" w:hAnsi="David" w:cs="David" w:hint="eastAsia"/>
          <w:i/>
          <w:sz w:val="24"/>
          <w:szCs w:val="24"/>
          <w:rtl/>
        </w:rPr>
        <w:t>לתכנון</w:t>
      </w:r>
      <w:r w:rsidRPr="00075B64">
        <w:rPr>
          <w:rFonts w:ascii="David" w:hAnsi="David" w:cs="David"/>
          <w:i/>
          <w:sz w:val="24"/>
          <w:szCs w:val="24"/>
          <w:rtl/>
        </w:rPr>
        <w:t xml:space="preserve"> </w:t>
      </w:r>
      <w:r w:rsidRPr="00075B64">
        <w:rPr>
          <w:rFonts w:ascii="David" w:hAnsi="David" w:cs="David" w:hint="eastAsia"/>
          <w:i/>
          <w:sz w:val="24"/>
          <w:szCs w:val="24"/>
          <w:rtl/>
        </w:rPr>
        <w:t>ובניה</w:t>
      </w:r>
      <w:r w:rsidRPr="00075B64">
        <w:rPr>
          <w:rFonts w:ascii="David" w:hAnsi="David" w:cs="David"/>
          <w:i/>
          <w:sz w:val="24"/>
          <w:szCs w:val="24"/>
          <w:rtl/>
        </w:rPr>
        <w:t xml:space="preserve">,  </w:t>
      </w:r>
      <w:r w:rsidRPr="00075B64">
        <w:rPr>
          <w:rFonts w:ascii="David" w:hAnsi="David" w:cs="David" w:hint="eastAsia"/>
          <w:i/>
          <w:sz w:val="24"/>
          <w:szCs w:val="24"/>
          <w:rtl/>
        </w:rPr>
        <w:t>הכול</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שיהיו</w:t>
      </w:r>
      <w:r w:rsidRPr="00075B64">
        <w:rPr>
          <w:rFonts w:ascii="David" w:hAnsi="David" w:cs="David"/>
          <w:i/>
          <w:sz w:val="24"/>
          <w:szCs w:val="24"/>
          <w:rtl/>
        </w:rPr>
        <w:t xml:space="preserve"> </w:t>
      </w:r>
      <w:r w:rsidRPr="00075B64">
        <w:rPr>
          <w:rFonts w:ascii="David" w:hAnsi="David" w:cs="David" w:hint="eastAsia"/>
          <w:i/>
          <w:sz w:val="24"/>
          <w:szCs w:val="24"/>
          <w:rtl/>
        </w:rPr>
        <w:t>בעת</w:t>
      </w:r>
      <w:r w:rsidRPr="00075B64">
        <w:rPr>
          <w:rFonts w:ascii="David" w:hAnsi="David" w:cs="David"/>
          <w:i/>
          <w:sz w:val="24"/>
          <w:szCs w:val="24"/>
          <w:rtl/>
        </w:rPr>
        <w:t xml:space="preserve"> </w:t>
      </w:r>
      <w:r w:rsidRPr="00075B64">
        <w:rPr>
          <w:rFonts w:ascii="David" w:hAnsi="David" w:cs="David" w:hint="eastAsia"/>
          <w:i/>
          <w:sz w:val="24"/>
          <w:szCs w:val="24"/>
          <w:rtl/>
        </w:rPr>
        <w:t>קבלת</w:t>
      </w:r>
      <w:r w:rsidRPr="00075B64">
        <w:rPr>
          <w:rFonts w:ascii="David" w:hAnsi="David" w:cs="David"/>
          <w:i/>
          <w:sz w:val="24"/>
          <w:szCs w:val="24"/>
          <w:rtl/>
        </w:rPr>
        <w:t xml:space="preserve"> </w:t>
      </w:r>
      <w:r w:rsidRPr="00075B64">
        <w:rPr>
          <w:rFonts w:ascii="David" w:hAnsi="David" w:cs="David" w:hint="eastAsia"/>
          <w:i/>
          <w:sz w:val="24"/>
          <w:szCs w:val="24"/>
          <w:rtl/>
        </w:rPr>
        <w:t>טפסי</w:t>
      </w:r>
      <w:r w:rsidRPr="00075B64">
        <w:rPr>
          <w:rFonts w:ascii="David" w:hAnsi="David" w:cs="David"/>
          <w:i/>
          <w:sz w:val="24"/>
          <w:szCs w:val="24"/>
          <w:rtl/>
        </w:rPr>
        <w:t xml:space="preserve"> 4,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במועד</w:t>
      </w:r>
      <w:r w:rsidRPr="00075B64">
        <w:rPr>
          <w:rFonts w:ascii="David" w:hAnsi="David" w:cs="David"/>
          <w:i/>
          <w:sz w:val="24"/>
          <w:szCs w:val="24"/>
          <w:rtl/>
        </w:rPr>
        <w:t xml:space="preserve"> </w:t>
      </w:r>
      <w:r w:rsidRPr="00075B64">
        <w:rPr>
          <w:rFonts w:ascii="David" w:hAnsi="David" w:cs="David" w:hint="eastAsia"/>
          <w:i/>
          <w:sz w:val="24"/>
          <w:szCs w:val="24"/>
          <w:rtl/>
        </w:rPr>
        <w:t>קבלת</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היתר</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שלב</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הדרישה</w:t>
      </w:r>
      <w:r w:rsidRPr="00075B64">
        <w:rPr>
          <w:rFonts w:ascii="David" w:hAnsi="David" w:cs="David"/>
          <w:i/>
          <w:sz w:val="24"/>
          <w:szCs w:val="24"/>
          <w:rtl/>
        </w:rPr>
        <w:t xml:space="preserve"> </w:t>
      </w:r>
      <w:r w:rsidRPr="00075B64">
        <w:rPr>
          <w:rFonts w:ascii="David" w:hAnsi="David" w:cs="David" w:hint="eastAsia"/>
          <w:i/>
          <w:sz w:val="24"/>
          <w:szCs w:val="24"/>
          <w:rtl/>
        </w:rPr>
        <w:t>המחמירה</w:t>
      </w:r>
      <w:r w:rsidRPr="00075B64">
        <w:rPr>
          <w:rFonts w:ascii="David" w:hAnsi="David" w:cs="David"/>
          <w:i/>
          <w:sz w:val="24"/>
          <w:szCs w:val="24"/>
          <w:rtl/>
        </w:rPr>
        <w:t xml:space="preserve"> </w:t>
      </w:r>
      <w:r w:rsidRPr="00075B64">
        <w:rPr>
          <w:rFonts w:ascii="David" w:hAnsi="David" w:cs="David" w:hint="eastAsia"/>
          <w:i/>
          <w:sz w:val="24"/>
          <w:szCs w:val="24"/>
          <w:rtl/>
        </w:rPr>
        <w:t>יותר</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לשק</w:t>
      </w:r>
      <w:r w:rsidRPr="00075B64">
        <w:rPr>
          <w:rFonts w:ascii="David" w:hAnsi="David" w:cs="David"/>
          <w:i/>
          <w:sz w:val="24"/>
          <w:szCs w:val="24"/>
          <w:rtl/>
        </w:rPr>
        <w:t>"</w:t>
      </w:r>
      <w:r w:rsidRPr="00075B64">
        <w:rPr>
          <w:rFonts w:ascii="David" w:hAnsi="David" w:cs="David" w:hint="eastAsia"/>
          <w:i/>
          <w:sz w:val="24"/>
          <w:szCs w:val="24"/>
          <w:rtl/>
        </w:rPr>
        <w:t>ד</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בתמורה</w:t>
      </w:r>
      <w:r w:rsidRPr="00075B64">
        <w:rPr>
          <w:rFonts w:ascii="David" w:hAnsi="David" w:cs="David"/>
          <w:i/>
          <w:sz w:val="24"/>
          <w:szCs w:val="24"/>
          <w:rtl/>
        </w:rPr>
        <w:t xml:space="preserve"> </w:t>
      </w:r>
      <w:r w:rsidRPr="00075B64">
        <w:rPr>
          <w:rFonts w:ascii="David" w:hAnsi="David" w:cs="David" w:hint="eastAsia"/>
          <w:i/>
          <w:sz w:val="24"/>
          <w:szCs w:val="24"/>
          <w:rtl/>
        </w:rPr>
        <w:t>למחיר</w:t>
      </w:r>
      <w:r w:rsidRPr="00075B64">
        <w:rPr>
          <w:rFonts w:ascii="David" w:hAnsi="David" w:cs="David"/>
          <w:i/>
          <w:sz w:val="24"/>
          <w:szCs w:val="24"/>
          <w:rtl/>
        </w:rPr>
        <w:t xml:space="preserve"> </w:t>
      </w:r>
      <w:r w:rsidRPr="00075B64">
        <w:rPr>
          <w:rFonts w:ascii="David" w:hAnsi="David" w:cs="David" w:hint="eastAsia"/>
          <w:i/>
          <w:sz w:val="24"/>
          <w:szCs w:val="24"/>
          <w:rtl/>
        </w:rPr>
        <w:t>הכולל</w:t>
      </w:r>
      <w:r w:rsidRPr="00075B64">
        <w:rPr>
          <w:rFonts w:ascii="David" w:hAnsi="David" w:cs="David"/>
          <w:i/>
          <w:sz w:val="24"/>
          <w:szCs w:val="24"/>
          <w:rtl/>
        </w:rPr>
        <w:t xml:space="preserve"> </w:t>
      </w:r>
      <w:r w:rsidRPr="00075B64">
        <w:rPr>
          <w:rFonts w:ascii="David" w:hAnsi="David" w:cs="David" w:hint="eastAsia"/>
          <w:i/>
          <w:sz w:val="24"/>
          <w:szCs w:val="24"/>
          <w:rtl/>
        </w:rPr>
        <w:t>כהגדרתו</w:t>
      </w:r>
      <w:r w:rsidRPr="00075B64">
        <w:rPr>
          <w:rFonts w:ascii="David" w:hAnsi="David" w:cs="David"/>
          <w:i/>
          <w:sz w:val="24"/>
          <w:szCs w:val="24"/>
          <w:rtl/>
        </w:rPr>
        <w:t xml:space="preserve"> </w:t>
      </w:r>
      <w:r w:rsidRPr="00075B64">
        <w:rPr>
          <w:rFonts w:ascii="David" w:hAnsi="David" w:cs="David" w:hint="eastAsia"/>
          <w:i/>
          <w:sz w:val="24"/>
          <w:szCs w:val="24"/>
          <w:rtl/>
        </w:rPr>
        <w:t>בסעיף</w:t>
      </w:r>
      <w:r w:rsidRPr="00075B64">
        <w:rPr>
          <w:rFonts w:ascii="David" w:hAnsi="David" w:cs="David"/>
          <w:i/>
          <w:sz w:val="24"/>
          <w:szCs w:val="24"/>
          <w:rtl/>
        </w:rPr>
        <w:t xml:space="preserve"> 6 </w:t>
      </w:r>
      <w:r w:rsidRPr="00075B64">
        <w:rPr>
          <w:rFonts w:ascii="David" w:hAnsi="David" w:cs="David" w:hint="eastAsia"/>
          <w:i/>
          <w:sz w:val="24"/>
          <w:szCs w:val="24"/>
          <w:rtl/>
        </w:rPr>
        <w:t>להלן</w:t>
      </w:r>
      <w:r w:rsidRPr="00075B64">
        <w:rPr>
          <w:rFonts w:ascii="David" w:hAnsi="David" w:cs="David"/>
          <w:i/>
          <w:sz w:val="24"/>
          <w:szCs w:val="24"/>
          <w:rtl/>
        </w:rPr>
        <w:t xml:space="preserve">, </w:t>
      </w:r>
      <w:r w:rsidRPr="00075B64">
        <w:rPr>
          <w:rFonts w:ascii="David" w:hAnsi="David" w:cs="David" w:hint="eastAsia"/>
          <w:i/>
          <w:sz w:val="24"/>
          <w:szCs w:val="24"/>
          <w:rtl/>
        </w:rPr>
        <w:t>כולל</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התחייבויות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באשר</w:t>
      </w:r>
      <w:r w:rsidRPr="00075B64">
        <w:rPr>
          <w:rFonts w:ascii="David" w:hAnsi="David" w:cs="David"/>
          <w:i/>
          <w:sz w:val="24"/>
          <w:szCs w:val="24"/>
          <w:rtl/>
        </w:rPr>
        <w:t xml:space="preserve"> </w:t>
      </w:r>
      <w:r w:rsidRPr="00075B64">
        <w:rPr>
          <w:rFonts w:ascii="David" w:hAnsi="David" w:cs="David" w:hint="eastAsia"/>
          <w:i/>
          <w:sz w:val="24"/>
          <w:szCs w:val="24"/>
          <w:rtl/>
        </w:rPr>
        <w:t>לתקופות</w:t>
      </w:r>
      <w:r w:rsidRPr="00075B64">
        <w:rPr>
          <w:rFonts w:ascii="David" w:hAnsi="David" w:cs="David"/>
          <w:i/>
          <w:sz w:val="24"/>
          <w:szCs w:val="24"/>
          <w:rtl/>
        </w:rPr>
        <w:t xml:space="preserve"> </w:t>
      </w:r>
      <w:r w:rsidRPr="00075B64">
        <w:rPr>
          <w:rFonts w:ascii="David" w:hAnsi="David" w:cs="David" w:hint="eastAsia"/>
          <w:i/>
          <w:sz w:val="24"/>
          <w:szCs w:val="24"/>
          <w:rtl/>
        </w:rPr>
        <w:t>הבדק</w:t>
      </w:r>
      <w:r w:rsidRPr="00075B64">
        <w:rPr>
          <w:rFonts w:ascii="David" w:hAnsi="David" w:cs="David"/>
          <w:i/>
          <w:sz w:val="24"/>
          <w:szCs w:val="24"/>
          <w:rtl/>
        </w:rPr>
        <w:t xml:space="preserve"> </w:t>
      </w:r>
      <w:r w:rsidRPr="00075B64">
        <w:rPr>
          <w:rFonts w:ascii="David" w:hAnsi="David" w:cs="David" w:hint="eastAsia"/>
          <w:i/>
          <w:sz w:val="24"/>
          <w:szCs w:val="24"/>
          <w:rtl/>
        </w:rPr>
        <w:t>והאחריות</w:t>
      </w:r>
      <w:r w:rsidRPr="00075B64">
        <w:rPr>
          <w:rFonts w:ascii="David" w:hAnsi="David" w:cs="David"/>
          <w:i/>
          <w:sz w:val="24"/>
          <w:szCs w:val="24"/>
          <w:rtl/>
        </w:rPr>
        <w:t xml:space="preserve"> </w:t>
      </w:r>
      <w:r w:rsidRPr="00075B64">
        <w:rPr>
          <w:rFonts w:ascii="David" w:hAnsi="David" w:cs="David" w:hint="eastAsia"/>
          <w:i/>
          <w:sz w:val="24"/>
          <w:szCs w:val="24"/>
          <w:rtl/>
        </w:rPr>
        <w:t>גם</w:t>
      </w:r>
      <w:r w:rsidRPr="00075B64">
        <w:rPr>
          <w:rFonts w:ascii="David" w:hAnsi="David" w:cs="David"/>
          <w:i/>
          <w:sz w:val="24"/>
          <w:szCs w:val="24"/>
          <w:rtl/>
        </w:rPr>
        <w:t xml:space="preserve"> </w:t>
      </w:r>
      <w:r w:rsidRPr="00075B64">
        <w:rPr>
          <w:rFonts w:ascii="David" w:hAnsi="David" w:cs="David" w:hint="eastAsia"/>
          <w:i/>
          <w:sz w:val="24"/>
          <w:szCs w:val="24"/>
          <w:rtl/>
        </w:rPr>
        <w:t>לאחר</w:t>
      </w:r>
      <w:r w:rsidRPr="00075B64">
        <w:rPr>
          <w:rFonts w:ascii="David" w:hAnsi="David" w:cs="David"/>
          <w:i/>
          <w:sz w:val="24"/>
          <w:szCs w:val="24"/>
          <w:rtl/>
        </w:rPr>
        <w:t xml:space="preserve"> </w:t>
      </w:r>
      <w:r w:rsidRPr="00075B64">
        <w:rPr>
          <w:rFonts w:ascii="David" w:hAnsi="David" w:cs="David" w:hint="eastAsia"/>
          <w:i/>
          <w:sz w:val="24"/>
          <w:szCs w:val="24"/>
          <w:rtl/>
        </w:rPr>
        <w:t>שכבר</w:t>
      </w:r>
      <w:r w:rsidRPr="00075B64">
        <w:rPr>
          <w:rFonts w:ascii="David" w:hAnsi="David" w:cs="David"/>
          <w:i/>
          <w:sz w:val="24"/>
          <w:szCs w:val="24"/>
          <w:rtl/>
        </w:rPr>
        <w:t xml:space="preserve"> </w:t>
      </w:r>
      <w:r w:rsidRPr="00075B64">
        <w:rPr>
          <w:rFonts w:ascii="David" w:hAnsi="David" w:cs="David" w:hint="eastAsia"/>
          <w:i/>
          <w:sz w:val="24"/>
          <w:szCs w:val="24"/>
          <w:rtl/>
        </w:rPr>
        <w:t>ניתנו</w:t>
      </w:r>
      <w:r w:rsidRPr="00075B64">
        <w:rPr>
          <w:rFonts w:ascii="David" w:hAnsi="David" w:cs="David"/>
          <w:i/>
          <w:sz w:val="24"/>
          <w:szCs w:val="24"/>
          <w:rtl/>
        </w:rPr>
        <w:t xml:space="preserve"> </w:t>
      </w:r>
      <w:r w:rsidRPr="00075B64">
        <w:rPr>
          <w:rFonts w:ascii="David" w:hAnsi="David" w:cs="David" w:hint="eastAsia"/>
          <w:i/>
          <w:sz w:val="24"/>
          <w:szCs w:val="24"/>
          <w:rtl/>
        </w:rPr>
        <w:t>לגבי</w:t>
      </w:r>
      <w:r w:rsidRPr="00075B64">
        <w:rPr>
          <w:rFonts w:ascii="David" w:hAnsi="David" w:cs="David"/>
          <w:i/>
          <w:sz w:val="24"/>
          <w:szCs w:val="24"/>
          <w:rtl/>
        </w:rPr>
        <w:t xml:space="preserve"> </w:t>
      </w:r>
      <w:r w:rsidRPr="00075B64">
        <w:rPr>
          <w:rFonts w:ascii="David" w:hAnsi="David" w:cs="David" w:hint="eastAsia"/>
          <w:i/>
          <w:sz w:val="24"/>
          <w:szCs w:val="24"/>
          <w:rtl/>
        </w:rPr>
        <w:t>השטחים</w:t>
      </w:r>
      <w:r w:rsidRPr="00075B64">
        <w:rPr>
          <w:rFonts w:ascii="David" w:hAnsi="David" w:cs="David"/>
          <w:i/>
          <w:sz w:val="24"/>
          <w:szCs w:val="24"/>
          <w:rtl/>
        </w:rPr>
        <w:t xml:space="preserve"> </w:t>
      </w:r>
      <w:r w:rsidRPr="00075B64">
        <w:rPr>
          <w:rFonts w:ascii="David" w:hAnsi="David" w:cs="David" w:hint="eastAsia"/>
          <w:i/>
          <w:sz w:val="24"/>
          <w:szCs w:val="24"/>
          <w:rtl/>
        </w:rPr>
        <w:t>הללו</w:t>
      </w:r>
      <w:r w:rsidRPr="00075B64">
        <w:rPr>
          <w:rFonts w:ascii="David" w:hAnsi="David" w:cs="David"/>
          <w:i/>
          <w:sz w:val="24"/>
          <w:szCs w:val="24"/>
          <w:rtl/>
        </w:rPr>
        <w:t xml:space="preserve"> </w:t>
      </w:r>
      <w:r w:rsidRPr="00075B64">
        <w:rPr>
          <w:rFonts w:ascii="David" w:hAnsi="David" w:cs="David" w:hint="eastAsia"/>
          <w:i/>
          <w:sz w:val="24"/>
          <w:szCs w:val="24"/>
          <w:rtl/>
        </w:rPr>
        <w:t>טפסי</w:t>
      </w:r>
      <w:r w:rsidRPr="00075B64">
        <w:rPr>
          <w:rFonts w:ascii="David" w:hAnsi="David" w:cs="David"/>
          <w:i/>
          <w:sz w:val="24"/>
          <w:szCs w:val="24"/>
          <w:rtl/>
        </w:rPr>
        <w:t xml:space="preserve"> 4 </w:t>
      </w:r>
      <w:r w:rsidRPr="00075B64">
        <w:rPr>
          <w:rFonts w:ascii="David" w:hAnsi="David" w:cs="David" w:hint="eastAsia"/>
          <w:i/>
          <w:sz w:val="24"/>
          <w:szCs w:val="24"/>
          <w:rtl/>
        </w:rPr>
        <w:t>ותעודות</w:t>
      </w:r>
      <w:r w:rsidRPr="00075B64">
        <w:rPr>
          <w:rFonts w:ascii="David" w:hAnsi="David" w:cs="David"/>
          <w:i/>
          <w:sz w:val="24"/>
          <w:szCs w:val="24"/>
          <w:rtl/>
        </w:rPr>
        <w:t xml:space="preserve"> </w:t>
      </w:r>
      <w:r w:rsidRPr="00075B64">
        <w:rPr>
          <w:rFonts w:ascii="David" w:hAnsi="David" w:cs="David" w:hint="eastAsia"/>
          <w:i/>
          <w:sz w:val="24"/>
          <w:szCs w:val="24"/>
          <w:rtl/>
        </w:rPr>
        <w:t>גמר</w:t>
      </w:r>
      <w:r w:rsidRPr="00075B64">
        <w:rPr>
          <w:rFonts w:ascii="David" w:hAnsi="David" w:cs="David"/>
          <w:i/>
          <w:sz w:val="24"/>
          <w:szCs w:val="24"/>
          <w:rtl/>
        </w:rPr>
        <w:t xml:space="preserve"> </w:t>
      </w:r>
      <w:r w:rsidRPr="00075B64">
        <w:rPr>
          <w:rFonts w:ascii="David" w:hAnsi="David" w:cs="David" w:hint="eastAsia"/>
          <w:i/>
          <w:sz w:val="24"/>
          <w:szCs w:val="24"/>
          <w:rtl/>
        </w:rPr>
        <w:t>מאת</w:t>
      </w:r>
      <w:r w:rsidRPr="00075B64">
        <w:rPr>
          <w:rFonts w:ascii="David" w:hAnsi="David" w:cs="David"/>
          <w:i/>
          <w:sz w:val="24"/>
          <w:szCs w:val="24"/>
          <w:rtl/>
        </w:rPr>
        <w:t xml:space="preserve"> </w:t>
      </w:r>
      <w:r w:rsidRPr="00075B64">
        <w:rPr>
          <w:rFonts w:ascii="David" w:hAnsi="David" w:cs="David" w:hint="eastAsia"/>
          <w:i/>
          <w:sz w:val="24"/>
          <w:szCs w:val="24"/>
          <w:rtl/>
        </w:rPr>
        <w:t>הרשויות</w:t>
      </w:r>
      <w:r w:rsidRPr="00075B64">
        <w:rPr>
          <w:rFonts w:ascii="David" w:hAnsi="David" w:cs="David"/>
          <w:i/>
          <w:sz w:val="24"/>
          <w:szCs w:val="24"/>
          <w:rtl/>
        </w:rPr>
        <w:t xml:space="preserve"> </w:t>
      </w:r>
      <w:r w:rsidRPr="00075B64">
        <w:rPr>
          <w:rFonts w:ascii="David" w:hAnsi="David" w:cs="David" w:hint="eastAsia"/>
          <w:i/>
          <w:sz w:val="24"/>
          <w:szCs w:val="24"/>
          <w:rtl/>
        </w:rPr>
        <w:t>המוסמכות</w:t>
      </w:r>
      <w:r w:rsidRPr="00075B64">
        <w:rPr>
          <w:rFonts w:ascii="David" w:hAnsi="David" w:cs="David"/>
          <w:i/>
          <w:sz w:val="24"/>
          <w:szCs w:val="24"/>
          <w:rtl/>
        </w:rPr>
        <w:t xml:space="preserve">, </w:t>
      </w: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שהיזם</w:t>
      </w:r>
      <w:r w:rsidRPr="00075B64">
        <w:rPr>
          <w:rFonts w:ascii="David" w:hAnsi="David" w:cs="David"/>
          <w:i/>
          <w:sz w:val="24"/>
          <w:szCs w:val="24"/>
          <w:rtl/>
        </w:rPr>
        <w:t xml:space="preserve"> </w:t>
      </w:r>
      <w:r w:rsidRPr="00075B64">
        <w:rPr>
          <w:rFonts w:ascii="David" w:hAnsi="David" w:cs="David" w:hint="eastAsia"/>
          <w:i/>
          <w:sz w:val="24"/>
          <w:szCs w:val="24"/>
          <w:rtl/>
        </w:rPr>
        <w:t>מילא</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התחייבויותיו</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בתנאים</w:t>
      </w:r>
      <w:r w:rsidRPr="00075B64">
        <w:rPr>
          <w:rFonts w:ascii="David" w:hAnsi="David" w:cs="David"/>
          <w:i/>
          <w:sz w:val="24"/>
          <w:szCs w:val="24"/>
          <w:rtl/>
        </w:rPr>
        <w:t xml:space="preserve"> </w:t>
      </w:r>
      <w:r w:rsidRPr="00075B64">
        <w:rPr>
          <w:rFonts w:ascii="David" w:hAnsi="David" w:cs="David" w:hint="eastAsia"/>
          <w:i/>
          <w:sz w:val="24"/>
          <w:szCs w:val="24"/>
          <w:rtl/>
        </w:rPr>
        <w:t>המפורטים</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לאמור</w:t>
      </w:r>
      <w:r w:rsidRPr="00075B64">
        <w:rPr>
          <w:rFonts w:ascii="David" w:hAnsi="David" w:cs="David"/>
          <w:i/>
          <w:sz w:val="24"/>
          <w:szCs w:val="24"/>
          <w:rtl/>
        </w:rPr>
        <w:t xml:space="preserve"> </w:t>
      </w:r>
      <w:r w:rsidRPr="00075B64">
        <w:rPr>
          <w:rFonts w:ascii="David" w:hAnsi="David" w:cs="David" w:hint="eastAsia"/>
          <w:i/>
          <w:sz w:val="24"/>
          <w:szCs w:val="24"/>
          <w:rtl/>
        </w:rPr>
        <w:t>בסעיף</w:t>
      </w:r>
      <w:r w:rsidRPr="00075B64">
        <w:rPr>
          <w:rFonts w:ascii="David" w:hAnsi="David" w:cs="David"/>
          <w:i/>
          <w:sz w:val="24"/>
          <w:szCs w:val="24"/>
          <w:rtl/>
        </w:rPr>
        <w:t xml:space="preserve"> 5.14 </w:t>
      </w:r>
      <w:r w:rsidRPr="00075B64">
        <w:rPr>
          <w:rFonts w:ascii="David" w:hAnsi="David" w:cs="David" w:hint="eastAsia"/>
          <w:i/>
          <w:sz w:val="24"/>
          <w:szCs w:val="24"/>
          <w:rtl/>
        </w:rPr>
        <w:t>להלן</w:t>
      </w:r>
      <w:r w:rsidRPr="00075B64">
        <w:rPr>
          <w:rFonts w:ascii="David" w:hAnsi="David" w:cs="David"/>
          <w:i/>
          <w:sz w:val="24"/>
          <w:szCs w:val="24"/>
          <w:rtl/>
        </w:rPr>
        <w:t xml:space="preserve">. </w:t>
      </w: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מכלליות</w:t>
      </w:r>
      <w:r w:rsidRPr="00075B64">
        <w:rPr>
          <w:rFonts w:ascii="David" w:hAnsi="David" w:cs="David"/>
          <w:i/>
          <w:sz w:val="24"/>
          <w:szCs w:val="24"/>
          <w:rtl/>
        </w:rPr>
        <w:t xml:space="preserve"> </w:t>
      </w:r>
      <w:r w:rsidRPr="00075B64">
        <w:rPr>
          <w:rFonts w:ascii="David" w:hAnsi="David" w:cs="David" w:hint="eastAsia"/>
          <w:i/>
          <w:sz w:val="24"/>
          <w:szCs w:val="24"/>
          <w:rtl/>
        </w:rPr>
        <w:t>האמור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ולהסרת</w:t>
      </w:r>
      <w:r w:rsidRPr="00075B64">
        <w:rPr>
          <w:rFonts w:ascii="David" w:hAnsi="David" w:cs="David"/>
          <w:i/>
          <w:sz w:val="24"/>
          <w:szCs w:val="24"/>
          <w:rtl/>
        </w:rPr>
        <w:t xml:space="preserve"> </w:t>
      </w:r>
      <w:r w:rsidRPr="00075B64">
        <w:rPr>
          <w:rFonts w:ascii="David" w:hAnsi="David" w:cs="David" w:hint="eastAsia"/>
          <w:i/>
          <w:sz w:val="24"/>
          <w:szCs w:val="24"/>
          <w:rtl/>
        </w:rPr>
        <w:t>ספקות</w:t>
      </w:r>
      <w:r w:rsidRPr="00075B64">
        <w:rPr>
          <w:rFonts w:ascii="David" w:hAnsi="David" w:cs="David"/>
          <w:i/>
          <w:sz w:val="24"/>
          <w:szCs w:val="24"/>
          <w:rtl/>
        </w:rPr>
        <w:t xml:space="preserve">, </w:t>
      </w:r>
      <w:r w:rsidRPr="00075B64">
        <w:rPr>
          <w:rFonts w:ascii="David" w:hAnsi="David" w:cs="David" w:hint="eastAsia"/>
          <w:i/>
          <w:sz w:val="24"/>
          <w:szCs w:val="24"/>
          <w:rtl/>
        </w:rPr>
        <w:t>מובהר</w:t>
      </w:r>
      <w:r w:rsidRPr="00075B64">
        <w:rPr>
          <w:rFonts w:ascii="David" w:hAnsi="David" w:cs="David"/>
          <w:i/>
          <w:sz w:val="24"/>
          <w:szCs w:val="24"/>
          <w:rtl/>
        </w:rPr>
        <w:t xml:space="preserve"> </w:t>
      </w:r>
      <w:r w:rsidRPr="00075B64">
        <w:rPr>
          <w:rFonts w:ascii="David" w:hAnsi="David" w:cs="David" w:hint="eastAsia"/>
          <w:i/>
          <w:sz w:val="24"/>
          <w:szCs w:val="24"/>
          <w:rtl/>
        </w:rPr>
        <w:t>כי</w:t>
      </w:r>
      <w:r w:rsidRPr="00075B64">
        <w:rPr>
          <w:rFonts w:ascii="David" w:hAnsi="David" w:cs="David"/>
          <w:i/>
          <w:sz w:val="24"/>
          <w:szCs w:val="24"/>
          <w:rtl/>
        </w:rPr>
        <w:t xml:space="preserve"> </w:t>
      </w:r>
      <w:r w:rsidRPr="00075B64">
        <w:rPr>
          <w:rFonts w:ascii="David" w:hAnsi="David" w:cs="David" w:hint="eastAsia"/>
          <w:i/>
          <w:sz w:val="24"/>
          <w:szCs w:val="24"/>
          <w:rtl/>
        </w:rPr>
        <w:t>קיום</w:t>
      </w:r>
      <w:r w:rsidRPr="00075B64">
        <w:rPr>
          <w:rFonts w:ascii="David" w:hAnsi="David" w:cs="David"/>
          <w:i/>
          <w:sz w:val="24"/>
          <w:szCs w:val="24"/>
          <w:rtl/>
        </w:rPr>
        <w:t xml:space="preserve"> </w:t>
      </w:r>
      <w:r w:rsidRPr="00075B64">
        <w:rPr>
          <w:rFonts w:ascii="David" w:hAnsi="David" w:cs="David" w:hint="eastAsia"/>
          <w:i/>
          <w:sz w:val="24"/>
          <w:szCs w:val="24"/>
          <w:rtl/>
        </w:rPr>
        <w:t>כלל</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הדין</w:t>
      </w:r>
      <w:r w:rsidRPr="00075B64">
        <w:rPr>
          <w:rFonts w:ascii="David" w:hAnsi="David" w:cs="David"/>
          <w:i/>
          <w:sz w:val="24"/>
          <w:szCs w:val="24"/>
          <w:rtl/>
        </w:rPr>
        <w:t xml:space="preserve"> </w:t>
      </w:r>
      <w:r w:rsidRPr="00075B64">
        <w:rPr>
          <w:rFonts w:ascii="David" w:hAnsi="David" w:cs="David" w:hint="eastAsia"/>
          <w:i/>
          <w:sz w:val="24"/>
          <w:szCs w:val="24"/>
          <w:rtl/>
        </w:rPr>
        <w:t>לעניין</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באתר</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הצגת</w:t>
      </w:r>
      <w:r w:rsidRPr="00075B64">
        <w:rPr>
          <w:rFonts w:ascii="David" w:hAnsi="David" w:cs="David"/>
          <w:i/>
          <w:sz w:val="24"/>
          <w:szCs w:val="24"/>
          <w:rtl/>
        </w:rPr>
        <w:t xml:space="preserve"> </w:t>
      </w:r>
      <w:r w:rsidRPr="00075B64">
        <w:rPr>
          <w:rFonts w:ascii="David" w:hAnsi="David" w:cs="David" w:hint="eastAsia"/>
          <w:i/>
          <w:sz w:val="24"/>
          <w:szCs w:val="24"/>
          <w:rtl/>
        </w:rPr>
        <w:t>היתר</w:t>
      </w:r>
      <w:r w:rsidRPr="00075B64">
        <w:rPr>
          <w:rFonts w:ascii="David" w:hAnsi="David" w:cs="David"/>
          <w:i/>
          <w:sz w:val="24"/>
          <w:szCs w:val="24"/>
          <w:rtl/>
        </w:rPr>
        <w:t xml:space="preserve"> </w:t>
      </w:r>
      <w:r w:rsidRPr="00075B64">
        <w:rPr>
          <w:rFonts w:ascii="David" w:hAnsi="David" w:cs="David" w:hint="eastAsia"/>
          <w:i/>
          <w:sz w:val="24"/>
          <w:szCs w:val="24"/>
          <w:rtl/>
        </w:rPr>
        <w:t>הבניה</w:t>
      </w:r>
      <w:r w:rsidRPr="00075B64">
        <w:rPr>
          <w:rFonts w:ascii="David" w:hAnsi="David" w:cs="David"/>
          <w:i/>
          <w:sz w:val="24"/>
          <w:szCs w:val="24"/>
          <w:rtl/>
        </w:rPr>
        <w:t xml:space="preserve"> </w:t>
      </w:r>
      <w:r w:rsidRPr="00075B64">
        <w:rPr>
          <w:rFonts w:ascii="David" w:hAnsi="David" w:cs="David" w:hint="eastAsia"/>
          <w:i/>
          <w:sz w:val="24"/>
          <w:szCs w:val="24"/>
          <w:rtl/>
        </w:rPr>
        <w:t>חלה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w:t>
      </w:r>
    </w:p>
    <w:p w14:paraId="301FF955" w14:textId="77777777" w:rsidR="00075B64" w:rsidRPr="00075B64" w:rsidRDefault="00075B64" w:rsidP="00075B64">
      <w:pPr>
        <w:spacing w:after="0" w:afterAutospacing="0" w:line="240" w:lineRule="auto"/>
        <w:ind w:left="360"/>
        <w:rPr>
          <w:rFonts w:ascii="David" w:hAnsi="David" w:cs="David"/>
          <w:b/>
          <w:bCs/>
          <w:sz w:val="24"/>
          <w:szCs w:val="24"/>
        </w:rPr>
      </w:pPr>
    </w:p>
    <w:p w14:paraId="392E7C95"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נספחים</w:t>
      </w:r>
      <w:r w:rsidRPr="00EF4F1C">
        <w:rPr>
          <w:rFonts w:ascii="David" w:hAnsi="David" w:cs="David"/>
          <w:b/>
          <w:bCs/>
          <w:sz w:val="24"/>
          <w:szCs w:val="24"/>
          <w:rtl/>
        </w:rPr>
        <w:t xml:space="preserve"> </w:t>
      </w:r>
    </w:p>
    <w:p w14:paraId="476E213E"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המהווים</w:t>
      </w:r>
      <w:r w:rsidRPr="00075B64">
        <w:rPr>
          <w:rFonts w:ascii="David" w:hAnsi="David" w:cs="David"/>
          <w:i/>
          <w:sz w:val="24"/>
          <w:szCs w:val="24"/>
          <w:rtl/>
        </w:rPr>
        <w:t xml:space="preserve"> </w:t>
      </w:r>
      <w:r w:rsidRPr="00075B64">
        <w:rPr>
          <w:rFonts w:ascii="David" w:hAnsi="David" w:cs="David" w:hint="eastAsia"/>
          <w:i/>
          <w:sz w:val="24"/>
          <w:szCs w:val="24"/>
          <w:rtl/>
        </w:rPr>
        <w:t>חלק</w:t>
      </w:r>
      <w:r w:rsidRPr="00075B64">
        <w:rPr>
          <w:rFonts w:ascii="David" w:hAnsi="David" w:cs="David"/>
          <w:i/>
          <w:sz w:val="24"/>
          <w:szCs w:val="24"/>
          <w:rtl/>
        </w:rPr>
        <w:t xml:space="preserve"> </w:t>
      </w:r>
      <w:r w:rsidRPr="00075B64">
        <w:rPr>
          <w:rFonts w:ascii="David" w:hAnsi="David" w:cs="David" w:hint="eastAsia"/>
          <w:i/>
          <w:sz w:val="24"/>
          <w:szCs w:val="24"/>
          <w:rtl/>
        </w:rPr>
        <w:t>בלתי</w:t>
      </w:r>
      <w:r w:rsidRPr="00075B64">
        <w:rPr>
          <w:rFonts w:ascii="David" w:hAnsi="David" w:cs="David"/>
          <w:i/>
          <w:sz w:val="24"/>
          <w:szCs w:val="24"/>
          <w:rtl/>
        </w:rPr>
        <w:t xml:space="preserve"> </w:t>
      </w:r>
      <w:r w:rsidRPr="00075B64">
        <w:rPr>
          <w:rFonts w:ascii="David" w:hAnsi="David" w:cs="David" w:hint="eastAsia"/>
          <w:i/>
          <w:sz w:val="24"/>
          <w:szCs w:val="24"/>
          <w:rtl/>
        </w:rPr>
        <w:t>נפרד</w:t>
      </w:r>
      <w:r w:rsidRPr="00075B64">
        <w:rPr>
          <w:rFonts w:ascii="David" w:hAnsi="David" w:cs="David"/>
          <w:i/>
          <w:sz w:val="24"/>
          <w:szCs w:val="24"/>
          <w:rtl/>
        </w:rPr>
        <w:t xml:space="preserve"> </w:t>
      </w:r>
      <w:r w:rsidRPr="00075B64">
        <w:rPr>
          <w:rFonts w:ascii="David" w:hAnsi="David" w:cs="David" w:hint="eastAsia"/>
          <w:i/>
          <w:sz w:val="24"/>
          <w:szCs w:val="24"/>
          <w:rtl/>
        </w:rPr>
        <w:t>הימנו</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מצורפים</w:t>
      </w:r>
      <w:r w:rsidRPr="00075B64">
        <w:rPr>
          <w:rFonts w:ascii="David" w:hAnsi="David" w:cs="David"/>
          <w:i/>
          <w:sz w:val="24"/>
          <w:szCs w:val="24"/>
          <w:rtl/>
        </w:rPr>
        <w:t xml:space="preserve"> </w:t>
      </w:r>
      <w:r w:rsidRPr="00075B64">
        <w:rPr>
          <w:rFonts w:ascii="David" w:hAnsi="David" w:cs="David" w:hint="eastAsia"/>
          <w:i/>
          <w:sz w:val="24"/>
          <w:szCs w:val="24"/>
          <w:rtl/>
        </w:rPr>
        <w:t>פיזית</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ובין</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לאו</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שהוצגו</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טרם</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יוצגו</w:t>
      </w:r>
      <w:r w:rsidRPr="00075B64">
        <w:rPr>
          <w:rFonts w:ascii="David" w:hAnsi="David" w:cs="David"/>
          <w:i/>
          <w:sz w:val="24"/>
          <w:szCs w:val="24"/>
          <w:rtl/>
        </w:rPr>
        <w:t xml:space="preserve"> </w:t>
      </w:r>
      <w:r w:rsidRPr="00075B64">
        <w:rPr>
          <w:rFonts w:ascii="David" w:hAnsi="David" w:cs="David" w:hint="eastAsia"/>
          <w:i/>
          <w:sz w:val="24"/>
          <w:szCs w:val="24"/>
          <w:rtl/>
        </w:rPr>
        <w:t>בעתיד</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למעט</w:t>
      </w:r>
      <w:r w:rsidRPr="00075B64">
        <w:rPr>
          <w:rFonts w:ascii="David" w:hAnsi="David" w:cs="David"/>
          <w:i/>
          <w:sz w:val="24"/>
          <w:szCs w:val="24"/>
          <w:rtl/>
        </w:rPr>
        <w:t xml:space="preserve"> </w:t>
      </w:r>
      <w:r w:rsidRPr="00075B64">
        <w:rPr>
          <w:rFonts w:ascii="David" w:hAnsi="David" w:cs="David" w:hint="eastAsia"/>
          <w:i/>
          <w:sz w:val="24"/>
          <w:szCs w:val="24"/>
          <w:rtl/>
        </w:rPr>
        <w:t>נספח</w:t>
      </w:r>
      <w:r w:rsidRPr="00075B64">
        <w:rPr>
          <w:rFonts w:ascii="David" w:hAnsi="David" w:cs="David"/>
          <w:i/>
          <w:sz w:val="24"/>
          <w:szCs w:val="24"/>
          <w:rtl/>
        </w:rPr>
        <w:t xml:space="preserve"> 3.1.7 </w:t>
      </w:r>
      <w:r w:rsidRPr="00075B64">
        <w:rPr>
          <w:rFonts w:ascii="David" w:hAnsi="David" w:cs="David" w:hint="eastAsia"/>
          <w:i/>
          <w:sz w:val="24"/>
          <w:szCs w:val="24"/>
          <w:rtl/>
        </w:rPr>
        <w:t>שלא</w:t>
      </w:r>
      <w:r w:rsidRPr="00075B64">
        <w:rPr>
          <w:rFonts w:ascii="David" w:hAnsi="David" w:cs="David"/>
          <w:i/>
          <w:sz w:val="24"/>
          <w:szCs w:val="24"/>
          <w:rtl/>
        </w:rPr>
        <w:t xml:space="preserve"> </w:t>
      </w:r>
      <w:r w:rsidRPr="00075B64">
        <w:rPr>
          <w:rFonts w:ascii="David" w:hAnsi="David" w:cs="David" w:hint="eastAsia"/>
          <w:i/>
          <w:sz w:val="24"/>
          <w:szCs w:val="24"/>
          <w:rtl/>
        </w:rPr>
        <w:t>יצורף</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יוצג</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הם</w:t>
      </w:r>
      <w:r w:rsidRPr="00075B64">
        <w:rPr>
          <w:rFonts w:ascii="David" w:hAnsi="David" w:cs="David"/>
          <w:i/>
          <w:sz w:val="24"/>
          <w:szCs w:val="24"/>
          <w:rtl/>
        </w:rPr>
        <w:t>:</w:t>
      </w:r>
    </w:p>
    <w:p w14:paraId="66FE1B7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cs"/>
          <w:i/>
          <w:sz w:val="24"/>
          <w:szCs w:val="24"/>
          <w:rtl/>
        </w:rPr>
        <w:t xml:space="preserve">נספח התאמות </w:t>
      </w:r>
      <w:r w:rsidRPr="00075B64">
        <w:rPr>
          <w:rFonts w:ascii="David" w:hAnsi="David" w:cs="David" w:hint="eastAsia"/>
          <w:i/>
          <w:sz w:val="24"/>
          <w:szCs w:val="24"/>
          <w:rtl/>
        </w:rPr>
        <w:t>כללי</w:t>
      </w:r>
      <w:r w:rsidRPr="00075B64">
        <w:rPr>
          <w:rFonts w:ascii="David" w:hAnsi="David" w:cs="David" w:hint="cs"/>
          <w:i/>
          <w:sz w:val="24"/>
          <w:szCs w:val="24"/>
          <w:rtl/>
        </w:rPr>
        <w:t xml:space="preserve"> לחוזה</w:t>
      </w:r>
      <w:r w:rsidRPr="00075B64">
        <w:rPr>
          <w:rFonts w:ascii="David" w:hAnsi="David" w:cs="David"/>
          <w:i/>
          <w:sz w:val="24"/>
          <w:szCs w:val="24"/>
          <w:rtl/>
        </w:rPr>
        <w:t>.</w:t>
      </w:r>
    </w:p>
    <w:p w14:paraId="3D6FA8AD"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i/>
          <w:sz w:val="24"/>
          <w:szCs w:val="24"/>
          <w:rtl/>
        </w:rPr>
        <w:t>"</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p>
    <w:p w14:paraId="7FA6BA87"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מפרטי</w:t>
      </w:r>
      <w:r w:rsidRPr="00075B64">
        <w:rPr>
          <w:rFonts w:ascii="David" w:hAnsi="David" w:cs="David"/>
          <w:i/>
          <w:sz w:val="24"/>
          <w:szCs w:val="24"/>
          <w:rtl/>
        </w:rPr>
        <w:t xml:space="preserve"> </w:t>
      </w:r>
      <w:r w:rsidRPr="00075B64">
        <w:rPr>
          <w:rFonts w:ascii="David" w:hAnsi="David" w:cs="David" w:hint="eastAsia"/>
          <w:i/>
          <w:sz w:val="24"/>
          <w:szCs w:val="24"/>
          <w:rtl/>
        </w:rPr>
        <w:t>מכר</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שיצורפו</w:t>
      </w:r>
      <w:r w:rsidRPr="00075B64">
        <w:rPr>
          <w:rFonts w:ascii="David" w:hAnsi="David" w:cs="David"/>
          <w:i/>
          <w:sz w:val="24"/>
          <w:szCs w:val="24"/>
          <w:rtl/>
        </w:rPr>
        <w:t xml:space="preserve"> </w:t>
      </w:r>
      <w:r w:rsidRPr="00075B64">
        <w:rPr>
          <w:rFonts w:ascii="David" w:hAnsi="David" w:cs="David" w:hint="eastAsia"/>
          <w:i/>
          <w:sz w:val="24"/>
          <w:szCs w:val="24"/>
          <w:rtl/>
        </w:rPr>
        <w:t>לחוזי</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לרוכשים</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מפרטי</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w:t>
      </w:r>
    </w:p>
    <w:p w14:paraId="3A4ECA66"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היתרי</w:t>
      </w:r>
      <w:r w:rsidRPr="00075B64">
        <w:rPr>
          <w:rFonts w:ascii="David" w:hAnsi="David" w:cs="David"/>
          <w:i/>
          <w:sz w:val="24"/>
          <w:szCs w:val="24"/>
          <w:rtl/>
        </w:rPr>
        <w:t xml:space="preserve"> </w:t>
      </w:r>
      <w:r w:rsidRPr="00075B64">
        <w:rPr>
          <w:rFonts w:ascii="David" w:hAnsi="David" w:cs="David" w:hint="eastAsia"/>
          <w:i/>
          <w:sz w:val="24"/>
          <w:szCs w:val="24"/>
          <w:rtl/>
        </w:rPr>
        <w:t>הבניה</w:t>
      </w:r>
      <w:r w:rsidRPr="00075B64">
        <w:rPr>
          <w:rFonts w:ascii="David" w:hAnsi="David" w:cs="David"/>
          <w:i/>
          <w:sz w:val="24"/>
          <w:szCs w:val="24"/>
          <w:rtl/>
        </w:rPr>
        <w:t xml:space="preserve"> </w:t>
      </w:r>
    </w:p>
    <w:p w14:paraId="7BB7808B"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טכני</w:t>
      </w:r>
      <w:r w:rsidRPr="00075B64">
        <w:rPr>
          <w:rFonts w:ascii="David" w:hAnsi="David" w:cs="David"/>
          <w:i/>
          <w:sz w:val="24"/>
          <w:szCs w:val="24"/>
          <w:rtl/>
        </w:rPr>
        <w:t xml:space="preserve"> </w:t>
      </w:r>
      <w:r w:rsidRPr="00075B64">
        <w:rPr>
          <w:rFonts w:ascii="David" w:hAnsi="David" w:cs="David" w:hint="eastAsia"/>
          <w:i/>
          <w:sz w:val="24"/>
          <w:szCs w:val="24"/>
          <w:rtl/>
        </w:rPr>
        <w:t>למערכת</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חוץ</w:t>
      </w:r>
      <w:r w:rsidRPr="00075B64">
        <w:rPr>
          <w:rFonts w:ascii="David" w:hAnsi="David" w:cs="David"/>
          <w:i/>
          <w:sz w:val="24"/>
          <w:szCs w:val="24"/>
          <w:rtl/>
        </w:rPr>
        <w:t xml:space="preserve"> </w:t>
      </w:r>
      <w:r w:rsidRPr="00075B64">
        <w:rPr>
          <w:rFonts w:ascii="David" w:hAnsi="David" w:cs="David" w:hint="eastAsia"/>
          <w:i/>
          <w:sz w:val="24"/>
          <w:szCs w:val="24"/>
          <w:rtl/>
        </w:rPr>
        <w:t>ופנים</w:t>
      </w:r>
      <w:r w:rsidRPr="00075B64">
        <w:rPr>
          <w:rFonts w:ascii="David" w:hAnsi="David" w:cs="David"/>
          <w:i/>
          <w:sz w:val="24"/>
          <w:szCs w:val="24"/>
          <w:rtl/>
        </w:rPr>
        <w:t xml:space="preserve"> </w:t>
      </w:r>
      <w:r w:rsidRPr="00075B64">
        <w:rPr>
          <w:rFonts w:ascii="David" w:hAnsi="David" w:cs="David" w:hint="eastAsia"/>
          <w:i/>
          <w:sz w:val="24"/>
          <w:szCs w:val="24"/>
          <w:rtl/>
        </w:rPr>
        <w:t>בבנייני</w:t>
      </w:r>
      <w:r w:rsidRPr="00075B64">
        <w:rPr>
          <w:rFonts w:ascii="David" w:hAnsi="David" w:cs="David"/>
          <w:i/>
          <w:sz w:val="24"/>
          <w:szCs w:val="24"/>
          <w:rtl/>
        </w:rPr>
        <w:t xml:space="preserve"> </w:t>
      </w:r>
      <w:r w:rsidRPr="00075B64">
        <w:rPr>
          <w:rFonts w:ascii="David" w:hAnsi="David" w:cs="David" w:hint="eastAsia"/>
          <w:i/>
          <w:sz w:val="24"/>
          <w:szCs w:val="24"/>
          <w:rtl/>
        </w:rPr>
        <w:t>מגורים</w:t>
      </w:r>
    </w:p>
    <w:p w14:paraId="49CB5E5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רשימת</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ופרטים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והתכניות</w:t>
      </w:r>
      <w:r w:rsidRPr="00075B64">
        <w:rPr>
          <w:rFonts w:ascii="David" w:hAnsi="David" w:cs="David"/>
          <w:i/>
          <w:sz w:val="24"/>
          <w:szCs w:val="24"/>
          <w:rtl/>
        </w:rPr>
        <w:t xml:space="preserve"> </w:t>
      </w:r>
      <w:r w:rsidRPr="00075B64">
        <w:rPr>
          <w:rFonts w:ascii="David" w:hAnsi="David" w:cs="David" w:hint="eastAsia"/>
          <w:i/>
          <w:sz w:val="24"/>
          <w:szCs w:val="24"/>
          <w:rtl/>
        </w:rPr>
        <w:t>המצורפות</w:t>
      </w:r>
      <w:r w:rsidRPr="00075B64">
        <w:rPr>
          <w:rFonts w:ascii="David" w:hAnsi="David" w:cs="David"/>
          <w:i/>
          <w:sz w:val="24"/>
          <w:szCs w:val="24"/>
          <w:rtl/>
        </w:rPr>
        <w:t xml:space="preserve"> </w:t>
      </w:r>
      <w:r w:rsidRPr="00075B64">
        <w:rPr>
          <w:rFonts w:ascii="David" w:hAnsi="David" w:cs="David" w:hint="eastAsia"/>
          <w:i/>
          <w:sz w:val="24"/>
          <w:szCs w:val="24"/>
          <w:rtl/>
        </w:rPr>
        <w:t>אליה</w:t>
      </w:r>
      <w:r w:rsidRPr="00075B64">
        <w:rPr>
          <w:rFonts w:ascii="David" w:hAnsi="David" w:cs="David"/>
          <w:i/>
          <w:sz w:val="24"/>
          <w:szCs w:val="24"/>
          <w:rtl/>
        </w:rPr>
        <w:t xml:space="preserve"> (</w:t>
      </w: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שיצורפו</w:t>
      </w:r>
      <w:r w:rsidRPr="00075B64">
        <w:rPr>
          <w:rFonts w:ascii="David" w:hAnsi="David" w:cs="David"/>
          <w:i/>
          <w:sz w:val="24"/>
          <w:szCs w:val="24"/>
          <w:rtl/>
        </w:rPr>
        <w:t>).</w:t>
      </w:r>
    </w:p>
    <w:p w14:paraId="19EFF805"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כללי</w:t>
      </w:r>
      <w:r w:rsidRPr="00075B64">
        <w:rPr>
          <w:rFonts w:ascii="David" w:hAnsi="David" w:cs="David"/>
          <w:i/>
          <w:sz w:val="24"/>
          <w:szCs w:val="24"/>
          <w:rtl/>
        </w:rPr>
        <w:t xml:space="preserve"> </w:t>
      </w:r>
      <w:r w:rsidRPr="00075B64">
        <w:rPr>
          <w:rFonts w:ascii="David" w:hAnsi="David" w:cs="David" w:hint="eastAsia"/>
          <w:i/>
          <w:sz w:val="24"/>
          <w:szCs w:val="24"/>
          <w:rtl/>
        </w:rPr>
        <w:t>לעבודות</w:t>
      </w:r>
      <w:r w:rsidRPr="00075B64">
        <w:rPr>
          <w:rFonts w:ascii="David" w:hAnsi="David" w:cs="David"/>
          <w:i/>
          <w:sz w:val="24"/>
          <w:szCs w:val="24"/>
          <w:rtl/>
        </w:rPr>
        <w:t xml:space="preserve"> </w:t>
      </w:r>
      <w:r w:rsidRPr="00075B64">
        <w:rPr>
          <w:rFonts w:ascii="David" w:hAnsi="David" w:cs="David" w:hint="eastAsia"/>
          <w:i/>
          <w:sz w:val="24"/>
          <w:szCs w:val="24"/>
          <w:rtl/>
        </w:rPr>
        <w:t>בנין</w:t>
      </w:r>
      <w:r w:rsidRPr="00075B64">
        <w:rPr>
          <w:rFonts w:ascii="David" w:hAnsi="David" w:cs="David"/>
          <w:i/>
          <w:sz w:val="24"/>
          <w:szCs w:val="24"/>
          <w:rtl/>
        </w:rPr>
        <w:t xml:space="preserve"> </w:t>
      </w:r>
      <w:r w:rsidRPr="00075B64">
        <w:rPr>
          <w:rFonts w:ascii="David" w:hAnsi="David" w:cs="David" w:hint="eastAsia"/>
          <w:i/>
          <w:sz w:val="24"/>
          <w:szCs w:val="24"/>
          <w:rtl/>
        </w:rPr>
        <w:t>בהוצאת</w:t>
      </w:r>
      <w:r w:rsidRPr="00075B64">
        <w:rPr>
          <w:rFonts w:ascii="David" w:hAnsi="David" w:cs="David"/>
          <w:i/>
          <w:sz w:val="24"/>
          <w:szCs w:val="24"/>
          <w:rtl/>
        </w:rPr>
        <w:t xml:space="preserve"> </w:t>
      </w:r>
      <w:r w:rsidRPr="00075B64">
        <w:rPr>
          <w:rFonts w:ascii="David" w:hAnsi="David" w:cs="David" w:hint="eastAsia"/>
          <w:i/>
          <w:sz w:val="24"/>
          <w:szCs w:val="24"/>
          <w:rtl/>
        </w:rPr>
        <w:t>הועדה</w:t>
      </w:r>
      <w:r w:rsidRPr="00075B64">
        <w:rPr>
          <w:rFonts w:ascii="David" w:hAnsi="David" w:cs="David"/>
          <w:i/>
          <w:sz w:val="24"/>
          <w:szCs w:val="24"/>
          <w:rtl/>
        </w:rPr>
        <w:t xml:space="preserve"> </w:t>
      </w:r>
      <w:r w:rsidRPr="00075B64">
        <w:rPr>
          <w:rFonts w:ascii="David" w:hAnsi="David" w:cs="David" w:hint="eastAsia"/>
          <w:i/>
          <w:sz w:val="24"/>
          <w:szCs w:val="24"/>
          <w:rtl/>
        </w:rPr>
        <w:t>הבין</w:t>
      </w:r>
      <w:r w:rsidRPr="00075B64">
        <w:rPr>
          <w:rFonts w:ascii="David" w:hAnsi="David" w:cs="David"/>
          <w:i/>
          <w:sz w:val="24"/>
          <w:szCs w:val="24"/>
          <w:rtl/>
        </w:rPr>
        <w:t xml:space="preserve"> </w:t>
      </w:r>
      <w:r w:rsidRPr="00075B64">
        <w:rPr>
          <w:rFonts w:ascii="David" w:hAnsi="David" w:cs="David" w:hint="eastAsia"/>
          <w:i/>
          <w:sz w:val="24"/>
          <w:szCs w:val="24"/>
          <w:rtl/>
        </w:rPr>
        <w:t>משרדית</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משרדי</w:t>
      </w:r>
      <w:r w:rsidRPr="00075B64">
        <w:rPr>
          <w:rFonts w:ascii="David" w:hAnsi="David" w:cs="David"/>
          <w:i/>
          <w:sz w:val="24"/>
          <w:szCs w:val="24"/>
          <w:rtl/>
        </w:rPr>
        <w:t xml:space="preserve"> </w:t>
      </w:r>
      <w:r w:rsidRPr="00075B64">
        <w:rPr>
          <w:rFonts w:ascii="David" w:hAnsi="David" w:cs="David" w:hint="eastAsia"/>
          <w:i/>
          <w:sz w:val="24"/>
          <w:szCs w:val="24"/>
          <w:rtl/>
        </w:rPr>
        <w:t>הממשלה</w:t>
      </w:r>
      <w:r w:rsidRPr="00075B64">
        <w:rPr>
          <w:rFonts w:ascii="David" w:hAnsi="David" w:cs="David"/>
          <w:i/>
          <w:sz w:val="24"/>
          <w:szCs w:val="24"/>
          <w:rtl/>
        </w:rPr>
        <w:t xml:space="preserve"> (</w:t>
      </w:r>
      <w:r w:rsidRPr="00075B64">
        <w:rPr>
          <w:rFonts w:ascii="David" w:hAnsi="David" w:cs="David" w:hint="eastAsia"/>
          <w:i/>
          <w:sz w:val="24"/>
          <w:szCs w:val="24"/>
          <w:rtl/>
        </w:rPr>
        <w:t>מהדורה</w:t>
      </w:r>
      <w:r w:rsidRPr="00075B64">
        <w:rPr>
          <w:rFonts w:ascii="David" w:hAnsi="David" w:cs="David"/>
          <w:i/>
          <w:sz w:val="24"/>
          <w:szCs w:val="24"/>
          <w:rtl/>
        </w:rPr>
        <w:t xml:space="preserve"> </w:t>
      </w:r>
      <w:r w:rsidRPr="00075B64">
        <w:rPr>
          <w:rFonts w:ascii="David" w:hAnsi="David" w:cs="David" w:hint="eastAsia"/>
          <w:i/>
          <w:sz w:val="24"/>
          <w:szCs w:val="24"/>
          <w:rtl/>
        </w:rPr>
        <w:t>אחרונה</w:t>
      </w:r>
      <w:r w:rsidRPr="00075B64">
        <w:rPr>
          <w:rFonts w:ascii="David" w:hAnsi="David" w:cs="David"/>
          <w:i/>
          <w:sz w:val="24"/>
          <w:szCs w:val="24"/>
          <w:rtl/>
        </w:rPr>
        <w:t xml:space="preserve"> </w:t>
      </w:r>
      <w:r w:rsidRPr="00075B64">
        <w:rPr>
          <w:rFonts w:ascii="David" w:hAnsi="David" w:cs="David" w:hint="eastAsia"/>
          <w:i/>
          <w:sz w:val="24"/>
          <w:szCs w:val="24"/>
          <w:rtl/>
        </w:rPr>
        <w:t>שבתוקף</w:t>
      </w:r>
      <w:r w:rsidRPr="00075B64">
        <w:rPr>
          <w:rFonts w:ascii="David" w:hAnsi="David" w:cs="David"/>
          <w:i/>
          <w:sz w:val="24"/>
          <w:szCs w:val="24"/>
          <w:rtl/>
        </w:rPr>
        <w:t xml:space="preserve"> </w:t>
      </w:r>
      <w:r w:rsidRPr="00075B64">
        <w:rPr>
          <w:rFonts w:ascii="David" w:hAnsi="David" w:cs="David" w:hint="eastAsia"/>
          <w:i/>
          <w:sz w:val="24"/>
          <w:szCs w:val="24"/>
          <w:rtl/>
        </w:rPr>
        <w:t>עובר</w:t>
      </w:r>
      <w:r w:rsidRPr="00075B64">
        <w:rPr>
          <w:rFonts w:ascii="David" w:hAnsi="David" w:cs="David"/>
          <w:i/>
          <w:sz w:val="24"/>
          <w:szCs w:val="24"/>
          <w:rtl/>
        </w:rPr>
        <w:t xml:space="preserve"> </w:t>
      </w:r>
      <w:r w:rsidRPr="00075B64">
        <w:rPr>
          <w:rFonts w:ascii="David" w:hAnsi="David" w:cs="David" w:hint="eastAsia"/>
          <w:i/>
          <w:sz w:val="24"/>
          <w:szCs w:val="24"/>
          <w:rtl/>
        </w:rPr>
        <w:t>לחתימת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אף</w:t>
      </w:r>
      <w:r w:rsidRPr="00075B64">
        <w:rPr>
          <w:rFonts w:ascii="David" w:hAnsi="David" w:cs="David"/>
          <w:i/>
          <w:sz w:val="24"/>
          <w:szCs w:val="24"/>
          <w:rtl/>
        </w:rPr>
        <w:t xml:space="preserve"> </w:t>
      </w:r>
      <w:r w:rsidRPr="00075B64">
        <w:rPr>
          <w:rFonts w:ascii="David" w:hAnsi="David" w:cs="David" w:hint="eastAsia"/>
          <w:i/>
          <w:sz w:val="24"/>
          <w:szCs w:val="24"/>
          <w:rtl/>
        </w:rPr>
        <w:t>שאינו</w:t>
      </w:r>
      <w:r w:rsidRPr="00075B64">
        <w:rPr>
          <w:rFonts w:ascii="David" w:hAnsi="David" w:cs="David"/>
          <w:i/>
          <w:sz w:val="24"/>
          <w:szCs w:val="24"/>
          <w:rtl/>
        </w:rPr>
        <w:t xml:space="preserve"> </w:t>
      </w:r>
      <w:r w:rsidRPr="00075B64">
        <w:rPr>
          <w:rFonts w:ascii="David" w:hAnsi="David" w:cs="David" w:hint="eastAsia"/>
          <w:i/>
          <w:sz w:val="24"/>
          <w:szCs w:val="24"/>
          <w:rtl/>
        </w:rPr>
        <w:t>מצורף</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w:t>
      </w:r>
    </w:p>
    <w:p w14:paraId="260A905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שרטוטים</w:t>
      </w:r>
      <w:r w:rsidRPr="00075B64">
        <w:rPr>
          <w:rFonts w:ascii="David" w:hAnsi="David" w:cs="David"/>
          <w:i/>
          <w:sz w:val="24"/>
          <w:szCs w:val="24"/>
          <w:rtl/>
        </w:rPr>
        <w:t xml:space="preserve">, </w:t>
      </w:r>
      <w:r w:rsidRPr="00075B64">
        <w:rPr>
          <w:rFonts w:ascii="David" w:hAnsi="David" w:cs="David" w:hint="eastAsia"/>
          <w:i/>
          <w:sz w:val="24"/>
          <w:szCs w:val="24"/>
          <w:rtl/>
        </w:rPr>
        <w:t>תיאורי</w:t>
      </w:r>
      <w:r w:rsidRPr="00075B64">
        <w:rPr>
          <w:rFonts w:ascii="David" w:hAnsi="David" w:cs="David"/>
          <w:i/>
          <w:sz w:val="24"/>
          <w:szCs w:val="24"/>
          <w:rtl/>
        </w:rPr>
        <w:t xml:space="preserve"> </w:t>
      </w:r>
      <w:r w:rsidRPr="00075B64">
        <w:rPr>
          <w:rFonts w:ascii="David" w:hAnsi="David" w:cs="David" w:hint="eastAsia"/>
          <w:i/>
          <w:sz w:val="24"/>
          <w:szCs w:val="24"/>
          <w:rtl/>
        </w:rPr>
        <w:t>עבודה</w:t>
      </w:r>
      <w:r w:rsidRPr="00075B64">
        <w:rPr>
          <w:rFonts w:ascii="David" w:hAnsi="David" w:cs="David"/>
          <w:i/>
          <w:sz w:val="24"/>
          <w:szCs w:val="24"/>
          <w:rtl/>
        </w:rPr>
        <w:t xml:space="preserve">, </w:t>
      </w:r>
      <w:r w:rsidRPr="00075B64">
        <w:rPr>
          <w:rFonts w:ascii="David" w:hAnsi="David" w:cs="David" w:hint="eastAsia"/>
          <w:i/>
          <w:sz w:val="24"/>
          <w:szCs w:val="24"/>
          <w:rtl/>
        </w:rPr>
        <w:t>לוחות</w:t>
      </w:r>
      <w:r w:rsidRPr="00075B64">
        <w:rPr>
          <w:rFonts w:ascii="David" w:hAnsi="David" w:cs="David"/>
          <w:i/>
          <w:sz w:val="24"/>
          <w:szCs w:val="24"/>
          <w:rtl/>
        </w:rPr>
        <w:t xml:space="preserve"> </w:t>
      </w:r>
      <w:r w:rsidRPr="00075B64">
        <w:rPr>
          <w:rFonts w:ascii="David" w:hAnsi="David" w:cs="David" w:hint="eastAsia"/>
          <w:i/>
          <w:sz w:val="24"/>
          <w:szCs w:val="24"/>
          <w:rtl/>
        </w:rPr>
        <w:t>זמנים</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אחרת</w:t>
      </w:r>
      <w:r w:rsidRPr="00075B64">
        <w:rPr>
          <w:rFonts w:ascii="David" w:hAnsi="David" w:cs="David"/>
          <w:i/>
          <w:sz w:val="24"/>
          <w:szCs w:val="24"/>
          <w:rtl/>
        </w:rPr>
        <w:t xml:space="preserve"> </w:t>
      </w:r>
      <w:r w:rsidRPr="00075B64">
        <w:rPr>
          <w:rFonts w:ascii="David" w:hAnsi="David" w:cs="David" w:hint="eastAsia"/>
          <w:i/>
          <w:sz w:val="24"/>
          <w:szCs w:val="24"/>
          <w:rtl/>
        </w:rPr>
        <w:t>בכתב</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יינתנו</w:t>
      </w:r>
      <w:r w:rsidRPr="00075B64">
        <w:rPr>
          <w:rFonts w:ascii="David" w:hAnsi="David" w:cs="David"/>
          <w:i/>
          <w:sz w:val="24"/>
          <w:szCs w:val="24"/>
          <w:rtl/>
        </w:rPr>
        <w:t xml:space="preserve"> </w:t>
      </w:r>
      <w:r w:rsidRPr="00075B64">
        <w:rPr>
          <w:rFonts w:ascii="David" w:hAnsi="David" w:cs="David" w:hint="eastAsia"/>
          <w:i/>
          <w:sz w:val="24"/>
          <w:szCs w:val="24"/>
          <w:rtl/>
        </w:rPr>
        <w:t>לאחר</w:t>
      </w:r>
      <w:r w:rsidRPr="00075B64">
        <w:rPr>
          <w:rFonts w:ascii="David" w:hAnsi="David" w:cs="David"/>
          <w:i/>
          <w:sz w:val="24"/>
          <w:szCs w:val="24"/>
          <w:rtl/>
        </w:rPr>
        <w:t xml:space="preserve"> </w:t>
      </w:r>
      <w:r w:rsidRPr="00075B64">
        <w:rPr>
          <w:rFonts w:ascii="David" w:hAnsi="David" w:cs="David" w:hint="eastAsia"/>
          <w:i/>
          <w:sz w:val="24"/>
          <w:szCs w:val="24"/>
          <w:rtl/>
        </w:rPr>
        <w:t>תאריך</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ועפ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הוראותיו</w:t>
      </w:r>
      <w:r w:rsidRPr="00075B64">
        <w:rPr>
          <w:rFonts w:ascii="David" w:hAnsi="David" w:cs="David"/>
          <w:i/>
          <w:sz w:val="24"/>
          <w:szCs w:val="24"/>
          <w:rtl/>
        </w:rPr>
        <w:t xml:space="preserve"> </w:t>
      </w:r>
      <w:r w:rsidRPr="00075B64">
        <w:rPr>
          <w:rFonts w:ascii="David" w:hAnsi="David" w:cs="David" w:hint="eastAsia"/>
          <w:i/>
          <w:sz w:val="24"/>
          <w:szCs w:val="24"/>
          <w:rtl/>
        </w:rPr>
        <w:t>יחשבו</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הינתנם</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עריכתם</w:t>
      </w:r>
      <w:r w:rsidRPr="00075B64">
        <w:rPr>
          <w:rFonts w:ascii="David" w:hAnsi="David" w:cs="David"/>
          <w:i/>
          <w:sz w:val="24"/>
          <w:szCs w:val="24"/>
          <w:rtl/>
        </w:rPr>
        <w:t xml:space="preserve"> </w:t>
      </w:r>
      <w:r w:rsidRPr="00075B64">
        <w:rPr>
          <w:rFonts w:ascii="David" w:hAnsi="David" w:cs="David" w:hint="eastAsia"/>
          <w:i/>
          <w:sz w:val="24"/>
          <w:szCs w:val="24"/>
          <w:rtl/>
        </w:rPr>
        <w:t>כנספחים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וכחלק</w:t>
      </w:r>
      <w:r w:rsidRPr="00075B64">
        <w:rPr>
          <w:rFonts w:ascii="David" w:hAnsi="David" w:cs="David"/>
          <w:i/>
          <w:sz w:val="24"/>
          <w:szCs w:val="24"/>
          <w:rtl/>
        </w:rPr>
        <w:t xml:space="preserve"> </w:t>
      </w:r>
      <w:r w:rsidRPr="00075B64">
        <w:rPr>
          <w:rFonts w:ascii="David" w:hAnsi="David" w:cs="David" w:hint="eastAsia"/>
          <w:i/>
          <w:sz w:val="24"/>
          <w:szCs w:val="24"/>
          <w:rtl/>
        </w:rPr>
        <w:t>בלתי</w:t>
      </w:r>
      <w:r w:rsidRPr="00075B64">
        <w:rPr>
          <w:rFonts w:ascii="David" w:hAnsi="David" w:cs="David"/>
          <w:i/>
          <w:sz w:val="24"/>
          <w:szCs w:val="24"/>
          <w:rtl/>
        </w:rPr>
        <w:t xml:space="preserve"> </w:t>
      </w:r>
      <w:r w:rsidRPr="00075B64">
        <w:rPr>
          <w:rFonts w:ascii="David" w:hAnsi="David" w:cs="David" w:hint="eastAsia"/>
          <w:i/>
          <w:sz w:val="24"/>
          <w:szCs w:val="24"/>
          <w:rtl/>
        </w:rPr>
        <w:t>נפרד</w:t>
      </w:r>
      <w:r w:rsidRPr="00075B64">
        <w:rPr>
          <w:rFonts w:ascii="David" w:hAnsi="David" w:cs="David"/>
          <w:i/>
          <w:sz w:val="24"/>
          <w:szCs w:val="24"/>
          <w:rtl/>
        </w:rPr>
        <w:t xml:space="preserve"> </w:t>
      </w:r>
      <w:r w:rsidRPr="00075B64">
        <w:rPr>
          <w:rFonts w:ascii="David" w:hAnsi="David" w:cs="David" w:hint="eastAsia"/>
          <w:i/>
          <w:sz w:val="24"/>
          <w:szCs w:val="24"/>
          <w:rtl/>
        </w:rPr>
        <w:t>הימנו</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שאין</w:t>
      </w:r>
      <w:r w:rsidRPr="00075B64">
        <w:rPr>
          <w:rFonts w:ascii="David" w:hAnsi="David" w:cs="David"/>
          <w:i/>
          <w:sz w:val="24"/>
          <w:szCs w:val="24"/>
          <w:rtl/>
        </w:rPr>
        <w:t xml:space="preserve"> </w:t>
      </w:r>
      <w:r w:rsidRPr="00075B64">
        <w:rPr>
          <w:rFonts w:ascii="David" w:hAnsi="David" w:cs="David" w:hint="eastAsia"/>
          <w:i/>
          <w:sz w:val="24"/>
          <w:szCs w:val="24"/>
          <w:rtl/>
        </w:rPr>
        <w:t>באמור</w:t>
      </w:r>
      <w:r w:rsidRPr="00075B64">
        <w:rPr>
          <w:rFonts w:ascii="David" w:hAnsi="David" w:cs="David"/>
          <w:i/>
          <w:sz w:val="24"/>
          <w:szCs w:val="24"/>
          <w:rtl/>
        </w:rPr>
        <w:t xml:space="preserve"> </w:t>
      </w:r>
      <w:r w:rsidRPr="00075B64">
        <w:rPr>
          <w:rFonts w:ascii="David" w:hAnsi="David" w:cs="David" w:hint="eastAsia"/>
          <w:i/>
          <w:sz w:val="24"/>
          <w:szCs w:val="24"/>
          <w:rtl/>
        </w:rPr>
        <w:t>להוסיף</w:t>
      </w:r>
      <w:r w:rsidRPr="00075B64">
        <w:rPr>
          <w:rFonts w:ascii="David" w:hAnsi="David" w:cs="David"/>
          <w:i/>
          <w:sz w:val="24"/>
          <w:szCs w:val="24"/>
          <w:rtl/>
        </w:rPr>
        <w:t xml:space="preserve"> </w:t>
      </w:r>
      <w:r w:rsidRPr="00075B64">
        <w:rPr>
          <w:rFonts w:ascii="David" w:hAnsi="David" w:cs="David" w:hint="eastAsia"/>
          <w:i/>
          <w:sz w:val="24"/>
          <w:szCs w:val="24"/>
          <w:rtl/>
        </w:rPr>
        <w:t>במחיר</w:t>
      </w:r>
      <w:r w:rsidRPr="00075B64">
        <w:rPr>
          <w:rFonts w:ascii="David" w:hAnsi="David" w:cs="David"/>
          <w:i/>
          <w:sz w:val="24"/>
          <w:szCs w:val="24"/>
          <w:rtl/>
        </w:rPr>
        <w:t xml:space="preserve"> </w:t>
      </w:r>
      <w:r w:rsidRPr="00075B64">
        <w:rPr>
          <w:rFonts w:ascii="David" w:hAnsi="David" w:cs="David" w:hint="eastAsia"/>
          <w:i/>
          <w:sz w:val="24"/>
          <w:szCs w:val="24"/>
          <w:rtl/>
        </w:rPr>
        <w:t>ביחס</w:t>
      </w:r>
      <w:r w:rsidRPr="00075B64">
        <w:rPr>
          <w:rFonts w:ascii="David" w:hAnsi="David" w:cs="David"/>
          <w:i/>
          <w:sz w:val="24"/>
          <w:szCs w:val="24"/>
          <w:rtl/>
        </w:rPr>
        <w:t xml:space="preserve"> </w:t>
      </w:r>
      <w:r w:rsidRPr="00075B64">
        <w:rPr>
          <w:rFonts w:ascii="David" w:hAnsi="David" w:cs="David" w:hint="eastAsia"/>
          <w:i/>
          <w:sz w:val="24"/>
          <w:szCs w:val="24"/>
          <w:rtl/>
        </w:rPr>
        <w:t>לאמור</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ובנספחי</w:t>
      </w:r>
      <w:r w:rsidRPr="00075B64">
        <w:rPr>
          <w:rFonts w:ascii="David" w:hAnsi="David" w:cs="David"/>
          <w:i/>
          <w:sz w:val="24"/>
          <w:szCs w:val="24"/>
          <w:rtl/>
        </w:rPr>
        <w:t xml:space="preserve"> </w:t>
      </w:r>
      <w:r w:rsidRPr="00075B64">
        <w:rPr>
          <w:rFonts w:ascii="David" w:hAnsi="David" w:cs="David" w:hint="eastAsia"/>
          <w:i/>
          <w:sz w:val="24"/>
          <w:szCs w:val="24"/>
          <w:rtl/>
        </w:rPr>
        <w:t>ההסכם</w:t>
      </w:r>
      <w:r w:rsidRPr="00075B64">
        <w:rPr>
          <w:rFonts w:ascii="David" w:hAnsi="David" w:cs="David"/>
          <w:i/>
          <w:sz w:val="24"/>
          <w:szCs w:val="24"/>
          <w:rtl/>
        </w:rPr>
        <w:t xml:space="preserve">. </w:t>
      </w:r>
    </w:p>
    <w:p w14:paraId="7E4F254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סטנדרט</w:t>
      </w:r>
      <w:r w:rsidRPr="00075B64">
        <w:rPr>
          <w:rFonts w:ascii="David" w:hAnsi="David" w:cs="David"/>
          <w:i/>
          <w:sz w:val="24"/>
          <w:szCs w:val="24"/>
          <w:rtl/>
        </w:rPr>
        <w:t xml:space="preserve"> </w:t>
      </w:r>
      <w:r w:rsidRPr="00075B64">
        <w:rPr>
          <w:rFonts w:ascii="David" w:hAnsi="David" w:cs="David" w:hint="eastAsia"/>
          <w:i/>
          <w:sz w:val="24"/>
          <w:szCs w:val="24"/>
          <w:rtl/>
        </w:rPr>
        <w:t>יזם</w:t>
      </w:r>
      <w:r w:rsidRPr="00075B64">
        <w:rPr>
          <w:rFonts w:ascii="David" w:hAnsi="David" w:cs="David"/>
          <w:i/>
          <w:sz w:val="24"/>
          <w:szCs w:val="24"/>
          <w:rtl/>
        </w:rPr>
        <w:t xml:space="preserve"> </w:t>
      </w:r>
      <w:r w:rsidRPr="00075B64">
        <w:rPr>
          <w:rFonts w:ascii="David" w:hAnsi="David" w:cs="David" w:hint="eastAsia"/>
          <w:i/>
          <w:sz w:val="24"/>
          <w:szCs w:val="24"/>
          <w:rtl/>
        </w:rPr>
        <w:t>לפרויקט</w:t>
      </w:r>
    </w:p>
    <w:p w14:paraId="3D55006F"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לוח</w:t>
      </w:r>
      <w:r w:rsidRPr="00075B64">
        <w:rPr>
          <w:rFonts w:ascii="David" w:hAnsi="David" w:cs="David"/>
          <w:i/>
          <w:sz w:val="24"/>
          <w:szCs w:val="24"/>
          <w:rtl/>
        </w:rPr>
        <w:t xml:space="preserve"> </w:t>
      </w:r>
      <w:r w:rsidRPr="00075B64">
        <w:rPr>
          <w:rFonts w:ascii="David" w:hAnsi="David" w:cs="David" w:hint="eastAsia"/>
          <w:i/>
          <w:sz w:val="24"/>
          <w:szCs w:val="24"/>
          <w:rtl/>
        </w:rPr>
        <w:t>תשלומים</w:t>
      </w:r>
    </w:p>
    <w:p w14:paraId="00FE89A8"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נוסח</w:t>
      </w:r>
      <w:r w:rsidRPr="00075B64">
        <w:rPr>
          <w:rFonts w:ascii="David" w:hAnsi="David" w:cs="David"/>
          <w:i/>
          <w:sz w:val="24"/>
          <w:szCs w:val="24"/>
          <w:rtl/>
        </w:rPr>
        <w:t xml:space="preserve"> </w:t>
      </w:r>
      <w:r w:rsidRPr="00075B64">
        <w:rPr>
          <w:rFonts w:ascii="David" w:hAnsi="David" w:cs="David" w:hint="eastAsia"/>
          <w:i/>
          <w:sz w:val="24"/>
          <w:szCs w:val="24"/>
          <w:rtl/>
        </w:rPr>
        <w:t>ערבות</w:t>
      </w:r>
      <w:r w:rsidRPr="00075B64">
        <w:rPr>
          <w:rFonts w:ascii="David" w:hAnsi="David" w:cs="David"/>
          <w:i/>
          <w:sz w:val="24"/>
          <w:szCs w:val="24"/>
          <w:rtl/>
        </w:rPr>
        <w:t xml:space="preserve"> </w:t>
      </w:r>
      <w:r w:rsidRPr="00075B64">
        <w:rPr>
          <w:rFonts w:ascii="David" w:hAnsi="David" w:cs="David" w:hint="eastAsia"/>
          <w:i/>
          <w:sz w:val="24"/>
          <w:szCs w:val="24"/>
          <w:rtl/>
        </w:rPr>
        <w:t>בנקאית</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סעיף</w:t>
      </w:r>
      <w:r w:rsidRPr="00075B64">
        <w:rPr>
          <w:rFonts w:ascii="David" w:hAnsi="David" w:cs="David"/>
          <w:i/>
          <w:sz w:val="24"/>
          <w:szCs w:val="24"/>
          <w:rtl/>
        </w:rPr>
        <w:t xml:space="preserve"> 9</w:t>
      </w:r>
    </w:p>
    <w:p w14:paraId="3FF391A7"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דוגמא</w:t>
      </w:r>
      <w:r w:rsidRPr="00075B64">
        <w:rPr>
          <w:rFonts w:ascii="David" w:hAnsi="David" w:cs="David"/>
          <w:i/>
          <w:sz w:val="24"/>
          <w:szCs w:val="24"/>
          <w:rtl/>
        </w:rPr>
        <w:t xml:space="preserve"> </w:t>
      </w:r>
      <w:r w:rsidRPr="00075B64">
        <w:rPr>
          <w:rFonts w:ascii="David" w:hAnsi="David" w:cs="David" w:hint="eastAsia"/>
          <w:i/>
          <w:sz w:val="24"/>
          <w:szCs w:val="24"/>
          <w:rtl/>
        </w:rPr>
        <w:t>לנוסח</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המשולש</w:t>
      </w:r>
    </w:p>
    <w:p w14:paraId="7E27802B"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cs"/>
          <w:i/>
          <w:sz w:val="24"/>
          <w:szCs w:val="24"/>
          <w:rtl/>
        </w:rPr>
        <w:t xml:space="preserve">לוח זמנים כללי </w:t>
      </w:r>
      <w:r w:rsidRPr="00075B64">
        <w:rPr>
          <w:rFonts w:ascii="David" w:hAnsi="David" w:cs="David"/>
          <w:i/>
          <w:sz w:val="24"/>
          <w:szCs w:val="24"/>
          <w:rtl/>
        </w:rPr>
        <w:t>–</w:t>
      </w:r>
      <w:r w:rsidRPr="00075B64">
        <w:rPr>
          <w:rFonts w:ascii="David" w:hAnsi="David" w:cs="David" w:hint="cs"/>
          <w:i/>
          <w:sz w:val="24"/>
          <w:szCs w:val="24"/>
          <w:rtl/>
        </w:rPr>
        <w:t xml:space="preserve"> יוכן ע"י הקבלן הראשי ויאושר ע"י המזמין</w:t>
      </w:r>
    </w:p>
    <w:p w14:paraId="4C6CE862"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cs"/>
          <w:i/>
          <w:sz w:val="24"/>
          <w:szCs w:val="24"/>
          <w:rtl/>
        </w:rPr>
        <w:t xml:space="preserve">העתק רישיון קבלן </w:t>
      </w:r>
      <w:r w:rsidRPr="00075B64">
        <w:rPr>
          <w:rFonts w:ascii="David" w:hAnsi="David" w:cs="David"/>
          <w:i/>
          <w:sz w:val="24"/>
          <w:szCs w:val="24"/>
          <w:rtl/>
        </w:rPr>
        <w:t>–</w:t>
      </w:r>
      <w:r w:rsidRPr="00075B64">
        <w:rPr>
          <w:rFonts w:ascii="David" w:hAnsi="David" w:cs="David" w:hint="cs"/>
          <w:i/>
          <w:sz w:val="24"/>
          <w:szCs w:val="24"/>
          <w:rtl/>
        </w:rPr>
        <w:t xml:space="preserve"> יצורף ע"י הקבלן הראשי</w:t>
      </w:r>
    </w:p>
    <w:p w14:paraId="091BCDB3"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אישור</w:t>
      </w:r>
      <w:r w:rsidRPr="00075B64">
        <w:rPr>
          <w:rFonts w:ascii="David" w:hAnsi="David" w:cs="David"/>
          <w:i/>
          <w:sz w:val="24"/>
          <w:szCs w:val="24"/>
          <w:rtl/>
        </w:rPr>
        <w:t xml:space="preserve"> </w:t>
      </w:r>
      <w:r w:rsidRPr="00075B64">
        <w:rPr>
          <w:rFonts w:ascii="David" w:hAnsi="David" w:cs="David" w:hint="eastAsia"/>
          <w:i/>
          <w:sz w:val="24"/>
          <w:szCs w:val="24"/>
          <w:rtl/>
        </w:rPr>
        <w:t>ביטוח</w:t>
      </w:r>
    </w:p>
    <w:p w14:paraId="0AAEF43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נוהל</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עבודות</w:t>
      </w:r>
      <w:r w:rsidRPr="00075B64">
        <w:rPr>
          <w:rFonts w:ascii="David" w:hAnsi="David" w:cs="David"/>
          <w:i/>
          <w:sz w:val="24"/>
          <w:szCs w:val="24"/>
          <w:rtl/>
        </w:rPr>
        <w:t xml:space="preserve"> </w:t>
      </w:r>
      <w:r w:rsidRPr="00075B64">
        <w:rPr>
          <w:rFonts w:ascii="David" w:hAnsi="David" w:cs="David" w:hint="eastAsia"/>
          <w:i/>
          <w:sz w:val="24"/>
          <w:szCs w:val="24"/>
          <w:rtl/>
        </w:rPr>
        <w:t>בחום</w:t>
      </w:r>
    </w:p>
    <w:p w14:paraId="74DABD0F"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אלומיניום</w:t>
      </w:r>
    </w:p>
    <w:p w14:paraId="0693F0A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בטיחות</w:t>
      </w:r>
      <w:r w:rsidRPr="00075B64">
        <w:rPr>
          <w:rFonts w:ascii="David" w:hAnsi="David" w:cs="David"/>
          <w:i/>
          <w:sz w:val="24"/>
          <w:szCs w:val="24"/>
          <w:rtl/>
        </w:rPr>
        <w:t xml:space="preserve">+ </w:t>
      </w:r>
      <w:r w:rsidRPr="00075B64">
        <w:rPr>
          <w:rFonts w:ascii="David" w:hAnsi="David" w:cs="David" w:hint="eastAsia"/>
          <w:i/>
          <w:sz w:val="24"/>
          <w:szCs w:val="24"/>
          <w:rtl/>
        </w:rPr>
        <w:t>תכנית</w:t>
      </w:r>
      <w:r w:rsidRPr="00075B64">
        <w:rPr>
          <w:rFonts w:ascii="David" w:hAnsi="David" w:cs="David"/>
          <w:i/>
          <w:sz w:val="24"/>
          <w:szCs w:val="24"/>
          <w:rtl/>
        </w:rPr>
        <w:t xml:space="preserve"> </w:t>
      </w:r>
      <w:r w:rsidRPr="00075B64">
        <w:rPr>
          <w:rFonts w:ascii="David" w:hAnsi="David" w:cs="David" w:hint="eastAsia"/>
          <w:i/>
          <w:sz w:val="24"/>
          <w:szCs w:val="24"/>
          <w:rtl/>
        </w:rPr>
        <w:t>בקשה</w:t>
      </w:r>
      <w:r w:rsidRPr="00075B64">
        <w:rPr>
          <w:rFonts w:ascii="David" w:hAnsi="David" w:cs="David"/>
          <w:i/>
          <w:sz w:val="24"/>
          <w:szCs w:val="24"/>
          <w:rtl/>
        </w:rPr>
        <w:t xml:space="preserve"> </w:t>
      </w:r>
      <w:r w:rsidRPr="00075B64">
        <w:rPr>
          <w:rFonts w:ascii="David" w:hAnsi="David" w:cs="David" w:hint="eastAsia"/>
          <w:i/>
          <w:sz w:val="24"/>
          <w:szCs w:val="24"/>
          <w:rtl/>
        </w:rPr>
        <w:t>להיתר</w:t>
      </w:r>
      <w:r w:rsidRPr="00075B64">
        <w:rPr>
          <w:rFonts w:ascii="David" w:hAnsi="David" w:cs="David"/>
          <w:i/>
          <w:sz w:val="24"/>
          <w:szCs w:val="24"/>
          <w:rtl/>
        </w:rPr>
        <w:t xml:space="preserve"> </w:t>
      </w:r>
      <w:r w:rsidRPr="00075B64">
        <w:rPr>
          <w:rFonts w:ascii="David" w:hAnsi="David" w:cs="David" w:hint="eastAsia"/>
          <w:i/>
          <w:sz w:val="24"/>
          <w:szCs w:val="24"/>
          <w:rtl/>
        </w:rPr>
        <w:t>המאושרת</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כיבוי</w:t>
      </w:r>
      <w:r w:rsidRPr="00075B64">
        <w:rPr>
          <w:rFonts w:ascii="David" w:hAnsi="David" w:cs="David"/>
          <w:i/>
          <w:sz w:val="24"/>
          <w:szCs w:val="24"/>
          <w:rtl/>
        </w:rPr>
        <w:t xml:space="preserve"> </w:t>
      </w:r>
      <w:r w:rsidRPr="00075B64">
        <w:rPr>
          <w:rFonts w:ascii="David" w:hAnsi="David" w:cs="David" w:hint="eastAsia"/>
          <w:i/>
          <w:sz w:val="24"/>
          <w:szCs w:val="24"/>
          <w:rtl/>
        </w:rPr>
        <w:t>אש</w:t>
      </w:r>
    </w:p>
    <w:p w14:paraId="7484B2A6"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w:t>
      </w:r>
      <w:r w:rsidRPr="00075B64">
        <w:rPr>
          <w:rFonts w:ascii="David" w:hAnsi="David" w:cs="David"/>
          <w:i/>
          <w:sz w:val="24"/>
          <w:szCs w:val="24"/>
          <w:rtl/>
        </w:rPr>
        <w:t>"</w:t>
      </w:r>
      <w:r w:rsidRPr="00075B64">
        <w:rPr>
          <w:rFonts w:ascii="David" w:hAnsi="David" w:cs="David" w:hint="eastAsia"/>
          <w:i/>
          <w:sz w:val="24"/>
          <w:szCs w:val="24"/>
          <w:rtl/>
        </w:rPr>
        <w:t>ח</w:t>
      </w:r>
      <w:r w:rsidRPr="00075B64">
        <w:rPr>
          <w:rFonts w:ascii="David" w:hAnsi="David" w:cs="David"/>
          <w:i/>
          <w:sz w:val="24"/>
          <w:szCs w:val="24"/>
          <w:rtl/>
        </w:rPr>
        <w:t xml:space="preserve"> </w:t>
      </w:r>
      <w:r w:rsidRPr="00075B64">
        <w:rPr>
          <w:rFonts w:ascii="David" w:hAnsi="David" w:cs="David" w:hint="eastAsia"/>
          <w:i/>
          <w:sz w:val="24"/>
          <w:szCs w:val="24"/>
          <w:rtl/>
        </w:rPr>
        <w:t>תרמי</w:t>
      </w:r>
      <w:r w:rsidRPr="00075B64">
        <w:rPr>
          <w:rFonts w:ascii="David" w:hAnsi="David" w:cs="David"/>
          <w:i/>
          <w:sz w:val="24"/>
          <w:szCs w:val="24"/>
          <w:rtl/>
        </w:rPr>
        <w:t xml:space="preserve"> </w:t>
      </w:r>
      <w:r w:rsidRPr="00075B64">
        <w:rPr>
          <w:rFonts w:ascii="David" w:hAnsi="David" w:cs="David" w:hint="eastAsia"/>
          <w:i/>
          <w:sz w:val="24"/>
          <w:szCs w:val="24"/>
          <w:rtl/>
        </w:rPr>
        <w:t>והנחיות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תרמי</w:t>
      </w:r>
    </w:p>
    <w:p w14:paraId="21C6850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הסכם</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שינויים</w:t>
      </w:r>
    </w:p>
    <w:p w14:paraId="57EA987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הצהרת</w:t>
      </w:r>
      <w:r w:rsidRPr="00075B64">
        <w:rPr>
          <w:rFonts w:ascii="David" w:hAnsi="David" w:cs="David"/>
          <w:i/>
          <w:sz w:val="24"/>
          <w:szCs w:val="24"/>
          <w:rtl/>
        </w:rPr>
        <w:t xml:space="preserve"> </w:t>
      </w:r>
      <w:r w:rsidRPr="00075B64">
        <w:rPr>
          <w:rFonts w:ascii="David" w:hAnsi="David" w:cs="David" w:hint="eastAsia"/>
          <w:i/>
          <w:sz w:val="24"/>
          <w:szCs w:val="24"/>
          <w:rtl/>
        </w:rPr>
        <w:t>היעדר</w:t>
      </w:r>
      <w:r w:rsidRPr="00075B64">
        <w:rPr>
          <w:rFonts w:ascii="David" w:hAnsi="David" w:cs="David"/>
          <w:i/>
          <w:sz w:val="24"/>
          <w:szCs w:val="24"/>
          <w:rtl/>
        </w:rPr>
        <w:t xml:space="preserve"> </w:t>
      </w:r>
      <w:r w:rsidRPr="00075B64">
        <w:rPr>
          <w:rFonts w:ascii="David" w:hAnsi="David" w:cs="David" w:hint="eastAsia"/>
          <w:i/>
          <w:sz w:val="24"/>
          <w:szCs w:val="24"/>
          <w:rtl/>
        </w:rPr>
        <w:t>תביעות</w:t>
      </w:r>
    </w:p>
    <w:p w14:paraId="5DE8D4A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הצהרת</w:t>
      </w:r>
      <w:r w:rsidRPr="00075B64">
        <w:rPr>
          <w:rFonts w:ascii="David" w:hAnsi="David" w:cs="David"/>
          <w:i/>
          <w:sz w:val="24"/>
          <w:szCs w:val="24"/>
          <w:rtl/>
        </w:rPr>
        <w:t xml:space="preserve"> </w:t>
      </w:r>
      <w:r w:rsidRPr="00075B64">
        <w:rPr>
          <w:rFonts w:ascii="David" w:hAnsi="David" w:cs="David" w:hint="eastAsia"/>
          <w:i/>
          <w:sz w:val="24"/>
          <w:szCs w:val="24"/>
          <w:rtl/>
        </w:rPr>
        <w:t>הממונה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הבטיחות</w:t>
      </w:r>
    </w:p>
    <w:p w14:paraId="4833751E"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w:t>
      </w:r>
      <w:r w:rsidRPr="00075B64">
        <w:rPr>
          <w:rFonts w:ascii="David" w:hAnsi="David" w:cs="David"/>
          <w:i/>
          <w:sz w:val="24"/>
          <w:szCs w:val="24"/>
          <w:rtl/>
        </w:rPr>
        <w:t>"</w:t>
      </w:r>
      <w:r w:rsidRPr="00075B64">
        <w:rPr>
          <w:rFonts w:ascii="David" w:hAnsi="David" w:cs="David" w:hint="eastAsia"/>
          <w:i/>
          <w:sz w:val="24"/>
          <w:szCs w:val="24"/>
          <w:rtl/>
        </w:rPr>
        <w:t>ח</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קרקע</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קרקע</w:t>
      </w:r>
      <w:r w:rsidRPr="00075B64">
        <w:rPr>
          <w:rFonts w:ascii="David" w:hAnsi="David" w:cs="David"/>
          <w:i/>
          <w:sz w:val="24"/>
          <w:szCs w:val="24"/>
          <w:rtl/>
        </w:rPr>
        <w:t xml:space="preserve"> </w:t>
      </w:r>
      <w:r w:rsidRPr="00075B64">
        <w:rPr>
          <w:rFonts w:ascii="David" w:hAnsi="David" w:cs="David" w:hint="eastAsia"/>
          <w:i/>
          <w:sz w:val="24"/>
          <w:szCs w:val="24"/>
          <w:rtl/>
        </w:rPr>
        <w:t>ובדיקות</w:t>
      </w:r>
      <w:r w:rsidRPr="00075B64">
        <w:rPr>
          <w:rFonts w:ascii="David" w:hAnsi="David" w:cs="David"/>
          <w:i/>
          <w:sz w:val="24"/>
          <w:szCs w:val="24"/>
          <w:rtl/>
        </w:rPr>
        <w:t xml:space="preserve"> </w:t>
      </w:r>
      <w:r w:rsidRPr="00075B64">
        <w:rPr>
          <w:rFonts w:ascii="David" w:hAnsi="David" w:cs="David" w:hint="eastAsia"/>
          <w:i/>
          <w:sz w:val="24"/>
          <w:szCs w:val="24"/>
          <w:rtl/>
        </w:rPr>
        <w:t>קרקע</w:t>
      </w:r>
    </w:p>
    <w:p w14:paraId="7920E74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cs"/>
          <w:i/>
          <w:sz w:val="24"/>
          <w:szCs w:val="24"/>
          <w:rtl/>
        </w:rPr>
        <w:t>מבוטל</w:t>
      </w:r>
    </w:p>
    <w:p w14:paraId="7E5641E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ותכניות</w:t>
      </w:r>
      <w:r w:rsidRPr="00075B64">
        <w:rPr>
          <w:rFonts w:ascii="David" w:hAnsi="David" w:cs="David"/>
          <w:i/>
          <w:sz w:val="24"/>
          <w:szCs w:val="24"/>
          <w:rtl/>
        </w:rPr>
        <w:t xml:space="preserve"> </w:t>
      </w:r>
      <w:r w:rsidRPr="00075B64">
        <w:rPr>
          <w:rFonts w:ascii="David" w:hAnsi="David" w:cs="David" w:hint="eastAsia"/>
          <w:i/>
          <w:sz w:val="24"/>
          <w:szCs w:val="24"/>
          <w:rtl/>
        </w:rPr>
        <w:t>מעליות</w:t>
      </w:r>
    </w:p>
    <w:p w14:paraId="4E2BE98E" w14:textId="77777777" w:rsidR="00EF4F1C" w:rsidRPr="00075B64" w:rsidRDefault="00EF4F1C" w:rsidP="00A11D74">
      <w:pPr>
        <w:numPr>
          <w:ilvl w:val="2"/>
          <w:numId w:val="2"/>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מבנה</w:t>
      </w:r>
      <w:r w:rsidRPr="00075B64">
        <w:rPr>
          <w:rFonts w:ascii="David" w:hAnsi="David" w:cs="David"/>
          <w:i/>
          <w:sz w:val="24"/>
          <w:szCs w:val="24"/>
          <w:rtl/>
        </w:rPr>
        <w:t xml:space="preserve"> </w:t>
      </w:r>
      <w:r w:rsidRPr="00075B64">
        <w:rPr>
          <w:rFonts w:ascii="David" w:hAnsi="David" w:cs="David" w:hint="eastAsia"/>
          <w:i/>
          <w:sz w:val="24"/>
          <w:szCs w:val="24"/>
          <w:rtl/>
        </w:rPr>
        <w:t>מפקח</w:t>
      </w:r>
    </w:p>
    <w:p w14:paraId="05ABB8F1" w14:textId="77777777" w:rsidR="00EF4F1C" w:rsidRPr="00075B64" w:rsidRDefault="00EF4F1C" w:rsidP="00075B64">
      <w:pPr>
        <w:numPr>
          <w:ilvl w:val="2"/>
          <w:numId w:val="2"/>
        </w:numPr>
        <w:tabs>
          <w:tab w:val="clear" w:pos="1497"/>
          <w:tab w:val="num" w:pos="2216"/>
        </w:tabs>
        <w:spacing w:after="0" w:afterAutospacing="0" w:line="240" w:lineRule="auto"/>
        <w:ind w:left="2216" w:hanging="1223"/>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אריחי</w:t>
      </w:r>
      <w:r w:rsidRPr="00075B64">
        <w:rPr>
          <w:rFonts w:ascii="David" w:hAnsi="David" w:cs="David"/>
          <w:i/>
          <w:sz w:val="24"/>
          <w:szCs w:val="24"/>
          <w:rtl/>
        </w:rPr>
        <w:t xml:space="preserve"> </w:t>
      </w:r>
      <w:r w:rsidRPr="00075B64">
        <w:rPr>
          <w:rFonts w:ascii="David" w:hAnsi="David" w:cs="David" w:hint="eastAsia"/>
          <w:i/>
          <w:sz w:val="24"/>
          <w:szCs w:val="24"/>
          <w:rtl/>
        </w:rPr>
        <w:t>ריצוף</w:t>
      </w:r>
      <w:r w:rsidRPr="00075B64">
        <w:rPr>
          <w:rFonts w:ascii="David" w:hAnsi="David" w:cs="David"/>
          <w:i/>
          <w:sz w:val="24"/>
          <w:szCs w:val="24"/>
          <w:rtl/>
        </w:rPr>
        <w:t xml:space="preserve"> </w:t>
      </w:r>
      <w:r w:rsidRPr="00075B64">
        <w:rPr>
          <w:rFonts w:ascii="David" w:hAnsi="David" w:cs="David" w:hint="eastAsia"/>
          <w:i/>
          <w:sz w:val="24"/>
          <w:szCs w:val="24"/>
          <w:rtl/>
        </w:rPr>
        <w:t>וחיפוי</w:t>
      </w:r>
      <w:r w:rsidRPr="00075B64">
        <w:rPr>
          <w:rFonts w:ascii="David" w:hAnsi="David" w:cs="David"/>
          <w:i/>
          <w:sz w:val="24"/>
          <w:szCs w:val="24"/>
          <w:rtl/>
        </w:rPr>
        <w:t xml:space="preserve">, </w:t>
      </w:r>
      <w:r w:rsidRPr="00075B64">
        <w:rPr>
          <w:rFonts w:ascii="David" w:hAnsi="David" w:cs="David" w:hint="eastAsia"/>
          <w:i/>
          <w:sz w:val="24"/>
          <w:szCs w:val="24"/>
          <w:rtl/>
        </w:rPr>
        <w:t>כלים</w:t>
      </w:r>
      <w:r w:rsidRPr="00075B64">
        <w:rPr>
          <w:rFonts w:ascii="David" w:hAnsi="David" w:cs="David"/>
          <w:i/>
          <w:sz w:val="24"/>
          <w:szCs w:val="24"/>
          <w:rtl/>
        </w:rPr>
        <w:t xml:space="preserve"> </w:t>
      </w:r>
      <w:r w:rsidRPr="00075B64">
        <w:rPr>
          <w:rFonts w:ascii="David" w:hAnsi="David" w:cs="David" w:hint="eastAsia"/>
          <w:i/>
          <w:sz w:val="24"/>
          <w:szCs w:val="24"/>
          <w:rtl/>
        </w:rPr>
        <w:t>סניטריים</w:t>
      </w:r>
      <w:r w:rsidRPr="00075B64">
        <w:rPr>
          <w:rFonts w:ascii="David" w:hAnsi="David" w:cs="David"/>
          <w:i/>
          <w:sz w:val="24"/>
          <w:szCs w:val="24"/>
          <w:rtl/>
        </w:rPr>
        <w:t xml:space="preserve">, </w:t>
      </w:r>
      <w:r w:rsidRPr="00075B64">
        <w:rPr>
          <w:rFonts w:ascii="David" w:hAnsi="David" w:cs="David" w:hint="eastAsia"/>
          <w:i/>
          <w:sz w:val="24"/>
          <w:szCs w:val="24"/>
          <w:rtl/>
        </w:rPr>
        <w:t>ברזים</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אמבטיה</w:t>
      </w:r>
    </w:p>
    <w:p w14:paraId="27E2AC8D"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והתקנת</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מטבח</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אמבטיה</w:t>
      </w:r>
      <w:r w:rsidRPr="00075B64">
        <w:rPr>
          <w:rFonts w:ascii="David" w:hAnsi="David" w:cs="David"/>
          <w:i/>
          <w:sz w:val="24"/>
          <w:szCs w:val="24"/>
          <w:rtl/>
        </w:rPr>
        <w:t xml:space="preserve"> </w:t>
      </w:r>
    </w:p>
    <w:p w14:paraId="3E025D23"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והרכבת</w:t>
      </w:r>
      <w:r w:rsidRPr="00075B64">
        <w:rPr>
          <w:rFonts w:ascii="David" w:hAnsi="David" w:cs="David"/>
          <w:i/>
          <w:sz w:val="24"/>
          <w:szCs w:val="24"/>
          <w:rtl/>
        </w:rPr>
        <w:t xml:space="preserve"> </w:t>
      </w:r>
      <w:r w:rsidRPr="00075B64">
        <w:rPr>
          <w:rFonts w:ascii="David" w:hAnsi="David" w:cs="David" w:hint="eastAsia"/>
          <w:i/>
          <w:sz w:val="24"/>
          <w:szCs w:val="24"/>
          <w:rtl/>
        </w:rPr>
        <w:t>דלתות</w:t>
      </w:r>
      <w:r w:rsidRPr="00075B64">
        <w:rPr>
          <w:rFonts w:ascii="David" w:hAnsi="David" w:cs="David"/>
          <w:i/>
          <w:sz w:val="24"/>
          <w:szCs w:val="24"/>
          <w:rtl/>
        </w:rPr>
        <w:t xml:space="preserve"> </w:t>
      </w:r>
      <w:r w:rsidRPr="00075B64">
        <w:rPr>
          <w:rFonts w:ascii="David" w:hAnsi="David" w:cs="David" w:hint="eastAsia"/>
          <w:i/>
          <w:sz w:val="24"/>
          <w:szCs w:val="24"/>
          <w:rtl/>
        </w:rPr>
        <w:t>פנים</w:t>
      </w:r>
    </w:p>
    <w:p w14:paraId="7BBBDF3A"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תנאים מיוחדים לאספקת והתקנת חיפויי פרקט</w:t>
      </w:r>
    </w:p>
    <w:p w14:paraId="716FBA4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sz w:val="24"/>
          <w:szCs w:val="24"/>
          <w:rtl/>
        </w:rPr>
        <w:t>פרוגרמה</w:t>
      </w:r>
      <w:r w:rsidRPr="00075B64">
        <w:rPr>
          <w:rFonts w:ascii="David" w:hAnsi="David" w:cs="David"/>
          <w:sz w:val="24"/>
          <w:szCs w:val="24"/>
          <w:rtl/>
        </w:rPr>
        <w:t xml:space="preserve"> </w:t>
      </w:r>
      <w:r w:rsidRPr="00075B64">
        <w:rPr>
          <w:rFonts w:ascii="David" w:hAnsi="David" w:cs="David" w:hint="eastAsia"/>
          <w:sz w:val="24"/>
          <w:szCs w:val="24"/>
          <w:rtl/>
        </w:rPr>
        <w:t>לבדיקות</w:t>
      </w:r>
      <w:r w:rsidRPr="00075B64">
        <w:rPr>
          <w:rFonts w:ascii="David" w:hAnsi="David" w:cs="David"/>
          <w:sz w:val="24"/>
          <w:szCs w:val="24"/>
          <w:rtl/>
        </w:rPr>
        <w:t xml:space="preserve"> </w:t>
      </w:r>
      <w:r w:rsidRPr="00075B64">
        <w:rPr>
          <w:rFonts w:ascii="David" w:hAnsi="David" w:cs="David" w:hint="eastAsia"/>
          <w:sz w:val="24"/>
          <w:szCs w:val="24"/>
          <w:rtl/>
        </w:rPr>
        <w:t>מעבדה</w:t>
      </w:r>
    </w:p>
    <w:p w14:paraId="6649A8D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פרטי</w:t>
      </w:r>
      <w:r w:rsidRPr="00075B64">
        <w:rPr>
          <w:rFonts w:ascii="David" w:hAnsi="David" w:cs="David"/>
          <w:i/>
          <w:sz w:val="24"/>
          <w:szCs w:val="24"/>
          <w:rtl/>
        </w:rPr>
        <w:t xml:space="preserve"> </w:t>
      </w:r>
      <w:r w:rsidRPr="00075B64">
        <w:rPr>
          <w:rFonts w:ascii="David" w:hAnsi="David" w:cs="David" w:hint="eastAsia"/>
          <w:i/>
          <w:sz w:val="24"/>
          <w:szCs w:val="24"/>
          <w:rtl/>
        </w:rPr>
        <w:t>אקוסטיקה</w:t>
      </w:r>
      <w:r w:rsidRPr="00075B64">
        <w:rPr>
          <w:rFonts w:ascii="David" w:hAnsi="David" w:cs="David"/>
          <w:i/>
          <w:sz w:val="24"/>
          <w:szCs w:val="24"/>
          <w:rtl/>
        </w:rPr>
        <w:t xml:space="preserve"> </w:t>
      </w:r>
    </w:p>
    <w:p w14:paraId="32DEBD09" w14:textId="77777777" w:rsidR="00EF4F1C" w:rsidRPr="00075B64" w:rsidRDefault="00EF4F1C" w:rsidP="00A11D74">
      <w:pPr>
        <w:numPr>
          <w:ilvl w:val="2"/>
          <w:numId w:val="2"/>
        </w:numPr>
        <w:spacing w:after="0" w:afterAutospacing="0" w:line="240" w:lineRule="auto"/>
        <w:rPr>
          <w:rFonts w:ascii="David" w:hAnsi="David" w:cs="David"/>
          <w:i/>
          <w:sz w:val="24"/>
          <w:szCs w:val="24"/>
          <w:rtl/>
        </w:rPr>
      </w:pP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איטום</w:t>
      </w:r>
    </w:p>
    <w:p w14:paraId="2606CAF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התחייבויות</w:t>
      </w:r>
      <w:r w:rsidRPr="00075B64">
        <w:rPr>
          <w:rFonts w:ascii="David" w:hAnsi="David" w:cs="David"/>
          <w:i/>
          <w:sz w:val="24"/>
          <w:szCs w:val="24"/>
          <w:rtl/>
        </w:rPr>
        <w:t xml:space="preserve"> </w:t>
      </w:r>
      <w:r w:rsidRPr="00075B64">
        <w:rPr>
          <w:rFonts w:ascii="David" w:hAnsi="David" w:cs="David" w:hint="eastAsia"/>
          <w:i/>
          <w:sz w:val="24"/>
          <w:szCs w:val="24"/>
          <w:rtl/>
        </w:rPr>
        <w:t>יזם</w:t>
      </w:r>
      <w:r w:rsidRPr="00075B64">
        <w:rPr>
          <w:rFonts w:ascii="David" w:hAnsi="David" w:cs="David"/>
          <w:i/>
          <w:sz w:val="24"/>
          <w:szCs w:val="24"/>
          <w:rtl/>
        </w:rPr>
        <w:t xml:space="preserve"> </w:t>
      </w:r>
      <w:r w:rsidRPr="00075B64">
        <w:rPr>
          <w:rFonts w:ascii="David" w:hAnsi="David" w:cs="David" w:hint="eastAsia"/>
          <w:i/>
          <w:sz w:val="24"/>
          <w:szCs w:val="24"/>
          <w:rtl/>
        </w:rPr>
        <w:t>לרשויות</w:t>
      </w:r>
      <w:r w:rsidRPr="00075B64">
        <w:rPr>
          <w:rFonts w:ascii="David" w:hAnsi="David" w:cs="David"/>
          <w:i/>
          <w:sz w:val="24"/>
          <w:szCs w:val="24"/>
          <w:rtl/>
        </w:rPr>
        <w:t xml:space="preserve"> </w:t>
      </w:r>
      <w:r w:rsidRPr="00075B64">
        <w:rPr>
          <w:rFonts w:ascii="David" w:hAnsi="David" w:cs="David" w:hint="eastAsia"/>
          <w:i/>
          <w:sz w:val="24"/>
          <w:szCs w:val="24"/>
          <w:rtl/>
        </w:rPr>
        <w:t>שבאחריות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לבצען</w:t>
      </w:r>
      <w:r w:rsidRPr="00075B64">
        <w:rPr>
          <w:rFonts w:ascii="David" w:hAnsi="David" w:cs="David"/>
          <w:i/>
          <w:sz w:val="24"/>
          <w:szCs w:val="24"/>
          <w:rtl/>
        </w:rPr>
        <w:t xml:space="preserve"> + </w:t>
      </w: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להיתר</w:t>
      </w:r>
    </w:p>
    <w:p w14:paraId="6DA4AD7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גמרים</w:t>
      </w:r>
      <w:r w:rsidRPr="00075B64">
        <w:rPr>
          <w:rFonts w:ascii="David" w:hAnsi="David" w:cs="David"/>
          <w:i/>
          <w:sz w:val="24"/>
          <w:szCs w:val="24"/>
          <w:rtl/>
        </w:rPr>
        <w:t xml:space="preserve"> </w:t>
      </w:r>
      <w:r w:rsidRPr="00075B64">
        <w:rPr>
          <w:rFonts w:ascii="David" w:hAnsi="David" w:cs="David" w:hint="eastAsia"/>
          <w:i/>
          <w:sz w:val="24"/>
          <w:szCs w:val="24"/>
          <w:rtl/>
        </w:rPr>
        <w:t>ואדר</w:t>
      </w:r>
      <w:r w:rsidRPr="00075B64">
        <w:rPr>
          <w:rFonts w:ascii="David" w:hAnsi="David" w:cs="David"/>
          <w:i/>
          <w:sz w:val="24"/>
          <w:szCs w:val="24"/>
          <w:rtl/>
        </w:rPr>
        <w:t xml:space="preserve">' </w:t>
      </w:r>
      <w:r w:rsidRPr="00075B64">
        <w:rPr>
          <w:rFonts w:ascii="David" w:hAnsi="David" w:cs="David" w:hint="eastAsia"/>
          <w:i/>
          <w:sz w:val="24"/>
          <w:szCs w:val="24"/>
          <w:rtl/>
        </w:rPr>
        <w:t>פנים</w:t>
      </w:r>
      <w:r w:rsidRPr="00075B64">
        <w:rPr>
          <w:rFonts w:ascii="David" w:hAnsi="David" w:cs="David"/>
          <w:i/>
          <w:sz w:val="24"/>
          <w:szCs w:val="24"/>
          <w:rtl/>
        </w:rPr>
        <w:t xml:space="preserve"> ( </w:t>
      </w:r>
      <w:r w:rsidRPr="00075B64">
        <w:rPr>
          <w:rFonts w:ascii="David" w:hAnsi="David" w:cs="David" w:hint="eastAsia"/>
          <w:i/>
          <w:sz w:val="24"/>
          <w:szCs w:val="24"/>
          <w:rtl/>
        </w:rPr>
        <w:t>שולב</w:t>
      </w:r>
      <w:r w:rsidRPr="00075B64">
        <w:rPr>
          <w:rFonts w:ascii="David" w:hAnsi="David" w:cs="David"/>
          <w:i/>
          <w:sz w:val="24"/>
          <w:szCs w:val="24"/>
          <w:rtl/>
        </w:rPr>
        <w:t xml:space="preserve"> </w:t>
      </w:r>
      <w:r w:rsidRPr="00075B64">
        <w:rPr>
          <w:rFonts w:ascii="David" w:hAnsi="David" w:cs="David" w:hint="eastAsia"/>
          <w:i/>
          <w:sz w:val="24"/>
          <w:szCs w:val="24"/>
          <w:rtl/>
        </w:rPr>
        <w:t>במפרט</w:t>
      </w:r>
      <w:r w:rsidRPr="00075B64">
        <w:rPr>
          <w:rFonts w:ascii="David" w:hAnsi="David" w:cs="David"/>
          <w:i/>
          <w:sz w:val="24"/>
          <w:szCs w:val="24"/>
          <w:rtl/>
        </w:rPr>
        <w:t xml:space="preserve"> 3.1.2 )  </w:t>
      </w:r>
    </w:p>
    <w:p w14:paraId="619F51E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עב</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תמרור</w:t>
      </w:r>
      <w:r w:rsidRPr="00075B64">
        <w:rPr>
          <w:rFonts w:ascii="David" w:hAnsi="David" w:cs="David"/>
          <w:i/>
          <w:sz w:val="24"/>
          <w:szCs w:val="24"/>
          <w:rtl/>
        </w:rPr>
        <w:t xml:space="preserve"> </w:t>
      </w:r>
      <w:r w:rsidRPr="00075B64">
        <w:rPr>
          <w:rFonts w:ascii="David" w:hAnsi="David" w:cs="David" w:hint="eastAsia"/>
          <w:i/>
          <w:sz w:val="24"/>
          <w:szCs w:val="24"/>
          <w:rtl/>
        </w:rPr>
        <w:t>חניונים</w:t>
      </w:r>
    </w:p>
    <w:p w14:paraId="3815A9B7"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דרישות</w:t>
      </w:r>
      <w:r w:rsidRPr="00075B64">
        <w:rPr>
          <w:rFonts w:ascii="David" w:hAnsi="David" w:cs="David"/>
          <w:i/>
          <w:sz w:val="24"/>
          <w:szCs w:val="24"/>
          <w:rtl/>
        </w:rPr>
        <w:t xml:space="preserve"> </w:t>
      </w:r>
      <w:r w:rsidRPr="00075B64">
        <w:rPr>
          <w:rFonts w:ascii="David" w:hAnsi="David" w:cs="David" w:hint="eastAsia"/>
          <w:i/>
          <w:sz w:val="24"/>
          <w:szCs w:val="24"/>
          <w:rtl/>
        </w:rPr>
        <w:t>רישוי</w:t>
      </w:r>
      <w:r w:rsidRPr="00075B64">
        <w:rPr>
          <w:rFonts w:ascii="David" w:hAnsi="David" w:cs="David"/>
          <w:i/>
          <w:sz w:val="24"/>
          <w:szCs w:val="24"/>
          <w:rtl/>
        </w:rPr>
        <w:t xml:space="preserve"> </w:t>
      </w:r>
      <w:r w:rsidRPr="00075B64">
        <w:rPr>
          <w:rFonts w:ascii="David" w:hAnsi="David" w:cs="David" w:hint="eastAsia"/>
          <w:i/>
          <w:sz w:val="24"/>
          <w:szCs w:val="24"/>
          <w:rtl/>
        </w:rPr>
        <w:t>ירוק</w:t>
      </w:r>
    </w:p>
    <w:p w14:paraId="321C9E0F" w14:textId="77777777" w:rsidR="00EF4F1C" w:rsidRPr="00075B64" w:rsidRDefault="00EF4F1C" w:rsidP="00075B64">
      <w:pPr>
        <w:numPr>
          <w:ilvl w:val="2"/>
          <w:numId w:val="2"/>
        </w:numPr>
        <w:tabs>
          <w:tab w:val="clear" w:pos="1497"/>
          <w:tab w:val="num" w:pos="2216"/>
        </w:tabs>
        <w:spacing w:after="0" w:afterAutospacing="0" w:line="240" w:lineRule="auto"/>
        <w:ind w:left="2216" w:hanging="1223"/>
        <w:rPr>
          <w:rFonts w:ascii="David" w:hAnsi="David" w:cs="David"/>
          <w:i/>
          <w:sz w:val="24"/>
          <w:szCs w:val="24"/>
        </w:rPr>
      </w:pPr>
      <w:r w:rsidRPr="00075B64">
        <w:rPr>
          <w:rFonts w:ascii="David" w:hAnsi="David" w:cs="David"/>
          <w:i/>
          <w:sz w:val="24"/>
          <w:szCs w:val="24"/>
          <w:rtl/>
        </w:rPr>
        <w:t xml:space="preserve">מפרט ותכנון עקרוני של שוט אשפה וטיפול בו – יוכן ע"י הקבלן </w:t>
      </w:r>
      <w:r w:rsidRPr="00075B64">
        <w:rPr>
          <w:rFonts w:ascii="David" w:hAnsi="David" w:cs="David" w:hint="cs"/>
          <w:i/>
          <w:sz w:val="24"/>
          <w:szCs w:val="24"/>
          <w:rtl/>
        </w:rPr>
        <w:t>ויאושר ע"י המזמין</w:t>
      </w:r>
    </w:p>
    <w:p w14:paraId="0EE8715B"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מכר</w:t>
      </w:r>
    </w:p>
    <w:p w14:paraId="0651639D"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הסכם נטילת ייצוג</w:t>
      </w:r>
    </w:p>
    <w:p w14:paraId="7B67304F"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מפרט לגידור אתר הפרויקט</w:t>
      </w:r>
    </w:p>
    <w:p w14:paraId="40B5425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מפרט שלט יועצים</w:t>
      </w:r>
    </w:p>
    <w:p w14:paraId="04BE85A2"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sz w:val="24"/>
          <w:szCs w:val="24"/>
          <w:rtl/>
        </w:rPr>
        <w:t>מפרט</w:t>
      </w:r>
      <w:r w:rsidRPr="00075B64">
        <w:rPr>
          <w:rFonts w:ascii="David" w:hAnsi="David" w:cs="David"/>
          <w:sz w:val="24"/>
          <w:szCs w:val="24"/>
          <w:rtl/>
        </w:rPr>
        <w:t xml:space="preserve"> לביצוע מעבר</w:t>
      </w:r>
      <w:r w:rsidRPr="00075B64">
        <w:rPr>
          <w:rFonts w:ascii="David" w:hAnsi="David" w:cs="David"/>
          <w:sz w:val="24"/>
          <w:szCs w:val="24"/>
        </w:rPr>
        <w:t xml:space="preserve"> </w:t>
      </w:r>
      <w:r w:rsidRPr="00075B64">
        <w:rPr>
          <w:rFonts w:ascii="David" w:hAnsi="David" w:cs="David"/>
          <w:sz w:val="24"/>
          <w:szCs w:val="24"/>
          <w:rtl/>
        </w:rPr>
        <w:t>בטוח</w:t>
      </w:r>
      <w:r w:rsidRPr="00075B64">
        <w:rPr>
          <w:rFonts w:ascii="David" w:hAnsi="David" w:cs="David"/>
          <w:sz w:val="24"/>
          <w:szCs w:val="24"/>
        </w:rPr>
        <w:t xml:space="preserve"> </w:t>
      </w:r>
      <w:r w:rsidRPr="00075B64">
        <w:rPr>
          <w:rFonts w:ascii="David" w:hAnsi="David" w:cs="David"/>
          <w:sz w:val="24"/>
          <w:szCs w:val="24"/>
          <w:rtl/>
        </w:rPr>
        <w:t>להולכי</w:t>
      </w:r>
      <w:r w:rsidRPr="00075B64">
        <w:rPr>
          <w:rFonts w:ascii="David" w:hAnsi="David" w:cs="David"/>
          <w:sz w:val="24"/>
          <w:szCs w:val="24"/>
        </w:rPr>
        <w:t xml:space="preserve"> </w:t>
      </w:r>
      <w:r w:rsidRPr="00075B64">
        <w:rPr>
          <w:rFonts w:ascii="David" w:hAnsi="David" w:cs="David"/>
          <w:sz w:val="24"/>
          <w:szCs w:val="24"/>
          <w:rtl/>
        </w:rPr>
        <w:t>רגל</w:t>
      </w:r>
      <w:r w:rsidRPr="00075B64">
        <w:rPr>
          <w:rFonts w:ascii="David" w:hAnsi="David" w:cs="David"/>
          <w:sz w:val="24"/>
          <w:szCs w:val="24"/>
        </w:rPr>
        <w:t xml:space="preserve"> / </w:t>
      </w:r>
      <w:r w:rsidRPr="00075B64">
        <w:rPr>
          <w:rFonts w:ascii="David" w:hAnsi="David" w:cs="David"/>
          <w:sz w:val="24"/>
          <w:szCs w:val="24"/>
          <w:rtl/>
        </w:rPr>
        <w:t xml:space="preserve">מבקרים/דיירים </w:t>
      </w:r>
      <w:r w:rsidRPr="00075B64">
        <w:rPr>
          <w:rFonts w:ascii="David" w:hAnsi="David" w:cs="David" w:hint="eastAsia"/>
          <w:sz w:val="24"/>
          <w:szCs w:val="24"/>
          <w:rtl/>
        </w:rPr>
        <w:t>באתרי</w:t>
      </w:r>
      <w:r w:rsidRPr="00075B64">
        <w:rPr>
          <w:rFonts w:ascii="David" w:hAnsi="David" w:cs="David"/>
          <w:sz w:val="24"/>
          <w:szCs w:val="24"/>
          <w:rtl/>
        </w:rPr>
        <w:t xml:space="preserve"> </w:t>
      </w:r>
      <w:r w:rsidRPr="00075B64">
        <w:rPr>
          <w:rFonts w:ascii="David" w:hAnsi="David" w:cs="David" w:hint="eastAsia"/>
          <w:sz w:val="24"/>
          <w:szCs w:val="24"/>
          <w:rtl/>
        </w:rPr>
        <w:t>החברה</w:t>
      </w:r>
    </w:p>
    <w:p w14:paraId="1C1947A9" w14:textId="77777777" w:rsidR="00EF4F1C" w:rsidRPr="00EF4F1C" w:rsidRDefault="00EF4F1C" w:rsidP="00A11D74">
      <w:pPr>
        <w:spacing w:after="0" w:afterAutospacing="0" w:line="240" w:lineRule="auto"/>
        <w:rPr>
          <w:rFonts w:ascii="David" w:hAnsi="David" w:cs="David"/>
          <w:b/>
          <w:bCs/>
          <w:i/>
          <w:sz w:val="24"/>
          <w:szCs w:val="24"/>
          <w:rtl/>
        </w:rPr>
      </w:pPr>
    </w:p>
    <w:p w14:paraId="10DECD87" w14:textId="77777777" w:rsidR="00EF4F1C" w:rsidRPr="00075B64" w:rsidRDefault="00EF4F1C" w:rsidP="00A11D74">
      <w:pPr>
        <w:numPr>
          <w:ilvl w:val="0"/>
          <w:numId w:val="4"/>
        </w:numPr>
        <w:spacing w:after="0" w:afterAutospacing="0" w:line="240" w:lineRule="auto"/>
        <w:rPr>
          <w:rFonts w:ascii="David" w:hAnsi="David" w:cs="David"/>
          <w:sz w:val="24"/>
          <w:szCs w:val="24"/>
          <w:u w:val="single"/>
          <w:rtl/>
        </w:rPr>
      </w:pPr>
      <w:r w:rsidRPr="00EF4F1C">
        <w:rPr>
          <w:rFonts w:ascii="David" w:hAnsi="David" w:cs="David" w:hint="eastAsia"/>
          <w:b/>
          <w:bCs/>
          <w:sz w:val="24"/>
          <w:szCs w:val="24"/>
          <w:u w:val="single"/>
          <w:rtl/>
        </w:rPr>
        <w:t>פיקוח</w:t>
      </w:r>
    </w:p>
    <w:p w14:paraId="4E7F712F"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רשאי</w:t>
      </w:r>
      <w:r w:rsidRPr="00075B64">
        <w:rPr>
          <w:rFonts w:ascii="David" w:hAnsi="David" w:cs="David"/>
          <w:i/>
          <w:sz w:val="24"/>
          <w:szCs w:val="24"/>
          <w:rtl/>
        </w:rPr>
        <w:t xml:space="preserve"> </w:t>
      </w:r>
      <w:r w:rsidRPr="00075B64">
        <w:rPr>
          <w:rFonts w:ascii="David" w:hAnsi="David" w:cs="David" w:hint="eastAsia"/>
          <w:i/>
          <w:sz w:val="24"/>
          <w:szCs w:val="24"/>
          <w:rtl/>
        </w:rPr>
        <w:t>למנות</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יותר</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ימלא</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התפקידים</w:t>
      </w:r>
      <w:r w:rsidRPr="00075B64">
        <w:rPr>
          <w:rFonts w:ascii="David" w:hAnsi="David" w:cs="David"/>
          <w:i/>
          <w:sz w:val="24"/>
          <w:szCs w:val="24"/>
          <w:rtl/>
        </w:rPr>
        <w:t xml:space="preserve"> </w:t>
      </w:r>
      <w:r w:rsidRPr="00075B64">
        <w:rPr>
          <w:rFonts w:ascii="David" w:hAnsi="David" w:cs="David" w:hint="eastAsia"/>
          <w:i/>
          <w:sz w:val="24"/>
          <w:szCs w:val="24"/>
          <w:rtl/>
        </w:rPr>
        <w:t>המוטלים</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cs"/>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מתחייב</w:t>
      </w:r>
      <w:r w:rsidRPr="00075B64">
        <w:rPr>
          <w:rFonts w:ascii="David" w:hAnsi="David" w:cs="David"/>
          <w:i/>
          <w:sz w:val="24"/>
          <w:szCs w:val="24"/>
          <w:rtl/>
        </w:rPr>
        <w:t xml:space="preserve"> </w:t>
      </w:r>
      <w:r w:rsidRPr="00075B64">
        <w:rPr>
          <w:rFonts w:ascii="David" w:hAnsi="David" w:cs="David" w:hint="eastAsia"/>
          <w:i/>
          <w:sz w:val="24"/>
          <w:szCs w:val="24"/>
          <w:rtl/>
        </w:rPr>
        <w:t>למלא</w:t>
      </w:r>
      <w:r w:rsidRPr="00075B64">
        <w:rPr>
          <w:rFonts w:ascii="David" w:hAnsi="David" w:cs="David"/>
          <w:i/>
          <w:sz w:val="24"/>
          <w:szCs w:val="24"/>
          <w:rtl/>
        </w:rPr>
        <w:t xml:space="preserve"> </w:t>
      </w:r>
      <w:r w:rsidRPr="00075B64">
        <w:rPr>
          <w:rFonts w:ascii="David" w:hAnsi="David" w:cs="David" w:hint="eastAsia"/>
          <w:i/>
          <w:sz w:val="24"/>
          <w:szCs w:val="24"/>
          <w:rtl/>
        </w:rPr>
        <w:t>אחר</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ולציית</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הזכות</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להחליף</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שיודיע</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כך</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w:t>
      </w:r>
    </w:p>
    <w:p w14:paraId="0A25FA4F"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שימונה</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נתון</w:t>
      </w:r>
      <w:r w:rsidRPr="00075B64">
        <w:rPr>
          <w:rFonts w:ascii="David" w:hAnsi="David" w:cs="David"/>
          <w:i/>
          <w:sz w:val="24"/>
          <w:szCs w:val="24"/>
          <w:rtl/>
        </w:rPr>
        <w:t xml:space="preserve"> </w:t>
      </w:r>
      <w:r w:rsidRPr="00075B64">
        <w:rPr>
          <w:rFonts w:ascii="David" w:hAnsi="David" w:cs="David" w:hint="eastAsia"/>
          <w:i/>
          <w:sz w:val="24"/>
          <w:szCs w:val="24"/>
          <w:rtl/>
        </w:rPr>
        <w:t>לפיקוח</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ההוראות</w:t>
      </w:r>
      <w:r w:rsidRPr="00075B64">
        <w:rPr>
          <w:rFonts w:ascii="David" w:hAnsi="David" w:cs="David"/>
          <w:i/>
          <w:sz w:val="24"/>
          <w:szCs w:val="24"/>
          <w:rtl/>
        </w:rPr>
        <w:t xml:space="preserve"> </w:t>
      </w:r>
      <w:r w:rsidRPr="00075B64">
        <w:rPr>
          <w:rFonts w:ascii="David" w:hAnsi="David" w:cs="David" w:hint="eastAsia"/>
          <w:i/>
          <w:sz w:val="24"/>
          <w:szCs w:val="24"/>
          <w:rtl/>
        </w:rPr>
        <w:t>והתכניות</w:t>
      </w:r>
      <w:r w:rsidRPr="00075B64">
        <w:rPr>
          <w:rFonts w:ascii="David" w:hAnsi="David" w:cs="David"/>
          <w:i/>
          <w:sz w:val="24"/>
          <w:szCs w:val="24"/>
          <w:rtl/>
        </w:rPr>
        <w:t xml:space="preserve"> </w:t>
      </w:r>
      <w:r w:rsidRPr="00075B64">
        <w:rPr>
          <w:rFonts w:ascii="David" w:hAnsi="David" w:cs="David" w:hint="eastAsia"/>
          <w:i/>
          <w:sz w:val="24"/>
          <w:szCs w:val="24"/>
          <w:rtl/>
        </w:rPr>
        <w:t>בקשר</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יקבל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רק</w:t>
      </w:r>
      <w:r w:rsidRPr="00075B64">
        <w:rPr>
          <w:rFonts w:ascii="David" w:hAnsi="David" w:cs="David"/>
          <w:i/>
          <w:sz w:val="24"/>
          <w:szCs w:val="24"/>
          <w:rtl/>
        </w:rPr>
        <w:t xml:space="preserve"> </w:t>
      </w:r>
      <w:r w:rsidRPr="00075B64">
        <w:rPr>
          <w:rFonts w:ascii="David" w:hAnsi="David" w:cs="David" w:hint="eastAsia"/>
          <w:i/>
          <w:sz w:val="24"/>
          <w:szCs w:val="24"/>
          <w:rtl/>
        </w:rPr>
        <w:t>באמצעות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ואליו</w:t>
      </w:r>
      <w:r w:rsidRPr="00075B64">
        <w:rPr>
          <w:rFonts w:ascii="David" w:hAnsi="David" w:cs="David"/>
          <w:i/>
          <w:sz w:val="24"/>
          <w:szCs w:val="24"/>
          <w:rtl/>
        </w:rPr>
        <w:t xml:space="preserve"> </w:t>
      </w:r>
      <w:r w:rsidRPr="00075B64">
        <w:rPr>
          <w:rFonts w:ascii="David" w:hAnsi="David" w:cs="David" w:hint="eastAsia"/>
          <w:i/>
          <w:sz w:val="24"/>
          <w:szCs w:val="24"/>
          <w:rtl/>
        </w:rPr>
        <w:t>יעביר</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פניותיו</w:t>
      </w:r>
    </w:p>
    <w:p w14:paraId="6E00613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מכלליות</w:t>
      </w:r>
      <w:r w:rsidRPr="00075B64">
        <w:rPr>
          <w:rFonts w:ascii="David" w:hAnsi="David" w:cs="David"/>
          <w:i/>
          <w:sz w:val="24"/>
          <w:szCs w:val="24"/>
          <w:rtl/>
        </w:rPr>
        <w:t xml:space="preserve"> </w:t>
      </w:r>
      <w:r w:rsidRPr="00075B64">
        <w:rPr>
          <w:rFonts w:ascii="David" w:hAnsi="David" w:cs="David" w:hint="eastAsia"/>
          <w:i/>
          <w:sz w:val="24"/>
          <w:szCs w:val="24"/>
          <w:rtl/>
        </w:rPr>
        <w:t>סמכויות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רשאי</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w:t>
      </w:r>
    </w:p>
    <w:p w14:paraId="1F9D935B"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ולפקח</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טיב</w:t>
      </w:r>
      <w:r w:rsidRPr="00075B64">
        <w:rPr>
          <w:rFonts w:ascii="David" w:hAnsi="David" w:cs="David"/>
          <w:i/>
          <w:sz w:val="24"/>
          <w:szCs w:val="24"/>
          <w:rtl/>
        </w:rPr>
        <w:t xml:space="preserve"> </w:t>
      </w:r>
      <w:r w:rsidRPr="00075B64">
        <w:rPr>
          <w:rFonts w:ascii="David" w:hAnsi="David" w:cs="David" w:hint="eastAsia"/>
          <w:i/>
          <w:sz w:val="24"/>
          <w:szCs w:val="24"/>
          <w:rtl/>
        </w:rPr>
        <w:t>החומרים</w:t>
      </w:r>
      <w:r w:rsidRPr="00075B64">
        <w:rPr>
          <w:rFonts w:ascii="David" w:hAnsi="David" w:cs="David"/>
          <w:i/>
          <w:sz w:val="24"/>
          <w:szCs w:val="24"/>
          <w:rtl/>
        </w:rPr>
        <w:t xml:space="preserve"> </w:t>
      </w:r>
      <w:r w:rsidRPr="00075B64">
        <w:rPr>
          <w:rFonts w:ascii="David" w:hAnsi="David" w:cs="David" w:hint="eastAsia"/>
          <w:i/>
          <w:sz w:val="24"/>
          <w:szCs w:val="24"/>
          <w:rtl/>
        </w:rPr>
        <w:t>שמשתמשים</w:t>
      </w:r>
      <w:r w:rsidRPr="00075B64">
        <w:rPr>
          <w:rFonts w:ascii="David" w:hAnsi="David" w:cs="David"/>
          <w:i/>
          <w:sz w:val="24"/>
          <w:szCs w:val="24"/>
          <w:rtl/>
        </w:rPr>
        <w:t xml:space="preserve"> </w:t>
      </w:r>
      <w:r w:rsidRPr="00075B64">
        <w:rPr>
          <w:rFonts w:ascii="David" w:hAnsi="David" w:cs="David" w:hint="eastAsia"/>
          <w:i/>
          <w:sz w:val="24"/>
          <w:szCs w:val="24"/>
          <w:rtl/>
        </w:rPr>
        <w:t>בהם</w:t>
      </w:r>
      <w:r w:rsidRPr="00075B64">
        <w:rPr>
          <w:rFonts w:ascii="David" w:hAnsi="David" w:cs="David"/>
          <w:i/>
          <w:sz w:val="24"/>
          <w:szCs w:val="24"/>
          <w:rtl/>
        </w:rPr>
        <w:t xml:space="preserve"> </w:t>
      </w:r>
      <w:r w:rsidRPr="00075B64">
        <w:rPr>
          <w:rFonts w:ascii="David" w:hAnsi="David" w:cs="David" w:hint="eastAsia"/>
          <w:i/>
          <w:sz w:val="24"/>
          <w:szCs w:val="24"/>
          <w:rtl/>
        </w:rPr>
        <w:t>וטיב</w:t>
      </w:r>
      <w:r w:rsidRPr="00075B64">
        <w:rPr>
          <w:rFonts w:ascii="David" w:hAnsi="David" w:cs="David"/>
          <w:i/>
          <w:sz w:val="24"/>
          <w:szCs w:val="24"/>
          <w:rtl/>
        </w:rPr>
        <w:t xml:space="preserve"> </w:t>
      </w:r>
      <w:r w:rsidRPr="00075B64">
        <w:rPr>
          <w:rFonts w:ascii="David" w:hAnsi="David" w:cs="David" w:hint="eastAsia"/>
          <w:i/>
          <w:sz w:val="24"/>
          <w:szCs w:val="24"/>
          <w:rtl/>
        </w:rPr>
        <w:t>המלאכה</w:t>
      </w:r>
      <w:r w:rsidRPr="00075B64">
        <w:rPr>
          <w:rFonts w:ascii="David" w:hAnsi="David" w:cs="David"/>
          <w:i/>
          <w:sz w:val="24"/>
          <w:szCs w:val="24"/>
          <w:rtl/>
        </w:rPr>
        <w:t xml:space="preserve"> </w:t>
      </w:r>
      <w:r w:rsidRPr="00075B64">
        <w:rPr>
          <w:rFonts w:ascii="David" w:hAnsi="David" w:cs="David" w:hint="eastAsia"/>
          <w:i/>
          <w:sz w:val="24"/>
          <w:szCs w:val="24"/>
          <w:rtl/>
        </w:rPr>
        <w:t>הנעשית</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w:t>
      </w:r>
    </w:p>
    <w:p w14:paraId="7B2ADBF4"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מקיים</w:t>
      </w:r>
      <w:r w:rsidRPr="00075B64">
        <w:rPr>
          <w:rFonts w:ascii="David" w:hAnsi="David" w:cs="David"/>
          <w:i/>
          <w:sz w:val="24"/>
          <w:szCs w:val="24"/>
          <w:rtl/>
        </w:rPr>
        <w:t xml:space="preserve"> </w:t>
      </w:r>
      <w:r w:rsidRPr="00075B64">
        <w:rPr>
          <w:rFonts w:ascii="David" w:hAnsi="David" w:cs="David" w:hint="eastAsia"/>
          <w:i/>
          <w:sz w:val="24"/>
          <w:szCs w:val="24"/>
          <w:rtl/>
        </w:rPr>
        <w:t>התחייבויותיו</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36450DF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להמציא</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במהלך</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ותכניות</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w:t>
      </w:r>
    </w:p>
    <w:p w14:paraId="1234720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להנחות</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להאט</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להחיש</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קצב</w:t>
      </w:r>
      <w:r w:rsidRPr="00075B64">
        <w:rPr>
          <w:rFonts w:ascii="David" w:hAnsi="David" w:cs="David"/>
          <w:i/>
          <w:sz w:val="24"/>
          <w:szCs w:val="24"/>
          <w:rtl/>
        </w:rPr>
        <w:t xml:space="preserve"> </w:t>
      </w:r>
      <w:r w:rsidRPr="00075B64">
        <w:rPr>
          <w:rFonts w:ascii="David" w:hAnsi="David" w:cs="David" w:hint="eastAsia"/>
          <w:i/>
          <w:sz w:val="24"/>
          <w:szCs w:val="24"/>
          <w:rtl/>
        </w:rPr>
        <w:t>עבודתו</w:t>
      </w:r>
      <w:r w:rsidRPr="00075B64">
        <w:rPr>
          <w:rFonts w:ascii="David" w:hAnsi="David" w:cs="David"/>
          <w:i/>
          <w:sz w:val="24"/>
          <w:szCs w:val="24"/>
          <w:rtl/>
        </w:rPr>
        <w:t xml:space="preserve"> </w:t>
      </w:r>
      <w:r w:rsidRPr="00075B64">
        <w:rPr>
          <w:rFonts w:ascii="David" w:hAnsi="David" w:cs="David" w:hint="eastAsia"/>
          <w:i/>
          <w:sz w:val="24"/>
          <w:szCs w:val="24"/>
          <w:rtl/>
        </w:rPr>
        <w:t>ולשנות</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סדר</w:t>
      </w:r>
      <w:r w:rsidRPr="00075B64">
        <w:rPr>
          <w:rFonts w:ascii="David" w:hAnsi="David" w:cs="David"/>
          <w:i/>
          <w:sz w:val="24"/>
          <w:szCs w:val="24"/>
          <w:rtl/>
        </w:rPr>
        <w:t xml:space="preserve"> </w:t>
      </w:r>
      <w:r w:rsidRPr="00075B64">
        <w:rPr>
          <w:rFonts w:ascii="David" w:hAnsi="David" w:cs="David" w:hint="eastAsia"/>
          <w:i/>
          <w:sz w:val="24"/>
          <w:szCs w:val="24"/>
          <w:rtl/>
        </w:rPr>
        <w:t>הביצוע</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לאישור</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מראש</w:t>
      </w:r>
      <w:r w:rsidRPr="00075B64">
        <w:rPr>
          <w:rFonts w:ascii="David" w:hAnsi="David" w:cs="David"/>
          <w:i/>
          <w:sz w:val="24"/>
          <w:szCs w:val="24"/>
          <w:rtl/>
        </w:rPr>
        <w:t xml:space="preserve"> </w:t>
      </w:r>
      <w:r w:rsidRPr="00075B64">
        <w:rPr>
          <w:rFonts w:ascii="David" w:hAnsi="David" w:cs="David" w:hint="eastAsia"/>
          <w:i/>
          <w:sz w:val="24"/>
          <w:szCs w:val="24"/>
          <w:rtl/>
        </w:rPr>
        <w:t>ובכתב</w:t>
      </w:r>
      <w:r w:rsidRPr="00075B64">
        <w:rPr>
          <w:rFonts w:ascii="David" w:hAnsi="David" w:cs="David"/>
          <w:i/>
          <w:sz w:val="24"/>
          <w:szCs w:val="24"/>
          <w:rtl/>
        </w:rPr>
        <w:t>.</w:t>
      </w:r>
    </w:p>
    <w:p w14:paraId="0108299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חוות</w:t>
      </w:r>
      <w:r w:rsidRPr="00075B64">
        <w:rPr>
          <w:rFonts w:ascii="David" w:hAnsi="David" w:cs="David"/>
          <w:i/>
          <w:sz w:val="24"/>
          <w:szCs w:val="24"/>
          <w:rtl/>
        </w:rPr>
        <w:t xml:space="preserve"> </w:t>
      </w:r>
      <w:r w:rsidRPr="00075B64">
        <w:rPr>
          <w:rFonts w:ascii="David" w:hAnsi="David" w:cs="David" w:hint="eastAsia"/>
          <w:i/>
          <w:sz w:val="24"/>
          <w:szCs w:val="24"/>
          <w:rtl/>
        </w:rPr>
        <w:t>דעתו</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תהיה</w:t>
      </w:r>
      <w:r w:rsidRPr="00075B64">
        <w:rPr>
          <w:rFonts w:ascii="David" w:hAnsi="David" w:cs="David"/>
          <w:i/>
          <w:sz w:val="24"/>
          <w:szCs w:val="24"/>
          <w:rtl/>
        </w:rPr>
        <w:t xml:space="preserve"> </w:t>
      </w:r>
      <w:r w:rsidRPr="00075B64">
        <w:rPr>
          <w:rFonts w:ascii="David" w:hAnsi="David" w:cs="David" w:hint="eastAsia"/>
          <w:i/>
          <w:sz w:val="24"/>
          <w:szCs w:val="24"/>
          <w:rtl/>
        </w:rPr>
        <w:t>מכרעת</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הנוגע</w:t>
      </w:r>
      <w:r w:rsidRPr="00075B64">
        <w:rPr>
          <w:rFonts w:ascii="David" w:hAnsi="David" w:cs="David"/>
          <w:i/>
          <w:sz w:val="24"/>
          <w:szCs w:val="24"/>
          <w:rtl/>
        </w:rPr>
        <w:t xml:space="preserve"> </w:t>
      </w:r>
      <w:r w:rsidRPr="00075B64">
        <w:rPr>
          <w:rFonts w:ascii="David" w:hAnsi="David" w:cs="David" w:hint="eastAsia"/>
          <w:i/>
          <w:sz w:val="24"/>
          <w:szCs w:val="24"/>
          <w:rtl/>
        </w:rPr>
        <w:t>לפירוש</w:t>
      </w:r>
      <w:r w:rsidRPr="00075B64">
        <w:rPr>
          <w:rFonts w:ascii="David" w:hAnsi="David" w:cs="David"/>
          <w:i/>
          <w:sz w:val="24"/>
          <w:szCs w:val="24"/>
          <w:rtl/>
        </w:rPr>
        <w:t xml:space="preserve"> </w:t>
      </w:r>
      <w:r w:rsidRPr="00075B64">
        <w:rPr>
          <w:rFonts w:ascii="David" w:hAnsi="David" w:cs="David" w:hint="eastAsia"/>
          <w:i/>
          <w:sz w:val="24"/>
          <w:szCs w:val="24"/>
          <w:rtl/>
        </w:rPr>
        <w:t>התכניות</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 xml:space="preserve">, </w:t>
      </w:r>
      <w:r w:rsidRPr="00075B64">
        <w:rPr>
          <w:rFonts w:ascii="David" w:hAnsi="David" w:cs="David" w:hint="eastAsia"/>
          <w:i/>
          <w:sz w:val="24"/>
          <w:szCs w:val="24"/>
          <w:rtl/>
        </w:rPr>
        <w:t>מסמכי</w:t>
      </w:r>
      <w:r w:rsidRPr="00075B64">
        <w:rPr>
          <w:rFonts w:ascii="David" w:hAnsi="David" w:cs="David"/>
          <w:i/>
          <w:sz w:val="24"/>
          <w:szCs w:val="24"/>
          <w:rtl/>
        </w:rPr>
        <w:t xml:space="preserve"> </w:t>
      </w:r>
      <w:r w:rsidRPr="00075B64">
        <w:rPr>
          <w:rFonts w:ascii="David" w:hAnsi="David" w:cs="David" w:hint="eastAsia"/>
          <w:i/>
          <w:sz w:val="24"/>
          <w:szCs w:val="24"/>
          <w:rtl/>
        </w:rPr>
        <w:t>הבקשה</w:t>
      </w:r>
      <w:r w:rsidRPr="00075B64">
        <w:rPr>
          <w:rFonts w:ascii="David" w:hAnsi="David" w:cs="David"/>
          <w:i/>
          <w:sz w:val="24"/>
          <w:szCs w:val="24"/>
          <w:rtl/>
        </w:rPr>
        <w:t xml:space="preserve"> </w:t>
      </w:r>
      <w:r w:rsidRPr="00075B64">
        <w:rPr>
          <w:rFonts w:ascii="David" w:hAnsi="David" w:cs="David" w:hint="eastAsia"/>
          <w:i/>
          <w:sz w:val="24"/>
          <w:szCs w:val="24"/>
          <w:rtl/>
        </w:rPr>
        <w:t>להיתר</w:t>
      </w:r>
      <w:r w:rsidRPr="00075B64">
        <w:rPr>
          <w:rFonts w:ascii="David" w:hAnsi="David" w:cs="David"/>
          <w:i/>
          <w:sz w:val="24"/>
          <w:szCs w:val="24"/>
          <w:rtl/>
        </w:rPr>
        <w:t xml:space="preserve">, </w:t>
      </w:r>
      <w:r w:rsidRPr="00075B64">
        <w:rPr>
          <w:rFonts w:ascii="David" w:hAnsi="David" w:cs="David" w:hint="eastAsia"/>
          <w:i/>
          <w:sz w:val="24"/>
          <w:szCs w:val="24"/>
          <w:rtl/>
        </w:rPr>
        <w:t>והעבודות</w:t>
      </w:r>
      <w:r w:rsidRPr="00075B64">
        <w:rPr>
          <w:rFonts w:ascii="David" w:hAnsi="David" w:cs="David"/>
          <w:i/>
          <w:sz w:val="24"/>
          <w:szCs w:val="24"/>
          <w:rtl/>
        </w:rPr>
        <w:t xml:space="preserve">, </w:t>
      </w:r>
      <w:r w:rsidRPr="00075B64">
        <w:rPr>
          <w:rFonts w:ascii="David" w:hAnsi="David" w:cs="David" w:hint="eastAsia"/>
          <w:i/>
          <w:sz w:val="24"/>
          <w:szCs w:val="24"/>
          <w:rtl/>
        </w:rPr>
        <w:t>אופן</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r w:rsidRPr="00075B64">
        <w:rPr>
          <w:rFonts w:ascii="David" w:hAnsi="David" w:cs="David" w:hint="eastAsia"/>
          <w:i/>
          <w:sz w:val="24"/>
          <w:szCs w:val="24"/>
          <w:rtl/>
        </w:rPr>
        <w:t>טיבן</w:t>
      </w:r>
      <w:r w:rsidRPr="00075B64">
        <w:rPr>
          <w:rFonts w:ascii="David" w:hAnsi="David" w:cs="David"/>
          <w:i/>
          <w:sz w:val="24"/>
          <w:szCs w:val="24"/>
          <w:rtl/>
        </w:rPr>
        <w:t xml:space="preserve"> </w:t>
      </w:r>
      <w:r w:rsidRPr="00075B64">
        <w:rPr>
          <w:rFonts w:ascii="David" w:hAnsi="David" w:cs="David" w:hint="eastAsia"/>
          <w:i/>
          <w:sz w:val="24"/>
          <w:szCs w:val="24"/>
          <w:rtl/>
        </w:rPr>
        <w:t>ומועדי</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p>
    <w:p w14:paraId="3130BA5C"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ישתף</w:t>
      </w:r>
      <w:r w:rsidRPr="00075B64">
        <w:rPr>
          <w:rFonts w:ascii="David" w:hAnsi="David" w:cs="David"/>
          <w:i/>
          <w:sz w:val="24"/>
          <w:szCs w:val="24"/>
          <w:rtl/>
        </w:rPr>
        <w:t xml:space="preserve"> </w:t>
      </w:r>
      <w:r w:rsidRPr="00075B64">
        <w:rPr>
          <w:rFonts w:ascii="David" w:hAnsi="David" w:cs="David" w:hint="eastAsia"/>
          <w:i/>
          <w:sz w:val="24"/>
          <w:szCs w:val="24"/>
          <w:rtl/>
        </w:rPr>
        <w:t>פעולה</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יופיע</w:t>
      </w:r>
      <w:r w:rsidRPr="00075B64">
        <w:rPr>
          <w:rFonts w:ascii="David" w:hAnsi="David" w:cs="David"/>
          <w:i/>
          <w:sz w:val="24"/>
          <w:szCs w:val="24"/>
          <w:rtl/>
        </w:rPr>
        <w:t xml:space="preserve"> </w:t>
      </w:r>
      <w:r w:rsidRPr="00075B64">
        <w:rPr>
          <w:rFonts w:ascii="David" w:hAnsi="David" w:cs="David" w:hint="eastAsia"/>
          <w:i/>
          <w:sz w:val="24"/>
          <w:szCs w:val="24"/>
          <w:rtl/>
        </w:rPr>
        <w:t>לפגישות</w:t>
      </w:r>
      <w:r w:rsidRPr="00075B64">
        <w:rPr>
          <w:rFonts w:ascii="David" w:hAnsi="David" w:cs="David"/>
          <w:i/>
          <w:sz w:val="24"/>
          <w:szCs w:val="24"/>
          <w:rtl/>
        </w:rPr>
        <w:t xml:space="preserve"> </w:t>
      </w:r>
      <w:r w:rsidRPr="00075B64">
        <w:rPr>
          <w:rFonts w:ascii="David" w:hAnsi="David" w:cs="David" w:hint="eastAsia"/>
          <w:i/>
          <w:sz w:val="24"/>
          <w:szCs w:val="24"/>
          <w:rtl/>
        </w:rPr>
        <w:t>עמו</w:t>
      </w:r>
      <w:r w:rsidRPr="00075B64">
        <w:rPr>
          <w:rFonts w:ascii="David" w:hAnsi="David" w:cs="David"/>
          <w:i/>
          <w:sz w:val="24"/>
          <w:szCs w:val="24"/>
          <w:rtl/>
        </w:rPr>
        <w:t xml:space="preserve"> </w:t>
      </w:r>
      <w:r w:rsidRPr="00075B64">
        <w:rPr>
          <w:rFonts w:ascii="David" w:hAnsi="David" w:cs="David" w:hint="eastAsia"/>
          <w:i/>
          <w:sz w:val="24"/>
          <w:szCs w:val="24"/>
          <w:rtl/>
        </w:rPr>
        <w:t>במועד</w:t>
      </w:r>
      <w:r w:rsidRPr="00075B64">
        <w:rPr>
          <w:rFonts w:ascii="David" w:hAnsi="David" w:cs="David"/>
          <w:i/>
          <w:sz w:val="24"/>
          <w:szCs w:val="24"/>
          <w:rtl/>
        </w:rPr>
        <w:t xml:space="preserve"> </w:t>
      </w:r>
      <w:r w:rsidRPr="00075B64">
        <w:rPr>
          <w:rFonts w:ascii="David" w:hAnsi="David" w:cs="David" w:hint="eastAsia"/>
          <w:i/>
          <w:sz w:val="24"/>
          <w:szCs w:val="24"/>
          <w:rtl/>
        </w:rPr>
        <w:t>ובמקום</w:t>
      </w:r>
      <w:r w:rsidRPr="00075B64">
        <w:rPr>
          <w:rFonts w:ascii="David" w:hAnsi="David" w:cs="David"/>
          <w:i/>
          <w:sz w:val="24"/>
          <w:szCs w:val="24"/>
          <w:rtl/>
        </w:rPr>
        <w:t xml:space="preserve"> </w:t>
      </w:r>
      <w:r w:rsidRPr="00075B64">
        <w:rPr>
          <w:rFonts w:ascii="David" w:hAnsi="David" w:cs="David" w:hint="eastAsia"/>
          <w:i/>
          <w:sz w:val="24"/>
          <w:szCs w:val="24"/>
          <w:rtl/>
        </w:rPr>
        <w:t>שיקבע</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בלווית</w:t>
      </w:r>
      <w:r w:rsidRPr="00075B64">
        <w:rPr>
          <w:rFonts w:ascii="David" w:hAnsi="David" w:cs="David"/>
          <w:i/>
          <w:sz w:val="24"/>
          <w:szCs w:val="24"/>
          <w:rtl/>
        </w:rPr>
        <w:t xml:space="preserve"> </w:t>
      </w:r>
      <w:r w:rsidRPr="00075B64">
        <w:rPr>
          <w:rFonts w:ascii="David" w:hAnsi="David" w:cs="David" w:hint="eastAsia"/>
          <w:i/>
          <w:sz w:val="24"/>
          <w:szCs w:val="24"/>
          <w:rtl/>
        </w:rPr>
        <w:t>אותם</w:t>
      </w:r>
      <w:r w:rsidRPr="00075B64">
        <w:rPr>
          <w:rFonts w:ascii="David" w:hAnsi="David" w:cs="David"/>
          <w:i/>
          <w:sz w:val="24"/>
          <w:szCs w:val="24"/>
          <w:rtl/>
        </w:rPr>
        <w:t xml:space="preserve"> </w:t>
      </w:r>
      <w:r w:rsidRPr="00075B64">
        <w:rPr>
          <w:rFonts w:ascii="David" w:hAnsi="David" w:cs="David" w:hint="eastAsia"/>
          <w:i/>
          <w:sz w:val="24"/>
          <w:szCs w:val="24"/>
          <w:rtl/>
        </w:rPr>
        <w:t>בעלי</w:t>
      </w:r>
      <w:r w:rsidRPr="00075B64">
        <w:rPr>
          <w:rFonts w:ascii="David" w:hAnsi="David" w:cs="David"/>
          <w:i/>
          <w:sz w:val="24"/>
          <w:szCs w:val="24"/>
          <w:rtl/>
        </w:rPr>
        <w:t xml:space="preserve"> </w:t>
      </w:r>
      <w:r w:rsidRPr="00075B64">
        <w:rPr>
          <w:rFonts w:ascii="David" w:hAnsi="David" w:cs="David" w:hint="eastAsia"/>
          <w:i/>
          <w:sz w:val="24"/>
          <w:szCs w:val="24"/>
          <w:rtl/>
        </w:rPr>
        <w:t>מקצוע</w:t>
      </w:r>
      <w:r w:rsidRPr="00075B64">
        <w:rPr>
          <w:rFonts w:ascii="David" w:hAnsi="David" w:cs="David"/>
          <w:i/>
          <w:sz w:val="24"/>
          <w:szCs w:val="24"/>
          <w:rtl/>
        </w:rPr>
        <w:t xml:space="preserve"> </w:t>
      </w:r>
      <w:r w:rsidRPr="00075B64">
        <w:rPr>
          <w:rFonts w:ascii="David" w:hAnsi="David" w:cs="David" w:hint="eastAsia"/>
          <w:i/>
          <w:sz w:val="24"/>
          <w:szCs w:val="24"/>
          <w:rtl/>
        </w:rPr>
        <w:t>שידרוש</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יעזור</w:t>
      </w:r>
      <w:r w:rsidRPr="00075B64">
        <w:rPr>
          <w:rFonts w:ascii="David" w:hAnsi="David" w:cs="David"/>
          <w:i/>
          <w:sz w:val="24"/>
          <w:szCs w:val="24"/>
          <w:rtl/>
        </w:rPr>
        <w:t xml:space="preserve"> </w:t>
      </w:r>
      <w:r w:rsidRPr="00075B64">
        <w:rPr>
          <w:rFonts w:ascii="David" w:hAnsi="David" w:cs="David" w:hint="eastAsia"/>
          <w:i/>
          <w:sz w:val="24"/>
          <w:szCs w:val="24"/>
          <w:rtl/>
        </w:rPr>
        <w:t>ויאפשר</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לעובדיו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למי</w:t>
      </w:r>
      <w:r w:rsidRPr="00075B64">
        <w:rPr>
          <w:rFonts w:ascii="David" w:hAnsi="David" w:cs="David"/>
          <w:i/>
          <w:sz w:val="24"/>
          <w:szCs w:val="24"/>
          <w:rtl/>
        </w:rPr>
        <w:t xml:space="preserve"> </w:t>
      </w:r>
      <w:r w:rsidRPr="00075B64">
        <w:rPr>
          <w:rFonts w:ascii="David" w:hAnsi="David" w:cs="David" w:hint="eastAsia"/>
          <w:i/>
          <w:sz w:val="24"/>
          <w:szCs w:val="24"/>
          <w:rtl/>
        </w:rPr>
        <w:t>מטעמו</w:t>
      </w:r>
      <w:r w:rsidRPr="00075B64">
        <w:rPr>
          <w:rFonts w:ascii="David" w:hAnsi="David" w:cs="David"/>
          <w:i/>
          <w:sz w:val="24"/>
          <w:szCs w:val="24"/>
          <w:rtl/>
        </w:rPr>
        <w:t xml:space="preserve"> </w:t>
      </w:r>
      <w:r w:rsidRPr="00075B64">
        <w:rPr>
          <w:rFonts w:ascii="David" w:hAnsi="David" w:cs="David" w:hint="eastAsia"/>
          <w:i/>
          <w:sz w:val="24"/>
          <w:szCs w:val="24"/>
          <w:rtl/>
        </w:rPr>
        <w:t>להיכנס</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לאתר</w:t>
      </w:r>
      <w:r w:rsidRPr="00075B64">
        <w:rPr>
          <w:rFonts w:ascii="David" w:hAnsi="David" w:cs="David"/>
          <w:i/>
          <w:sz w:val="24"/>
          <w:szCs w:val="24"/>
          <w:rtl/>
        </w:rPr>
        <w:t xml:space="preserve"> </w:t>
      </w:r>
      <w:r w:rsidRPr="00075B64">
        <w:rPr>
          <w:rFonts w:ascii="David" w:hAnsi="David" w:cs="David" w:hint="eastAsia"/>
          <w:i/>
          <w:sz w:val="24"/>
          <w:szCs w:val="24"/>
          <w:rtl/>
        </w:rPr>
        <w:t>ולכל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אחר</w:t>
      </w:r>
      <w:r w:rsidRPr="00075B64">
        <w:rPr>
          <w:rFonts w:ascii="David" w:hAnsi="David" w:cs="David"/>
          <w:i/>
          <w:sz w:val="24"/>
          <w:szCs w:val="24"/>
          <w:rtl/>
        </w:rPr>
        <w:t xml:space="preserve"> </w:t>
      </w:r>
      <w:r w:rsidRPr="00075B64">
        <w:rPr>
          <w:rFonts w:ascii="David" w:hAnsi="David" w:cs="David" w:hint="eastAsia"/>
          <w:i/>
          <w:sz w:val="24"/>
          <w:szCs w:val="24"/>
          <w:rtl/>
        </w:rPr>
        <w:t>שבו</w:t>
      </w:r>
      <w:r w:rsidRPr="00075B64">
        <w:rPr>
          <w:rFonts w:ascii="David" w:hAnsi="David" w:cs="David"/>
          <w:i/>
          <w:sz w:val="24"/>
          <w:szCs w:val="24"/>
          <w:rtl/>
        </w:rPr>
        <w:t xml:space="preserve"> </w:t>
      </w:r>
      <w:r w:rsidRPr="00075B64">
        <w:rPr>
          <w:rFonts w:ascii="David" w:hAnsi="David" w:cs="David" w:hint="eastAsia"/>
          <w:i/>
          <w:sz w:val="24"/>
          <w:szCs w:val="24"/>
          <w:rtl/>
        </w:rPr>
        <w:t>נעשית</w:t>
      </w:r>
      <w:r w:rsidRPr="00075B64">
        <w:rPr>
          <w:rFonts w:ascii="David" w:hAnsi="David" w:cs="David"/>
          <w:i/>
          <w:sz w:val="24"/>
          <w:szCs w:val="24"/>
          <w:rtl/>
        </w:rPr>
        <w:t xml:space="preserve"> </w:t>
      </w:r>
      <w:r w:rsidRPr="00075B64">
        <w:rPr>
          <w:rFonts w:ascii="David" w:hAnsi="David" w:cs="David" w:hint="eastAsia"/>
          <w:i/>
          <w:sz w:val="24"/>
          <w:szCs w:val="24"/>
          <w:rtl/>
        </w:rPr>
        <w:t>עבודה</w:t>
      </w:r>
      <w:r w:rsidRPr="00075B64">
        <w:rPr>
          <w:rFonts w:ascii="David" w:hAnsi="David" w:cs="David"/>
          <w:i/>
          <w:sz w:val="24"/>
          <w:szCs w:val="24"/>
          <w:rtl/>
        </w:rPr>
        <w:t xml:space="preserve"> </w:t>
      </w:r>
      <w:r w:rsidRPr="00075B64">
        <w:rPr>
          <w:rFonts w:ascii="David" w:hAnsi="David" w:cs="David" w:hint="eastAsia"/>
          <w:i/>
          <w:sz w:val="24"/>
          <w:szCs w:val="24"/>
          <w:rtl/>
        </w:rPr>
        <w:t>כלשהי</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כולל</w:t>
      </w:r>
      <w:r w:rsidRPr="00075B64">
        <w:rPr>
          <w:rFonts w:ascii="David" w:hAnsi="David" w:cs="David"/>
          <w:i/>
          <w:sz w:val="24"/>
          <w:szCs w:val="24"/>
          <w:rtl/>
        </w:rPr>
        <w:t xml:space="preserve"> </w:t>
      </w:r>
      <w:r w:rsidRPr="00075B64">
        <w:rPr>
          <w:rFonts w:ascii="David" w:hAnsi="David" w:cs="David" w:hint="eastAsia"/>
          <w:i/>
          <w:sz w:val="24"/>
          <w:szCs w:val="24"/>
          <w:rtl/>
        </w:rPr>
        <w:t>בתי</w:t>
      </w:r>
      <w:r w:rsidRPr="00075B64">
        <w:rPr>
          <w:rFonts w:ascii="David" w:hAnsi="David" w:cs="David"/>
          <w:i/>
          <w:sz w:val="24"/>
          <w:szCs w:val="24"/>
          <w:rtl/>
        </w:rPr>
        <w:t xml:space="preserve"> </w:t>
      </w:r>
      <w:r w:rsidRPr="00075B64">
        <w:rPr>
          <w:rFonts w:ascii="David" w:hAnsi="David" w:cs="David" w:hint="eastAsia"/>
          <w:i/>
          <w:sz w:val="24"/>
          <w:szCs w:val="24"/>
          <w:rtl/>
        </w:rPr>
        <w:t>המלאכה</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שממנו</w:t>
      </w:r>
      <w:r w:rsidRPr="00075B64">
        <w:rPr>
          <w:rFonts w:ascii="David" w:hAnsi="David" w:cs="David"/>
          <w:i/>
          <w:sz w:val="24"/>
          <w:szCs w:val="24"/>
          <w:rtl/>
        </w:rPr>
        <w:t xml:space="preserve"> </w:t>
      </w:r>
      <w:r w:rsidRPr="00075B64">
        <w:rPr>
          <w:rFonts w:ascii="David" w:hAnsi="David" w:cs="David" w:hint="eastAsia"/>
          <w:i/>
          <w:sz w:val="24"/>
          <w:szCs w:val="24"/>
          <w:rtl/>
        </w:rPr>
        <w:t>מובאים</w:t>
      </w:r>
      <w:r w:rsidRPr="00075B64">
        <w:rPr>
          <w:rFonts w:ascii="David" w:hAnsi="David" w:cs="David"/>
          <w:i/>
          <w:sz w:val="24"/>
          <w:szCs w:val="24"/>
          <w:rtl/>
        </w:rPr>
        <w:t xml:space="preserve"> </w:t>
      </w:r>
      <w:r w:rsidRPr="00075B64">
        <w:rPr>
          <w:rFonts w:ascii="David" w:hAnsi="David" w:cs="David" w:hint="eastAsia"/>
          <w:i/>
          <w:sz w:val="24"/>
          <w:szCs w:val="24"/>
          <w:rtl/>
        </w:rPr>
        <w:t>חומרים</w:t>
      </w:r>
      <w:r w:rsidRPr="00075B64">
        <w:rPr>
          <w:rFonts w:ascii="David" w:hAnsi="David" w:cs="David"/>
          <w:i/>
          <w:sz w:val="24"/>
          <w:szCs w:val="24"/>
          <w:rtl/>
        </w:rPr>
        <w:t xml:space="preserve">, </w:t>
      </w:r>
      <w:r w:rsidRPr="00075B64">
        <w:rPr>
          <w:rFonts w:ascii="David" w:hAnsi="David" w:cs="David" w:hint="eastAsia"/>
          <w:i/>
          <w:sz w:val="24"/>
          <w:szCs w:val="24"/>
          <w:rtl/>
        </w:rPr>
        <w:t>וישתף</w:t>
      </w:r>
      <w:r w:rsidRPr="00075B64">
        <w:rPr>
          <w:rFonts w:ascii="David" w:hAnsi="David" w:cs="David"/>
          <w:i/>
          <w:sz w:val="24"/>
          <w:szCs w:val="24"/>
          <w:rtl/>
        </w:rPr>
        <w:t xml:space="preserve"> </w:t>
      </w:r>
      <w:r w:rsidRPr="00075B64">
        <w:rPr>
          <w:rFonts w:ascii="David" w:hAnsi="David" w:cs="David" w:hint="eastAsia"/>
          <w:i/>
          <w:sz w:val="24"/>
          <w:szCs w:val="24"/>
          <w:rtl/>
        </w:rPr>
        <w:t>פעולה</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דרך</w:t>
      </w:r>
      <w:r w:rsidRPr="00075B64">
        <w:rPr>
          <w:rFonts w:ascii="David" w:hAnsi="David" w:cs="David"/>
          <w:i/>
          <w:sz w:val="24"/>
          <w:szCs w:val="24"/>
          <w:rtl/>
        </w:rPr>
        <w:t xml:space="preserve"> </w:t>
      </w:r>
      <w:r w:rsidRPr="00075B64">
        <w:rPr>
          <w:rFonts w:ascii="David" w:hAnsi="David" w:cs="David" w:hint="eastAsia"/>
          <w:i/>
          <w:sz w:val="24"/>
          <w:szCs w:val="24"/>
          <w:rtl/>
        </w:rPr>
        <w:t>שתראה</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כמועילה</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w:t>
      </w:r>
    </w:p>
    <w:p w14:paraId="356A24D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אין</w:t>
      </w:r>
      <w:r w:rsidRPr="00075B64">
        <w:rPr>
          <w:rFonts w:ascii="David" w:hAnsi="David" w:cs="David"/>
          <w:i/>
          <w:sz w:val="24"/>
          <w:szCs w:val="24"/>
          <w:rtl/>
        </w:rPr>
        <w:t xml:space="preserve"> </w:t>
      </w:r>
      <w:r w:rsidRPr="00075B64">
        <w:rPr>
          <w:rFonts w:ascii="David" w:hAnsi="David" w:cs="David" w:hint="eastAsia"/>
          <w:i/>
          <w:sz w:val="24"/>
          <w:szCs w:val="24"/>
          <w:rtl/>
        </w:rPr>
        <w:t>בסמכויות</w:t>
      </w:r>
      <w:r w:rsidRPr="00075B64">
        <w:rPr>
          <w:rFonts w:ascii="David" w:hAnsi="David" w:cs="David"/>
          <w:i/>
          <w:sz w:val="24"/>
          <w:szCs w:val="24"/>
          <w:rtl/>
        </w:rPr>
        <w:t xml:space="preserve"> </w:t>
      </w:r>
      <w:r w:rsidRPr="00075B64">
        <w:rPr>
          <w:rFonts w:ascii="David" w:hAnsi="David" w:cs="David" w:hint="eastAsia"/>
          <w:i/>
          <w:sz w:val="24"/>
          <w:szCs w:val="24"/>
          <w:rtl/>
        </w:rPr>
        <w:t>המוקנות</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שימוש</w:t>
      </w:r>
      <w:r w:rsidRPr="00075B64">
        <w:rPr>
          <w:rFonts w:ascii="David" w:hAnsi="David" w:cs="David"/>
          <w:i/>
          <w:sz w:val="24"/>
          <w:szCs w:val="24"/>
          <w:rtl/>
        </w:rPr>
        <w:t xml:space="preserve"> </w:t>
      </w:r>
      <w:r w:rsidRPr="00075B64">
        <w:rPr>
          <w:rFonts w:ascii="David" w:hAnsi="David" w:cs="David" w:hint="eastAsia"/>
          <w:i/>
          <w:sz w:val="24"/>
          <w:szCs w:val="24"/>
          <w:rtl/>
        </w:rPr>
        <w:t>שיעשה</w:t>
      </w:r>
      <w:r w:rsidRPr="00075B64">
        <w:rPr>
          <w:rFonts w:ascii="David" w:hAnsi="David" w:cs="David"/>
          <w:i/>
          <w:sz w:val="24"/>
          <w:szCs w:val="24"/>
          <w:rtl/>
        </w:rPr>
        <w:t xml:space="preserve"> </w:t>
      </w:r>
      <w:r w:rsidRPr="00075B64">
        <w:rPr>
          <w:rFonts w:ascii="David" w:hAnsi="David" w:cs="David" w:hint="eastAsia"/>
          <w:i/>
          <w:sz w:val="24"/>
          <w:szCs w:val="24"/>
          <w:rtl/>
        </w:rPr>
        <w:t>בהן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ידו</w:t>
      </w:r>
      <w:r w:rsidRPr="00075B64">
        <w:rPr>
          <w:rFonts w:ascii="David" w:hAnsi="David" w:cs="David"/>
          <w:i/>
          <w:sz w:val="24"/>
          <w:szCs w:val="24"/>
          <w:rtl/>
        </w:rPr>
        <w:t xml:space="preserve"> </w:t>
      </w:r>
      <w:r w:rsidRPr="00075B64">
        <w:rPr>
          <w:rFonts w:ascii="David" w:hAnsi="David" w:cs="David" w:hint="eastAsia"/>
          <w:i/>
          <w:sz w:val="24"/>
          <w:szCs w:val="24"/>
          <w:rtl/>
        </w:rPr>
        <w:t>כדי</w:t>
      </w:r>
      <w:r w:rsidRPr="00075B64">
        <w:rPr>
          <w:rFonts w:ascii="David" w:hAnsi="David" w:cs="David"/>
          <w:i/>
          <w:sz w:val="24"/>
          <w:szCs w:val="24"/>
          <w:rtl/>
        </w:rPr>
        <w:t xml:space="preserve"> </w:t>
      </w:r>
      <w:r w:rsidRPr="00075B64">
        <w:rPr>
          <w:rFonts w:ascii="David" w:hAnsi="David" w:cs="David" w:hint="eastAsia"/>
          <w:i/>
          <w:sz w:val="24"/>
          <w:szCs w:val="24"/>
          <w:rtl/>
        </w:rPr>
        <w:t>לשחרר</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מאחריותו</w:t>
      </w:r>
      <w:r w:rsidRPr="00075B64">
        <w:rPr>
          <w:rFonts w:ascii="David" w:hAnsi="David" w:cs="David"/>
          <w:i/>
          <w:sz w:val="24"/>
          <w:szCs w:val="24"/>
          <w:rtl/>
        </w:rPr>
        <w:t xml:space="preserve"> </w:t>
      </w:r>
      <w:r w:rsidRPr="00075B64">
        <w:rPr>
          <w:rFonts w:ascii="David" w:hAnsi="David" w:cs="David" w:hint="eastAsia"/>
          <w:i/>
          <w:sz w:val="24"/>
          <w:szCs w:val="24"/>
          <w:rtl/>
        </w:rPr>
        <w:t>ומהתחייבויותיו</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לצמצמן</w:t>
      </w:r>
      <w:r w:rsidRPr="00075B64">
        <w:rPr>
          <w:rFonts w:ascii="David" w:hAnsi="David" w:cs="David"/>
          <w:i/>
          <w:sz w:val="24"/>
          <w:szCs w:val="24"/>
          <w:rtl/>
        </w:rPr>
        <w:t>.</w:t>
      </w:r>
    </w:p>
    <w:p w14:paraId="4414A4D6"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מעשה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מחדל</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יחייבו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בתנאים</w:t>
      </w:r>
      <w:r w:rsidRPr="00075B64">
        <w:rPr>
          <w:rFonts w:ascii="David" w:hAnsi="David" w:cs="David"/>
          <w:i/>
          <w:sz w:val="24"/>
          <w:szCs w:val="24"/>
          <w:rtl/>
        </w:rPr>
        <w:t xml:space="preserve"> </w:t>
      </w:r>
      <w:r w:rsidRPr="00075B64">
        <w:rPr>
          <w:rFonts w:ascii="David" w:hAnsi="David" w:cs="David" w:hint="eastAsia"/>
          <w:i/>
          <w:sz w:val="24"/>
          <w:szCs w:val="24"/>
          <w:rtl/>
        </w:rPr>
        <w:t>המוקדמים</w:t>
      </w:r>
      <w:r w:rsidRPr="00075B64">
        <w:rPr>
          <w:rFonts w:ascii="David" w:hAnsi="David" w:cs="David"/>
          <w:i/>
          <w:sz w:val="24"/>
          <w:szCs w:val="24"/>
          <w:rtl/>
        </w:rPr>
        <w:t xml:space="preserve"> </w:t>
      </w:r>
      <w:r w:rsidRPr="00075B64">
        <w:rPr>
          <w:rFonts w:ascii="David" w:hAnsi="David" w:cs="David" w:hint="eastAsia"/>
          <w:i/>
          <w:sz w:val="24"/>
          <w:szCs w:val="24"/>
          <w:rtl/>
        </w:rPr>
        <w:t>שאם</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העלולה</w:t>
      </w:r>
      <w:r w:rsidRPr="00075B64">
        <w:rPr>
          <w:rFonts w:ascii="David" w:hAnsi="David" w:cs="David"/>
          <w:i/>
          <w:sz w:val="24"/>
          <w:szCs w:val="24"/>
          <w:rtl/>
        </w:rPr>
        <w:t xml:space="preserve"> </w:t>
      </w:r>
      <w:r w:rsidRPr="00075B64">
        <w:rPr>
          <w:rFonts w:ascii="David" w:hAnsi="David" w:cs="David" w:hint="eastAsia"/>
          <w:i/>
          <w:sz w:val="24"/>
          <w:szCs w:val="24"/>
          <w:rtl/>
        </w:rPr>
        <w:t>להביא</w:t>
      </w:r>
      <w:r w:rsidRPr="00075B64">
        <w:rPr>
          <w:rFonts w:ascii="David" w:hAnsi="David" w:cs="David"/>
          <w:i/>
          <w:sz w:val="24"/>
          <w:szCs w:val="24"/>
          <w:rtl/>
        </w:rPr>
        <w:t xml:space="preserve"> </w:t>
      </w:r>
      <w:r w:rsidRPr="00075B64">
        <w:rPr>
          <w:rFonts w:ascii="David" w:hAnsi="David" w:cs="David" w:hint="eastAsia"/>
          <w:i/>
          <w:sz w:val="24"/>
          <w:szCs w:val="24"/>
          <w:rtl/>
        </w:rPr>
        <w:t>למעשה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מחדל</w:t>
      </w:r>
      <w:r w:rsidRPr="00075B64">
        <w:rPr>
          <w:rFonts w:ascii="David" w:hAnsi="David" w:cs="David"/>
          <w:i/>
          <w:sz w:val="24"/>
          <w:szCs w:val="24"/>
          <w:rtl/>
        </w:rPr>
        <w:t xml:space="preserve"> </w:t>
      </w:r>
      <w:r w:rsidRPr="00075B64">
        <w:rPr>
          <w:rFonts w:ascii="David" w:hAnsi="David" w:cs="David" w:hint="eastAsia"/>
          <w:i/>
          <w:sz w:val="24"/>
          <w:szCs w:val="24"/>
          <w:rtl/>
        </w:rPr>
        <w:t>תראה</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כבלתי</w:t>
      </w:r>
      <w:r w:rsidRPr="00075B64">
        <w:rPr>
          <w:rFonts w:ascii="David" w:hAnsi="David" w:cs="David"/>
          <w:i/>
          <w:sz w:val="24"/>
          <w:szCs w:val="24"/>
          <w:rtl/>
        </w:rPr>
        <w:t xml:space="preserve"> </w:t>
      </w:r>
      <w:r w:rsidRPr="00075B64">
        <w:rPr>
          <w:rFonts w:ascii="David" w:hAnsi="David" w:cs="David" w:hint="eastAsia"/>
          <w:i/>
          <w:sz w:val="24"/>
          <w:szCs w:val="24"/>
          <w:rtl/>
        </w:rPr>
        <w:t>סבירה</w:t>
      </w:r>
      <w:r w:rsidRPr="00075B64">
        <w:rPr>
          <w:rFonts w:ascii="David" w:hAnsi="David" w:cs="David"/>
          <w:i/>
          <w:sz w:val="24"/>
          <w:szCs w:val="24"/>
          <w:rtl/>
        </w:rPr>
        <w:t xml:space="preserve">, </w:t>
      </w:r>
      <w:r w:rsidRPr="00075B64">
        <w:rPr>
          <w:rFonts w:ascii="David" w:hAnsi="David" w:cs="David" w:hint="eastAsia"/>
          <w:i/>
          <w:sz w:val="24"/>
          <w:szCs w:val="24"/>
          <w:rtl/>
        </w:rPr>
        <w:t>יודיע</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עמדתו</w:t>
      </w:r>
      <w:r w:rsidRPr="00075B64">
        <w:rPr>
          <w:rFonts w:ascii="David" w:hAnsi="David" w:cs="David"/>
          <w:i/>
          <w:sz w:val="24"/>
          <w:szCs w:val="24"/>
          <w:rtl/>
        </w:rPr>
        <w:t xml:space="preserve"> </w:t>
      </w:r>
      <w:r w:rsidRPr="00075B64">
        <w:rPr>
          <w:rFonts w:ascii="David" w:hAnsi="David" w:cs="David" w:hint="eastAsia"/>
          <w:i/>
          <w:sz w:val="24"/>
          <w:szCs w:val="24"/>
          <w:rtl/>
        </w:rPr>
        <w:t>זו</w:t>
      </w:r>
      <w:r w:rsidRPr="00075B64">
        <w:rPr>
          <w:rFonts w:ascii="David" w:hAnsi="David" w:cs="David"/>
          <w:i/>
          <w:sz w:val="24"/>
          <w:szCs w:val="24"/>
          <w:rtl/>
        </w:rPr>
        <w:t xml:space="preserve"> </w:t>
      </w:r>
      <w:r w:rsidRPr="00075B64">
        <w:rPr>
          <w:rFonts w:ascii="David" w:hAnsi="David" w:cs="David" w:hint="eastAsia"/>
          <w:i/>
          <w:sz w:val="24"/>
          <w:szCs w:val="24"/>
          <w:rtl/>
        </w:rPr>
        <w:t>בכתב</w:t>
      </w:r>
      <w:r w:rsidRPr="00075B64">
        <w:rPr>
          <w:rFonts w:ascii="David" w:hAnsi="David" w:cs="David"/>
          <w:i/>
          <w:sz w:val="24"/>
          <w:szCs w:val="24"/>
          <w:rtl/>
        </w:rPr>
        <w:t xml:space="preserve"> </w:t>
      </w:r>
      <w:r w:rsidRPr="00075B64">
        <w:rPr>
          <w:rFonts w:ascii="David" w:hAnsi="David" w:cs="David" w:hint="eastAsia"/>
          <w:i/>
          <w:sz w:val="24"/>
          <w:szCs w:val="24"/>
          <w:rtl/>
        </w:rPr>
        <w:t>לפני</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ההוראה</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בתנאי</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יבצע</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ההוראות</w:t>
      </w:r>
      <w:r w:rsidRPr="00075B64">
        <w:rPr>
          <w:rFonts w:ascii="David" w:hAnsi="David" w:cs="David"/>
          <w:i/>
          <w:sz w:val="24"/>
          <w:szCs w:val="24"/>
          <w:rtl/>
        </w:rPr>
        <w:t xml:space="preserve"> </w:t>
      </w:r>
      <w:r w:rsidRPr="00075B64">
        <w:rPr>
          <w:rFonts w:ascii="David" w:hAnsi="David" w:cs="David" w:hint="eastAsia"/>
          <w:i/>
          <w:sz w:val="24"/>
          <w:szCs w:val="24"/>
          <w:rtl/>
        </w:rPr>
        <w:t>שתינתנה</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ידי</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במקצועיות</w:t>
      </w:r>
      <w:r w:rsidRPr="00075B64">
        <w:rPr>
          <w:rFonts w:ascii="David" w:hAnsi="David" w:cs="David"/>
          <w:i/>
          <w:sz w:val="24"/>
          <w:szCs w:val="24"/>
          <w:rtl/>
        </w:rPr>
        <w:t xml:space="preserve"> </w:t>
      </w:r>
      <w:r w:rsidRPr="00075B64">
        <w:rPr>
          <w:rFonts w:ascii="David" w:hAnsi="David" w:cs="David" w:hint="eastAsia"/>
          <w:i/>
          <w:sz w:val="24"/>
          <w:szCs w:val="24"/>
          <w:rtl/>
        </w:rPr>
        <w:t>ובדייקנות</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בתנאי</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בירר</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שאינה</w:t>
      </w:r>
      <w:r w:rsidRPr="00075B64">
        <w:rPr>
          <w:rFonts w:ascii="David" w:hAnsi="David" w:cs="David"/>
          <w:i/>
          <w:sz w:val="24"/>
          <w:szCs w:val="24"/>
          <w:rtl/>
        </w:rPr>
        <w:t xml:space="preserve"> </w:t>
      </w:r>
      <w:r w:rsidRPr="00075B64">
        <w:rPr>
          <w:rFonts w:ascii="David" w:hAnsi="David" w:cs="David" w:hint="eastAsia"/>
          <w:i/>
          <w:sz w:val="24"/>
          <w:szCs w:val="24"/>
          <w:rtl/>
        </w:rPr>
        <w:t>ברורה</w:t>
      </w:r>
      <w:r w:rsidRPr="00075B64">
        <w:rPr>
          <w:rFonts w:ascii="David" w:hAnsi="David" w:cs="David"/>
          <w:i/>
          <w:sz w:val="24"/>
          <w:szCs w:val="24"/>
          <w:rtl/>
        </w:rPr>
        <w:t>.</w:t>
      </w:r>
    </w:p>
    <w:p w14:paraId="67047B9C" w14:textId="77777777" w:rsidR="00EF4F1C" w:rsidRDefault="00EF4F1C" w:rsidP="00A11D74">
      <w:pPr>
        <w:numPr>
          <w:ilvl w:val="1"/>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עוד</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הורה</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אחרת</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בנספח</w:t>
      </w:r>
      <w:r w:rsidRPr="00075B64">
        <w:rPr>
          <w:rFonts w:ascii="David" w:hAnsi="David" w:cs="David"/>
          <w:i/>
          <w:sz w:val="24"/>
          <w:szCs w:val="24"/>
          <w:rtl/>
        </w:rPr>
        <w:t xml:space="preserve"> 3.1.1 </w:t>
      </w:r>
      <w:r w:rsidRPr="00075B64">
        <w:rPr>
          <w:rFonts w:ascii="David" w:hAnsi="David" w:cs="David" w:hint="eastAsia"/>
          <w:i/>
          <w:sz w:val="24"/>
          <w:szCs w:val="24"/>
          <w:rtl/>
        </w:rPr>
        <w:t>ואולם</w:t>
      </w:r>
      <w:r w:rsidRPr="00075B64">
        <w:rPr>
          <w:rFonts w:ascii="David" w:hAnsi="David" w:cs="David"/>
          <w:i/>
          <w:sz w:val="24"/>
          <w:szCs w:val="24"/>
          <w:rtl/>
        </w:rPr>
        <w:t xml:space="preserve"> </w:t>
      </w:r>
      <w:r w:rsidRPr="00075B64">
        <w:rPr>
          <w:rFonts w:ascii="David" w:hAnsi="David" w:cs="David" w:hint="eastAsia"/>
          <w:i/>
          <w:sz w:val="24"/>
          <w:szCs w:val="24"/>
          <w:rtl/>
        </w:rPr>
        <w:t>במקרה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ימונה</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במהלכה</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יכהן</w:t>
      </w:r>
      <w:r w:rsidRPr="00075B64">
        <w:rPr>
          <w:rFonts w:ascii="David" w:hAnsi="David" w:cs="David"/>
          <w:i/>
          <w:sz w:val="24"/>
          <w:szCs w:val="24"/>
          <w:rtl/>
        </w:rPr>
        <w:t xml:space="preserve"> </w:t>
      </w:r>
      <w:r w:rsidRPr="00075B64">
        <w:rPr>
          <w:rFonts w:ascii="David" w:hAnsi="David" w:cs="David" w:hint="eastAsia"/>
          <w:i/>
          <w:sz w:val="24"/>
          <w:szCs w:val="24"/>
          <w:rtl/>
        </w:rPr>
        <w:t>בפועל</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תהיינה</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סמכויות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p>
    <w:p w14:paraId="2857A468" w14:textId="77777777" w:rsidR="00075B64" w:rsidRPr="00075B64" w:rsidRDefault="00075B64" w:rsidP="00075B64">
      <w:pPr>
        <w:spacing w:after="0" w:afterAutospacing="0" w:line="240" w:lineRule="auto"/>
        <w:ind w:left="792"/>
        <w:rPr>
          <w:rFonts w:ascii="David" w:hAnsi="David" w:cs="David"/>
          <w:i/>
          <w:sz w:val="24"/>
          <w:szCs w:val="24"/>
          <w:rtl/>
        </w:rPr>
      </w:pPr>
    </w:p>
    <w:p w14:paraId="3206EFA8" w14:textId="77777777" w:rsidR="00EF4F1C" w:rsidRPr="000815DB" w:rsidRDefault="00EF4F1C" w:rsidP="00A11D74">
      <w:pPr>
        <w:numPr>
          <w:ilvl w:val="0"/>
          <w:numId w:val="4"/>
        </w:numPr>
        <w:spacing w:after="0" w:afterAutospacing="0" w:line="240" w:lineRule="auto"/>
        <w:rPr>
          <w:rFonts w:ascii="David" w:hAnsi="David" w:cs="David"/>
          <w:sz w:val="24"/>
          <w:szCs w:val="24"/>
          <w:u w:val="single"/>
          <w:rtl/>
        </w:rPr>
      </w:pPr>
      <w:r w:rsidRPr="00EF4F1C">
        <w:rPr>
          <w:rFonts w:ascii="David" w:hAnsi="David" w:cs="David" w:hint="eastAsia"/>
          <w:b/>
          <w:bCs/>
          <w:sz w:val="24"/>
          <w:szCs w:val="24"/>
          <w:u w:val="single"/>
          <w:rtl/>
        </w:rPr>
        <w:t>הצהרות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הקבלן</w:t>
      </w:r>
      <w:r w:rsidRPr="00EF4F1C">
        <w:rPr>
          <w:rFonts w:ascii="David" w:hAnsi="David" w:cs="David"/>
          <w:b/>
          <w:bCs/>
          <w:sz w:val="24"/>
          <w:szCs w:val="24"/>
          <w:u w:val="single"/>
          <w:rtl/>
        </w:rPr>
        <w:t xml:space="preserve"> </w:t>
      </w:r>
    </w:p>
    <w:p w14:paraId="4F24CDA8"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מצהיר</w:t>
      </w:r>
      <w:r w:rsidRPr="000815DB">
        <w:rPr>
          <w:rFonts w:ascii="David" w:hAnsi="David" w:cs="David"/>
          <w:i/>
          <w:sz w:val="24"/>
          <w:szCs w:val="24"/>
          <w:rtl/>
        </w:rPr>
        <w:t xml:space="preserve"> </w:t>
      </w:r>
      <w:r w:rsidRPr="000815DB">
        <w:rPr>
          <w:rFonts w:ascii="David" w:hAnsi="David" w:cs="David" w:hint="eastAsia"/>
          <w:i/>
          <w:sz w:val="24"/>
          <w:szCs w:val="24"/>
          <w:rtl/>
        </w:rPr>
        <w:t>ומתחייב</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w:t>
      </w:r>
    </w:p>
    <w:p w14:paraId="6028D3C9" w14:textId="20447396" w:rsidR="00EF4F1C" w:rsidRPr="000815DB" w:rsidRDefault="00EF4F1C" w:rsidP="000815DB">
      <w:pPr>
        <w:spacing w:after="0" w:afterAutospacing="0" w:line="240" w:lineRule="auto"/>
        <w:ind w:left="799"/>
        <w:rPr>
          <w:rFonts w:ascii="David" w:hAnsi="David" w:cs="David"/>
          <w:i/>
          <w:sz w:val="24"/>
          <w:szCs w:val="24"/>
        </w:rPr>
      </w:pPr>
      <w:r w:rsidRPr="000815DB">
        <w:rPr>
          <w:rFonts w:ascii="David" w:hAnsi="David" w:cs="David" w:hint="eastAsia"/>
          <w:i/>
          <w:sz w:val="24"/>
          <w:szCs w:val="24"/>
          <w:rtl/>
        </w:rPr>
        <w:t>הינו</w:t>
      </w:r>
      <w:r w:rsidRPr="000815DB">
        <w:rPr>
          <w:rFonts w:ascii="David" w:hAnsi="David" w:cs="David"/>
          <w:i/>
          <w:sz w:val="24"/>
          <w:szCs w:val="24"/>
          <w:rtl/>
        </w:rPr>
        <w:t xml:space="preserve"> </w:t>
      </w:r>
      <w:r w:rsidRPr="000815DB">
        <w:rPr>
          <w:rFonts w:ascii="David" w:hAnsi="David" w:cs="David" w:hint="eastAsia"/>
          <w:i/>
          <w:sz w:val="24"/>
          <w:szCs w:val="24"/>
          <w:rtl/>
        </w:rPr>
        <w:t>קבלן</w:t>
      </w:r>
      <w:r w:rsidRPr="000815DB">
        <w:rPr>
          <w:rFonts w:ascii="David" w:hAnsi="David" w:cs="David"/>
          <w:i/>
          <w:sz w:val="24"/>
          <w:szCs w:val="24"/>
          <w:rtl/>
        </w:rPr>
        <w:t xml:space="preserve"> </w:t>
      </w:r>
      <w:r w:rsidRPr="000815DB">
        <w:rPr>
          <w:rFonts w:ascii="David" w:hAnsi="David" w:cs="David" w:hint="eastAsia"/>
          <w:i/>
          <w:sz w:val="24"/>
          <w:szCs w:val="24"/>
          <w:rtl/>
        </w:rPr>
        <w:t>רשום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חוק</w:t>
      </w:r>
      <w:r w:rsidRPr="000815DB">
        <w:rPr>
          <w:rFonts w:ascii="David" w:hAnsi="David" w:cs="David"/>
          <w:i/>
          <w:sz w:val="24"/>
          <w:szCs w:val="24"/>
          <w:rtl/>
        </w:rPr>
        <w:t xml:space="preserve"> </w:t>
      </w:r>
      <w:r w:rsidRPr="000815DB">
        <w:rPr>
          <w:rFonts w:ascii="David" w:hAnsi="David" w:cs="David" w:hint="eastAsia"/>
          <w:i/>
          <w:sz w:val="24"/>
          <w:szCs w:val="24"/>
          <w:rtl/>
        </w:rPr>
        <w:t>רישום</w:t>
      </w:r>
      <w:r w:rsidRPr="000815DB">
        <w:rPr>
          <w:rFonts w:ascii="David" w:hAnsi="David" w:cs="David"/>
          <w:i/>
          <w:sz w:val="24"/>
          <w:szCs w:val="24"/>
          <w:rtl/>
        </w:rPr>
        <w:t xml:space="preserve"> </w:t>
      </w:r>
      <w:r w:rsidRPr="000815DB">
        <w:rPr>
          <w:rFonts w:ascii="David" w:hAnsi="David" w:cs="David" w:hint="eastAsia"/>
          <w:i/>
          <w:sz w:val="24"/>
          <w:szCs w:val="24"/>
          <w:rtl/>
        </w:rPr>
        <w:t>קבלנים</w:t>
      </w:r>
      <w:r w:rsidRPr="000815DB">
        <w:rPr>
          <w:rFonts w:ascii="David" w:hAnsi="David" w:cs="David"/>
          <w:i/>
          <w:sz w:val="24"/>
          <w:szCs w:val="24"/>
          <w:rtl/>
        </w:rPr>
        <w:t xml:space="preserve"> </w:t>
      </w:r>
      <w:r w:rsidRPr="000815DB">
        <w:rPr>
          <w:rFonts w:ascii="David" w:hAnsi="David" w:cs="David" w:hint="eastAsia"/>
          <w:i/>
          <w:sz w:val="24"/>
          <w:szCs w:val="24"/>
          <w:rtl/>
        </w:rPr>
        <w:t>לעבודות</w:t>
      </w:r>
      <w:r w:rsidRPr="000815DB">
        <w:rPr>
          <w:rFonts w:ascii="David" w:hAnsi="David" w:cs="David"/>
          <w:i/>
          <w:sz w:val="24"/>
          <w:szCs w:val="24"/>
          <w:rtl/>
        </w:rPr>
        <w:t xml:space="preserve"> </w:t>
      </w:r>
      <w:r w:rsidRPr="000815DB">
        <w:rPr>
          <w:rFonts w:ascii="David" w:hAnsi="David" w:cs="David" w:hint="eastAsia"/>
          <w:i/>
          <w:sz w:val="24"/>
          <w:szCs w:val="24"/>
          <w:rtl/>
        </w:rPr>
        <w:t>הנדסה</w:t>
      </w:r>
      <w:r w:rsidRPr="000815DB">
        <w:rPr>
          <w:rFonts w:ascii="David" w:hAnsi="David" w:cs="David"/>
          <w:i/>
          <w:sz w:val="24"/>
          <w:szCs w:val="24"/>
          <w:rtl/>
        </w:rPr>
        <w:t xml:space="preserve"> </w:t>
      </w:r>
      <w:r w:rsidRPr="000815DB">
        <w:rPr>
          <w:rFonts w:ascii="David" w:hAnsi="David" w:cs="David" w:hint="eastAsia"/>
          <w:i/>
          <w:sz w:val="24"/>
          <w:szCs w:val="24"/>
          <w:rtl/>
        </w:rPr>
        <w:t>בנאיות</w:t>
      </w:r>
      <w:r w:rsidRPr="000815DB">
        <w:rPr>
          <w:rFonts w:ascii="David" w:hAnsi="David" w:cs="David"/>
          <w:i/>
          <w:sz w:val="24"/>
          <w:szCs w:val="24"/>
          <w:rtl/>
        </w:rPr>
        <w:t xml:space="preserve"> </w:t>
      </w:r>
      <w:r w:rsidRPr="000815DB">
        <w:rPr>
          <w:rFonts w:ascii="David" w:hAnsi="David" w:cs="David" w:hint="eastAsia"/>
          <w:i/>
          <w:sz w:val="24"/>
          <w:szCs w:val="24"/>
          <w:rtl/>
        </w:rPr>
        <w:t>תשכ</w:t>
      </w:r>
      <w:r w:rsidRPr="000815DB">
        <w:rPr>
          <w:rFonts w:ascii="David" w:hAnsi="David" w:cs="David"/>
          <w:i/>
          <w:sz w:val="24"/>
          <w:szCs w:val="24"/>
          <w:rtl/>
        </w:rPr>
        <w:t>"</w:t>
      </w:r>
      <w:r w:rsidRPr="000815DB">
        <w:rPr>
          <w:rFonts w:ascii="David" w:hAnsi="David" w:cs="David" w:hint="eastAsia"/>
          <w:i/>
          <w:sz w:val="24"/>
          <w:szCs w:val="24"/>
          <w:rtl/>
        </w:rPr>
        <w:t>ט</w:t>
      </w:r>
      <w:r w:rsidRPr="000815DB">
        <w:rPr>
          <w:rFonts w:ascii="David" w:hAnsi="David" w:cs="David"/>
          <w:i/>
          <w:sz w:val="24"/>
          <w:szCs w:val="24"/>
          <w:rtl/>
        </w:rPr>
        <w:t xml:space="preserve"> - 1969 </w:t>
      </w:r>
      <w:r w:rsidRPr="000815DB">
        <w:rPr>
          <w:rFonts w:ascii="David" w:hAnsi="David" w:cs="David" w:hint="eastAsia"/>
          <w:i/>
          <w:sz w:val="24"/>
          <w:szCs w:val="24"/>
          <w:rtl/>
        </w:rPr>
        <w:t>באופן</w:t>
      </w:r>
      <w:r w:rsidRPr="000815DB">
        <w:rPr>
          <w:rFonts w:ascii="David" w:hAnsi="David" w:cs="David"/>
          <w:i/>
          <w:sz w:val="24"/>
          <w:szCs w:val="24"/>
          <w:rtl/>
        </w:rPr>
        <w:t xml:space="preserve"> </w:t>
      </w:r>
      <w:r w:rsidRPr="000815DB">
        <w:rPr>
          <w:rFonts w:ascii="David" w:hAnsi="David" w:cs="David" w:hint="eastAsia"/>
          <w:i/>
          <w:sz w:val="24"/>
          <w:szCs w:val="24"/>
          <w:rtl/>
        </w:rPr>
        <w:t>ובסיווג</w:t>
      </w:r>
      <w:r w:rsidRPr="000815DB">
        <w:rPr>
          <w:rFonts w:ascii="David" w:hAnsi="David" w:cs="David"/>
          <w:i/>
          <w:sz w:val="24"/>
          <w:szCs w:val="24"/>
          <w:rtl/>
        </w:rPr>
        <w:t xml:space="preserve"> </w:t>
      </w:r>
      <w:r w:rsidRPr="000815DB">
        <w:rPr>
          <w:rFonts w:ascii="David" w:hAnsi="David" w:cs="David" w:hint="eastAsia"/>
          <w:i/>
          <w:sz w:val="24"/>
          <w:szCs w:val="24"/>
          <w:rtl/>
        </w:rPr>
        <w:t>התואמים</w:t>
      </w:r>
      <w:r w:rsidRPr="000815DB">
        <w:rPr>
          <w:rFonts w:ascii="David" w:hAnsi="David" w:cs="David"/>
          <w:i/>
          <w:sz w:val="24"/>
          <w:szCs w:val="24"/>
          <w:rtl/>
        </w:rPr>
        <w:t xml:space="preserve"> </w:t>
      </w:r>
      <w:r w:rsidRPr="000815DB">
        <w:rPr>
          <w:rFonts w:ascii="David" w:hAnsi="David" w:cs="David" w:hint="eastAsia"/>
          <w:i/>
          <w:sz w:val="24"/>
          <w:szCs w:val="24"/>
          <w:rtl/>
        </w:rPr>
        <w:t>היקף</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וטיבן</w:t>
      </w:r>
      <w:r w:rsidRPr="000815DB">
        <w:rPr>
          <w:rFonts w:ascii="David" w:hAnsi="David" w:cs="David"/>
          <w:i/>
          <w:sz w:val="24"/>
          <w:szCs w:val="24"/>
          <w:rtl/>
        </w:rPr>
        <w:t xml:space="preserve"> </w:t>
      </w:r>
      <w:r w:rsidRPr="000815DB">
        <w:rPr>
          <w:rFonts w:ascii="David" w:hAnsi="David" w:cs="David" w:hint="eastAsia"/>
          <w:i/>
          <w:sz w:val="24"/>
          <w:szCs w:val="24"/>
          <w:rtl/>
        </w:rPr>
        <w:t>וכי</w:t>
      </w:r>
      <w:r w:rsidRPr="000815DB">
        <w:rPr>
          <w:rFonts w:ascii="David" w:hAnsi="David" w:cs="David"/>
          <w:i/>
          <w:sz w:val="24"/>
          <w:szCs w:val="24"/>
          <w:rtl/>
        </w:rPr>
        <w:t xml:space="preserve"> </w:t>
      </w:r>
      <w:r w:rsidRPr="000815DB">
        <w:rPr>
          <w:rFonts w:ascii="David" w:hAnsi="David" w:cs="David" w:hint="eastAsia"/>
          <w:i/>
          <w:sz w:val="24"/>
          <w:szCs w:val="24"/>
          <w:rtl/>
        </w:rPr>
        <w:t>ביצע</w:t>
      </w:r>
      <w:r w:rsidRPr="000815DB">
        <w:rPr>
          <w:rFonts w:ascii="David" w:hAnsi="David" w:cs="David"/>
          <w:i/>
          <w:sz w:val="24"/>
          <w:szCs w:val="24"/>
          <w:rtl/>
        </w:rPr>
        <w:t xml:space="preserve"> </w:t>
      </w:r>
      <w:r w:rsidRPr="000815DB">
        <w:rPr>
          <w:rFonts w:ascii="David" w:hAnsi="David" w:cs="David" w:hint="eastAsia"/>
          <w:i/>
          <w:sz w:val="24"/>
          <w:szCs w:val="24"/>
          <w:rtl/>
        </w:rPr>
        <w:t>עבודות</w:t>
      </w:r>
      <w:r w:rsidRPr="000815DB">
        <w:rPr>
          <w:rFonts w:ascii="David" w:hAnsi="David" w:cs="David"/>
          <w:i/>
          <w:sz w:val="24"/>
          <w:szCs w:val="24"/>
          <w:rtl/>
        </w:rPr>
        <w:t xml:space="preserve"> </w:t>
      </w:r>
      <w:r w:rsidRPr="000815DB">
        <w:rPr>
          <w:rFonts w:ascii="David" w:hAnsi="David" w:cs="David" w:hint="eastAsia"/>
          <w:i/>
          <w:sz w:val="24"/>
          <w:szCs w:val="24"/>
          <w:rtl/>
        </w:rPr>
        <w:t>בהיקפים</w:t>
      </w:r>
      <w:r w:rsidRPr="000815DB">
        <w:rPr>
          <w:rFonts w:ascii="David" w:hAnsi="David" w:cs="David"/>
          <w:i/>
          <w:sz w:val="24"/>
          <w:szCs w:val="24"/>
          <w:rtl/>
        </w:rPr>
        <w:t xml:space="preserve"> </w:t>
      </w:r>
      <w:r w:rsidRPr="000815DB">
        <w:rPr>
          <w:rFonts w:ascii="David" w:hAnsi="David" w:cs="David" w:hint="eastAsia"/>
          <w:i/>
          <w:sz w:val="24"/>
          <w:szCs w:val="24"/>
          <w:rtl/>
        </w:rPr>
        <w:t>דומים</w:t>
      </w:r>
      <w:r w:rsidRPr="000815DB">
        <w:rPr>
          <w:rFonts w:ascii="David" w:hAnsi="David" w:cs="David"/>
          <w:i/>
          <w:sz w:val="24"/>
          <w:szCs w:val="24"/>
          <w:rtl/>
        </w:rPr>
        <w:t xml:space="preserve"> </w:t>
      </w:r>
      <w:r w:rsidRPr="000815DB">
        <w:rPr>
          <w:rFonts w:ascii="David" w:hAnsi="David" w:cs="David" w:hint="eastAsia"/>
          <w:i/>
          <w:sz w:val="24"/>
          <w:szCs w:val="24"/>
          <w:rtl/>
        </w:rPr>
        <w:t>בעבר</w:t>
      </w:r>
      <w:r w:rsidRPr="000815DB">
        <w:rPr>
          <w:rFonts w:ascii="David" w:hAnsi="David" w:cs="David"/>
          <w:i/>
          <w:sz w:val="24"/>
          <w:szCs w:val="24"/>
          <w:rtl/>
        </w:rPr>
        <w:t>.</w:t>
      </w:r>
      <w:r w:rsidRPr="000815DB">
        <w:rPr>
          <w:rFonts w:ascii="David" w:hAnsi="David" w:cs="David" w:hint="cs"/>
          <w:i/>
          <w:sz w:val="24"/>
          <w:szCs w:val="24"/>
          <w:rtl/>
        </w:rPr>
        <w:t xml:space="preserve"> העתק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 xml:space="preserve">רישיון הקבלן לעבודות הנדסה בנאיות </w:t>
      </w:r>
      <w:r w:rsidRPr="000815DB">
        <w:rPr>
          <w:rFonts w:ascii="David" w:hAnsi="David" w:cs="David" w:hint="eastAsia"/>
          <w:i/>
          <w:sz w:val="24"/>
          <w:szCs w:val="24"/>
          <w:rtl/>
        </w:rPr>
        <w:t>י</w:t>
      </w:r>
      <w:r w:rsidRPr="000815DB">
        <w:rPr>
          <w:rFonts w:ascii="David" w:hAnsi="David" w:cs="David" w:hint="cs"/>
          <w:i/>
          <w:sz w:val="24"/>
          <w:szCs w:val="24"/>
          <w:rtl/>
        </w:rPr>
        <w:t xml:space="preserve">צורף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cs"/>
          <w:i/>
          <w:sz w:val="24"/>
          <w:szCs w:val="24"/>
          <w:rtl/>
        </w:rPr>
        <w:t>כנספח _3.1.36.</w:t>
      </w:r>
    </w:p>
    <w:p w14:paraId="1951A3E8"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קרא</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לפני</w:t>
      </w:r>
      <w:r w:rsidRPr="000815DB">
        <w:rPr>
          <w:rFonts w:ascii="David" w:hAnsi="David" w:cs="David"/>
          <w:i/>
          <w:sz w:val="24"/>
          <w:szCs w:val="24"/>
          <w:rtl/>
        </w:rPr>
        <w:t xml:space="preserve"> </w:t>
      </w:r>
      <w:r w:rsidRPr="000815DB">
        <w:rPr>
          <w:rFonts w:ascii="David" w:hAnsi="David" w:cs="David" w:hint="eastAsia"/>
          <w:i/>
          <w:sz w:val="24"/>
          <w:szCs w:val="24"/>
          <w:rtl/>
        </w:rPr>
        <w:t>חתימתו</w:t>
      </w:r>
      <w:r w:rsidRPr="000815DB">
        <w:rPr>
          <w:rFonts w:ascii="David" w:hAnsi="David" w:cs="David"/>
          <w:i/>
          <w:sz w:val="24"/>
          <w:szCs w:val="24"/>
          <w:rtl/>
        </w:rPr>
        <w:t xml:space="preserve">, </w:t>
      </w:r>
      <w:r w:rsidRPr="000815DB">
        <w:rPr>
          <w:rFonts w:ascii="David" w:hAnsi="David" w:cs="David" w:hint="eastAsia"/>
          <w:i/>
          <w:sz w:val="24"/>
          <w:szCs w:val="24"/>
          <w:rtl/>
        </w:rPr>
        <w:t>וכי</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נספחיו</w:t>
      </w:r>
      <w:r w:rsidRPr="000815DB">
        <w:rPr>
          <w:rFonts w:ascii="David" w:hAnsi="David" w:cs="David"/>
          <w:i/>
          <w:sz w:val="24"/>
          <w:szCs w:val="24"/>
          <w:rtl/>
        </w:rPr>
        <w:t xml:space="preserve"> </w:t>
      </w:r>
      <w:r w:rsidRPr="000815DB">
        <w:rPr>
          <w:rFonts w:ascii="David" w:hAnsi="David" w:cs="David" w:hint="eastAsia"/>
          <w:i/>
          <w:sz w:val="24"/>
          <w:szCs w:val="24"/>
          <w:rtl/>
        </w:rPr>
        <w:t>כולל</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הדרוש</w:t>
      </w:r>
      <w:r w:rsidRPr="000815DB">
        <w:rPr>
          <w:rFonts w:ascii="David" w:hAnsi="David" w:cs="David"/>
          <w:i/>
          <w:sz w:val="24"/>
          <w:szCs w:val="24"/>
          <w:rtl/>
        </w:rPr>
        <w:t xml:space="preserve"> </w:t>
      </w:r>
      <w:r w:rsidRPr="000815DB">
        <w:rPr>
          <w:rFonts w:ascii="David" w:hAnsi="David" w:cs="David" w:hint="eastAsia"/>
          <w:i/>
          <w:sz w:val="24"/>
          <w:szCs w:val="24"/>
          <w:rtl/>
        </w:rPr>
        <w:t>למילוי</w:t>
      </w:r>
      <w:r w:rsidRPr="000815DB">
        <w:rPr>
          <w:rFonts w:ascii="David" w:hAnsi="David" w:cs="David"/>
          <w:i/>
          <w:sz w:val="24"/>
          <w:szCs w:val="24"/>
          <w:rtl/>
        </w:rPr>
        <w:t xml:space="preserve"> </w:t>
      </w:r>
      <w:r w:rsidRPr="000815DB">
        <w:rPr>
          <w:rFonts w:ascii="David" w:hAnsi="David" w:cs="David" w:hint="eastAsia"/>
          <w:i/>
          <w:sz w:val="24"/>
          <w:szCs w:val="24"/>
          <w:rtl/>
        </w:rPr>
        <w:t>תנאיו</w:t>
      </w:r>
      <w:r w:rsidRPr="000815DB">
        <w:rPr>
          <w:rFonts w:ascii="David" w:hAnsi="David" w:cs="David"/>
          <w:i/>
          <w:sz w:val="24"/>
          <w:szCs w:val="24"/>
          <w:rtl/>
        </w:rPr>
        <w:t>.</w:t>
      </w:r>
    </w:p>
    <w:p w14:paraId="6C09C59C"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ביקר</w:t>
      </w:r>
      <w:r w:rsidRPr="000815DB">
        <w:rPr>
          <w:rFonts w:ascii="David" w:hAnsi="David" w:cs="David"/>
          <w:i/>
          <w:sz w:val="24"/>
          <w:szCs w:val="24"/>
          <w:rtl/>
        </w:rPr>
        <w:t xml:space="preserve"> </w:t>
      </w:r>
      <w:r w:rsidRPr="000815DB">
        <w:rPr>
          <w:rFonts w:ascii="David" w:hAnsi="David" w:cs="David" w:hint="eastAsia"/>
          <w:i/>
          <w:sz w:val="24"/>
          <w:szCs w:val="24"/>
          <w:rtl/>
        </w:rPr>
        <w:t>באתר</w:t>
      </w:r>
      <w:r w:rsidRPr="000815DB">
        <w:rPr>
          <w:rFonts w:ascii="David" w:hAnsi="David" w:cs="David"/>
          <w:i/>
          <w:sz w:val="24"/>
          <w:szCs w:val="24"/>
          <w:rtl/>
        </w:rPr>
        <w:t xml:space="preserve">, </w:t>
      </w:r>
      <w:r w:rsidRPr="000815DB">
        <w:rPr>
          <w:rFonts w:ascii="David" w:hAnsi="David" w:cs="David" w:hint="eastAsia"/>
          <w:i/>
          <w:sz w:val="24"/>
          <w:szCs w:val="24"/>
          <w:rtl/>
        </w:rPr>
        <w:t>בדקו</w:t>
      </w:r>
      <w:r w:rsidRPr="000815DB">
        <w:rPr>
          <w:rFonts w:ascii="David" w:hAnsi="David" w:cs="David"/>
          <w:i/>
          <w:sz w:val="24"/>
          <w:szCs w:val="24"/>
          <w:rtl/>
        </w:rPr>
        <w:t xml:space="preserve"> </w:t>
      </w:r>
      <w:r w:rsidRPr="000815DB">
        <w:rPr>
          <w:rFonts w:ascii="David" w:hAnsi="David" w:cs="David" w:hint="eastAsia"/>
          <w:i/>
          <w:sz w:val="24"/>
          <w:szCs w:val="24"/>
          <w:rtl/>
        </w:rPr>
        <w:t>והינו</w:t>
      </w:r>
      <w:r w:rsidRPr="000815DB">
        <w:rPr>
          <w:rFonts w:ascii="David" w:hAnsi="David" w:cs="David"/>
          <w:i/>
          <w:sz w:val="24"/>
          <w:szCs w:val="24"/>
          <w:rtl/>
        </w:rPr>
        <w:t xml:space="preserve"> </w:t>
      </w:r>
      <w:r w:rsidRPr="000815DB">
        <w:rPr>
          <w:rFonts w:ascii="David" w:hAnsi="David" w:cs="David" w:hint="eastAsia"/>
          <w:i/>
          <w:sz w:val="24"/>
          <w:szCs w:val="24"/>
          <w:rtl/>
        </w:rPr>
        <w:t>יודע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מצבו</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התנאים</w:t>
      </w:r>
      <w:r w:rsidRPr="000815DB">
        <w:rPr>
          <w:rFonts w:ascii="David" w:hAnsi="David" w:cs="David"/>
          <w:i/>
          <w:sz w:val="24"/>
          <w:szCs w:val="24"/>
          <w:rtl/>
        </w:rPr>
        <w:t xml:space="preserve"> </w:t>
      </w:r>
      <w:r w:rsidRPr="000815DB">
        <w:rPr>
          <w:rFonts w:ascii="David" w:hAnsi="David" w:cs="David" w:hint="eastAsia"/>
          <w:i/>
          <w:sz w:val="24"/>
          <w:szCs w:val="24"/>
          <w:rtl/>
        </w:rPr>
        <w:t>והנסיבות</w:t>
      </w:r>
      <w:r w:rsidRPr="000815DB">
        <w:rPr>
          <w:rFonts w:ascii="David" w:hAnsi="David" w:cs="David"/>
          <w:i/>
          <w:sz w:val="24"/>
          <w:szCs w:val="24"/>
          <w:rtl/>
        </w:rPr>
        <w:t xml:space="preserve"> </w:t>
      </w:r>
      <w:r w:rsidRPr="000815DB">
        <w:rPr>
          <w:rFonts w:ascii="David" w:hAnsi="David" w:cs="David" w:hint="eastAsia"/>
          <w:i/>
          <w:sz w:val="24"/>
          <w:szCs w:val="24"/>
          <w:rtl/>
        </w:rPr>
        <w:t>בהם</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שאר</w:t>
      </w:r>
      <w:r w:rsidRPr="000815DB">
        <w:rPr>
          <w:rFonts w:ascii="David" w:hAnsi="David" w:cs="David"/>
          <w:i/>
          <w:sz w:val="24"/>
          <w:szCs w:val="24"/>
          <w:rtl/>
        </w:rPr>
        <w:t xml:space="preserve"> </w:t>
      </w:r>
      <w:r w:rsidRPr="000815DB">
        <w:rPr>
          <w:rFonts w:ascii="David" w:hAnsi="David" w:cs="David" w:hint="eastAsia"/>
          <w:i/>
          <w:sz w:val="24"/>
          <w:szCs w:val="24"/>
          <w:rtl/>
        </w:rPr>
        <w:t>הגורמים</w:t>
      </w:r>
      <w:r w:rsidRPr="000815DB">
        <w:rPr>
          <w:rFonts w:ascii="David" w:hAnsi="David" w:cs="David"/>
          <w:i/>
          <w:sz w:val="24"/>
          <w:szCs w:val="24"/>
          <w:rtl/>
        </w:rPr>
        <w:t xml:space="preserve"> </w:t>
      </w:r>
      <w:r w:rsidRPr="000815DB">
        <w:rPr>
          <w:rFonts w:ascii="David" w:hAnsi="David" w:cs="David" w:hint="eastAsia"/>
          <w:i/>
          <w:sz w:val="24"/>
          <w:szCs w:val="24"/>
          <w:rtl/>
        </w:rPr>
        <w:t>העלולים</w:t>
      </w:r>
      <w:r w:rsidRPr="000815DB">
        <w:rPr>
          <w:rFonts w:ascii="David" w:hAnsi="David" w:cs="David"/>
          <w:i/>
          <w:sz w:val="24"/>
          <w:szCs w:val="24"/>
          <w:rtl/>
        </w:rPr>
        <w:t xml:space="preserve"> </w:t>
      </w:r>
      <w:r w:rsidRPr="000815DB">
        <w:rPr>
          <w:rFonts w:ascii="David" w:hAnsi="David" w:cs="David" w:hint="eastAsia"/>
          <w:i/>
          <w:sz w:val="24"/>
          <w:szCs w:val="24"/>
          <w:rtl/>
        </w:rPr>
        <w:t>להשפיע</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ועל</w:t>
      </w:r>
      <w:r w:rsidRPr="000815DB">
        <w:rPr>
          <w:rFonts w:ascii="David" w:hAnsi="David" w:cs="David"/>
          <w:i/>
          <w:sz w:val="24"/>
          <w:szCs w:val="24"/>
          <w:rtl/>
        </w:rPr>
        <w:t xml:space="preserve"> </w:t>
      </w:r>
      <w:r w:rsidRPr="000815DB">
        <w:rPr>
          <w:rFonts w:ascii="David" w:hAnsi="David" w:cs="David" w:hint="eastAsia"/>
          <w:i/>
          <w:sz w:val="24"/>
          <w:szCs w:val="24"/>
          <w:rtl/>
        </w:rPr>
        <w:t>קצב</w:t>
      </w:r>
      <w:r w:rsidRPr="000815DB">
        <w:rPr>
          <w:rFonts w:ascii="David" w:hAnsi="David" w:cs="David"/>
          <w:i/>
          <w:sz w:val="24"/>
          <w:szCs w:val="24"/>
          <w:rtl/>
        </w:rPr>
        <w:t xml:space="preserve"> </w:t>
      </w:r>
      <w:r w:rsidRPr="000815DB">
        <w:rPr>
          <w:rFonts w:ascii="David" w:hAnsi="David" w:cs="David" w:hint="eastAsia"/>
          <w:i/>
          <w:sz w:val="24"/>
          <w:szCs w:val="24"/>
          <w:rtl/>
        </w:rPr>
        <w:t>התקדמותן</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מכלליות</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  </w:t>
      </w:r>
      <w:r w:rsidRPr="000815DB">
        <w:rPr>
          <w:rFonts w:ascii="David" w:hAnsi="David" w:cs="David" w:hint="eastAsia"/>
          <w:i/>
          <w:sz w:val="24"/>
          <w:szCs w:val="24"/>
          <w:rtl/>
        </w:rPr>
        <w:t>התנהלותה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תנועה</w:t>
      </w:r>
      <w:r w:rsidRPr="000815DB">
        <w:rPr>
          <w:rFonts w:ascii="David" w:hAnsi="David" w:cs="David"/>
          <w:i/>
          <w:sz w:val="24"/>
          <w:szCs w:val="24"/>
          <w:rtl/>
        </w:rPr>
        <w:t xml:space="preserve"> </w:t>
      </w:r>
      <w:r w:rsidRPr="000815DB">
        <w:rPr>
          <w:rFonts w:ascii="David" w:hAnsi="David" w:cs="David" w:hint="eastAsia"/>
          <w:i/>
          <w:sz w:val="24"/>
          <w:szCs w:val="24"/>
          <w:rtl/>
        </w:rPr>
        <w:t>ערה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עוברים</w:t>
      </w:r>
      <w:r w:rsidRPr="000815DB">
        <w:rPr>
          <w:rFonts w:ascii="David" w:hAnsi="David" w:cs="David"/>
          <w:i/>
          <w:sz w:val="24"/>
          <w:szCs w:val="24"/>
          <w:rtl/>
        </w:rPr>
        <w:t xml:space="preserve"> </w:t>
      </w:r>
      <w:r w:rsidRPr="000815DB">
        <w:rPr>
          <w:rFonts w:ascii="David" w:hAnsi="David" w:cs="David" w:hint="eastAsia"/>
          <w:i/>
          <w:sz w:val="24"/>
          <w:szCs w:val="24"/>
          <w:rtl/>
        </w:rPr>
        <w:t>ושבים</w:t>
      </w:r>
      <w:r w:rsidRPr="000815DB">
        <w:rPr>
          <w:rFonts w:ascii="David" w:hAnsi="David" w:cs="David"/>
          <w:i/>
          <w:sz w:val="24"/>
          <w:szCs w:val="24"/>
          <w:rtl/>
        </w:rPr>
        <w:t xml:space="preserve"> </w:t>
      </w:r>
      <w:r w:rsidRPr="000815DB">
        <w:rPr>
          <w:rFonts w:ascii="David" w:hAnsi="David" w:cs="David" w:hint="eastAsia"/>
          <w:i/>
          <w:sz w:val="24"/>
          <w:szCs w:val="24"/>
          <w:rtl/>
        </w:rPr>
        <w:t>ואחרים</w:t>
      </w:r>
      <w:r w:rsidRPr="000815DB">
        <w:rPr>
          <w:rFonts w:ascii="David" w:hAnsi="David" w:cs="David"/>
          <w:i/>
          <w:sz w:val="24"/>
          <w:szCs w:val="24"/>
          <w:rtl/>
        </w:rPr>
        <w:t xml:space="preserve"> </w:t>
      </w:r>
      <w:r w:rsidRPr="000815DB">
        <w:rPr>
          <w:rFonts w:ascii="David" w:hAnsi="David" w:cs="David" w:hint="eastAsia"/>
          <w:i/>
          <w:sz w:val="24"/>
          <w:szCs w:val="24"/>
          <w:rtl/>
        </w:rPr>
        <w:t>בסביבת</w:t>
      </w:r>
      <w:r w:rsidRPr="000815DB">
        <w:rPr>
          <w:rFonts w:ascii="David" w:hAnsi="David" w:cs="David"/>
          <w:i/>
          <w:sz w:val="24"/>
          <w:szCs w:val="24"/>
          <w:rtl/>
        </w:rPr>
        <w:t xml:space="preserve"> </w:t>
      </w:r>
      <w:r w:rsidRPr="000815DB">
        <w:rPr>
          <w:rFonts w:ascii="David" w:hAnsi="David" w:cs="David" w:hint="eastAsia"/>
          <w:i/>
          <w:sz w:val="24"/>
          <w:szCs w:val="24"/>
          <w:rtl/>
        </w:rPr>
        <w:t>האתר</w:t>
      </w:r>
      <w:r w:rsidRPr="000815DB">
        <w:rPr>
          <w:rFonts w:ascii="David" w:hAnsi="David" w:cs="David"/>
          <w:i/>
          <w:sz w:val="24"/>
          <w:szCs w:val="24"/>
          <w:rtl/>
        </w:rPr>
        <w:t xml:space="preserve"> </w:t>
      </w:r>
      <w:r w:rsidRPr="000815DB">
        <w:rPr>
          <w:rFonts w:ascii="David" w:hAnsi="David" w:cs="David" w:hint="eastAsia"/>
          <w:i/>
          <w:sz w:val="24"/>
          <w:szCs w:val="24"/>
          <w:rtl/>
        </w:rPr>
        <w:t>וחובתו</w:t>
      </w:r>
      <w:r w:rsidRPr="000815DB">
        <w:rPr>
          <w:rFonts w:ascii="David" w:hAnsi="David" w:cs="David"/>
          <w:i/>
          <w:sz w:val="24"/>
          <w:szCs w:val="24"/>
          <w:rtl/>
        </w:rPr>
        <w:t xml:space="preserve"> </w:t>
      </w:r>
      <w:r w:rsidRPr="000815DB">
        <w:rPr>
          <w:rFonts w:ascii="David" w:hAnsi="David" w:cs="David" w:hint="eastAsia"/>
          <w:i/>
          <w:sz w:val="24"/>
          <w:szCs w:val="24"/>
          <w:rtl/>
        </w:rPr>
        <w:t>להתאים</w:t>
      </w:r>
      <w:r w:rsidRPr="000815DB">
        <w:rPr>
          <w:rFonts w:ascii="David" w:hAnsi="David" w:cs="David"/>
          <w:i/>
          <w:sz w:val="24"/>
          <w:szCs w:val="24"/>
          <w:rtl/>
        </w:rPr>
        <w:t xml:space="preserve"> </w:t>
      </w:r>
      <w:r w:rsidRPr="000815DB">
        <w:rPr>
          <w:rFonts w:ascii="David" w:hAnsi="David" w:cs="David" w:hint="eastAsia"/>
          <w:i/>
          <w:sz w:val="24"/>
          <w:szCs w:val="24"/>
          <w:rtl/>
        </w:rPr>
        <w:t>פעולותיו</w:t>
      </w:r>
      <w:r w:rsidRPr="000815DB">
        <w:rPr>
          <w:rFonts w:ascii="David" w:hAnsi="David" w:cs="David"/>
          <w:i/>
          <w:sz w:val="24"/>
          <w:szCs w:val="24"/>
          <w:rtl/>
        </w:rPr>
        <w:t xml:space="preserve">, </w:t>
      </w:r>
      <w:r w:rsidRPr="000815DB">
        <w:rPr>
          <w:rFonts w:ascii="David" w:hAnsi="David" w:cs="David" w:hint="eastAsia"/>
          <w:i/>
          <w:sz w:val="24"/>
          <w:szCs w:val="24"/>
          <w:rtl/>
        </w:rPr>
        <w:t>כך</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יפריעו</w:t>
      </w:r>
      <w:r w:rsidRPr="000815DB">
        <w:rPr>
          <w:rFonts w:ascii="David" w:hAnsi="David" w:cs="David"/>
          <w:i/>
          <w:sz w:val="24"/>
          <w:szCs w:val="24"/>
          <w:rtl/>
        </w:rPr>
        <w:t xml:space="preserve"> </w:t>
      </w:r>
      <w:r w:rsidRPr="000815DB">
        <w:rPr>
          <w:rFonts w:ascii="David" w:hAnsi="David" w:cs="David" w:hint="eastAsia"/>
          <w:i/>
          <w:sz w:val="24"/>
          <w:szCs w:val="24"/>
          <w:rtl/>
        </w:rPr>
        <w:t>לה</w:t>
      </w:r>
      <w:r w:rsidRPr="000815DB">
        <w:rPr>
          <w:rFonts w:ascii="David" w:hAnsi="David" w:cs="David"/>
          <w:i/>
          <w:sz w:val="24"/>
          <w:szCs w:val="24"/>
          <w:rtl/>
        </w:rPr>
        <w:t xml:space="preserve">, </w:t>
      </w:r>
      <w:r w:rsidRPr="000815DB">
        <w:rPr>
          <w:rFonts w:ascii="David" w:hAnsi="David" w:cs="David" w:hint="eastAsia"/>
          <w:i/>
          <w:sz w:val="24"/>
          <w:szCs w:val="24"/>
          <w:rtl/>
        </w:rPr>
        <w:t>דרכי</w:t>
      </w:r>
      <w:r w:rsidRPr="000815DB">
        <w:rPr>
          <w:rFonts w:ascii="David" w:hAnsi="David" w:cs="David"/>
          <w:i/>
          <w:sz w:val="24"/>
          <w:szCs w:val="24"/>
          <w:rtl/>
        </w:rPr>
        <w:t xml:space="preserve"> </w:t>
      </w:r>
      <w:r w:rsidRPr="000815DB">
        <w:rPr>
          <w:rFonts w:ascii="David" w:hAnsi="David" w:cs="David" w:hint="eastAsia"/>
          <w:i/>
          <w:sz w:val="24"/>
          <w:szCs w:val="24"/>
          <w:rtl/>
        </w:rPr>
        <w:t>גישה</w:t>
      </w:r>
      <w:r w:rsidRPr="000815DB">
        <w:rPr>
          <w:rFonts w:ascii="David" w:hAnsi="David" w:cs="David"/>
          <w:i/>
          <w:sz w:val="24"/>
          <w:szCs w:val="24"/>
          <w:rtl/>
        </w:rPr>
        <w:t xml:space="preserve"> </w:t>
      </w:r>
      <w:r w:rsidRPr="000815DB">
        <w:rPr>
          <w:rFonts w:ascii="David" w:hAnsi="David" w:cs="David" w:hint="eastAsia"/>
          <w:i/>
          <w:sz w:val="24"/>
          <w:szCs w:val="24"/>
          <w:rtl/>
        </w:rPr>
        <w:t>לאתר</w:t>
      </w:r>
      <w:r w:rsidRPr="000815DB">
        <w:rPr>
          <w:rFonts w:ascii="David" w:hAnsi="David" w:cs="David"/>
          <w:i/>
          <w:sz w:val="24"/>
          <w:szCs w:val="24"/>
          <w:rtl/>
        </w:rPr>
        <w:t xml:space="preserve"> </w:t>
      </w:r>
      <w:r w:rsidRPr="000815DB">
        <w:rPr>
          <w:rFonts w:ascii="David" w:hAnsi="David" w:cs="David" w:hint="eastAsia"/>
          <w:i/>
          <w:sz w:val="24"/>
          <w:szCs w:val="24"/>
          <w:rtl/>
        </w:rPr>
        <w:t>ובאתר</w:t>
      </w:r>
      <w:r w:rsidRPr="000815DB">
        <w:rPr>
          <w:rFonts w:ascii="David" w:hAnsi="David" w:cs="David"/>
          <w:i/>
          <w:sz w:val="24"/>
          <w:szCs w:val="24"/>
          <w:rtl/>
        </w:rPr>
        <w:t xml:space="preserve">, </w:t>
      </w:r>
      <w:r w:rsidRPr="000815DB">
        <w:rPr>
          <w:rFonts w:ascii="David" w:hAnsi="David" w:cs="David" w:hint="eastAsia"/>
          <w:i/>
          <w:sz w:val="24"/>
          <w:szCs w:val="24"/>
          <w:rtl/>
        </w:rPr>
        <w:t>מבנים</w:t>
      </w:r>
      <w:r w:rsidRPr="000815DB">
        <w:rPr>
          <w:rFonts w:ascii="David" w:hAnsi="David" w:cs="David"/>
          <w:i/>
          <w:sz w:val="24"/>
          <w:szCs w:val="24"/>
          <w:rtl/>
        </w:rPr>
        <w:t xml:space="preserve"> </w:t>
      </w:r>
      <w:r w:rsidRPr="000815DB">
        <w:rPr>
          <w:rFonts w:ascii="David" w:hAnsi="David" w:cs="David" w:hint="eastAsia"/>
          <w:i/>
          <w:sz w:val="24"/>
          <w:szCs w:val="24"/>
          <w:rtl/>
        </w:rPr>
        <w:t>סמוכים</w:t>
      </w:r>
      <w:r w:rsidRPr="000815DB">
        <w:rPr>
          <w:rFonts w:ascii="David" w:hAnsi="David" w:cs="David"/>
          <w:i/>
          <w:sz w:val="24"/>
          <w:szCs w:val="24"/>
          <w:rtl/>
        </w:rPr>
        <w:t xml:space="preserve"> </w:t>
      </w:r>
      <w:r w:rsidRPr="000815DB">
        <w:rPr>
          <w:rFonts w:ascii="David" w:hAnsi="David" w:cs="David" w:hint="eastAsia"/>
          <w:i/>
          <w:sz w:val="24"/>
          <w:szCs w:val="24"/>
          <w:rtl/>
        </w:rPr>
        <w:t>קיימים</w:t>
      </w:r>
      <w:r w:rsidRPr="000815DB">
        <w:rPr>
          <w:rFonts w:ascii="David" w:hAnsi="David" w:cs="David"/>
          <w:i/>
          <w:sz w:val="24"/>
          <w:szCs w:val="24"/>
          <w:rtl/>
        </w:rPr>
        <w:t xml:space="preserve"> </w:t>
      </w:r>
      <w:r w:rsidRPr="000815DB">
        <w:rPr>
          <w:rFonts w:ascii="David" w:hAnsi="David" w:cs="David" w:hint="eastAsia"/>
          <w:i/>
          <w:sz w:val="24"/>
          <w:szCs w:val="24"/>
          <w:rtl/>
        </w:rPr>
        <w:t>ומתוכננים</w:t>
      </w:r>
      <w:r w:rsidRPr="000815DB">
        <w:rPr>
          <w:rFonts w:ascii="David" w:hAnsi="David" w:cs="David"/>
          <w:i/>
          <w:sz w:val="24"/>
          <w:szCs w:val="24"/>
          <w:rtl/>
        </w:rPr>
        <w:t xml:space="preserve">, </w:t>
      </w:r>
      <w:r w:rsidRPr="000815DB">
        <w:rPr>
          <w:rFonts w:ascii="David" w:hAnsi="David" w:cs="David" w:hint="eastAsia"/>
          <w:i/>
          <w:sz w:val="24"/>
          <w:szCs w:val="24"/>
          <w:rtl/>
        </w:rPr>
        <w:t>אתרי</w:t>
      </w:r>
      <w:r w:rsidRPr="000815DB">
        <w:rPr>
          <w:rFonts w:ascii="David" w:hAnsi="David" w:cs="David"/>
          <w:i/>
          <w:sz w:val="24"/>
          <w:szCs w:val="24"/>
          <w:rtl/>
        </w:rPr>
        <w:t xml:space="preserve"> </w:t>
      </w:r>
      <w:r w:rsidRPr="000815DB">
        <w:rPr>
          <w:rFonts w:ascii="David" w:hAnsi="David" w:cs="David" w:hint="eastAsia"/>
          <w:i/>
          <w:sz w:val="24"/>
          <w:szCs w:val="24"/>
          <w:rtl/>
        </w:rPr>
        <w:t>פינוי</w:t>
      </w:r>
      <w:r w:rsidRPr="000815DB">
        <w:rPr>
          <w:rFonts w:ascii="David" w:hAnsi="David" w:cs="David"/>
          <w:i/>
          <w:sz w:val="24"/>
          <w:szCs w:val="24"/>
          <w:rtl/>
        </w:rPr>
        <w:t xml:space="preserve"> </w:t>
      </w:r>
      <w:r w:rsidRPr="000815DB">
        <w:rPr>
          <w:rFonts w:ascii="David" w:hAnsi="David" w:cs="David" w:hint="eastAsia"/>
          <w:i/>
          <w:sz w:val="24"/>
          <w:szCs w:val="24"/>
          <w:rtl/>
        </w:rPr>
        <w:t>פסולת</w:t>
      </w:r>
      <w:r w:rsidRPr="000815DB">
        <w:rPr>
          <w:rFonts w:ascii="David" w:hAnsi="David" w:cs="David"/>
          <w:i/>
          <w:sz w:val="24"/>
          <w:szCs w:val="24"/>
          <w:rtl/>
        </w:rPr>
        <w:t xml:space="preserve">, </w:t>
      </w:r>
      <w:r w:rsidRPr="000815DB">
        <w:rPr>
          <w:rFonts w:ascii="David" w:hAnsi="David" w:cs="David" w:hint="eastAsia"/>
          <w:i/>
          <w:sz w:val="24"/>
          <w:szCs w:val="24"/>
          <w:rtl/>
        </w:rPr>
        <w:t>מכיר</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דרישות</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בכלל</w:t>
      </w:r>
      <w:r w:rsidRPr="000815DB">
        <w:rPr>
          <w:rFonts w:ascii="David" w:hAnsi="David" w:cs="David"/>
          <w:i/>
          <w:sz w:val="24"/>
          <w:szCs w:val="24"/>
          <w:rtl/>
        </w:rPr>
        <w:t xml:space="preserve"> </w:t>
      </w:r>
      <w:r w:rsidRPr="000815DB">
        <w:rPr>
          <w:rFonts w:ascii="David" w:hAnsi="David" w:cs="David" w:hint="eastAsia"/>
          <w:i/>
          <w:sz w:val="24"/>
          <w:szCs w:val="24"/>
          <w:rtl/>
        </w:rPr>
        <w:t>והרשות</w:t>
      </w:r>
      <w:r w:rsidRPr="000815DB">
        <w:rPr>
          <w:rFonts w:ascii="David" w:hAnsi="David" w:cs="David"/>
          <w:i/>
          <w:sz w:val="24"/>
          <w:szCs w:val="24"/>
          <w:rtl/>
        </w:rPr>
        <w:t xml:space="preserve"> </w:t>
      </w:r>
      <w:r w:rsidRPr="000815DB">
        <w:rPr>
          <w:rFonts w:ascii="David" w:hAnsi="David" w:cs="David" w:hint="eastAsia"/>
          <w:i/>
          <w:sz w:val="24"/>
          <w:szCs w:val="24"/>
          <w:rtl/>
        </w:rPr>
        <w:t>המקומית</w:t>
      </w:r>
      <w:r w:rsidRPr="000815DB">
        <w:rPr>
          <w:rFonts w:ascii="David" w:hAnsi="David" w:cs="David"/>
          <w:i/>
          <w:sz w:val="24"/>
          <w:szCs w:val="24"/>
          <w:rtl/>
        </w:rPr>
        <w:t xml:space="preserve"> </w:t>
      </w:r>
      <w:r w:rsidRPr="000815DB">
        <w:rPr>
          <w:rFonts w:ascii="David" w:hAnsi="David" w:cs="David" w:hint="eastAsia"/>
          <w:i/>
          <w:sz w:val="24"/>
          <w:szCs w:val="24"/>
          <w:rtl/>
        </w:rPr>
        <w:t>בפרט</w:t>
      </w:r>
      <w:r w:rsidRPr="000815DB">
        <w:rPr>
          <w:rFonts w:ascii="David" w:hAnsi="David" w:cs="David"/>
          <w:i/>
          <w:sz w:val="24"/>
          <w:szCs w:val="24"/>
          <w:rtl/>
        </w:rPr>
        <w:t xml:space="preserve"> </w:t>
      </w:r>
      <w:r w:rsidRPr="000815DB">
        <w:rPr>
          <w:rFonts w:ascii="David" w:hAnsi="David" w:cs="David" w:hint="eastAsia"/>
          <w:i/>
          <w:sz w:val="24"/>
          <w:szCs w:val="24"/>
          <w:rtl/>
        </w:rPr>
        <w:t>וכל</w:t>
      </w:r>
      <w:r w:rsidRPr="000815DB">
        <w:rPr>
          <w:rFonts w:ascii="David" w:hAnsi="David" w:cs="David"/>
          <w:i/>
          <w:sz w:val="24"/>
          <w:szCs w:val="24"/>
          <w:rtl/>
        </w:rPr>
        <w:t xml:space="preserve"> </w:t>
      </w:r>
      <w:r w:rsidRPr="000815DB">
        <w:rPr>
          <w:rFonts w:ascii="David" w:hAnsi="David" w:cs="David" w:hint="eastAsia"/>
          <w:i/>
          <w:sz w:val="24"/>
          <w:szCs w:val="24"/>
          <w:rtl/>
        </w:rPr>
        <w:t>גורמים</w:t>
      </w:r>
      <w:r w:rsidRPr="000815DB">
        <w:rPr>
          <w:rFonts w:ascii="David" w:hAnsi="David" w:cs="David"/>
          <w:i/>
          <w:sz w:val="24"/>
          <w:szCs w:val="24"/>
          <w:rtl/>
        </w:rPr>
        <w:t xml:space="preserve"> </w:t>
      </w:r>
      <w:r w:rsidRPr="000815DB">
        <w:rPr>
          <w:rFonts w:ascii="David" w:hAnsi="David" w:cs="David" w:hint="eastAsia"/>
          <w:i/>
          <w:sz w:val="24"/>
          <w:szCs w:val="24"/>
          <w:rtl/>
        </w:rPr>
        <w:t>אחרים</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 xml:space="preserve"> </w:t>
      </w:r>
      <w:r w:rsidRPr="000815DB">
        <w:rPr>
          <w:rFonts w:ascii="David" w:hAnsi="David" w:cs="David" w:hint="eastAsia"/>
          <w:i/>
          <w:sz w:val="24"/>
          <w:szCs w:val="24"/>
          <w:rtl/>
        </w:rPr>
        <w:t>המפורטים</w:t>
      </w:r>
      <w:r w:rsidRPr="000815DB">
        <w:rPr>
          <w:rFonts w:ascii="David" w:hAnsi="David" w:cs="David"/>
          <w:i/>
          <w:sz w:val="24"/>
          <w:szCs w:val="24"/>
          <w:rtl/>
        </w:rPr>
        <w:t xml:space="preserve"> </w:t>
      </w:r>
      <w:r w:rsidRPr="000815DB">
        <w:rPr>
          <w:rFonts w:ascii="David" w:hAnsi="David" w:cs="David" w:hint="eastAsia"/>
          <w:i/>
          <w:sz w:val="24"/>
          <w:szCs w:val="24"/>
          <w:rtl/>
        </w:rPr>
        <w:t>בנספח</w:t>
      </w:r>
      <w:r w:rsidRPr="000815DB">
        <w:rPr>
          <w:rFonts w:ascii="David" w:hAnsi="David" w:cs="David"/>
          <w:i/>
          <w:sz w:val="24"/>
          <w:szCs w:val="24"/>
          <w:rtl/>
        </w:rPr>
        <w:t xml:space="preserve"> 3.1.1. </w:t>
      </w:r>
      <w:r w:rsidRPr="000815DB">
        <w:rPr>
          <w:rFonts w:ascii="David" w:hAnsi="David" w:cs="David" w:hint="eastAsia"/>
          <w:i/>
          <w:sz w:val="24"/>
          <w:szCs w:val="24"/>
          <w:rtl/>
        </w:rPr>
        <w:t>ידוע</w:t>
      </w:r>
      <w:r w:rsidRPr="000815DB">
        <w:rPr>
          <w:rFonts w:ascii="David" w:hAnsi="David" w:cs="David"/>
          <w:i/>
          <w:sz w:val="24"/>
          <w:szCs w:val="24"/>
          <w:rtl/>
        </w:rPr>
        <w:t xml:space="preserve"> </w:t>
      </w:r>
      <w:r w:rsidRPr="000815DB">
        <w:rPr>
          <w:rFonts w:ascii="David" w:hAnsi="David" w:cs="David" w:hint="eastAsia"/>
          <w:i/>
          <w:sz w:val="24"/>
          <w:szCs w:val="24"/>
          <w:rtl/>
        </w:rPr>
        <w:t>ומוסכם</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באזכורם</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באי</w:t>
      </w:r>
      <w:r w:rsidRPr="000815DB">
        <w:rPr>
          <w:rFonts w:ascii="David" w:hAnsi="David" w:cs="David"/>
          <w:i/>
          <w:sz w:val="24"/>
          <w:szCs w:val="24"/>
          <w:rtl/>
        </w:rPr>
        <w:t xml:space="preserve"> </w:t>
      </w:r>
      <w:r w:rsidRPr="000815DB">
        <w:rPr>
          <w:rFonts w:ascii="David" w:hAnsi="David" w:cs="David" w:hint="eastAsia"/>
          <w:i/>
          <w:sz w:val="24"/>
          <w:szCs w:val="24"/>
          <w:rtl/>
        </w:rPr>
        <w:t>אזכורם</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גורמים</w:t>
      </w:r>
      <w:r w:rsidRPr="000815DB">
        <w:rPr>
          <w:rFonts w:ascii="David" w:hAnsi="David" w:cs="David"/>
          <w:i/>
          <w:sz w:val="24"/>
          <w:szCs w:val="24"/>
          <w:rtl/>
        </w:rPr>
        <w:t xml:space="preserve"> </w:t>
      </w:r>
      <w:r w:rsidRPr="000815DB">
        <w:rPr>
          <w:rFonts w:ascii="David" w:hAnsi="David" w:cs="David" w:hint="eastAsia"/>
          <w:i/>
          <w:sz w:val="24"/>
          <w:szCs w:val="24"/>
          <w:rtl/>
        </w:rPr>
        <w:t>אלו</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אחרים</w:t>
      </w:r>
      <w:r w:rsidRPr="000815DB">
        <w:rPr>
          <w:rFonts w:ascii="David" w:hAnsi="David" w:cs="David"/>
          <w:i/>
          <w:sz w:val="24"/>
          <w:szCs w:val="24"/>
          <w:rtl/>
        </w:rPr>
        <w:t xml:space="preserve"> </w:t>
      </w:r>
      <w:r w:rsidRPr="000815DB">
        <w:rPr>
          <w:rFonts w:ascii="David" w:hAnsi="David" w:cs="David" w:hint="eastAsia"/>
          <w:i/>
          <w:sz w:val="24"/>
          <w:szCs w:val="24"/>
          <w:rtl/>
        </w:rPr>
        <w:t>בנספח</w:t>
      </w:r>
      <w:r w:rsidRPr="000815DB">
        <w:rPr>
          <w:rFonts w:ascii="David" w:hAnsi="David" w:cs="David"/>
          <w:i/>
          <w:sz w:val="24"/>
          <w:szCs w:val="24"/>
          <w:rtl/>
        </w:rPr>
        <w:t xml:space="preserve"> 3.1.1, </w:t>
      </w:r>
      <w:r w:rsidRPr="000815DB">
        <w:rPr>
          <w:rFonts w:ascii="David" w:hAnsi="David" w:cs="David" w:hint="eastAsia"/>
          <w:i/>
          <w:sz w:val="24"/>
          <w:szCs w:val="24"/>
          <w:rtl/>
        </w:rPr>
        <w:t>שיש</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שיכולה</w:t>
      </w:r>
      <w:r w:rsidRPr="000815DB">
        <w:rPr>
          <w:rFonts w:ascii="David" w:hAnsi="David" w:cs="David"/>
          <w:i/>
          <w:sz w:val="24"/>
          <w:szCs w:val="24"/>
          <w:rtl/>
        </w:rPr>
        <w:t xml:space="preserve"> </w:t>
      </w:r>
      <w:r w:rsidRPr="000815DB">
        <w:rPr>
          <w:rFonts w:ascii="David" w:hAnsi="David" w:cs="David" w:hint="eastAsia"/>
          <w:i/>
          <w:sz w:val="24"/>
          <w:szCs w:val="24"/>
          <w:rtl/>
        </w:rPr>
        <w:t>להיות</w:t>
      </w:r>
      <w:r w:rsidRPr="000815DB">
        <w:rPr>
          <w:rFonts w:ascii="David" w:hAnsi="David" w:cs="David"/>
          <w:i/>
          <w:sz w:val="24"/>
          <w:szCs w:val="24"/>
          <w:rtl/>
        </w:rPr>
        <w:t xml:space="preserve"> </w:t>
      </w:r>
      <w:r w:rsidRPr="000815DB">
        <w:rPr>
          <w:rFonts w:ascii="David" w:hAnsi="David" w:cs="David" w:hint="eastAsia"/>
          <w:i/>
          <w:sz w:val="24"/>
          <w:szCs w:val="24"/>
          <w:rtl/>
        </w:rPr>
        <w:t>להם</w:t>
      </w:r>
      <w:r w:rsidRPr="000815DB">
        <w:rPr>
          <w:rFonts w:ascii="David" w:hAnsi="David" w:cs="David"/>
          <w:i/>
          <w:sz w:val="24"/>
          <w:szCs w:val="24"/>
          <w:rtl/>
        </w:rPr>
        <w:t xml:space="preserve"> </w:t>
      </w:r>
      <w:r w:rsidRPr="000815DB">
        <w:rPr>
          <w:rFonts w:ascii="David" w:hAnsi="David" w:cs="David" w:hint="eastAsia"/>
          <w:i/>
          <w:sz w:val="24"/>
          <w:szCs w:val="24"/>
          <w:rtl/>
        </w:rPr>
        <w:t>השפעה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וקצב</w:t>
      </w:r>
      <w:r w:rsidRPr="000815DB">
        <w:rPr>
          <w:rFonts w:ascii="David" w:hAnsi="David" w:cs="David"/>
          <w:i/>
          <w:sz w:val="24"/>
          <w:szCs w:val="24"/>
          <w:rtl/>
        </w:rPr>
        <w:t xml:space="preserve"> </w:t>
      </w:r>
      <w:r w:rsidRPr="000815DB">
        <w:rPr>
          <w:rFonts w:ascii="David" w:hAnsi="David" w:cs="David" w:hint="eastAsia"/>
          <w:i/>
          <w:sz w:val="24"/>
          <w:szCs w:val="24"/>
          <w:rtl/>
        </w:rPr>
        <w:t>ביצוען</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מהצהרת</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מאחריותו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סעיף</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לבסס</w:t>
      </w:r>
      <w:r w:rsidRPr="000815DB">
        <w:rPr>
          <w:rFonts w:ascii="David" w:hAnsi="David" w:cs="David"/>
          <w:i/>
          <w:sz w:val="24"/>
          <w:szCs w:val="24"/>
          <w:rtl/>
        </w:rPr>
        <w:t xml:space="preserve"> </w:t>
      </w:r>
      <w:r w:rsidRPr="000815DB">
        <w:rPr>
          <w:rFonts w:ascii="David" w:hAnsi="David" w:cs="David" w:hint="eastAsia"/>
          <w:i/>
          <w:sz w:val="24"/>
          <w:szCs w:val="24"/>
          <w:rtl/>
        </w:rPr>
        <w:t>דרישה</w:t>
      </w:r>
      <w:r w:rsidRPr="000815DB">
        <w:rPr>
          <w:rFonts w:ascii="David" w:hAnsi="David" w:cs="David"/>
          <w:i/>
          <w:sz w:val="24"/>
          <w:szCs w:val="24"/>
          <w:rtl/>
        </w:rPr>
        <w:t xml:space="preserve"> </w:t>
      </w:r>
      <w:r w:rsidRPr="000815DB">
        <w:rPr>
          <w:rFonts w:ascii="David" w:hAnsi="David" w:cs="David" w:hint="eastAsia"/>
          <w:i/>
          <w:sz w:val="24"/>
          <w:szCs w:val="24"/>
          <w:rtl/>
        </w:rPr>
        <w:t>כספית</w:t>
      </w:r>
      <w:r w:rsidRPr="000815DB">
        <w:rPr>
          <w:rFonts w:ascii="David" w:hAnsi="David" w:cs="David"/>
          <w:i/>
          <w:sz w:val="24"/>
          <w:szCs w:val="24"/>
          <w:rtl/>
        </w:rPr>
        <w:t xml:space="preserve"> </w:t>
      </w:r>
      <w:r w:rsidRPr="000815DB">
        <w:rPr>
          <w:rFonts w:ascii="David" w:hAnsi="David" w:cs="David" w:hint="eastAsia"/>
          <w:i/>
          <w:sz w:val="24"/>
          <w:szCs w:val="24"/>
          <w:rtl/>
        </w:rPr>
        <w:t>כלשהי</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טענה</w:t>
      </w:r>
      <w:r w:rsidRPr="000815DB">
        <w:rPr>
          <w:rFonts w:ascii="David" w:hAnsi="David" w:cs="David"/>
          <w:i/>
          <w:sz w:val="24"/>
          <w:szCs w:val="24"/>
          <w:rtl/>
        </w:rPr>
        <w:t xml:space="preserve"> </w:t>
      </w:r>
      <w:r w:rsidRPr="000815DB">
        <w:rPr>
          <w:rFonts w:ascii="David" w:hAnsi="David" w:cs="David" w:hint="eastAsia"/>
          <w:i/>
          <w:sz w:val="24"/>
          <w:szCs w:val="24"/>
          <w:rtl/>
        </w:rPr>
        <w:t>כלשהי</w:t>
      </w:r>
      <w:r w:rsidRPr="000815DB">
        <w:rPr>
          <w:rFonts w:ascii="David" w:hAnsi="David" w:cs="David"/>
          <w:i/>
          <w:sz w:val="24"/>
          <w:szCs w:val="24"/>
          <w:rtl/>
        </w:rPr>
        <w:t xml:space="preserve"> </w:t>
      </w:r>
      <w:r w:rsidRPr="000815DB">
        <w:rPr>
          <w:rFonts w:ascii="David" w:hAnsi="David" w:cs="David" w:hint="eastAsia"/>
          <w:i/>
          <w:sz w:val="24"/>
          <w:szCs w:val="24"/>
          <w:rtl/>
        </w:rPr>
        <w:t>מצדו</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איחור</w:t>
      </w:r>
      <w:r w:rsidRPr="000815DB">
        <w:rPr>
          <w:rFonts w:ascii="David" w:hAnsi="David" w:cs="David"/>
          <w:i/>
          <w:sz w:val="24"/>
          <w:szCs w:val="24"/>
          <w:rtl/>
        </w:rPr>
        <w:t xml:space="preserve"> </w:t>
      </w:r>
      <w:r w:rsidRPr="000815DB">
        <w:rPr>
          <w:rFonts w:ascii="David" w:hAnsi="David" w:cs="David" w:hint="eastAsia"/>
          <w:i/>
          <w:sz w:val="24"/>
          <w:szCs w:val="24"/>
          <w:rtl/>
        </w:rPr>
        <w:t>כלשהו</w:t>
      </w:r>
      <w:r w:rsidRPr="000815DB">
        <w:rPr>
          <w:rFonts w:ascii="David" w:hAnsi="David" w:cs="David"/>
          <w:i/>
          <w:sz w:val="24"/>
          <w:szCs w:val="24"/>
          <w:rtl/>
        </w:rPr>
        <w:t xml:space="preserve"> </w:t>
      </w:r>
      <w:r w:rsidRPr="000815DB">
        <w:rPr>
          <w:rFonts w:ascii="David" w:hAnsi="David" w:cs="David" w:hint="eastAsia"/>
          <w:i/>
          <w:sz w:val="24"/>
          <w:szCs w:val="24"/>
          <w:rtl/>
        </w:rPr>
        <w:t>והוא</w:t>
      </w:r>
      <w:r w:rsidRPr="000815DB">
        <w:rPr>
          <w:rFonts w:ascii="David" w:hAnsi="David" w:cs="David"/>
          <w:i/>
          <w:sz w:val="24"/>
          <w:szCs w:val="24"/>
          <w:rtl/>
        </w:rPr>
        <w:t xml:space="preserve"> </w:t>
      </w:r>
      <w:r w:rsidRPr="000815DB">
        <w:rPr>
          <w:rFonts w:ascii="David" w:hAnsi="David" w:cs="David" w:hint="eastAsia"/>
          <w:i/>
          <w:sz w:val="24"/>
          <w:szCs w:val="24"/>
          <w:rtl/>
        </w:rPr>
        <w:t>מוותר</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טענה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תביעה</w:t>
      </w:r>
      <w:r w:rsidRPr="000815DB">
        <w:rPr>
          <w:rFonts w:ascii="David" w:hAnsi="David" w:cs="David"/>
          <w:i/>
          <w:sz w:val="24"/>
          <w:szCs w:val="24"/>
          <w:rtl/>
        </w:rPr>
        <w:t xml:space="preserve"> </w:t>
      </w:r>
      <w:r w:rsidRPr="000815DB">
        <w:rPr>
          <w:rFonts w:ascii="David" w:hAnsi="David" w:cs="David" w:hint="eastAsia"/>
          <w:i/>
          <w:sz w:val="24"/>
          <w:szCs w:val="24"/>
          <w:rtl/>
        </w:rPr>
        <w:t>כלפי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רק</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יסוד</w:t>
      </w:r>
      <w:r w:rsidRPr="000815DB">
        <w:rPr>
          <w:rFonts w:ascii="David" w:hAnsi="David" w:cs="David"/>
          <w:i/>
          <w:sz w:val="24"/>
          <w:szCs w:val="24"/>
          <w:rtl/>
        </w:rPr>
        <w:t xml:space="preserve"> </w:t>
      </w:r>
      <w:r w:rsidRPr="000815DB">
        <w:rPr>
          <w:rFonts w:ascii="David" w:hAnsi="David" w:cs="David" w:hint="eastAsia"/>
          <w:i/>
          <w:sz w:val="24"/>
          <w:szCs w:val="24"/>
          <w:rtl/>
        </w:rPr>
        <w:t>טענת</w:t>
      </w:r>
      <w:r w:rsidRPr="000815DB">
        <w:rPr>
          <w:rFonts w:ascii="David" w:hAnsi="David" w:cs="David"/>
          <w:i/>
          <w:sz w:val="24"/>
          <w:szCs w:val="24"/>
          <w:rtl/>
        </w:rPr>
        <w:t xml:space="preserve"> </w:t>
      </w: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ידיעה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הבנה</w:t>
      </w:r>
      <w:r w:rsidRPr="000815DB">
        <w:rPr>
          <w:rFonts w:ascii="David" w:hAnsi="David" w:cs="David"/>
          <w:i/>
          <w:sz w:val="24"/>
          <w:szCs w:val="24"/>
          <w:rtl/>
        </w:rPr>
        <w:t xml:space="preserve"> </w:t>
      </w:r>
      <w:r w:rsidRPr="000815DB">
        <w:rPr>
          <w:rFonts w:ascii="David" w:hAnsi="David" w:cs="David" w:hint="eastAsia"/>
          <w:i/>
          <w:sz w:val="24"/>
          <w:szCs w:val="24"/>
          <w:rtl/>
        </w:rPr>
        <w:t>כולל</w:t>
      </w:r>
      <w:r w:rsidRPr="000815DB">
        <w:rPr>
          <w:rFonts w:ascii="David" w:hAnsi="David" w:cs="David"/>
          <w:i/>
          <w:sz w:val="24"/>
          <w:szCs w:val="24"/>
          <w:rtl/>
        </w:rPr>
        <w:t xml:space="preserve"> </w:t>
      </w:r>
      <w:r w:rsidRPr="000815DB">
        <w:rPr>
          <w:rFonts w:ascii="David" w:hAnsi="David" w:cs="David" w:hint="eastAsia"/>
          <w:i/>
          <w:sz w:val="24"/>
          <w:szCs w:val="24"/>
          <w:rtl/>
        </w:rPr>
        <w:t>סטנדרט</w:t>
      </w:r>
      <w:r w:rsidRPr="000815DB">
        <w:rPr>
          <w:rFonts w:ascii="David" w:hAnsi="David" w:cs="David"/>
          <w:i/>
          <w:sz w:val="24"/>
          <w:szCs w:val="24"/>
          <w:rtl/>
        </w:rPr>
        <w:t xml:space="preserve"> </w:t>
      </w:r>
      <w:r w:rsidRPr="000815DB">
        <w:rPr>
          <w:rFonts w:ascii="David" w:hAnsi="David" w:cs="David" w:hint="eastAsia"/>
          <w:i/>
          <w:sz w:val="24"/>
          <w:szCs w:val="24"/>
          <w:rtl/>
        </w:rPr>
        <w:t>החומרים</w:t>
      </w:r>
      <w:r w:rsidRPr="000815DB">
        <w:rPr>
          <w:rFonts w:ascii="David" w:hAnsi="David" w:cs="David"/>
          <w:i/>
          <w:sz w:val="24"/>
          <w:szCs w:val="24"/>
          <w:rtl/>
        </w:rPr>
        <w:t xml:space="preserve"> </w:t>
      </w:r>
      <w:r w:rsidRPr="000815DB">
        <w:rPr>
          <w:rFonts w:ascii="David" w:hAnsi="David" w:cs="David" w:hint="eastAsia"/>
          <w:i/>
          <w:sz w:val="24"/>
          <w:szCs w:val="24"/>
          <w:rtl/>
        </w:rPr>
        <w:t>ורמת</w:t>
      </w:r>
      <w:r w:rsidRPr="000815DB">
        <w:rPr>
          <w:rFonts w:ascii="David" w:hAnsi="David" w:cs="David"/>
          <w:i/>
          <w:sz w:val="24"/>
          <w:szCs w:val="24"/>
          <w:rtl/>
        </w:rPr>
        <w:t xml:space="preserve"> </w:t>
      </w:r>
      <w:r w:rsidRPr="000815DB">
        <w:rPr>
          <w:rFonts w:ascii="David" w:hAnsi="David" w:cs="David" w:hint="eastAsia"/>
          <w:i/>
          <w:sz w:val="24"/>
          <w:szCs w:val="24"/>
          <w:rtl/>
        </w:rPr>
        <w:t>הספקים</w:t>
      </w:r>
      <w:r w:rsidRPr="000815DB">
        <w:rPr>
          <w:rFonts w:ascii="David" w:hAnsi="David" w:cs="David"/>
          <w:i/>
          <w:sz w:val="24"/>
          <w:szCs w:val="24"/>
          <w:rtl/>
        </w:rPr>
        <w:t xml:space="preserve"> </w:t>
      </w:r>
      <w:r w:rsidRPr="000815DB">
        <w:rPr>
          <w:rFonts w:ascii="David" w:hAnsi="David" w:cs="David" w:hint="eastAsia"/>
          <w:i/>
          <w:sz w:val="24"/>
          <w:szCs w:val="24"/>
          <w:rtl/>
        </w:rPr>
        <w:t>וקבלני</w:t>
      </w:r>
      <w:r w:rsidRPr="000815DB">
        <w:rPr>
          <w:rFonts w:ascii="David" w:hAnsi="David" w:cs="David"/>
          <w:i/>
          <w:sz w:val="24"/>
          <w:szCs w:val="24"/>
          <w:rtl/>
        </w:rPr>
        <w:t xml:space="preserve"> </w:t>
      </w:r>
      <w:r w:rsidRPr="000815DB">
        <w:rPr>
          <w:rFonts w:ascii="David" w:hAnsi="David" w:cs="David" w:hint="eastAsia"/>
          <w:i/>
          <w:sz w:val="24"/>
          <w:szCs w:val="24"/>
          <w:rtl/>
        </w:rPr>
        <w:t>המשנה</w:t>
      </w:r>
      <w:r w:rsidRPr="000815DB">
        <w:rPr>
          <w:rFonts w:ascii="David" w:hAnsi="David" w:cs="David"/>
          <w:i/>
          <w:sz w:val="24"/>
          <w:szCs w:val="24"/>
          <w:rtl/>
        </w:rPr>
        <w:t>.</w:t>
      </w:r>
    </w:p>
    <w:p w14:paraId="4DEED2B4"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בדק</w:t>
      </w:r>
      <w:r w:rsidRPr="000815DB">
        <w:rPr>
          <w:rFonts w:ascii="David" w:hAnsi="David" w:cs="David"/>
          <w:i/>
          <w:sz w:val="24"/>
          <w:szCs w:val="24"/>
          <w:rtl/>
        </w:rPr>
        <w:t xml:space="preserve"> </w:t>
      </w:r>
      <w:r w:rsidRPr="000815DB">
        <w:rPr>
          <w:rFonts w:ascii="David" w:hAnsi="David" w:cs="David" w:hint="eastAsia"/>
          <w:i/>
          <w:sz w:val="24"/>
          <w:szCs w:val="24"/>
          <w:rtl/>
        </w:rPr>
        <w:t>ומצא</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האתר</w:t>
      </w:r>
      <w:r w:rsidRPr="000815DB">
        <w:rPr>
          <w:rFonts w:ascii="David" w:hAnsi="David" w:cs="David"/>
          <w:i/>
          <w:sz w:val="24"/>
          <w:szCs w:val="24"/>
          <w:rtl/>
        </w:rPr>
        <w:t xml:space="preserve"> </w:t>
      </w:r>
      <w:r w:rsidRPr="000815DB">
        <w:rPr>
          <w:rFonts w:ascii="David" w:hAnsi="David" w:cs="David" w:hint="eastAsia"/>
          <w:i/>
          <w:sz w:val="24"/>
          <w:szCs w:val="24"/>
          <w:rtl/>
        </w:rPr>
        <w:t>במצבו</w:t>
      </w:r>
      <w:r w:rsidRPr="000815DB">
        <w:rPr>
          <w:rFonts w:ascii="David" w:hAnsi="David" w:cs="David"/>
          <w:i/>
          <w:sz w:val="24"/>
          <w:szCs w:val="24"/>
          <w:rtl/>
        </w:rPr>
        <w:t xml:space="preserve"> </w:t>
      </w:r>
      <w:r w:rsidRPr="000815DB">
        <w:rPr>
          <w:rFonts w:ascii="David" w:hAnsi="David" w:cs="David" w:hint="eastAsia"/>
          <w:i/>
          <w:sz w:val="24"/>
          <w:szCs w:val="24"/>
          <w:rtl/>
        </w:rPr>
        <w:t>הנוכחי</w:t>
      </w:r>
      <w:r w:rsidRPr="000815DB">
        <w:rPr>
          <w:rFonts w:ascii="David" w:hAnsi="David" w:cs="David"/>
          <w:i/>
          <w:sz w:val="24"/>
          <w:szCs w:val="24"/>
          <w:rtl/>
        </w:rPr>
        <w:t xml:space="preserve"> "</w:t>
      </w:r>
      <w:r w:rsidRPr="000815DB">
        <w:rPr>
          <w:rFonts w:ascii="David" w:hAnsi="David" w:cs="David"/>
          <w:sz w:val="24"/>
          <w:szCs w:val="24"/>
        </w:rPr>
        <w:t>AS</w:t>
      </w:r>
      <w:r w:rsidRPr="000815DB">
        <w:rPr>
          <w:rFonts w:ascii="David" w:hAnsi="David" w:cs="David"/>
          <w:i/>
          <w:sz w:val="24"/>
          <w:szCs w:val="24"/>
        </w:rPr>
        <w:t xml:space="preserve"> </w:t>
      </w:r>
      <w:r w:rsidRPr="000815DB">
        <w:rPr>
          <w:rFonts w:ascii="David" w:hAnsi="David" w:cs="David"/>
          <w:sz w:val="24"/>
          <w:szCs w:val="24"/>
        </w:rPr>
        <w:t>IS</w:t>
      </w:r>
      <w:r w:rsidRPr="000815DB">
        <w:rPr>
          <w:rFonts w:ascii="David" w:hAnsi="David" w:cs="David"/>
          <w:i/>
          <w:sz w:val="24"/>
          <w:szCs w:val="24"/>
          <w:rtl/>
        </w:rPr>
        <w:t xml:space="preserve">" </w:t>
      </w:r>
      <w:r w:rsidRPr="000815DB">
        <w:rPr>
          <w:rFonts w:ascii="David" w:hAnsi="David" w:cs="David" w:hint="eastAsia"/>
          <w:i/>
          <w:sz w:val="24"/>
          <w:szCs w:val="24"/>
          <w:rtl/>
        </w:rPr>
        <w:t>כשהוא</w:t>
      </w:r>
      <w:r w:rsidRPr="000815DB">
        <w:rPr>
          <w:rFonts w:ascii="David" w:hAnsi="David" w:cs="David"/>
          <w:i/>
          <w:sz w:val="24"/>
          <w:szCs w:val="24"/>
          <w:rtl/>
        </w:rPr>
        <w:t xml:space="preserve"> </w:t>
      </w:r>
      <w:r w:rsidRPr="000815DB">
        <w:rPr>
          <w:rFonts w:ascii="David" w:hAnsi="David" w:cs="David" w:hint="eastAsia"/>
          <w:i/>
          <w:sz w:val="24"/>
          <w:szCs w:val="24"/>
          <w:rtl/>
        </w:rPr>
        <w:t>ראוי</w:t>
      </w:r>
      <w:r w:rsidRPr="000815DB">
        <w:rPr>
          <w:rFonts w:ascii="David" w:hAnsi="David" w:cs="David"/>
          <w:i/>
          <w:sz w:val="24"/>
          <w:szCs w:val="24"/>
          <w:rtl/>
        </w:rPr>
        <w:t xml:space="preserve"> </w:t>
      </w:r>
      <w:r w:rsidRPr="000815DB">
        <w:rPr>
          <w:rFonts w:ascii="David" w:hAnsi="David" w:cs="David" w:hint="eastAsia"/>
          <w:i/>
          <w:sz w:val="24"/>
          <w:szCs w:val="24"/>
          <w:rtl/>
        </w:rPr>
        <w:t>ומוכן</w:t>
      </w:r>
      <w:r w:rsidRPr="000815DB">
        <w:rPr>
          <w:rFonts w:ascii="David" w:hAnsi="David" w:cs="David"/>
          <w:i/>
          <w:sz w:val="24"/>
          <w:szCs w:val="24"/>
          <w:rtl/>
        </w:rPr>
        <w:t xml:space="preserve"> </w:t>
      </w:r>
      <w:r w:rsidRPr="000815DB">
        <w:rPr>
          <w:rFonts w:ascii="David" w:hAnsi="David" w:cs="David" w:hint="eastAsia"/>
          <w:i/>
          <w:sz w:val="24"/>
          <w:szCs w:val="24"/>
          <w:rtl/>
        </w:rPr>
        <w:t>לתחילת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וידוע</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תחילת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יקבל</w:t>
      </w:r>
      <w:r w:rsidRPr="000815DB">
        <w:rPr>
          <w:rFonts w:ascii="David" w:hAnsi="David" w:cs="David"/>
          <w:i/>
          <w:sz w:val="24"/>
          <w:szCs w:val="24"/>
          <w:rtl/>
        </w:rPr>
        <w:t xml:space="preserve"> </w:t>
      </w:r>
      <w:r w:rsidRPr="000815DB">
        <w:rPr>
          <w:rFonts w:ascii="David" w:hAnsi="David" w:cs="David" w:hint="eastAsia"/>
          <w:i/>
          <w:sz w:val="24"/>
          <w:szCs w:val="24"/>
          <w:rtl/>
        </w:rPr>
        <w:t>קובץ</w:t>
      </w:r>
      <w:r w:rsidRPr="000815DB">
        <w:rPr>
          <w:rFonts w:ascii="David" w:hAnsi="David" w:cs="David"/>
          <w:i/>
          <w:sz w:val="24"/>
          <w:szCs w:val="24"/>
          <w:rtl/>
        </w:rPr>
        <w:t xml:space="preserve"> </w:t>
      </w:r>
      <w:r w:rsidRPr="000815DB">
        <w:rPr>
          <w:rFonts w:ascii="David" w:hAnsi="David" w:cs="David" w:hint="eastAsia"/>
          <w:i/>
          <w:sz w:val="24"/>
          <w:szCs w:val="24"/>
          <w:rtl/>
        </w:rPr>
        <w:t>ממוחשב</w:t>
      </w:r>
      <w:r w:rsidRPr="000815DB">
        <w:rPr>
          <w:rFonts w:ascii="David" w:hAnsi="David" w:cs="David"/>
          <w:i/>
          <w:sz w:val="24"/>
          <w:szCs w:val="24"/>
          <w:rtl/>
        </w:rPr>
        <w:t xml:space="preserve"> </w:t>
      </w:r>
      <w:r w:rsidRPr="000815DB">
        <w:rPr>
          <w:rFonts w:ascii="David" w:hAnsi="David" w:cs="David" w:hint="eastAsia"/>
          <w:i/>
          <w:sz w:val="24"/>
          <w:szCs w:val="24"/>
          <w:rtl/>
        </w:rPr>
        <w:t>המכיל</w:t>
      </w:r>
      <w:r w:rsidRPr="000815DB">
        <w:rPr>
          <w:rFonts w:ascii="David" w:hAnsi="David" w:cs="David"/>
          <w:i/>
          <w:sz w:val="24"/>
          <w:szCs w:val="24"/>
          <w:rtl/>
        </w:rPr>
        <w:t xml:space="preserve"> </w:t>
      </w:r>
      <w:r w:rsidRPr="000815DB">
        <w:rPr>
          <w:rFonts w:ascii="David" w:hAnsi="David" w:cs="David" w:hint="eastAsia"/>
          <w:i/>
          <w:sz w:val="24"/>
          <w:szCs w:val="24"/>
          <w:rtl/>
        </w:rPr>
        <w:t>קואורדינטות</w:t>
      </w:r>
      <w:r w:rsidRPr="000815DB">
        <w:rPr>
          <w:rFonts w:ascii="David" w:hAnsi="David" w:cs="David"/>
          <w:i/>
          <w:sz w:val="24"/>
          <w:szCs w:val="24"/>
          <w:rtl/>
        </w:rPr>
        <w:t xml:space="preserve"> </w:t>
      </w:r>
      <w:r w:rsidRPr="000815DB">
        <w:rPr>
          <w:rFonts w:ascii="David" w:hAnsi="David" w:cs="David" w:hint="eastAsia"/>
          <w:i/>
          <w:sz w:val="24"/>
          <w:szCs w:val="24"/>
          <w:rtl/>
        </w:rPr>
        <w:t>ארציות</w:t>
      </w:r>
      <w:r w:rsidRPr="000815DB">
        <w:rPr>
          <w:rFonts w:ascii="David" w:hAnsi="David" w:cs="David"/>
          <w:i/>
          <w:sz w:val="24"/>
          <w:szCs w:val="24"/>
          <w:rtl/>
        </w:rPr>
        <w:t xml:space="preserve"> </w:t>
      </w:r>
      <w:r w:rsidRPr="000815DB">
        <w:rPr>
          <w:rFonts w:ascii="David" w:hAnsi="David" w:cs="David" w:hint="eastAsia"/>
          <w:i/>
          <w:sz w:val="24"/>
          <w:szCs w:val="24"/>
          <w:rtl/>
        </w:rPr>
        <w:t>לסימון</w:t>
      </w:r>
      <w:r w:rsidRPr="000815DB">
        <w:rPr>
          <w:rFonts w:ascii="David" w:hAnsi="David" w:cs="David"/>
          <w:i/>
          <w:sz w:val="24"/>
          <w:szCs w:val="24"/>
          <w:rtl/>
        </w:rPr>
        <w:t xml:space="preserve"> </w:t>
      </w:r>
      <w:r w:rsidRPr="000815DB">
        <w:rPr>
          <w:rFonts w:ascii="David" w:hAnsi="David" w:cs="David" w:hint="eastAsia"/>
          <w:i/>
          <w:sz w:val="24"/>
          <w:szCs w:val="24"/>
          <w:rtl/>
        </w:rPr>
        <w:t>גבולותיו</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עבודות</w:t>
      </w:r>
      <w:r w:rsidRPr="000815DB">
        <w:rPr>
          <w:rFonts w:ascii="David" w:hAnsi="David" w:cs="David"/>
          <w:i/>
          <w:sz w:val="24"/>
          <w:szCs w:val="24"/>
          <w:rtl/>
        </w:rPr>
        <w:t xml:space="preserve"> </w:t>
      </w:r>
      <w:r w:rsidRPr="000815DB">
        <w:rPr>
          <w:rFonts w:ascii="David" w:hAnsi="David" w:cs="David" w:hint="eastAsia"/>
          <w:i/>
          <w:sz w:val="24"/>
          <w:szCs w:val="24"/>
          <w:rtl/>
        </w:rPr>
        <w:t>המדידה</w:t>
      </w:r>
      <w:r w:rsidRPr="000815DB">
        <w:rPr>
          <w:rFonts w:ascii="David" w:hAnsi="David" w:cs="David"/>
          <w:i/>
          <w:sz w:val="24"/>
          <w:szCs w:val="24"/>
          <w:rtl/>
        </w:rPr>
        <w:t xml:space="preserve"> </w:t>
      </w:r>
      <w:r w:rsidRPr="000815DB">
        <w:rPr>
          <w:rFonts w:ascii="David" w:hAnsi="David" w:cs="David" w:hint="eastAsia"/>
          <w:i/>
          <w:sz w:val="24"/>
          <w:szCs w:val="24"/>
          <w:rtl/>
        </w:rPr>
        <w:t>והעמדת</w:t>
      </w:r>
      <w:r w:rsidRPr="000815DB">
        <w:rPr>
          <w:rFonts w:ascii="David" w:hAnsi="David" w:cs="David"/>
          <w:i/>
          <w:sz w:val="24"/>
          <w:szCs w:val="24"/>
          <w:rtl/>
        </w:rPr>
        <w:t xml:space="preserve"> </w:t>
      </w:r>
      <w:r w:rsidRPr="000815DB">
        <w:rPr>
          <w:rFonts w:ascii="David" w:hAnsi="David" w:cs="David" w:hint="eastAsia"/>
          <w:i/>
          <w:sz w:val="24"/>
          <w:szCs w:val="24"/>
          <w:rtl/>
        </w:rPr>
        <w:t>מבנים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r w:rsidRPr="000815DB">
        <w:rPr>
          <w:rFonts w:ascii="David" w:hAnsi="David" w:cs="David" w:hint="eastAsia"/>
          <w:i/>
          <w:sz w:val="24"/>
          <w:szCs w:val="24"/>
          <w:rtl/>
        </w:rPr>
        <w:t>תבוצענה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ועל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w:t>
      </w:r>
    </w:p>
    <w:p w14:paraId="5E1625EB"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ידועים</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החומרים</w:t>
      </w:r>
      <w:r w:rsidRPr="000815DB">
        <w:rPr>
          <w:rFonts w:ascii="David" w:hAnsi="David" w:cs="David"/>
          <w:i/>
          <w:sz w:val="24"/>
          <w:szCs w:val="24"/>
          <w:rtl/>
        </w:rPr>
        <w:t xml:space="preserve">, </w:t>
      </w:r>
      <w:r w:rsidRPr="000815DB">
        <w:rPr>
          <w:rFonts w:ascii="David" w:hAnsi="David" w:cs="David" w:hint="eastAsia"/>
          <w:i/>
          <w:sz w:val="24"/>
          <w:szCs w:val="24"/>
          <w:rtl/>
        </w:rPr>
        <w:t>כח</w:t>
      </w:r>
      <w:r w:rsidRPr="000815DB">
        <w:rPr>
          <w:rFonts w:ascii="David" w:hAnsi="David" w:cs="David"/>
          <w:i/>
          <w:sz w:val="24"/>
          <w:szCs w:val="24"/>
          <w:rtl/>
        </w:rPr>
        <w:t xml:space="preserve"> </w:t>
      </w:r>
      <w:r w:rsidRPr="000815DB">
        <w:rPr>
          <w:rFonts w:ascii="David" w:hAnsi="David" w:cs="David" w:hint="eastAsia"/>
          <w:i/>
          <w:sz w:val="24"/>
          <w:szCs w:val="24"/>
          <w:rtl/>
        </w:rPr>
        <w:t>האדם</w:t>
      </w:r>
      <w:r w:rsidRPr="000815DB">
        <w:rPr>
          <w:rFonts w:ascii="David" w:hAnsi="David" w:cs="David"/>
          <w:i/>
          <w:sz w:val="24"/>
          <w:szCs w:val="24"/>
          <w:rtl/>
        </w:rPr>
        <w:t xml:space="preserve"> </w:t>
      </w:r>
      <w:r w:rsidRPr="000815DB">
        <w:rPr>
          <w:rFonts w:ascii="David" w:hAnsi="David" w:cs="David" w:hint="eastAsia"/>
          <w:i/>
          <w:sz w:val="24"/>
          <w:szCs w:val="24"/>
          <w:rtl/>
        </w:rPr>
        <w:t>והאמצעים</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להוראות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וכיצד</w:t>
      </w:r>
      <w:r w:rsidRPr="000815DB">
        <w:rPr>
          <w:rFonts w:ascii="David" w:hAnsi="David" w:cs="David"/>
          <w:i/>
          <w:sz w:val="24"/>
          <w:szCs w:val="24"/>
          <w:rtl/>
        </w:rPr>
        <w:t xml:space="preserve"> </w:t>
      </w:r>
      <w:r w:rsidRPr="000815DB">
        <w:rPr>
          <w:rFonts w:ascii="David" w:hAnsi="David" w:cs="David" w:hint="eastAsia"/>
          <w:i/>
          <w:sz w:val="24"/>
          <w:szCs w:val="24"/>
          <w:rtl/>
        </w:rPr>
        <w:t>ניתן</w:t>
      </w:r>
      <w:r w:rsidRPr="000815DB">
        <w:rPr>
          <w:rFonts w:ascii="David" w:hAnsi="David" w:cs="David"/>
          <w:i/>
          <w:sz w:val="24"/>
          <w:szCs w:val="24"/>
          <w:rtl/>
        </w:rPr>
        <w:t xml:space="preserve"> </w:t>
      </w:r>
      <w:r w:rsidRPr="000815DB">
        <w:rPr>
          <w:rFonts w:ascii="David" w:hAnsi="David" w:cs="David" w:hint="eastAsia"/>
          <w:i/>
          <w:sz w:val="24"/>
          <w:szCs w:val="24"/>
          <w:rtl/>
        </w:rPr>
        <w:t>לספקם</w:t>
      </w:r>
      <w:r w:rsidRPr="000815DB">
        <w:rPr>
          <w:rFonts w:ascii="David" w:hAnsi="David" w:cs="David"/>
          <w:i/>
          <w:sz w:val="24"/>
          <w:szCs w:val="24"/>
          <w:rtl/>
        </w:rPr>
        <w:t xml:space="preserve"> </w:t>
      </w:r>
      <w:r w:rsidRPr="000815DB">
        <w:rPr>
          <w:rFonts w:ascii="David" w:hAnsi="David" w:cs="David" w:hint="eastAsia"/>
          <w:i/>
          <w:sz w:val="24"/>
          <w:szCs w:val="24"/>
          <w:rtl/>
        </w:rPr>
        <w:t>והם</w:t>
      </w:r>
      <w:r w:rsidRPr="000815DB">
        <w:rPr>
          <w:rFonts w:ascii="David" w:hAnsi="David" w:cs="David"/>
          <w:i/>
          <w:sz w:val="24"/>
          <w:szCs w:val="24"/>
          <w:rtl/>
        </w:rPr>
        <w:t xml:space="preserve"> </w:t>
      </w:r>
      <w:r w:rsidRPr="000815DB">
        <w:rPr>
          <w:rFonts w:ascii="David" w:hAnsi="David" w:cs="David" w:hint="eastAsia"/>
          <w:i/>
          <w:sz w:val="24"/>
          <w:szCs w:val="24"/>
          <w:rtl/>
        </w:rPr>
        <w:t>נמצאים</w:t>
      </w:r>
      <w:r w:rsidRPr="000815DB">
        <w:rPr>
          <w:rFonts w:ascii="David" w:hAnsi="David" w:cs="David"/>
          <w:i/>
          <w:sz w:val="24"/>
          <w:szCs w:val="24"/>
          <w:rtl/>
        </w:rPr>
        <w:t xml:space="preserve"> </w:t>
      </w:r>
      <w:r w:rsidRPr="000815DB">
        <w:rPr>
          <w:rFonts w:ascii="David" w:hAnsi="David" w:cs="David" w:hint="eastAsia"/>
          <w:i/>
          <w:sz w:val="24"/>
          <w:szCs w:val="24"/>
          <w:rtl/>
        </w:rPr>
        <w:t>ברשותו</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בהישג</w:t>
      </w:r>
      <w:r w:rsidRPr="000815DB">
        <w:rPr>
          <w:rFonts w:ascii="David" w:hAnsi="David" w:cs="David"/>
          <w:i/>
          <w:sz w:val="24"/>
          <w:szCs w:val="24"/>
          <w:rtl/>
        </w:rPr>
        <w:t xml:space="preserve"> </w:t>
      </w:r>
      <w:r w:rsidRPr="000815DB">
        <w:rPr>
          <w:rFonts w:ascii="David" w:hAnsi="David" w:cs="David" w:hint="eastAsia"/>
          <w:i/>
          <w:sz w:val="24"/>
          <w:szCs w:val="24"/>
          <w:rtl/>
        </w:rPr>
        <w:t>ידו</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קשר</w:t>
      </w:r>
      <w:r w:rsidRPr="000815DB">
        <w:rPr>
          <w:rFonts w:ascii="David" w:hAnsi="David" w:cs="David"/>
          <w:i/>
          <w:sz w:val="24"/>
          <w:szCs w:val="24"/>
          <w:rtl/>
        </w:rPr>
        <w:t xml:space="preserve"> </w:t>
      </w:r>
      <w:r w:rsidRPr="000815DB">
        <w:rPr>
          <w:rFonts w:ascii="David" w:hAnsi="David" w:cs="David" w:hint="eastAsia"/>
          <w:i/>
          <w:sz w:val="24"/>
          <w:szCs w:val="24"/>
          <w:rtl/>
        </w:rPr>
        <w:t>יעיל</w:t>
      </w:r>
      <w:r w:rsidRPr="000815DB">
        <w:rPr>
          <w:rFonts w:ascii="David" w:hAnsi="David" w:cs="David"/>
          <w:i/>
          <w:sz w:val="24"/>
          <w:szCs w:val="24"/>
          <w:rtl/>
        </w:rPr>
        <w:t xml:space="preserve"> </w:t>
      </w:r>
      <w:r w:rsidRPr="000815DB">
        <w:rPr>
          <w:rFonts w:ascii="David" w:hAnsi="David" w:cs="David" w:hint="eastAsia"/>
          <w:i/>
          <w:sz w:val="24"/>
          <w:szCs w:val="24"/>
          <w:rtl/>
        </w:rPr>
        <w:t>שוטף</w:t>
      </w:r>
      <w:r w:rsidRPr="000815DB">
        <w:rPr>
          <w:rFonts w:ascii="David" w:hAnsi="David" w:cs="David"/>
          <w:i/>
          <w:sz w:val="24"/>
          <w:szCs w:val="24"/>
          <w:rtl/>
        </w:rPr>
        <w:t xml:space="preserve"> </w:t>
      </w:r>
      <w:r w:rsidRPr="000815DB">
        <w:rPr>
          <w:rFonts w:ascii="David" w:hAnsi="David" w:cs="David" w:hint="eastAsia"/>
          <w:i/>
          <w:sz w:val="24"/>
          <w:szCs w:val="24"/>
          <w:rtl/>
        </w:rPr>
        <w:t>ותקין</w:t>
      </w:r>
      <w:r w:rsidRPr="000815DB">
        <w:rPr>
          <w:rFonts w:ascii="David" w:hAnsi="David" w:cs="David"/>
          <w:i/>
          <w:sz w:val="24"/>
          <w:szCs w:val="24"/>
          <w:rtl/>
        </w:rPr>
        <w:t xml:space="preserve"> </w:t>
      </w:r>
      <w:r w:rsidRPr="000815DB">
        <w:rPr>
          <w:rFonts w:ascii="David" w:hAnsi="David" w:cs="David" w:hint="eastAsia"/>
          <w:i/>
          <w:sz w:val="24"/>
          <w:szCs w:val="24"/>
          <w:rtl/>
        </w:rPr>
        <w:t>לספק</w:t>
      </w:r>
      <w:r w:rsidRPr="000815DB">
        <w:rPr>
          <w:rFonts w:ascii="David" w:hAnsi="David" w:cs="David"/>
          <w:i/>
          <w:sz w:val="24"/>
          <w:szCs w:val="24"/>
          <w:rtl/>
        </w:rPr>
        <w:t xml:space="preserve"> </w:t>
      </w:r>
      <w:r w:rsidRPr="000815DB">
        <w:rPr>
          <w:rFonts w:ascii="David" w:hAnsi="David" w:cs="David" w:hint="eastAsia"/>
          <w:i/>
          <w:sz w:val="24"/>
          <w:szCs w:val="24"/>
          <w:rtl/>
        </w:rPr>
        <w:t>אינטרנט</w:t>
      </w:r>
      <w:r w:rsidRPr="000815DB">
        <w:rPr>
          <w:rFonts w:ascii="David" w:hAnsi="David" w:cs="David"/>
          <w:i/>
          <w:sz w:val="24"/>
          <w:szCs w:val="24"/>
          <w:rtl/>
        </w:rPr>
        <w:t xml:space="preserve">, </w:t>
      </w:r>
      <w:r w:rsidRPr="000815DB">
        <w:rPr>
          <w:rFonts w:ascii="David" w:hAnsi="David" w:cs="David" w:hint="eastAsia"/>
          <w:i/>
          <w:sz w:val="24"/>
          <w:szCs w:val="24"/>
          <w:rtl/>
        </w:rPr>
        <w:t>והינו</w:t>
      </w:r>
      <w:r w:rsidRPr="000815DB">
        <w:rPr>
          <w:rFonts w:ascii="David" w:hAnsi="David" w:cs="David"/>
          <w:i/>
          <w:sz w:val="24"/>
          <w:szCs w:val="24"/>
          <w:rtl/>
        </w:rPr>
        <w:t xml:space="preserve"> </w:t>
      </w:r>
      <w:r w:rsidRPr="000815DB">
        <w:rPr>
          <w:rFonts w:ascii="David" w:hAnsi="David" w:cs="David" w:hint="eastAsia"/>
          <w:i/>
          <w:sz w:val="24"/>
          <w:szCs w:val="24"/>
          <w:rtl/>
        </w:rPr>
        <w:t>מסוגל</w:t>
      </w:r>
      <w:r w:rsidRPr="000815DB">
        <w:rPr>
          <w:rFonts w:ascii="David" w:hAnsi="David" w:cs="David"/>
          <w:i/>
          <w:sz w:val="24"/>
          <w:szCs w:val="24"/>
          <w:rtl/>
        </w:rPr>
        <w:t xml:space="preserve"> </w:t>
      </w:r>
      <w:r w:rsidRPr="000815DB">
        <w:rPr>
          <w:rFonts w:ascii="David" w:hAnsi="David" w:cs="David" w:hint="eastAsia"/>
          <w:i/>
          <w:sz w:val="24"/>
          <w:szCs w:val="24"/>
          <w:rtl/>
        </w:rPr>
        <w:t>מכל</w:t>
      </w:r>
      <w:r w:rsidRPr="000815DB">
        <w:rPr>
          <w:rFonts w:ascii="David" w:hAnsi="David" w:cs="David"/>
          <w:i/>
          <w:sz w:val="24"/>
          <w:szCs w:val="24"/>
          <w:rtl/>
        </w:rPr>
        <w:t xml:space="preserve"> </w:t>
      </w:r>
      <w:r w:rsidRPr="000815DB">
        <w:rPr>
          <w:rFonts w:ascii="David" w:hAnsi="David" w:cs="David" w:hint="eastAsia"/>
          <w:i/>
          <w:sz w:val="24"/>
          <w:szCs w:val="24"/>
          <w:rtl/>
        </w:rPr>
        <w:t>הבחינות</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להוראות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w:t>
      </w:r>
    </w:p>
    <w:p w14:paraId="12B9A31B"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p>
    <w:p w14:paraId="76B30A83"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ההסברים</w:t>
      </w:r>
      <w:r w:rsidRPr="000815DB">
        <w:rPr>
          <w:rFonts w:ascii="David" w:hAnsi="David" w:cs="David"/>
          <w:i/>
          <w:sz w:val="24"/>
          <w:szCs w:val="24"/>
          <w:rtl/>
        </w:rPr>
        <w:t xml:space="preserve"> </w:t>
      </w:r>
      <w:r w:rsidRPr="000815DB">
        <w:rPr>
          <w:rFonts w:ascii="David" w:hAnsi="David" w:cs="David" w:hint="eastAsia"/>
          <w:i/>
          <w:sz w:val="24"/>
          <w:szCs w:val="24"/>
          <w:rtl/>
        </w:rPr>
        <w:t>מהם</w:t>
      </w:r>
      <w:r w:rsidRPr="000815DB">
        <w:rPr>
          <w:rFonts w:ascii="David" w:hAnsi="David" w:cs="David"/>
          <w:i/>
          <w:sz w:val="24"/>
          <w:szCs w:val="24"/>
          <w:rtl/>
        </w:rPr>
        <w:t xml:space="preserve"> </w:t>
      </w:r>
      <w:r w:rsidRPr="000815DB">
        <w:rPr>
          <w:rFonts w:ascii="David" w:hAnsi="David" w:cs="David" w:hint="eastAsia"/>
          <w:i/>
          <w:sz w:val="24"/>
          <w:szCs w:val="24"/>
          <w:rtl/>
        </w:rPr>
        <w:t>יכול</w:t>
      </w:r>
      <w:r w:rsidRPr="000815DB">
        <w:rPr>
          <w:rFonts w:ascii="David" w:hAnsi="David" w:cs="David"/>
          <w:i/>
          <w:sz w:val="24"/>
          <w:szCs w:val="24"/>
          <w:rtl/>
        </w:rPr>
        <w:t xml:space="preserve"> </w:t>
      </w:r>
      <w:r w:rsidRPr="000815DB">
        <w:rPr>
          <w:rFonts w:ascii="David" w:hAnsi="David" w:cs="David" w:hint="eastAsia"/>
          <w:i/>
          <w:sz w:val="24"/>
          <w:szCs w:val="24"/>
          <w:rtl/>
        </w:rPr>
        <w:t>היה</w:t>
      </w:r>
      <w:r w:rsidRPr="000815DB">
        <w:rPr>
          <w:rFonts w:ascii="David" w:hAnsi="David" w:cs="David"/>
          <w:i/>
          <w:sz w:val="24"/>
          <w:szCs w:val="24"/>
          <w:rtl/>
        </w:rPr>
        <w:t xml:space="preserve"> </w:t>
      </w:r>
      <w:r w:rsidRPr="000815DB">
        <w:rPr>
          <w:rFonts w:ascii="David" w:hAnsi="David" w:cs="David" w:hint="eastAsia"/>
          <w:i/>
          <w:sz w:val="24"/>
          <w:szCs w:val="24"/>
          <w:rtl/>
        </w:rPr>
        <w:t>לקבל</w:t>
      </w:r>
      <w:r w:rsidRPr="000815DB">
        <w:rPr>
          <w:rFonts w:ascii="David" w:hAnsi="David" w:cs="David"/>
          <w:i/>
          <w:sz w:val="24"/>
          <w:szCs w:val="24"/>
          <w:rtl/>
        </w:rPr>
        <w:t xml:space="preserve"> </w:t>
      </w:r>
      <w:r w:rsidRPr="000815DB">
        <w:rPr>
          <w:rFonts w:ascii="David" w:hAnsi="David" w:cs="David" w:hint="eastAsia"/>
          <w:i/>
          <w:sz w:val="24"/>
          <w:szCs w:val="24"/>
          <w:rtl/>
        </w:rPr>
        <w:t>תמונה</w:t>
      </w:r>
      <w:r w:rsidRPr="000815DB">
        <w:rPr>
          <w:rFonts w:ascii="David" w:hAnsi="David" w:cs="David"/>
          <w:i/>
          <w:sz w:val="24"/>
          <w:szCs w:val="24"/>
          <w:rtl/>
        </w:rPr>
        <w:t xml:space="preserve"> </w:t>
      </w:r>
      <w:r w:rsidRPr="000815DB">
        <w:rPr>
          <w:rFonts w:ascii="David" w:hAnsi="David" w:cs="David" w:hint="eastAsia"/>
          <w:i/>
          <w:sz w:val="24"/>
          <w:szCs w:val="24"/>
          <w:rtl/>
        </w:rPr>
        <w:t>מספקת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פרטי</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והיקפן</w:t>
      </w:r>
      <w:r w:rsidRPr="000815DB">
        <w:rPr>
          <w:rFonts w:ascii="David" w:hAnsi="David" w:cs="David"/>
          <w:i/>
          <w:sz w:val="24"/>
          <w:szCs w:val="24"/>
          <w:rtl/>
        </w:rPr>
        <w:t xml:space="preserve">, </w:t>
      </w:r>
      <w:r w:rsidRPr="000815DB">
        <w:rPr>
          <w:rFonts w:ascii="David" w:hAnsi="David" w:cs="David" w:hint="eastAsia"/>
          <w:i/>
          <w:sz w:val="24"/>
          <w:szCs w:val="24"/>
          <w:rtl/>
        </w:rPr>
        <w:t>הביא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שההסברים</w:t>
      </w:r>
      <w:r w:rsidRPr="000815DB">
        <w:rPr>
          <w:rFonts w:ascii="David" w:hAnsi="David" w:cs="David"/>
          <w:i/>
          <w:sz w:val="24"/>
          <w:szCs w:val="24"/>
          <w:rtl/>
        </w:rPr>
        <w:t xml:space="preserve"> </w:t>
      </w:r>
      <w:r w:rsidRPr="000815DB">
        <w:rPr>
          <w:rFonts w:ascii="David" w:hAnsi="David" w:cs="David" w:hint="eastAsia"/>
          <w:i/>
          <w:sz w:val="24"/>
          <w:szCs w:val="24"/>
          <w:rtl/>
        </w:rPr>
        <w:t>שקיבל</w:t>
      </w:r>
      <w:r w:rsidRPr="000815DB">
        <w:rPr>
          <w:rFonts w:ascii="David" w:hAnsi="David" w:cs="David"/>
          <w:i/>
          <w:sz w:val="24"/>
          <w:szCs w:val="24"/>
          <w:rtl/>
        </w:rPr>
        <w:t xml:space="preserve"> </w:t>
      </w:r>
      <w:r w:rsidRPr="000815DB">
        <w:rPr>
          <w:rFonts w:ascii="David" w:hAnsi="David" w:cs="David" w:hint="eastAsia"/>
          <w:i/>
          <w:sz w:val="24"/>
          <w:szCs w:val="24"/>
          <w:rtl/>
        </w:rPr>
        <w:t>אינם</w:t>
      </w:r>
      <w:r w:rsidRPr="000815DB">
        <w:rPr>
          <w:rFonts w:ascii="David" w:hAnsi="David" w:cs="David"/>
          <w:i/>
          <w:sz w:val="24"/>
          <w:szCs w:val="24"/>
          <w:rtl/>
        </w:rPr>
        <w:t xml:space="preserve"> </w:t>
      </w:r>
      <w:r w:rsidRPr="000815DB">
        <w:rPr>
          <w:rFonts w:ascii="David" w:hAnsi="David" w:cs="David" w:hint="eastAsia"/>
          <w:i/>
          <w:sz w:val="24"/>
          <w:szCs w:val="24"/>
          <w:rtl/>
        </w:rPr>
        <w:t>מהווים</w:t>
      </w:r>
      <w:r w:rsidRPr="000815DB">
        <w:rPr>
          <w:rFonts w:ascii="David" w:hAnsi="David" w:cs="David"/>
          <w:i/>
          <w:sz w:val="24"/>
          <w:szCs w:val="24"/>
          <w:rtl/>
        </w:rPr>
        <w:t xml:space="preserve"> </w:t>
      </w:r>
      <w:r w:rsidRPr="000815DB">
        <w:rPr>
          <w:rFonts w:ascii="David" w:hAnsi="David" w:cs="David" w:hint="eastAsia"/>
          <w:i/>
          <w:sz w:val="24"/>
          <w:szCs w:val="24"/>
          <w:rtl/>
        </w:rPr>
        <w:t>מפרטים</w:t>
      </w:r>
      <w:r w:rsidRPr="000815DB">
        <w:rPr>
          <w:rFonts w:ascii="David" w:hAnsi="David" w:cs="David"/>
          <w:i/>
          <w:sz w:val="24"/>
          <w:szCs w:val="24"/>
          <w:rtl/>
        </w:rPr>
        <w:t xml:space="preserve"> </w:t>
      </w:r>
      <w:r w:rsidRPr="000815DB">
        <w:rPr>
          <w:rFonts w:ascii="David" w:hAnsi="David" w:cs="David" w:hint="eastAsia"/>
          <w:i/>
          <w:sz w:val="24"/>
          <w:szCs w:val="24"/>
          <w:rtl/>
        </w:rPr>
        <w:t>מלאים</w:t>
      </w:r>
      <w:r w:rsidRPr="000815DB">
        <w:rPr>
          <w:rFonts w:ascii="David" w:hAnsi="David" w:cs="David"/>
          <w:i/>
          <w:sz w:val="24"/>
          <w:szCs w:val="24"/>
          <w:rtl/>
        </w:rPr>
        <w:t xml:space="preserve">, </w:t>
      </w:r>
      <w:r w:rsidRPr="000815DB">
        <w:rPr>
          <w:rFonts w:ascii="David" w:hAnsi="David" w:cs="David" w:hint="eastAsia"/>
          <w:i/>
          <w:sz w:val="24"/>
          <w:szCs w:val="24"/>
          <w:rtl/>
        </w:rPr>
        <w:t>אולם</w:t>
      </w:r>
      <w:r w:rsidRPr="000815DB">
        <w:rPr>
          <w:rFonts w:ascii="David" w:hAnsi="David" w:cs="David"/>
          <w:i/>
          <w:sz w:val="24"/>
          <w:szCs w:val="24"/>
          <w:rtl/>
        </w:rPr>
        <w:t xml:space="preserve"> </w:t>
      </w:r>
      <w:r w:rsidRPr="000815DB">
        <w:rPr>
          <w:rFonts w:ascii="David" w:hAnsi="David" w:cs="David" w:hint="eastAsia"/>
          <w:i/>
          <w:sz w:val="24"/>
          <w:szCs w:val="24"/>
          <w:rtl/>
        </w:rPr>
        <w:t>הם</w:t>
      </w:r>
      <w:r w:rsidRPr="000815DB">
        <w:rPr>
          <w:rFonts w:ascii="David" w:hAnsi="David" w:cs="David"/>
          <w:i/>
          <w:sz w:val="24"/>
          <w:szCs w:val="24"/>
          <w:rtl/>
        </w:rPr>
        <w:t xml:space="preserve"> </w:t>
      </w:r>
      <w:r w:rsidRPr="000815DB">
        <w:rPr>
          <w:rFonts w:ascii="David" w:hAnsi="David" w:cs="David" w:hint="eastAsia"/>
          <w:i/>
          <w:sz w:val="24"/>
          <w:szCs w:val="24"/>
          <w:rtl/>
        </w:rPr>
        <w:t>היו</w:t>
      </w:r>
      <w:r w:rsidRPr="000815DB">
        <w:rPr>
          <w:rFonts w:ascii="David" w:hAnsi="David" w:cs="David"/>
          <w:i/>
          <w:sz w:val="24"/>
          <w:szCs w:val="24"/>
          <w:rtl/>
        </w:rPr>
        <w:t xml:space="preserve"> </w:t>
      </w:r>
      <w:r w:rsidRPr="000815DB">
        <w:rPr>
          <w:rFonts w:ascii="David" w:hAnsi="David" w:cs="David" w:hint="eastAsia"/>
          <w:i/>
          <w:sz w:val="24"/>
          <w:szCs w:val="24"/>
          <w:rtl/>
        </w:rPr>
        <w:t>מספיקים</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מנת</w:t>
      </w:r>
      <w:r w:rsidRPr="000815DB">
        <w:rPr>
          <w:rFonts w:ascii="David" w:hAnsi="David" w:cs="David"/>
          <w:i/>
          <w:sz w:val="24"/>
          <w:szCs w:val="24"/>
          <w:rtl/>
        </w:rPr>
        <w:t xml:space="preserve"> </w:t>
      </w:r>
      <w:r w:rsidRPr="000815DB">
        <w:rPr>
          <w:rFonts w:ascii="David" w:hAnsi="David" w:cs="David" w:hint="eastAsia"/>
          <w:i/>
          <w:sz w:val="24"/>
          <w:szCs w:val="24"/>
          <w:rtl/>
        </w:rPr>
        <w:t>לתת</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תמונה</w:t>
      </w:r>
      <w:r w:rsidRPr="000815DB">
        <w:rPr>
          <w:rFonts w:ascii="David" w:hAnsi="David" w:cs="David"/>
          <w:i/>
          <w:sz w:val="24"/>
          <w:szCs w:val="24"/>
          <w:rtl/>
        </w:rPr>
        <w:t xml:space="preserve"> </w:t>
      </w:r>
      <w:r w:rsidRPr="000815DB">
        <w:rPr>
          <w:rFonts w:ascii="David" w:hAnsi="David" w:cs="David" w:hint="eastAsia"/>
          <w:i/>
          <w:sz w:val="24"/>
          <w:szCs w:val="24"/>
          <w:rtl/>
        </w:rPr>
        <w:t>נאמנה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שעליו</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די</w:t>
      </w:r>
      <w:r w:rsidRPr="000815DB">
        <w:rPr>
          <w:rFonts w:ascii="David" w:hAnsi="David" w:cs="David"/>
          <w:i/>
          <w:sz w:val="24"/>
          <w:szCs w:val="24"/>
          <w:rtl/>
        </w:rPr>
        <w:t xml:space="preserve"> </w:t>
      </w:r>
      <w:r w:rsidRPr="000815DB">
        <w:rPr>
          <w:rFonts w:ascii="David" w:hAnsi="David" w:cs="David" w:hint="eastAsia"/>
          <w:i/>
          <w:sz w:val="24"/>
          <w:szCs w:val="24"/>
          <w:rtl/>
        </w:rPr>
        <w:t>בהם</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להביא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הפרטים</w:t>
      </w:r>
      <w:r w:rsidRPr="000815DB">
        <w:rPr>
          <w:rFonts w:ascii="David" w:hAnsi="David" w:cs="David"/>
          <w:i/>
          <w:sz w:val="24"/>
          <w:szCs w:val="24"/>
          <w:rtl/>
        </w:rPr>
        <w:t xml:space="preserve"> </w:t>
      </w:r>
      <w:r w:rsidRPr="000815DB">
        <w:rPr>
          <w:rFonts w:ascii="David" w:hAnsi="David" w:cs="David" w:hint="eastAsia"/>
          <w:i/>
          <w:sz w:val="24"/>
          <w:szCs w:val="24"/>
          <w:rtl/>
        </w:rPr>
        <w:t>החסרים</w:t>
      </w:r>
      <w:r w:rsidRPr="000815DB">
        <w:rPr>
          <w:rFonts w:ascii="David" w:hAnsi="David" w:cs="David"/>
          <w:i/>
          <w:sz w:val="24"/>
          <w:szCs w:val="24"/>
          <w:rtl/>
        </w:rPr>
        <w:t xml:space="preserve"> </w:t>
      </w:r>
      <w:r w:rsidRPr="000815DB">
        <w:rPr>
          <w:rFonts w:ascii="David" w:hAnsi="David" w:cs="David" w:hint="eastAsia"/>
          <w:i/>
          <w:sz w:val="24"/>
          <w:szCs w:val="24"/>
          <w:rtl/>
        </w:rPr>
        <w:t>והנוספים</w:t>
      </w:r>
      <w:r w:rsidRPr="000815DB">
        <w:rPr>
          <w:rFonts w:ascii="David" w:hAnsi="David" w:cs="David"/>
          <w:i/>
          <w:sz w:val="24"/>
          <w:szCs w:val="24"/>
          <w:rtl/>
        </w:rPr>
        <w:t xml:space="preserve"> </w:t>
      </w:r>
      <w:r w:rsidRPr="000815DB">
        <w:rPr>
          <w:rFonts w:ascii="David" w:hAnsi="David" w:cs="David" w:hint="eastAsia"/>
          <w:i/>
          <w:sz w:val="24"/>
          <w:szCs w:val="24"/>
          <w:rtl/>
        </w:rPr>
        <w:t>שיחדיו</w:t>
      </w:r>
      <w:r w:rsidRPr="000815DB">
        <w:rPr>
          <w:rFonts w:ascii="David" w:hAnsi="David" w:cs="David"/>
          <w:i/>
          <w:sz w:val="24"/>
          <w:szCs w:val="24"/>
          <w:rtl/>
        </w:rPr>
        <w:t xml:space="preserve"> </w:t>
      </w:r>
      <w:r w:rsidRPr="000815DB">
        <w:rPr>
          <w:rFonts w:ascii="David" w:hAnsi="David" w:cs="David" w:hint="eastAsia"/>
          <w:i/>
          <w:sz w:val="24"/>
          <w:szCs w:val="24"/>
          <w:rtl/>
        </w:rPr>
        <w:t>יהוו</w:t>
      </w:r>
      <w:r w:rsidRPr="000815DB">
        <w:rPr>
          <w:rFonts w:ascii="David" w:hAnsi="David" w:cs="David"/>
          <w:i/>
          <w:sz w:val="24"/>
          <w:szCs w:val="24"/>
          <w:rtl/>
        </w:rPr>
        <w:t xml:space="preserve"> </w:t>
      </w:r>
      <w:r w:rsidRPr="000815DB">
        <w:rPr>
          <w:rFonts w:ascii="David" w:hAnsi="David" w:cs="David" w:hint="eastAsia"/>
          <w:i/>
          <w:sz w:val="24"/>
          <w:szCs w:val="24"/>
          <w:rtl/>
        </w:rPr>
        <w:t>מפרט</w:t>
      </w:r>
      <w:r w:rsidRPr="000815DB">
        <w:rPr>
          <w:rFonts w:ascii="David" w:hAnsi="David" w:cs="David"/>
          <w:i/>
          <w:sz w:val="24"/>
          <w:szCs w:val="24"/>
          <w:rtl/>
        </w:rPr>
        <w:t xml:space="preserve"> </w:t>
      </w:r>
      <w:r w:rsidRPr="000815DB">
        <w:rPr>
          <w:rFonts w:ascii="David" w:hAnsi="David" w:cs="David" w:hint="eastAsia"/>
          <w:i/>
          <w:sz w:val="24"/>
          <w:szCs w:val="24"/>
          <w:rtl/>
        </w:rPr>
        <w:t>מלא</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w:t>
      </w:r>
    </w:p>
    <w:p w14:paraId="4DA73D46"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p>
    <w:p w14:paraId="23E67FAC"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עבודה</w:t>
      </w:r>
      <w:r w:rsidRPr="000815DB">
        <w:rPr>
          <w:rFonts w:ascii="David" w:hAnsi="David" w:cs="David"/>
          <w:i/>
          <w:sz w:val="24"/>
          <w:szCs w:val="24"/>
          <w:rtl/>
        </w:rPr>
        <w:t xml:space="preserve"> </w:t>
      </w:r>
      <w:r w:rsidRPr="000815DB">
        <w:rPr>
          <w:rFonts w:ascii="David" w:hAnsi="David" w:cs="David" w:hint="eastAsia"/>
          <w:i/>
          <w:sz w:val="24"/>
          <w:szCs w:val="24"/>
          <w:rtl/>
        </w:rPr>
        <w:t>ומפרטים</w:t>
      </w:r>
      <w:r w:rsidRPr="000815DB">
        <w:rPr>
          <w:rFonts w:ascii="David" w:hAnsi="David" w:cs="David"/>
          <w:i/>
          <w:sz w:val="24"/>
          <w:szCs w:val="24"/>
          <w:rtl/>
        </w:rPr>
        <w:t xml:space="preserve"> </w:t>
      </w:r>
      <w:r w:rsidRPr="000815DB">
        <w:rPr>
          <w:rFonts w:ascii="David" w:hAnsi="David" w:cs="David" w:hint="eastAsia"/>
          <w:i/>
          <w:sz w:val="24"/>
          <w:szCs w:val="24"/>
          <w:rtl/>
        </w:rPr>
        <w:t>בחמישה</w:t>
      </w:r>
      <w:r w:rsidRPr="000815DB">
        <w:rPr>
          <w:rFonts w:ascii="David" w:hAnsi="David" w:cs="David"/>
          <w:i/>
          <w:sz w:val="24"/>
          <w:szCs w:val="24"/>
          <w:rtl/>
        </w:rPr>
        <w:t xml:space="preserve"> </w:t>
      </w:r>
      <w:r w:rsidRPr="000815DB">
        <w:rPr>
          <w:rFonts w:ascii="David" w:hAnsi="David" w:cs="David" w:hint="eastAsia"/>
          <w:i/>
          <w:sz w:val="24"/>
          <w:szCs w:val="24"/>
          <w:rtl/>
        </w:rPr>
        <w:t>עותקים</w:t>
      </w:r>
      <w:r w:rsidRPr="000815DB">
        <w:rPr>
          <w:rFonts w:ascii="David" w:hAnsi="David" w:cs="David"/>
          <w:i/>
          <w:sz w:val="24"/>
          <w:szCs w:val="24"/>
          <w:rtl/>
        </w:rPr>
        <w:t xml:space="preserve">, </w:t>
      </w:r>
      <w:r w:rsidRPr="000815DB">
        <w:rPr>
          <w:rFonts w:ascii="David" w:hAnsi="David" w:cs="David" w:hint="eastAsia"/>
          <w:i/>
          <w:sz w:val="24"/>
          <w:szCs w:val="24"/>
          <w:rtl/>
        </w:rPr>
        <w:t>המאפשרים</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התחלת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w:t>
      </w:r>
    </w:p>
    <w:p w14:paraId="5CBCA9C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בכפוף</w:t>
      </w:r>
      <w:r w:rsidRPr="000815DB">
        <w:rPr>
          <w:rFonts w:ascii="David" w:hAnsi="David" w:cs="David"/>
          <w:i/>
          <w:sz w:val="24"/>
          <w:szCs w:val="24"/>
          <w:rtl/>
        </w:rPr>
        <w:t xml:space="preserve"> </w:t>
      </w:r>
      <w:r w:rsidRPr="000815DB">
        <w:rPr>
          <w:rFonts w:ascii="David" w:hAnsi="David" w:cs="David" w:hint="eastAsia"/>
          <w:i/>
          <w:sz w:val="24"/>
          <w:szCs w:val="24"/>
          <w:rtl/>
        </w:rPr>
        <w:t>למותנה</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5.7.7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לספק</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באמצעות</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עד</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יאוחר</w:t>
      </w:r>
      <w:r w:rsidRPr="000815DB">
        <w:rPr>
          <w:rFonts w:ascii="David" w:hAnsi="David" w:cs="David"/>
          <w:i/>
          <w:sz w:val="24"/>
          <w:szCs w:val="24"/>
          <w:rtl/>
        </w:rPr>
        <w:t xml:space="preserve"> </w:t>
      </w:r>
      <w:r w:rsidRPr="000815DB">
        <w:rPr>
          <w:rFonts w:ascii="David" w:hAnsi="David" w:cs="David" w:hint="eastAsia"/>
          <w:i/>
          <w:sz w:val="24"/>
          <w:szCs w:val="24"/>
          <w:rtl/>
        </w:rPr>
        <w:t>מהמועד</w:t>
      </w:r>
      <w:r w:rsidRPr="000815DB">
        <w:rPr>
          <w:rFonts w:ascii="David" w:hAnsi="David" w:cs="David"/>
          <w:i/>
          <w:sz w:val="24"/>
          <w:szCs w:val="24"/>
          <w:rtl/>
        </w:rPr>
        <w:t xml:space="preserve">, </w:t>
      </w:r>
      <w:r w:rsidRPr="000815DB">
        <w:rPr>
          <w:rFonts w:ascii="David" w:hAnsi="David" w:cs="David" w:hint="eastAsia"/>
          <w:i/>
          <w:sz w:val="24"/>
          <w:szCs w:val="24"/>
          <w:rtl/>
        </w:rPr>
        <w:t>שלפי</w:t>
      </w:r>
      <w:r w:rsidRPr="000815DB">
        <w:rPr>
          <w:rFonts w:ascii="David" w:hAnsi="David" w:cs="David"/>
          <w:i/>
          <w:sz w:val="24"/>
          <w:szCs w:val="24"/>
          <w:rtl/>
        </w:rPr>
        <w:t xml:space="preserve"> </w:t>
      </w:r>
      <w:r w:rsidRPr="000815DB">
        <w:rPr>
          <w:rFonts w:ascii="David" w:hAnsi="David" w:cs="David" w:hint="eastAsia"/>
          <w:i/>
          <w:sz w:val="24"/>
          <w:szCs w:val="24"/>
          <w:rtl/>
        </w:rPr>
        <w:t>קביעת</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יאפשר</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במועדן</w:t>
      </w:r>
      <w:r w:rsidRPr="000815DB">
        <w:rPr>
          <w:rFonts w:ascii="David" w:hAnsi="David" w:cs="David"/>
          <w:i/>
          <w:sz w:val="24"/>
          <w:szCs w:val="24"/>
          <w:rtl/>
        </w:rPr>
        <w:t xml:space="preserve"> </w:t>
      </w:r>
      <w:r w:rsidRPr="000815DB">
        <w:rPr>
          <w:rFonts w:ascii="David" w:hAnsi="David" w:cs="David" w:hint="eastAsia"/>
          <w:i/>
          <w:sz w:val="24"/>
          <w:szCs w:val="24"/>
          <w:rtl/>
        </w:rPr>
        <w:t>המאוחר</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לוח</w:t>
      </w:r>
      <w:r w:rsidRPr="000815DB">
        <w:rPr>
          <w:rFonts w:ascii="David" w:hAnsi="David" w:cs="David"/>
          <w:i/>
          <w:sz w:val="24"/>
          <w:szCs w:val="24"/>
          <w:rtl/>
        </w:rPr>
        <w:t xml:space="preserve"> </w:t>
      </w:r>
      <w:r w:rsidRPr="000815DB">
        <w:rPr>
          <w:rFonts w:ascii="David" w:hAnsi="David" w:cs="David" w:hint="eastAsia"/>
          <w:i/>
          <w:sz w:val="24"/>
          <w:szCs w:val="24"/>
          <w:rtl/>
        </w:rPr>
        <w:t>הזמנים</w:t>
      </w:r>
      <w:r w:rsidRPr="000815DB">
        <w:rPr>
          <w:rFonts w:ascii="David" w:hAnsi="David" w:cs="David"/>
          <w:i/>
          <w:sz w:val="24"/>
          <w:szCs w:val="24"/>
          <w:rtl/>
        </w:rPr>
        <w:t xml:space="preserve"> </w:t>
      </w:r>
      <w:r w:rsidRPr="000815DB">
        <w:rPr>
          <w:rFonts w:ascii="David" w:hAnsi="David" w:cs="David" w:hint="eastAsia"/>
          <w:i/>
          <w:sz w:val="24"/>
          <w:szCs w:val="24"/>
          <w:rtl/>
        </w:rPr>
        <w:t>המפורט</w:t>
      </w:r>
      <w:r w:rsidRPr="000815DB">
        <w:rPr>
          <w:rFonts w:ascii="David" w:hAnsi="David" w:cs="David"/>
          <w:i/>
          <w:sz w:val="24"/>
          <w:szCs w:val="24"/>
          <w:rtl/>
        </w:rPr>
        <w:t xml:space="preserve">. </w:t>
      </w:r>
    </w:p>
    <w:p w14:paraId="4CC9E4ED"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להגיש</w:t>
      </w:r>
      <w:r w:rsidRPr="000815DB">
        <w:rPr>
          <w:rFonts w:ascii="David" w:hAnsi="David" w:cs="David"/>
          <w:i/>
          <w:sz w:val="24"/>
          <w:szCs w:val="24"/>
          <w:rtl/>
        </w:rPr>
        <w:t xml:space="preserve"> </w:t>
      </w:r>
      <w:r w:rsidRPr="000815DB">
        <w:rPr>
          <w:rFonts w:ascii="David" w:hAnsi="David" w:cs="David" w:hint="eastAsia"/>
          <w:i/>
          <w:sz w:val="24"/>
          <w:szCs w:val="24"/>
          <w:rtl/>
        </w:rPr>
        <w:t>למפקח</w:t>
      </w:r>
      <w:r w:rsidRPr="000815DB">
        <w:rPr>
          <w:rFonts w:ascii="David" w:hAnsi="David" w:cs="David"/>
          <w:i/>
          <w:sz w:val="24"/>
          <w:szCs w:val="24"/>
          <w:rtl/>
        </w:rPr>
        <w:t xml:space="preserve"> </w:t>
      </w:r>
      <w:r w:rsidRPr="000815DB">
        <w:rPr>
          <w:rFonts w:ascii="David" w:hAnsi="David" w:cs="David" w:hint="eastAsia"/>
          <w:i/>
          <w:sz w:val="24"/>
          <w:szCs w:val="24"/>
          <w:rtl/>
        </w:rPr>
        <w:t>סמוך</w:t>
      </w:r>
      <w:r w:rsidRPr="000815DB">
        <w:rPr>
          <w:rFonts w:ascii="David" w:hAnsi="David" w:cs="David"/>
          <w:i/>
          <w:sz w:val="24"/>
          <w:szCs w:val="24"/>
          <w:rtl/>
        </w:rPr>
        <w:t xml:space="preserve"> </w:t>
      </w:r>
      <w:r w:rsidRPr="000815DB">
        <w:rPr>
          <w:rFonts w:ascii="David" w:hAnsi="David" w:cs="David" w:hint="eastAsia"/>
          <w:i/>
          <w:sz w:val="24"/>
          <w:szCs w:val="24"/>
          <w:rtl/>
        </w:rPr>
        <w:t>לאחר</w:t>
      </w:r>
      <w:r w:rsidRPr="000815DB">
        <w:rPr>
          <w:rFonts w:ascii="David" w:hAnsi="David" w:cs="David"/>
          <w:i/>
          <w:sz w:val="24"/>
          <w:szCs w:val="24"/>
          <w:rtl/>
        </w:rPr>
        <w:t xml:space="preserve"> </w:t>
      </w:r>
      <w:r w:rsidRPr="000815DB">
        <w:rPr>
          <w:rFonts w:ascii="David" w:hAnsi="David" w:cs="David" w:hint="eastAsia"/>
          <w:i/>
          <w:sz w:val="24"/>
          <w:szCs w:val="24"/>
          <w:rtl/>
        </w:rPr>
        <w:t>חתימת</w:t>
      </w:r>
      <w:r w:rsidRPr="000815DB">
        <w:rPr>
          <w:rFonts w:ascii="David" w:hAnsi="David" w:cs="David"/>
          <w:i/>
          <w:sz w:val="24"/>
          <w:szCs w:val="24"/>
          <w:rtl/>
        </w:rPr>
        <w:t xml:space="preserve"> </w:t>
      </w:r>
      <w:r w:rsidRPr="000815DB">
        <w:rPr>
          <w:rFonts w:ascii="David" w:hAnsi="David" w:cs="David" w:hint="eastAsia"/>
          <w:i/>
          <w:sz w:val="24"/>
          <w:szCs w:val="24"/>
          <w:rtl/>
        </w:rPr>
        <w:t>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הצעה</w:t>
      </w:r>
      <w:r w:rsidRPr="000815DB">
        <w:rPr>
          <w:rFonts w:ascii="David" w:hAnsi="David" w:cs="David"/>
          <w:i/>
          <w:sz w:val="24"/>
          <w:szCs w:val="24"/>
          <w:rtl/>
        </w:rPr>
        <w:t xml:space="preserve"> </w:t>
      </w:r>
      <w:r w:rsidRPr="000815DB">
        <w:rPr>
          <w:rFonts w:ascii="David" w:hAnsi="David" w:cs="David" w:hint="eastAsia"/>
          <w:i/>
          <w:sz w:val="24"/>
          <w:szCs w:val="24"/>
          <w:rtl/>
        </w:rPr>
        <w:t>לגבי</w:t>
      </w:r>
      <w:r w:rsidRPr="000815DB">
        <w:rPr>
          <w:rFonts w:ascii="David" w:hAnsi="David" w:cs="David"/>
          <w:i/>
          <w:sz w:val="24"/>
          <w:szCs w:val="24"/>
          <w:rtl/>
        </w:rPr>
        <w:t xml:space="preserve"> </w:t>
      </w:r>
      <w:r w:rsidRPr="000815DB">
        <w:rPr>
          <w:rFonts w:ascii="David" w:hAnsi="David" w:cs="David" w:hint="eastAsia"/>
          <w:i/>
          <w:sz w:val="24"/>
          <w:szCs w:val="24"/>
          <w:rtl/>
        </w:rPr>
        <w:t>רשימת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והמועדים</w:t>
      </w:r>
      <w:r w:rsidRPr="000815DB">
        <w:rPr>
          <w:rFonts w:ascii="David" w:hAnsi="David" w:cs="David"/>
          <w:i/>
          <w:sz w:val="24"/>
          <w:szCs w:val="24"/>
          <w:rtl/>
        </w:rPr>
        <w:t xml:space="preserve"> </w:t>
      </w:r>
      <w:r w:rsidRPr="000815DB">
        <w:rPr>
          <w:rFonts w:ascii="David" w:hAnsi="David" w:cs="David" w:hint="eastAsia"/>
          <w:i/>
          <w:sz w:val="24"/>
          <w:szCs w:val="24"/>
          <w:rtl/>
        </w:rPr>
        <w:t>לאספקתם</w:t>
      </w:r>
      <w:r w:rsidRPr="000815DB">
        <w:rPr>
          <w:rFonts w:ascii="David" w:hAnsi="David" w:cs="David"/>
          <w:i/>
          <w:sz w:val="24"/>
          <w:szCs w:val="24"/>
          <w:rtl/>
        </w:rPr>
        <w:t xml:space="preserve">, </w:t>
      </w:r>
      <w:r w:rsidRPr="000815DB">
        <w:rPr>
          <w:rFonts w:ascii="David" w:hAnsi="David" w:cs="David" w:hint="eastAsia"/>
          <w:i/>
          <w:sz w:val="24"/>
          <w:szCs w:val="24"/>
          <w:rtl/>
        </w:rPr>
        <w:t>ככל</w:t>
      </w:r>
      <w:r w:rsidRPr="000815DB">
        <w:rPr>
          <w:rFonts w:ascii="David" w:hAnsi="David" w:cs="David"/>
          <w:i/>
          <w:sz w:val="24"/>
          <w:szCs w:val="24"/>
          <w:rtl/>
        </w:rPr>
        <w:t xml:space="preserve"> </w:t>
      </w:r>
      <w:r w:rsidRPr="000815DB">
        <w:rPr>
          <w:rFonts w:ascii="David" w:hAnsi="David" w:cs="David" w:hint="eastAsia"/>
          <w:i/>
          <w:sz w:val="24"/>
          <w:szCs w:val="24"/>
          <w:rtl/>
        </w:rPr>
        <w:t>שאלה</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צורפו</w:t>
      </w:r>
      <w:r w:rsidRPr="000815DB">
        <w:rPr>
          <w:rFonts w:ascii="David" w:hAnsi="David" w:cs="David"/>
          <w:i/>
          <w:sz w:val="24"/>
          <w:szCs w:val="24"/>
          <w:rtl/>
        </w:rPr>
        <w:t xml:space="preserve"> </w:t>
      </w:r>
      <w:r w:rsidRPr="000815DB">
        <w:rPr>
          <w:rFonts w:ascii="David" w:hAnsi="David" w:cs="David" w:hint="eastAsia"/>
          <w:i/>
          <w:sz w:val="24"/>
          <w:szCs w:val="24"/>
          <w:rtl/>
        </w:rPr>
        <w:t>כנספחים</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עובר</w:t>
      </w:r>
      <w:r w:rsidRPr="000815DB">
        <w:rPr>
          <w:rFonts w:ascii="David" w:hAnsi="David" w:cs="David"/>
          <w:i/>
          <w:sz w:val="24"/>
          <w:szCs w:val="24"/>
          <w:rtl/>
        </w:rPr>
        <w:t xml:space="preserve"> </w:t>
      </w:r>
      <w:r w:rsidRPr="000815DB">
        <w:rPr>
          <w:rFonts w:ascii="David" w:hAnsi="David" w:cs="David" w:hint="eastAsia"/>
          <w:i/>
          <w:sz w:val="24"/>
          <w:szCs w:val="24"/>
          <w:rtl/>
        </w:rPr>
        <w:t>לחתימתו</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הקובע</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מהם</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ומועדי</w:t>
      </w:r>
      <w:r w:rsidRPr="000815DB">
        <w:rPr>
          <w:rFonts w:ascii="David" w:hAnsi="David" w:cs="David"/>
          <w:i/>
          <w:sz w:val="24"/>
          <w:szCs w:val="24"/>
          <w:rtl/>
        </w:rPr>
        <w:t xml:space="preserve"> </w:t>
      </w:r>
      <w:r w:rsidRPr="000815DB">
        <w:rPr>
          <w:rFonts w:ascii="David" w:hAnsi="David" w:cs="David" w:hint="eastAsia"/>
          <w:i/>
          <w:sz w:val="24"/>
          <w:szCs w:val="24"/>
          <w:rtl/>
        </w:rPr>
        <w:t>אספקתם</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לוח</w:t>
      </w:r>
      <w:r w:rsidRPr="000815DB">
        <w:rPr>
          <w:rFonts w:ascii="David" w:hAnsi="David" w:cs="David"/>
          <w:i/>
          <w:sz w:val="24"/>
          <w:szCs w:val="24"/>
          <w:rtl/>
        </w:rPr>
        <w:t xml:space="preserve"> </w:t>
      </w:r>
      <w:r w:rsidRPr="000815DB">
        <w:rPr>
          <w:rFonts w:ascii="David" w:hAnsi="David" w:cs="David" w:hint="eastAsia"/>
          <w:i/>
          <w:sz w:val="24"/>
          <w:szCs w:val="24"/>
          <w:rtl/>
        </w:rPr>
        <w:t>הזמנים</w:t>
      </w:r>
      <w:r w:rsidRPr="000815DB">
        <w:rPr>
          <w:rFonts w:ascii="David" w:hAnsi="David" w:cs="David"/>
          <w:i/>
          <w:sz w:val="24"/>
          <w:szCs w:val="24"/>
          <w:rtl/>
        </w:rPr>
        <w:t>.</w:t>
      </w:r>
    </w:p>
    <w:p w14:paraId="78602353"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אספקת</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שנקבע</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תיחשב</w:t>
      </w:r>
      <w:r w:rsidRPr="000815DB">
        <w:rPr>
          <w:rFonts w:ascii="David" w:hAnsi="David" w:cs="David"/>
          <w:i/>
          <w:sz w:val="24"/>
          <w:szCs w:val="24"/>
          <w:rtl/>
        </w:rPr>
        <w:t xml:space="preserve"> </w:t>
      </w:r>
      <w:r w:rsidRPr="000815DB">
        <w:rPr>
          <w:rFonts w:ascii="David" w:hAnsi="David" w:cs="David" w:hint="eastAsia"/>
          <w:i/>
          <w:sz w:val="24"/>
          <w:szCs w:val="24"/>
          <w:rtl/>
        </w:rPr>
        <w:t>כהפרת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אולם</w:t>
      </w:r>
      <w:r w:rsidRPr="000815DB">
        <w:rPr>
          <w:rFonts w:ascii="David" w:hAnsi="David" w:cs="David"/>
          <w:i/>
          <w:sz w:val="24"/>
          <w:szCs w:val="24"/>
          <w:rtl/>
        </w:rPr>
        <w:t xml:space="preserve"> </w:t>
      </w:r>
      <w:r w:rsidRPr="000815DB">
        <w:rPr>
          <w:rFonts w:ascii="David" w:hAnsi="David" w:cs="David" w:hint="eastAsia"/>
          <w:i/>
          <w:sz w:val="24"/>
          <w:szCs w:val="24"/>
          <w:rtl/>
        </w:rPr>
        <w:t>אפשר</w:t>
      </w:r>
      <w:r w:rsidRPr="000815DB">
        <w:rPr>
          <w:rFonts w:ascii="David" w:hAnsi="David" w:cs="David"/>
          <w:i/>
          <w:sz w:val="24"/>
          <w:szCs w:val="24"/>
          <w:rtl/>
        </w:rPr>
        <w:t xml:space="preserve"> </w:t>
      </w:r>
      <w:r w:rsidRPr="000815DB">
        <w:rPr>
          <w:rFonts w:ascii="David" w:hAnsi="David" w:cs="David" w:hint="eastAsia"/>
          <w:i/>
          <w:sz w:val="24"/>
          <w:szCs w:val="24"/>
          <w:rtl/>
        </w:rPr>
        <w:t>שתובא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כגורם</w:t>
      </w:r>
      <w:r w:rsidRPr="000815DB">
        <w:rPr>
          <w:rFonts w:ascii="David" w:hAnsi="David" w:cs="David"/>
          <w:i/>
          <w:sz w:val="24"/>
          <w:szCs w:val="24"/>
          <w:rtl/>
        </w:rPr>
        <w:t xml:space="preserve"> </w:t>
      </w:r>
      <w:r w:rsidRPr="000815DB">
        <w:rPr>
          <w:rFonts w:ascii="David" w:hAnsi="David" w:cs="David" w:hint="eastAsia"/>
          <w:i/>
          <w:sz w:val="24"/>
          <w:szCs w:val="24"/>
          <w:rtl/>
        </w:rPr>
        <w:t>המצדיק</w:t>
      </w:r>
      <w:r w:rsidRPr="000815DB">
        <w:rPr>
          <w:rFonts w:ascii="David" w:hAnsi="David" w:cs="David"/>
          <w:i/>
          <w:sz w:val="24"/>
          <w:szCs w:val="24"/>
          <w:rtl/>
        </w:rPr>
        <w:t xml:space="preserve"> </w:t>
      </w:r>
      <w:r w:rsidRPr="000815DB">
        <w:rPr>
          <w:rFonts w:ascii="David" w:hAnsi="David" w:cs="David" w:hint="eastAsia"/>
          <w:i/>
          <w:sz w:val="24"/>
          <w:szCs w:val="24"/>
          <w:rtl/>
        </w:rPr>
        <w:t>איחור</w:t>
      </w:r>
      <w:r w:rsidRPr="000815DB">
        <w:rPr>
          <w:rFonts w:ascii="David" w:hAnsi="David" w:cs="David"/>
          <w:i/>
          <w:sz w:val="24"/>
          <w:szCs w:val="24"/>
          <w:rtl/>
        </w:rPr>
        <w:t xml:space="preserve"> </w:t>
      </w:r>
      <w:r w:rsidRPr="000815DB">
        <w:rPr>
          <w:rFonts w:ascii="David" w:hAnsi="David" w:cs="David" w:hint="eastAsia"/>
          <w:i/>
          <w:sz w:val="24"/>
          <w:szCs w:val="24"/>
          <w:rtl/>
        </w:rPr>
        <w:t>בביצוע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ובלבד</w:t>
      </w:r>
      <w:r w:rsidRPr="000815DB">
        <w:rPr>
          <w:rFonts w:ascii="David" w:hAnsi="David" w:cs="David"/>
          <w:i/>
          <w:sz w:val="24"/>
          <w:szCs w:val="24"/>
          <w:rtl/>
        </w:rPr>
        <w:t xml:space="preserve"> </w:t>
      </w:r>
      <w:r w:rsidRPr="000815DB">
        <w:rPr>
          <w:rFonts w:ascii="David" w:hAnsi="David" w:cs="David" w:hint="eastAsia"/>
          <w:i/>
          <w:sz w:val="24"/>
          <w:szCs w:val="24"/>
          <w:rtl/>
        </w:rPr>
        <w:t>שאם</w:t>
      </w:r>
      <w:r w:rsidRPr="000815DB">
        <w:rPr>
          <w:rFonts w:ascii="David" w:hAnsi="David" w:cs="David"/>
          <w:i/>
          <w:sz w:val="24"/>
          <w:szCs w:val="24"/>
          <w:rtl/>
        </w:rPr>
        <w:t xml:space="preserve"> </w:t>
      </w:r>
      <w:r w:rsidRPr="000815DB">
        <w:rPr>
          <w:rFonts w:ascii="David" w:hAnsi="David" w:cs="David" w:hint="eastAsia"/>
          <w:i/>
          <w:sz w:val="24"/>
          <w:szCs w:val="24"/>
          <w:rtl/>
        </w:rPr>
        <w:t>סופק</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ארבעה</w:t>
      </w:r>
      <w:r w:rsidRPr="000815DB">
        <w:rPr>
          <w:rFonts w:ascii="David" w:hAnsi="David" w:cs="David"/>
          <w:i/>
          <w:sz w:val="24"/>
          <w:szCs w:val="24"/>
          <w:rtl/>
        </w:rPr>
        <w:t xml:space="preserve"> </w:t>
      </w:r>
      <w:r w:rsidRPr="000815DB">
        <w:rPr>
          <w:rFonts w:ascii="David" w:hAnsi="David" w:cs="David" w:hint="eastAsia"/>
          <w:i/>
          <w:sz w:val="24"/>
          <w:szCs w:val="24"/>
          <w:rtl/>
        </w:rPr>
        <w:t>עשר</w:t>
      </w:r>
      <w:r w:rsidRPr="000815DB">
        <w:rPr>
          <w:rFonts w:ascii="David" w:hAnsi="David" w:cs="David"/>
          <w:i/>
          <w:sz w:val="24"/>
          <w:szCs w:val="24"/>
          <w:rtl/>
        </w:rPr>
        <w:t xml:space="preserve"> </w:t>
      </w:r>
      <w:r w:rsidRPr="000815DB">
        <w:rPr>
          <w:rFonts w:ascii="David" w:hAnsi="David" w:cs="David" w:hint="eastAsia"/>
          <w:i/>
          <w:sz w:val="24"/>
          <w:szCs w:val="24"/>
          <w:rtl/>
        </w:rPr>
        <w:t>ימים</w:t>
      </w:r>
      <w:r w:rsidRPr="000815DB">
        <w:rPr>
          <w:rFonts w:ascii="David" w:hAnsi="David" w:cs="David"/>
          <w:i/>
          <w:sz w:val="24"/>
          <w:szCs w:val="24"/>
          <w:rtl/>
        </w:rPr>
        <w:t xml:space="preserve"> </w:t>
      </w:r>
      <w:r w:rsidRPr="000815DB">
        <w:rPr>
          <w:rFonts w:ascii="David" w:hAnsi="David" w:cs="David" w:hint="eastAsia"/>
          <w:i/>
          <w:sz w:val="24"/>
          <w:szCs w:val="24"/>
          <w:rtl/>
        </w:rPr>
        <w:t>לפני</w:t>
      </w:r>
      <w:r w:rsidRPr="000815DB">
        <w:rPr>
          <w:rFonts w:ascii="David" w:hAnsi="David" w:cs="David"/>
          <w:i/>
          <w:sz w:val="24"/>
          <w:szCs w:val="24"/>
          <w:rtl/>
        </w:rPr>
        <w:t xml:space="preserve"> </w:t>
      </w:r>
      <w:r w:rsidRPr="000815DB">
        <w:rPr>
          <w:rFonts w:ascii="David" w:hAnsi="David" w:cs="David" w:hint="eastAsia"/>
          <w:i/>
          <w:sz w:val="24"/>
          <w:szCs w:val="24"/>
          <w:rtl/>
        </w:rPr>
        <w:t>הביצוע</w:t>
      </w:r>
      <w:r w:rsidRPr="000815DB">
        <w:rPr>
          <w:rFonts w:ascii="David" w:hAnsi="David" w:cs="David"/>
          <w:i/>
          <w:sz w:val="24"/>
          <w:szCs w:val="24"/>
          <w:rtl/>
        </w:rPr>
        <w:t xml:space="preserve"> </w:t>
      </w:r>
      <w:r w:rsidRPr="000815DB">
        <w:rPr>
          <w:rFonts w:ascii="David" w:hAnsi="David" w:cs="David" w:hint="eastAsia"/>
          <w:i/>
          <w:sz w:val="24"/>
          <w:szCs w:val="24"/>
          <w:rtl/>
        </w:rPr>
        <w:t>בפועל</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אותו</w:t>
      </w:r>
      <w:r w:rsidRPr="000815DB">
        <w:rPr>
          <w:rFonts w:ascii="David" w:hAnsi="David" w:cs="David"/>
          <w:i/>
          <w:sz w:val="24"/>
          <w:szCs w:val="24"/>
          <w:rtl/>
        </w:rPr>
        <w:t xml:space="preserve"> </w:t>
      </w:r>
      <w:r w:rsidRPr="000815DB">
        <w:rPr>
          <w:rFonts w:ascii="David" w:hAnsi="David" w:cs="David" w:hint="eastAsia"/>
          <w:i/>
          <w:sz w:val="24"/>
          <w:szCs w:val="24"/>
          <w:rtl/>
        </w:rPr>
        <w:t>חלק</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שמסמך</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מתייחס</w:t>
      </w:r>
      <w:r w:rsidRPr="000815DB">
        <w:rPr>
          <w:rFonts w:ascii="David" w:hAnsi="David" w:cs="David"/>
          <w:i/>
          <w:sz w:val="24"/>
          <w:szCs w:val="24"/>
          <w:rtl/>
        </w:rPr>
        <w:t xml:space="preserve"> </w:t>
      </w:r>
      <w:r w:rsidRPr="000815DB">
        <w:rPr>
          <w:rFonts w:ascii="David" w:hAnsi="David" w:cs="David" w:hint="eastAsia"/>
          <w:i/>
          <w:sz w:val="24"/>
          <w:szCs w:val="24"/>
          <w:rtl/>
        </w:rPr>
        <w:t>אליו</w:t>
      </w:r>
      <w:r w:rsidRPr="000815DB">
        <w:rPr>
          <w:rFonts w:ascii="David" w:hAnsi="David" w:cs="David"/>
          <w:i/>
          <w:sz w:val="24"/>
          <w:szCs w:val="24"/>
          <w:rtl/>
        </w:rPr>
        <w:t xml:space="preserve"> </w:t>
      </w:r>
      <w:r w:rsidRPr="000815DB">
        <w:rPr>
          <w:rFonts w:ascii="David" w:hAnsi="David" w:cs="David" w:hint="eastAsia"/>
          <w:i/>
          <w:sz w:val="24"/>
          <w:szCs w:val="24"/>
          <w:rtl/>
        </w:rPr>
        <w:t>יחשב</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כמוגש</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אם</w:t>
      </w:r>
      <w:r w:rsidRPr="000815DB">
        <w:rPr>
          <w:rFonts w:ascii="David" w:hAnsi="David" w:cs="David"/>
          <w:i/>
          <w:sz w:val="24"/>
          <w:szCs w:val="24"/>
          <w:rtl/>
        </w:rPr>
        <w:t xml:space="preserve"> </w:t>
      </w:r>
      <w:r w:rsidRPr="000815DB">
        <w:rPr>
          <w:rFonts w:ascii="David" w:hAnsi="David" w:cs="David" w:hint="eastAsia"/>
          <w:i/>
          <w:sz w:val="24"/>
          <w:szCs w:val="24"/>
          <w:rtl/>
        </w:rPr>
        <w:t>הוגש</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שנקבע</w:t>
      </w:r>
      <w:r w:rsidRPr="000815DB">
        <w:rPr>
          <w:rFonts w:ascii="David" w:hAnsi="David" w:cs="David"/>
          <w:i/>
          <w:sz w:val="24"/>
          <w:szCs w:val="24"/>
          <w:rtl/>
        </w:rPr>
        <w:t xml:space="preserve"> </w:t>
      </w:r>
      <w:r w:rsidRPr="000815DB">
        <w:rPr>
          <w:rFonts w:ascii="David" w:hAnsi="David" w:cs="David" w:hint="eastAsia"/>
          <w:i/>
          <w:sz w:val="24"/>
          <w:szCs w:val="24"/>
          <w:rtl/>
        </w:rPr>
        <w:t>להגשתו</w:t>
      </w:r>
      <w:r w:rsidRPr="000815DB">
        <w:rPr>
          <w:rFonts w:ascii="David" w:hAnsi="David" w:cs="David"/>
          <w:i/>
          <w:sz w:val="24"/>
          <w:szCs w:val="24"/>
          <w:rtl/>
        </w:rPr>
        <w:t>.</w:t>
      </w:r>
    </w:p>
    <w:p w14:paraId="1B380F1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להוסיף</w:t>
      </w:r>
      <w:r w:rsidRPr="000815DB">
        <w:rPr>
          <w:rFonts w:ascii="David" w:hAnsi="David" w:cs="David"/>
          <w:i/>
          <w:sz w:val="24"/>
          <w:szCs w:val="24"/>
          <w:rtl/>
        </w:rPr>
        <w:t xml:space="preserve"> </w:t>
      </w:r>
      <w:r w:rsidRPr="000815DB">
        <w:rPr>
          <w:rFonts w:ascii="David" w:hAnsi="David" w:cs="David" w:hint="eastAsia"/>
          <w:i/>
          <w:sz w:val="24"/>
          <w:szCs w:val="24"/>
          <w:rtl/>
        </w:rPr>
        <w:t>מעת</w:t>
      </w:r>
      <w:r w:rsidRPr="000815DB">
        <w:rPr>
          <w:rFonts w:ascii="David" w:hAnsi="David" w:cs="David"/>
          <w:i/>
          <w:sz w:val="24"/>
          <w:szCs w:val="24"/>
          <w:rtl/>
        </w:rPr>
        <w:t xml:space="preserve"> </w:t>
      </w:r>
      <w:r w:rsidRPr="000815DB">
        <w:rPr>
          <w:rFonts w:ascii="David" w:hAnsi="David" w:cs="David" w:hint="eastAsia"/>
          <w:i/>
          <w:sz w:val="24"/>
          <w:szCs w:val="24"/>
          <w:rtl/>
        </w:rPr>
        <w:t>לעת</w:t>
      </w:r>
      <w:r w:rsidRPr="000815DB">
        <w:rPr>
          <w:rFonts w:ascii="David" w:hAnsi="David" w:cs="David"/>
          <w:i/>
          <w:sz w:val="24"/>
          <w:szCs w:val="24"/>
          <w:rtl/>
        </w:rPr>
        <w:t xml:space="preserve"> </w:t>
      </w:r>
      <w:r w:rsidRPr="000815DB">
        <w:rPr>
          <w:rFonts w:ascii="David" w:hAnsi="David" w:cs="David" w:hint="eastAsia"/>
          <w:i/>
          <w:sz w:val="24"/>
          <w:szCs w:val="24"/>
          <w:rtl/>
        </w:rPr>
        <w:t>תוך</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ובהתאם</w:t>
      </w:r>
      <w:r w:rsidRPr="000815DB">
        <w:rPr>
          <w:rFonts w:ascii="David" w:hAnsi="David" w:cs="David"/>
          <w:i/>
          <w:sz w:val="24"/>
          <w:szCs w:val="24"/>
          <w:rtl/>
        </w:rPr>
        <w:t xml:space="preserve"> </w:t>
      </w:r>
      <w:r w:rsidRPr="000815DB">
        <w:rPr>
          <w:rFonts w:ascii="David" w:hAnsi="David" w:cs="David" w:hint="eastAsia"/>
          <w:i/>
          <w:sz w:val="24"/>
          <w:szCs w:val="24"/>
          <w:rtl/>
        </w:rPr>
        <w:t>לקצב</w:t>
      </w:r>
      <w:r w:rsidRPr="000815DB">
        <w:rPr>
          <w:rFonts w:ascii="David" w:hAnsi="David" w:cs="David"/>
          <w:i/>
          <w:sz w:val="24"/>
          <w:szCs w:val="24"/>
          <w:rtl/>
        </w:rPr>
        <w:t xml:space="preserve"> </w:t>
      </w:r>
      <w:r w:rsidRPr="000815DB">
        <w:rPr>
          <w:rFonts w:ascii="David" w:hAnsi="David" w:cs="David" w:hint="eastAsia"/>
          <w:i/>
          <w:sz w:val="24"/>
          <w:szCs w:val="24"/>
          <w:rtl/>
        </w:rPr>
        <w:t>התקדמותן</w:t>
      </w:r>
      <w:r w:rsidRPr="000815DB">
        <w:rPr>
          <w:rFonts w:ascii="David" w:hAnsi="David" w:cs="David"/>
          <w:i/>
          <w:sz w:val="24"/>
          <w:szCs w:val="24"/>
          <w:rtl/>
        </w:rPr>
        <w:t xml:space="preserve"> </w:t>
      </w:r>
      <w:r w:rsidRPr="000815DB">
        <w:rPr>
          <w:rFonts w:ascii="David" w:hAnsi="David" w:cs="David" w:hint="eastAsia"/>
          <w:i/>
          <w:sz w:val="24"/>
          <w:szCs w:val="24"/>
          <w:rtl/>
        </w:rPr>
        <w:t>הוראות</w:t>
      </w:r>
      <w:r w:rsidRPr="000815DB">
        <w:rPr>
          <w:rFonts w:ascii="David" w:hAnsi="David" w:cs="David"/>
          <w:i/>
          <w:sz w:val="24"/>
          <w:szCs w:val="24"/>
          <w:rtl/>
        </w:rPr>
        <w:t xml:space="preserve"> </w:t>
      </w:r>
      <w:r w:rsidRPr="000815DB">
        <w:rPr>
          <w:rFonts w:ascii="David" w:hAnsi="David" w:cs="David" w:hint="eastAsia"/>
          <w:i/>
          <w:sz w:val="24"/>
          <w:szCs w:val="24"/>
          <w:rtl/>
        </w:rPr>
        <w:t>נוספות</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וביאורים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הצורך</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 xml:space="preserve"> </w:t>
      </w:r>
      <w:r w:rsidRPr="000815DB">
        <w:rPr>
          <w:rFonts w:ascii="David" w:hAnsi="David" w:cs="David" w:hint="eastAsia"/>
          <w:i/>
          <w:sz w:val="24"/>
          <w:szCs w:val="24"/>
          <w:rtl/>
        </w:rPr>
        <w:t>שפורטו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כאמור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5.7.3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והקבלן</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לאותן</w:t>
      </w:r>
      <w:r w:rsidRPr="000815DB">
        <w:rPr>
          <w:rFonts w:ascii="David" w:hAnsi="David" w:cs="David"/>
          <w:i/>
          <w:sz w:val="24"/>
          <w:szCs w:val="24"/>
          <w:rtl/>
        </w:rPr>
        <w:t xml:space="preserve"> </w:t>
      </w:r>
      <w:r w:rsidRPr="000815DB">
        <w:rPr>
          <w:rFonts w:ascii="David" w:hAnsi="David" w:cs="David" w:hint="eastAsia"/>
          <w:i/>
          <w:sz w:val="24"/>
          <w:szCs w:val="24"/>
          <w:rtl/>
        </w:rPr>
        <w:t>הוראות</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ובאורים</w:t>
      </w:r>
      <w:r w:rsidRPr="000815DB">
        <w:rPr>
          <w:rFonts w:ascii="David" w:hAnsi="David" w:cs="David"/>
          <w:i/>
          <w:sz w:val="24"/>
          <w:szCs w:val="24"/>
          <w:rtl/>
        </w:rPr>
        <w:t xml:space="preserve">, </w:t>
      </w: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שיהא</w:t>
      </w:r>
      <w:r w:rsidRPr="000815DB">
        <w:rPr>
          <w:rFonts w:ascii="David" w:hAnsi="David" w:cs="David"/>
          <w:i/>
          <w:sz w:val="24"/>
          <w:szCs w:val="24"/>
          <w:rtl/>
        </w:rPr>
        <w:t xml:space="preserve"> </w:t>
      </w:r>
      <w:r w:rsidRPr="000815DB">
        <w:rPr>
          <w:rFonts w:ascii="David" w:hAnsi="David" w:cs="David" w:hint="eastAsia"/>
          <w:i/>
          <w:sz w:val="24"/>
          <w:szCs w:val="24"/>
          <w:rtl/>
        </w:rPr>
        <w:t>זכאי</w:t>
      </w:r>
      <w:r w:rsidRPr="000815DB">
        <w:rPr>
          <w:rFonts w:ascii="David" w:hAnsi="David" w:cs="David"/>
          <w:i/>
          <w:sz w:val="24"/>
          <w:szCs w:val="24"/>
          <w:rtl/>
        </w:rPr>
        <w:t xml:space="preserve"> </w:t>
      </w:r>
      <w:r w:rsidRPr="000815DB">
        <w:rPr>
          <w:rFonts w:ascii="David" w:hAnsi="David" w:cs="David" w:hint="eastAsia"/>
          <w:i/>
          <w:sz w:val="24"/>
          <w:szCs w:val="24"/>
          <w:rtl/>
        </w:rPr>
        <w:t>לתוספת</w:t>
      </w:r>
      <w:r w:rsidRPr="000815DB">
        <w:rPr>
          <w:rFonts w:ascii="David" w:hAnsi="David" w:cs="David"/>
          <w:i/>
          <w:sz w:val="24"/>
          <w:szCs w:val="24"/>
          <w:rtl/>
        </w:rPr>
        <w:t xml:space="preserve"> </w:t>
      </w:r>
      <w:r w:rsidRPr="000815DB">
        <w:rPr>
          <w:rFonts w:ascii="David" w:hAnsi="David" w:cs="David" w:hint="eastAsia"/>
          <w:i/>
          <w:sz w:val="24"/>
          <w:szCs w:val="24"/>
          <w:rtl/>
        </w:rPr>
        <w:t>תשלום</w:t>
      </w:r>
      <w:r w:rsidRPr="000815DB">
        <w:rPr>
          <w:rFonts w:ascii="David" w:hAnsi="David" w:cs="David"/>
          <w:i/>
          <w:sz w:val="24"/>
          <w:szCs w:val="24"/>
          <w:rtl/>
        </w:rPr>
        <w:t xml:space="preserve"> </w:t>
      </w:r>
      <w:r w:rsidRPr="000815DB">
        <w:rPr>
          <w:rFonts w:ascii="David" w:hAnsi="David" w:cs="David" w:hint="eastAsia"/>
          <w:i/>
          <w:sz w:val="24"/>
          <w:szCs w:val="24"/>
          <w:rtl/>
        </w:rPr>
        <w:t>בשל</w:t>
      </w:r>
      <w:r w:rsidRPr="000815DB">
        <w:rPr>
          <w:rFonts w:ascii="David" w:hAnsi="David" w:cs="David"/>
          <w:i/>
          <w:sz w:val="24"/>
          <w:szCs w:val="24"/>
          <w:rtl/>
        </w:rPr>
        <w:t xml:space="preserve"> </w:t>
      </w:r>
      <w:r w:rsidRPr="000815DB">
        <w:rPr>
          <w:rFonts w:ascii="David" w:hAnsi="David" w:cs="David" w:hint="eastAsia"/>
          <w:i/>
          <w:sz w:val="24"/>
          <w:szCs w:val="24"/>
          <w:rtl/>
        </w:rPr>
        <w:t>כך</w:t>
      </w:r>
      <w:r w:rsidRPr="000815DB">
        <w:rPr>
          <w:rFonts w:ascii="David" w:hAnsi="David" w:cs="David"/>
          <w:i/>
          <w:sz w:val="24"/>
          <w:szCs w:val="24"/>
          <w:rtl/>
        </w:rPr>
        <w:t>.</w:t>
      </w:r>
    </w:p>
    <w:p w14:paraId="50A749B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מאחר</w:t>
      </w:r>
      <w:r w:rsidRPr="000815DB">
        <w:rPr>
          <w:rFonts w:ascii="David" w:hAnsi="David" w:cs="David"/>
          <w:i/>
          <w:sz w:val="24"/>
          <w:szCs w:val="24"/>
          <w:rtl/>
        </w:rPr>
        <w:t xml:space="preserve"> </w:t>
      </w:r>
      <w:r w:rsidRPr="000815DB">
        <w:rPr>
          <w:rFonts w:ascii="David" w:hAnsi="David" w:cs="David" w:hint="eastAsia"/>
          <w:i/>
          <w:sz w:val="24"/>
          <w:szCs w:val="24"/>
          <w:rtl/>
        </w:rPr>
        <w:t>ולא</w:t>
      </w:r>
      <w:r w:rsidRPr="000815DB">
        <w:rPr>
          <w:rFonts w:ascii="David" w:hAnsi="David" w:cs="David"/>
          <w:i/>
          <w:sz w:val="24"/>
          <w:szCs w:val="24"/>
          <w:rtl/>
        </w:rPr>
        <w:t xml:space="preserve"> </w:t>
      </w:r>
      <w:r w:rsidRPr="000815DB">
        <w:rPr>
          <w:rFonts w:ascii="David" w:hAnsi="David" w:cs="David" w:hint="eastAsia"/>
          <w:i/>
          <w:sz w:val="24"/>
          <w:szCs w:val="24"/>
          <w:rtl/>
        </w:rPr>
        <w:t>קיימת</w:t>
      </w:r>
      <w:r w:rsidRPr="000815DB">
        <w:rPr>
          <w:rFonts w:ascii="David" w:hAnsi="David" w:cs="David"/>
          <w:i/>
          <w:sz w:val="24"/>
          <w:szCs w:val="24"/>
          <w:rtl/>
        </w:rPr>
        <w:t xml:space="preserve"> </w:t>
      </w:r>
      <w:r w:rsidRPr="000815DB">
        <w:rPr>
          <w:rFonts w:ascii="David" w:hAnsi="David" w:cs="David" w:hint="eastAsia"/>
          <w:i/>
          <w:sz w:val="24"/>
          <w:szCs w:val="24"/>
          <w:rtl/>
        </w:rPr>
        <w:t>אפשרות</w:t>
      </w:r>
      <w:r w:rsidRPr="000815DB">
        <w:rPr>
          <w:rFonts w:ascii="David" w:hAnsi="David" w:cs="David"/>
          <w:i/>
          <w:sz w:val="24"/>
          <w:szCs w:val="24"/>
          <w:rtl/>
        </w:rPr>
        <w:t xml:space="preserve"> </w:t>
      </w:r>
      <w:r w:rsidRPr="000815DB">
        <w:rPr>
          <w:rFonts w:ascii="David" w:hAnsi="David" w:cs="David" w:hint="eastAsia"/>
          <w:i/>
          <w:sz w:val="24"/>
          <w:szCs w:val="24"/>
          <w:rtl/>
        </w:rPr>
        <w:t>טכנית</w:t>
      </w:r>
      <w:r w:rsidRPr="000815DB">
        <w:rPr>
          <w:rFonts w:ascii="David" w:hAnsi="David" w:cs="David"/>
          <w:i/>
          <w:sz w:val="24"/>
          <w:szCs w:val="24"/>
          <w:rtl/>
        </w:rPr>
        <w:t xml:space="preserve"> </w:t>
      </w:r>
      <w:r w:rsidRPr="000815DB">
        <w:rPr>
          <w:rFonts w:ascii="David" w:hAnsi="David" w:cs="David" w:hint="eastAsia"/>
          <w:i/>
          <w:sz w:val="24"/>
          <w:szCs w:val="24"/>
          <w:rtl/>
        </w:rPr>
        <w:t>לתאר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פרט</w:t>
      </w:r>
      <w:r w:rsidRPr="000815DB">
        <w:rPr>
          <w:rFonts w:ascii="David" w:hAnsi="David" w:cs="David"/>
          <w:i/>
          <w:sz w:val="24"/>
          <w:szCs w:val="24"/>
          <w:rtl/>
        </w:rPr>
        <w:t xml:space="preserve"> </w:t>
      </w:r>
      <w:r w:rsidRPr="000815DB">
        <w:rPr>
          <w:rFonts w:ascii="David" w:hAnsi="David" w:cs="David" w:hint="eastAsia"/>
          <w:i/>
          <w:sz w:val="24"/>
          <w:szCs w:val="24"/>
          <w:rtl/>
        </w:rPr>
        <w:t>ופרט</w:t>
      </w:r>
      <w:r w:rsidRPr="000815DB">
        <w:rPr>
          <w:rFonts w:ascii="David" w:hAnsi="David" w:cs="David"/>
          <w:i/>
          <w:sz w:val="24"/>
          <w:szCs w:val="24"/>
          <w:rtl/>
        </w:rPr>
        <w:t xml:space="preserve"> </w:t>
      </w:r>
      <w:r w:rsidRPr="000815DB">
        <w:rPr>
          <w:rFonts w:ascii="David" w:hAnsi="David" w:cs="David" w:hint="eastAsia"/>
          <w:i/>
          <w:sz w:val="24"/>
          <w:szCs w:val="24"/>
          <w:rtl/>
        </w:rPr>
        <w:t>מן</w:t>
      </w:r>
      <w:r w:rsidRPr="000815DB">
        <w:rPr>
          <w:rFonts w:ascii="David" w:hAnsi="David" w:cs="David"/>
          <w:i/>
          <w:sz w:val="24"/>
          <w:szCs w:val="24"/>
          <w:rtl/>
        </w:rPr>
        <w:t xml:space="preserve"> </w:t>
      </w:r>
      <w:r w:rsidRPr="000815DB">
        <w:rPr>
          <w:rFonts w:ascii="David" w:hAnsi="David" w:cs="David" w:hint="eastAsia"/>
          <w:i/>
          <w:sz w:val="24"/>
          <w:szCs w:val="24"/>
          <w:rtl/>
        </w:rPr>
        <w:t>השאלות</w:t>
      </w:r>
      <w:r w:rsidRPr="000815DB">
        <w:rPr>
          <w:rFonts w:ascii="David" w:hAnsi="David" w:cs="David"/>
          <w:i/>
          <w:sz w:val="24"/>
          <w:szCs w:val="24"/>
          <w:rtl/>
        </w:rPr>
        <w:t xml:space="preserve"> </w:t>
      </w:r>
      <w:r w:rsidRPr="000815DB">
        <w:rPr>
          <w:rFonts w:ascii="David" w:hAnsi="David" w:cs="David" w:hint="eastAsia"/>
          <w:i/>
          <w:sz w:val="24"/>
          <w:szCs w:val="24"/>
          <w:rtl/>
        </w:rPr>
        <w:t>הטכניות</w:t>
      </w:r>
      <w:r w:rsidRPr="000815DB">
        <w:rPr>
          <w:rFonts w:ascii="David" w:hAnsi="David" w:cs="David"/>
          <w:i/>
          <w:sz w:val="24"/>
          <w:szCs w:val="24"/>
          <w:rtl/>
        </w:rPr>
        <w:t xml:space="preserve"> </w:t>
      </w:r>
      <w:r w:rsidRPr="000815DB">
        <w:rPr>
          <w:rFonts w:ascii="David" w:hAnsi="David" w:cs="David" w:hint="eastAsia"/>
          <w:i/>
          <w:sz w:val="24"/>
          <w:szCs w:val="24"/>
          <w:rtl/>
        </w:rPr>
        <w:t>שתתעוררנה</w:t>
      </w:r>
      <w:r w:rsidRPr="000815DB">
        <w:rPr>
          <w:rFonts w:ascii="David" w:hAnsi="David" w:cs="David"/>
          <w:i/>
          <w:sz w:val="24"/>
          <w:szCs w:val="24"/>
          <w:rtl/>
        </w:rPr>
        <w:t xml:space="preserve"> </w:t>
      </w:r>
      <w:r w:rsidRPr="000815DB">
        <w:rPr>
          <w:rFonts w:ascii="David" w:hAnsi="David" w:cs="David" w:hint="eastAsia"/>
          <w:i/>
          <w:sz w:val="24"/>
          <w:szCs w:val="24"/>
          <w:rtl/>
        </w:rPr>
        <w:t>במהלך</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ובשים</w:t>
      </w:r>
      <w:r w:rsidRPr="000815DB">
        <w:rPr>
          <w:rFonts w:ascii="David" w:hAnsi="David" w:cs="David"/>
          <w:i/>
          <w:sz w:val="24"/>
          <w:szCs w:val="24"/>
          <w:rtl/>
        </w:rPr>
        <w:t xml:space="preserve"> </w:t>
      </w:r>
      <w:r w:rsidRPr="000815DB">
        <w:rPr>
          <w:rFonts w:ascii="David" w:hAnsi="David" w:cs="David" w:hint="eastAsia"/>
          <w:i/>
          <w:sz w:val="24"/>
          <w:szCs w:val="24"/>
          <w:rtl/>
        </w:rPr>
        <w:t>לב</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שחלק</w:t>
      </w:r>
      <w:r w:rsidRPr="000815DB">
        <w:rPr>
          <w:rFonts w:ascii="David" w:hAnsi="David" w:cs="David"/>
          <w:i/>
          <w:sz w:val="24"/>
          <w:szCs w:val="24"/>
          <w:rtl/>
        </w:rPr>
        <w:t xml:space="preserve"> </w:t>
      </w:r>
      <w:r w:rsidRPr="000815DB">
        <w:rPr>
          <w:rFonts w:ascii="David" w:hAnsi="David" w:cs="David" w:hint="eastAsia"/>
          <w:i/>
          <w:sz w:val="24"/>
          <w:szCs w:val="24"/>
          <w:rtl/>
        </w:rPr>
        <w:t>מהתכניות</w:t>
      </w:r>
      <w:r w:rsidRPr="000815DB">
        <w:rPr>
          <w:rFonts w:ascii="David" w:hAnsi="David" w:cs="David"/>
          <w:i/>
          <w:sz w:val="24"/>
          <w:szCs w:val="24"/>
          <w:rtl/>
        </w:rPr>
        <w:t xml:space="preserve"> </w:t>
      </w:r>
      <w:r w:rsidRPr="000815DB">
        <w:rPr>
          <w:rFonts w:ascii="David" w:hAnsi="David" w:cs="David" w:hint="eastAsia"/>
          <w:i/>
          <w:sz w:val="24"/>
          <w:szCs w:val="24"/>
          <w:rtl/>
        </w:rPr>
        <w:t>עדיין</w:t>
      </w:r>
      <w:r w:rsidRPr="000815DB">
        <w:rPr>
          <w:rFonts w:ascii="David" w:hAnsi="David" w:cs="David"/>
          <w:i/>
          <w:sz w:val="24"/>
          <w:szCs w:val="24"/>
          <w:rtl/>
        </w:rPr>
        <w:t xml:space="preserve"> </w:t>
      </w:r>
      <w:r w:rsidRPr="000815DB">
        <w:rPr>
          <w:rFonts w:ascii="David" w:hAnsi="David" w:cs="David" w:hint="eastAsia"/>
          <w:i/>
          <w:sz w:val="24"/>
          <w:szCs w:val="24"/>
          <w:rtl/>
        </w:rPr>
        <w:t>אינו</w:t>
      </w:r>
      <w:r w:rsidRPr="000815DB">
        <w:rPr>
          <w:rFonts w:ascii="David" w:hAnsi="David" w:cs="David"/>
          <w:i/>
          <w:sz w:val="24"/>
          <w:szCs w:val="24"/>
          <w:rtl/>
        </w:rPr>
        <w:t xml:space="preserve"> </w:t>
      </w:r>
      <w:r w:rsidRPr="000815DB">
        <w:rPr>
          <w:rFonts w:ascii="David" w:hAnsi="David" w:cs="David" w:hint="eastAsia"/>
          <w:i/>
          <w:sz w:val="24"/>
          <w:szCs w:val="24"/>
          <w:rtl/>
        </w:rPr>
        <w:t>מוכן</w:t>
      </w:r>
      <w:r w:rsidRPr="000815DB">
        <w:rPr>
          <w:rFonts w:ascii="David" w:hAnsi="David" w:cs="David"/>
          <w:i/>
          <w:sz w:val="24"/>
          <w:szCs w:val="24"/>
          <w:rtl/>
        </w:rPr>
        <w:t xml:space="preserve"> </w:t>
      </w:r>
      <w:r w:rsidRPr="000815DB">
        <w:rPr>
          <w:rFonts w:ascii="David" w:hAnsi="David" w:cs="David" w:hint="eastAsia"/>
          <w:i/>
          <w:sz w:val="24"/>
          <w:szCs w:val="24"/>
          <w:rtl/>
        </w:rPr>
        <w:t>בשלב</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ואלה</w:t>
      </w:r>
      <w:r w:rsidRPr="000815DB">
        <w:rPr>
          <w:rFonts w:ascii="David" w:hAnsi="David" w:cs="David"/>
          <w:i/>
          <w:sz w:val="24"/>
          <w:szCs w:val="24"/>
          <w:rtl/>
        </w:rPr>
        <w:t xml:space="preserve"> </w:t>
      </w:r>
      <w:r w:rsidRPr="000815DB">
        <w:rPr>
          <w:rFonts w:ascii="David" w:hAnsi="David" w:cs="David" w:hint="eastAsia"/>
          <w:i/>
          <w:sz w:val="24"/>
          <w:szCs w:val="24"/>
          <w:rtl/>
        </w:rPr>
        <w:t>תצורפנה</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בעתיד</w:t>
      </w:r>
      <w:r w:rsidRPr="000815DB">
        <w:rPr>
          <w:rFonts w:ascii="David" w:hAnsi="David" w:cs="David"/>
          <w:i/>
          <w:sz w:val="24"/>
          <w:szCs w:val="24"/>
          <w:rtl/>
        </w:rPr>
        <w:t xml:space="preserve">, </w:t>
      </w:r>
      <w:r w:rsidRPr="000815DB">
        <w:rPr>
          <w:rFonts w:ascii="David" w:hAnsi="David" w:cs="David" w:hint="eastAsia"/>
          <w:i/>
          <w:sz w:val="24"/>
          <w:szCs w:val="24"/>
          <w:rtl/>
        </w:rPr>
        <w:t>מוסכם</w:t>
      </w:r>
      <w:r w:rsidRPr="000815DB">
        <w:rPr>
          <w:rFonts w:ascii="David" w:hAnsi="David" w:cs="David"/>
          <w:i/>
          <w:sz w:val="24"/>
          <w:szCs w:val="24"/>
          <w:rtl/>
        </w:rPr>
        <w:t xml:space="preserve"> </w:t>
      </w:r>
      <w:r w:rsidRPr="000815DB">
        <w:rPr>
          <w:rFonts w:ascii="David" w:hAnsi="David" w:cs="David" w:hint="eastAsia"/>
          <w:i/>
          <w:sz w:val="24"/>
          <w:szCs w:val="24"/>
          <w:rtl/>
        </w:rPr>
        <w:t>בין</w:t>
      </w:r>
      <w:r w:rsidRPr="000815DB">
        <w:rPr>
          <w:rFonts w:ascii="David" w:hAnsi="David" w:cs="David"/>
          <w:i/>
          <w:sz w:val="24"/>
          <w:szCs w:val="24"/>
          <w:rtl/>
        </w:rPr>
        <w:t xml:space="preserve"> </w:t>
      </w:r>
      <w:r w:rsidRPr="000815DB">
        <w:rPr>
          <w:rFonts w:ascii="David" w:hAnsi="David" w:cs="David" w:hint="eastAsia"/>
          <w:i/>
          <w:sz w:val="24"/>
          <w:szCs w:val="24"/>
          <w:rtl/>
        </w:rPr>
        <w:t>הצדדים</w:t>
      </w:r>
      <w:r w:rsidRPr="000815DB">
        <w:rPr>
          <w:rFonts w:ascii="David" w:hAnsi="David" w:cs="David"/>
          <w:i/>
          <w:sz w:val="24"/>
          <w:szCs w:val="24"/>
          <w:rtl/>
        </w:rPr>
        <w:t xml:space="preserve"> </w:t>
      </w:r>
      <w:r w:rsidRPr="000815DB">
        <w:rPr>
          <w:rFonts w:ascii="David" w:hAnsi="David" w:cs="David" w:hint="eastAsia"/>
          <w:i/>
          <w:sz w:val="24"/>
          <w:szCs w:val="24"/>
          <w:rtl/>
        </w:rPr>
        <w:t>שכל</w:t>
      </w:r>
      <w:r w:rsidRPr="000815DB">
        <w:rPr>
          <w:rFonts w:ascii="David" w:hAnsi="David" w:cs="David"/>
          <w:i/>
          <w:sz w:val="24"/>
          <w:szCs w:val="24"/>
          <w:rtl/>
        </w:rPr>
        <w:t xml:space="preserve"> </w:t>
      </w:r>
      <w:r w:rsidRPr="000815DB">
        <w:rPr>
          <w:rFonts w:ascii="David" w:hAnsi="David" w:cs="David" w:hint="eastAsia"/>
          <w:i/>
          <w:sz w:val="24"/>
          <w:szCs w:val="24"/>
          <w:rtl/>
        </w:rPr>
        <w:t>שאלה</w:t>
      </w:r>
      <w:r w:rsidRPr="000815DB">
        <w:rPr>
          <w:rFonts w:ascii="David" w:hAnsi="David" w:cs="David"/>
          <w:i/>
          <w:sz w:val="24"/>
          <w:szCs w:val="24"/>
          <w:rtl/>
        </w:rPr>
        <w:t xml:space="preserve"> </w:t>
      </w:r>
      <w:r w:rsidRPr="000815DB">
        <w:rPr>
          <w:rFonts w:ascii="David" w:hAnsi="David" w:cs="David" w:hint="eastAsia"/>
          <w:i/>
          <w:sz w:val="24"/>
          <w:szCs w:val="24"/>
          <w:rtl/>
        </w:rPr>
        <w:t>שתתעורר</w:t>
      </w:r>
      <w:r w:rsidRPr="000815DB">
        <w:rPr>
          <w:rFonts w:ascii="David" w:hAnsi="David" w:cs="David"/>
          <w:i/>
          <w:sz w:val="24"/>
          <w:szCs w:val="24"/>
          <w:rtl/>
        </w:rPr>
        <w:t xml:space="preserve"> </w:t>
      </w:r>
      <w:r w:rsidRPr="000815DB">
        <w:rPr>
          <w:rFonts w:ascii="David" w:hAnsi="David" w:cs="David" w:hint="eastAsia"/>
          <w:i/>
          <w:sz w:val="24"/>
          <w:szCs w:val="24"/>
          <w:rtl/>
        </w:rPr>
        <w:t>עקב</w:t>
      </w:r>
      <w:r w:rsidRPr="000815DB">
        <w:rPr>
          <w:rFonts w:ascii="David" w:hAnsi="David" w:cs="David"/>
          <w:i/>
          <w:sz w:val="24"/>
          <w:szCs w:val="24"/>
          <w:rtl/>
        </w:rPr>
        <w:t xml:space="preserve"> </w:t>
      </w:r>
      <w:r w:rsidRPr="000815DB">
        <w:rPr>
          <w:rFonts w:ascii="David" w:hAnsi="David" w:cs="David" w:hint="eastAsia"/>
          <w:i/>
          <w:sz w:val="24"/>
          <w:szCs w:val="24"/>
          <w:rtl/>
        </w:rPr>
        <w:t>זאת</w:t>
      </w:r>
      <w:r w:rsidRPr="000815DB">
        <w:rPr>
          <w:rFonts w:ascii="David" w:hAnsi="David" w:cs="David"/>
          <w:i/>
          <w:sz w:val="24"/>
          <w:szCs w:val="24"/>
          <w:rtl/>
        </w:rPr>
        <w:t xml:space="preserve">, </w:t>
      </w:r>
      <w:r w:rsidRPr="000815DB">
        <w:rPr>
          <w:rFonts w:ascii="David" w:hAnsi="David" w:cs="David" w:hint="eastAsia"/>
          <w:i/>
          <w:sz w:val="24"/>
          <w:szCs w:val="24"/>
          <w:rtl/>
        </w:rPr>
        <w:t>תיפתר</w:t>
      </w:r>
      <w:r w:rsidRPr="000815DB">
        <w:rPr>
          <w:rFonts w:ascii="David" w:hAnsi="David" w:cs="David"/>
          <w:i/>
          <w:sz w:val="24"/>
          <w:szCs w:val="24"/>
          <w:rtl/>
        </w:rPr>
        <w:t xml:space="preserve"> </w:t>
      </w:r>
      <w:r w:rsidRPr="000815DB">
        <w:rPr>
          <w:rFonts w:ascii="David" w:hAnsi="David" w:cs="David" w:hint="eastAsia"/>
          <w:i/>
          <w:sz w:val="24"/>
          <w:szCs w:val="24"/>
          <w:rtl/>
        </w:rPr>
        <w:t>בעת</w:t>
      </w:r>
      <w:r w:rsidRPr="000815DB">
        <w:rPr>
          <w:rFonts w:ascii="David" w:hAnsi="David" w:cs="David"/>
          <w:i/>
          <w:sz w:val="24"/>
          <w:szCs w:val="24"/>
          <w:rtl/>
        </w:rPr>
        <w:t xml:space="preserve"> </w:t>
      </w:r>
      <w:r w:rsidRPr="000815DB">
        <w:rPr>
          <w:rFonts w:ascii="David" w:hAnsi="David" w:cs="David" w:hint="eastAsia"/>
          <w:i/>
          <w:sz w:val="24"/>
          <w:szCs w:val="24"/>
          <w:rtl/>
        </w:rPr>
        <w:t>מהלך</w:t>
      </w:r>
      <w:r w:rsidRPr="000815DB">
        <w:rPr>
          <w:rFonts w:ascii="David" w:hAnsi="David" w:cs="David"/>
          <w:i/>
          <w:sz w:val="24"/>
          <w:szCs w:val="24"/>
          <w:rtl/>
        </w:rPr>
        <w:t xml:space="preserve"> </w:t>
      </w:r>
      <w:r w:rsidRPr="000815DB">
        <w:rPr>
          <w:rFonts w:ascii="David" w:hAnsi="David" w:cs="David" w:hint="eastAsia"/>
          <w:i/>
          <w:sz w:val="24"/>
          <w:szCs w:val="24"/>
          <w:rtl/>
        </w:rPr>
        <w:t>העבודה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וכל</w:t>
      </w:r>
      <w:r w:rsidRPr="000815DB">
        <w:rPr>
          <w:rFonts w:ascii="David" w:hAnsi="David" w:cs="David"/>
          <w:i/>
          <w:sz w:val="24"/>
          <w:szCs w:val="24"/>
          <w:rtl/>
        </w:rPr>
        <w:t xml:space="preserve"> </w:t>
      </w:r>
      <w:r w:rsidRPr="000815DB">
        <w:rPr>
          <w:rFonts w:ascii="David" w:hAnsi="David" w:cs="David" w:hint="eastAsia"/>
          <w:i/>
          <w:sz w:val="24"/>
          <w:szCs w:val="24"/>
          <w:rtl/>
        </w:rPr>
        <w:t>הוראה</w:t>
      </w:r>
      <w:r w:rsidRPr="000815DB">
        <w:rPr>
          <w:rFonts w:ascii="David" w:hAnsi="David" w:cs="David"/>
          <w:i/>
          <w:sz w:val="24"/>
          <w:szCs w:val="24"/>
          <w:rtl/>
        </w:rPr>
        <w:t xml:space="preserve"> </w:t>
      </w:r>
      <w:r w:rsidRPr="000815DB">
        <w:rPr>
          <w:rFonts w:ascii="David" w:hAnsi="David" w:cs="David" w:hint="eastAsia"/>
          <w:i/>
          <w:sz w:val="24"/>
          <w:szCs w:val="24"/>
          <w:rtl/>
        </w:rPr>
        <w:t>שתינתן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ידו</w:t>
      </w:r>
      <w:r w:rsidRPr="000815DB">
        <w:rPr>
          <w:rFonts w:ascii="David" w:hAnsi="David" w:cs="David"/>
          <w:i/>
          <w:sz w:val="24"/>
          <w:szCs w:val="24"/>
          <w:rtl/>
        </w:rPr>
        <w:t xml:space="preserve"> </w:t>
      </w:r>
      <w:r w:rsidRPr="000815DB">
        <w:rPr>
          <w:rFonts w:ascii="David" w:hAnsi="David" w:cs="David" w:hint="eastAsia"/>
          <w:i/>
          <w:sz w:val="24"/>
          <w:szCs w:val="24"/>
          <w:rtl/>
        </w:rPr>
        <w:t>תיחשב</w:t>
      </w:r>
      <w:r w:rsidRPr="000815DB">
        <w:rPr>
          <w:rFonts w:ascii="David" w:hAnsi="David" w:cs="David"/>
          <w:i/>
          <w:sz w:val="24"/>
          <w:szCs w:val="24"/>
          <w:rtl/>
        </w:rPr>
        <w:t xml:space="preserve"> </w:t>
      </w:r>
      <w:r w:rsidRPr="000815DB">
        <w:rPr>
          <w:rFonts w:ascii="David" w:hAnsi="David" w:cs="David" w:hint="eastAsia"/>
          <w:i/>
          <w:sz w:val="24"/>
          <w:szCs w:val="24"/>
          <w:rtl/>
        </w:rPr>
        <w:t>כאילו</w:t>
      </w:r>
      <w:r w:rsidRPr="000815DB">
        <w:rPr>
          <w:rFonts w:ascii="David" w:hAnsi="David" w:cs="David"/>
          <w:i/>
          <w:sz w:val="24"/>
          <w:szCs w:val="24"/>
          <w:rtl/>
        </w:rPr>
        <w:t xml:space="preserve"> </w:t>
      </w:r>
      <w:r w:rsidRPr="000815DB">
        <w:rPr>
          <w:rFonts w:ascii="David" w:hAnsi="David" w:cs="David" w:hint="eastAsia"/>
          <w:i/>
          <w:sz w:val="24"/>
          <w:szCs w:val="24"/>
          <w:rtl/>
        </w:rPr>
        <w:t>פורטה</w:t>
      </w:r>
      <w:r w:rsidRPr="000815DB">
        <w:rPr>
          <w:rFonts w:ascii="David" w:hAnsi="David" w:cs="David"/>
          <w:i/>
          <w:sz w:val="24"/>
          <w:szCs w:val="24"/>
          <w:rtl/>
        </w:rPr>
        <w:t xml:space="preserve"> </w:t>
      </w:r>
      <w:r w:rsidRPr="000815DB">
        <w:rPr>
          <w:rFonts w:ascii="David" w:hAnsi="David" w:cs="David" w:hint="eastAsia"/>
          <w:i/>
          <w:sz w:val="24"/>
          <w:szCs w:val="24"/>
          <w:rtl/>
        </w:rPr>
        <w:t>בחוזה</w:t>
      </w:r>
      <w:r w:rsidRPr="000815DB">
        <w:rPr>
          <w:rFonts w:ascii="David" w:hAnsi="David" w:cs="David"/>
          <w:i/>
          <w:sz w:val="24"/>
          <w:szCs w:val="24"/>
          <w:rtl/>
        </w:rPr>
        <w:t xml:space="preserve"> </w:t>
      </w:r>
      <w:r w:rsidRPr="000815DB">
        <w:rPr>
          <w:rFonts w:ascii="David" w:hAnsi="David" w:cs="David" w:hint="eastAsia"/>
          <w:i/>
          <w:sz w:val="24"/>
          <w:szCs w:val="24"/>
          <w:rtl/>
        </w:rPr>
        <w:t>מראש</w:t>
      </w:r>
      <w:r w:rsidRPr="000815DB">
        <w:rPr>
          <w:rFonts w:ascii="David" w:hAnsi="David" w:cs="David"/>
          <w:i/>
          <w:sz w:val="24"/>
          <w:szCs w:val="24"/>
          <w:rtl/>
        </w:rPr>
        <w:t xml:space="preserve">. </w:t>
      </w:r>
      <w:r w:rsidRPr="000815DB">
        <w:rPr>
          <w:rFonts w:ascii="David" w:hAnsi="David" w:cs="David" w:hint="eastAsia"/>
          <w:i/>
          <w:sz w:val="24"/>
          <w:szCs w:val="24"/>
          <w:rtl/>
        </w:rPr>
        <w:t>עוד</w:t>
      </w:r>
      <w:r w:rsidRPr="000815DB">
        <w:rPr>
          <w:rFonts w:ascii="David" w:hAnsi="David" w:cs="David"/>
          <w:i/>
          <w:sz w:val="24"/>
          <w:szCs w:val="24"/>
          <w:rtl/>
        </w:rPr>
        <w:t xml:space="preserve"> </w:t>
      </w:r>
      <w:r w:rsidRPr="000815DB">
        <w:rPr>
          <w:rFonts w:ascii="David" w:hAnsi="David" w:cs="David" w:hint="eastAsia"/>
          <w:i/>
          <w:sz w:val="24"/>
          <w:szCs w:val="24"/>
          <w:rtl/>
        </w:rPr>
        <w:t>מובהר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ככל</w:t>
      </w:r>
      <w:r w:rsidRPr="000815DB">
        <w:rPr>
          <w:rFonts w:ascii="David" w:hAnsi="David" w:cs="David"/>
          <w:i/>
          <w:sz w:val="24"/>
          <w:szCs w:val="24"/>
          <w:rtl/>
        </w:rPr>
        <w:t xml:space="preserve"> </w:t>
      </w:r>
      <w:r w:rsidRPr="000815DB">
        <w:rPr>
          <w:rFonts w:ascii="David" w:hAnsi="David" w:cs="David" w:hint="eastAsia"/>
          <w:i/>
          <w:sz w:val="24"/>
          <w:szCs w:val="24"/>
          <w:rtl/>
        </w:rPr>
        <w:t>שהוא</w:t>
      </w:r>
      <w:r w:rsidRPr="000815DB">
        <w:rPr>
          <w:rFonts w:ascii="David" w:hAnsi="David" w:cs="David"/>
          <w:i/>
          <w:sz w:val="24"/>
          <w:szCs w:val="24"/>
          <w:rtl/>
        </w:rPr>
        <w:t xml:space="preserve"> </w:t>
      </w:r>
      <w:r w:rsidRPr="000815DB">
        <w:rPr>
          <w:rFonts w:ascii="David" w:hAnsi="David" w:cs="David" w:hint="eastAsia"/>
          <w:i/>
          <w:sz w:val="24"/>
          <w:szCs w:val="24"/>
          <w:rtl/>
        </w:rPr>
        <w:t>קשור</w:t>
      </w:r>
      <w:r w:rsidRPr="000815DB">
        <w:rPr>
          <w:rFonts w:ascii="David" w:hAnsi="David" w:cs="David"/>
          <w:i/>
          <w:sz w:val="24"/>
          <w:szCs w:val="24"/>
          <w:rtl/>
        </w:rPr>
        <w:t xml:space="preserve"> </w:t>
      </w:r>
      <w:r w:rsidRPr="000815DB">
        <w:rPr>
          <w:rFonts w:ascii="David" w:hAnsi="David" w:cs="David" w:hint="eastAsia"/>
          <w:i/>
          <w:sz w:val="24"/>
          <w:szCs w:val="24"/>
          <w:rtl/>
        </w:rPr>
        <w:t>לתכניות</w:t>
      </w:r>
      <w:r w:rsidRPr="000815DB">
        <w:rPr>
          <w:rFonts w:ascii="David" w:hAnsi="David" w:cs="David"/>
          <w:i/>
          <w:sz w:val="24"/>
          <w:szCs w:val="24"/>
          <w:rtl/>
        </w:rPr>
        <w:t xml:space="preserve"> </w:t>
      </w:r>
      <w:r w:rsidRPr="000815DB">
        <w:rPr>
          <w:rFonts w:ascii="David" w:hAnsi="David" w:cs="David" w:hint="eastAsia"/>
          <w:i/>
          <w:sz w:val="24"/>
          <w:szCs w:val="24"/>
          <w:rtl/>
        </w:rPr>
        <w:t>הבאות</w:t>
      </w:r>
      <w:r w:rsidRPr="000815DB">
        <w:rPr>
          <w:rFonts w:ascii="David" w:hAnsi="David" w:cs="David"/>
          <w:i/>
          <w:sz w:val="24"/>
          <w:szCs w:val="24"/>
          <w:rtl/>
        </w:rPr>
        <w:t xml:space="preserve"> </w:t>
      </w:r>
      <w:r w:rsidRPr="000815DB">
        <w:rPr>
          <w:rFonts w:ascii="David" w:hAnsi="David" w:cs="David" w:hint="eastAsia"/>
          <w:i/>
          <w:sz w:val="24"/>
          <w:szCs w:val="24"/>
          <w:rtl/>
        </w:rPr>
        <w:t>לפרט</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להבדיל</w:t>
      </w:r>
      <w:r w:rsidRPr="000815DB">
        <w:rPr>
          <w:rFonts w:ascii="David" w:hAnsi="David" w:cs="David"/>
          <w:i/>
          <w:sz w:val="24"/>
          <w:szCs w:val="24"/>
          <w:rtl/>
        </w:rPr>
        <w:t xml:space="preserve"> </w:t>
      </w:r>
      <w:r w:rsidRPr="000815DB">
        <w:rPr>
          <w:rFonts w:ascii="David" w:hAnsi="David" w:cs="David" w:hint="eastAsia"/>
          <w:i/>
          <w:sz w:val="24"/>
          <w:szCs w:val="24"/>
          <w:rtl/>
        </w:rPr>
        <w:t>משינויים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סעיף</w:t>
      </w:r>
      <w:r w:rsidRPr="000815DB">
        <w:rPr>
          <w:rFonts w:ascii="David" w:hAnsi="David" w:cs="David"/>
          <w:i/>
          <w:sz w:val="24"/>
          <w:szCs w:val="24"/>
          <w:rtl/>
        </w:rPr>
        <w:t xml:space="preserve"> 22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כבר</w:t>
      </w:r>
      <w:r w:rsidRPr="000815DB">
        <w:rPr>
          <w:rFonts w:ascii="David" w:hAnsi="David" w:cs="David"/>
          <w:i/>
          <w:sz w:val="24"/>
          <w:szCs w:val="24"/>
          <w:rtl/>
        </w:rPr>
        <w:t xml:space="preserve"> </w:t>
      </w:r>
      <w:r w:rsidRPr="000815DB">
        <w:rPr>
          <w:rFonts w:ascii="David" w:hAnsi="David" w:cs="David" w:hint="eastAsia"/>
          <w:i/>
          <w:sz w:val="24"/>
          <w:szCs w:val="24"/>
          <w:rtl/>
        </w:rPr>
        <w:t>נכלל</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הצדדים</w:t>
      </w:r>
      <w:r w:rsidRPr="000815DB">
        <w:rPr>
          <w:rFonts w:ascii="David" w:hAnsi="David" w:cs="David"/>
          <w:i/>
          <w:sz w:val="24"/>
          <w:szCs w:val="24"/>
          <w:rtl/>
        </w:rPr>
        <w:t xml:space="preserve"> </w:t>
      </w:r>
      <w:r w:rsidRPr="000815DB">
        <w:rPr>
          <w:rFonts w:ascii="David" w:hAnsi="David" w:cs="David" w:hint="eastAsia"/>
          <w:i/>
          <w:sz w:val="24"/>
          <w:szCs w:val="24"/>
          <w:rtl/>
        </w:rPr>
        <w:t>במחיר</w:t>
      </w:r>
      <w:r w:rsidRPr="000815DB">
        <w:rPr>
          <w:rFonts w:ascii="David" w:hAnsi="David" w:cs="David"/>
          <w:i/>
          <w:sz w:val="24"/>
          <w:szCs w:val="24"/>
          <w:rtl/>
        </w:rPr>
        <w:t xml:space="preserve"> </w:t>
      </w:r>
      <w:r w:rsidRPr="000815DB">
        <w:rPr>
          <w:rFonts w:ascii="David" w:hAnsi="David" w:cs="David" w:hint="eastAsia"/>
          <w:i/>
          <w:sz w:val="24"/>
          <w:szCs w:val="24"/>
          <w:rtl/>
        </w:rPr>
        <w:t>הכולל</w:t>
      </w:r>
      <w:r w:rsidRPr="000815DB">
        <w:rPr>
          <w:rFonts w:ascii="David" w:hAnsi="David" w:cs="David"/>
          <w:i/>
          <w:sz w:val="24"/>
          <w:szCs w:val="24"/>
          <w:rtl/>
        </w:rPr>
        <w:t xml:space="preserve"> </w:t>
      </w:r>
      <w:r w:rsidRPr="000815DB">
        <w:rPr>
          <w:rFonts w:ascii="David" w:hAnsi="David" w:cs="David" w:hint="eastAsia"/>
          <w:i/>
          <w:sz w:val="24"/>
          <w:szCs w:val="24"/>
          <w:rtl/>
        </w:rPr>
        <w:t>כהגדרתו</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6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והקבלן</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זכאי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תמורה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תשלום</w:t>
      </w:r>
      <w:r w:rsidRPr="000815DB">
        <w:rPr>
          <w:rFonts w:ascii="David" w:hAnsi="David" w:cs="David"/>
          <w:i/>
          <w:sz w:val="24"/>
          <w:szCs w:val="24"/>
          <w:rtl/>
        </w:rPr>
        <w:t xml:space="preserve"> </w:t>
      </w:r>
      <w:r w:rsidRPr="000815DB">
        <w:rPr>
          <w:rFonts w:ascii="David" w:hAnsi="David" w:cs="David" w:hint="eastAsia"/>
          <w:i/>
          <w:sz w:val="24"/>
          <w:szCs w:val="24"/>
          <w:rtl/>
        </w:rPr>
        <w:t>נוסף</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w:t>
      </w:r>
    </w:p>
    <w:p w14:paraId="3CC37D9F"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5.7.2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מוסכם</w:t>
      </w:r>
      <w:r w:rsidRPr="000815DB">
        <w:rPr>
          <w:rFonts w:ascii="David" w:hAnsi="David" w:cs="David"/>
          <w:i/>
          <w:sz w:val="24"/>
          <w:szCs w:val="24"/>
          <w:rtl/>
        </w:rPr>
        <w:t xml:space="preserve"> </w:t>
      </w:r>
      <w:r w:rsidRPr="000815DB">
        <w:rPr>
          <w:rFonts w:ascii="David" w:hAnsi="David" w:cs="David" w:hint="eastAsia"/>
          <w:i/>
          <w:sz w:val="24"/>
          <w:szCs w:val="24"/>
          <w:rtl/>
        </w:rPr>
        <w:t>ומובהר</w:t>
      </w:r>
      <w:r w:rsidRPr="000815DB">
        <w:rPr>
          <w:rFonts w:ascii="David" w:hAnsi="David" w:cs="David"/>
          <w:i/>
          <w:sz w:val="24"/>
          <w:szCs w:val="24"/>
          <w:rtl/>
        </w:rPr>
        <w:t xml:space="preserve"> </w:t>
      </w:r>
      <w:r w:rsidRPr="000815DB">
        <w:rPr>
          <w:rFonts w:ascii="David" w:hAnsi="David" w:cs="David" w:hint="eastAsia"/>
          <w:i/>
          <w:sz w:val="24"/>
          <w:szCs w:val="24"/>
          <w:rtl/>
        </w:rPr>
        <w:t>בזאת</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יספק</w:t>
      </w:r>
      <w:r w:rsidRPr="000815DB">
        <w:rPr>
          <w:rFonts w:ascii="David" w:hAnsi="David" w:cs="David"/>
          <w:i/>
          <w:sz w:val="24"/>
          <w:szCs w:val="24"/>
          <w:rtl/>
        </w:rPr>
        <w:t xml:space="preserve"> </w:t>
      </w:r>
      <w:r w:rsidRPr="000815DB">
        <w:rPr>
          <w:rFonts w:ascii="David" w:hAnsi="David" w:cs="David" w:hint="eastAsia"/>
          <w:i/>
          <w:sz w:val="24"/>
          <w:szCs w:val="24"/>
          <w:rtl/>
        </w:rPr>
        <w:t>בכל</w:t>
      </w:r>
      <w:r w:rsidRPr="000815DB">
        <w:rPr>
          <w:rFonts w:ascii="David" w:hAnsi="David" w:cs="David"/>
          <w:i/>
          <w:sz w:val="24"/>
          <w:szCs w:val="24"/>
          <w:rtl/>
        </w:rPr>
        <w:t xml:space="preserve"> </w:t>
      </w:r>
      <w:r w:rsidRPr="000815DB">
        <w:rPr>
          <w:rFonts w:ascii="David" w:hAnsi="David" w:cs="David" w:hint="eastAsia"/>
          <w:i/>
          <w:sz w:val="24"/>
          <w:szCs w:val="24"/>
          <w:rtl/>
        </w:rPr>
        <w:t>מקרה</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מפורט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sz w:val="24"/>
          <w:szCs w:val="24"/>
          <w:rtl/>
        </w:rPr>
        <w:t>לתכניות</w:t>
      </w:r>
      <w:r w:rsidRPr="000815DB">
        <w:rPr>
          <w:rFonts w:ascii="David" w:hAnsi="David" w:cs="David"/>
          <w:sz w:val="24"/>
          <w:szCs w:val="24"/>
          <w:rtl/>
        </w:rPr>
        <w:t xml:space="preserve"> </w:t>
      </w:r>
      <w:r w:rsidRPr="000815DB">
        <w:rPr>
          <w:rFonts w:ascii="David" w:hAnsi="David" w:cs="David" w:hint="eastAsia"/>
          <w:sz w:val="24"/>
          <w:szCs w:val="24"/>
          <w:rtl/>
        </w:rPr>
        <w:t>המפורטות</w:t>
      </w:r>
      <w:r w:rsidRPr="000815DB">
        <w:rPr>
          <w:rFonts w:ascii="David" w:hAnsi="David" w:cs="David"/>
          <w:sz w:val="24"/>
          <w:szCs w:val="24"/>
          <w:rtl/>
        </w:rPr>
        <w:t xml:space="preserve"> </w:t>
      </w:r>
      <w:r w:rsidRPr="000815DB">
        <w:rPr>
          <w:rFonts w:ascii="David" w:hAnsi="David" w:cs="David" w:hint="eastAsia"/>
          <w:sz w:val="24"/>
          <w:szCs w:val="24"/>
          <w:rtl/>
        </w:rPr>
        <w:t>בנספח</w:t>
      </w:r>
      <w:r w:rsidRPr="000815DB">
        <w:rPr>
          <w:rFonts w:ascii="David" w:hAnsi="David" w:cs="David"/>
          <w:sz w:val="24"/>
          <w:szCs w:val="24"/>
          <w:rtl/>
        </w:rPr>
        <w:t xml:space="preserve"> 3.1.1</w:t>
      </w:r>
      <w:r w:rsidRPr="000815DB">
        <w:rPr>
          <w:rFonts w:ascii="David" w:hAnsi="David" w:cs="David"/>
          <w:i/>
          <w:sz w:val="24"/>
          <w:szCs w:val="24"/>
          <w:rtl/>
        </w:rPr>
        <w:t>.</w:t>
      </w:r>
      <w:r w:rsidRPr="000815DB">
        <w:rPr>
          <w:rFonts w:ascii="David" w:hAnsi="David" w:cs="David"/>
          <w:sz w:val="24"/>
          <w:szCs w:val="24"/>
          <w:rtl/>
        </w:rPr>
        <w:t xml:space="preserve"> </w:t>
      </w:r>
      <w:r w:rsidRPr="000815DB">
        <w:rPr>
          <w:rFonts w:ascii="David" w:hAnsi="David" w:cs="David" w:hint="eastAsia"/>
          <w:sz w:val="24"/>
          <w:szCs w:val="24"/>
          <w:rtl/>
        </w:rPr>
        <w:t>ואלה</w:t>
      </w:r>
      <w:r w:rsidRPr="000815DB">
        <w:rPr>
          <w:rFonts w:ascii="David" w:hAnsi="David" w:cs="David"/>
          <w:sz w:val="24"/>
          <w:szCs w:val="24"/>
          <w:rtl/>
        </w:rPr>
        <w:t xml:space="preserve"> </w:t>
      </w:r>
      <w:r w:rsidRPr="000815DB">
        <w:rPr>
          <w:rFonts w:ascii="David" w:hAnsi="David" w:cs="David" w:hint="eastAsia"/>
          <w:sz w:val="24"/>
          <w:szCs w:val="24"/>
          <w:rtl/>
        </w:rPr>
        <w:t>יוכנו</w:t>
      </w:r>
      <w:r w:rsidRPr="000815DB">
        <w:rPr>
          <w:rFonts w:ascii="David" w:hAnsi="David" w:cs="David"/>
          <w:sz w:val="24"/>
          <w:szCs w:val="24"/>
          <w:rtl/>
        </w:rPr>
        <w:t xml:space="preserve"> </w:t>
      </w:r>
      <w:r w:rsidRPr="000815DB">
        <w:rPr>
          <w:rFonts w:ascii="David" w:hAnsi="David" w:cs="David" w:hint="eastAsia"/>
          <w:sz w:val="24"/>
          <w:szCs w:val="24"/>
          <w:rtl/>
        </w:rPr>
        <w:t>ויסופקו</w:t>
      </w:r>
      <w:r w:rsidRPr="000815DB">
        <w:rPr>
          <w:rFonts w:ascii="David" w:hAnsi="David" w:cs="David"/>
          <w:sz w:val="24"/>
          <w:szCs w:val="24"/>
          <w:rtl/>
        </w:rPr>
        <w:t xml:space="preserve"> </w:t>
      </w:r>
      <w:r w:rsidRPr="000815DB">
        <w:rPr>
          <w:rFonts w:ascii="David" w:hAnsi="David" w:cs="David" w:hint="eastAsia"/>
          <w:sz w:val="24"/>
          <w:szCs w:val="24"/>
          <w:rtl/>
        </w:rPr>
        <w:t>על</w:t>
      </w:r>
      <w:r w:rsidRPr="000815DB">
        <w:rPr>
          <w:rFonts w:ascii="David" w:hAnsi="David" w:cs="David"/>
          <w:sz w:val="24"/>
          <w:szCs w:val="24"/>
          <w:rtl/>
        </w:rPr>
        <w:t xml:space="preserve"> </w:t>
      </w:r>
      <w:r w:rsidRPr="000815DB">
        <w:rPr>
          <w:rFonts w:ascii="David" w:hAnsi="David" w:cs="David" w:hint="eastAsia"/>
          <w:sz w:val="24"/>
          <w:szCs w:val="24"/>
          <w:rtl/>
        </w:rPr>
        <w:t>חשבון</w:t>
      </w:r>
      <w:r w:rsidRPr="000815DB">
        <w:rPr>
          <w:rFonts w:ascii="David" w:hAnsi="David" w:cs="David"/>
          <w:sz w:val="24"/>
          <w:szCs w:val="24"/>
          <w:rtl/>
        </w:rPr>
        <w:t xml:space="preserve"> </w:t>
      </w:r>
      <w:r w:rsidRPr="000815DB">
        <w:rPr>
          <w:rFonts w:ascii="David" w:hAnsi="David" w:cs="David" w:hint="eastAsia"/>
          <w:sz w:val="24"/>
          <w:szCs w:val="24"/>
          <w:rtl/>
        </w:rPr>
        <w:t>הקבלן</w:t>
      </w:r>
      <w:r w:rsidRPr="000815DB">
        <w:rPr>
          <w:rFonts w:ascii="David" w:hAnsi="David" w:cs="David" w:hint="cs"/>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להגיש</w:t>
      </w:r>
      <w:r w:rsidRPr="000815DB">
        <w:rPr>
          <w:rFonts w:ascii="David" w:hAnsi="David" w:cs="David"/>
          <w:i/>
          <w:sz w:val="24"/>
          <w:szCs w:val="24"/>
          <w:rtl/>
        </w:rPr>
        <w:t xml:space="preserve"> </w:t>
      </w:r>
      <w:r w:rsidRPr="000815DB">
        <w:rPr>
          <w:rFonts w:ascii="David" w:hAnsi="David" w:cs="David" w:hint="eastAsia"/>
          <w:i/>
          <w:sz w:val="24"/>
          <w:szCs w:val="24"/>
          <w:rtl/>
        </w:rPr>
        <w:t>התכניות</w:t>
      </w:r>
      <w:r w:rsidRPr="000815DB">
        <w:rPr>
          <w:rFonts w:ascii="David" w:hAnsi="David" w:cs="David"/>
          <w:i/>
          <w:sz w:val="24"/>
          <w:szCs w:val="24"/>
          <w:rtl/>
        </w:rPr>
        <w:t xml:space="preserve"> </w:t>
      </w:r>
      <w:r w:rsidRPr="000815DB">
        <w:rPr>
          <w:rFonts w:ascii="David" w:hAnsi="David" w:cs="David" w:hint="eastAsia"/>
          <w:i/>
          <w:sz w:val="24"/>
          <w:szCs w:val="24"/>
          <w:rtl/>
        </w:rPr>
        <w:t>הנ</w:t>
      </w:r>
      <w:r w:rsidRPr="000815DB">
        <w:rPr>
          <w:rFonts w:ascii="David" w:hAnsi="David" w:cs="David"/>
          <w:i/>
          <w:sz w:val="24"/>
          <w:szCs w:val="24"/>
          <w:rtl/>
        </w:rPr>
        <w:t>"</w:t>
      </w:r>
      <w:r w:rsidRPr="000815DB">
        <w:rPr>
          <w:rFonts w:ascii="David" w:hAnsi="David" w:cs="David" w:hint="eastAsia"/>
          <w:i/>
          <w:sz w:val="24"/>
          <w:szCs w:val="24"/>
          <w:rtl/>
        </w:rPr>
        <w:t>ל</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והיועצים</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רשאים</w:t>
      </w:r>
      <w:r w:rsidRPr="000815DB">
        <w:rPr>
          <w:rFonts w:ascii="David" w:hAnsi="David" w:cs="David"/>
          <w:i/>
          <w:sz w:val="24"/>
          <w:szCs w:val="24"/>
          <w:rtl/>
        </w:rPr>
        <w:t xml:space="preserve"> </w:t>
      </w:r>
      <w:r w:rsidRPr="000815DB">
        <w:rPr>
          <w:rFonts w:ascii="David" w:hAnsi="David" w:cs="David" w:hint="eastAsia"/>
          <w:i/>
          <w:sz w:val="24"/>
          <w:szCs w:val="24"/>
          <w:rtl/>
        </w:rPr>
        <w:t>לדרוש</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תיקונים</w:t>
      </w:r>
      <w:r w:rsidRPr="000815DB">
        <w:rPr>
          <w:rFonts w:ascii="David" w:hAnsi="David" w:cs="David"/>
          <w:i/>
          <w:sz w:val="24"/>
          <w:szCs w:val="24"/>
          <w:rtl/>
        </w:rPr>
        <w:t xml:space="preserve"> </w:t>
      </w:r>
      <w:r w:rsidRPr="000815DB">
        <w:rPr>
          <w:rFonts w:ascii="David" w:hAnsi="David" w:cs="David" w:hint="eastAsia"/>
          <w:i/>
          <w:sz w:val="24"/>
          <w:szCs w:val="24"/>
          <w:rtl/>
        </w:rPr>
        <w:t>בתכניות</w:t>
      </w:r>
      <w:r w:rsidRPr="000815DB">
        <w:rPr>
          <w:rFonts w:ascii="David" w:hAnsi="David" w:cs="David"/>
          <w:i/>
          <w:sz w:val="24"/>
          <w:szCs w:val="24"/>
          <w:rtl/>
        </w:rPr>
        <w:t xml:space="preserve">. </w:t>
      </w:r>
      <w:r w:rsidRPr="000815DB">
        <w:rPr>
          <w:rFonts w:ascii="David" w:hAnsi="David" w:cs="David" w:hint="cs"/>
          <w:i/>
          <w:sz w:val="24"/>
          <w:szCs w:val="24"/>
          <w:rtl/>
        </w:rPr>
        <w:t>באחריות</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לתאם</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המפורט</w:t>
      </w:r>
      <w:r w:rsidRPr="000815DB">
        <w:rPr>
          <w:rFonts w:ascii="David" w:hAnsi="David" w:cs="David"/>
          <w:i/>
          <w:sz w:val="24"/>
          <w:szCs w:val="24"/>
          <w:rtl/>
        </w:rPr>
        <w:t xml:space="preserve"> </w:t>
      </w:r>
      <w:r w:rsidRPr="000815DB">
        <w:rPr>
          <w:rFonts w:ascii="David" w:hAnsi="David" w:cs="David" w:hint="cs"/>
          <w:i/>
          <w:sz w:val="24"/>
          <w:szCs w:val="24"/>
          <w:rtl/>
        </w:rPr>
        <w:t>בס</w:t>
      </w:r>
      <w:r w:rsidRPr="000815DB">
        <w:rPr>
          <w:rFonts w:ascii="David" w:hAnsi="David" w:cs="David"/>
          <w:i/>
          <w:sz w:val="24"/>
          <w:szCs w:val="24"/>
          <w:rtl/>
        </w:rPr>
        <w:t>"</w:t>
      </w:r>
      <w:r w:rsidRPr="000815DB">
        <w:rPr>
          <w:rFonts w:ascii="David" w:hAnsi="David" w:cs="David" w:hint="cs"/>
          <w:i/>
          <w:sz w:val="24"/>
          <w:szCs w:val="24"/>
          <w:rtl/>
        </w:rPr>
        <w:t>ק</w:t>
      </w:r>
      <w:r w:rsidRPr="000815DB">
        <w:rPr>
          <w:rFonts w:ascii="David" w:hAnsi="David" w:cs="David"/>
          <w:i/>
          <w:sz w:val="24"/>
          <w:szCs w:val="24"/>
          <w:rtl/>
        </w:rPr>
        <w:t xml:space="preserve"> </w:t>
      </w:r>
      <w:r w:rsidRPr="000815DB">
        <w:rPr>
          <w:rFonts w:ascii="David" w:hAnsi="David" w:cs="David" w:hint="cs"/>
          <w:i/>
          <w:sz w:val="24"/>
          <w:szCs w:val="24"/>
          <w:rtl/>
        </w:rPr>
        <w:t>זה</w:t>
      </w:r>
      <w:r w:rsidRPr="000815DB">
        <w:rPr>
          <w:rFonts w:ascii="David" w:hAnsi="David" w:cs="David"/>
          <w:i/>
          <w:sz w:val="24"/>
          <w:szCs w:val="24"/>
          <w:rtl/>
        </w:rPr>
        <w:t xml:space="preserve"> </w:t>
      </w:r>
      <w:r w:rsidRPr="000815DB">
        <w:rPr>
          <w:rFonts w:ascii="David" w:hAnsi="David" w:cs="David" w:hint="cs"/>
          <w:i/>
          <w:sz w:val="24"/>
          <w:szCs w:val="24"/>
          <w:rtl/>
        </w:rPr>
        <w:t>לעיל</w:t>
      </w:r>
      <w:r w:rsidRPr="000815DB">
        <w:rPr>
          <w:rFonts w:ascii="David" w:hAnsi="David" w:cs="David"/>
          <w:i/>
          <w:sz w:val="24"/>
          <w:szCs w:val="24"/>
          <w:rtl/>
        </w:rPr>
        <w:t xml:space="preserve"> </w:t>
      </w:r>
      <w:r w:rsidRPr="000815DB">
        <w:rPr>
          <w:rFonts w:ascii="David" w:hAnsi="David" w:cs="David" w:hint="cs"/>
          <w:i/>
          <w:sz w:val="24"/>
          <w:szCs w:val="24"/>
          <w:rtl/>
        </w:rPr>
        <w:t>מול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מתכנני</w:t>
      </w:r>
      <w:r w:rsidRPr="000815DB">
        <w:rPr>
          <w:rFonts w:ascii="David" w:hAnsi="David" w:cs="David"/>
          <w:i/>
          <w:sz w:val="24"/>
          <w:szCs w:val="24"/>
          <w:rtl/>
        </w:rPr>
        <w:t xml:space="preserve"> </w:t>
      </w:r>
      <w:r w:rsidRPr="000815DB">
        <w:rPr>
          <w:rFonts w:ascii="David" w:hAnsi="David" w:cs="David" w:hint="cs"/>
          <w:i/>
          <w:sz w:val="24"/>
          <w:szCs w:val="24"/>
          <w:rtl/>
        </w:rPr>
        <w:t>ויועצי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מובהר</w:t>
      </w:r>
      <w:r w:rsidRPr="000815DB">
        <w:rPr>
          <w:rFonts w:ascii="David" w:hAnsi="David" w:cs="David"/>
          <w:i/>
          <w:sz w:val="24"/>
          <w:szCs w:val="24"/>
          <w:rtl/>
        </w:rPr>
        <w:t xml:space="preserve"> </w:t>
      </w:r>
      <w:r w:rsidRPr="000815DB">
        <w:rPr>
          <w:rFonts w:ascii="David" w:hAnsi="David" w:cs="David" w:hint="eastAsia"/>
          <w:i/>
          <w:sz w:val="24"/>
          <w:szCs w:val="24"/>
          <w:rtl/>
        </w:rPr>
        <w:t>למען</w:t>
      </w:r>
      <w:r w:rsidRPr="000815DB">
        <w:rPr>
          <w:rFonts w:ascii="David" w:hAnsi="David" w:cs="David"/>
          <w:i/>
          <w:sz w:val="24"/>
          <w:szCs w:val="24"/>
          <w:rtl/>
        </w:rPr>
        <w:t xml:space="preserve"> </w:t>
      </w:r>
      <w:r w:rsidRPr="000815DB">
        <w:rPr>
          <w:rFonts w:ascii="David" w:hAnsi="David" w:cs="David" w:hint="eastAsia"/>
          <w:i/>
          <w:sz w:val="24"/>
          <w:szCs w:val="24"/>
          <w:rtl/>
        </w:rPr>
        <w:t>הסר</w:t>
      </w:r>
      <w:r w:rsidRPr="000815DB">
        <w:rPr>
          <w:rFonts w:ascii="David" w:hAnsi="David" w:cs="David"/>
          <w:i/>
          <w:sz w:val="24"/>
          <w:szCs w:val="24"/>
          <w:rtl/>
        </w:rPr>
        <w:t xml:space="preserve"> </w:t>
      </w:r>
      <w:r w:rsidRPr="000815DB">
        <w:rPr>
          <w:rFonts w:ascii="David" w:hAnsi="David" w:cs="David" w:hint="eastAsia"/>
          <w:i/>
          <w:sz w:val="24"/>
          <w:szCs w:val="24"/>
          <w:rtl/>
        </w:rPr>
        <w:t>ספק</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הינו</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הבלעדי</w:t>
      </w:r>
      <w:r w:rsidRPr="000815DB">
        <w:rPr>
          <w:rFonts w:ascii="David" w:hAnsi="David" w:cs="David"/>
          <w:i/>
          <w:sz w:val="24"/>
          <w:szCs w:val="24"/>
          <w:rtl/>
        </w:rPr>
        <w:t xml:space="preserve"> </w:t>
      </w:r>
      <w:r w:rsidRPr="000815DB">
        <w:rPr>
          <w:rFonts w:ascii="David" w:hAnsi="David" w:cs="David" w:hint="eastAsia"/>
          <w:i/>
          <w:sz w:val="24"/>
          <w:szCs w:val="24"/>
          <w:rtl/>
        </w:rPr>
        <w:t>ביחס</w:t>
      </w:r>
      <w:r w:rsidRPr="000815DB">
        <w:rPr>
          <w:rFonts w:ascii="David" w:hAnsi="David" w:cs="David"/>
          <w:i/>
          <w:sz w:val="24"/>
          <w:szCs w:val="24"/>
          <w:rtl/>
        </w:rPr>
        <w:t xml:space="preserve"> </w:t>
      </w:r>
      <w:r w:rsidRPr="000815DB">
        <w:rPr>
          <w:rFonts w:ascii="David" w:hAnsi="David" w:cs="David" w:hint="eastAsia"/>
          <w:i/>
          <w:sz w:val="24"/>
          <w:szCs w:val="24"/>
          <w:rtl/>
        </w:rPr>
        <w:t>לתכנון</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ולביצוע</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p>
    <w:p w14:paraId="319DC9A4"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רשאי</w:t>
      </w:r>
      <w:r w:rsidRPr="000815DB">
        <w:rPr>
          <w:rFonts w:ascii="David" w:hAnsi="David" w:cs="David"/>
          <w:i/>
          <w:sz w:val="24"/>
          <w:szCs w:val="24"/>
          <w:rtl/>
        </w:rPr>
        <w:t xml:space="preserve"> </w:t>
      </w:r>
      <w:r w:rsidRPr="000815DB">
        <w:rPr>
          <w:rFonts w:ascii="David" w:hAnsi="David" w:cs="David" w:hint="eastAsia"/>
          <w:i/>
          <w:sz w:val="24"/>
          <w:szCs w:val="24"/>
          <w:rtl/>
        </w:rPr>
        <w:t>להמציא</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מוקדם</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ויועציו</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חלופיים</w:t>
      </w:r>
      <w:r w:rsidRPr="000815DB">
        <w:rPr>
          <w:rFonts w:ascii="David" w:hAnsi="David" w:cs="David"/>
          <w:i/>
          <w:sz w:val="24"/>
          <w:szCs w:val="24"/>
          <w:rtl/>
        </w:rPr>
        <w:t xml:space="preserve"> </w:t>
      </w:r>
      <w:r w:rsidRPr="000815DB">
        <w:rPr>
          <w:rFonts w:ascii="David" w:hAnsi="David" w:cs="David" w:hint="eastAsia"/>
          <w:i/>
          <w:sz w:val="24"/>
          <w:szCs w:val="24"/>
          <w:rtl/>
        </w:rPr>
        <w:t>לאלה</w:t>
      </w:r>
      <w:r w:rsidRPr="000815DB">
        <w:rPr>
          <w:rFonts w:ascii="David" w:hAnsi="David" w:cs="David"/>
          <w:i/>
          <w:sz w:val="24"/>
          <w:szCs w:val="24"/>
          <w:rtl/>
        </w:rPr>
        <w:t xml:space="preserve"> </w:t>
      </w:r>
      <w:r w:rsidRPr="000815DB">
        <w:rPr>
          <w:rFonts w:ascii="David" w:hAnsi="David" w:cs="David" w:hint="eastAsia"/>
          <w:i/>
          <w:sz w:val="24"/>
          <w:szCs w:val="24"/>
          <w:rtl/>
        </w:rPr>
        <w:t>שהומצאו</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יועציו</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לאשר</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לאשר</w:t>
      </w:r>
      <w:r w:rsidRPr="000815DB">
        <w:rPr>
          <w:rFonts w:ascii="David" w:hAnsi="David" w:cs="David"/>
          <w:i/>
          <w:sz w:val="24"/>
          <w:szCs w:val="24"/>
          <w:rtl/>
        </w:rPr>
        <w:t xml:space="preserve"> </w:t>
      </w:r>
      <w:r w:rsidRPr="000815DB">
        <w:rPr>
          <w:rFonts w:ascii="David" w:hAnsi="David" w:cs="David" w:hint="eastAsia"/>
          <w:i/>
          <w:sz w:val="24"/>
          <w:szCs w:val="24"/>
          <w:rtl/>
        </w:rPr>
        <w:t>בתנאים</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חלופיים</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w:t>
      </w:r>
    </w:p>
    <w:p w14:paraId="0D4D61F0"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בכפוף</w:t>
      </w:r>
      <w:r w:rsidRPr="000815DB">
        <w:rPr>
          <w:rFonts w:ascii="David" w:hAnsi="David" w:cs="David"/>
          <w:i/>
          <w:sz w:val="24"/>
          <w:szCs w:val="24"/>
          <w:rtl/>
        </w:rPr>
        <w:t xml:space="preserve"> </w:t>
      </w:r>
      <w:r w:rsidRPr="000815DB">
        <w:rPr>
          <w:rFonts w:ascii="David" w:hAnsi="David" w:cs="David" w:hint="eastAsia"/>
          <w:i/>
          <w:sz w:val="24"/>
          <w:szCs w:val="24"/>
          <w:rtl/>
        </w:rPr>
        <w:t>לאמור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5.16,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להטיל</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אחריות</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תיאום</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למעט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התכניות</w:t>
      </w:r>
      <w:r w:rsidRPr="000815DB">
        <w:rPr>
          <w:rFonts w:ascii="David" w:hAnsi="David" w:cs="David"/>
          <w:i/>
          <w:sz w:val="24"/>
          <w:szCs w:val="24"/>
          <w:rtl/>
        </w:rPr>
        <w:t xml:space="preserve"> </w:t>
      </w:r>
      <w:r w:rsidRPr="000815DB">
        <w:rPr>
          <w:rFonts w:ascii="David" w:hAnsi="David" w:cs="David" w:hint="eastAsia"/>
          <w:i/>
          <w:sz w:val="24"/>
          <w:szCs w:val="24"/>
          <w:rtl/>
        </w:rPr>
        <w:t>שיוכנו</w:t>
      </w:r>
      <w:r w:rsidRPr="000815DB">
        <w:rPr>
          <w:rFonts w:ascii="David" w:hAnsi="David" w:cs="David"/>
          <w:i/>
          <w:sz w:val="24"/>
          <w:szCs w:val="24"/>
          <w:rtl/>
        </w:rPr>
        <w:t xml:space="preserve"> </w:t>
      </w:r>
      <w:r w:rsidRPr="000815DB">
        <w:rPr>
          <w:rFonts w:ascii="David" w:hAnsi="David" w:cs="David" w:hint="eastAsia"/>
          <w:i/>
          <w:sz w:val="24"/>
          <w:szCs w:val="24"/>
          <w:rtl/>
        </w:rPr>
        <w:t>באחריותו</w:t>
      </w:r>
      <w:r w:rsidRPr="000815DB">
        <w:rPr>
          <w:rFonts w:ascii="David" w:hAnsi="David" w:cs="David"/>
          <w:i/>
          <w:sz w:val="24"/>
          <w:szCs w:val="24"/>
          <w:rtl/>
        </w:rPr>
        <w:t xml:space="preserve"> </w:t>
      </w:r>
      <w:r w:rsidRPr="000815DB">
        <w:rPr>
          <w:rFonts w:ascii="David" w:hAnsi="David" w:cs="David" w:hint="eastAsia"/>
          <w:i/>
          <w:sz w:val="24"/>
          <w:szCs w:val="24"/>
          <w:rtl/>
        </w:rPr>
        <w:t>כאמור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5.7.7 </w:t>
      </w:r>
      <w:r w:rsidRPr="000815DB">
        <w:rPr>
          <w:rFonts w:ascii="David" w:hAnsi="David" w:cs="David" w:hint="eastAsia"/>
          <w:i/>
          <w:sz w:val="24"/>
          <w:szCs w:val="24"/>
          <w:rtl/>
        </w:rPr>
        <w:t>ולמעט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וביצוע</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p>
    <w:p w14:paraId="6CB2E0FE" w14:textId="6DB51C8F" w:rsidR="00EF4F1C" w:rsidRPr="000815DB" w:rsidRDefault="000815DB" w:rsidP="000815DB">
      <w:pPr>
        <w:numPr>
          <w:ilvl w:val="2"/>
          <w:numId w:val="4"/>
        </w:numPr>
        <w:tabs>
          <w:tab w:val="clear" w:pos="1497"/>
          <w:tab w:val="num" w:pos="1224"/>
        </w:tabs>
        <w:spacing w:after="0" w:afterAutospacing="0" w:line="240" w:lineRule="auto"/>
        <w:ind w:left="1508" w:hanging="567"/>
        <w:rPr>
          <w:rFonts w:ascii="David" w:hAnsi="David" w:cs="David"/>
          <w:i/>
          <w:sz w:val="24"/>
          <w:szCs w:val="24"/>
        </w:rPr>
      </w:pPr>
      <w:r>
        <w:rPr>
          <w:rFonts w:ascii="David" w:hAnsi="David" w:cs="David" w:hint="cs"/>
          <w:i/>
          <w:sz w:val="24"/>
          <w:szCs w:val="24"/>
        </w:rPr>
        <w:t xml:space="preserve"> </w:t>
      </w:r>
      <w:r w:rsidR="00EF4F1C" w:rsidRPr="000815DB">
        <w:rPr>
          <w:rFonts w:ascii="David" w:hAnsi="David" w:cs="David" w:hint="eastAsia"/>
          <w:i/>
          <w:sz w:val="24"/>
          <w:szCs w:val="24"/>
          <w:rtl/>
        </w:rPr>
        <w:t>אין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לקבלן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רשות</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להשתמש</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במסמכי</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התכנון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לצורך</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אחר</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פרט</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לשם</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ביצוע</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העבודות</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עפ</w:t>
      </w:r>
      <w:r w:rsidR="00EF4F1C" w:rsidRPr="000815DB">
        <w:rPr>
          <w:rFonts w:ascii="David" w:hAnsi="David" w:cs="David"/>
          <w:i/>
          <w:sz w:val="24"/>
          <w:szCs w:val="24"/>
          <w:rtl/>
        </w:rPr>
        <w:t>"</w:t>
      </w:r>
      <w:r w:rsidR="00EF4F1C" w:rsidRPr="000815DB">
        <w:rPr>
          <w:rFonts w:ascii="David" w:hAnsi="David" w:cs="David" w:hint="eastAsia"/>
          <w:i/>
          <w:sz w:val="24"/>
          <w:szCs w:val="24"/>
          <w:rtl/>
        </w:rPr>
        <w:t>י</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החוזה</w:t>
      </w:r>
      <w:r w:rsidR="00EF4F1C" w:rsidRPr="000815DB">
        <w:rPr>
          <w:rFonts w:ascii="David" w:hAnsi="David" w:cs="David"/>
          <w:i/>
          <w:sz w:val="24"/>
          <w:szCs w:val="24"/>
          <w:rtl/>
        </w:rPr>
        <w:t>.</w:t>
      </w:r>
    </w:p>
    <w:p w14:paraId="256E61F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ישמשו</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ורק</w:t>
      </w:r>
      <w:r w:rsidRPr="000815DB">
        <w:rPr>
          <w:rFonts w:ascii="David" w:hAnsi="David" w:cs="David"/>
          <w:i/>
          <w:sz w:val="24"/>
          <w:szCs w:val="24"/>
          <w:rtl/>
        </w:rPr>
        <w:t xml:space="preserve"> </w:t>
      </w:r>
      <w:r w:rsidRPr="000815DB">
        <w:rPr>
          <w:rFonts w:ascii="David" w:hAnsi="David" w:cs="David" w:hint="eastAsia"/>
          <w:i/>
          <w:sz w:val="24"/>
          <w:szCs w:val="24"/>
          <w:rtl/>
        </w:rPr>
        <w:t>אם</w:t>
      </w:r>
      <w:r w:rsidRPr="000815DB">
        <w:rPr>
          <w:rFonts w:ascii="David" w:hAnsi="David" w:cs="David"/>
          <w:i/>
          <w:sz w:val="24"/>
          <w:szCs w:val="24"/>
          <w:rtl/>
        </w:rPr>
        <w:t xml:space="preserve"> </w:t>
      </w:r>
      <w:r w:rsidRPr="000815DB">
        <w:rPr>
          <w:rFonts w:ascii="David" w:hAnsi="David" w:cs="David" w:hint="eastAsia"/>
          <w:i/>
          <w:sz w:val="24"/>
          <w:szCs w:val="24"/>
          <w:rtl/>
        </w:rPr>
        <w:t>נשאו</w:t>
      </w:r>
      <w:r w:rsidRPr="000815DB">
        <w:rPr>
          <w:rFonts w:ascii="David" w:hAnsi="David" w:cs="David"/>
          <w:i/>
          <w:sz w:val="24"/>
          <w:szCs w:val="24"/>
          <w:rtl/>
        </w:rPr>
        <w:t xml:space="preserve"> </w:t>
      </w:r>
      <w:r w:rsidRPr="000815DB">
        <w:rPr>
          <w:rFonts w:ascii="David" w:hAnsi="David" w:cs="David" w:hint="eastAsia"/>
          <w:i/>
          <w:sz w:val="24"/>
          <w:szCs w:val="24"/>
          <w:rtl/>
        </w:rPr>
        <w:t>חותמת</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נציג</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במידה</w:t>
      </w:r>
      <w:r w:rsidRPr="000815DB">
        <w:rPr>
          <w:rFonts w:ascii="David" w:hAnsi="David" w:cs="David"/>
          <w:i/>
          <w:sz w:val="24"/>
          <w:szCs w:val="24"/>
          <w:rtl/>
        </w:rPr>
        <w:t xml:space="preserve"> </w:t>
      </w:r>
      <w:r w:rsidRPr="000815DB">
        <w:rPr>
          <w:rFonts w:ascii="David" w:hAnsi="David" w:cs="David" w:hint="eastAsia"/>
          <w:i/>
          <w:sz w:val="24"/>
          <w:szCs w:val="24"/>
          <w:rtl/>
        </w:rPr>
        <w:t>ולא</w:t>
      </w:r>
      <w:r w:rsidRPr="000815DB">
        <w:rPr>
          <w:rFonts w:ascii="David" w:hAnsi="David" w:cs="David"/>
          <w:i/>
          <w:sz w:val="24"/>
          <w:szCs w:val="24"/>
          <w:rtl/>
        </w:rPr>
        <w:t xml:space="preserve"> </w:t>
      </w:r>
      <w:r w:rsidRPr="000815DB">
        <w:rPr>
          <w:rFonts w:ascii="David" w:hAnsi="David" w:cs="David" w:hint="eastAsia"/>
          <w:i/>
          <w:sz w:val="24"/>
          <w:szCs w:val="24"/>
          <w:rtl/>
        </w:rPr>
        <w:t>מונה</w:t>
      </w:r>
      <w:r w:rsidRPr="000815DB">
        <w:rPr>
          <w:rFonts w:ascii="David" w:hAnsi="David" w:cs="David"/>
          <w:i/>
          <w:sz w:val="24"/>
          <w:szCs w:val="24"/>
          <w:rtl/>
        </w:rPr>
        <w:t xml:space="preserve">, </w:t>
      </w:r>
      <w:r w:rsidRPr="000815DB">
        <w:rPr>
          <w:rFonts w:ascii="David" w:hAnsi="David" w:cs="David" w:hint="eastAsia"/>
          <w:i/>
          <w:sz w:val="24"/>
          <w:szCs w:val="24"/>
          <w:rtl/>
        </w:rPr>
        <w:t>שכן</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שצורפו</w:t>
      </w:r>
      <w:r w:rsidRPr="000815DB">
        <w:rPr>
          <w:rFonts w:ascii="David" w:hAnsi="David" w:cs="David"/>
          <w:i/>
          <w:sz w:val="24"/>
          <w:szCs w:val="24"/>
          <w:rtl/>
        </w:rPr>
        <w:t xml:space="preserve"> </w:t>
      </w:r>
      <w:r w:rsidRPr="000815DB">
        <w:rPr>
          <w:rFonts w:ascii="David" w:hAnsi="David" w:cs="David" w:hint="eastAsia"/>
          <w:i/>
          <w:sz w:val="24"/>
          <w:szCs w:val="24"/>
          <w:rtl/>
        </w:rPr>
        <w:t>כנספחים</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הינם</w:t>
      </w:r>
      <w:r w:rsidRPr="000815DB">
        <w:rPr>
          <w:rFonts w:ascii="David" w:hAnsi="David" w:cs="David"/>
          <w:i/>
          <w:sz w:val="24"/>
          <w:szCs w:val="24"/>
          <w:rtl/>
        </w:rPr>
        <w:t xml:space="preserve"> </w:t>
      </w:r>
      <w:r w:rsidRPr="000815DB">
        <w:rPr>
          <w:rFonts w:ascii="David" w:hAnsi="David" w:cs="David" w:hint="eastAsia"/>
          <w:i/>
          <w:sz w:val="24"/>
          <w:szCs w:val="24"/>
          <w:rtl/>
        </w:rPr>
        <w:t>עקרוניים</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 xml:space="preserve">. </w:t>
      </w: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שאינם</w:t>
      </w:r>
      <w:r w:rsidRPr="000815DB">
        <w:rPr>
          <w:rFonts w:ascii="David" w:hAnsi="David" w:cs="David"/>
          <w:i/>
          <w:sz w:val="24"/>
          <w:szCs w:val="24"/>
          <w:rtl/>
        </w:rPr>
        <w:t xml:space="preserve"> </w:t>
      </w:r>
      <w:r w:rsidRPr="000815DB">
        <w:rPr>
          <w:rFonts w:ascii="David" w:hAnsi="David" w:cs="David" w:hint="eastAsia"/>
          <w:i/>
          <w:sz w:val="24"/>
          <w:szCs w:val="24"/>
          <w:rtl/>
        </w:rPr>
        <w:t>נושאים</w:t>
      </w:r>
      <w:r w:rsidRPr="000815DB">
        <w:rPr>
          <w:rFonts w:ascii="David" w:hAnsi="David" w:cs="David"/>
          <w:i/>
          <w:sz w:val="24"/>
          <w:szCs w:val="24"/>
          <w:rtl/>
        </w:rPr>
        <w:t xml:space="preserve"> </w:t>
      </w:r>
      <w:r w:rsidRPr="000815DB">
        <w:rPr>
          <w:rFonts w:ascii="David" w:hAnsi="David" w:cs="David" w:hint="eastAsia"/>
          <w:i/>
          <w:sz w:val="24"/>
          <w:szCs w:val="24"/>
          <w:rtl/>
        </w:rPr>
        <w:t>חותמת</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להפנות</w:t>
      </w:r>
      <w:r w:rsidRPr="000815DB">
        <w:rPr>
          <w:rFonts w:ascii="David" w:hAnsi="David" w:cs="David"/>
          <w:i/>
          <w:sz w:val="24"/>
          <w:szCs w:val="24"/>
          <w:rtl/>
        </w:rPr>
        <w:t xml:space="preserve"> </w:t>
      </w:r>
      <w:r w:rsidRPr="000815DB">
        <w:rPr>
          <w:rFonts w:ascii="David" w:hAnsi="David" w:cs="David" w:hint="eastAsia"/>
          <w:i/>
          <w:sz w:val="24"/>
          <w:szCs w:val="24"/>
          <w:rtl/>
        </w:rPr>
        <w:t>מיד</w:t>
      </w:r>
      <w:r w:rsidRPr="000815DB">
        <w:rPr>
          <w:rFonts w:ascii="David" w:hAnsi="David" w:cs="David"/>
          <w:i/>
          <w:sz w:val="24"/>
          <w:szCs w:val="24"/>
          <w:rtl/>
        </w:rPr>
        <w:t xml:space="preserve"> </w:t>
      </w:r>
      <w:r w:rsidRPr="000815DB">
        <w:rPr>
          <w:rFonts w:ascii="David" w:hAnsi="David" w:cs="David" w:hint="eastAsia"/>
          <w:i/>
          <w:sz w:val="24"/>
          <w:szCs w:val="24"/>
          <w:rtl/>
        </w:rPr>
        <w:t>תשומת</w:t>
      </w:r>
      <w:r w:rsidRPr="000815DB">
        <w:rPr>
          <w:rFonts w:ascii="David" w:hAnsi="David" w:cs="David"/>
          <w:i/>
          <w:sz w:val="24"/>
          <w:szCs w:val="24"/>
          <w:rtl/>
        </w:rPr>
        <w:t xml:space="preserve"> </w:t>
      </w:r>
      <w:r w:rsidRPr="000815DB">
        <w:rPr>
          <w:rFonts w:ascii="David" w:hAnsi="David" w:cs="David" w:hint="eastAsia"/>
          <w:i/>
          <w:sz w:val="24"/>
          <w:szCs w:val="24"/>
          <w:rtl/>
        </w:rPr>
        <w:t>לב</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ולנהוג</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הוראותיו</w:t>
      </w:r>
      <w:r w:rsidRPr="000815DB">
        <w:rPr>
          <w:rFonts w:ascii="David" w:hAnsi="David" w:cs="David"/>
          <w:i/>
          <w:sz w:val="24"/>
          <w:szCs w:val="24"/>
          <w:rtl/>
        </w:rPr>
        <w:t>.</w:t>
      </w:r>
    </w:p>
    <w:p w14:paraId="16B02329"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להעביר</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פרטי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קבלני</w:t>
      </w:r>
      <w:r w:rsidRPr="000815DB">
        <w:rPr>
          <w:rFonts w:ascii="David" w:hAnsi="David" w:cs="David"/>
          <w:i/>
          <w:sz w:val="24"/>
          <w:szCs w:val="24"/>
          <w:rtl/>
        </w:rPr>
        <w:t xml:space="preserve"> </w:t>
      </w:r>
      <w:r w:rsidRPr="000815DB">
        <w:rPr>
          <w:rFonts w:ascii="David" w:hAnsi="David" w:cs="David" w:hint="eastAsia"/>
          <w:i/>
          <w:sz w:val="24"/>
          <w:szCs w:val="24"/>
          <w:rtl/>
        </w:rPr>
        <w:t>המשנה</w:t>
      </w:r>
      <w:r w:rsidRPr="000815DB">
        <w:rPr>
          <w:rFonts w:ascii="David" w:hAnsi="David" w:cs="David"/>
          <w:i/>
          <w:sz w:val="24"/>
          <w:szCs w:val="24"/>
          <w:rtl/>
        </w:rPr>
        <w:t xml:space="preserve"> </w:t>
      </w:r>
      <w:r w:rsidRPr="000815DB">
        <w:rPr>
          <w:rFonts w:ascii="David" w:hAnsi="David" w:cs="David" w:hint="eastAsia"/>
          <w:i/>
          <w:sz w:val="24"/>
          <w:szCs w:val="24"/>
          <w:rtl/>
        </w:rPr>
        <w:t>עד</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יאוחר</w:t>
      </w:r>
      <w:r w:rsidRPr="000815DB">
        <w:rPr>
          <w:rFonts w:ascii="David" w:hAnsi="David" w:cs="David"/>
          <w:i/>
          <w:sz w:val="24"/>
          <w:szCs w:val="24"/>
          <w:rtl/>
        </w:rPr>
        <w:t xml:space="preserve"> </w:t>
      </w:r>
      <w:r w:rsidRPr="000815DB">
        <w:rPr>
          <w:rFonts w:ascii="David" w:hAnsi="David" w:cs="David" w:hint="eastAsia"/>
          <w:i/>
          <w:sz w:val="24"/>
          <w:szCs w:val="24"/>
          <w:rtl/>
        </w:rPr>
        <w:t>מ</w:t>
      </w:r>
      <w:r w:rsidRPr="000815DB">
        <w:rPr>
          <w:rFonts w:ascii="David" w:hAnsi="David" w:cs="David"/>
          <w:i/>
          <w:sz w:val="24"/>
          <w:szCs w:val="24"/>
          <w:rtl/>
        </w:rPr>
        <w:t xml:space="preserve">-3 </w:t>
      </w:r>
      <w:r w:rsidRPr="000815DB">
        <w:rPr>
          <w:rFonts w:ascii="David" w:hAnsi="David" w:cs="David" w:hint="eastAsia"/>
          <w:i/>
          <w:sz w:val="24"/>
          <w:szCs w:val="24"/>
          <w:rtl/>
        </w:rPr>
        <w:t>חודשים</w:t>
      </w:r>
      <w:r w:rsidRPr="000815DB">
        <w:rPr>
          <w:rFonts w:ascii="David" w:hAnsi="David" w:cs="David"/>
          <w:i/>
          <w:sz w:val="24"/>
          <w:szCs w:val="24"/>
          <w:rtl/>
        </w:rPr>
        <w:t xml:space="preserve"> </w:t>
      </w:r>
      <w:r w:rsidRPr="000815DB">
        <w:rPr>
          <w:rFonts w:ascii="David" w:hAnsi="David" w:cs="David" w:hint="eastAsia"/>
          <w:i/>
          <w:sz w:val="24"/>
          <w:szCs w:val="24"/>
          <w:rtl/>
        </w:rPr>
        <w:t>ממועד</w:t>
      </w:r>
      <w:r w:rsidRPr="000815DB">
        <w:rPr>
          <w:rFonts w:ascii="David" w:hAnsi="David" w:cs="David"/>
          <w:i/>
          <w:sz w:val="24"/>
          <w:szCs w:val="24"/>
          <w:rtl/>
        </w:rPr>
        <w:t xml:space="preserve"> </w:t>
      </w:r>
      <w:r w:rsidRPr="000815DB">
        <w:rPr>
          <w:rFonts w:ascii="David" w:hAnsi="David" w:cs="David" w:hint="eastAsia"/>
          <w:i/>
          <w:sz w:val="24"/>
          <w:szCs w:val="24"/>
          <w:rtl/>
        </w:rPr>
        <w:t>צו</w:t>
      </w:r>
      <w:r w:rsidRPr="000815DB">
        <w:rPr>
          <w:rFonts w:ascii="David" w:hAnsi="David" w:cs="David"/>
          <w:i/>
          <w:sz w:val="24"/>
          <w:szCs w:val="24"/>
          <w:rtl/>
        </w:rPr>
        <w:t xml:space="preserve"> </w:t>
      </w:r>
      <w:r w:rsidRPr="000815DB">
        <w:rPr>
          <w:rFonts w:ascii="David" w:hAnsi="David" w:cs="David" w:hint="eastAsia"/>
          <w:i/>
          <w:sz w:val="24"/>
          <w:szCs w:val="24"/>
          <w:rtl/>
        </w:rPr>
        <w:t>התחלת</w:t>
      </w:r>
      <w:r w:rsidRPr="000815DB">
        <w:rPr>
          <w:rFonts w:ascii="David" w:hAnsi="David" w:cs="David"/>
          <w:i/>
          <w:sz w:val="24"/>
          <w:szCs w:val="24"/>
          <w:rtl/>
        </w:rPr>
        <w:t xml:space="preserve"> </w:t>
      </w:r>
      <w:r w:rsidRPr="000815DB">
        <w:rPr>
          <w:rFonts w:ascii="David" w:hAnsi="David" w:cs="David" w:hint="eastAsia"/>
          <w:i/>
          <w:sz w:val="24"/>
          <w:szCs w:val="24"/>
          <w:rtl/>
        </w:rPr>
        <w:t>עבודה</w:t>
      </w:r>
      <w:r w:rsidRPr="000815DB">
        <w:rPr>
          <w:rFonts w:ascii="David" w:hAnsi="David" w:cs="David"/>
          <w:i/>
          <w:sz w:val="24"/>
          <w:szCs w:val="24"/>
          <w:rtl/>
        </w:rPr>
        <w:t xml:space="preserve">, </w:t>
      </w:r>
      <w:r w:rsidRPr="000815DB">
        <w:rPr>
          <w:rFonts w:ascii="David" w:hAnsi="David" w:cs="David" w:hint="eastAsia"/>
          <w:i/>
          <w:sz w:val="24"/>
          <w:szCs w:val="24"/>
          <w:rtl/>
        </w:rPr>
        <w:t>ולהתקשר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הקבלנים</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הספקים</w:t>
      </w:r>
      <w:r w:rsidRPr="000815DB">
        <w:rPr>
          <w:rFonts w:ascii="David" w:hAnsi="David" w:cs="David"/>
          <w:i/>
          <w:sz w:val="24"/>
          <w:szCs w:val="24"/>
          <w:rtl/>
        </w:rPr>
        <w:t xml:space="preserve"> </w:t>
      </w:r>
      <w:r w:rsidRPr="000815DB">
        <w:rPr>
          <w:rFonts w:ascii="David" w:hAnsi="David" w:cs="David" w:hint="eastAsia"/>
          <w:i/>
          <w:sz w:val="24"/>
          <w:szCs w:val="24"/>
          <w:rtl/>
        </w:rPr>
        <w:t>שיימסרו</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מטבחים</w:t>
      </w:r>
      <w:r w:rsidRPr="000815DB">
        <w:rPr>
          <w:rFonts w:ascii="David" w:hAnsi="David" w:cs="David"/>
          <w:i/>
          <w:sz w:val="24"/>
          <w:szCs w:val="24"/>
          <w:rtl/>
        </w:rPr>
        <w:t xml:space="preserve">, </w:t>
      </w:r>
      <w:r w:rsidRPr="000815DB">
        <w:rPr>
          <w:rFonts w:ascii="David" w:hAnsi="David" w:cs="David" w:hint="eastAsia"/>
          <w:i/>
          <w:sz w:val="24"/>
          <w:szCs w:val="24"/>
          <w:rtl/>
        </w:rPr>
        <w:t>אספקת</w:t>
      </w:r>
      <w:r w:rsidRPr="000815DB">
        <w:rPr>
          <w:rFonts w:ascii="David" w:hAnsi="David" w:cs="David"/>
          <w:i/>
          <w:sz w:val="24"/>
          <w:szCs w:val="24"/>
          <w:rtl/>
        </w:rPr>
        <w:t xml:space="preserve"> </w:t>
      </w:r>
      <w:r w:rsidRPr="000815DB">
        <w:rPr>
          <w:rFonts w:ascii="David" w:hAnsi="David" w:cs="David" w:hint="eastAsia"/>
          <w:i/>
          <w:sz w:val="24"/>
          <w:szCs w:val="24"/>
          <w:rtl/>
        </w:rPr>
        <w:t>ריצוף</w:t>
      </w:r>
      <w:r w:rsidRPr="000815DB">
        <w:rPr>
          <w:rFonts w:ascii="David" w:hAnsi="David" w:cs="David"/>
          <w:i/>
          <w:sz w:val="24"/>
          <w:szCs w:val="24"/>
          <w:rtl/>
        </w:rPr>
        <w:t xml:space="preserve">, </w:t>
      </w:r>
      <w:r w:rsidRPr="000815DB">
        <w:rPr>
          <w:rFonts w:ascii="David" w:hAnsi="David" w:cs="David" w:hint="eastAsia"/>
          <w:i/>
          <w:sz w:val="24"/>
          <w:szCs w:val="24"/>
          <w:rtl/>
        </w:rPr>
        <w:t>חיפויים</w:t>
      </w:r>
      <w:r w:rsidRPr="000815DB">
        <w:rPr>
          <w:rFonts w:ascii="David" w:hAnsi="David" w:cs="David"/>
          <w:i/>
          <w:sz w:val="24"/>
          <w:szCs w:val="24"/>
          <w:rtl/>
        </w:rPr>
        <w:t xml:space="preserve">, </w:t>
      </w:r>
      <w:r w:rsidRPr="000815DB">
        <w:rPr>
          <w:rFonts w:ascii="David" w:hAnsi="David" w:cs="David" w:hint="eastAsia"/>
          <w:i/>
          <w:sz w:val="24"/>
          <w:szCs w:val="24"/>
          <w:rtl/>
        </w:rPr>
        <w:t>כלים</w:t>
      </w:r>
      <w:r w:rsidRPr="000815DB">
        <w:rPr>
          <w:rFonts w:ascii="David" w:hAnsi="David" w:cs="David"/>
          <w:i/>
          <w:sz w:val="24"/>
          <w:szCs w:val="24"/>
          <w:rtl/>
        </w:rPr>
        <w:t xml:space="preserve"> </w:t>
      </w:r>
      <w:r w:rsidRPr="000815DB">
        <w:rPr>
          <w:rFonts w:ascii="David" w:hAnsi="David" w:cs="David" w:hint="eastAsia"/>
          <w:i/>
          <w:sz w:val="24"/>
          <w:szCs w:val="24"/>
          <w:rtl/>
        </w:rPr>
        <w:t>סניטריים</w:t>
      </w:r>
      <w:r w:rsidRPr="000815DB">
        <w:rPr>
          <w:rFonts w:ascii="David" w:hAnsi="David" w:cs="David"/>
          <w:i/>
          <w:sz w:val="24"/>
          <w:szCs w:val="24"/>
          <w:rtl/>
        </w:rPr>
        <w:t xml:space="preserve"> </w:t>
      </w:r>
      <w:r w:rsidRPr="000815DB">
        <w:rPr>
          <w:rFonts w:ascii="David" w:hAnsi="David" w:cs="David" w:hint="eastAsia"/>
          <w:i/>
          <w:sz w:val="24"/>
          <w:szCs w:val="24"/>
          <w:rtl/>
        </w:rPr>
        <w:t>וברזים</w:t>
      </w:r>
      <w:r w:rsidRPr="000815DB">
        <w:rPr>
          <w:rFonts w:ascii="David" w:hAnsi="David" w:cs="David"/>
          <w:i/>
          <w:sz w:val="24"/>
          <w:szCs w:val="24"/>
          <w:rtl/>
        </w:rPr>
        <w:t xml:space="preserve">, </w:t>
      </w:r>
      <w:r w:rsidRPr="000815DB">
        <w:rPr>
          <w:rFonts w:ascii="David" w:hAnsi="David" w:cs="David" w:hint="eastAsia"/>
          <w:i/>
          <w:sz w:val="24"/>
          <w:szCs w:val="24"/>
          <w:rtl/>
        </w:rPr>
        <w:t>דלתות</w:t>
      </w:r>
      <w:r w:rsidRPr="000815DB">
        <w:rPr>
          <w:rFonts w:ascii="David" w:hAnsi="David" w:cs="David"/>
          <w:i/>
          <w:sz w:val="24"/>
          <w:szCs w:val="24"/>
          <w:rtl/>
        </w:rPr>
        <w:t xml:space="preserve"> </w:t>
      </w:r>
      <w:r w:rsidRPr="000815DB">
        <w:rPr>
          <w:rFonts w:ascii="David" w:hAnsi="David" w:cs="David" w:hint="eastAsia"/>
          <w:i/>
          <w:sz w:val="24"/>
          <w:szCs w:val="24"/>
          <w:rtl/>
        </w:rPr>
        <w:t>כניסה</w:t>
      </w:r>
      <w:r w:rsidRPr="000815DB">
        <w:rPr>
          <w:rFonts w:ascii="David" w:hAnsi="David" w:cs="David"/>
          <w:i/>
          <w:sz w:val="24"/>
          <w:szCs w:val="24"/>
          <w:rtl/>
        </w:rPr>
        <w:t xml:space="preserve"> </w:t>
      </w:r>
      <w:r w:rsidRPr="000815DB">
        <w:rPr>
          <w:rFonts w:ascii="David" w:hAnsi="David" w:cs="David" w:hint="eastAsia"/>
          <w:i/>
          <w:sz w:val="24"/>
          <w:szCs w:val="24"/>
          <w:rtl/>
        </w:rPr>
        <w:t>ודלתות</w:t>
      </w:r>
      <w:r w:rsidRPr="000815DB">
        <w:rPr>
          <w:rFonts w:ascii="David" w:hAnsi="David" w:cs="David"/>
          <w:i/>
          <w:sz w:val="24"/>
          <w:szCs w:val="24"/>
          <w:rtl/>
        </w:rPr>
        <w:t xml:space="preserve"> </w:t>
      </w:r>
      <w:r w:rsidRPr="000815DB">
        <w:rPr>
          <w:rFonts w:ascii="David" w:hAnsi="David" w:cs="David" w:hint="eastAsia"/>
          <w:i/>
          <w:sz w:val="24"/>
          <w:szCs w:val="24"/>
          <w:rtl/>
        </w:rPr>
        <w:t>פנים</w:t>
      </w:r>
      <w:r w:rsidRPr="000815DB">
        <w:rPr>
          <w:rFonts w:ascii="David" w:hAnsi="David" w:cs="David"/>
          <w:i/>
          <w:sz w:val="24"/>
          <w:szCs w:val="24"/>
          <w:rtl/>
        </w:rPr>
        <w:t xml:space="preserve"> </w:t>
      </w:r>
      <w:r w:rsidRPr="000815DB">
        <w:rPr>
          <w:rFonts w:ascii="David" w:hAnsi="David" w:cs="David" w:hint="eastAsia"/>
          <w:i/>
          <w:sz w:val="24"/>
          <w:szCs w:val="24"/>
          <w:rtl/>
        </w:rPr>
        <w:t>בדירות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רשאי</w:t>
      </w:r>
      <w:r w:rsidRPr="000815DB">
        <w:rPr>
          <w:rFonts w:ascii="David" w:hAnsi="David" w:cs="David"/>
          <w:i/>
          <w:sz w:val="24"/>
          <w:szCs w:val="24"/>
          <w:rtl/>
        </w:rPr>
        <w:t xml:space="preserve"> </w:t>
      </w:r>
      <w:r w:rsidRPr="000815DB">
        <w:rPr>
          <w:rFonts w:ascii="David" w:hAnsi="David" w:cs="David" w:hint="eastAsia"/>
          <w:i/>
          <w:sz w:val="24"/>
          <w:szCs w:val="24"/>
          <w:rtl/>
        </w:rPr>
        <w:t>להורות</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להתקשר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אחד</w:t>
      </w:r>
      <w:r w:rsidRPr="000815DB">
        <w:rPr>
          <w:rFonts w:ascii="David" w:hAnsi="David" w:cs="David"/>
          <w:i/>
          <w:sz w:val="24"/>
          <w:szCs w:val="24"/>
          <w:rtl/>
        </w:rPr>
        <w:t xml:space="preserve">, </w:t>
      </w:r>
      <w:r w:rsidRPr="000815DB">
        <w:rPr>
          <w:rFonts w:ascii="David" w:hAnsi="David" w:cs="David" w:hint="eastAsia"/>
          <w:i/>
          <w:sz w:val="24"/>
          <w:szCs w:val="24"/>
          <w:rtl/>
        </w:rPr>
        <w:t>שנים</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שלושה</w:t>
      </w:r>
      <w:r w:rsidRPr="000815DB">
        <w:rPr>
          <w:rFonts w:ascii="David" w:hAnsi="David" w:cs="David"/>
          <w:i/>
          <w:sz w:val="24"/>
          <w:szCs w:val="24"/>
          <w:rtl/>
        </w:rPr>
        <w:t xml:space="preserve"> </w:t>
      </w:r>
      <w:r w:rsidRPr="000815DB">
        <w:rPr>
          <w:rFonts w:ascii="David" w:hAnsi="David" w:cs="David" w:hint="eastAsia"/>
          <w:i/>
          <w:sz w:val="24"/>
          <w:szCs w:val="24"/>
          <w:rtl/>
        </w:rPr>
        <w:t>קבלני</w:t>
      </w:r>
      <w:r w:rsidRPr="000815DB">
        <w:rPr>
          <w:rFonts w:ascii="David" w:hAnsi="David" w:cs="David"/>
          <w:i/>
          <w:sz w:val="24"/>
          <w:szCs w:val="24"/>
          <w:rtl/>
        </w:rPr>
        <w:t xml:space="preserve"> </w:t>
      </w:r>
      <w:r w:rsidRPr="000815DB">
        <w:rPr>
          <w:rFonts w:ascii="David" w:hAnsi="David" w:cs="David" w:hint="eastAsia"/>
          <w:i/>
          <w:sz w:val="24"/>
          <w:szCs w:val="24"/>
          <w:rtl/>
        </w:rPr>
        <w:t>משנה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ספקים</w:t>
      </w:r>
      <w:r w:rsidRPr="000815DB">
        <w:rPr>
          <w:rFonts w:ascii="David" w:hAnsi="David" w:cs="David"/>
          <w:i/>
          <w:sz w:val="24"/>
          <w:szCs w:val="24"/>
          <w:rtl/>
        </w:rPr>
        <w:t xml:space="preserve"> </w:t>
      </w:r>
      <w:r w:rsidRPr="000815DB">
        <w:rPr>
          <w:rFonts w:ascii="David" w:hAnsi="David" w:cs="David" w:hint="eastAsia"/>
          <w:i/>
          <w:sz w:val="24"/>
          <w:szCs w:val="24"/>
          <w:rtl/>
        </w:rPr>
        <w:t>בכל</w:t>
      </w:r>
      <w:r w:rsidRPr="000815DB">
        <w:rPr>
          <w:rFonts w:ascii="David" w:hAnsi="David" w:cs="David"/>
          <w:i/>
          <w:sz w:val="24"/>
          <w:szCs w:val="24"/>
          <w:rtl/>
        </w:rPr>
        <w:t xml:space="preserve"> </w:t>
      </w:r>
      <w:r w:rsidRPr="000815DB">
        <w:rPr>
          <w:rFonts w:ascii="David" w:hAnsi="David" w:cs="David" w:hint="eastAsia"/>
          <w:i/>
          <w:sz w:val="24"/>
          <w:szCs w:val="24"/>
          <w:rtl/>
        </w:rPr>
        <w:t>תחום</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כמפורט</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19.17 </w:t>
      </w:r>
      <w:r w:rsidRPr="000815DB">
        <w:rPr>
          <w:rFonts w:ascii="David" w:hAnsi="David" w:cs="David" w:hint="eastAsia"/>
          <w:i/>
          <w:sz w:val="24"/>
          <w:szCs w:val="24"/>
          <w:rtl/>
        </w:rPr>
        <w:t>להלן</w:t>
      </w:r>
      <w:r w:rsidRPr="000815DB">
        <w:rPr>
          <w:rFonts w:ascii="David" w:hAnsi="David" w:cs="David"/>
          <w:i/>
          <w:sz w:val="24"/>
          <w:szCs w:val="24"/>
          <w:rtl/>
        </w:rPr>
        <w:t>.</w:t>
      </w:r>
    </w:p>
    <w:p w14:paraId="7E418FBE"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i/>
          <w:sz w:val="24"/>
          <w:szCs w:val="24"/>
          <w:rtl/>
        </w:rPr>
        <w:t>מבלי לגרוע מן האמור בחוזה זה מתחייב הקבלן למנות ממונה</w:t>
      </w:r>
      <w:r w:rsidRPr="000815DB">
        <w:rPr>
          <w:rFonts w:ascii="David" w:hAnsi="David" w:cs="David" w:hint="cs"/>
          <w:i/>
          <w:sz w:val="24"/>
          <w:szCs w:val="24"/>
          <w:rtl/>
        </w:rPr>
        <w:t xml:space="preserve"> </w:t>
      </w:r>
      <w:r w:rsidRPr="000815DB">
        <w:rPr>
          <w:rFonts w:ascii="David" w:hAnsi="David" w:cs="David"/>
          <w:i/>
          <w:sz w:val="24"/>
          <w:szCs w:val="24"/>
          <w:rtl/>
        </w:rPr>
        <w:t xml:space="preserve">בטיחות </w:t>
      </w:r>
      <w:r w:rsidRPr="000815DB">
        <w:rPr>
          <w:rFonts w:ascii="David" w:hAnsi="David" w:cs="David" w:hint="cs"/>
          <w:i/>
          <w:sz w:val="24"/>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ראשון/שני לאישור טל. וזאת </w:t>
      </w:r>
      <w:r w:rsidRPr="000815DB">
        <w:rPr>
          <w:rFonts w:ascii="David" w:hAnsi="David" w:cs="David"/>
          <w:i/>
          <w:sz w:val="24"/>
          <w:szCs w:val="24"/>
          <w:rtl/>
        </w:rPr>
        <w:t xml:space="preserve">על פי תקנות ארגון הפיקוח על העבודה (ממונים על הבטיחות) תשנ"ו 1996 (להלן בהתאמה: "הממונה על הבטיחות", "התקנות"). </w:t>
      </w:r>
    </w:p>
    <w:p w14:paraId="3434608A"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להסרת</w:t>
      </w:r>
      <w:r w:rsidRPr="000815DB">
        <w:rPr>
          <w:rFonts w:ascii="David" w:hAnsi="David" w:cs="David"/>
          <w:i/>
          <w:sz w:val="24"/>
          <w:szCs w:val="24"/>
          <w:rtl/>
        </w:rPr>
        <w:t xml:space="preserve"> </w:t>
      </w:r>
      <w:r w:rsidRPr="000815DB">
        <w:rPr>
          <w:rFonts w:ascii="David" w:hAnsi="David" w:cs="David" w:hint="eastAsia"/>
          <w:i/>
          <w:sz w:val="24"/>
          <w:szCs w:val="24"/>
          <w:rtl/>
        </w:rPr>
        <w:t>ספקות</w:t>
      </w:r>
      <w:r w:rsidRPr="000815DB">
        <w:rPr>
          <w:rFonts w:ascii="David" w:hAnsi="David" w:cs="David"/>
          <w:i/>
          <w:sz w:val="24"/>
          <w:szCs w:val="24"/>
          <w:rtl/>
        </w:rPr>
        <w:t xml:space="preserve"> </w:t>
      </w:r>
      <w:r w:rsidRPr="000815DB">
        <w:rPr>
          <w:rFonts w:ascii="David" w:hAnsi="David" w:cs="David" w:hint="eastAsia"/>
          <w:i/>
          <w:sz w:val="24"/>
          <w:szCs w:val="24"/>
          <w:rtl/>
        </w:rPr>
        <w:t>יובהר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יהא</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למינויו</w:t>
      </w:r>
      <w:r w:rsidRPr="000815DB">
        <w:rPr>
          <w:rFonts w:ascii="David" w:hAnsi="David" w:cs="David"/>
          <w:i/>
          <w:sz w:val="24"/>
          <w:szCs w:val="24"/>
          <w:rtl/>
        </w:rPr>
        <w:t xml:space="preserve"> </w:t>
      </w:r>
      <w:r w:rsidRPr="000815DB">
        <w:rPr>
          <w:rFonts w:ascii="David" w:hAnsi="David" w:cs="David" w:hint="eastAsia"/>
          <w:i/>
          <w:sz w:val="24"/>
          <w:szCs w:val="24"/>
          <w:rtl/>
        </w:rPr>
        <w:t>ולכל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בהפעלתו</w:t>
      </w:r>
      <w:r w:rsidRPr="000815DB">
        <w:rPr>
          <w:rFonts w:ascii="David" w:hAnsi="David" w:cs="David"/>
          <w:i/>
          <w:sz w:val="24"/>
          <w:szCs w:val="24"/>
          <w:rtl/>
        </w:rPr>
        <w:t xml:space="preserve"> </w:t>
      </w:r>
      <w:r w:rsidRPr="000815DB">
        <w:rPr>
          <w:rFonts w:ascii="David" w:hAnsi="David" w:cs="David" w:hint="eastAsia"/>
          <w:i/>
          <w:sz w:val="24"/>
          <w:szCs w:val="24"/>
          <w:rtl/>
        </w:rPr>
        <w:t>ובפעולתו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התקנות</w:t>
      </w:r>
      <w:r w:rsidRPr="000815DB">
        <w:rPr>
          <w:rFonts w:ascii="David" w:hAnsi="David" w:cs="David"/>
          <w:i/>
          <w:sz w:val="24"/>
          <w:szCs w:val="24"/>
          <w:rtl/>
        </w:rPr>
        <w:t xml:space="preserve"> </w:t>
      </w:r>
      <w:r w:rsidRPr="000815DB">
        <w:rPr>
          <w:rFonts w:ascii="David" w:hAnsi="David" w:cs="David" w:hint="eastAsia"/>
          <w:i/>
          <w:sz w:val="24"/>
          <w:szCs w:val="24"/>
          <w:rtl/>
        </w:rPr>
        <w:t>ועפ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מטעם</w:t>
      </w:r>
      <w:r w:rsidRPr="000815DB">
        <w:rPr>
          <w:rFonts w:ascii="David" w:hAnsi="David" w:cs="David"/>
          <w:i/>
          <w:sz w:val="24"/>
          <w:szCs w:val="24"/>
          <w:rtl/>
        </w:rPr>
        <w:t xml:space="preserve"> </w:t>
      </w:r>
      <w:r w:rsidRPr="000815DB">
        <w:rPr>
          <w:rFonts w:ascii="David" w:hAnsi="David" w:cs="David" w:hint="eastAsia"/>
          <w:i/>
          <w:sz w:val="24"/>
          <w:szCs w:val="24"/>
          <w:rtl/>
        </w:rPr>
        <w:t>מבצע</w:t>
      </w:r>
      <w:r w:rsidRPr="000815DB">
        <w:rPr>
          <w:rFonts w:ascii="David" w:hAnsi="David" w:cs="David"/>
          <w:i/>
          <w:sz w:val="24"/>
          <w:szCs w:val="24"/>
          <w:rtl/>
        </w:rPr>
        <w:t xml:space="preserve"> </w:t>
      </w:r>
      <w:r w:rsidRPr="000815DB">
        <w:rPr>
          <w:rFonts w:ascii="David" w:hAnsi="David" w:cs="David" w:hint="eastAsia"/>
          <w:i/>
          <w:sz w:val="24"/>
          <w:szCs w:val="24"/>
          <w:rtl/>
        </w:rPr>
        <w:t>בניה</w:t>
      </w:r>
      <w:r w:rsidRPr="000815DB">
        <w:rPr>
          <w:rFonts w:ascii="David" w:hAnsi="David" w:cs="David"/>
          <w:i/>
          <w:sz w:val="24"/>
          <w:szCs w:val="24"/>
          <w:rtl/>
        </w:rPr>
        <w:t xml:space="preserve"> </w:t>
      </w:r>
      <w:r w:rsidRPr="000815DB">
        <w:rPr>
          <w:rFonts w:ascii="David" w:hAnsi="David" w:cs="David" w:hint="eastAsia"/>
          <w:i/>
          <w:sz w:val="24"/>
          <w:szCs w:val="24"/>
          <w:rtl/>
        </w:rPr>
        <w:t>כהגדרתו</w:t>
      </w:r>
      <w:r w:rsidRPr="000815DB">
        <w:rPr>
          <w:rFonts w:ascii="David" w:hAnsi="David" w:cs="David"/>
          <w:i/>
          <w:sz w:val="24"/>
          <w:szCs w:val="24"/>
          <w:rtl/>
        </w:rPr>
        <w:t xml:space="preserve"> </w:t>
      </w:r>
      <w:r w:rsidRPr="000815DB">
        <w:rPr>
          <w:rFonts w:ascii="David" w:hAnsi="David" w:cs="David" w:hint="eastAsia"/>
          <w:i/>
          <w:sz w:val="24"/>
          <w:szCs w:val="24"/>
          <w:rtl/>
        </w:rPr>
        <w:t>בתקנות</w:t>
      </w:r>
      <w:r w:rsidRPr="000815DB">
        <w:rPr>
          <w:rFonts w:ascii="David" w:hAnsi="David" w:cs="David"/>
          <w:i/>
          <w:sz w:val="24"/>
          <w:szCs w:val="24"/>
          <w:rtl/>
        </w:rPr>
        <w:t xml:space="preserve"> </w:t>
      </w:r>
      <w:r w:rsidRPr="000815DB">
        <w:rPr>
          <w:rFonts w:ascii="David" w:hAnsi="David" w:cs="David" w:hint="eastAsia"/>
          <w:i/>
          <w:sz w:val="24"/>
          <w:szCs w:val="24"/>
          <w:rtl/>
        </w:rPr>
        <w:t>וזאת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 xml:space="preserve">. </w:t>
      </w:r>
    </w:p>
    <w:p w14:paraId="586852FE"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ולרשויות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החלפתו</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קבלת</w:t>
      </w:r>
      <w:r w:rsidRPr="000815DB">
        <w:rPr>
          <w:rFonts w:ascii="David" w:hAnsi="David" w:cs="David"/>
          <w:i/>
          <w:sz w:val="24"/>
          <w:szCs w:val="24"/>
          <w:rtl/>
        </w:rPr>
        <w:t xml:space="preserve"> </w:t>
      </w:r>
      <w:r w:rsidRPr="000815DB">
        <w:rPr>
          <w:rFonts w:ascii="David" w:hAnsi="David" w:cs="David" w:hint="eastAsia"/>
          <w:i/>
          <w:sz w:val="24"/>
          <w:szCs w:val="24"/>
          <w:rtl/>
        </w:rPr>
        <w:t>אישור</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למינוי</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אחר</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w:t>
      </w:r>
    </w:p>
    <w:p w14:paraId="3544B157"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נזק</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יגרם</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הפרת</w:t>
      </w:r>
      <w:r w:rsidRPr="000815DB">
        <w:rPr>
          <w:rFonts w:ascii="David" w:hAnsi="David" w:cs="David"/>
          <w:i/>
          <w:sz w:val="24"/>
          <w:szCs w:val="24"/>
          <w:rtl/>
        </w:rPr>
        <w:t xml:space="preserve"> </w:t>
      </w:r>
      <w:r w:rsidRPr="000815DB">
        <w:rPr>
          <w:rFonts w:ascii="David" w:hAnsi="David" w:cs="David" w:hint="eastAsia"/>
          <w:i/>
          <w:sz w:val="24"/>
          <w:szCs w:val="24"/>
          <w:rtl/>
        </w:rPr>
        <w:t>התחייבויותיו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כדלעיל</w:t>
      </w:r>
      <w:r w:rsidRPr="000815DB">
        <w:rPr>
          <w:rFonts w:ascii="David" w:hAnsi="David" w:cs="David"/>
          <w:i/>
          <w:sz w:val="24"/>
          <w:szCs w:val="24"/>
          <w:rtl/>
        </w:rPr>
        <w:t>.</w:t>
      </w:r>
    </w:p>
    <w:p w14:paraId="275432FE"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יחתום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דרישת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שיידרש</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לשם</w:t>
      </w:r>
      <w:r w:rsidRPr="000815DB">
        <w:rPr>
          <w:rFonts w:ascii="David" w:hAnsi="David" w:cs="David"/>
          <w:i/>
          <w:sz w:val="24"/>
          <w:szCs w:val="24"/>
          <w:rtl/>
        </w:rPr>
        <w:t xml:space="preserve"> </w:t>
      </w:r>
      <w:r w:rsidRPr="000815DB">
        <w:rPr>
          <w:rFonts w:ascii="David" w:hAnsi="David" w:cs="David" w:hint="eastAsia"/>
          <w:i/>
          <w:sz w:val="24"/>
          <w:szCs w:val="24"/>
          <w:rtl/>
        </w:rPr>
        <w:t>דיווח</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w:t>
      </w:r>
    </w:p>
    <w:p w14:paraId="643512B0" w14:textId="77777777" w:rsidR="00EF4F1C" w:rsidRPr="000815DB" w:rsidRDefault="00EF4F1C" w:rsidP="000815DB">
      <w:pPr>
        <w:spacing w:after="0" w:afterAutospacing="0" w:line="240" w:lineRule="auto"/>
        <w:ind w:left="799"/>
        <w:rPr>
          <w:rFonts w:ascii="David" w:hAnsi="David" w:cs="David"/>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ידאג</w:t>
      </w:r>
      <w:r w:rsidRPr="000815DB">
        <w:rPr>
          <w:rFonts w:ascii="David" w:hAnsi="David" w:cs="David"/>
          <w:i/>
          <w:sz w:val="24"/>
          <w:szCs w:val="24"/>
          <w:rtl/>
        </w:rPr>
        <w:t xml:space="preserve"> </w:t>
      </w:r>
      <w:r w:rsidRPr="000815DB">
        <w:rPr>
          <w:rFonts w:ascii="David" w:hAnsi="David" w:cs="David" w:hint="eastAsia"/>
          <w:i/>
          <w:sz w:val="24"/>
          <w:szCs w:val="24"/>
          <w:rtl/>
        </w:rPr>
        <w:t>להעברת</w:t>
      </w:r>
      <w:r w:rsidRPr="000815DB">
        <w:rPr>
          <w:rFonts w:ascii="David" w:hAnsi="David" w:cs="David"/>
          <w:i/>
          <w:sz w:val="24"/>
          <w:szCs w:val="24"/>
          <w:rtl/>
        </w:rPr>
        <w:t xml:space="preserve"> </w:t>
      </w:r>
      <w:r w:rsidRPr="000815DB">
        <w:rPr>
          <w:rFonts w:ascii="David" w:hAnsi="David" w:cs="David" w:hint="eastAsia"/>
          <w:i/>
          <w:sz w:val="24"/>
          <w:szCs w:val="24"/>
          <w:rtl/>
        </w:rPr>
        <w:t>הצהרה</w:t>
      </w:r>
      <w:r w:rsidRPr="000815DB">
        <w:rPr>
          <w:rFonts w:ascii="David" w:hAnsi="David" w:cs="David"/>
          <w:i/>
          <w:sz w:val="24"/>
          <w:szCs w:val="24"/>
          <w:rtl/>
        </w:rPr>
        <w:t xml:space="preserve"> </w:t>
      </w:r>
      <w:r w:rsidRPr="000815DB">
        <w:rPr>
          <w:rFonts w:ascii="David" w:hAnsi="David" w:cs="David" w:hint="eastAsia"/>
          <w:i/>
          <w:sz w:val="24"/>
          <w:szCs w:val="24"/>
          <w:rtl/>
        </w:rPr>
        <w:t>חתומה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היעדר</w:t>
      </w:r>
      <w:r w:rsidRPr="000815DB">
        <w:rPr>
          <w:rFonts w:ascii="David" w:hAnsi="David" w:cs="David"/>
          <w:i/>
          <w:sz w:val="24"/>
          <w:szCs w:val="24"/>
          <w:rtl/>
        </w:rPr>
        <w:t xml:space="preserve"> </w:t>
      </w:r>
      <w:r w:rsidRPr="000815DB">
        <w:rPr>
          <w:rFonts w:ascii="David" w:hAnsi="David" w:cs="David" w:hint="eastAsia"/>
          <w:i/>
          <w:sz w:val="24"/>
          <w:szCs w:val="24"/>
          <w:rtl/>
        </w:rPr>
        <w:t>יחסי</w:t>
      </w:r>
      <w:r w:rsidRPr="000815DB">
        <w:rPr>
          <w:rFonts w:ascii="David" w:hAnsi="David" w:cs="David"/>
          <w:i/>
          <w:sz w:val="24"/>
          <w:szCs w:val="24"/>
          <w:rtl/>
        </w:rPr>
        <w:t xml:space="preserve"> </w:t>
      </w:r>
      <w:r w:rsidRPr="000815DB">
        <w:rPr>
          <w:rFonts w:ascii="David" w:hAnsi="David" w:cs="David" w:hint="eastAsia"/>
          <w:i/>
          <w:sz w:val="24"/>
          <w:szCs w:val="24"/>
          <w:rtl/>
        </w:rPr>
        <w:t>עובד</w:t>
      </w:r>
      <w:r w:rsidRPr="000815DB">
        <w:rPr>
          <w:rFonts w:ascii="David" w:hAnsi="David" w:cs="David"/>
          <w:i/>
          <w:sz w:val="24"/>
          <w:szCs w:val="24"/>
          <w:rtl/>
        </w:rPr>
        <w:t xml:space="preserve"> </w:t>
      </w:r>
      <w:r w:rsidRPr="000815DB">
        <w:rPr>
          <w:rFonts w:ascii="David" w:hAnsi="David" w:cs="David" w:hint="eastAsia"/>
          <w:i/>
          <w:sz w:val="24"/>
          <w:szCs w:val="24"/>
          <w:rtl/>
        </w:rPr>
        <w:t>מעביד</w:t>
      </w:r>
      <w:r w:rsidRPr="000815DB">
        <w:rPr>
          <w:rFonts w:ascii="David" w:hAnsi="David" w:cs="David"/>
          <w:i/>
          <w:sz w:val="24"/>
          <w:szCs w:val="24"/>
          <w:rtl/>
        </w:rPr>
        <w:t xml:space="preserve"> </w:t>
      </w:r>
      <w:r w:rsidRPr="000815DB">
        <w:rPr>
          <w:rFonts w:ascii="David" w:hAnsi="David" w:cs="David" w:hint="eastAsia"/>
          <w:i/>
          <w:sz w:val="24"/>
          <w:szCs w:val="24"/>
          <w:rtl/>
        </w:rPr>
        <w:t>בינו</w:t>
      </w:r>
      <w:r w:rsidRPr="000815DB">
        <w:rPr>
          <w:rFonts w:ascii="David" w:hAnsi="David" w:cs="David"/>
          <w:i/>
          <w:sz w:val="24"/>
          <w:szCs w:val="24"/>
          <w:rtl/>
        </w:rPr>
        <w:t xml:space="preserve"> </w:t>
      </w:r>
      <w:r w:rsidRPr="000815DB">
        <w:rPr>
          <w:rFonts w:ascii="David" w:hAnsi="David" w:cs="David" w:hint="eastAsia"/>
          <w:i/>
          <w:sz w:val="24"/>
          <w:szCs w:val="24"/>
          <w:rtl/>
        </w:rPr>
        <w:t>לבין</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בנוסח</w:t>
      </w:r>
      <w:r w:rsidRPr="000815DB">
        <w:rPr>
          <w:rFonts w:ascii="David" w:hAnsi="David" w:cs="David"/>
          <w:i/>
          <w:sz w:val="24"/>
          <w:szCs w:val="24"/>
          <w:rtl/>
        </w:rPr>
        <w:t xml:space="preserve"> </w:t>
      </w:r>
      <w:r w:rsidRPr="000815DB">
        <w:rPr>
          <w:rFonts w:ascii="David" w:hAnsi="David" w:cs="David" w:hint="eastAsia"/>
          <w:i/>
          <w:sz w:val="24"/>
          <w:szCs w:val="24"/>
          <w:rtl/>
        </w:rPr>
        <w:t>המצ</w:t>
      </w:r>
      <w:r w:rsidRPr="000815DB">
        <w:rPr>
          <w:rFonts w:ascii="David" w:hAnsi="David" w:cs="David"/>
          <w:i/>
          <w:sz w:val="24"/>
          <w:szCs w:val="24"/>
          <w:rtl/>
        </w:rPr>
        <w:t>"</w:t>
      </w:r>
      <w:r w:rsidRPr="000815DB">
        <w:rPr>
          <w:rFonts w:ascii="David" w:hAnsi="David" w:cs="David" w:hint="eastAsia"/>
          <w:i/>
          <w:sz w:val="24"/>
          <w:szCs w:val="24"/>
          <w:rtl/>
        </w:rPr>
        <w:t>ב</w:t>
      </w:r>
      <w:r w:rsidRPr="000815DB">
        <w:rPr>
          <w:rFonts w:ascii="David" w:hAnsi="David" w:cs="David"/>
          <w:i/>
          <w:sz w:val="24"/>
          <w:szCs w:val="24"/>
          <w:rtl/>
        </w:rPr>
        <w:t xml:space="preserve"> </w:t>
      </w:r>
      <w:r w:rsidRPr="000815DB">
        <w:rPr>
          <w:rFonts w:ascii="David" w:hAnsi="David" w:cs="David" w:hint="eastAsia"/>
          <w:i/>
          <w:sz w:val="24"/>
          <w:szCs w:val="24"/>
          <w:rtl/>
        </w:rPr>
        <w:t>כנספח</w:t>
      </w:r>
      <w:r w:rsidRPr="000815DB">
        <w:rPr>
          <w:rFonts w:ascii="David" w:hAnsi="David" w:cs="David"/>
          <w:i/>
          <w:sz w:val="24"/>
          <w:szCs w:val="24"/>
          <w:rtl/>
        </w:rPr>
        <w:t xml:space="preserve"> 3.1.20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w:t>
      </w:r>
    </w:p>
    <w:p w14:paraId="631AD0AA" w14:textId="77777777" w:rsidR="00EF4F1C" w:rsidRPr="000815DB" w:rsidRDefault="00EF4F1C" w:rsidP="000815DB">
      <w:pPr>
        <w:spacing w:after="0" w:afterAutospacing="0" w:line="240" w:lineRule="auto"/>
        <w:ind w:left="799"/>
        <w:rPr>
          <w:rFonts w:ascii="David" w:hAnsi="David" w:cs="David"/>
          <w:sz w:val="24"/>
          <w:szCs w:val="24"/>
        </w:rPr>
      </w:pPr>
      <w:r w:rsidRPr="000815DB">
        <w:rPr>
          <w:rFonts w:ascii="David" w:hAnsi="David" w:cs="David"/>
          <w:sz w:val="24"/>
          <w:szCs w:val="24"/>
          <w:rtl/>
        </w:rPr>
        <w:t>מבלי לגרוע מהאמור לעיל, ובנוסף לכל המינויים החלים על הקבלן על פי הוראות סעיף 5 זה, על הקבלן להתקשר עם יועץ בטיחות(להלן: "יועץ הבטיחות"), אשר זהותו תאושר על ידי המזמין ויבקר באתר לפחות אחת לחודש ובהתאם לצורכי הפרויקט, וזאת לצורך ביצוע פיקוח עליון על הבטיחות באתר ומתן חוות דעת מקצועית בנושא. על הקבלן לפעול בהתאם לדו"חות החודשיים אשר יופקו על ידי יועץ הבטיחות החיצוני.</w:t>
      </w:r>
    </w:p>
    <w:p w14:paraId="16C3E4B9" w14:textId="77777777" w:rsidR="00EF4F1C" w:rsidRPr="000815DB" w:rsidRDefault="00EF4F1C" w:rsidP="00A11D74">
      <w:pPr>
        <w:spacing w:after="0" w:afterAutospacing="0" w:line="240" w:lineRule="auto"/>
        <w:rPr>
          <w:rFonts w:ascii="David" w:hAnsi="David" w:cs="David"/>
          <w:sz w:val="24"/>
          <w:szCs w:val="24"/>
          <w:rtl/>
        </w:rPr>
      </w:pPr>
    </w:p>
    <w:p w14:paraId="742A5450" w14:textId="77777777" w:rsidR="00EF4F1C" w:rsidRPr="00164C02" w:rsidRDefault="00EF4F1C" w:rsidP="00A11D74">
      <w:pPr>
        <w:numPr>
          <w:ilvl w:val="1"/>
          <w:numId w:val="4"/>
        </w:numPr>
        <w:spacing w:after="0" w:afterAutospacing="0" w:line="240" w:lineRule="auto"/>
        <w:rPr>
          <w:rFonts w:ascii="David" w:hAnsi="David" w:cs="David"/>
          <w:b/>
          <w:bCs/>
          <w:i/>
          <w:sz w:val="24"/>
          <w:szCs w:val="24"/>
          <w:u w:val="single"/>
          <w:rtl/>
        </w:rPr>
      </w:pPr>
      <w:r w:rsidRPr="00164C02">
        <w:rPr>
          <w:rFonts w:ascii="David" w:hAnsi="David" w:cs="David" w:hint="eastAsia"/>
          <w:b/>
          <w:bCs/>
          <w:i/>
          <w:sz w:val="24"/>
          <w:szCs w:val="24"/>
          <w:u w:val="single"/>
          <w:rtl/>
        </w:rPr>
        <w:t>מבלי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לגרוע</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האמור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בחוזה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זה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מתחייב</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כמובנו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והבניה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בקשה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להיתר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תנאיו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ואגרות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התש</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ל</w:t>
      </w:r>
      <w:r w:rsidRPr="00164C02">
        <w:rPr>
          <w:rFonts w:ascii="David" w:hAnsi="David" w:cs="David"/>
          <w:b/>
          <w:bCs/>
          <w:i/>
          <w:sz w:val="24"/>
          <w:szCs w:val="24"/>
          <w:u w:val="single"/>
          <w:rtl/>
        </w:rPr>
        <w:t>-1970 (</w:t>
      </w:r>
      <w:r w:rsidRPr="00164C02">
        <w:rPr>
          <w:rFonts w:ascii="David" w:hAnsi="David" w:cs="David" w:hint="eastAsia"/>
          <w:b/>
          <w:bCs/>
          <w:i/>
          <w:sz w:val="24"/>
          <w:szCs w:val="24"/>
          <w:u w:val="single"/>
          <w:rtl/>
        </w:rPr>
        <w:t>להלן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בהתאמה</w:t>
      </w:r>
      <w:r w:rsidRPr="00164C02">
        <w:rPr>
          <w:rFonts w:ascii="David" w:hAnsi="David" w:cs="David"/>
          <w:b/>
          <w:bCs/>
          <w:i/>
          <w:sz w:val="24"/>
          <w:szCs w:val="24"/>
          <w:u w:val="single"/>
          <w:rtl/>
        </w:rPr>
        <w:t>: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p>
    <w:p w14:paraId="16F1695E"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להסרת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ספקות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יובהר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יהא</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בלעדית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למינויו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ולכל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עניין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הכרוך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בהפעלתו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ובפעולתו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ועפ</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וזאת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חשבונו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בלבד</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לא</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יתנגד</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בכפיפה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העירייה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ובכפיפה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לקיום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הוראות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אותו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אדם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ישמש</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או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הביצוע</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מטעם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w:t>
      </w:r>
    </w:p>
    <w:p w14:paraId="4663E8A1"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ידווח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מינויו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למיני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וכן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ידווח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עניין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הכרוך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לרבות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הליכים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הקשורים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בהחלפתו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עפ</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w:t>
      </w:r>
    </w:p>
    <w:p w14:paraId="01E04C26"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יהיה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נזק</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אשר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יגרם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בגין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הפרת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התחייבויותיו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כדלעיל</w:t>
      </w:r>
      <w:r w:rsidRPr="00164C02">
        <w:rPr>
          <w:rFonts w:ascii="David" w:hAnsi="David" w:cs="David"/>
          <w:b/>
          <w:bCs/>
          <w:i/>
          <w:sz w:val="24"/>
          <w:szCs w:val="24"/>
          <w:u w:val="single"/>
          <w:rtl/>
        </w:rPr>
        <w:t>.</w:t>
      </w:r>
    </w:p>
    <w:p w14:paraId="14D5F140"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יחתום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דרישת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מסמך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שיידרש</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הרשויות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לשם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מינויו</w:t>
      </w:r>
      <w:r w:rsidRPr="00164C02">
        <w:rPr>
          <w:rFonts w:ascii="David" w:hAnsi="David" w:cs="David"/>
          <w:b/>
          <w:bCs/>
          <w:i/>
          <w:sz w:val="24"/>
          <w:szCs w:val="24"/>
          <w:u w:val="single"/>
          <w:rtl/>
        </w:rPr>
        <w:t>.</w:t>
      </w:r>
    </w:p>
    <w:p w14:paraId="6E94D48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מן</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למנות</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כמובנו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תקנות</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להלן</w:t>
      </w:r>
      <w:r w:rsidRPr="000815DB">
        <w:rPr>
          <w:rFonts w:ascii="David" w:hAnsi="David" w:cs="David"/>
          <w:i/>
          <w:sz w:val="24"/>
          <w:szCs w:val="24"/>
          <w:rtl/>
        </w:rPr>
        <w:t>: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w:t>
      </w:r>
    </w:p>
    <w:p w14:paraId="5EA948CE"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להסרת</w:t>
      </w:r>
      <w:r w:rsidRPr="000815DB">
        <w:rPr>
          <w:rFonts w:ascii="David" w:hAnsi="David" w:cs="David"/>
          <w:i/>
          <w:sz w:val="24"/>
          <w:szCs w:val="24"/>
          <w:rtl/>
        </w:rPr>
        <w:t xml:space="preserve"> </w:t>
      </w:r>
      <w:r w:rsidRPr="000815DB">
        <w:rPr>
          <w:rFonts w:ascii="David" w:hAnsi="David" w:cs="David" w:hint="eastAsia"/>
          <w:i/>
          <w:sz w:val="24"/>
          <w:szCs w:val="24"/>
          <w:rtl/>
        </w:rPr>
        <w:t>ספקות</w:t>
      </w:r>
      <w:r w:rsidRPr="000815DB">
        <w:rPr>
          <w:rFonts w:ascii="David" w:hAnsi="David" w:cs="David"/>
          <w:i/>
          <w:sz w:val="24"/>
          <w:szCs w:val="24"/>
          <w:rtl/>
        </w:rPr>
        <w:t xml:space="preserve"> </w:t>
      </w:r>
      <w:r w:rsidRPr="000815DB">
        <w:rPr>
          <w:rFonts w:ascii="David" w:hAnsi="David" w:cs="David" w:hint="eastAsia"/>
          <w:i/>
          <w:sz w:val="24"/>
          <w:szCs w:val="24"/>
          <w:rtl/>
        </w:rPr>
        <w:t>יובהר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יהא</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למינויו</w:t>
      </w:r>
      <w:r w:rsidRPr="000815DB">
        <w:rPr>
          <w:rFonts w:ascii="David" w:hAnsi="David" w:cs="David"/>
          <w:i/>
          <w:sz w:val="24"/>
          <w:szCs w:val="24"/>
          <w:rtl/>
        </w:rPr>
        <w:t xml:space="preserve"> </w:t>
      </w:r>
      <w:r w:rsidRPr="000815DB">
        <w:rPr>
          <w:rFonts w:ascii="David" w:hAnsi="David" w:cs="David" w:hint="eastAsia"/>
          <w:i/>
          <w:sz w:val="24"/>
          <w:szCs w:val="24"/>
          <w:rtl/>
        </w:rPr>
        <w:t>ולכל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בהפעלתו</w:t>
      </w:r>
      <w:r w:rsidRPr="000815DB">
        <w:rPr>
          <w:rFonts w:ascii="David" w:hAnsi="David" w:cs="David"/>
          <w:i/>
          <w:sz w:val="24"/>
          <w:szCs w:val="24"/>
          <w:rtl/>
        </w:rPr>
        <w:t xml:space="preserve"> </w:t>
      </w:r>
      <w:r w:rsidRPr="000815DB">
        <w:rPr>
          <w:rFonts w:ascii="David" w:hAnsi="David" w:cs="David" w:hint="eastAsia"/>
          <w:i/>
          <w:sz w:val="24"/>
          <w:szCs w:val="24"/>
          <w:rtl/>
        </w:rPr>
        <w:t>ובפעולתו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תקנות</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ועפ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וזאת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w:t>
      </w:r>
    </w:p>
    <w:p w14:paraId="1F5AEF10"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קבלת</w:t>
      </w:r>
      <w:r w:rsidRPr="000815DB">
        <w:rPr>
          <w:rFonts w:ascii="David" w:hAnsi="David" w:cs="David"/>
          <w:i/>
          <w:sz w:val="24"/>
          <w:szCs w:val="24"/>
          <w:rtl/>
        </w:rPr>
        <w:t xml:space="preserve"> </w:t>
      </w:r>
      <w:r w:rsidRPr="000815DB">
        <w:rPr>
          <w:rFonts w:ascii="David" w:hAnsi="David" w:cs="David" w:hint="eastAsia"/>
          <w:i/>
          <w:sz w:val="24"/>
          <w:szCs w:val="24"/>
          <w:rtl/>
        </w:rPr>
        <w:t>אישור</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למינוי</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אחר</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בהליכים</w:t>
      </w:r>
      <w:r w:rsidRPr="000815DB">
        <w:rPr>
          <w:rFonts w:ascii="David" w:hAnsi="David" w:cs="David"/>
          <w:i/>
          <w:sz w:val="24"/>
          <w:szCs w:val="24"/>
          <w:rtl/>
        </w:rPr>
        <w:t xml:space="preserve"> </w:t>
      </w:r>
      <w:r w:rsidRPr="000815DB">
        <w:rPr>
          <w:rFonts w:ascii="David" w:hAnsi="David" w:cs="David" w:hint="eastAsia"/>
          <w:i/>
          <w:sz w:val="24"/>
          <w:szCs w:val="24"/>
          <w:rtl/>
        </w:rPr>
        <w:t>הקשורים</w:t>
      </w:r>
      <w:r w:rsidRPr="000815DB">
        <w:rPr>
          <w:rFonts w:ascii="David" w:hAnsi="David" w:cs="David"/>
          <w:i/>
          <w:sz w:val="24"/>
          <w:szCs w:val="24"/>
          <w:rtl/>
        </w:rPr>
        <w:t xml:space="preserve"> </w:t>
      </w:r>
      <w:r w:rsidRPr="000815DB">
        <w:rPr>
          <w:rFonts w:ascii="David" w:hAnsi="David" w:cs="David" w:hint="eastAsia"/>
          <w:i/>
          <w:sz w:val="24"/>
          <w:szCs w:val="24"/>
          <w:rtl/>
        </w:rPr>
        <w:t>בהחלפתו</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w:t>
      </w:r>
    </w:p>
    <w:p w14:paraId="7E9205AF"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נזק</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יגרם</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הפרת</w:t>
      </w:r>
      <w:r w:rsidRPr="000815DB">
        <w:rPr>
          <w:rFonts w:ascii="David" w:hAnsi="David" w:cs="David"/>
          <w:i/>
          <w:sz w:val="24"/>
          <w:szCs w:val="24"/>
          <w:rtl/>
        </w:rPr>
        <w:t xml:space="preserve"> </w:t>
      </w:r>
      <w:r w:rsidRPr="000815DB">
        <w:rPr>
          <w:rFonts w:ascii="David" w:hAnsi="David" w:cs="David" w:hint="eastAsia"/>
          <w:i/>
          <w:sz w:val="24"/>
          <w:szCs w:val="24"/>
          <w:rtl/>
        </w:rPr>
        <w:t>התחייבויותיו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כדלעיל</w:t>
      </w:r>
      <w:r w:rsidRPr="000815DB">
        <w:rPr>
          <w:rFonts w:ascii="David" w:hAnsi="David" w:cs="David"/>
          <w:i/>
          <w:sz w:val="24"/>
          <w:szCs w:val="24"/>
          <w:rtl/>
        </w:rPr>
        <w:t>.</w:t>
      </w:r>
    </w:p>
    <w:p w14:paraId="42F118B7"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יחתום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דרישת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שיידרש</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לשם</w:t>
      </w:r>
      <w:r w:rsidRPr="000815DB">
        <w:rPr>
          <w:rFonts w:ascii="David" w:hAnsi="David" w:cs="David"/>
          <w:i/>
          <w:sz w:val="24"/>
          <w:szCs w:val="24"/>
          <w:rtl/>
        </w:rPr>
        <w:t xml:space="preserve"> </w:t>
      </w:r>
      <w:r w:rsidRPr="000815DB">
        <w:rPr>
          <w:rFonts w:ascii="David" w:hAnsi="David" w:cs="David" w:hint="eastAsia"/>
          <w:i/>
          <w:sz w:val="24"/>
          <w:szCs w:val="24"/>
          <w:rtl/>
        </w:rPr>
        <w:t>דיווח</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w:t>
      </w:r>
    </w:p>
    <w:p w14:paraId="364DEDFC"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בוטל</w:t>
      </w:r>
      <w:r w:rsidRPr="000815DB">
        <w:rPr>
          <w:rFonts w:ascii="David" w:hAnsi="David" w:cs="David"/>
          <w:i/>
          <w:sz w:val="24"/>
          <w:szCs w:val="24"/>
          <w:rtl/>
        </w:rPr>
        <w:t>.</w:t>
      </w:r>
    </w:p>
    <w:p w14:paraId="66AFBDA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הינו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בלעדית</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חשבונו</w:t>
      </w:r>
      <w:r w:rsidRPr="000815DB">
        <w:rPr>
          <w:rFonts w:ascii="David" w:hAnsi="David" w:cs="David"/>
          <w:i/>
          <w:sz w:val="24"/>
          <w:szCs w:val="24"/>
          <w:rtl/>
        </w:rPr>
        <w:t xml:space="preserve">, </w:t>
      </w:r>
      <w:r w:rsidRPr="000815DB">
        <w:rPr>
          <w:rFonts w:ascii="David" w:hAnsi="David" w:cs="David" w:hint="cs"/>
          <w:i/>
          <w:sz w:val="24"/>
          <w:szCs w:val="24"/>
          <w:rtl/>
        </w:rPr>
        <w:t>להתאמת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לתקנים</w:t>
      </w:r>
      <w:r w:rsidRPr="000815DB">
        <w:rPr>
          <w:rFonts w:ascii="David" w:hAnsi="David" w:cs="David"/>
          <w:i/>
          <w:sz w:val="24"/>
          <w:szCs w:val="24"/>
          <w:rtl/>
        </w:rPr>
        <w:t xml:space="preserve"> </w:t>
      </w:r>
      <w:r w:rsidRPr="000815DB">
        <w:rPr>
          <w:rFonts w:ascii="David" w:hAnsi="David" w:cs="David" w:hint="cs"/>
          <w:i/>
          <w:sz w:val="24"/>
          <w:szCs w:val="24"/>
          <w:rtl/>
        </w:rPr>
        <w:t>ישראליים</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שהוכרו</w:t>
      </w:r>
      <w:r w:rsidRPr="000815DB">
        <w:rPr>
          <w:rFonts w:ascii="David" w:hAnsi="David" w:cs="David"/>
          <w:i/>
          <w:sz w:val="24"/>
          <w:szCs w:val="24"/>
          <w:rtl/>
        </w:rPr>
        <w:t xml:space="preserve"> </w:t>
      </w:r>
      <w:r w:rsidRPr="000815DB">
        <w:rPr>
          <w:rFonts w:ascii="David" w:hAnsi="David" w:cs="David" w:hint="cs"/>
          <w:i/>
          <w:sz w:val="24"/>
          <w:szCs w:val="24"/>
          <w:rtl/>
        </w:rPr>
        <w:t>כ</w:t>
      </w:r>
      <w:r w:rsidRPr="000815DB">
        <w:rPr>
          <w:rFonts w:ascii="David" w:hAnsi="David" w:cs="David"/>
          <w:i/>
          <w:sz w:val="24"/>
          <w:szCs w:val="24"/>
          <w:rtl/>
        </w:rPr>
        <w:t>"</w:t>
      </w:r>
      <w:r w:rsidRPr="000815DB">
        <w:rPr>
          <w:rFonts w:ascii="David" w:hAnsi="David" w:cs="David" w:hint="cs"/>
          <w:i/>
          <w:sz w:val="24"/>
          <w:szCs w:val="24"/>
          <w:rtl/>
        </w:rPr>
        <w:t>תקן</w:t>
      </w:r>
      <w:r w:rsidRPr="000815DB">
        <w:rPr>
          <w:rFonts w:ascii="David" w:hAnsi="David" w:cs="David"/>
          <w:i/>
          <w:sz w:val="24"/>
          <w:szCs w:val="24"/>
          <w:rtl/>
        </w:rPr>
        <w:t xml:space="preserve"> </w:t>
      </w:r>
      <w:r w:rsidRPr="000815DB">
        <w:rPr>
          <w:rFonts w:ascii="David" w:hAnsi="David" w:cs="David" w:hint="cs"/>
          <w:i/>
          <w:sz w:val="24"/>
          <w:szCs w:val="24"/>
          <w:rtl/>
        </w:rPr>
        <w:t>רשמי</w:t>
      </w:r>
      <w:r w:rsidRPr="000815DB">
        <w:rPr>
          <w:rFonts w:ascii="David" w:hAnsi="David" w:cs="David"/>
          <w:i/>
          <w:sz w:val="24"/>
          <w:szCs w:val="24"/>
          <w:rtl/>
        </w:rPr>
        <w:t xml:space="preserve">" </w:t>
      </w:r>
      <w:r w:rsidRPr="000815DB">
        <w:rPr>
          <w:rFonts w:ascii="David" w:hAnsi="David" w:cs="David" w:hint="cs"/>
          <w:i/>
          <w:sz w:val="24"/>
          <w:szCs w:val="24"/>
          <w:rtl/>
        </w:rPr>
        <w:t>ובין</w:t>
      </w:r>
      <w:r w:rsidRPr="000815DB">
        <w:rPr>
          <w:rFonts w:ascii="David" w:hAnsi="David" w:cs="David"/>
          <w:i/>
          <w:sz w:val="24"/>
          <w:szCs w:val="24"/>
          <w:rtl/>
        </w:rPr>
        <w:t xml:space="preserve"> </w:t>
      </w:r>
      <w:r w:rsidRPr="000815DB">
        <w:rPr>
          <w:rFonts w:ascii="David" w:hAnsi="David" w:cs="David" w:hint="cs"/>
          <w:i/>
          <w:sz w:val="24"/>
          <w:szCs w:val="24"/>
          <w:rtl/>
        </w:rPr>
        <w:t>שלא</w:t>
      </w:r>
      <w:r w:rsidRPr="000815DB">
        <w:rPr>
          <w:rFonts w:ascii="David" w:hAnsi="David" w:cs="David"/>
          <w:i/>
          <w:sz w:val="24"/>
          <w:szCs w:val="24"/>
          <w:rtl/>
        </w:rPr>
        <w:t xml:space="preserve">) </w:t>
      </w:r>
      <w:r w:rsidRPr="000815DB">
        <w:rPr>
          <w:rFonts w:ascii="David" w:hAnsi="David" w:cs="David" w:hint="cs"/>
          <w:i/>
          <w:sz w:val="24"/>
          <w:szCs w:val="24"/>
          <w:rtl/>
        </w:rPr>
        <w:t>ולדרישות</w:t>
      </w:r>
      <w:r w:rsidRPr="000815DB">
        <w:rPr>
          <w:rFonts w:ascii="David" w:hAnsi="David" w:cs="David"/>
          <w:i/>
          <w:sz w:val="24"/>
          <w:szCs w:val="24"/>
          <w:rtl/>
        </w:rPr>
        <w:t xml:space="preserve"> </w:t>
      </w:r>
      <w:r w:rsidRPr="000815DB">
        <w:rPr>
          <w:rFonts w:ascii="David" w:hAnsi="David" w:cs="David" w:hint="cs"/>
          <w:i/>
          <w:sz w:val="24"/>
          <w:szCs w:val="24"/>
          <w:rtl/>
        </w:rPr>
        <w:t>המפרט</w:t>
      </w:r>
      <w:r w:rsidRPr="000815DB">
        <w:rPr>
          <w:rFonts w:ascii="David" w:hAnsi="David" w:cs="David"/>
          <w:i/>
          <w:sz w:val="24"/>
          <w:szCs w:val="24"/>
          <w:rtl/>
        </w:rPr>
        <w:t xml:space="preserve"> </w:t>
      </w:r>
      <w:r w:rsidRPr="000815DB">
        <w:rPr>
          <w:rFonts w:ascii="David" w:hAnsi="David" w:cs="David" w:hint="cs"/>
          <w:i/>
          <w:sz w:val="24"/>
          <w:szCs w:val="24"/>
          <w:rtl/>
        </w:rPr>
        <w:t>הכללי</w:t>
      </w:r>
      <w:r w:rsidRPr="000815DB">
        <w:rPr>
          <w:rFonts w:ascii="David" w:hAnsi="David" w:cs="David"/>
          <w:i/>
          <w:sz w:val="24"/>
          <w:szCs w:val="24"/>
          <w:rtl/>
        </w:rPr>
        <w:t xml:space="preserve">, </w:t>
      </w:r>
      <w:r w:rsidRPr="000815DB">
        <w:rPr>
          <w:rFonts w:ascii="David" w:hAnsi="David" w:cs="David" w:hint="cs"/>
          <w:i/>
          <w:sz w:val="24"/>
          <w:szCs w:val="24"/>
          <w:rtl/>
        </w:rPr>
        <w:t>וכן</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להשגת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האישורים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הרישיונות</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ההיתרים</w:t>
      </w:r>
      <w:r w:rsidRPr="000815DB">
        <w:rPr>
          <w:rFonts w:ascii="David" w:hAnsi="David" w:cs="David"/>
          <w:i/>
          <w:sz w:val="24"/>
          <w:szCs w:val="24"/>
          <w:rtl/>
        </w:rPr>
        <w:t xml:space="preserve"> </w:t>
      </w:r>
      <w:r w:rsidRPr="000815DB">
        <w:rPr>
          <w:rFonts w:ascii="David" w:hAnsi="David" w:cs="David" w:hint="cs"/>
          <w:i/>
          <w:sz w:val="24"/>
          <w:szCs w:val="24"/>
          <w:rtl/>
        </w:rPr>
        <w:t>הדרושים</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מכל</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אך</w:t>
      </w:r>
      <w:r w:rsidRPr="000815DB">
        <w:rPr>
          <w:rFonts w:ascii="David" w:hAnsi="David" w:cs="David"/>
          <w:i/>
          <w:sz w:val="24"/>
          <w:szCs w:val="24"/>
          <w:rtl/>
        </w:rPr>
        <w:t xml:space="preserve"> </w:t>
      </w: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רק</w:t>
      </w:r>
      <w:r w:rsidRPr="000815DB">
        <w:rPr>
          <w:rFonts w:ascii="David" w:hAnsi="David" w:cs="David"/>
          <w:i/>
          <w:sz w:val="24"/>
          <w:szCs w:val="24"/>
          <w:rtl/>
        </w:rPr>
        <w:t xml:space="preserve"> </w:t>
      </w:r>
      <w:r w:rsidRPr="000815DB">
        <w:rPr>
          <w:rFonts w:ascii="David" w:hAnsi="David" w:cs="David" w:hint="cs"/>
          <w:i/>
          <w:sz w:val="24"/>
          <w:szCs w:val="24"/>
          <w:rtl/>
        </w:rPr>
        <w:t>הרשות</w:t>
      </w:r>
      <w:r w:rsidRPr="000815DB">
        <w:rPr>
          <w:rFonts w:ascii="David" w:hAnsi="David" w:cs="David"/>
          <w:i/>
          <w:sz w:val="24"/>
          <w:szCs w:val="24"/>
          <w:rtl/>
        </w:rPr>
        <w:t xml:space="preserve"> </w:t>
      </w:r>
      <w:r w:rsidRPr="000815DB">
        <w:rPr>
          <w:rFonts w:ascii="David" w:hAnsi="David" w:cs="David" w:hint="cs"/>
          <w:i/>
          <w:sz w:val="24"/>
          <w:szCs w:val="24"/>
          <w:rtl/>
        </w:rPr>
        <w:t>המקומית</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מחלקותיה</w:t>
      </w:r>
      <w:r w:rsidRPr="000815DB">
        <w:rPr>
          <w:rFonts w:ascii="David" w:hAnsi="David" w:cs="David"/>
          <w:i/>
          <w:sz w:val="24"/>
          <w:szCs w:val="24"/>
          <w:rtl/>
        </w:rPr>
        <w:t xml:space="preserve">, </w:t>
      </w:r>
      <w:r w:rsidRPr="000815DB">
        <w:rPr>
          <w:rFonts w:ascii="David" w:hAnsi="David" w:cs="David" w:hint="cs"/>
          <w:i/>
          <w:sz w:val="24"/>
          <w:szCs w:val="24"/>
          <w:rtl/>
        </w:rPr>
        <w:t>הועדה</w:t>
      </w:r>
      <w:r w:rsidRPr="000815DB">
        <w:rPr>
          <w:rFonts w:ascii="David" w:hAnsi="David" w:cs="David"/>
          <w:i/>
          <w:sz w:val="24"/>
          <w:szCs w:val="24"/>
          <w:rtl/>
        </w:rPr>
        <w:t xml:space="preserve"> </w:t>
      </w:r>
      <w:r w:rsidRPr="000815DB">
        <w:rPr>
          <w:rFonts w:ascii="David" w:hAnsi="David" w:cs="David" w:hint="cs"/>
          <w:i/>
          <w:sz w:val="24"/>
          <w:szCs w:val="24"/>
          <w:rtl/>
        </w:rPr>
        <w:t>המקומית</w:t>
      </w:r>
      <w:r w:rsidRPr="000815DB">
        <w:rPr>
          <w:rFonts w:ascii="David" w:hAnsi="David" w:cs="David"/>
          <w:i/>
          <w:sz w:val="24"/>
          <w:szCs w:val="24"/>
          <w:rtl/>
        </w:rPr>
        <w:t xml:space="preserve"> </w:t>
      </w:r>
      <w:r w:rsidRPr="000815DB">
        <w:rPr>
          <w:rFonts w:ascii="David" w:hAnsi="David" w:cs="David" w:hint="cs"/>
          <w:i/>
          <w:sz w:val="24"/>
          <w:szCs w:val="24"/>
          <w:rtl/>
        </w:rPr>
        <w:t>לתכנון</w:t>
      </w:r>
      <w:r w:rsidRPr="000815DB">
        <w:rPr>
          <w:rFonts w:ascii="David" w:hAnsi="David" w:cs="David"/>
          <w:i/>
          <w:sz w:val="24"/>
          <w:szCs w:val="24"/>
          <w:rtl/>
        </w:rPr>
        <w:t xml:space="preserve"> </w:t>
      </w:r>
      <w:r w:rsidRPr="000815DB">
        <w:rPr>
          <w:rFonts w:ascii="David" w:hAnsi="David" w:cs="David" w:hint="cs"/>
          <w:i/>
          <w:sz w:val="24"/>
          <w:szCs w:val="24"/>
          <w:rtl/>
        </w:rPr>
        <w:t>ובניה</w:t>
      </w:r>
      <w:r w:rsidRPr="000815DB">
        <w:rPr>
          <w:rFonts w:ascii="David" w:hAnsi="David" w:cs="David"/>
          <w:i/>
          <w:sz w:val="24"/>
          <w:szCs w:val="24"/>
          <w:rtl/>
        </w:rPr>
        <w:t xml:space="preserve">, </w:t>
      </w:r>
      <w:r w:rsidRPr="000815DB">
        <w:rPr>
          <w:rFonts w:ascii="David" w:hAnsi="David" w:cs="David" w:hint="cs"/>
          <w:i/>
          <w:sz w:val="24"/>
          <w:szCs w:val="24"/>
          <w:rtl/>
        </w:rPr>
        <w:t>משרד</w:t>
      </w:r>
      <w:r w:rsidRPr="000815DB">
        <w:rPr>
          <w:rFonts w:ascii="David" w:hAnsi="David" w:cs="David"/>
          <w:i/>
          <w:sz w:val="24"/>
          <w:szCs w:val="24"/>
          <w:rtl/>
        </w:rPr>
        <w:t xml:space="preserve"> </w:t>
      </w:r>
      <w:r w:rsidRPr="000815DB">
        <w:rPr>
          <w:rFonts w:ascii="David" w:hAnsi="David" w:cs="David" w:hint="cs"/>
          <w:i/>
          <w:sz w:val="24"/>
          <w:szCs w:val="24"/>
          <w:rtl/>
        </w:rPr>
        <w:t>הבריאות</w:t>
      </w:r>
      <w:r w:rsidRPr="000815DB">
        <w:rPr>
          <w:rFonts w:ascii="David" w:hAnsi="David" w:cs="David"/>
          <w:i/>
          <w:sz w:val="24"/>
          <w:szCs w:val="24"/>
          <w:rtl/>
        </w:rPr>
        <w:t xml:space="preserve">, </w:t>
      </w:r>
      <w:r w:rsidRPr="000815DB">
        <w:rPr>
          <w:rFonts w:ascii="David" w:hAnsi="David" w:cs="David" w:hint="cs"/>
          <w:i/>
          <w:sz w:val="24"/>
          <w:szCs w:val="24"/>
          <w:rtl/>
        </w:rPr>
        <w:t>חברת</w:t>
      </w:r>
      <w:r w:rsidRPr="000815DB">
        <w:rPr>
          <w:rFonts w:ascii="David" w:hAnsi="David" w:cs="David"/>
          <w:i/>
          <w:sz w:val="24"/>
          <w:szCs w:val="24"/>
          <w:rtl/>
        </w:rPr>
        <w:t xml:space="preserve"> </w:t>
      </w:r>
      <w:r w:rsidRPr="000815DB">
        <w:rPr>
          <w:rFonts w:ascii="David" w:hAnsi="David" w:cs="David" w:hint="cs"/>
          <w:i/>
          <w:sz w:val="24"/>
          <w:szCs w:val="24"/>
          <w:rtl/>
        </w:rPr>
        <w:t>החשמל</w:t>
      </w:r>
      <w:r w:rsidRPr="000815DB">
        <w:rPr>
          <w:rFonts w:ascii="David" w:hAnsi="David" w:cs="David"/>
          <w:i/>
          <w:sz w:val="24"/>
          <w:szCs w:val="24"/>
          <w:rtl/>
        </w:rPr>
        <w:t xml:space="preserve">, </w:t>
      </w:r>
      <w:r w:rsidRPr="000815DB">
        <w:rPr>
          <w:rFonts w:ascii="David" w:hAnsi="David" w:cs="David" w:hint="cs"/>
          <w:i/>
          <w:sz w:val="24"/>
          <w:szCs w:val="24"/>
          <w:rtl/>
        </w:rPr>
        <w:t>בזק</w:t>
      </w:r>
      <w:r w:rsidRPr="000815DB">
        <w:rPr>
          <w:rFonts w:ascii="David" w:hAnsi="David" w:cs="David"/>
          <w:i/>
          <w:sz w:val="24"/>
          <w:szCs w:val="24"/>
          <w:rtl/>
        </w:rPr>
        <w:t xml:space="preserve">, </w:t>
      </w:r>
      <w:r w:rsidRPr="000815DB">
        <w:rPr>
          <w:rFonts w:ascii="David" w:hAnsi="David" w:cs="David" w:hint="cs"/>
          <w:i/>
          <w:sz w:val="24"/>
          <w:szCs w:val="24"/>
          <w:rtl/>
        </w:rPr>
        <w:t>משטרה</w:t>
      </w:r>
      <w:r w:rsidRPr="000815DB">
        <w:rPr>
          <w:rFonts w:ascii="David" w:hAnsi="David" w:cs="David"/>
          <w:i/>
          <w:sz w:val="24"/>
          <w:szCs w:val="24"/>
          <w:rtl/>
        </w:rPr>
        <w:t xml:space="preserve">, </w:t>
      </w:r>
      <w:r w:rsidRPr="000815DB">
        <w:rPr>
          <w:rFonts w:ascii="David" w:hAnsi="David" w:cs="David" w:hint="cs"/>
          <w:i/>
          <w:sz w:val="24"/>
          <w:szCs w:val="24"/>
          <w:rtl/>
        </w:rPr>
        <w:t>מקורות</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הגנים</w:t>
      </w:r>
      <w:r w:rsidRPr="000815DB">
        <w:rPr>
          <w:rFonts w:ascii="David" w:hAnsi="David" w:cs="David"/>
          <w:i/>
          <w:sz w:val="24"/>
          <w:szCs w:val="24"/>
          <w:rtl/>
        </w:rPr>
        <w:t xml:space="preserve"> </w:t>
      </w:r>
      <w:r w:rsidRPr="000815DB">
        <w:rPr>
          <w:rFonts w:ascii="David" w:hAnsi="David" w:cs="David" w:hint="cs"/>
          <w:i/>
          <w:sz w:val="24"/>
          <w:szCs w:val="24"/>
          <w:rtl/>
        </w:rPr>
        <w:t>הלאומיים</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שמורות</w:t>
      </w:r>
      <w:r w:rsidRPr="000815DB">
        <w:rPr>
          <w:rFonts w:ascii="David" w:hAnsi="David" w:cs="David"/>
          <w:i/>
          <w:sz w:val="24"/>
          <w:szCs w:val="24"/>
          <w:rtl/>
        </w:rPr>
        <w:t xml:space="preserve"> </w:t>
      </w:r>
      <w:r w:rsidRPr="000815DB">
        <w:rPr>
          <w:rFonts w:ascii="David" w:hAnsi="David" w:cs="David" w:hint="cs"/>
          <w:i/>
          <w:sz w:val="24"/>
          <w:szCs w:val="24"/>
          <w:rtl/>
        </w:rPr>
        <w:t>הטבע</w:t>
      </w:r>
      <w:r w:rsidRPr="000815DB">
        <w:rPr>
          <w:rFonts w:ascii="David" w:hAnsi="David" w:cs="David"/>
          <w:i/>
          <w:sz w:val="24"/>
          <w:szCs w:val="24"/>
          <w:rtl/>
        </w:rPr>
        <w:t xml:space="preserve">, </w:t>
      </w:r>
      <w:r w:rsidRPr="000815DB">
        <w:rPr>
          <w:rFonts w:ascii="David" w:hAnsi="David" w:cs="David" w:hint="cs"/>
          <w:i/>
          <w:sz w:val="24"/>
          <w:szCs w:val="24"/>
          <w:rtl/>
        </w:rPr>
        <w:t>רשויות</w:t>
      </w:r>
      <w:r w:rsidRPr="000815DB">
        <w:rPr>
          <w:rFonts w:ascii="David" w:hAnsi="David" w:cs="David"/>
          <w:i/>
          <w:sz w:val="24"/>
          <w:szCs w:val="24"/>
          <w:rtl/>
        </w:rPr>
        <w:t xml:space="preserve"> </w:t>
      </w:r>
      <w:r w:rsidRPr="000815DB">
        <w:rPr>
          <w:rFonts w:ascii="David" w:hAnsi="David" w:cs="David" w:hint="cs"/>
          <w:i/>
          <w:sz w:val="24"/>
          <w:szCs w:val="24"/>
          <w:rtl/>
        </w:rPr>
        <w:t>ניקוז</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קק</w:t>
      </w:r>
      <w:r w:rsidRPr="000815DB">
        <w:rPr>
          <w:rFonts w:ascii="David" w:hAnsi="David" w:cs="David"/>
          <w:i/>
          <w:sz w:val="24"/>
          <w:szCs w:val="24"/>
          <w:rtl/>
        </w:rPr>
        <w:t>"</w:t>
      </w:r>
      <w:r w:rsidRPr="000815DB">
        <w:rPr>
          <w:rFonts w:ascii="David" w:hAnsi="David" w:cs="David" w:hint="cs"/>
          <w:i/>
          <w:sz w:val="24"/>
          <w:szCs w:val="24"/>
          <w:rtl/>
        </w:rPr>
        <w:t>ל</w:t>
      </w:r>
      <w:r w:rsidRPr="000815DB">
        <w:rPr>
          <w:rFonts w:ascii="David" w:hAnsi="David" w:cs="David"/>
          <w:i/>
          <w:sz w:val="24"/>
          <w:szCs w:val="24"/>
          <w:rtl/>
        </w:rPr>
        <w:t xml:space="preserve">, </w:t>
      </w:r>
      <w:r w:rsidRPr="000815DB">
        <w:rPr>
          <w:rFonts w:ascii="David" w:hAnsi="David" w:cs="David" w:hint="cs"/>
          <w:i/>
          <w:sz w:val="24"/>
          <w:szCs w:val="24"/>
          <w:rtl/>
        </w:rPr>
        <w:t>מע</w:t>
      </w:r>
      <w:r w:rsidRPr="000815DB">
        <w:rPr>
          <w:rFonts w:ascii="David" w:hAnsi="David" w:cs="David"/>
          <w:i/>
          <w:sz w:val="24"/>
          <w:szCs w:val="24"/>
          <w:rtl/>
        </w:rPr>
        <w:t>"</w:t>
      </w:r>
      <w:r w:rsidRPr="000815DB">
        <w:rPr>
          <w:rFonts w:ascii="David" w:hAnsi="David" w:cs="David" w:hint="cs"/>
          <w:i/>
          <w:sz w:val="24"/>
          <w:szCs w:val="24"/>
          <w:rtl/>
        </w:rPr>
        <w:t>צ</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הנמלים</w:t>
      </w:r>
      <w:r w:rsidRPr="000815DB">
        <w:rPr>
          <w:rFonts w:ascii="David" w:hAnsi="David" w:cs="David"/>
          <w:i/>
          <w:sz w:val="24"/>
          <w:szCs w:val="24"/>
          <w:rtl/>
        </w:rPr>
        <w:t xml:space="preserve"> </w:t>
      </w:r>
      <w:r w:rsidRPr="000815DB">
        <w:rPr>
          <w:rFonts w:ascii="David" w:hAnsi="David" w:cs="David" w:hint="cs"/>
          <w:i/>
          <w:sz w:val="24"/>
          <w:szCs w:val="24"/>
          <w:rtl/>
        </w:rPr>
        <w:t>והרכבות</w:t>
      </w:r>
      <w:r w:rsidRPr="000815DB">
        <w:rPr>
          <w:rFonts w:ascii="David" w:hAnsi="David" w:cs="David"/>
          <w:i/>
          <w:sz w:val="24"/>
          <w:szCs w:val="24"/>
          <w:rtl/>
        </w:rPr>
        <w:t xml:space="preserve"> </w:t>
      </w:r>
      <w:r w:rsidRPr="000815DB">
        <w:rPr>
          <w:rFonts w:ascii="David" w:hAnsi="David" w:cs="David" w:hint="cs"/>
          <w:i/>
          <w:sz w:val="24"/>
          <w:szCs w:val="24"/>
          <w:rtl/>
        </w:rPr>
        <w:t>וכל</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אחרת</w:t>
      </w:r>
      <w:r w:rsidRPr="000815DB">
        <w:rPr>
          <w:rFonts w:ascii="David" w:hAnsi="David" w:cs="David"/>
          <w:i/>
          <w:sz w:val="24"/>
          <w:szCs w:val="24"/>
          <w:rtl/>
        </w:rPr>
        <w:t xml:space="preserve"> </w:t>
      </w:r>
      <w:r w:rsidRPr="000815DB">
        <w:rPr>
          <w:rFonts w:ascii="David" w:hAnsi="David" w:cs="David" w:hint="cs"/>
          <w:i/>
          <w:sz w:val="24"/>
          <w:szCs w:val="24"/>
          <w:rtl/>
        </w:rPr>
        <w:t>ויישום</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דרישותיהן</w:t>
      </w:r>
      <w:r w:rsidRPr="000815DB">
        <w:rPr>
          <w:rFonts w:ascii="David" w:hAnsi="David" w:cs="David"/>
          <w:i/>
          <w:sz w:val="24"/>
          <w:szCs w:val="24"/>
          <w:rtl/>
        </w:rPr>
        <w:t xml:space="preserve"> </w:t>
      </w:r>
      <w:r w:rsidRPr="000815DB">
        <w:rPr>
          <w:rFonts w:ascii="David" w:hAnsi="David" w:cs="David" w:hint="cs"/>
          <w:i/>
          <w:sz w:val="24"/>
          <w:szCs w:val="24"/>
          <w:rtl/>
        </w:rPr>
        <w:t>ודרישות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אף</w:t>
      </w:r>
      <w:r w:rsidRPr="000815DB">
        <w:rPr>
          <w:rFonts w:ascii="David" w:hAnsi="David" w:cs="David"/>
          <w:i/>
          <w:sz w:val="24"/>
          <w:szCs w:val="24"/>
          <w:rtl/>
        </w:rPr>
        <w:t xml:space="preserve"> </w:t>
      </w:r>
      <w:r w:rsidRPr="000815DB">
        <w:rPr>
          <w:rFonts w:ascii="David" w:hAnsi="David" w:cs="David" w:hint="cs"/>
          <w:i/>
          <w:sz w:val="24"/>
          <w:szCs w:val="24"/>
          <w:rtl/>
        </w:rPr>
        <w:t>האמור</w:t>
      </w:r>
      <w:r w:rsidRPr="000815DB">
        <w:rPr>
          <w:rFonts w:ascii="David" w:hAnsi="David" w:cs="David"/>
          <w:i/>
          <w:sz w:val="24"/>
          <w:szCs w:val="24"/>
          <w:rtl/>
        </w:rPr>
        <w:t xml:space="preserve"> </w:t>
      </w:r>
      <w:r w:rsidRPr="000815DB">
        <w:rPr>
          <w:rFonts w:ascii="David" w:hAnsi="David" w:cs="David" w:hint="cs"/>
          <w:i/>
          <w:sz w:val="24"/>
          <w:szCs w:val="24"/>
          <w:rtl/>
        </w:rPr>
        <w:t>לעיל</w:t>
      </w:r>
      <w:r w:rsidRPr="000815DB">
        <w:rPr>
          <w:rFonts w:ascii="David" w:hAnsi="David" w:cs="David"/>
          <w:i/>
          <w:sz w:val="24"/>
          <w:szCs w:val="24"/>
          <w:rtl/>
        </w:rPr>
        <w:t xml:space="preserve">, </w:t>
      </w:r>
      <w:r w:rsidRPr="000815DB">
        <w:rPr>
          <w:rFonts w:ascii="David" w:hAnsi="David" w:cs="David" w:hint="cs"/>
          <w:i/>
          <w:sz w:val="24"/>
          <w:szCs w:val="24"/>
          <w:rtl/>
        </w:rPr>
        <w:t>האחריות</w:t>
      </w:r>
      <w:r w:rsidRPr="000815DB">
        <w:rPr>
          <w:rFonts w:ascii="David" w:hAnsi="David" w:cs="David"/>
          <w:i/>
          <w:sz w:val="24"/>
          <w:szCs w:val="24"/>
          <w:rtl/>
        </w:rPr>
        <w:t xml:space="preserve"> </w:t>
      </w:r>
      <w:r w:rsidRPr="000815DB">
        <w:rPr>
          <w:rFonts w:ascii="David" w:hAnsi="David" w:cs="David" w:hint="cs"/>
          <w:i/>
          <w:sz w:val="24"/>
          <w:szCs w:val="24"/>
          <w:rtl/>
        </w:rPr>
        <w:t>לקבלת</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בניה</w:t>
      </w:r>
      <w:r w:rsidRPr="000815DB">
        <w:rPr>
          <w:rFonts w:ascii="David" w:hAnsi="David" w:cs="David"/>
          <w:i/>
          <w:sz w:val="24"/>
          <w:szCs w:val="24"/>
          <w:rtl/>
        </w:rPr>
        <w:t xml:space="preserve"> </w:t>
      </w:r>
      <w:r w:rsidRPr="000815DB">
        <w:rPr>
          <w:rFonts w:ascii="David" w:hAnsi="David" w:cs="David" w:hint="cs"/>
          <w:i/>
          <w:sz w:val="24"/>
          <w:szCs w:val="24"/>
          <w:rtl/>
        </w:rPr>
        <w:t>חלה</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מקרה</w:t>
      </w:r>
      <w:r w:rsidRPr="000815DB">
        <w:rPr>
          <w:rFonts w:ascii="David" w:hAnsi="David" w:cs="David"/>
          <w:i/>
          <w:sz w:val="24"/>
          <w:szCs w:val="24"/>
          <w:rtl/>
        </w:rPr>
        <w:t xml:space="preserve"> </w:t>
      </w:r>
      <w:r w:rsidRPr="000815DB">
        <w:rPr>
          <w:rFonts w:ascii="David" w:hAnsi="David" w:cs="David" w:hint="cs"/>
          <w:i/>
          <w:sz w:val="24"/>
          <w:szCs w:val="24"/>
          <w:rtl/>
        </w:rPr>
        <w:t>יהיה</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בלעדית</w:t>
      </w:r>
      <w:r w:rsidRPr="000815DB">
        <w:rPr>
          <w:rFonts w:ascii="David" w:hAnsi="David" w:cs="David"/>
          <w:i/>
          <w:sz w:val="24"/>
          <w:szCs w:val="24"/>
          <w:rtl/>
        </w:rPr>
        <w:t xml:space="preserve"> </w:t>
      </w:r>
      <w:r w:rsidRPr="000815DB">
        <w:rPr>
          <w:rFonts w:ascii="David" w:hAnsi="David" w:cs="David" w:hint="cs"/>
          <w:i/>
          <w:sz w:val="24"/>
          <w:szCs w:val="24"/>
          <w:rtl/>
        </w:rPr>
        <w:t>להשגת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אישור</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שיידרש</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שימוש</w:t>
      </w:r>
      <w:r w:rsidRPr="000815DB">
        <w:rPr>
          <w:rFonts w:ascii="David" w:hAnsi="David" w:cs="David"/>
          <w:i/>
          <w:sz w:val="24"/>
          <w:szCs w:val="24"/>
          <w:rtl/>
        </w:rPr>
        <w:t xml:space="preserve"> </w:t>
      </w:r>
      <w:r w:rsidRPr="000815DB">
        <w:rPr>
          <w:rFonts w:ascii="David" w:hAnsi="David" w:cs="David" w:hint="cs"/>
          <w:i/>
          <w:sz w:val="24"/>
          <w:szCs w:val="24"/>
          <w:rtl/>
        </w:rPr>
        <w:t>כלשהו</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שמחוץ</w:t>
      </w:r>
      <w:r w:rsidRPr="000815DB">
        <w:rPr>
          <w:rFonts w:ascii="David" w:hAnsi="David" w:cs="David"/>
          <w:i/>
          <w:sz w:val="24"/>
          <w:szCs w:val="24"/>
          <w:rtl/>
        </w:rPr>
        <w:t xml:space="preserve"> </w:t>
      </w:r>
      <w:r w:rsidRPr="000815DB">
        <w:rPr>
          <w:rFonts w:ascii="David" w:hAnsi="David" w:cs="David" w:hint="cs"/>
          <w:i/>
          <w:sz w:val="24"/>
          <w:szCs w:val="24"/>
          <w:rtl/>
        </w:rPr>
        <w:t>לאתר</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דרכים</w:t>
      </w:r>
      <w:r w:rsidRPr="000815DB">
        <w:rPr>
          <w:rFonts w:ascii="David" w:hAnsi="David" w:cs="David"/>
          <w:i/>
          <w:sz w:val="24"/>
          <w:szCs w:val="24"/>
          <w:rtl/>
        </w:rPr>
        <w:t xml:space="preserve">, </w:t>
      </w:r>
      <w:r w:rsidRPr="000815DB">
        <w:rPr>
          <w:rFonts w:ascii="David" w:hAnsi="David" w:cs="David" w:hint="cs"/>
          <w:i/>
          <w:sz w:val="24"/>
          <w:szCs w:val="24"/>
          <w:rtl/>
        </w:rPr>
        <w:t>דרכים</w:t>
      </w:r>
      <w:r w:rsidRPr="000815DB">
        <w:rPr>
          <w:rFonts w:ascii="David" w:hAnsi="David" w:cs="David"/>
          <w:i/>
          <w:sz w:val="24"/>
          <w:szCs w:val="24"/>
          <w:rtl/>
        </w:rPr>
        <w:t xml:space="preserve"> </w:t>
      </w:r>
      <w:r w:rsidRPr="000815DB">
        <w:rPr>
          <w:rFonts w:ascii="David" w:hAnsi="David" w:cs="David" w:hint="cs"/>
          <w:i/>
          <w:sz w:val="24"/>
          <w:szCs w:val="24"/>
          <w:rtl/>
        </w:rPr>
        <w:t>זמניות</w:t>
      </w:r>
      <w:r w:rsidRPr="000815DB">
        <w:rPr>
          <w:rFonts w:ascii="David" w:hAnsi="David" w:cs="David"/>
          <w:i/>
          <w:sz w:val="24"/>
          <w:szCs w:val="24"/>
          <w:rtl/>
        </w:rPr>
        <w:t xml:space="preserve">, </w:t>
      </w:r>
      <w:r w:rsidRPr="000815DB">
        <w:rPr>
          <w:rFonts w:ascii="David" w:hAnsi="David" w:cs="David" w:hint="cs"/>
          <w:i/>
          <w:sz w:val="24"/>
          <w:szCs w:val="24"/>
          <w:rtl/>
        </w:rPr>
        <w:t>שימוש</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ציבוריים</w:t>
      </w:r>
      <w:r w:rsidRPr="000815DB">
        <w:rPr>
          <w:rFonts w:ascii="David" w:hAnsi="David" w:cs="David"/>
          <w:i/>
          <w:sz w:val="24"/>
          <w:szCs w:val="24"/>
          <w:rtl/>
        </w:rPr>
        <w:t xml:space="preserve"> </w:t>
      </w:r>
      <w:r w:rsidRPr="000815DB">
        <w:rPr>
          <w:rFonts w:ascii="David" w:hAnsi="David" w:cs="David" w:hint="cs"/>
          <w:i/>
          <w:sz w:val="24"/>
          <w:szCs w:val="24"/>
          <w:rtl/>
        </w:rPr>
        <w:t>פתוחים</w:t>
      </w:r>
      <w:r w:rsidRPr="000815DB">
        <w:rPr>
          <w:rFonts w:ascii="David" w:hAnsi="David" w:cs="David"/>
          <w:i/>
          <w:sz w:val="24"/>
          <w:szCs w:val="24"/>
          <w:rtl/>
        </w:rPr>
        <w:t xml:space="preserve"> </w:t>
      </w:r>
      <w:r w:rsidRPr="000815DB">
        <w:rPr>
          <w:rFonts w:ascii="David" w:hAnsi="David" w:cs="David" w:hint="cs"/>
          <w:i/>
          <w:sz w:val="24"/>
          <w:szCs w:val="24"/>
          <w:rtl/>
        </w:rPr>
        <w:t>ויישא</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העלויות</w:t>
      </w:r>
      <w:r w:rsidRPr="000815DB">
        <w:rPr>
          <w:rFonts w:ascii="David" w:hAnsi="David" w:cs="David"/>
          <w:i/>
          <w:sz w:val="24"/>
          <w:szCs w:val="24"/>
          <w:rtl/>
        </w:rPr>
        <w:t xml:space="preserve"> </w:t>
      </w:r>
      <w:r w:rsidRPr="000815DB">
        <w:rPr>
          <w:rFonts w:ascii="David" w:hAnsi="David" w:cs="David" w:hint="cs"/>
          <w:i/>
          <w:sz w:val="24"/>
          <w:szCs w:val="24"/>
          <w:rtl/>
        </w:rPr>
        <w:t>הכרוכות</w:t>
      </w:r>
      <w:r w:rsidRPr="000815DB">
        <w:rPr>
          <w:rFonts w:ascii="David" w:hAnsi="David" w:cs="David"/>
          <w:i/>
          <w:sz w:val="24"/>
          <w:szCs w:val="24"/>
          <w:rtl/>
        </w:rPr>
        <w:t xml:space="preserve"> </w:t>
      </w:r>
      <w:r w:rsidRPr="000815DB">
        <w:rPr>
          <w:rFonts w:ascii="David" w:hAnsi="David" w:cs="David" w:hint="cs"/>
          <w:i/>
          <w:sz w:val="24"/>
          <w:szCs w:val="24"/>
          <w:rtl/>
        </w:rPr>
        <w:t>בכך</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מצידו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להסרת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מניעה</w:t>
      </w:r>
      <w:r w:rsidRPr="000815DB">
        <w:rPr>
          <w:rFonts w:ascii="David" w:hAnsi="David" w:cs="David"/>
          <w:i/>
          <w:sz w:val="24"/>
          <w:szCs w:val="24"/>
          <w:rtl/>
        </w:rPr>
        <w:t xml:space="preserve"> </w:t>
      </w:r>
      <w:r w:rsidRPr="000815DB">
        <w:rPr>
          <w:rFonts w:ascii="David" w:hAnsi="David" w:cs="David" w:hint="cs"/>
          <w:i/>
          <w:sz w:val="24"/>
          <w:szCs w:val="24"/>
          <w:rtl/>
        </w:rPr>
        <w:t>התלויים</w:t>
      </w:r>
      <w:r w:rsidRPr="000815DB">
        <w:rPr>
          <w:rFonts w:ascii="David" w:hAnsi="David" w:cs="David"/>
          <w:i/>
          <w:sz w:val="24"/>
          <w:szCs w:val="24"/>
          <w:rtl/>
        </w:rPr>
        <w:t xml:space="preserve"> </w:t>
      </w:r>
      <w:r w:rsidRPr="000815DB">
        <w:rPr>
          <w:rFonts w:ascii="David" w:hAnsi="David" w:cs="David" w:hint="cs"/>
          <w:i/>
          <w:sz w:val="24"/>
          <w:szCs w:val="24"/>
          <w:rtl/>
        </w:rPr>
        <w:t>בו</w:t>
      </w:r>
      <w:r w:rsidRPr="000815DB">
        <w:rPr>
          <w:rFonts w:ascii="David" w:hAnsi="David" w:cs="David"/>
          <w:i/>
          <w:sz w:val="24"/>
          <w:szCs w:val="24"/>
          <w:rtl/>
        </w:rPr>
        <w:t xml:space="preserve"> </w:t>
      </w:r>
      <w:r w:rsidRPr="000815DB">
        <w:rPr>
          <w:rFonts w:ascii="David" w:hAnsi="David" w:cs="David" w:hint="cs"/>
          <w:i/>
          <w:sz w:val="24"/>
          <w:szCs w:val="24"/>
          <w:rtl/>
        </w:rPr>
        <w:t>בלבד</w:t>
      </w:r>
      <w:r w:rsidRPr="000815DB">
        <w:rPr>
          <w:rFonts w:ascii="David" w:hAnsi="David" w:cs="David"/>
          <w:i/>
          <w:sz w:val="24"/>
          <w:szCs w:val="24"/>
          <w:rtl/>
        </w:rPr>
        <w:t xml:space="preserve"> </w:t>
      </w:r>
      <w:r w:rsidRPr="000815DB">
        <w:rPr>
          <w:rFonts w:ascii="David" w:hAnsi="David" w:cs="David" w:hint="cs"/>
          <w:i/>
          <w:sz w:val="24"/>
          <w:szCs w:val="24"/>
          <w:rtl/>
        </w:rPr>
        <w:t>אם</w:t>
      </w:r>
      <w:r w:rsidRPr="000815DB">
        <w:rPr>
          <w:rFonts w:ascii="David" w:hAnsi="David" w:cs="David"/>
          <w:i/>
          <w:sz w:val="24"/>
          <w:szCs w:val="24"/>
          <w:rtl/>
        </w:rPr>
        <w:t xml:space="preserve"> </w:t>
      </w:r>
      <w:r w:rsidRPr="000815DB">
        <w:rPr>
          <w:rFonts w:ascii="David" w:hAnsi="David" w:cs="David" w:hint="cs"/>
          <w:i/>
          <w:sz w:val="24"/>
          <w:szCs w:val="24"/>
          <w:rtl/>
        </w:rPr>
        <w:t>יהיו</w:t>
      </w:r>
      <w:r w:rsidRPr="000815DB">
        <w:rPr>
          <w:rFonts w:ascii="David" w:hAnsi="David" w:cs="David"/>
          <w:i/>
          <w:sz w:val="24"/>
          <w:szCs w:val="24"/>
          <w:rtl/>
        </w:rPr>
        <w:t xml:space="preserve"> </w:t>
      </w:r>
      <w:r w:rsidRPr="000815DB">
        <w:rPr>
          <w:rFonts w:ascii="David" w:hAnsi="David" w:cs="David" w:hint="cs"/>
          <w:i/>
          <w:sz w:val="24"/>
          <w:szCs w:val="24"/>
          <w:rtl/>
        </w:rPr>
        <w:t>כאלה</w:t>
      </w:r>
      <w:r w:rsidRPr="000815DB">
        <w:rPr>
          <w:rFonts w:ascii="David" w:hAnsi="David" w:cs="David"/>
          <w:i/>
          <w:sz w:val="24"/>
          <w:szCs w:val="24"/>
          <w:rtl/>
        </w:rPr>
        <w:t xml:space="preserve">. </w:t>
      </w:r>
    </w:p>
    <w:p w14:paraId="7F0B991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מצהיר</w:t>
      </w:r>
      <w:r w:rsidRPr="000815DB">
        <w:rPr>
          <w:rFonts w:ascii="David" w:hAnsi="David" w:cs="David"/>
          <w:i/>
          <w:sz w:val="24"/>
          <w:szCs w:val="24"/>
          <w:rtl/>
        </w:rPr>
        <w:t xml:space="preserve"> </w:t>
      </w:r>
      <w:r w:rsidRPr="000815DB">
        <w:rPr>
          <w:rFonts w:ascii="David" w:hAnsi="David" w:cs="David" w:hint="cs"/>
          <w:i/>
          <w:sz w:val="24"/>
          <w:szCs w:val="24"/>
          <w:rtl/>
        </w:rPr>
        <w:t>בזה</w:t>
      </w:r>
      <w:r w:rsidRPr="000815DB">
        <w:rPr>
          <w:rFonts w:ascii="David" w:hAnsi="David" w:cs="David"/>
          <w:i/>
          <w:sz w:val="24"/>
          <w:szCs w:val="24"/>
          <w:rtl/>
        </w:rPr>
        <w:t xml:space="preserve">, </w:t>
      </w:r>
      <w:r w:rsidRPr="000815DB">
        <w:rPr>
          <w:rFonts w:ascii="David" w:hAnsi="David" w:cs="David" w:hint="cs"/>
          <w:i/>
          <w:sz w:val="24"/>
          <w:szCs w:val="24"/>
          <w:rtl/>
        </w:rPr>
        <w:t>שהוא</w:t>
      </w:r>
      <w:r w:rsidRPr="000815DB">
        <w:rPr>
          <w:rFonts w:ascii="David" w:hAnsi="David" w:cs="David"/>
          <w:i/>
          <w:sz w:val="24"/>
          <w:szCs w:val="24"/>
          <w:rtl/>
        </w:rPr>
        <w:t xml:space="preserve"> </w:t>
      </w:r>
      <w:r w:rsidRPr="000815DB">
        <w:rPr>
          <w:rFonts w:ascii="David" w:hAnsi="David" w:cs="David" w:hint="cs"/>
          <w:i/>
          <w:sz w:val="24"/>
          <w:szCs w:val="24"/>
          <w:rtl/>
        </w:rPr>
        <w:t>מכיר</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החוקים</w:t>
      </w:r>
      <w:r w:rsidRPr="000815DB">
        <w:rPr>
          <w:rFonts w:ascii="David" w:hAnsi="David" w:cs="David"/>
          <w:i/>
          <w:sz w:val="24"/>
          <w:szCs w:val="24"/>
          <w:rtl/>
        </w:rPr>
        <w:t xml:space="preserve"> </w:t>
      </w:r>
      <w:r w:rsidRPr="000815DB">
        <w:rPr>
          <w:rFonts w:ascii="David" w:hAnsi="David" w:cs="David" w:hint="cs"/>
          <w:i/>
          <w:sz w:val="24"/>
          <w:szCs w:val="24"/>
          <w:rtl/>
        </w:rPr>
        <w:t>החלים</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ובכלל</w:t>
      </w:r>
      <w:r w:rsidRPr="000815DB">
        <w:rPr>
          <w:rFonts w:ascii="David" w:hAnsi="David" w:cs="David"/>
          <w:i/>
          <w:sz w:val="24"/>
          <w:szCs w:val="24"/>
          <w:rtl/>
        </w:rPr>
        <w:t xml:space="preserve"> </w:t>
      </w:r>
      <w:r w:rsidRPr="000815DB">
        <w:rPr>
          <w:rFonts w:ascii="David" w:hAnsi="David" w:cs="David" w:hint="cs"/>
          <w:i/>
          <w:sz w:val="24"/>
          <w:szCs w:val="24"/>
          <w:rtl/>
        </w:rPr>
        <w:t>זה</w:t>
      </w:r>
      <w:r w:rsidRPr="000815DB">
        <w:rPr>
          <w:rFonts w:ascii="David" w:hAnsi="David" w:cs="David"/>
          <w:i/>
          <w:sz w:val="24"/>
          <w:szCs w:val="24"/>
          <w:rtl/>
        </w:rPr>
        <w:t xml:space="preserve"> </w:t>
      </w:r>
      <w:r w:rsidRPr="000815DB">
        <w:rPr>
          <w:rFonts w:ascii="David" w:hAnsi="David" w:cs="David" w:hint="cs"/>
          <w:i/>
          <w:sz w:val="24"/>
          <w:szCs w:val="24"/>
          <w:rtl/>
        </w:rPr>
        <w:t>חוק</w:t>
      </w:r>
      <w:r w:rsidRPr="000815DB">
        <w:rPr>
          <w:rFonts w:ascii="David" w:hAnsi="David" w:cs="David"/>
          <w:i/>
          <w:sz w:val="24"/>
          <w:szCs w:val="24"/>
          <w:rtl/>
        </w:rPr>
        <w:t xml:space="preserve"> </w:t>
      </w:r>
      <w:r w:rsidRPr="000815DB">
        <w:rPr>
          <w:rFonts w:ascii="David" w:hAnsi="David" w:cs="David" w:hint="cs"/>
          <w:i/>
          <w:sz w:val="24"/>
          <w:szCs w:val="24"/>
          <w:rtl/>
        </w:rPr>
        <w:t>ארגון</w:t>
      </w:r>
      <w:r w:rsidRPr="000815DB">
        <w:rPr>
          <w:rFonts w:ascii="David" w:hAnsi="David" w:cs="David"/>
          <w:i/>
          <w:sz w:val="24"/>
          <w:szCs w:val="24"/>
          <w:rtl/>
        </w:rPr>
        <w:t xml:space="preserve"> </w:t>
      </w:r>
      <w:r w:rsidRPr="000815DB">
        <w:rPr>
          <w:rFonts w:ascii="David" w:hAnsi="David" w:cs="David" w:hint="cs"/>
          <w:i/>
          <w:sz w:val="24"/>
          <w:szCs w:val="24"/>
          <w:rtl/>
        </w:rPr>
        <w:t>הפקוח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העבודה</w:t>
      </w:r>
      <w:r w:rsidRPr="000815DB">
        <w:rPr>
          <w:rFonts w:ascii="David" w:hAnsi="David" w:cs="David"/>
          <w:i/>
          <w:sz w:val="24"/>
          <w:szCs w:val="24"/>
          <w:rtl/>
        </w:rPr>
        <w:t xml:space="preserve">, </w:t>
      </w:r>
      <w:r w:rsidRPr="000815DB">
        <w:rPr>
          <w:rFonts w:ascii="David" w:hAnsi="David" w:cs="David" w:hint="cs"/>
          <w:i/>
          <w:sz w:val="24"/>
          <w:szCs w:val="24"/>
          <w:rtl/>
        </w:rPr>
        <w:t>התש</w:t>
      </w:r>
      <w:r w:rsidRPr="000815DB">
        <w:rPr>
          <w:rFonts w:ascii="David" w:hAnsi="David" w:cs="David"/>
          <w:i/>
          <w:sz w:val="24"/>
          <w:szCs w:val="24"/>
          <w:rtl/>
        </w:rPr>
        <w:t>"</w:t>
      </w:r>
      <w:r w:rsidRPr="000815DB">
        <w:rPr>
          <w:rFonts w:ascii="David" w:hAnsi="David" w:cs="David" w:hint="cs"/>
          <w:i/>
          <w:sz w:val="24"/>
          <w:szCs w:val="24"/>
          <w:rtl/>
        </w:rPr>
        <w:t>ד</w:t>
      </w:r>
      <w:r w:rsidRPr="000815DB">
        <w:rPr>
          <w:rFonts w:ascii="David" w:hAnsi="David" w:cs="David"/>
          <w:i/>
          <w:sz w:val="24"/>
          <w:szCs w:val="24"/>
          <w:rtl/>
        </w:rPr>
        <w:t xml:space="preserve">- 1954, </w:t>
      </w:r>
      <w:r w:rsidRPr="000815DB">
        <w:rPr>
          <w:rFonts w:ascii="David" w:hAnsi="David" w:cs="David" w:hint="cs"/>
          <w:i/>
          <w:sz w:val="24"/>
          <w:szCs w:val="24"/>
          <w:rtl/>
        </w:rPr>
        <w:t>ופקודת</w:t>
      </w:r>
      <w:r w:rsidRPr="000815DB">
        <w:rPr>
          <w:rFonts w:ascii="David" w:hAnsi="David" w:cs="David"/>
          <w:i/>
          <w:sz w:val="24"/>
          <w:szCs w:val="24"/>
          <w:rtl/>
        </w:rPr>
        <w:t xml:space="preserve"> </w:t>
      </w:r>
      <w:r w:rsidRPr="000815DB">
        <w:rPr>
          <w:rFonts w:ascii="David" w:hAnsi="David" w:cs="David" w:hint="cs"/>
          <w:i/>
          <w:sz w:val="24"/>
          <w:szCs w:val="24"/>
          <w:rtl/>
        </w:rPr>
        <w:t>הבטיחות</w:t>
      </w:r>
      <w:r w:rsidRPr="000815DB">
        <w:rPr>
          <w:rFonts w:ascii="David" w:hAnsi="David" w:cs="David"/>
          <w:i/>
          <w:sz w:val="24"/>
          <w:szCs w:val="24"/>
          <w:rtl/>
        </w:rPr>
        <w:t xml:space="preserve"> </w:t>
      </w:r>
      <w:r w:rsidRPr="000815DB">
        <w:rPr>
          <w:rFonts w:ascii="David" w:hAnsi="David" w:cs="David" w:hint="cs"/>
          <w:i/>
          <w:sz w:val="24"/>
          <w:szCs w:val="24"/>
          <w:rtl/>
        </w:rPr>
        <w:t>בעבודה</w:t>
      </w:r>
      <w:r w:rsidRPr="000815DB">
        <w:rPr>
          <w:rFonts w:ascii="David" w:hAnsi="David" w:cs="David"/>
          <w:i/>
          <w:sz w:val="24"/>
          <w:szCs w:val="24"/>
          <w:rtl/>
        </w:rPr>
        <w:t xml:space="preserve"> </w:t>
      </w:r>
      <w:r w:rsidRPr="000815DB">
        <w:rPr>
          <w:rFonts w:ascii="David" w:hAnsi="David" w:cs="David" w:hint="cs"/>
          <w:i/>
          <w:sz w:val="24"/>
          <w:szCs w:val="24"/>
          <w:rtl/>
        </w:rPr>
        <w:t>והתקנות</w:t>
      </w:r>
      <w:r w:rsidRPr="000815DB">
        <w:rPr>
          <w:rFonts w:ascii="David" w:hAnsi="David" w:cs="David"/>
          <w:i/>
          <w:sz w:val="24"/>
          <w:szCs w:val="24"/>
          <w:rtl/>
        </w:rPr>
        <w:t xml:space="preserve"> </w:t>
      </w:r>
      <w:r w:rsidRPr="000815DB">
        <w:rPr>
          <w:rFonts w:ascii="David" w:hAnsi="David" w:cs="David" w:hint="cs"/>
          <w:i/>
          <w:sz w:val="24"/>
          <w:szCs w:val="24"/>
          <w:rtl/>
        </w:rPr>
        <w:t>והצווים</w:t>
      </w:r>
      <w:r w:rsidRPr="000815DB">
        <w:rPr>
          <w:rFonts w:ascii="David" w:hAnsi="David" w:cs="David"/>
          <w:i/>
          <w:sz w:val="24"/>
          <w:szCs w:val="24"/>
          <w:rtl/>
        </w:rPr>
        <w:t xml:space="preserve">, </w:t>
      </w:r>
      <w:r w:rsidRPr="000815DB">
        <w:rPr>
          <w:rFonts w:ascii="David" w:hAnsi="David" w:cs="David" w:hint="cs"/>
          <w:i/>
          <w:sz w:val="24"/>
          <w:szCs w:val="24"/>
          <w:rtl/>
        </w:rPr>
        <w:t>שפורסמו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פיהם</w:t>
      </w:r>
      <w:r w:rsidRPr="000815DB">
        <w:rPr>
          <w:rFonts w:ascii="David" w:hAnsi="David" w:cs="David"/>
          <w:i/>
          <w:sz w:val="24"/>
          <w:szCs w:val="24"/>
          <w:rtl/>
        </w:rPr>
        <w:t xml:space="preserve">, </w:t>
      </w:r>
      <w:r w:rsidRPr="000815DB">
        <w:rPr>
          <w:rFonts w:ascii="David" w:hAnsi="David" w:cs="David" w:hint="cs"/>
          <w:i/>
          <w:sz w:val="24"/>
          <w:szCs w:val="24"/>
          <w:rtl/>
        </w:rPr>
        <w:t>וכי</w:t>
      </w:r>
      <w:r w:rsidRPr="000815DB">
        <w:rPr>
          <w:rFonts w:ascii="David" w:hAnsi="David" w:cs="David"/>
          <w:i/>
          <w:sz w:val="24"/>
          <w:szCs w:val="24"/>
          <w:rtl/>
        </w:rPr>
        <w:t xml:space="preserve"> </w:t>
      </w:r>
      <w:r w:rsidRPr="000815DB">
        <w:rPr>
          <w:rFonts w:ascii="David" w:hAnsi="David" w:cs="David" w:hint="cs"/>
          <w:i/>
          <w:sz w:val="24"/>
          <w:szCs w:val="24"/>
          <w:rtl/>
        </w:rPr>
        <w:t>הוא</w:t>
      </w:r>
      <w:r w:rsidRPr="000815DB">
        <w:rPr>
          <w:rFonts w:ascii="David" w:hAnsi="David" w:cs="David"/>
          <w:i/>
          <w:sz w:val="24"/>
          <w:szCs w:val="24"/>
          <w:rtl/>
        </w:rPr>
        <w:t xml:space="preserve"> </w:t>
      </w:r>
      <w:r w:rsidRPr="000815DB">
        <w:rPr>
          <w:rFonts w:ascii="David" w:hAnsi="David" w:cs="David" w:hint="cs"/>
          <w:i/>
          <w:sz w:val="24"/>
          <w:szCs w:val="24"/>
          <w:rtl/>
        </w:rPr>
        <w:t>מקבל</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עצמו</w:t>
      </w:r>
      <w:r w:rsidRPr="000815DB">
        <w:rPr>
          <w:rFonts w:ascii="David" w:hAnsi="David" w:cs="David"/>
          <w:i/>
          <w:sz w:val="24"/>
          <w:szCs w:val="24"/>
          <w:rtl/>
        </w:rPr>
        <w:t xml:space="preserve"> </w:t>
      </w:r>
      <w:r w:rsidRPr="000815DB">
        <w:rPr>
          <w:rFonts w:ascii="David" w:hAnsi="David" w:cs="David" w:hint="cs"/>
          <w:i/>
          <w:sz w:val="24"/>
          <w:szCs w:val="24"/>
          <w:rtl/>
        </w:rPr>
        <w:t>לנהוג</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פיהם</w:t>
      </w:r>
      <w:r w:rsidRPr="000815DB">
        <w:rPr>
          <w:rFonts w:ascii="David" w:hAnsi="David" w:cs="David"/>
          <w:i/>
          <w:sz w:val="24"/>
          <w:szCs w:val="24"/>
          <w:rtl/>
        </w:rPr>
        <w:t xml:space="preserve"> </w:t>
      </w:r>
      <w:r w:rsidRPr="000815DB">
        <w:rPr>
          <w:rFonts w:ascii="David" w:hAnsi="David" w:cs="David" w:hint="cs"/>
          <w:i/>
          <w:sz w:val="24"/>
          <w:szCs w:val="24"/>
          <w:rtl/>
        </w:rPr>
        <w:t>ולוקח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עצמו</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האחריות</w:t>
      </w:r>
      <w:r w:rsidRPr="000815DB">
        <w:rPr>
          <w:rFonts w:ascii="David" w:hAnsi="David" w:cs="David"/>
          <w:i/>
          <w:sz w:val="24"/>
          <w:szCs w:val="24"/>
          <w:rtl/>
        </w:rPr>
        <w:t xml:space="preserve"> </w:t>
      </w:r>
      <w:r w:rsidRPr="000815DB">
        <w:rPr>
          <w:rFonts w:ascii="David" w:hAnsi="David" w:cs="David" w:hint="cs"/>
          <w:i/>
          <w:sz w:val="24"/>
          <w:szCs w:val="24"/>
          <w:rtl/>
        </w:rPr>
        <w:t>לכל</w:t>
      </w:r>
      <w:r w:rsidRPr="000815DB">
        <w:rPr>
          <w:rFonts w:ascii="David" w:hAnsi="David" w:cs="David"/>
          <w:i/>
          <w:sz w:val="24"/>
          <w:szCs w:val="24"/>
          <w:rtl/>
        </w:rPr>
        <w:t xml:space="preserve"> </w:t>
      </w:r>
      <w:r w:rsidRPr="000815DB">
        <w:rPr>
          <w:rFonts w:ascii="David" w:hAnsi="David" w:cs="David" w:hint="cs"/>
          <w:i/>
          <w:sz w:val="24"/>
          <w:szCs w:val="24"/>
          <w:rtl/>
        </w:rPr>
        <w:t>תביעה</w:t>
      </w:r>
      <w:r w:rsidRPr="000815DB">
        <w:rPr>
          <w:rFonts w:ascii="David" w:hAnsi="David" w:cs="David"/>
          <w:i/>
          <w:sz w:val="24"/>
          <w:szCs w:val="24"/>
          <w:rtl/>
        </w:rPr>
        <w:t xml:space="preserve">, </w:t>
      </w:r>
      <w:r w:rsidRPr="000815DB">
        <w:rPr>
          <w:rFonts w:ascii="David" w:hAnsi="David" w:cs="David" w:hint="cs"/>
          <w:i/>
          <w:sz w:val="24"/>
          <w:szCs w:val="24"/>
          <w:rtl/>
        </w:rPr>
        <w:t>שתוגש</w:t>
      </w:r>
      <w:r w:rsidRPr="000815DB">
        <w:rPr>
          <w:rFonts w:ascii="David" w:hAnsi="David" w:cs="David"/>
          <w:i/>
          <w:sz w:val="24"/>
          <w:szCs w:val="24"/>
          <w:rtl/>
        </w:rPr>
        <w:t xml:space="preserve"> </w:t>
      </w:r>
      <w:r w:rsidRPr="000815DB">
        <w:rPr>
          <w:rFonts w:ascii="David" w:hAnsi="David" w:cs="David" w:hint="cs"/>
          <w:i/>
          <w:sz w:val="24"/>
          <w:szCs w:val="24"/>
          <w:rtl/>
        </w:rPr>
        <w:t>נגדו</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נגד</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עקב</w:t>
      </w:r>
      <w:r w:rsidRPr="000815DB">
        <w:rPr>
          <w:rFonts w:ascii="David" w:hAnsi="David" w:cs="David"/>
          <w:i/>
          <w:sz w:val="24"/>
          <w:szCs w:val="24"/>
          <w:rtl/>
        </w:rPr>
        <w:t xml:space="preserve"> </w:t>
      </w:r>
      <w:r w:rsidRPr="000815DB">
        <w:rPr>
          <w:rFonts w:ascii="David" w:hAnsi="David" w:cs="David" w:hint="cs"/>
          <w:i/>
          <w:sz w:val="24"/>
          <w:szCs w:val="24"/>
          <w:rtl/>
        </w:rPr>
        <w:t>הפרתם</w:t>
      </w:r>
      <w:r w:rsidRPr="000815DB">
        <w:rPr>
          <w:rFonts w:ascii="David" w:hAnsi="David" w:cs="David"/>
          <w:i/>
          <w:sz w:val="24"/>
          <w:szCs w:val="24"/>
          <w:rtl/>
        </w:rPr>
        <w:t>.</w:t>
      </w:r>
    </w:p>
    <w:p w14:paraId="7AFCF6FF"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יבדוק</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מסמכי</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וכן</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מסמך</w:t>
      </w:r>
      <w:r w:rsidRPr="000815DB">
        <w:rPr>
          <w:rFonts w:ascii="David" w:hAnsi="David" w:cs="David"/>
          <w:i/>
          <w:sz w:val="24"/>
          <w:szCs w:val="24"/>
          <w:rtl/>
        </w:rPr>
        <w:t xml:space="preserve"> </w:t>
      </w:r>
      <w:r w:rsidRPr="000815DB">
        <w:rPr>
          <w:rFonts w:ascii="David" w:hAnsi="David" w:cs="David" w:hint="cs"/>
          <w:i/>
          <w:sz w:val="24"/>
          <w:szCs w:val="24"/>
          <w:rtl/>
        </w:rPr>
        <w:t>המתייחס</w:t>
      </w:r>
      <w:r w:rsidRPr="000815DB">
        <w:rPr>
          <w:rFonts w:ascii="David" w:hAnsi="David" w:cs="David"/>
          <w:i/>
          <w:sz w:val="24"/>
          <w:szCs w:val="24"/>
          <w:rtl/>
        </w:rPr>
        <w:t xml:space="preserve"> </w:t>
      </w:r>
      <w:r w:rsidRPr="000815DB">
        <w:rPr>
          <w:rFonts w:ascii="David" w:hAnsi="David" w:cs="David" w:hint="cs"/>
          <w:i/>
          <w:sz w:val="24"/>
          <w:szCs w:val="24"/>
          <w:rtl/>
        </w:rPr>
        <w:t>לקבלנים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להלן</w:t>
      </w:r>
      <w:r w:rsidRPr="000815DB">
        <w:rPr>
          <w:rFonts w:ascii="David" w:hAnsi="David" w:cs="David"/>
          <w:i/>
          <w:sz w:val="24"/>
          <w:szCs w:val="24"/>
          <w:rtl/>
        </w:rPr>
        <w:t xml:space="preserve"> - "</w:t>
      </w:r>
      <w:r w:rsidRPr="000815DB">
        <w:rPr>
          <w:rFonts w:ascii="David" w:hAnsi="David" w:cs="David" w:hint="cs"/>
          <w:i/>
          <w:sz w:val="24"/>
          <w:szCs w:val="24"/>
          <w:rtl/>
        </w:rPr>
        <w:t>מסמכי</w:t>
      </w:r>
      <w:r w:rsidRPr="000815DB">
        <w:rPr>
          <w:rFonts w:ascii="David" w:hAnsi="David" w:cs="David"/>
          <w:i/>
          <w:sz w:val="24"/>
          <w:szCs w:val="24"/>
          <w:rtl/>
        </w:rPr>
        <w:t xml:space="preserve"> </w:t>
      </w:r>
      <w:r w:rsidRPr="000815DB">
        <w:rPr>
          <w:rFonts w:ascii="David" w:hAnsi="David" w:cs="David" w:hint="cs"/>
          <w:i/>
          <w:sz w:val="24"/>
          <w:szCs w:val="24"/>
          <w:rtl/>
        </w:rPr>
        <w:t>הפרויקט</w:t>
      </w:r>
      <w:r w:rsidRPr="000815DB">
        <w:rPr>
          <w:rFonts w:ascii="David" w:hAnsi="David" w:cs="David"/>
          <w:i/>
          <w:sz w:val="24"/>
          <w:szCs w:val="24"/>
          <w:rtl/>
        </w:rPr>
        <w:t xml:space="preserve">") </w:t>
      </w:r>
      <w:r w:rsidRPr="000815DB">
        <w:rPr>
          <w:rFonts w:ascii="David" w:hAnsi="David" w:cs="David" w:hint="cs"/>
          <w:i/>
          <w:sz w:val="24"/>
          <w:szCs w:val="24"/>
          <w:rtl/>
        </w:rPr>
        <w:t>ויביא</w:t>
      </w:r>
      <w:r w:rsidRPr="000815DB">
        <w:rPr>
          <w:rFonts w:ascii="David" w:hAnsi="David" w:cs="David"/>
          <w:i/>
          <w:sz w:val="24"/>
          <w:szCs w:val="24"/>
          <w:rtl/>
        </w:rPr>
        <w:t xml:space="preserve"> </w:t>
      </w:r>
      <w:r w:rsidRPr="000815DB">
        <w:rPr>
          <w:rFonts w:ascii="David" w:hAnsi="David" w:cs="David" w:hint="cs"/>
          <w:i/>
          <w:sz w:val="24"/>
          <w:szCs w:val="24"/>
          <w:rtl/>
        </w:rPr>
        <w:t>לתשומת</w:t>
      </w:r>
      <w:r w:rsidRPr="000815DB">
        <w:rPr>
          <w:rFonts w:ascii="David" w:hAnsi="David" w:cs="David"/>
          <w:i/>
          <w:sz w:val="24"/>
          <w:szCs w:val="24"/>
          <w:rtl/>
        </w:rPr>
        <w:t xml:space="preserve"> </w:t>
      </w:r>
      <w:r w:rsidRPr="000815DB">
        <w:rPr>
          <w:rFonts w:ascii="David" w:hAnsi="David" w:cs="David" w:hint="cs"/>
          <w:i/>
          <w:sz w:val="24"/>
          <w:szCs w:val="24"/>
          <w:rtl/>
        </w:rPr>
        <w:t>לב</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התאמה</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סתירה</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אלה</w:t>
      </w:r>
      <w:r w:rsidRPr="000815DB">
        <w:rPr>
          <w:rFonts w:ascii="David" w:hAnsi="David" w:cs="David"/>
          <w:i/>
          <w:sz w:val="24"/>
          <w:szCs w:val="24"/>
          <w:rtl/>
        </w:rPr>
        <w:t xml:space="preserve"> </w:t>
      </w:r>
      <w:r w:rsidRPr="000815DB">
        <w:rPr>
          <w:rFonts w:ascii="David" w:hAnsi="David" w:cs="David" w:hint="cs"/>
          <w:i/>
          <w:sz w:val="24"/>
          <w:szCs w:val="24"/>
          <w:rtl/>
        </w:rPr>
        <w:t>לבין</w:t>
      </w:r>
      <w:r w:rsidRPr="000815DB">
        <w:rPr>
          <w:rFonts w:ascii="David" w:hAnsi="David" w:cs="David"/>
          <w:i/>
          <w:sz w:val="24"/>
          <w:szCs w:val="24"/>
          <w:rtl/>
        </w:rPr>
        <w:t xml:space="preserve"> </w:t>
      </w:r>
      <w:r w:rsidRPr="000815DB">
        <w:rPr>
          <w:rFonts w:ascii="David" w:hAnsi="David" w:cs="David" w:hint="cs"/>
          <w:i/>
          <w:sz w:val="24"/>
          <w:szCs w:val="24"/>
          <w:rtl/>
        </w:rPr>
        <w:t>עצמם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w:t>
      </w:r>
      <w:r w:rsidRPr="000815DB">
        <w:rPr>
          <w:rFonts w:ascii="David" w:hAnsi="David" w:cs="David" w:hint="cs"/>
          <w:i/>
          <w:sz w:val="24"/>
          <w:szCs w:val="24"/>
          <w:rtl/>
        </w:rPr>
        <w:t>וגם</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איזה</w:t>
      </w:r>
      <w:r w:rsidRPr="000815DB">
        <w:rPr>
          <w:rFonts w:ascii="David" w:hAnsi="David" w:cs="David"/>
          <w:i/>
          <w:sz w:val="24"/>
          <w:szCs w:val="24"/>
          <w:rtl/>
        </w:rPr>
        <w:t xml:space="preserve"> </w:t>
      </w:r>
      <w:r w:rsidRPr="000815DB">
        <w:rPr>
          <w:rFonts w:ascii="David" w:hAnsi="David" w:cs="David" w:hint="cs"/>
          <w:i/>
          <w:sz w:val="24"/>
          <w:szCs w:val="24"/>
          <w:rtl/>
        </w:rPr>
        <w:t>מהם</w:t>
      </w:r>
      <w:r w:rsidRPr="000815DB">
        <w:rPr>
          <w:rFonts w:ascii="David" w:hAnsi="David" w:cs="David"/>
          <w:i/>
          <w:sz w:val="24"/>
          <w:szCs w:val="24"/>
          <w:rtl/>
        </w:rPr>
        <w:t xml:space="preserve"> </w:t>
      </w:r>
      <w:r w:rsidRPr="000815DB">
        <w:rPr>
          <w:rFonts w:ascii="David" w:hAnsi="David" w:cs="David" w:hint="cs"/>
          <w:i/>
          <w:sz w:val="24"/>
          <w:szCs w:val="24"/>
          <w:rtl/>
        </w:rPr>
        <w:t>לבין</w:t>
      </w:r>
      <w:r w:rsidRPr="000815DB">
        <w:rPr>
          <w:rFonts w:ascii="David" w:hAnsi="David" w:cs="David"/>
          <w:i/>
          <w:sz w:val="24"/>
          <w:szCs w:val="24"/>
          <w:rtl/>
        </w:rPr>
        <w:t xml:space="preserve"> </w:t>
      </w:r>
      <w:r w:rsidRPr="000815DB">
        <w:rPr>
          <w:rFonts w:ascii="David" w:hAnsi="David" w:cs="David" w:hint="cs"/>
          <w:i/>
          <w:sz w:val="24"/>
          <w:szCs w:val="24"/>
          <w:rtl/>
        </w:rPr>
        <w:t>נתונים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הקשורים</w:t>
      </w:r>
      <w:r w:rsidRPr="000815DB">
        <w:rPr>
          <w:rFonts w:ascii="David" w:hAnsi="David" w:cs="David"/>
          <w:i/>
          <w:sz w:val="24"/>
          <w:szCs w:val="24"/>
          <w:rtl/>
        </w:rPr>
        <w:t xml:space="preserve"> </w:t>
      </w:r>
      <w:r w:rsidRPr="000815DB">
        <w:rPr>
          <w:rFonts w:ascii="David" w:hAnsi="David" w:cs="David" w:hint="cs"/>
          <w:i/>
          <w:sz w:val="24"/>
          <w:szCs w:val="24"/>
          <w:rtl/>
        </w:rPr>
        <w:t>לעבודות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ההיתר</w:t>
      </w:r>
      <w:r w:rsidRPr="000815DB">
        <w:rPr>
          <w:rFonts w:ascii="David" w:hAnsi="David" w:cs="David"/>
          <w:i/>
          <w:sz w:val="24"/>
          <w:szCs w:val="24"/>
          <w:rtl/>
        </w:rPr>
        <w:t xml:space="preserve"> </w:t>
      </w:r>
      <w:r w:rsidRPr="000815DB">
        <w:rPr>
          <w:rFonts w:ascii="David" w:hAnsi="David" w:cs="David" w:hint="cs"/>
          <w:i/>
          <w:sz w:val="24"/>
          <w:szCs w:val="24"/>
          <w:rtl/>
        </w:rPr>
        <w:t>והוראות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טעות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השמטה</w:t>
      </w:r>
      <w:r w:rsidRPr="000815DB">
        <w:rPr>
          <w:rFonts w:ascii="David" w:hAnsi="David" w:cs="David"/>
          <w:i/>
          <w:sz w:val="24"/>
          <w:szCs w:val="24"/>
          <w:rtl/>
        </w:rPr>
        <w:t xml:space="preserve"> </w:t>
      </w:r>
      <w:r w:rsidRPr="000815DB">
        <w:rPr>
          <w:rFonts w:ascii="David" w:hAnsi="David" w:cs="David" w:hint="cs"/>
          <w:i/>
          <w:sz w:val="24"/>
          <w:szCs w:val="24"/>
          <w:rtl/>
        </w:rPr>
        <w:t>בהם</w:t>
      </w:r>
      <w:r w:rsidRPr="000815DB">
        <w:rPr>
          <w:rFonts w:ascii="David" w:hAnsi="David" w:cs="David"/>
          <w:i/>
          <w:sz w:val="24"/>
          <w:szCs w:val="24"/>
          <w:rtl/>
        </w:rPr>
        <w:t xml:space="preserve"> </w:t>
      </w:r>
      <w:r w:rsidRPr="000815DB">
        <w:rPr>
          <w:rFonts w:ascii="David" w:hAnsi="David" w:cs="David" w:hint="cs"/>
          <w:i/>
          <w:sz w:val="24"/>
          <w:szCs w:val="24"/>
          <w:rtl/>
        </w:rPr>
        <w:t>אשר</w:t>
      </w:r>
      <w:r w:rsidRPr="000815DB">
        <w:rPr>
          <w:rFonts w:ascii="David" w:hAnsi="David" w:cs="David"/>
          <w:i/>
          <w:sz w:val="24"/>
          <w:szCs w:val="24"/>
          <w:rtl/>
        </w:rPr>
        <w:t xml:space="preserve"> </w:t>
      </w:r>
      <w:r w:rsidRPr="000815DB">
        <w:rPr>
          <w:rFonts w:ascii="David" w:hAnsi="David" w:cs="David" w:hint="cs"/>
          <w:i/>
          <w:sz w:val="24"/>
          <w:szCs w:val="24"/>
          <w:rtl/>
        </w:rPr>
        <w:t>ניתן</w:t>
      </w:r>
      <w:r w:rsidRPr="000815DB">
        <w:rPr>
          <w:rFonts w:ascii="David" w:hAnsi="David" w:cs="David"/>
          <w:i/>
          <w:sz w:val="24"/>
          <w:szCs w:val="24"/>
          <w:rtl/>
        </w:rPr>
        <w:t xml:space="preserve"> </w:t>
      </w:r>
      <w:r w:rsidRPr="000815DB">
        <w:rPr>
          <w:rFonts w:ascii="David" w:hAnsi="David" w:cs="David" w:hint="cs"/>
          <w:i/>
          <w:sz w:val="24"/>
          <w:szCs w:val="24"/>
          <w:rtl/>
        </w:rPr>
        <w:t>לגלותם</w:t>
      </w:r>
      <w:r w:rsidRPr="000815DB">
        <w:rPr>
          <w:rFonts w:ascii="David" w:hAnsi="David" w:cs="David"/>
          <w:i/>
          <w:sz w:val="24"/>
          <w:szCs w:val="24"/>
          <w:rtl/>
        </w:rPr>
        <w:t xml:space="preserve"> </w:t>
      </w:r>
      <w:r w:rsidRPr="000815DB">
        <w:rPr>
          <w:rFonts w:ascii="David" w:hAnsi="David" w:cs="David" w:hint="cs"/>
          <w:i/>
          <w:sz w:val="24"/>
          <w:szCs w:val="24"/>
          <w:rtl/>
        </w:rPr>
        <w:t>בבדיקה</w:t>
      </w:r>
      <w:r w:rsidRPr="000815DB">
        <w:rPr>
          <w:rFonts w:ascii="David" w:hAnsi="David" w:cs="David"/>
          <w:i/>
          <w:sz w:val="24"/>
          <w:szCs w:val="24"/>
          <w:rtl/>
        </w:rPr>
        <w:t xml:space="preserve"> </w:t>
      </w:r>
      <w:r w:rsidRPr="000815DB">
        <w:rPr>
          <w:rFonts w:ascii="David" w:hAnsi="David" w:cs="David" w:hint="cs"/>
          <w:i/>
          <w:sz w:val="24"/>
          <w:szCs w:val="24"/>
          <w:rtl/>
        </w:rPr>
        <w:t>סבירה</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ידי</w:t>
      </w:r>
      <w:r w:rsidRPr="000815DB">
        <w:rPr>
          <w:rFonts w:ascii="David" w:hAnsi="David" w:cs="David"/>
          <w:i/>
          <w:sz w:val="24"/>
          <w:szCs w:val="24"/>
          <w:rtl/>
        </w:rPr>
        <w:t xml:space="preserve"> </w:t>
      </w:r>
      <w:r w:rsidRPr="000815DB">
        <w:rPr>
          <w:rFonts w:ascii="David" w:hAnsi="David" w:cs="David" w:hint="cs"/>
          <w:i/>
          <w:sz w:val="24"/>
          <w:szCs w:val="24"/>
          <w:rtl/>
        </w:rPr>
        <w:t>בעל</w:t>
      </w:r>
      <w:r w:rsidRPr="000815DB">
        <w:rPr>
          <w:rFonts w:ascii="David" w:hAnsi="David" w:cs="David"/>
          <w:i/>
          <w:sz w:val="24"/>
          <w:szCs w:val="24"/>
          <w:rtl/>
        </w:rPr>
        <w:t xml:space="preserve"> </w:t>
      </w:r>
      <w:r w:rsidRPr="000815DB">
        <w:rPr>
          <w:rFonts w:ascii="David" w:hAnsi="David" w:cs="David" w:hint="cs"/>
          <w:i/>
          <w:sz w:val="24"/>
          <w:szCs w:val="24"/>
          <w:rtl/>
        </w:rPr>
        <w:t>מקצוע</w:t>
      </w:r>
      <w:r w:rsidRPr="000815DB">
        <w:rPr>
          <w:rFonts w:ascii="David" w:hAnsi="David" w:cs="David"/>
          <w:i/>
          <w:sz w:val="24"/>
          <w:szCs w:val="24"/>
          <w:rtl/>
        </w:rPr>
        <w:t xml:space="preserve"> </w:t>
      </w:r>
      <w:r w:rsidRPr="000815DB">
        <w:rPr>
          <w:rFonts w:ascii="David" w:hAnsi="David" w:cs="David" w:hint="cs"/>
          <w:i/>
          <w:sz w:val="24"/>
          <w:szCs w:val="24"/>
          <w:rtl/>
        </w:rPr>
        <w:t>מעולה</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מתחייב</w:t>
      </w:r>
      <w:r w:rsidRPr="000815DB">
        <w:rPr>
          <w:rFonts w:ascii="David" w:hAnsi="David" w:cs="David"/>
          <w:i/>
          <w:sz w:val="24"/>
          <w:szCs w:val="24"/>
          <w:rtl/>
        </w:rPr>
        <w:t xml:space="preserve"> </w:t>
      </w:r>
      <w:r w:rsidRPr="000815DB">
        <w:rPr>
          <w:rFonts w:ascii="David" w:hAnsi="David" w:cs="David" w:hint="cs"/>
          <w:i/>
          <w:sz w:val="24"/>
          <w:szCs w:val="24"/>
          <w:rtl/>
        </w:rPr>
        <w:t>להודיע</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מיד</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התאמה</w:t>
      </w:r>
      <w:r w:rsidRPr="000815DB">
        <w:rPr>
          <w:rFonts w:ascii="David" w:hAnsi="David" w:cs="David"/>
          <w:i/>
          <w:sz w:val="24"/>
          <w:szCs w:val="24"/>
          <w:rtl/>
        </w:rPr>
        <w:t xml:space="preserve">, </w:t>
      </w:r>
      <w:r w:rsidRPr="000815DB">
        <w:rPr>
          <w:rFonts w:ascii="David" w:hAnsi="David" w:cs="David" w:hint="cs"/>
          <w:i/>
          <w:sz w:val="24"/>
          <w:szCs w:val="24"/>
          <w:rtl/>
        </w:rPr>
        <w:t>סתירה</w:t>
      </w:r>
      <w:r w:rsidRPr="000815DB">
        <w:rPr>
          <w:rFonts w:ascii="David" w:hAnsi="David" w:cs="David"/>
          <w:i/>
          <w:sz w:val="24"/>
          <w:szCs w:val="24"/>
          <w:rtl/>
        </w:rPr>
        <w:t xml:space="preserve">, </w:t>
      </w:r>
      <w:r w:rsidRPr="000815DB">
        <w:rPr>
          <w:rFonts w:ascii="David" w:hAnsi="David" w:cs="David" w:hint="cs"/>
          <w:i/>
          <w:sz w:val="24"/>
          <w:szCs w:val="24"/>
          <w:rtl/>
        </w:rPr>
        <w:t>טעות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השמטה</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ולנהוג</w:t>
      </w:r>
      <w:r w:rsidRPr="000815DB">
        <w:rPr>
          <w:rFonts w:ascii="David" w:hAnsi="David" w:cs="David"/>
          <w:i/>
          <w:sz w:val="24"/>
          <w:szCs w:val="24"/>
          <w:rtl/>
        </w:rPr>
        <w:t xml:space="preserve"> </w:t>
      </w:r>
      <w:r w:rsidRPr="000815DB">
        <w:rPr>
          <w:rFonts w:ascii="David" w:hAnsi="David" w:cs="David" w:hint="cs"/>
          <w:i/>
          <w:sz w:val="24"/>
          <w:szCs w:val="24"/>
          <w:rtl/>
        </w:rPr>
        <w:t>לפי</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ובהתאם</w:t>
      </w:r>
      <w:r w:rsidRPr="000815DB">
        <w:rPr>
          <w:rFonts w:ascii="David" w:hAnsi="David" w:cs="David"/>
          <w:i/>
          <w:sz w:val="24"/>
          <w:szCs w:val="24"/>
          <w:rtl/>
        </w:rPr>
        <w:t xml:space="preserve"> </w:t>
      </w:r>
      <w:r w:rsidRPr="000815DB">
        <w:rPr>
          <w:rFonts w:ascii="David" w:hAnsi="David" w:cs="David" w:hint="cs"/>
          <w:i/>
          <w:sz w:val="24"/>
          <w:szCs w:val="24"/>
          <w:rtl/>
        </w:rPr>
        <w:t>לחוק</w:t>
      </w:r>
      <w:r w:rsidRPr="000815DB">
        <w:rPr>
          <w:rFonts w:ascii="David" w:hAnsi="David" w:cs="David"/>
          <w:i/>
          <w:sz w:val="24"/>
          <w:szCs w:val="24"/>
          <w:rtl/>
        </w:rPr>
        <w:t xml:space="preserve"> </w:t>
      </w:r>
      <w:r w:rsidRPr="000815DB">
        <w:rPr>
          <w:rFonts w:ascii="David" w:hAnsi="David" w:cs="David" w:hint="cs"/>
          <w:i/>
          <w:sz w:val="24"/>
          <w:szCs w:val="24"/>
          <w:rtl/>
        </w:rPr>
        <w:t>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559C875A" w14:textId="77777777" w:rsidR="00EF4F1C" w:rsidRPr="000815DB" w:rsidRDefault="00EF4F1C" w:rsidP="00164C02">
      <w:pPr>
        <w:spacing w:after="0" w:afterAutospacing="0" w:line="240" w:lineRule="auto"/>
        <w:ind w:left="799"/>
        <w:rPr>
          <w:rFonts w:ascii="David" w:hAnsi="David" w:cs="David"/>
          <w:sz w:val="24"/>
          <w:szCs w:val="24"/>
          <w:rtl/>
        </w:rPr>
      </w:pPr>
      <w:r w:rsidRPr="000815DB">
        <w:rPr>
          <w:rFonts w:ascii="David" w:hAnsi="David" w:cs="David" w:hint="cs"/>
          <w:sz w:val="24"/>
          <w:szCs w:val="24"/>
          <w:rtl/>
        </w:rPr>
        <w:t>אם</w:t>
      </w:r>
      <w:r w:rsidRPr="000815DB">
        <w:rPr>
          <w:rFonts w:ascii="David" w:hAnsi="David" w:cs="David"/>
          <w:sz w:val="24"/>
          <w:szCs w:val="24"/>
          <w:rtl/>
        </w:rPr>
        <w:t xml:space="preserve"> </w:t>
      </w:r>
      <w:r w:rsidRPr="000815DB">
        <w:rPr>
          <w:rFonts w:ascii="David" w:hAnsi="David" w:cs="David" w:hint="cs"/>
          <w:sz w:val="24"/>
          <w:szCs w:val="24"/>
          <w:rtl/>
        </w:rPr>
        <w:t>תוצא</w:t>
      </w:r>
      <w:r w:rsidRPr="000815DB">
        <w:rPr>
          <w:rFonts w:ascii="David" w:hAnsi="David" w:cs="David"/>
          <w:sz w:val="24"/>
          <w:szCs w:val="24"/>
          <w:rtl/>
        </w:rPr>
        <w:t xml:space="preserve"> </w:t>
      </w:r>
      <w:r w:rsidRPr="000815DB">
        <w:rPr>
          <w:rFonts w:ascii="David" w:hAnsi="David" w:cs="David" w:hint="cs"/>
          <w:sz w:val="24"/>
          <w:szCs w:val="24"/>
          <w:rtl/>
        </w:rPr>
        <w:t>לפועל</w:t>
      </w:r>
      <w:r w:rsidRPr="000815DB">
        <w:rPr>
          <w:rFonts w:ascii="David" w:hAnsi="David" w:cs="David"/>
          <w:sz w:val="24"/>
          <w:szCs w:val="24"/>
          <w:rtl/>
        </w:rPr>
        <w:t xml:space="preserve"> </w:t>
      </w:r>
      <w:r w:rsidRPr="000815DB">
        <w:rPr>
          <w:rFonts w:ascii="David" w:hAnsi="David" w:cs="David" w:hint="cs"/>
          <w:sz w:val="24"/>
          <w:szCs w:val="24"/>
          <w:rtl/>
        </w:rPr>
        <w:t>עבודה</w:t>
      </w:r>
      <w:r w:rsidRPr="000815DB">
        <w:rPr>
          <w:rFonts w:ascii="David" w:hAnsi="David" w:cs="David"/>
          <w:sz w:val="24"/>
          <w:szCs w:val="24"/>
          <w:rtl/>
        </w:rPr>
        <w:t xml:space="preserve"> </w:t>
      </w:r>
      <w:r w:rsidRPr="000815DB">
        <w:rPr>
          <w:rFonts w:ascii="David" w:hAnsi="David" w:cs="David" w:hint="cs"/>
          <w:sz w:val="24"/>
          <w:szCs w:val="24"/>
          <w:rtl/>
        </w:rPr>
        <w:t>כלשהי</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יסוד</w:t>
      </w:r>
      <w:r w:rsidRPr="000815DB">
        <w:rPr>
          <w:rFonts w:ascii="David" w:hAnsi="David" w:cs="David"/>
          <w:sz w:val="24"/>
          <w:szCs w:val="24"/>
          <w:rtl/>
        </w:rPr>
        <w:t xml:space="preserve"> </w:t>
      </w:r>
      <w:r w:rsidRPr="000815DB">
        <w:rPr>
          <w:rFonts w:ascii="David" w:hAnsi="David" w:cs="David" w:hint="cs"/>
          <w:sz w:val="24"/>
          <w:szCs w:val="24"/>
          <w:rtl/>
        </w:rPr>
        <w:t>מסמך</w:t>
      </w:r>
      <w:r w:rsidRPr="000815DB">
        <w:rPr>
          <w:rFonts w:ascii="David" w:hAnsi="David" w:cs="David"/>
          <w:sz w:val="24"/>
          <w:szCs w:val="24"/>
          <w:rtl/>
        </w:rPr>
        <w:t xml:space="preserve"> </w:t>
      </w:r>
      <w:r w:rsidRPr="000815DB">
        <w:rPr>
          <w:rFonts w:ascii="David" w:hAnsi="David" w:cs="David" w:hint="cs"/>
          <w:sz w:val="24"/>
          <w:szCs w:val="24"/>
          <w:rtl/>
        </w:rPr>
        <w:t>הכולל</w:t>
      </w:r>
      <w:r w:rsidRPr="000815DB">
        <w:rPr>
          <w:rFonts w:ascii="David" w:hAnsi="David" w:cs="David"/>
          <w:sz w:val="24"/>
          <w:szCs w:val="24"/>
          <w:rtl/>
        </w:rPr>
        <w:t xml:space="preserve"> </w:t>
      </w:r>
      <w:r w:rsidRPr="000815DB">
        <w:rPr>
          <w:rFonts w:ascii="David" w:hAnsi="David" w:cs="David" w:hint="cs"/>
          <w:sz w:val="24"/>
          <w:szCs w:val="24"/>
          <w:rtl/>
        </w:rPr>
        <w:t>אי</w:t>
      </w:r>
      <w:r w:rsidRPr="000815DB">
        <w:rPr>
          <w:rFonts w:ascii="David" w:hAnsi="David" w:cs="David"/>
          <w:sz w:val="24"/>
          <w:szCs w:val="24"/>
          <w:rtl/>
        </w:rPr>
        <w:t xml:space="preserve"> </w:t>
      </w:r>
      <w:r w:rsidRPr="000815DB">
        <w:rPr>
          <w:rFonts w:ascii="David" w:hAnsi="David" w:cs="David" w:hint="cs"/>
          <w:sz w:val="24"/>
          <w:szCs w:val="24"/>
          <w:rtl/>
        </w:rPr>
        <w:t>התאמה</w:t>
      </w:r>
      <w:r w:rsidRPr="000815DB">
        <w:rPr>
          <w:rFonts w:ascii="David" w:hAnsi="David" w:cs="David"/>
          <w:sz w:val="24"/>
          <w:szCs w:val="24"/>
          <w:rtl/>
        </w:rPr>
        <w:t xml:space="preserve">, </w:t>
      </w:r>
      <w:r w:rsidRPr="000815DB">
        <w:rPr>
          <w:rFonts w:ascii="David" w:hAnsi="David" w:cs="David" w:hint="cs"/>
          <w:sz w:val="24"/>
          <w:szCs w:val="24"/>
          <w:rtl/>
        </w:rPr>
        <w:t>סתירה</w:t>
      </w:r>
      <w:r w:rsidRPr="000815DB">
        <w:rPr>
          <w:rFonts w:ascii="David" w:hAnsi="David" w:cs="David"/>
          <w:sz w:val="24"/>
          <w:szCs w:val="24"/>
          <w:rtl/>
        </w:rPr>
        <w:t xml:space="preserve">, </w:t>
      </w:r>
      <w:r w:rsidRPr="000815DB">
        <w:rPr>
          <w:rFonts w:ascii="David" w:hAnsi="David" w:cs="David" w:hint="cs"/>
          <w:sz w:val="24"/>
          <w:szCs w:val="24"/>
          <w:rtl/>
        </w:rPr>
        <w:t>טעות</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השמטה</w:t>
      </w:r>
      <w:r w:rsidRPr="000815DB">
        <w:rPr>
          <w:rFonts w:ascii="David" w:hAnsi="David" w:cs="David"/>
          <w:sz w:val="24"/>
          <w:szCs w:val="24"/>
          <w:rtl/>
        </w:rPr>
        <w:t xml:space="preserve"> </w:t>
      </w:r>
      <w:r w:rsidRPr="000815DB">
        <w:rPr>
          <w:rFonts w:ascii="David" w:hAnsi="David" w:cs="David" w:hint="cs"/>
          <w:sz w:val="24"/>
          <w:szCs w:val="24"/>
          <w:rtl/>
        </w:rPr>
        <w:t>אשר</w:t>
      </w:r>
      <w:r w:rsidRPr="000815DB">
        <w:rPr>
          <w:rFonts w:ascii="David" w:hAnsi="David" w:cs="David"/>
          <w:sz w:val="24"/>
          <w:szCs w:val="24"/>
          <w:rtl/>
        </w:rPr>
        <w:t xml:space="preserve"> </w:t>
      </w:r>
      <w:r w:rsidRPr="000815DB">
        <w:rPr>
          <w:rFonts w:ascii="David" w:hAnsi="David" w:cs="David" w:hint="cs"/>
          <w:sz w:val="24"/>
          <w:szCs w:val="24"/>
          <w:rtl/>
        </w:rPr>
        <w:t>היה</w:t>
      </w:r>
      <w:r w:rsidRPr="000815DB">
        <w:rPr>
          <w:rFonts w:ascii="David" w:hAnsi="David" w:cs="David"/>
          <w:sz w:val="24"/>
          <w:szCs w:val="24"/>
          <w:rtl/>
        </w:rPr>
        <w:t xml:space="preserve"> </w:t>
      </w:r>
      <w:r w:rsidRPr="000815DB">
        <w:rPr>
          <w:rFonts w:ascii="David" w:hAnsi="David" w:cs="David" w:hint="cs"/>
          <w:sz w:val="24"/>
          <w:szCs w:val="24"/>
          <w:rtl/>
        </w:rPr>
        <w:t>ניתן</w:t>
      </w:r>
      <w:r w:rsidRPr="000815DB">
        <w:rPr>
          <w:rFonts w:ascii="David" w:hAnsi="David" w:cs="David"/>
          <w:sz w:val="24"/>
          <w:szCs w:val="24"/>
          <w:rtl/>
        </w:rPr>
        <w:t xml:space="preserve"> </w:t>
      </w:r>
      <w:r w:rsidRPr="000815DB">
        <w:rPr>
          <w:rFonts w:ascii="David" w:hAnsi="David" w:cs="David" w:hint="cs"/>
          <w:sz w:val="24"/>
          <w:szCs w:val="24"/>
          <w:rtl/>
        </w:rPr>
        <w:t>לגלותה</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פי</w:t>
      </w:r>
      <w:r w:rsidRPr="000815DB">
        <w:rPr>
          <w:rFonts w:ascii="David" w:hAnsi="David" w:cs="David"/>
          <w:sz w:val="24"/>
          <w:szCs w:val="24"/>
          <w:rtl/>
        </w:rPr>
        <w:t xml:space="preserve"> </w:t>
      </w:r>
      <w:r w:rsidRPr="000815DB">
        <w:rPr>
          <w:rFonts w:ascii="David" w:hAnsi="David" w:cs="David" w:hint="cs"/>
          <w:sz w:val="24"/>
          <w:szCs w:val="24"/>
          <w:rtl/>
        </w:rPr>
        <w:t>בדיקת</w:t>
      </w:r>
      <w:r w:rsidRPr="000815DB">
        <w:rPr>
          <w:rFonts w:ascii="David" w:hAnsi="David" w:cs="David"/>
          <w:sz w:val="24"/>
          <w:szCs w:val="24"/>
          <w:rtl/>
        </w:rPr>
        <w:t xml:space="preserve"> </w:t>
      </w:r>
      <w:r w:rsidRPr="000815DB">
        <w:rPr>
          <w:rFonts w:ascii="David" w:hAnsi="David" w:cs="David" w:hint="cs"/>
          <w:sz w:val="24"/>
          <w:szCs w:val="24"/>
          <w:rtl/>
        </w:rPr>
        <w:t>מהנדס</w:t>
      </w:r>
      <w:r w:rsidRPr="000815DB">
        <w:rPr>
          <w:rFonts w:ascii="David" w:hAnsi="David" w:cs="David"/>
          <w:sz w:val="24"/>
          <w:szCs w:val="24"/>
          <w:rtl/>
        </w:rPr>
        <w:t xml:space="preserve"> </w:t>
      </w:r>
      <w:r w:rsidRPr="000815DB">
        <w:rPr>
          <w:rFonts w:ascii="David" w:hAnsi="David" w:cs="David" w:hint="cs"/>
          <w:sz w:val="24"/>
          <w:szCs w:val="24"/>
          <w:rtl/>
        </w:rPr>
        <w:t>סביר</w:t>
      </w:r>
      <w:r w:rsidRPr="000815DB">
        <w:rPr>
          <w:rFonts w:ascii="David" w:hAnsi="David" w:cs="David"/>
          <w:sz w:val="24"/>
          <w:szCs w:val="24"/>
          <w:rtl/>
        </w:rPr>
        <w:t xml:space="preserve"> </w:t>
      </w:r>
      <w:r w:rsidRPr="000815DB">
        <w:rPr>
          <w:rFonts w:ascii="David" w:hAnsi="David" w:cs="David" w:hint="cs"/>
          <w:sz w:val="24"/>
          <w:szCs w:val="24"/>
          <w:rtl/>
        </w:rPr>
        <w:t>וקבלן</w:t>
      </w:r>
      <w:r w:rsidRPr="000815DB">
        <w:rPr>
          <w:rFonts w:ascii="David" w:hAnsi="David" w:cs="David"/>
          <w:sz w:val="24"/>
          <w:szCs w:val="24"/>
          <w:rtl/>
        </w:rPr>
        <w:t xml:space="preserve"> </w:t>
      </w:r>
      <w:r w:rsidRPr="000815DB">
        <w:rPr>
          <w:rFonts w:ascii="David" w:hAnsi="David" w:cs="David" w:hint="cs"/>
          <w:sz w:val="24"/>
          <w:szCs w:val="24"/>
          <w:rtl/>
        </w:rPr>
        <w:t>מעולה</w:t>
      </w:r>
      <w:r w:rsidRPr="000815DB">
        <w:rPr>
          <w:rFonts w:ascii="David" w:hAnsi="David" w:cs="David"/>
          <w:sz w:val="24"/>
          <w:szCs w:val="24"/>
          <w:rtl/>
        </w:rPr>
        <w:t xml:space="preserve">, </w:t>
      </w:r>
      <w:r w:rsidRPr="000815DB">
        <w:rPr>
          <w:rFonts w:ascii="David" w:hAnsi="David" w:cs="David" w:hint="cs"/>
          <w:sz w:val="24"/>
          <w:szCs w:val="24"/>
          <w:rtl/>
        </w:rPr>
        <w:t>כאמור</w:t>
      </w:r>
      <w:r w:rsidRPr="000815DB">
        <w:rPr>
          <w:rFonts w:ascii="David" w:hAnsi="David" w:cs="David"/>
          <w:sz w:val="24"/>
          <w:szCs w:val="24"/>
          <w:rtl/>
        </w:rPr>
        <w:t xml:space="preserve"> </w:t>
      </w:r>
      <w:r w:rsidRPr="000815DB">
        <w:rPr>
          <w:rFonts w:ascii="David" w:hAnsi="David" w:cs="David" w:hint="cs"/>
          <w:sz w:val="24"/>
          <w:szCs w:val="24"/>
          <w:rtl/>
        </w:rPr>
        <w:t>מבלי</w:t>
      </w:r>
      <w:r w:rsidRPr="000815DB">
        <w:rPr>
          <w:rFonts w:ascii="David" w:hAnsi="David" w:cs="David"/>
          <w:sz w:val="24"/>
          <w:szCs w:val="24"/>
          <w:rtl/>
        </w:rPr>
        <w:t xml:space="preserve"> </w:t>
      </w:r>
      <w:r w:rsidRPr="000815DB">
        <w:rPr>
          <w:rFonts w:ascii="David" w:hAnsi="David" w:cs="David" w:hint="cs"/>
          <w:sz w:val="24"/>
          <w:szCs w:val="24"/>
          <w:rtl/>
        </w:rPr>
        <w:t>שהתגלה</w:t>
      </w:r>
      <w:r w:rsidRPr="000815DB">
        <w:rPr>
          <w:rFonts w:ascii="David" w:hAnsi="David" w:cs="David"/>
          <w:sz w:val="24"/>
          <w:szCs w:val="24"/>
          <w:rtl/>
        </w:rPr>
        <w:t xml:space="preserve"> </w:t>
      </w:r>
      <w:r w:rsidRPr="000815DB">
        <w:rPr>
          <w:rFonts w:ascii="David" w:hAnsi="David" w:cs="David" w:hint="cs"/>
          <w:sz w:val="24"/>
          <w:szCs w:val="24"/>
          <w:rtl/>
        </w:rPr>
        <w:t>אותו</w:t>
      </w:r>
      <w:r w:rsidRPr="000815DB">
        <w:rPr>
          <w:rFonts w:ascii="David" w:hAnsi="David" w:cs="David"/>
          <w:sz w:val="24"/>
          <w:szCs w:val="24"/>
          <w:rtl/>
        </w:rPr>
        <w:t xml:space="preserve"> </w:t>
      </w:r>
      <w:r w:rsidRPr="000815DB">
        <w:rPr>
          <w:rFonts w:ascii="David" w:hAnsi="David" w:cs="David" w:hint="cs"/>
          <w:sz w:val="24"/>
          <w:szCs w:val="24"/>
          <w:rtl/>
        </w:rPr>
        <w:t>פגם</w:t>
      </w:r>
      <w:r w:rsidRPr="000815DB">
        <w:rPr>
          <w:rFonts w:ascii="David" w:hAnsi="David" w:cs="David"/>
          <w:sz w:val="24"/>
          <w:szCs w:val="24"/>
          <w:rtl/>
        </w:rPr>
        <w:t xml:space="preserve">, </w:t>
      </w:r>
      <w:r w:rsidRPr="000815DB">
        <w:rPr>
          <w:rFonts w:ascii="David" w:hAnsi="David" w:cs="David" w:hint="cs"/>
          <w:sz w:val="24"/>
          <w:szCs w:val="24"/>
          <w:rtl/>
        </w:rPr>
        <w:t>יהיה</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הקבלן</w:t>
      </w:r>
      <w:r w:rsidRPr="000815DB">
        <w:rPr>
          <w:rFonts w:ascii="David" w:hAnsi="David" w:cs="David"/>
          <w:sz w:val="24"/>
          <w:szCs w:val="24"/>
          <w:rtl/>
        </w:rPr>
        <w:t xml:space="preserve"> </w:t>
      </w:r>
      <w:r w:rsidRPr="000815DB">
        <w:rPr>
          <w:rFonts w:ascii="David" w:hAnsi="David" w:cs="David" w:hint="cs"/>
          <w:sz w:val="24"/>
          <w:szCs w:val="24"/>
          <w:rtl/>
        </w:rPr>
        <w:t>לשאת</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ההוצאות</w:t>
      </w:r>
      <w:r w:rsidRPr="000815DB">
        <w:rPr>
          <w:rFonts w:ascii="David" w:hAnsi="David" w:cs="David"/>
          <w:sz w:val="24"/>
          <w:szCs w:val="24"/>
          <w:rtl/>
        </w:rPr>
        <w:t xml:space="preserve"> </w:t>
      </w:r>
      <w:r w:rsidRPr="000815DB">
        <w:rPr>
          <w:rFonts w:ascii="David" w:hAnsi="David" w:cs="David" w:hint="cs"/>
          <w:sz w:val="24"/>
          <w:szCs w:val="24"/>
          <w:rtl/>
        </w:rPr>
        <w:t>שידרשו</w:t>
      </w:r>
      <w:r w:rsidRPr="000815DB">
        <w:rPr>
          <w:rFonts w:ascii="David" w:hAnsi="David" w:cs="David"/>
          <w:sz w:val="24"/>
          <w:szCs w:val="24"/>
          <w:rtl/>
        </w:rPr>
        <w:t xml:space="preserve"> </w:t>
      </w:r>
      <w:r w:rsidRPr="000815DB">
        <w:rPr>
          <w:rFonts w:ascii="David" w:hAnsi="David" w:cs="David" w:hint="cs"/>
          <w:sz w:val="24"/>
          <w:szCs w:val="24"/>
          <w:rtl/>
        </w:rPr>
        <w:t>לשם</w:t>
      </w:r>
      <w:r w:rsidRPr="000815DB">
        <w:rPr>
          <w:rFonts w:ascii="David" w:hAnsi="David" w:cs="David"/>
          <w:sz w:val="24"/>
          <w:szCs w:val="24"/>
          <w:rtl/>
        </w:rPr>
        <w:t xml:space="preserve"> </w:t>
      </w:r>
      <w:r w:rsidRPr="000815DB">
        <w:rPr>
          <w:rFonts w:ascii="David" w:hAnsi="David" w:cs="David" w:hint="cs"/>
          <w:sz w:val="24"/>
          <w:szCs w:val="24"/>
          <w:rtl/>
        </w:rPr>
        <w:t>ביצוע</w:t>
      </w:r>
      <w:r w:rsidRPr="000815DB">
        <w:rPr>
          <w:rFonts w:ascii="David" w:hAnsi="David" w:cs="David"/>
          <w:sz w:val="24"/>
          <w:szCs w:val="24"/>
          <w:rtl/>
        </w:rPr>
        <w:t xml:space="preserve"> </w:t>
      </w:r>
      <w:r w:rsidRPr="000815DB">
        <w:rPr>
          <w:rFonts w:ascii="David" w:hAnsi="David" w:cs="David" w:hint="cs"/>
          <w:sz w:val="24"/>
          <w:szCs w:val="24"/>
          <w:rtl/>
        </w:rPr>
        <w:t>העבודה</w:t>
      </w:r>
      <w:r w:rsidRPr="000815DB">
        <w:rPr>
          <w:rFonts w:ascii="David" w:hAnsi="David" w:cs="David"/>
          <w:sz w:val="24"/>
          <w:szCs w:val="24"/>
          <w:rtl/>
        </w:rPr>
        <w:t xml:space="preserve"> </w:t>
      </w:r>
      <w:r w:rsidRPr="000815DB">
        <w:rPr>
          <w:rFonts w:ascii="David" w:hAnsi="David" w:cs="David" w:hint="cs"/>
          <w:sz w:val="24"/>
          <w:szCs w:val="24"/>
          <w:rtl/>
        </w:rPr>
        <w:t>באופן</w:t>
      </w:r>
      <w:r w:rsidRPr="000815DB">
        <w:rPr>
          <w:rFonts w:ascii="David" w:hAnsi="David" w:cs="David"/>
          <w:sz w:val="24"/>
          <w:szCs w:val="24"/>
          <w:rtl/>
        </w:rPr>
        <w:t xml:space="preserve"> </w:t>
      </w:r>
      <w:r w:rsidRPr="000815DB">
        <w:rPr>
          <w:rFonts w:ascii="David" w:hAnsi="David" w:cs="David" w:hint="cs"/>
          <w:sz w:val="24"/>
          <w:szCs w:val="24"/>
          <w:rtl/>
        </w:rPr>
        <w:t>נאות</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אף</w:t>
      </w:r>
      <w:r w:rsidRPr="000815DB">
        <w:rPr>
          <w:rFonts w:ascii="David" w:hAnsi="David" w:cs="David"/>
          <w:sz w:val="24"/>
          <w:szCs w:val="24"/>
          <w:rtl/>
        </w:rPr>
        <w:t xml:space="preserve"> </w:t>
      </w:r>
      <w:r w:rsidRPr="000815DB">
        <w:rPr>
          <w:rFonts w:ascii="David" w:hAnsi="David" w:cs="David" w:hint="cs"/>
          <w:sz w:val="24"/>
          <w:szCs w:val="24"/>
          <w:rtl/>
        </w:rPr>
        <w:t>האמור</w:t>
      </w:r>
      <w:r w:rsidRPr="000815DB">
        <w:rPr>
          <w:rFonts w:ascii="David" w:hAnsi="David" w:cs="David"/>
          <w:sz w:val="24"/>
          <w:szCs w:val="24"/>
          <w:rtl/>
        </w:rPr>
        <w:t xml:space="preserve"> </w:t>
      </w:r>
      <w:r w:rsidRPr="000815DB">
        <w:rPr>
          <w:rFonts w:ascii="David" w:hAnsi="David" w:cs="David" w:hint="cs"/>
          <w:sz w:val="24"/>
          <w:szCs w:val="24"/>
          <w:rtl/>
        </w:rPr>
        <w:t>לעיל</w:t>
      </w:r>
      <w:r w:rsidRPr="000815DB">
        <w:rPr>
          <w:rFonts w:ascii="David" w:hAnsi="David" w:cs="David"/>
          <w:sz w:val="24"/>
          <w:szCs w:val="24"/>
          <w:rtl/>
        </w:rPr>
        <w:t xml:space="preserve">, </w:t>
      </w:r>
      <w:r w:rsidRPr="000815DB">
        <w:rPr>
          <w:rFonts w:ascii="David" w:hAnsi="David" w:cs="David" w:hint="cs"/>
          <w:sz w:val="24"/>
          <w:szCs w:val="24"/>
          <w:rtl/>
        </w:rPr>
        <w:t>היה</w:t>
      </w:r>
      <w:r w:rsidRPr="000815DB">
        <w:rPr>
          <w:rFonts w:ascii="David" w:hAnsi="David" w:cs="David"/>
          <w:sz w:val="24"/>
          <w:szCs w:val="24"/>
          <w:rtl/>
        </w:rPr>
        <w:t xml:space="preserve"> </w:t>
      </w:r>
      <w:r w:rsidRPr="000815DB">
        <w:rPr>
          <w:rFonts w:ascii="David" w:hAnsi="David" w:cs="David" w:hint="cs"/>
          <w:sz w:val="24"/>
          <w:szCs w:val="24"/>
          <w:rtl/>
        </w:rPr>
        <w:t>והקבלן</w:t>
      </w:r>
      <w:r w:rsidRPr="000815DB">
        <w:rPr>
          <w:rFonts w:ascii="David" w:hAnsi="David" w:cs="David"/>
          <w:sz w:val="24"/>
          <w:szCs w:val="24"/>
          <w:rtl/>
        </w:rPr>
        <w:t xml:space="preserve"> </w:t>
      </w:r>
      <w:r w:rsidRPr="000815DB">
        <w:rPr>
          <w:rFonts w:ascii="David" w:hAnsi="David" w:cs="David" w:hint="cs"/>
          <w:sz w:val="24"/>
          <w:szCs w:val="24"/>
          <w:rtl/>
        </w:rPr>
        <w:t>יודיע</w:t>
      </w:r>
      <w:r w:rsidRPr="000815DB">
        <w:rPr>
          <w:rFonts w:ascii="David" w:hAnsi="David" w:cs="David"/>
          <w:sz w:val="24"/>
          <w:szCs w:val="24"/>
          <w:rtl/>
        </w:rPr>
        <w:t xml:space="preserve"> </w:t>
      </w:r>
      <w:r w:rsidRPr="000815DB">
        <w:rPr>
          <w:rFonts w:ascii="David" w:hAnsi="David" w:cs="David" w:hint="cs"/>
          <w:sz w:val="24"/>
          <w:szCs w:val="24"/>
          <w:rtl/>
        </w:rPr>
        <w:t>למפקח</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אי</w:t>
      </w:r>
      <w:r w:rsidRPr="000815DB">
        <w:rPr>
          <w:rFonts w:ascii="David" w:hAnsi="David" w:cs="David"/>
          <w:sz w:val="24"/>
          <w:szCs w:val="24"/>
          <w:rtl/>
        </w:rPr>
        <w:t xml:space="preserve"> </w:t>
      </w:r>
      <w:r w:rsidRPr="000815DB">
        <w:rPr>
          <w:rFonts w:ascii="David" w:hAnsi="David" w:cs="David" w:hint="cs"/>
          <w:sz w:val="24"/>
          <w:szCs w:val="24"/>
          <w:rtl/>
        </w:rPr>
        <w:t>התאמה</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סתירה</w:t>
      </w:r>
      <w:r w:rsidRPr="000815DB">
        <w:rPr>
          <w:rFonts w:ascii="David" w:hAnsi="David" w:cs="David"/>
          <w:sz w:val="24"/>
          <w:szCs w:val="24"/>
          <w:rtl/>
        </w:rPr>
        <w:t xml:space="preserve"> </w:t>
      </w:r>
      <w:r w:rsidRPr="000815DB">
        <w:rPr>
          <w:rFonts w:ascii="David" w:hAnsi="David" w:cs="David" w:hint="cs"/>
          <w:sz w:val="24"/>
          <w:szCs w:val="24"/>
          <w:rtl/>
        </w:rPr>
        <w:t>כאמור</w:t>
      </w:r>
      <w:r w:rsidRPr="000815DB">
        <w:rPr>
          <w:rFonts w:ascii="David" w:hAnsi="David" w:cs="David"/>
          <w:sz w:val="24"/>
          <w:szCs w:val="24"/>
          <w:rtl/>
        </w:rPr>
        <w:t xml:space="preserve">, </w:t>
      </w:r>
      <w:r w:rsidRPr="000815DB">
        <w:rPr>
          <w:rFonts w:ascii="David" w:hAnsi="David" w:cs="David" w:hint="cs"/>
          <w:sz w:val="24"/>
          <w:szCs w:val="24"/>
          <w:rtl/>
        </w:rPr>
        <w:t>וזו</w:t>
      </w:r>
      <w:r w:rsidRPr="000815DB">
        <w:rPr>
          <w:rFonts w:ascii="David" w:hAnsi="David" w:cs="David"/>
          <w:sz w:val="24"/>
          <w:szCs w:val="24"/>
          <w:rtl/>
        </w:rPr>
        <w:t xml:space="preserve"> </w:t>
      </w:r>
      <w:r w:rsidRPr="000815DB">
        <w:rPr>
          <w:rFonts w:ascii="David" w:hAnsi="David" w:cs="David" w:hint="cs"/>
          <w:sz w:val="24"/>
          <w:szCs w:val="24"/>
          <w:rtl/>
        </w:rPr>
        <w:t>לא</w:t>
      </w:r>
      <w:r w:rsidRPr="000815DB">
        <w:rPr>
          <w:rFonts w:ascii="David" w:hAnsi="David" w:cs="David"/>
          <w:sz w:val="24"/>
          <w:szCs w:val="24"/>
          <w:rtl/>
        </w:rPr>
        <w:t xml:space="preserve"> </w:t>
      </w:r>
      <w:r w:rsidRPr="000815DB">
        <w:rPr>
          <w:rFonts w:ascii="David" w:hAnsi="David" w:cs="David" w:hint="cs"/>
          <w:sz w:val="24"/>
          <w:szCs w:val="24"/>
          <w:rtl/>
        </w:rPr>
        <w:t>תתוקן</w:t>
      </w:r>
      <w:r w:rsidRPr="000815DB">
        <w:rPr>
          <w:rFonts w:ascii="David" w:hAnsi="David" w:cs="David"/>
          <w:sz w:val="24"/>
          <w:szCs w:val="24"/>
          <w:rtl/>
        </w:rPr>
        <w:t xml:space="preserve"> </w:t>
      </w:r>
      <w:r w:rsidRPr="000815DB">
        <w:rPr>
          <w:rFonts w:ascii="David" w:hAnsi="David" w:cs="David" w:hint="cs"/>
          <w:sz w:val="24"/>
          <w:szCs w:val="24"/>
          <w:rtl/>
        </w:rPr>
        <w:t>ע</w:t>
      </w:r>
      <w:r w:rsidRPr="000815DB">
        <w:rPr>
          <w:rFonts w:ascii="David" w:hAnsi="David" w:cs="David"/>
          <w:sz w:val="24"/>
          <w:szCs w:val="24"/>
          <w:rtl/>
        </w:rPr>
        <w:t>"</w:t>
      </w:r>
      <w:r w:rsidRPr="000815DB">
        <w:rPr>
          <w:rFonts w:ascii="David" w:hAnsi="David" w:cs="David" w:hint="cs"/>
          <w:sz w:val="24"/>
          <w:szCs w:val="24"/>
          <w:rtl/>
        </w:rPr>
        <w:t>י</w:t>
      </w:r>
      <w:r w:rsidRPr="000815DB">
        <w:rPr>
          <w:rFonts w:ascii="David" w:hAnsi="David" w:cs="David"/>
          <w:sz w:val="24"/>
          <w:szCs w:val="24"/>
          <w:rtl/>
        </w:rPr>
        <w:t xml:space="preserve"> </w:t>
      </w:r>
      <w:r w:rsidRPr="000815DB">
        <w:rPr>
          <w:rFonts w:ascii="David" w:hAnsi="David" w:cs="David" w:hint="cs"/>
          <w:sz w:val="24"/>
          <w:szCs w:val="24"/>
          <w:rtl/>
        </w:rPr>
        <w:t>המזמין</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מי</w:t>
      </w:r>
      <w:r w:rsidRPr="000815DB">
        <w:rPr>
          <w:rFonts w:ascii="David" w:hAnsi="David" w:cs="David"/>
          <w:sz w:val="24"/>
          <w:szCs w:val="24"/>
          <w:rtl/>
        </w:rPr>
        <w:t xml:space="preserve"> </w:t>
      </w:r>
      <w:r w:rsidRPr="000815DB">
        <w:rPr>
          <w:rFonts w:ascii="David" w:hAnsi="David" w:cs="David" w:hint="cs"/>
          <w:sz w:val="24"/>
          <w:szCs w:val="24"/>
          <w:rtl/>
        </w:rPr>
        <w:t>מטעמו</w:t>
      </w:r>
      <w:r w:rsidRPr="000815DB">
        <w:rPr>
          <w:rFonts w:ascii="David" w:hAnsi="David" w:cs="David"/>
          <w:sz w:val="24"/>
          <w:szCs w:val="24"/>
          <w:rtl/>
        </w:rPr>
        <w:t xml:space="preserve"> </w:t>
      </w:r>
      <w:r w:rsidRPr="000815DB">
        <w:rPr>
          <w:rFonts w:ascii="David" w:hAnsi="David" w:cs="David" w:hint="cs"/>
          <w:sz w:val="24"/>
          <w:szCs w:val="24"/>
          <w:rtl/>
        </w:rPr>
        <w:t>מכל</w:t>
      </w:r>
      <w:r w:rsidRPr="000815DB">
        <w:rPr>
          <w:rFonts w:ascii="David" w:hAnsi="David" w:cs="David"/>
          <w:sz w:val="24"/>
          <w:szCs w:val="24"/>
          <w:rtl/>
        </w:rPr>
        <w:t xml:space="preserve"> </w:t>
      </w:r>
      <w:r w:rsidRPr="000815DB">
        <w:rPr>
          <w:rFonts w:ascii="David" w:hAnsi="David" w:cs="David" w:hint="cs"/>
          <w:sz w:val="24"/>
          <w:szCs w:val="24"/>
          <w:rtl/>
        </w:rPr>
        <w:t>סיבה</w:t>
      </w:r>
      <w:r w:rsidRPr="000815DB">
        <w:rPr>
          <w:rFonts w:ascii="David" w:hAnsi="David" w:cs="David"/>
          <w:sz w:val="24"/>
          <w:szCs w:val="24"/>
          <w:rtl/>
        </w:rPr>
        <w:t xml:space="preserve"> </w:t>
      </w:r>
      <w:r w:rsidRPr="000815DB">
        <w:rPr>
          <w:rFonts w:ascii="David" w:hAnsi="David" w:cs="David" w:hint="cs"/>
          <w:sz w:val="24"/>
          <w:szCs w:val="24"/>
          <w:rtl/>
        </w:rPr>
        <w:t>שהיא</w:t>
      </w:r>
      <w:r w:rsidRPr="000815DB">
        <w:rPr>
          <w:rFonts w:ascii="David" w:hAnsi="David" w:cs="David"/>
          <w:sz w:val="24"/>
          <w:szCs w:val="24"/>
          <w:rtl/>
        </w:rPr>
        <w:t xml:space="preserve">, </w:t>
      </w:r>
      <w:r w:rsidRPr="000815DB">
        <w:rPr>
          <w:rFonts w:ascii="David" w:hAnsi="David" w:cs="David" w:hint="cs"/>
          <w:sz w:val="24"/>
          <w:szCs w:val="24"/>
          <w:rtl/>
        </w:rPr>
        <w:t>יהיה</w:t>
      </w:r>
      <w:r w:rsidRPr="000815DB">
        <w:rPr>
          <w:rFonts w:ascii="David" w:hAnsi="David" w:cs="David"/>
          <w:sz w:val="24"/>
          <w:szCs w:val="24"/>
          <w:rtl/>
        </w:rPr>
        <w:t xml:space="preserve"> </w:t>
      </w:r>
      <w:r w:rsidRPr="000815DB">
        <w:rPr>
          <w:rFonts w:ascii="David" w:hAnsi="David" w:cs="David" w:hint="cs"/>
          <w:sz w:val="24"/>
          <w:szCs w:val="24"/>
          <w:rtl/>
        </w:rPr>
        <w:t>המזמין</w:t>
      </w:r>
      <w:r w:rsidRPr="000815DB">
        <w:rPr>
          <w:rFonts w:ascii="David" w:hAnsi="David" w:cs="David"/>
          <w:sz w:val="24"/>
          <w:szCs w:val="24"/>
          <w:rtl/>
        </w:rPr>
        <w:t xml:space="preserve"> </w:t>
      </w:r>
      <w:r w:rsidRPr="000815DB">
        <w:rPr>
          <w:rFonts w:ascii="David" w:hAnsi="David" w:cs="David" w:hint="cs"/>
          <w:sz w:val="24"/>
          <w:szCs w:val="24"/>
          <w:rtl/>
        </w:rPr>
        <w:t>אחראי</w:t>
      </w:r>
      <w:r w:rsidRPr="000815DB">
        <w:rPr>
          <w:rFonts w:ascii="David" w:hAnsi="David" w:cs="David"/>
          <w:sz w:val="24"/>
          <w:szCs w:val="24"/>
          <w:rtl/>
        </w:rPr>
        <w:t xml:space="preserve"> </w:t>
      </w:r>
      <w:r w:rsidRPr="000815DB">
        <w:rPr>
          <w:rFonts w:ascii="David" w:hAnsi="David" w:cs="David" w:hint="cs"/>
          <w:sz w:val="24"/>
          <w:szCs w:val="24"/>
          <w:rtl/>
        </w:rPr>
        <w:t>לכל</w:t>
      </w:r>
      <w:r w:rsidRPr="000815DB">
        <w:rPr>
          <w:rFonts w:ascii="David" w:hAnsi="David" w:cs="David"/>
          <w:sz w:val="24"/>
          <w:szCs w:val="24"/>
          <w:rtl/>
        </w:rPr>
        <w:t xml:space="preserve"> </w:t>
      </w:r>
      <w:r w:rsidRPr="000815DB">
        <w:rPr>
          <w:rFonts w:ascii="David" w:hAnsi="David" w:cs="David" w:hint="cs"/>
          <w:sz w:val="24"/>
          <w:szCs w:val="24"/>
          <w:rtl/>
        </w:rPr>
        <w:t>הנובע</w:t>
      </w:r>
      <w:r w:rsidRPr="000815DB">
        <w:rPr>
          <w:rFonts w:ascii="David" w:hAnsi="David" w:cs="David"/>
          <w:sz w:val="24"/>
          <w:szCs w:val="24"/>
          <w:rtl/>
        </w:rPr>
        <w:t xml:space="preserve"> </w:t>
      </w:r>
      <w:r w:rsidRPr="000815DB">
        <w:rPr>
          <w:rFonts w:ascii="David" w:hAnsi="David" w:cs="David" w:hint="cs"/>
          <w:sz w:val="24"/>
          <w:szCs w:val="24"/>
          <w:rtl/>
        </w:rPr>
        <w:t>מכך</w:t>
      </w:r>
      <w:r w:rsidRPr="000815DB">
        <w:rPr>
          <w:rFonts w:ascii="David" w:hAnsi="David" w:cs="David"/>
          <w:sz w:val="24"/>
          <w:szCs w:val="24"/>
          <w:rtl/>
        </w:rPr>
        <w:t xml:space="preserve">. </w:t>
      </w:r>
      <w:r w:rsidRPr="000815DB">
        <w:rPr>
          <w:rFonts w:ascii="David" w:hAnsi="David" w:cs="David" w:hint="cs"/>
          <w:sz w:val="24"/>
          <w:szCs w:val="24"/>
          <w:rtl/>
        </w:rPr>
        <w:t>המפקח</w:t>
      </w:r>
      <w:r w:rsidRPr="000815DB">
        <w:rPr>
          <w:rFonts w:ascii="David" w:hAnsi="David" w:cs="David"/>
          <w:sz w:val="24"/>
          <w:szCs w:val="24"/>
          <w:rtl/>
        </w:rPr>
        <w:t xml:space="preserve"> </w:t>
      </w:r>
      <w:r w:rsidRPr="000815DB">
        <w:rPr>
          <w:rFonts w:ascii="David" w:hAnsi="David" w:cs="David" w:hint="cs"/>
          <w:sz w:val="24"/>
          <w:szCs w:val="24"/>
          <w:rtl/>
        </w:rPr>
        <w:t>יכריע</w:t>
      </w:r>
      <w:r w:rsidRPr="000815DB">
        <w:rPr>
          <w:rFonts w:ascii="David" w:hAnsi="David" w:cs="David"/>
          <w:sz w:val="24"/>
          <w:szCs w:val="24"/>
          <w:rtl/>
        </w:rPr>
        <w:t xml:space="preserve"> </w:t>
      </w:r>
      <w:r w:rsidRPr="000815DB">
        <w:rPr>
          <w:rFonts w:ascii="David" w:hAnsi="David" w:cs="David" w:hint="cs"/>
          <w:sz w:val="24"/>
          <w:szCs w:val="24"/>
          <w:rtl/>
        </w:rPr>
        <w:t>בלעדית</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הנוגע</w:t>
      </w:r>
      <w:r w:rsidRPr="000815DB">
        <w:rPr>
          <w:rFonts w:ascii="David" w:hAnsi="David" w:cs="David"/>
          <w:sz w:val="24"/>
          <w:szCs w:val="24"/>
          <w:rtl/>
        </w:rPr>
        <w:t xml:space="preserve"> </w:t>
      </w:r>
      <w:r w:rsidRPr="000815DB">
        <w:rPr>
          <w:rFonts w:ascii="David" w:hAnsi="David" w:cs="David" w:hint="cs"/>
          <w:sz w:val="24"/>
          <w:szCs w:val="24"/>
          <w:rtl/>
        </w:rPr>
        <w:t>לעניינים</w:t>
      </w:r>
      <w:r w:rsidRPr="000815DB">
        <w:rPr>
          <w:rFonts w:ascii="David" w:hAnsi="David" w:cs="David"/>
          <w:sz w:val="24"/>
          <w:szCs w:val="24"/>
          <w:rtl/>
        </w:rPr>
        <w:t xml:space="preserve"> </w:t>
      </w:r>
      <w:r w:rsidRPr="000815DB">
        <w:rPr>
          <w:rFonts w:ascii="David" w:hAnsi="David" w:cs="David" w:hint="cs"/>
          <w:sz w:val="24"/>
          <w:szCs w:val="24"/>
          <w:rtl/>
        </w:rPr>
        <w:t>שפסקה</w:t>
      </w:r>
      <w:r w:rsidRPr="000815DB">
        <w:rPr>
          <w:rFonts w:ascii="David" w:hAnsi="David" w:cs="David"/>
          <w:sz w:val="24"/>
          <w:szCs w:val="24"/>
          <w:rtl/>
        </w:rPr>
        <w:t xml:space="preserve"> </w:t>
      </w:r>
      <w:r w:rsidRPr="000815DB">
        <w:rPr>
          <w:rFonts w:ascii="David" w:hAnsi="David" w:cs="David" w:hint="cs"/>
          <w:sz w:val="24"/>
          <w:szCs w:val="24"/>
          <w:rtl/>
        </w:rPr>
        <w:t>זו</w:t>
      </w:r>
      <w:r w:rsidRPr="000815DB">
        <w:rPr>
          <w:rFonts w:ascii="David" w:hAnsi="David" w:cs="David"/>
          <w:sz w:val="24"/>
          <w:szCs w:val="24"/>
          <w:rtl/>
        </w:rPr>
        <w:t xml:space="preserve"> </w:t>
      </w:r>
      <w:r w:rsidRPr="000815DB">
        <w:rPr>
          <w:rFonts w:ascii="David" w:hAnsi="David" w:cs="David" w:hint="cs"/>
          <w:sz w:val="24"/>
          <w:szCs w:val="24"/>
          <w:rtl/>
        </w:rPr>
        <w:t>מתייחסת</w:t>
      </w:r>
      <w:r w:rsidRPr="000815DB">
        <w:rPr>
          <w:rFonts w:ascii="David" w:hAnsi="David" w:cs="David"/>
          <w:sz w:val="24"/>
          <w:szCs w:val="24"/>
          <w:rtl/>
        </w:rPr>
        <w:t xml:space="preserve"> </w:t>
      </w:r>
      <w:r w:rsidRPr="000815DB">
        <w:rPr>
          <w:rFonts w:ascii="David" w:hAnsi="David" w:cs="David" w:hint="cs"/>
          <w:sz w:val="24"/>
          <w:szCs w:val="24"/>
          <w:rtl/>
        </w:rPr>
        <w:t>אליהם</w:t>
      </w:r>
      <w:r w:rsidRPr="000815DB">
        <w:rPr>
          <w:rFonts w:ascii="David" w:hAnsi="David" w:cs="David"/>
          <w:sz w:val="24"/>
          <w:szCs w:val="24"/>
          <w:rtl/>
        </w:rPr>
        <w:t xml:space="preserve">. </w:t>
      </w:r>
      <w:r w:rsidRPr="000815DB">
        <w:rPr>
          <w:rFonts w:ascii="David" w:hAnsi="David" w:cs="David" w:hint="cs"/>
          <w:sz w:val="24"/>
          <w:szCs w:val="24"/>
          <w:rtl/>
        </w:rPr>
        <w:t>הקבלן</w:t>
      </w:r>
      <w:r w:rsidRPr="000815DB">
        <w:rPr>
          <w:rFonts w:ascii="David" w:hAnsi="David" w:cs="David"/>
          <w:sz w:val="24"/>
          <w:szCs w:val="24"/>
          <w:rtl/>
        </w:rPr>
        <w:t xml:space="preserve"> </w:t>
      </w:r>
      <w:r w:rsidRPr="000815DB">
        <w:rPr>
          <w:rFonts w:ascii="David" w:hAnsi="David" w:cs="David" w:hint="cs"/>
          <w:sz w:val="24"/>
          <w:szCs w:val="24"/>
          <w:rtl/>
        </w:rPr>
        <w:t>מתחייב</w:t>
      </w:r>
      <w:r w:rsidRPr="000815DB">
        <w:rPr>
          <w:rFonts w:ascii="David" w:hAnsi="David" w:cs="David"/>
          <w:sz w:val="24"/>
          <w:szCs w:val="24"/>
          <w:rtl/>
        </w:rPr>
        <w:t xml:space="preserve"> </w:t>
      </w:r>
      <w:r w:rsidRPr="000815DB">
        <w:rPr>
          <w:rFonts w:ascii="David" w:hAnsi="David" w:cs="David" w:hint="cs"/>
          <w:sz w:val="24"/>
          <w:szCs w:val="24"/>
          <w:rtl/>
        </w:rPr>
        <w:t>לשמור</w:t>
      </w:r>
      <w:r w:rsidRPr="000815DB">
        <w:rPr>
          <w:rFonts w:ascii="David" w:hAnsi="David" w:cs="David"/>
          <w:sz w:val="24"/>
          <w:szCs w:val="24"/>
          <w:rtl/>
        </w:rPr>
        <w:t xml:space="preserve"> </w:t>
      </w:r>
      <w:r w:rsidRPr="000815DB">
        <w:rPr>
          <w:rFonts w:ascii="David" w:hAnsi="David" w:cs="David" w:hint="cs"/>
          <w:sz w:val="24"/>
          <w:szCs w:val="24"/>
          <w:rtl/>
        </w:rPr>
        <w:t>אחר</w:t>
      </w:r>
      <w:r w:rsidRPr="000815DB">
        <w:rPr>
          <w:rFonts w:ascii="David" w:hAnsi="David" w:cs="David"/>
          <w:sz w:val="24"/>
          <w:szCs w:val="24"/>
          <w:rtl/>
        </w:rPr>
        <w:t xml:space="preserve"> </w:t>
      </w:r>
      <w:r w:rsidRPr="000815DB">
        <w:rPr>
          <w:rFonts w:ascii="David" w:hAnsi="David" w:cs="David" w:hint="cs"/>
          <w:sz w:val="24"/>
          <w:szCs w:val="24"/>
          <w:rtl/>
        </w:rPr>
        <w:t>כל</w:t>
      </w:r>
      <w:r w:rsidRPr="000815DB">
        <w:rPr>
          <w:rFonts w:ascii="David" w:hAnsi="David" w:cs="David"/>
          <w:sz w:val="24"/>
          <w:szCs w:val="24"/>
          <w:rtl/>
        </w:rPr>
        <w:t xml:space="preserve"> </w:t>
      </w:r>
      <w:r w:rsidRPr="000815DB">
        <w:rPr>
          <w:rFonts w:ascii="David" w:hAnsi="David" w:cs="David" w:hint="cs"/>
          <w:sz w:val="24"/>
          <w:szCs w:val="24"/>
          <w:rtl/>
        </w:rPr>
        <w:t>תנאיו</w:t>
      </w:r>
      <w:r w:rsidRPr="000815DB">
        <w:rPr>
          <w:rFonts w:ascii="David" w:hAnsi="David" w:cs="David"/>
          <w:sz w:val="24"/>
          <w:szCs w:val="24"/>
          <w:rtl/>
        </w:rPr>
        <w:t xml:space="preserve"> </w:t>
      </w:r>
      <w:r w:rsidRPr="000815DB">
        <w:rPr>
          <w:rFonts w:ascii="David" w:hAnsi="David" w:cs="David" w:hint="cs"/>
          <w:sz w:val="24"/>
          <w:szCs w:val="24"/>
          <w:rtl/>
        </w:rPr>
        <w:t>של</w:t>
      </w:r>
      <w:r w:rsidRPr="000815DB">
        <w:rPr>
          <w:rFonts w:ascii="David" w:hAnsi="David" w:cs="David"/>
          <w:sz w:val="24"/>
          <w:szCs w:val="24"/>
          <w:rtl/>
        </w:rPr>
        <w:t xml:space="preserve"> </w:t>
      </w:r>
      <w:r w:rsidRPr="000815DB">
        <w:rPr>
          <w:rFonts w:ascii="David" w:hAnsi="David" w:cs="David" w:hint="cs"/>
          <w:sz w:val="24"/>
          <w:szCs w:val="24"/>
          <w:rtl/>
        </w:rPr>
        <w:t>היתר</w:t>
      </w:r>
      <w:r w:rsidRPr="000815DB">
        <w:rPr>
          <w:rFonts w:ascii="David" w:hAnsi="David" w:cs="David"/>
          <w:sz w:val="24"/>
          <w:szCs w:val="24"/>
          <w:rtl/>
        </w:rPr>
        <w:t xml:space="preserve"> </w:t>
      </w:r>
      <w:r w:rsidRPr="000815DB">
        <w:rPr>
          <w:rFonts w:ascii="David" w:hAnsi="David" w:cs="David" w:hint="cs"/>
          <w:sz w:val="24"/>
          <w:szCs w:val="24"/>
          <w:rtl/>
        </w:rPr>
        <w:t>הבניה</w:t>
      </w:r>
      <w:r w:rsidRPr="000815DB">
        <w:rPr>
          <w:rFonts w:ascii="David" w:hAnsi="David" w:cs="David"/>
          <w:sz w:val="24"/>
          <w:szCs w:val="24"/>
          <w:rtl/>
        </w:rPr>
        <w:t xml:space="preserve">, </w:t>
      </w:r>
      <w:r w:rsidRPr="000815DB">
        <w:rPr>
          <w:rFonts w:ascii="David" w:hAnsi="David" w:cs="David" w:hint="cs"/>
          <w:sz w:val="24"/>
          <w:szCs w:val="24"/>
          <w:rtl/>
        </w:rPr>
        <w:t>מהווה</w:t>
      </w:r>
      <w:r w:rsidRPr="000815DB">
        <w:rPr>
          <w:rFonts w:ascii="David" w:hAnsi="David" w:cs="David"/>
          <w:sz w:val="24"/>
          <w:szCs w:val="24"/>
          <w:rtl/>
        </w:rPr>
        <w:t xml:space="preserve"> </w:t>
      </w:r>
      <w:r w:rsidRPr="000815DB">
        <w:rPr>
          <w:rFonts w:ascii="David" w:hAnsi="David" w:cs="David" w:hint="cs"/>
          <w:sz w:val="24"/>
          <w:szCs w:val="24"/>
          <w:rtl/>
        </w:rPr>
        <w:t>חלק</w:t>
      </w:r>
      <w:r w:rsidRPr="000815DB">
        <w:rPr>
          <w:rFonts w:ascii="David" w:hAnsi="David" w:cs="David"/>
          <w:sz w:val="24"/>
          <w:szCs w:val="24"/>
          <w:rtl/>
        </w:rPr>
        <w:t xml:space="preserve"> </w:t>
      </w:r>
      <w:r w:rsidRPr="000815DB">
        <w:rPr>
          <w:rFonts w:ascii="David" w:hAnsi="David" w:cs="David" w:hint="cs"/>
          <w:sz w:val="24"/>
          <w:szCs w:val="24"/>
          <w:rtl/>
        </w:rPr>
        <w:t>מ</w:t>
      </w:r>
      <w:r w:rsidRPr="000815DB">
        <w:rPr>
          <w:rFonts w:ascii="David" w:hAnsi="David" w:cs="David"/>
          <w:sz w:val="24"/>
          <w:szCs w:val="24"/>
          <w:rtl/>
        </w:rPr>
        <w:t>"</w:t>
      </w:r>
      <w:r w:rsidRPr="000815DB">
        <w:rPr>
          <w:rFonts w:ascii="David" w:hAnsi="David" w:cs="David" w:hint="cs"/>
          <w:sz w:val="24"/>
          <w:szCs w:val="24"/>
          <w:rtl/>
        </w:rPr>
        <w:t>מסכמי</w:t>
      </w:r>
      <w:r w:rsidRPr="000815DB">
        <w:rPr>
          <w:rFonts w:ascii="David" w:hAnsi="David" w:cs="David"/>
          <w:sz w:val="24"/>
          <w:szCs w:val="24"/>
          <w:rtl/>
        </w:rPr>
        <w:t xml:space="preserve"> </w:t>
      </w:r>
      <w:r w:rsidRPr="000815DB">
        <w:rPr>
          <w:rFonts w:ascii="David" w:hAnsi="David" w:cs="David" w:hint="cs"/>
          <w:sz w:val="24"/>
          <w:szCs w:val="24"/>
          <w:rtl/>
        </w:rPr>
        <w:t>התכנון</w:t>
      </w:r>
      <w:r w:rsidRPr="000815DB">
        <w:rPr>
          <w:rFonts w:ascii="David" w:hAnsi="David" w:cs="David"/>
          <w:sz w:val="24"/>
          <w:szCs w:val="24"/>
          <w:rtl/>
        </w:rPr>
        <w:t xml:space="preserve">" </w:t>
      </w:r>
      <w:r w:rsidRPr="000815DB">
        <w:rPr>
          <w:rFonts w:ascii="David" w:hAnsi="David" w:cs="David" w:hint="cs"/>
          <w:sz w:val="24"/>
          <w:szCs w:val="24"/>
          <w:rtl/>
        </w:rPr>
        <w:t>ולא</w:t>
      </w:r>
      <w:r w:rsidRPr="000815DB">
        <w:rPr>
          <w:rFonts w:ascii="David" w:hAnsi="David" w:cs="David"/>
          <w:sz w:val="24"/>
          <w:szCs w:val="24"/>
          <w:rtl/>
        </w:rPr>
        <w:t xml:space="preserve"> </w:t>
      </w:r>
      <w:r w:rsidRPr="000815DB">
        <w:rPr>
          <w:rFonts w:ascii="David" w:hAnsi="David" w:cs="David" w:hint="cs"/>
          <w:sz w:val="24"/>
          <w:szCs w:val="24"/>
          <w:rtl/>
        </w:rPr>
        <w:t>לחרוג</w:t>
      </w:r>
      <w:r w:rsidRPr="000815DB">
        <w:rPr>
          <w:rFonts w:ascii="David" w:hAnsi="David" w:cs="David"/>
          <w:sz w:val="24"/>
          <w:szCs w:val="24"/>
          <w:rtl/>
        </w:rPr>
        <w:t xml:space="preserve"> </w:t>
      </w:r>
      <w:r w:rsidRPr="000815DB">
        <w:rPr>
          <w:rFonts w:ascii="David" w:hAnsi="David" w:cs="David" w:hint="cs"/>
          <w:sz w:val="24"/>
          <w:szCs w:val="24"/>
          <w:rtl/>
        </w:rPr>
        <w:t>ממנו</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אופן</w:t>
      </w:r>
      <w:r w:rsidRPr="000815DB">
        <w:rPr>
          <w:rFonts w:ascii="David" w:hAnsi="David" w:cs="David"/>
          <w:sz w:val="24"/>
          <w:szCs w:val="24"/>
          <w:rtl/>
        </w:rPr>
        <w:t xml:space="preserve"> </w:t>
      </w:r>
      <w:r w:rsidRPr="000815DB">
        <w:rPr>
          <w:rFonts w:ascii="David" w:hAnsi="David" w:cs="David" w:hint="cs"/>
          <w:sz w:val="24"/>
          <w:szCs w:val="24"/>
          <w:rtl/>
        </w:rPr>
        <w:t>שהוא</w:t>
      </w:r>
      <w:r w:rsidRPr="000815DB">
        <w:rPr>
          <w:rFonts w:ascii="David" w:hAnsi="David" w:cs="David"/>
          <w:sz w:val="24"/>
          <w:szCs w:val="24"/>
          <w:rtl/>
        </w:rPr>
        <w:t>.</w:t>
      </w:r>
    </w:p>
    <w:p w14:paraId="7101652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יביא</w:t>
      </w:r>
      <w:r w:rsidRPr="000815DB">
        <w:rPr>
          <w:rFonts w:ascii="David" w:hAnsi="David" w:cs="David"/>
          <w:i/>
          <w:sz w:val="24"/>
          <w:szCs w:val="24"/>
          <w:rtl/>
        </w:rPr>
        <w:t xml:space="preserve"> </w:t>
      </w:r>
      <w:r w:rsidRPr="000815DB">
        <w:rPr>
          <w:rFonts w:ascii="David" w:hAnsi="David" w:cs="David" w:hint="cs"/>
          <w:i/>
          <w:sz w:val="24"/>
          <w:szCs w:val="24"/>
          <w:rtl/>
        </w:rPr>
        <w:t>לתשומת</w:t>
      </w:r>
      <w:r w:rsidRPr="000815DB">
        <w:rPr>
          <w:rFonts w:ascii="David" w:hAnsi="David" w:cs="David"/>
          <w:i/>
          <w:sz w:val="24"/>
          <w:szCs w:val="24"/>
          <w:rtl/>
        </w:rPr>
        <w:t xml:space="preserve"> </w:t>
      </w:r>
      <w:r w:rsidRPr="000815DB">
        <w:rPr>
          <w:rFonts w:ascii="David" w:hAnsi="David" w:cs="David" w:hint="cs"/>
          <w:i/>
          <w:sz w:val="24"/>
          <w:szCs w:val="24"/>
          <w:rtl/>
        </w:rPr>
        <w:t>לב</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הסתייגות</w:t>
      </w:r>
      <w:r w:rsidRPr="000815DB">
        <w:rPr>
          <w:rFonts w:ascii="David" w:hAnsi="David" w:cs="David"/>
          <w:i/>
          <w:sz w:val="24"/>
          <w:szCs w:val="24"/>
          <w:rtl/>
        </w:rPr>
        <w:t xml:space="preserve"> </w:t>
      </w:r>
      <w:r w:rsidRPr="000815DB">
        <w:rPr>
          <w:rFonts w:ascii="David" w:hAnsi="David" w:cs="David" w:hint="cs"/>
          <w:i/>
          <w:sz w:val="24"/>
          <w:szCs w:val="24"/>
          <w:rtl/>
        </w:rPr>
        <w:t>שיש</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מהתכנון</w:t>
      </w:r>
      <w:r w:rsidRPr="000815DB">
        <w:rPr>
          <w:rFonts w:ascii="David" w:hAnsi="David" w:cs="David"/>
          <w:i/>
          <w:sz w:val="24"/>
          <w:szCs w:val="24"/>
          <w:rtl/>
        </w:rPr>
        <w:t xml:space="preserve"> </w:t>
      </w:r>
      <w:r w:rsidRPr="000815DB">
        <w:rPr>
          <w:rFonts w:ascii="David" w:hAnsi="David" w:cs="David" w:hint="cs"/>
          <w:i/>
          <w:sz w:val="24"/>
          <w:szCs w:val="24"/>
          <w:rtl/>
        </w:rPr>
        <w:t>ומההוראות</w:t>
      </w:r>
      <w:r w:rsidRPr="000815DB">
        <w:rPr>
          <w:rFonts w:ascii="David" w:hAnsi="David" w:cs="David"/>
          <w:i/>
          <w:sz w:val="24"/>
          <w:szCs w:val="24"/>
          <w:rtl/>
        </w:rPr>
        <w:t xml:space="preserve"> </w:t>
      </w:r>
      <w:r w:rsidRPr="000815DB">
        <w:rPr>
          <w:rFonts w:ascii="David" w:hAnsi="David" w:cs="David" w:hint="cs"/>
          <w:i/>
          <w:sz w:val="24"/>
          <w:szCs w:val="24"/>
          <w:rtl/>
        </w:rPr>
        <w:t>הכלולות</w:t>
      </w:r>
      <w:r w:rsidRPr="000815DB">
        <w:rPr>
          <w:rFonts w:ascii="David" w:hAnsi="David" w:cs="David"/>
          <w:i/>
          <w:sz w:val="24"/>
          <w:szCs w:val="24"/>
          <w:rtl/>
        </w:rPr>
        <w:t xml:space="preserve"> </w:t>
      </w:r>
      <w:r w:rsidRPr="000815DB">
        <w:rPr>
          <w:rFonts w:ascii="David" w:hAnsi="David" w:cs="David" w:hint="cs"/>
          <w:i/>
          <w:sz w:val="24"/>
          <w:szCs w:val="24"/>
          <w:rtl/>
        </w:rPr>
        <w:t>בנספחים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מאלה</w:t>
      </w:r>
      <w:r w:rsidRPr="000815DB">
        <w:rPr>
          <w:rFonts w:ascii="David" w:hAnsi="David" w:cs="David"/>
          <w:i/>
          <w:sz w:val="24"/>
          <w:szCs w:val="24"/>
          <w:rtl/>
        </w:rPr>
        <w:t xml:space="preserve"> </w:t>
      </w:r>
      <w:r w:rsidRPr="000815DB">
        <w:rPr>
          <w:rFonts w:ascii="David" w:hAnsi="David" w:cs="David" w:hint="cs"/>
          <w:i/>
          <w:sz w:val="24"/>
          <w:szCs w:val="24"/>
          <w:rtl/>
        </w:rPr>
        <w:t>שיקבל</w:t>
      </w:r>
      <w:r w:rsidRPr="000815DB">
        <w:rPr>
          <w:rFonts w:ascii="David" w:hAnsi="David" w:cs="David"/>
          <w:i/>
          <w:sz w:val="24"/>
          <w:szCs w:val="24"/>
          <w:rtl/>
        </w:rPr>
        <w:t xml:space="preserve"> </w:t>
      </w:r>
      <w:r w:rsidRPr="000815DB">
        <w:rPr>
          <w:rFonts w:ascii="David" w:hAnsi="David" w:cs="David" w:hint="cs"/>
          <w:i/>
          <w:sz w:val="24"/>
          <w:szCs w:val="24"/>
          <w:rtl/>
        </w:rPr>
        <w:t>במהלך</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ומהתוצאות</w:t>
      </w:r>
      <w:r w:rsidRPr="000815DB">
        <w:rPr>
          <w:rFonts w:ascii="David" w:hAnsi="David" w:cs="David"/>
          <w:i/>
          <w:sz w:val="24"/>
          <w:szCs w:val="24"/>
          <w:rtl/>
        </w:rPr>
        <w:t xml:space="preserve"> </w:t>
      </w:r>
      <w:r w:rsidRPr="000815DB">
        <w:rPr>
          <w:rFonts w:ascii="David" w:hAnsi="David" w:cs="David" w:hint="cs"/>
          <w:i/>
          <w:sz w:val="24"/>
          <w:szCs w:val="24"/>
          <w:rtl/>
        </w:rPr>
        <w:t>הצפויות</w:t>
      </w:r>
      <w:r w:rsidRPr="000815DB">
        <w:rPr>
          <w:rFonts w:ascii="David" w:hAnsi="David" w:cs="David"/>
          <w:i/>
          <w:sz w:val="24"/>
          <w:szCs w:val="24"/>
          <w:rtl/>
        </w:rPr>
        <w:t xml:space="preserve"> </w:t>
      </w:r>
      <w:r w:rsidRPr="000815DB">
        <w:rPr>
          <w:rFonts w:ascii="David" w:hAnsi="David" w:cs="David" w:hint="cs"/>
          <w:i/>
          <w:sz w:val="24"/>
          <w:szCs w:val="24"/>
          <w:rtl/>
        </w:rPr>
        <w:t>מביצוען</w:t>
      </w:r>
      <w:r w:rsidRPr="000815DB">
        <w:rPr>
          <w:rFonts w:ascii="David" w:hAnsi="David" w:cs="David"/>
          <w:i/>
          <w:sz w:val="24"/>
          <w:szCs w:val="24"/>
          <w:rtl/>
        </w:rPr>
        <w:t xml:space="preserve">. </w:t>
      </w:r>
      <w:r w:rsidRPr="000815DB">
        <w:rPr>
          <w:rFonts w:ascii="David" w:hAnsi="David" w:cs="David" w:hint="cs"/>
          <w:i/>
          <w:sz w:val="24"/>
          <w:szCs w:val="24"/>
          <w:rtl/>
        </w:rPr>
        <w:t>הסתייגות</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תיעשה</w:t>
      </w:r>
      <w:r w:rsidRPr="000815DB">
        <w:rPr>
          <w:rFonts w:ascii="David" w:hAnsi="David" w:cs="David"/>
          <w:i/>
          <w:sz w:val="24"/>
          <w:szCs w:val="24"/>
          <w:rtl/>
        </w:rPr>
        <w:t xml:space="preserve"> </w:t>
      </w:r>
      <w:r w:rsidRPr="000815DB">
        <w:rPr>
          <w:rFonts w:ascii="David" w:hAnsi="David" w:cs="David" w:hint="cs"/>
          <w:i/>
          <w:sz w:val="24"/>
          <w:szCs w:val="24"/>
          <w:rtl/>
        </w:rPr>
        <w:t>סמוך</w:t>
      </w:r>
      <w:r w:rsidRPr="000815DB">
        <w:rPr>
          <w:rFonts w:ascii="David" w:hAnsi="David" w:cs="David"/>
          <w:i/>
          <w:sz w:val="24"/>
          <w:szCs w:val="24"/>
          <w:rtl/>
        </w:rPr>
        <w:t xml:space="preserve"> </w:t>
      </w:r>
      <w:r w:rsidRPr="000815DB">
        <w:rPr>
          <w:rFonts w:ascii="David" w:hAnsi="David" w:cs="David" w:hint="cs"/>
          <w:i/>
          <w:sz w:val="24"/>
          <w:szCs w:val="24"/>
          <w:rtl/>
        </w:rPr>
        <w:t>לקבלת</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הנספחים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ההוראות</w:t>
      </w:r>
      <w:r w:rsidRPr="000815DB">
        <w:rPr>
          <w:rFonts w:ascii="David" w:hAnsi="David" w:cs="David"/>
          <w:i/>
          <w:sz w:val="24"/>
          <w:szCs w:val="24"/>
          <w:rtl/>
        </w:rPr>
        <w:t xml:space="preserve"> </w:t>
      </w:r>
      <w:r w:rsidRPr="000815DB">
        <w:rPr>
          <w:rFonts w:ascii="David" w:hAnsi="David" w:cs="David" w:hint="cs"/>
          <w:i/>
          <w:sz w:val="24"/>
          <w:szCs w:val="24"/>
          <w:rtl/>
        </w:rPr>
        <w:t>ובמידה</w:t>
      </w:r>
      <w:r w:rsidRPr="000815DB">
        <w:rPr>
          <w:rFonts w:ascii="David" w:hAnsi="David" w:cs="David"/>
          <w:i/>
          <w:sz w:val="24"/>
          <w:szCs w:val="24"/>
          <w:rtl/>
        </w:rPr>
        <w:t xml:space="preserve"> </w:t>
      </w:r>
      <w:r w:rsidRPr="000815DB">
        <w:rPr>
          <w:rFonts w:ascii="David" w:hAnsi="David" w:cs="David" w:hint="cs"/>
          <w:i/>
          <w:sz w:val="24"/>
          <w:szCs w:val="24"/>
          <w:rtl/>
        </w:rPr>
        <w:t>ולא</w:t>
      </w:r>
      <w:r w:rsidRPr="000815DB">
        <w:rPr>
          <w:rFonts w:ascii="David" w:hAnsi="David" w:cs="David"/>
          <w:i/>
          <w:sz w:val="24"/>
          <w:szCs w:val="24"/>
          <w:rtl/>
        </w:rPr>
        <w:t xml:space="preserve"> </w:t>
      </w:r>
      <w:r w:rsidRPr="000815DB">
        <w:rPr>
          <w:rFonts w:ascii="David" w:hAnsi="David" w:cs="David" w:hint="cs"/>
          <w:i/>
          <w:sz w:val="24"/>
          <w:szCs w:val="24"/>
          <w:rtl/>
        </w:rPr>
        <w:t>תימסר</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תוך</w:t>
      </w:r>
      <w:r w:rsidRPr="000815DB">
        <w:rPr>
          <w:rFonts w:ascii="David" w:hAnsi="David" w:cs="David"/>
          <w:i/>
          <w:sz w:val="24"/>
          <w:szCs w:val="24"/>
          <w:rtl/>
        </w:rPr>
        <w:t xml:space="preserve"> 14 </w:t>
      </w:r>
      <w:r w:rsidRPr="000815DB">
        <w:rPr>
          <w:rFonts w:ascii="David" w:hAnsi="David" w:cs="David" w:hint="cs"/>
          <w:i/>
          <w:sz w:val="24"/>
          <w:szCs w:val="24"/>
          <w:rtl/>
        </w:rPr>
        <w:t>ימים</w:t>
      </w:r>
      <w:r w:rsidRPr="000815DB">
        <w:rPr>
          <w:rFonts w:ascii="David" w:hAnsi="David" w:cs="David"/>
          <w:i/>
          <w:sz w:val="24"/>
          <w:szCs w:val="24"/>
          <w:rtl/>
        </w:rPr>
        <w:t xml:space="preserve"> </w:t>
      </w:r>
      <w:r w:rsidRPr="000815DB">
        <w:rPr>
          <w:rFonts w:ascii="David" w:hAnsi="David" w:cs="David" w:hint="cs"/>
          <w:i/>
          <w:sz w:val="24"/>
          <w:szCs w:val="24"/>
          <w:rtl/>
        </w:rPr>
        <w:t>בכתב</w:t>
      </w:r>
      <w:r w:rsidRPr="000815DB">
        <w:rPr>
          <w:rFonts w:ascii="David" w:hAnsi="David" w:cs="David"/>
          <w:i/>
          <w:sz w:val="24"/>
          <w:szCs w:val="24"/>
          <w:rtl/>
        </w:rPr>
        <w:t xml:space="preserve">, </w:t>
      </w:r>
      <w:r w:rsidRPr="000815DB">
        <w:rPr>
          <w:rFonts w:ascii="David" w:hAnsi="David" w:cs="David" w:hint="cs"/>
          <w:i/>
          <w:sz w:val="24"/>
          <w:szCs w:val="24"/>
          <w:rtl/>
        </w:rPr>
        <w:t>יחשב</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כמאשר</w:t>
      </w:r>
      <w:r w:rsidRPr="000815DB">
        <w:rPr>
          <w:rFonts w:ascii="David" w:hAnsi="David" w:cs="David"/>
          <w:i/>
          <w:sz w:val="24"/>
          <w:szCs w:val="24"/>
          <w:rtl/>
        </w:rPr>
        <w:t xml:space="preserve"> </w:t>
      </w:r>
      <w:r w:rsidRPr="000815DB">
        <w:rPr>
          <w:rFonts w:ascii="David" w:hAnsi="David" w:cs="David" w:hint="cs"/>
          <w:i/>
          <w:sz w:val="24"/>
          <w:szCs w:val="24"/>
          <w:rtl/>
        </w:rPr>
        <w:t>הסכמתו</w:t>
      </w:r>
      <w:r w:rsidRPr="000815DB">
        <w:rPr>
          <w:rFonts w:ascii="David" w:hAnsi="David" w:cs="David"/>
          <w:i/>
          <w:sz w:val="24"/>
          <w:szCs w:val="24"/>
          <w:rtl/>
        </w:rPr>
        <w:t xml:space="preserve"> </w:t>
      </w:r>
      <w:r w:rsidRPr="000815DB">
        <w:rPr>
          <w:rFonts w:ascii="David" w:hAnsi="David" w:cs="David" w:hint="cs"/>
          <w:i/>
          <w:sz w:val="24"/>
          <w:szCs w:val="24"/>
          <w:rtl/>
        </w:rPr>
        <w:t>להן</w:t>
      </w:r>
      <w:r w:rsidRPr="000815DB">
        <w:rPr>
          <w:rFonts w:ascii="David" w:hAnsi="David" w:cs="David"/>
          <w:i/>
          <w:sz w:val="24"/>
          <w:szCs w:val="24"/>
          <w:rtl/>
        </w:rPr>
        <w:t>.</w:t>
      </w:r>
    </w:p>
    <w:p w14:paraId="5D91903B"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cs"/>
          <w:i/>
          <w:sz w:val="24"/>
          <w:szCs w:val="24"/>
          <w:rtl/>
        </w:rPr>
        <w:t>הינו</w:t>
      </w:r>
      <w:r w:rsidRPr="000815DB">
        <w:rPr>
          <w:rFonts w:ascii="David" w:hAnsi="David" w:cs="David"/>
          <w:i/>
          <w:sz w:val="24"/>
          <w:szCs w:val="24"/>
          <w:rtl/>
        </w:rPr>
        <w:t xml:space="preserve"> </w:t>
      </w:r>
      <w:r w:rsidRPr="000815DB">
        <w:rPr>
          <w:rFonts w:ascii="David" w:hAnsi="David" w:cs="David" w:hint="cs"/>
          <w:i/>
          <w:sz w:val="24"/>
          <w:szCs w:val="24"/>
          <w:rtl/>
        </w:rPr>
        <w:t>ערוך</w:t>
      </w:r>
      <w:r w:rsidRPr="000815DB">
        <w:rPr>
          <w:rFonts w:ascii="David" w:hAnsi="David" w:cs="David"/>
          <w:i/>
          <w:sz w:val="24"/>
          <w:szCs w:val="24"/>
          <w:rtl/>
        </w:rPr>
        <w:t xml:space="preserve"> </w:t>
      </w:r>
      <w:r w:rsidRPr="000815DB">
        <w:rPr>
          <w:rFonts w:ascii="David" w:hAnsi="David" w:cs="David" w:hint="cs"/>
          <w:i/>
          <w:sz w:val="24"/>
          <w:szCs w:val="24"/>
          <w:rtl/>
        </w:rPr>
        <w:t>לביצוע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גם</w:t>
      </w:r>
      <w:r w:rsidRPr="000815DB">
        <w:rPr>
          <w:rFonts w:ascii="David" w:hAnsi="David" w:cs="David"/>
          <w:i/>
          <w:sz w:val="24"/>
          <w:szCs w:val="24"/>
          <w:rtl/>
        </w:rPr>
        <w:t xml:space="preserve"> </w:t>
      </w:r>
      <w:r w:rsidRPr="000815DB">
        <w:rPr>
          <w:rFonts w:ascii="David" w:hAnsi="David" w:cs="David" w:hint="cs"/>
          <w:i/>
          <w:sz w:val="24"/>
          <w:szCs w:val="24"/>
          <w:rtl/>
        </w:rPr>
        <w:t>במערכת</w:t>
      </w:r>
      <w:r w:rsidRPr="000815DB">
        <w:rPr>
          <w:rFonts w:ascii="David" w:hAnsi="David" w:cs="David"/>
          <w:i/>
          <w:sz w:val="24"/>
          <w:szCs w:val="24"/>
          <w:rtl/>
        </w:rPr>
        <w:t xml:space="preserve"> </w:t>
      </w:r>
      <w:r w:rsidRPr="000815DB">
        <w:rPr>
          <w:rFonts w:ascii="David" w:hAnsi="David" w:cs="David" w:hint="cs"/>
          <w:i/>
          <w:sz w:val="24"/>
          <w:szCs w:val="24"/>
          <w:rtl/>
        </w:rPr>
        <w:t>ניהול</w:t>
      </w:r>
      <w:r w:rsidRPr="000815DB">
        <w:rPr>
          <w:rFonts w:ascii="David" w:hAnsi="David" w:cs="David"/>
          <w:i/>
          <w:sz w:val="24"/>
          <w:szCs w:val="24"/>
          <w:rtl/>
        </w:rPr>
        <w:t xml:space="preserve"> </w:t>
      </w:r>
      <w:r w:rsidRPr="000815DB">
        <w:rPr>
          <w:rFonts w:ascii="David" w:hAnsi="David" w:cs="David" w:hint="cs"/>
          <w:i/>
          <w:sz w:val="24"/>
          <w:szCs w:val="24"/>
          <w:rtl/>
        </w:rPr>
        <w:t>ותיאום</w:t>
      </w:r>
      <w:r w:rsidRPr="000815DB">
        <w:rPr>
          <w:rFonts w:ascii="David" w:hAnsi="David" w:cs="David"/>
          <w:i/>
          <w:sz w:val="24"/>
          <w:szCs w:val="24"/>
          <w:rtl/>
        </w:rPr>
        <w:t xml:space="preserve"> </w:t>
      </w:r>
      <w:r w:rsidRPr="000815DB">
        <w:rPr>
          <w:rFonts w:ascii="David" w:hAnsi="David" w:cs="David" w:hint="cs"/>
          <w:i/>
          <w:sz w:val="24"/>
          <w:szCs w:val="24"/>
          <w:rtl/>
        </w:rPr>
        <w:t>פרויקטים</w:t>
      </w:r>
      <w:r w:rsidRPr="000815DB">
        <w:rPr>
          <w:rFonts w:ascii="David" w:hAnsi="David" w:cs="David"/>
          <w:i/>
          <w:sz w:val="24"/>
          <w:szCs w:val="24"/>
          <w:rtl/>
        </w:rPr>
        <w:t xml:space="preserve"> </w:t>
      </w:r>
      <w:r w:rsidRPr="000815DB">
        <w:rPr>
          <w:rFonts w:ascii="David" w:hAnsi="David" w:cs="David" w:hint="cs"/>
          <w:i/>
          <w:sz w:val="24"/>
          <w:szCs w:val="24"/>
          <w:rtl/>
        </w:rPr>
        <w:t>באמצעות</w:t>
      </w:r>
      <w:r w:rsidRPr="000815DB">
        <w:rPr>
          <w:rFonts w:ascii="David" w:hAnsi="David" w:cs="David"/>
          <w:i/>
          <w:sz w:val="24"/>
          <w:szCs w:val="24"/>
          <w:rtl/>
        </w:rPr>
        <w:t xml:space="preserve"> </w:t>
      </w:r>
      <w:r w:rsidRPr="000815DB">
        <w:rPr>
          <w:rFonts w:ascii="David" w:hAnsi="David" w:cs="David" w:hint="cs"/>
          <w:i/>
          <w:sz w:val="24"/>
          <w:szCs w:val="24"/>
          <w:rtl/>
        </w:rPr>
        <w:t>האינטרנט</w:t>
      </w:r>
      <w:r w:rsidRPr="000815DB">
        <w:rPr>
          <w:rFonts w:ascii="David" w:hAnsi="David" w:cs="David"/>
          <w:i/>
          <w:sz w:val="24"/>
          <w:szCs w:val="24"/>
          <w:rtl/>
        </w:rPr>
        <w:t xml:space="preserve">, </w:t>
      </w:r>
      <w:r w:rsidRPr="000815DB">
        <w:rPr>
          <w:rFonts w:ascii="David" w:hAnsi="David" w:cs="David" w:hint="cs"/>
          <w:i/>
          <w:sz w:val="24"/>
          <w:szCs w:val="24"/>
          <w:rtl/>
        </w:rPr>
        <w:t>כדוגמת</w:t>
      </w:r>
      <w:r w:rsidRPr="000815DB">
        <w:rPr>
          <w:rFonts w:ascii="David" w:hAnsi="David" w:cs="David"/>
          <w:i/>
          <w:sz w:val="24"/>
          <w:szCs w:val="24"/>
          <w:rtl/>
        </w:rPr>
        <w:t xml:space="preserve"> "</w:t>
      </w:r>
      <w:r w:rsidRPr="000815DB">
        <w:rPr>
          <w:rFonts w:ascii="David" w:hAnsi="David" w:cs="David"/>
          <w:i/>
          <w:sz w:val="24"/>
          <w:szCs w:val="24"/>
        </w:rPr>
        <w:t>view</w:t>
      </w:r>
      <w:r w:rsidRPr="000815DB">
        <w:rPr>
          <w:rFonts w:ascii="David" w:hAnsi="David" w:cs="David"/>
          <w:i/>
          <w:sz w:val="24"/>
          <w:szCs w:val="24"/>
          <w:rtl/>
        </w:rPr>
        <w:t xml:space="preserve">@" </w:t>
      </w:r>
      <w:r w:rsidRPr="000815DB">
        <w:rPr>
          <w:rFonts w:ascii="David" w:hAnsi="David" w:cs="David" w:hint="cs"/>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רמדור</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אחרת</w:t>
      </w:r>
      <w:r w:rsidRPr="000815DB">
        <w:rPr>
          <w:rFonts w:ascii="David" w:hAnsi="David" w:cs="David"/>
          <w:i/>
          <w:sz w:val="24"/>
          <w:szCs w:val="24"/>
          <w:rtl/>
        </w:rPr>
        <w:t xml:space="preserve"> </w:t>
      </w:r>
      <w:r w:rsidRPr="000815DB">
        <w:rPr>
          <w:rFonts w:ascii="David" w:hAnsi="David" w:cs="David" w:hint="cs"/>
          <w:i/>
          <w:sz w:val="24"/>
          <w:szCs w:val="24"/>
          <w:rtl/>
        </w:rPr>
        <w:t>המאושרת</w:t>
      </w:r>
      <w:r w:rsidRPr="000815DB">
        <w:rPr>
          <w:rFonts w:ascii="David" w:hAnsi="David" w:cs="David"/>
          <w:i/>
          <w:sz w:val="24"/>
          <w:szCs w:val="24"/>
          <w:rtl/>
        </w:rPr>
        <w:t xml:space="preserve"> </w:t>
      </w:r>
      <w:r w:rsidRPr="000815DB">
        <w:rPr>
          <w:rFonts w:ascii="David" w:hAnsi="David" w:cs="David" w:hint="cs"/>
          <w:i/>
          <w:sz w:val="24"/>
          <w:szCs w:val="24"/>
          <w:rtl/>
        </w:rPr>
        <w:t>ע</w:t>
      </w:r>
      <w:r w:rsidRPr="000815DB">
        <w:rPr>
          <w:rFonts w:ascii="David" w:hAnsi="David" w:cs="David"/>
          <w:i/>
          <w:sz w:val="24"/>
          <w:szCs w:val="24"/>
          <w:rtl/>
        </w:rPr>
        <w:t>"</w:t>
      </w:r>
      <w:r w:rsidRPr="000815DB">
        <w:rPr>
          <w:rFonts w:ascii="David" w:hAnsi="David" w:cs="David" w:hint="cs"/>
          <w:i/>
          <w:sz w:val="24"/>
          <w:szCs w:val="24"/>
          <w:rtl/>
        </w:rPr>
        <w:t>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במערכת</w:t>
      </w:r>
      <w:r w:rsidRPr="000815DB">
        <w:rPr>
          <w:rFonts w:ascii="David" w:hAnsi="David" w:cs="David"/>
          <w:i/>
          <w:sz w:val="24"/>
          <w:szCs w:val="24"/>
          <w:rtl/>
        </w:rPr>
        <w:t xml:space="preserve"> </w:t>
      </w:r>
      <w:r w:rsidRPr="000815DB">
        <w:rPr>
          <w:rFonts w:ascii="David" w:hAnsi="David" w:cs="David" w:hint="eastAsia"/>
          <w:i/>
          <w:sz w:val="24"/>
          <w:szCs w:val="24"/>
          <w:rtl/>
        </w:rPr>
        <w:t>ניהול</w:t>
      </w:r>
      <w:r w:rsidRPr="000815DB">
        <w:rPr>
          <w:rFonts w:ascii="David" w:hAnsi="David" w:cs="David"/>
          <w:i/>
          <w:sz w:val="24"/>
          <w:szCs w:val="24"/>
          <w:rtl/>
        </w:rPr>
        <w:t xml:space="preserve"> </w:t>
      </w:r>
      <w:r w:rsidRPr="000815DB">
        <w:rPr>
          <w:rFonts w:ascii="David" w:hAnsi="David" w:cs="David" w:hint="eastAsia"/>
          <w:i/>
          <w:sz w:val="24"/>
          <w:szCs w:val="24"/>
          <w:rtl/>
        </w:rPr>
        <w:t>דירות</w:t>
      </w:r>
      <w:r w:rsidRPr="000815DB">
        <w:rPr>
          <w:rFonts w:ascii="David" w:hAnsi="David" w:cs="David"/>
          <w:i/>
          <w:sz w:val="24"/>
          <w:szCs w:val="24"/>
          <w:rtl/>
        </w:rPr>
        <w:t xml:space="preserve"> </w:t>
      </w:r>
      <w:r w:rsidRPr="000815DB">
        <w:rPr>
          <w:rFonts w:ascii="David" w:hAnsi="David" w:cs="David" w:hint="eastAsia"/>
          <w:i/>
          <w:sz w:val="24"/>
          <w:szCs w:val="24"/>
          <w:rtl/>
        </w:rPr>
        <w:t>כדוגמת</w:t>
      </w:r>
      <w:r w:rsidRPr="000815DB">
        <w:rPr>
          <w:rFonts w:ascii="David" w:hAnsi="David" w:cs="David"/>
          <w:i/>
          <w:sz w:val="24"/>
          <w:szCs w:val="24"/>
          <w:rtl/>
        </w:rPr>
        <w:t xml:space="preserve"> "</w:t>
      </w:r>
      <w:r w:rsidRPr="000815DB">
        <w:rPr>
          <w:rFonts w:ascii="David" w:hAnsi="David" w:cs="David" w:hint="eastAsia"/>
          <w:i/>
          <w:sz w:val="24"/>
          <w:szCs w:val="24"/>
          <w:rtl/>
        </w:rPr>
        <w:t>אדג</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אחרת</w:t>
      </w:r>
      <w:r w:rsidRPr="000815DB">
        <w:rPr>
          <w:rFonts w:ascii="David" w:hAnsi="David" w:cs="David"/>
          <w:i/>
          <w:sz w:val="24"/>
          <w:szCs w:val="24"/>
          <w:rtl/>
        </w:rPr>
        <w:t xml:space="preserve"> </w:t>
      </w:r>
      <w:r w:rsidRPr="000815DB">
        <w:rPr>
          <w:rFonts w:ascii="David" w:hAnsi="David" w:cs="David" w:hint="eastAsia"/>
          <w:i/>
          <w:sz w:val="24"/>
          <w:szCs w:val="24"/>
          <w:rtl/>
        </w:rPr>
        <w:t>המאושרת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w:t>
      </w:r>
      <w:r w:rsidRPr="000815DB">
        <w:rPr>
          <w:rFonts w:ascii="David" w:hAnsi="David" w:cs="David" w:hint="cs"/>
          <w:i/>
          <w:sz w:val="24"/>
          <w:szCs w:val="24"/>
          <w:rtl/>
        </w:rPr>
        <w:t xml:space="preserve"> ויפעל</w:t>
      </w:r>
      <w:r w:rsidRPr="000815DB">
        <w:rPr>
          <w:rFonts w:ascii="David" w:hAnsi="David" w:cs="David"/>
          <w:i/>
          <w:sz w:val="24"/>
          <w:szCs w:val="24"/>
          <w:rtl/>
        </w:rPr>
        <w:t xml:space="preserve"> </w:t>
      </w:r>
      <w:r w:rsidRPr="000815DB">
        <w:rPr>
          <w:rFonts w:ascii="David" w:hAnsi="David" w:cs="David" w:hint="cs"/>
          <w:i/>
          <w:sz w:val="24"/>
          <w:szCs w:val="24"/>
          <w:rtl/>
        </w:rPr>
        <w:t>במערכות</w:t>
      </w:r>
      <w:r w:rsidRPr="000815DB">
        <w:rPr>
          <w:rFonts w:ascii="David" w:hAnsi="David" w:cs="David"/>
          <w:i/>
          <w:sz w:val="24"/>
          <w:szCs w:val="24"/>
          <w:rtl/>
        </w:rPr>
        <w:t xml:space="preserve"> </w:t>
      </w:r>
      <w:r w:rsidRPr="000815DB">
        <w:rPr>
          <w:rFonts w:ascii="David" w:hAnsi="David" w:cs="David" w:hint="cs"/>
          <w:i/>
          <w:sz w:val="24"/>
          <w:szCs w:val="24"/>
          <w:rtl/>
        </w:rPr>
        <w:t>אלו</w:t>
      </w:r>
      <w:r w:rsidRPr="000815DB">
        <w:rPr>
          <w:rFonts w:ascii="David" w:hAnsi="David" w:cs="David"/>
          <w:i/>
          <w:sz w:val="24"/>
          <w:szCs w:val="24"/>
          <w:rtl/>
        </w:rPr>
        <w:t xml:space="preserve"> </w:t>
      </w:r>
      <w:r w:rsidRPr="000815DB">
        <w:rPr>
          <w:rFonts w:ascii="David" w:hAnsi="David" w:cs="David" w:hint="cs"/>
          <w:i/>
          <w:sz w:val="24"/>
          <w:szCs w:val="24"/>
          <w:rtl/>
        </w:rPr>
        <w:t>ללא</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תמורה</w:t>
      </w:r>
      <w:r w:rsidRPr="000815DB">
        <w:rPr>
          <w:rFonts w:ascii="David" w:hAnsi="David" w:cs="David"/>
          <w:i/>
          <w:sz w:val="24"/>
          <w:szCs w:val="24"/>
          <w:rtl/>
        </w:rPr>
        <w:t xml:space="preserve"> </w:t>
      </w:r>
      <w:r w:rsidRPr="000815DB">
        <w:rPr>
          <w:rFonts w:ascii="David" w:hAnsi="David" w:cs="David" w:hint="cs"/>
          <w:i/>
          <w:sz w:val="24"/>
          <w:szCs w:val="24"/>
          <w:rtl/>
        </w:rPr>
        <w:t>נוספת</w:t>
      </w:r>
      <w:r w:rsidRPr="000815DB">
        <w:rPr>
          <w:rFonts w:ascii="David" w:hAnsi="David" w:cs="David"/>
          <w:i/>
          <w:sz w:val="24"/>
          <w:szCs w:val="24"/>
          <w:rtl/>
        </w:rPr>
        <w:t>.</w:t>
      </w:r>
    </w:p>
    <w:p w14:paraId="34572158" w14:textId="06C4E57D" w:rsidR="00EF4F1C" w:rsidRPr="000815DB" w:rsidRDefault="00EF4F1C" w:rsidP="00164C02">
      <w:pPr>
        <w:spacing w:after="0" w:afterAutospacing="0" w:line="240" w:lineRule="auto"/>
        <w:rPr>
          <w:rFonts w:ascii="David" w:hAnsi="David" w:cs="David"/>
          <w:i/>
          <w:sz w:val="24"/>
          <w:szCs w:val="24"/>
          <w:rtl/>
        </w:rPr>
      </w:pPr>
      <w:r w:rsidRPr="00164C02">
        <w:rPr>
          <w:rFonts w:ascii="David" w:hAnsi="David" w:cs="David" w:hint="eastAsia"/>
          <w:i/>
          <w:sz w:val="24"/>
          <w:szCs w:val="24"/>
          <w:highlight w:val="yellow"/>
          <w:rtl/>
        </w:rPr>
        <w:t>להכניס</w:t>
      </w:r>
      <w:r w:rsidRPr="00164C02">
        <w:rPr>
          <w:rFonts w:ascii="David" w:hAnsi="David" w:cs="David"/>
          <w:i/>
          <w:sz w:val="24"/>
          <w:szCs w:val="24"/>
          <w:highlight w:val="yellow"/>
          <w:rtl/>
        </w:rPr>
        <w:t xml:space="preserve"> כאן את נושא שתינתן לנו גישה </w:t>
      </w:r>
      <w:r w:rsidRPr="00164C02">
        <w:rPr>
          <w:rFonts w:ascii="David" w:hAnsi="David" w:cs="David" w:hint="eastAsia"/>
          <w:i/>
          <w:sz w:val="24"/>
          <w:szCs w:val="24"/>
          <w:highlight w:val="yellow"/>
          <w:rtl/>
        </w:rPr>
        <w:t>לצפי</w:t>
      </w:r>
      <w:r w:rsidR="00164C02">
        <w:rPr>
          <w:rFonts w:ascii="David" w:hAnsi="David" w:cs="David" w:hint="cs"/>
          <w:i/>
          <w:sz w:val="24"/>
          <w:szCs w:val="24"/>
          <w:highlight w:val="yellow"/>
          <w:rtl/>
        </w:rPr>
        <w:t>י</w:t>
      </w:r>
      <w:r w:rsidRPr="00164C02">
        <w:rPr>
          <w:rFonts w:ascii="David" w:hAnsi="David" w:cs="David" w:hint="eastAsia"/>
          <w:i/>
          <w:sz w:val="24"/>
          <w:szCs w:val="24"/>
          <w:highlight w:val="yellow"/>
          <w:rtl/>
        </w:rPr>
        <w:t>ה</w:t>
      </w:r>
      <w:r w:rsidRPr="00164C02">
        <w:rPr>
          <w:rFonts w:ascii="David" w:hAnsi="David" w:cs="David"/>
          <w:i/>
          <w:sz w:val="24"/>
          <w:szCs w:val="24"/>
          <w:highlight w:val="yellow"/>
          <w:rtl/>
        </w:rPr>
        <w:t xml:space="preserve"> בכלל מסמכי </w:t>
      </w:r>
      <w:r w:rsidR="00164C02">
        <w:rPr>
          <w:rFonts w:ascii="David" w:hAnsi="David" w:cs="David" w:hint="eastAsia"/>
          <w:i/>
          <w:sz w:val="24"/>
          <w:szCs w:val="24"/>
          <w:highlight w:val="yellow"/>
          <w:rtl/>
        </w:rPr>
        <w:t>הפרוי</w:t>
      </w:r>
      <w:r w:rsidRPr="00164C02">
        <w:rPr>
          <w:rFonts w:ascii="David" w:hAnsi="David" w:cs="David" w:hint="eastAsia"/>
          <w:i/>
          <w:sz w:val="24"/>
          <w:szCs w:val="24"/>
          <w:highlight w:val="yellow"/>
          <w:rtl/>
        </w:rPr>
        <w:t>קט</w:t>
      </w:r>
      <w:r w:rsidRPr="00164C02">
        <w:rPr>
          <w:rFonts w:ascii="David" w:hAnsi="David" w:cs="David"/>
          <w:i/>
          <w:sz w:val="24"/>
          <w:szCs w:val="24"/>
          <w:highlight w:val="yellow"/>
          <w:rtl/>
        </w:rPr>
        <w:t xml:space="preserve"> בעבודה בדירות כלא בתוכניות</w:t>
      </w:r>
      <w:r w:rsidRPr="000815DB">
        <w:rPr>
          <w:rFonts w:ascii="David" w:hAnsi="David" w:cs="David"/>
          <w:i/>
          <w:sz w:val="24"/>
          <w:szCs w:val="24"/>
          <w:rtl/>
        </w:rPr>
        <w:t xml:space="preserve"> ומסמכים חתומים...</w:t>
      </w:r>
    </w:p>
    <w:p w14:paraId="0DA6F4C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יבצע</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בהתאם</w:t>
      </w:r>
      <w:r w:rsidRPr="000815DB">
        <w:rPr>
          <w:rFonts w:ascii="David" w:hAnsi="David" w:cs="David"/>
          <w:i/>
          <w:sz w:val="24"/>
          <w:szCs w:val="24"/>
          <w:rtl/>
        </w:rPr>
        <w:t xml:space="preserve"> </w:t>
      </w:r>
      <w:r w:rsidRPr="000815DB">
        <w:rPr>
          <w:rFonts w:ascii="David" w:hAnsi="David" w:cs="David" w:hint="cs"/>
          <w:i/>
          <w:sz w:val="24"/>
          <w:szCs w:val="24"/>
          <w:rtl/>
        </w:rPr>
        <w:t>להוראות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מודע</w:t>
      </w:r>
      <w:r w:rsidRPr="000815DB">
        <w:rPr>
          <w:rFonts w:ascii="David" w:hAnsi="David" w:cs="David"/>
          <w:i/>
          <w:sz w:val="24"/>
          <w:szCs w:val="24"/>
          <w:rtl/>
        </w:rPr>
        <w:t xml:space="preserve"> </w:t>
      </w:r>
      <w:r w:rsidRPr="000815DB">
        <w:rPr>
          <w:rFonts w:ascii="David" w:hAnsi="David" w:cs="David" w:hint="cs"/>
          <w:i/>
          <w:sz w:val="24"/>
          <w:szCs w:val="24"/>
          <w:rtl/>
        </w:rPr>
        <w:t>ומסכים</w:t>
      </w:r>
      <w:r w:rsidRPr="000815DB">
        <w:rPr>
          <w:rFonts w:ascii="David" w:hAnsi="David" w:cs="David"/>
          <w:i/>
          <w:sz w:val="24"/>
          <w:szCs w:val="24"/>
          <w:rtl/>
        </w:rPr>
        <w:t xml:space="preserve"> </w:t>
      </w:r>
      <w:r w:rsidRPr="000815DB">
        <w:rPr>
          <w:rFonts w:ascii="David" w:hAnsi="David" w:cs="David" w:hint="cs"/>
          <w:i/>
          <w:sz w:val="24"/>
          <w:szCs w:val="24"/>
          <w:rtl/>
        </w:rPr>
        <w:t>לכך</w:t>
      </w:r>
      <w:r w:rsidRPr="000815DB">
        <w:rPr>
          <w:rFonts w:ascii="David" w:hAnsi="David" w:cs="David"/>
          <w:i/>
          <w:sz w:val="24"/>
          <w:szCs w:val="24"/>
          <w:rtl/>
        </w:rPr>
        <w:t xml:space="preserve"> </w:t>
      </w:r>
      <w:r w:rsidRPr="000815DB">
        <w:rPr>
          <w:rFonts w:ascii="David" w:hAnsi="David" w:cs="David" w:hint="cs"/>
          <w:i/>
          <w:sz w:val="24"/>
          <w:szCs w:val="24"/>
          <w:rtl/>
        </w:rPr>
        <w:t>שלא</w:t>
      </w:r>
      <w:r w:rsidRPr="000815DB">
        <w:rPr>
          <w:rFonts w:ascii="David" w:hAnsi="David" w:cs="David"/>
          <w:i/>
          <w:sz w:val="24"/>
          <w:szCs w:val="24"/>
          <w:rtl/>
        </w:rPr>
        <w:t xml:space="preserve"> </w:t>
      </w:r>
      <w:r w:rsidRPr="000815DB">
        <w:rPr>
          <w:rFonts w:ascii="David" w:hAnsi="David" w:cs="David" w:hint="cs"/>
          <w:i/>
          <w:sz w:val="24"/>
          <w:szCs w:val="24"/>
          <w:rtl/>
        </w:rPr>
        <w:t>יהא</w:t>
      </w:r>
      <w:r w:rsidRPr="000815DB">
        <w:rPr>
          <w:rFonts w:ascii="David" w:hAnsi="David" w:cs="David"/>
          <w:i/>
          <w:sz w:val="24"/>
          <w:szCs w:val="24"/>
          <w:rtl/>
        </w:rPr>
        <w:t xml:space="preserve"> </w:t>
      </w:r>
      <w:r w:rsidRPr="000815DB">
        <w:rPr>
          <w:rFonts w:ascii="David" w:hAnsi="David" w:cs="David" w:hint="cs"/>
          <w:i/>
          <w:sz w:val="24"/>
          <w:szCs w:val="24"/>
          <w:rtl/>
        </w:rPr>
        <w:t>רשאי</w:t>
      </w:r>
      <w:r w:rsidRPr="000815DB">
        <w:rPr>
          <w:rFonts w:ascii="David" w:hAnsi="David" w:cs="David"/>
          <w:i/>
          <w:sz w:val="24"/>
          <w:szCs w:val="24"/>
          <w:rtl/>
        </w:rPr>
        <w:t xml:space="preserve"> </w:t>
      </w:r>
      <w:r w:rsidRPr="000815DB">
        <w:rPr>
          <w:rFonts w:ascii="David" w:hAnsi="David" w:cs="David" w:hint="cs"/>
          <w:i/>
          <w:sz w:val="24"/>
          <w:szCs w:val="24"/>
          <w:rtl/>
        </w:rPr>
        <w:t>לתבוע</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טענת</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ידיעת</w:t>
      </w:r>
      <w:r w:rsidRPr="000815DB">
        <w:rPr>
          <w:rFonts w:ascii="David" w:hAnsi="David" w:cs="David"/>
          <w:i/>
          <w:sz w:val="24"/>
          <w:szCs w:val="24"/>
          <w:rtl/>
        </w:rPr>
        <w:t xml:space="preserve"> </w:t>
      </w:r>
      <w:r w:rsidRPr="000815DB">
        <w:rPr>
          <w:rFonts w:ascii="David" w:hAnsi="David" w:cs="David" w:hint="cs"/>
          <w:i/>
          <w:sz w:val="24"/>
          <w:szCs w:val="24"/>
          <w:rtl/>
        </w:rPr>
        <w:t>הדין</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ציות</w:t>
      </w:r>
      <w:r w:rsidRPr="000815DB">
        <w:rPr>
          <w:rFonts w:ascii="David" w:hAnsi="David" w:cs="David"/>
          <w:i/>
          <w:sz w:val="24"/>
          <w:szCs w:val="24"/>
          <w:rtl/>
        </w:rPr>
        <w:t xml:space="preserve"> </w:t>
      </w:r>
      <w:r w:rsidRPr="000815DB">
        <w:rPr>
          <w:rFonts w:ascii="David" w:hAnsi="David" w:cs="David" w:hint="cs"/>
          <w:i/>
          <w:sz w:val="24"/>
          <w:szCs w:val="24"/>
          <w:rtl/>
        </w:rPr>
        <w:t>לדין</w:t>
      </w:r>
      <w:r w:rsidRPr="000815DB">
        <w:rPr>
          <w:rFonts w:ascii="David" w:hAnsi="David" w:cs="David"/>
          <w:i/>
          <w:sz w:val="24"/>
          <w:szCs w:val="24"/>
          <w:rtl/>
        </w:rPr>
        <w:t xml:space="preserve">. </w:t>
      </w:r>
      <w:r w:rsidRPr="000815DB">
        <w:rPr>
          <w:rFonts w:ascii="David" w:hAnsi="David" w:cs="David" w:hint="cs"/>
          <w:i/>
          <w:sz w:val="24"/>
          <w:szCs w:val="24"/>
          <w:rtl/>
        </w:rPr>
        <w:t>במקרה</w:t>
      </w:r>
      <w:r w:rsidRPr="000815DB">
        <w:rPr>
          <w:rFonts w:ascii="David" w:hAnsi="David" w:cs="David"/>
          <w:i/>
          <w:sz w:val="24"/>
          <w:szCs w:val="24"/>
          <w:rtl/>
        </w:rPr>
        <w:t xml:space="preserve"> </w:t>
      </w:r>
      <w:r w:rsidRPr="000815DB">
        <w:rPr>
          <w:rFonts w:ascii="David" w:hAnsi="David" w:cs="David" w:hint="cs"/>
          <w:i/>
          <w:sz w:val="24"/>
          <w:szCs w:val="24"/>
          <w:rtl/>
        </w:rPr>
        <w:t>ויתגלו</w:t>
      </w:r>
      <w:r w:rsidRPr="000815DB">
        <w:rPr>
          <w:rFonts w:ascii="David" w:hAnsi="David" w:cs="David"/>
          <w:i/>
          <w:sz w:val="24"/>
          <w:szCs w:val="24"/>
          <w:rtl/>
        </w:rPr>
        <w:t xml:space="preserve"> </w:t>
      </w:r>
      <w:r w:rsidRPr="000815DB">
        <w:rPr>
          <w:rFonts w:ascii="David" w:hAnsi="David" w:cs="David" w:hint="cs"/>
          <w:i/>
          <w:sz w:val="24"/>
          <w:szCs w:val="24"/>
          <w:rtl/>
        </w:rPr>
        <w:t>באתר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כמשמעותן</w:t>
      </w:r>
      <w:r w:rsidRPr="000815DB">
        <w:rPr>
          <w:rFonts w:ascii="David" w:hAnsi="David" w:cs="David"/>
          <w:i/>
          <w:sz w:val="24"/>
          <w:szCs w:val="24"/>
          <w:rtl/>
        </w:rPr>
        <w:t xml:space="preserve"> </w:t>
      </w:r>
      <w:r w:rsidRPr="000815DB">
        <w:rPr>
          <w:rFonts w:ascii="David" w:hAnsi="David" w:cs="David" w:hint="cs"/>
          <w:i/>
          <w:sz w:val="24"/>
          <w:szCs w:val="24"/>
          <w:rtl/>
        </w:rPr>
        <w:t>בפקודת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בדבר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שיהיה</w:t>
      </w:r>
      <w:r w:rsidRPr="000815DB">
        <w:rPr>
          <w:rFonts w:ascii="David" w:hAnsi="David" w:cs="David"/>
          <w:i/>
          <w:sz w:val="24"/>
          <w:szCs w:val="24"/>
          <w:rtl/>
        </w:rPr>
        <w:t xml:space="preserve"> </w:t>
      </w:r>
      <w:r w:rsidRPr="000815DB">
        <w:rPr>
          <w:rFonts w:ascii="David" w:hAnsi="David" w:cs="David" w:hint="cs"/>
          <w:i/>
          <w:sz w:val="24"/>
          <w:szCs w:val="24"/>
          <w:rtl/>
        </w:rPr>
        <w:t>בתוקף</w:t>
      </w:r>
      <w:r w:rsidRPr="000815DB">
        <w:rPr>
          <w:rFonts w:ascii="David" w:hAnsi="David" w:cs="David"/>
          <w:i/>
          <w:sz w:val="24"/>
          <w:szCs w:val="24"/>
          <w:rtl/>
        </w:rPr>
        <w:t xml:space="preserve"> </w:t>
      </w:r>
      <w:r w:rsidRPr="000815DB">
        <w:rPr>
          <w:rFonts w:ascii="David" w:hAnsi="David" w:cs="David" w:hint="cs"/>
          <w:i/>
          <w:sz w:val="24"/>
          <w:szCs w:val="24"/>
          <w:rtl/>
        </w:rPr>
        <w:t>מזמן</w:t>
      </w:r>
      <w:r w:rsidRPr="000815DB">
        <w:rPr>
          <w:rFonts w:ascii="David" w:hAnsi="David" w:cs="David"/>
          <w:i/>
          <w:sz w:val="24"/>
          <w:szCs w:val="24"/>
          <w:rtl/>
        </w:rPr>
        <w:t xml:space="preserve"> </w:t>
      </w:r>
      <w:r w:rsidRPr="000815DB">
        <w:rPr>
          <w:rFonts w:ascii="David" w:hAnsi="David" w:cs="David" w:hint="cs"/>
          <w:i/>
          <w:sz w:val="24"/>
          <w:szCs w:val="24"/>
          <w:rtl/>
        </w:rPr>
        <w:t>לזמן</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חפצים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כלשהם</w:t>
      </w:r>
      <w:r w:rsidRPr="000815DB">
        <w:rPr>
          <w:rFonts w:ascii="David" w:hAnsi="David" w:cs="David"/>
          <w:i/>
          <w:sz w:val="24"/>
          <w:szCs w:val="24"/>
          <w:rtl/>
        </w:rPr>
        <w:t xml:space="preserve"> </w:t>
      </w:r>
      <w:r w:rsidRPr="000815DB">
        <w:rPr>
          <w:rFonts w:ascii="David" w:hAnsi="David" w:cs="David" w:hint="cs"/>
          <w:i/>
          <w:sz w:val="24"/>
          <w:szCs w:val="24"/>
          <w:rtl/>
        </w:rPr>
        <w:t>בעלי</w:t>
      </w:r>
      <w:r w:rsidRPr="000815DB">
        <w:rPr>
          <w:rFonts w:ascii="David" w:hAnsi="David" w:cs="David"/>
          <w:i/>
          <w:sz w:val="24"/>
          <w:szCs w:val="24"/>
          <w:rtl/>
        </w:rPr>
        <w:t xml:space="preserve"> </w:t>
      </w:r>
      <w:r w:rsidRPr="000815DB">
        <w:rPr>
          <w:rFonts w:ascii="David" w:hAnsi="David" w:cs="David" w:hint="cs"/>
          <w:i/>
          <w:sz w:val="24"/>
          <w:szCs w:val="24"/>
          <w:rtl/>
        </w:rPr>
        <w:t>ערך</w:t>
      </w:r>
      <w:r w:rsidRPr="000815DB">
        <w:rPr>
          <w:rFonts w:ascii="David" w:hAnsi="David" w:cs="David"/>
          <w:i/>
          <w:sz w:val="24"/>
          <w:szCs w:val="24"/>
          <w:rtl/>
        </w:rPr>
        <w:t xml:space="preserve"> </w:t>
      </w:r>
      <w:r w:rsidRPr="000815DB">
        <w:rPr>
          <w:rFonts w:ascii="David" w:hAnsi="David" w:cs="David" w:hint="cs"/>
          <w:i/>
          <w:sz w:val="24"/>
          <w:szCs w:val="24"/>
          <w:rtl/>
        </w:rPr>
        <w:t>גיאולוגי</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ארכיאולוגי</w:t>
      </w:r>
      <w:r w:rsidRPr="000815DB">
        <w:rPr>
          <w:rFonts w:ascii="David" w:hAnsi="David" w:cs="David"/>
          <w:i/>
          <w:sz w:val="24"/>
          <w:szCs w:val="24"/>
          <w:rtl/>
        </w:rPr>
        <w:t xml:space="preserve">, </w:t>
      </w:r>
      <w:r w:rsidRPr="000815DB">
        <w:rPr>
          <w:rFonts w:ascii="David" w:hAnsi="David" w:cs="David" w:hint="cs"/>
          <w:i/>
          <w:sz w:val="24"/>
          <w:szCs w:val="24"/>
          <w:rtl/>
        </w:rPr>
        <w:t>ינקוט</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באמצעי</w:t>
      </w:r>
      <w:r w:rsidRPr="000815DB">
        <w:rPr>
          <w:rFonts w:ascii="David" w:hAnsi="David" w:cs="David"/>
          <w:i/>
          <w:sz w:val="24"/>
          <w:szCs w:val="24"/>
          <w:rtl/>
        </w:rPr>
        <w:t xml:space="preserve"> </w:t>
      </w:r>
      <w:r w:rsidRPr="000815DB">
        <w:rPr>
          <w:rFonts w:ascii="David" w:hAnsi="David" w:cs="David" w:hint="cs"/>
          <w:i/>
          <w:sz w:val="24"/>
          <w:szCs w:val="24"/>
          <w:rtl/>
        </w:rPr>
        <w:t>זהירות</w:t>
      </w:r>
      <w:r w:rsidRPr="000815DB">
        <w:rPr>
          <w:rFonts w:ascii="David" w:hAnsi="David" w:cs="David"/>
          <w:i/>
          <w:sz w:val="24"/>
          <w:szCs w:val="24"/>
          <w:rtl/>
        </w:rPr>
        <w:t xml:space="preserve"> </w:t>
      </w:r>
      <w:r w:rsidRPr="000815DB">
        <w:rPr>
          <w:rFonts w:ascii="David" w:hAnsi="David" w:cs="David" w:hint="cs"/>
          <w:i/>
          <w:sz w:val="24"/>
          <w:szCs w:val="24"/>
          <w:rtl/>
        </w:rPr>
        <w:t>מתאימים</w:t>
      </w:r>
      <w:r w:rsidRPr="000815DB">
        <w:rPr>
          <w:rFonts w:ascii="David" w:hAnsi="David" w:cs="David"/>
          <w:i/>
          <w:sz w:val="24"/>
          <w:szCs w:val="24"/>
          <w:rtl/>
        </w:rPr>
        <w:t xml:space="preserve"> </w:t>
      </w:r>
      <w:r w:rsidRPr="000815DB">
        <w:rPr>
          <w:rFonts w:ascii="David" w:hAnsi="David" w:cs="David" w:hint="cs"/>
          <w:i/>
          <w:sz w:val="24"/>
          <w:szCs w:val="24"/>
          <w:rtl/>
        </w:rPr>
        <w:t>למניעת</w:t>
      </w:r>
      <w:r w:rsidRPr="000815DB">
        <w:rPr>
          <w:rFonts w:ascii="David" w:hAnsi="David" w:cs="David"/>
          <w:i/>
          <w:sz w:val="24"/>
          <w:szCs w:val="24"/>
          <w:rtl/>
        </w:rPr>
        <w:t xml:space="preserve"> </w:t>
      </w:r>
      <w:r w:rsidRPr="000815DB">
        <w:rPr>
          <w:rFonts w:ascii="David" w:hAnsi="David" w:cs="David" w:hint="cs"/>
          <w:i/>
          <w:sz w:val="24"/>
          <w:szCs w:val="24"/>
          <w:rtl/>
        </w:rPr>
        <w:t>הפגיעה</w:t>
      </w:r>
      <w:r w:rsidRPr="000815DB">
        <w:rPr>
          <w:rFonts w:ascii="David" w:hAnsi="David" w:cs="David"/>
          <w:i/>
          <w:sz w:val="24"/>
          <w:szCs w:val="24"/>
          <w:rtl/>
        </w:rPr>
        <w:t xml:space="preserve"> </w:t>
      </w:r>
      <w:r w:rsidRPr="000815DB">
        <w:rPr>
          <w:rFonts w:ascii="David" w:hAnsi="David" w:cs="David" w:hint="cs"/>
          <w:i/>
          <w:sz w:val="24"/>
          <w:szCs w:val="24"/>
          <w:rtl/>
        </w:rPr>
        <w:t>בהם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הזזתם</w:t>
      </w:r>
      <w:r w:rsidRPr="000815DB">
        <w:rPr>
          <w:rFonts w:ascii="David" w:hAnsi="David" w:cs="David"/>
          <w:i/>
          <w:sz w:val="24"/>
          <w:szCs w:val="24"/>
          <w:rtl/>
        </w:rPr>
        <w:t xml:space="preserve">. </w:t>
      </w:r>
      <w:r w:rsidRPr="000815DB">
        <w:rPr>
          <w:rFonts w:ascii="David" w:hAnsi="David" w:cs="David" w:hint="cs"/>
          <w:i/>
          <w:sz w:val="24"/>
          <w:szCs w:val="24"/>
          <w:rtl/>
        </w:rPr>
        <w:t>מיד</w:t>
      </w:r>
      <w:r w:rsidRPr="000815DB">
        <w:rPr>
          <w:rFonts w:ascii="David" w:hAnsi="David" w:cs="David"/>
          <w:i/>
          <w:sz w:val="24"/>
          <w:szCs w:val="24"/>
          <w:rtl/>
        </w:rPr>
        <w:t xml:space="preserve"> </w:t>
      </w:r>
      <w:r w:rsidRPr="000815DB">
        <w:rPr>
          <w:rFonts w:ascii="David" w:hAnsi="David" w:cs="David" w:hint="cs"/>
          <w:i/>
          <w:sz w:val="24"/>
          <w:szCs w:val="24"/>
          <w:rtl/>
        </w:rPr>
        <w:t>לאחר</w:t>
      </w:r>
      <w:r w:rsidRPr="000815DB">
        <w:rPr>
          <w:rFonts w:ascii="David" w:hAnsi="David" w:cs="David"/>
          <w:i/>
          <w:sz w:val="24"/>
          <w:szCs w:val="24"/>
          <w:rtl/>
        </w:rPr>
        <w:t xml:space="preserve"> </w:t>
      </w:r>
      <w:r w:rsidRPr="000815DB">
        <w:rPr>
          <w:rFonts w:ascii="David" w:hAnsi="David" w:cs="David" w:hint="cs"/>
          <w:i/>
          <w:sz w:val="24"/>
          <w:szCs w:val="24"/>
          <w:rtl/>
        </w:rPr>
        <w:t>גלוי</w:t>
      </w:r>
      <w:r w:rsidRPr="000815DB">
        <w:rPr>
          <w:rFonts w:ascii="David" w:hAnsi="David" w:cs="David"/>
          <w:i/>
          <w:sz w:val="24"/>
          <w:szCs w:val="24"/>
          <w:rtl/>
        </w:rPr>
        <w:t xml:space="preserve"> </w:t>
      </w:r>
      <w:r w:rsidRPr="000815DB">
        <w:rPr>
          <w:rFonts w:ascii="David" w:hAnsi="David" w:cs="David" w:hint="cs"/>
          <w:i/>
          <w:sz w:val="24"/>
          <w:szCs w:val="24"/>
          <w:rtl/>
        </w:rPr>
        <w:t>החפץ</w:t>
      </w:r>
      <w:r w:rsidRPr="000815DB">
        <w:rPr>
          <w:rFonts w:ascii="David" w:hAnsi="David" w:cs="David"/>
          <w:i/>
          <w:sz w:val="24"/>
          <w:szCs w:val="24"/>
          <w:rtl/>
        </w:rPr>
        <w:t xml:space="preserve"> </w:t>
      </w:r>
      <w:r w:rsidRPr="000815DB">
        <w:rPr>
          <w:rFonts w:ascii="David" w:hAnsi="David" w:cs="David" w:hint="cs"/>
          <w:i/>
          <w:sz w:val="24"/>
          <w:szCs w:val="24"/>
          <w:rtl/>
        </w:rPr>
        <w:t>ולפני</w:t>
      </w:r>
      <w:r w:rsidRPr="000815DB">
        <w:rPr>
          <w:rFonts w:ascii="David" w:hAnsi="David" w:cs="David"/>
          <w:i/>
          <w:sz w:val="24"/>
          <w:szCs w:val="24"/>
          <w:rtl/>
        </w:rPr>
        <w:t xml:space="preserve"> </w:t>
      </w:r>
      <w:r w:rsidRPr="000815DB">
        <w:rPr>
          <w:rFonts w:ascii="David" w:hAnsi="David" w:cs="David" w:hint="cs"/>
          <w:i/>
          <w:sz w:val="24"/>
          <w:szCs w:val="24"/>
          <w:rtl/>
        </w:rPr>
        <w:t>הזזתו</w:t>
      </w:r>
      <w:r w:rsidRPr="000815DB">
        <w:rPr>
          <w:rFonts w:ascii="David" w:hAnsi="David" w:cs="David"/>
          <w:i/>
          <w:sz w:val="24"/>
          <w:szCs w:val="24"/>
          <w:rtl/>
        </w:rPr>
        <w:t xml:space="preserve"> </w:t>
      </w:r>
      <w:r w:rsidRPr="000815DB">
        <w:rPr>
          <w:rFonts w:ascii="David" w:hAnsi="David" w:cs="David" w:hint="cs"/>
          <w:i/>
          <w:sz w:val="24"/>
          <w:szCs w:val="24"/>
          <w:rtl/>
        </w:rPr>
        <w:t>ממקומו</w:t>
      </w:r>
      <w:r w:rsidRPr="000815DB">
        <w:rPr>
          <w:rFonts w:ascii="David" w:hAnsi="David" w:cs="David"/>
          <w:i/>
          <w:sz w:val="24"/>
          <w:szCs w:val="24"/>
          <w:rtl/>
        </w:rPr>
        <w:t xml:space="preserve"> </w:t>
      </w:r>
      <w:r w:rsidRPr="000815DB">
        <w:rPr>
          <w:rFonts w:ascii="David" w:hAnsi="David" w:cs="David" w:hint="cs"/>
          <w:i/>
          <w:sz w:val="24"/>
          <w:szCs w:val="24"/>
          <w:rtl/>
        </w:rPr>
        <w:t>יודיע</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התגלית</w:t>
      </w:r>
      <w:r w:rsidRPr="000815DB">
        <w:rPr>
          <w:rFonts w:ascii="David" w:hAnsi="David" w:cs="David"/>
          <w:i/>
          <w:sz w:val="24"/>
          <w:szCs w:val="24"/>
          <w:rtl/>
        </w:rPr>
        <w:t xml:space="preserve">, </w:t>
      </w:r>
      <w:r w:rsidRPr="000815DB">
        <w:rPr>
          <w:rFonts w:ascii="David" w:hAnsi="David" w:cs="David" w:hint="cs"/>
          <w:i/>
          <w:sz w:val="24"/>
          <w:szCs w:val="24"/>
          <w:rtl/>
        </w:rPr>
        <w:t>ויקיים</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הדין</w:t>
      </w:r>
      <w:r w:rsidRPr="000815DB">
        <w:rPr>
          <w:rFonts w:ascii="David" w:hAnsi="David" w:cs="David"/>
          <w:i/>
          <w:sz w:val="24"/>
          <w:szCs w:val="24"/>
          <w:rtl/>
        </w:rPr>
        <w:t xml:space="preserve"> </w:t>
      </w:r>
      <w:r w:rsidRPr="000815DB">
        <w:rPr>
          <w:rFonts w:ascii="David" w:hAnsi="David" w:cs="David" w:hint="cs"/>
          <w:i/>
          <w:sz w:val="24"/>
          <w:szCs w:val="24"/>
          <w:rtl/>
        </w:rPr>
        <w:t>בדבר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ממשיות</w:t>
      </w:r>
      <w:r w:rsidRPr="000815DB">
        <w:rPr>
          <w:rFonts w:ascii="David" w:hAnsi="David" w:cs="David"/>
          <w:i/>
          <w:sz w:val="24"/>
          <w:szCs w:val="24"/>
          <w:rtl/>
        </w:rPr>
        <w:t xml:space="preserve"> </w:t>
      </w:r>
      <w:r w:rsidRPr="000815DB">
        <w:rPr>
          <w:rFonts w:ascii="David" w:hAnsi="David" w:cs="David" w:hint="cs"/>
          <w:i/>
          <w:sz w:val="24"/>
          <w:szCs w:val="24"/>
          <w:rtl/>
        </w:rPr>
        <w:t>בפועל</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הוצאת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יחולו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במקרה</w:t>
      </w:r>
      <w:r w:rsidRPr="000815DB">
        <w:rPr>
          <w:rFonts w:ascii="David" w:hAnsi="David" w:cs="David"/>
          <w:i/>
          <w:sz w:val="24"/>
          <w:szCs w:val="24"/>
          <w:rtl/>
        </w:rPr>
        <w:t xml:space="preserve"> </w:t>
      </w:r>
      <w:r w:rsidRPr="000815DB">
        <w:rPr>
          <w:rFonts w:ascii="David" w:hAnsi="David" w:cs="David" w:hint="cs"/>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גילוי</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יחשב</w:t>
      </w:r>
      <w:r w:rsidRPr="000815DB">
        <w:rPr>
          <w:rFonts w:ascii="David" w:hAnsi="David" w:cs="David"/>
          <w:i/>
          <w:sz w:val="24"/>
          <w:szCs w:val="24"/>
          <w:rtl/>
        </w:rPr>
        <w:t xml:space="preserve"> </w:t>
      </w:r>
      <w:r w:rsidRPr="000815DB">
        <w:rPr>
          <w:rFonts w:ascii="David" w:hAnsi="David" w:cs="David" w:hint="cs"/>
          <w:i/>
          <w:sz w:val="24"/>
          <w:szCs w:val="24"/>
          <w:rtl/>
        </w:rPr>
        <w:t>כהפסקת</w:t>
      </w:r>
      <w:r w:rsidRPr="000815DB">
        <w:rPr>
          <w:rFonts w:ascii="David" w:hAnsi="David" w:cs="David"/>
          <w:i/>
          <w:sz w:val="24"/>
          <w:szCs w:val="24"/>
          <w:rtl/>
        </w:rPr>
        <w:t xml:space="preserve"> </w:t>
      </w:r>
      <w:r w:rsidRPr="000815DB">
        <w:rPr>
          <w:rFonts w:ascii="David" w:hAnsi="David" w:cs="David" w:hint="cs"/>
          <w:i/>
          <w:sz w:val="24"/>
          <w:szCs w:val="24"/>
          <w:rtl/>
        </w:rPr>
        <w:t>עבודות</w:t>
      </w:r>
      <w:r w:rsidRPr="000815DB">
        <w:rPr>
          <w:rFonts w:ascii="David" w:hAnsi="David" w:cs="David"/>
          <w:i/>
          <w:sz w:val="24"/>
          <w:szCs w:val="24"/>
          <w:rtl/>
        </w:rPr>
        <w:t xml:space="preserve"> </w:t>
      </w:r>
      <w:r w:rsidRPr="000815DB">
        <w:rPr>
          <w:rFonts w:ascii="David" w:hAnsi="David" w:cs="David" w:hint="cs"/>
          <w:i/>
          <w:sz w:val="24"/>
          <w:szCs w:val="24"/>
          <w:rtl/>
        </w:rPr>
        <w:t>ויחולו</w:t>
      </w:r>
      <w:r w:rsidRPr="000815DB">
        <w:rPr>
          <w:rFonts w:ascii="David" w:hAnsi="David" w:cs="David"/>
          <w:i/>
          <w:sz w:val="24"/>
          <w:szCs w:val="24"/>
          <w:rtl/>
        </w:rPr>
        <w:t xml:space="preserve"> </w:t>
      </w:r>
      <w:r w:rsidRPr="000815DB">
        <w:rPr>
          <w:rFonts w:ascii="David" w:hAnsi="David" w:cs="David" w:hint="cs"/>
          <w:i/>
          <w:sz w:val="24"/>
          <w:szCs w:val="24"/>
          <w:rtl/>
        </w:rPr>
        <w:t>לעניין</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סעיף</w:t>
      </w:r>
      <w:r w:rsidRPr="000815DB">
        <w:rPr>
          <w:rFonts w:ascii="David" w:hAnsi="David" w:cs="David"/>
          <w:i/>
          <w:sz w:val="24"/>
          <w:szCs w:val="24"/>
          <w:rtl/>
        </w:rPr>
        <w:t xml:space="preserve"> 23 </w:t>
      </w:r>
      <w:r w:rsidRPr="000815DB">
        <w:rPr>
          <w:rFonts w:ascii="David" w:hAnsi="David" w:cs="David" w:hint="cs"/>
          <w:i/>
          <w:sz w:val="24"/>
          <w:szCs w:val="24"/>
          <w:rtl/>
        </w:rPr>
        <w:t>להלן</w:t>
      </w:r>
      <w:r w:rsidRPr="000815DB">
        <w:rPr>
          <w:rFonts w:ascii="David" w:hAnsi="David" w:cs="David"/>
          <w:i/>
          <w:sz w:val="24"/>
          <w:szCs w:val="24"/>
          <w:rtl/>
        </w:rPr>
        <w:t>.</w:t>
      </w:r>
    </w:p>
    <w:p w14:paraId="5908440A"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תהיה</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טענה</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דרישה</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תביעה</w:t>
      </w:r>
      <w:r w:rsidRPr="000815DB">
        <w:rPr>
          <w:rFonts w:ascii="David" w:hAnsi="David" w:cs="David"/>
          <w:i/>
          <w:sz w:val="24"/>
          <w:szCs w:val="24"/>
          <w:rtl/>
        </w:rPr>
        <w:t xml:space="preserve"> </w:t>
      </w:r>
      <w:r w:rsidRPr="000815DB">
        <w:rPr>
          <w:rFonts w:ascii="David" w:hAnsi="David" w:cs="David" w:hint="cs"/>
          <w:i/>
          <w:sz w:val="24"/>
          <w:szCs w:val="24"/>
          <w:rtl/>
        </w:rPr>
        <w:t>כלפי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שיגרם</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בשל</w:t>
      </w:r>
      <w:r w:rsidRPr="000815DB">
        <w:rPr>
          <w:rFonts w:ascii="David" w:hAnsi="David" w:cs="David"/>
          <w:i/>
          <w:sz w:val="24"/>
          <w:szCs w:val="24"/>
          <w:rtl/>
        </w:rPr>
        <w:t xml:space="preserve"> </w:t>
      </w:r>
      <w:r w:rsidRPr="000815DB">
        <w:rPr>
          <w:rFonts w:ascii="David" w:hAnsi="David" w:cs="David" w:hint="cs"/>
          <w:i/>
          <w:sz w:val="24"/>
          <w:szCs w:val="24"/>
          <w:rtl/>
        </w:rPr>
        <w:t>מניעה</w:t>
      </w:r>
      <w:r w:rsidRPr="000815DB">
        <w:rPr>
          <w:rFonts w:ascii="David" w:hAnsi="David" w:cs="David"/>
          <w:i/>
          <w:sz w:val="24"/>
          <w:szCs w:val="24"/>
          <w:rtl/>
        </w:rPr>
        <w:t xml:space="preserve"> </w:t>
      </w:r>
      <w:r w:rsidRPr="000815DB">
        <w:rPr>
          <w:rFonts w:ascii="David" w:hAnsi="David" w:cs="David" w:hint="cs"/>
          <w:i/>
          <w:sz w:val="24"/>
          <w:szCs w:val="24"/>
          <w:rtl/>
        </w:rPr>
        <w:t>כלשהי</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שמקורה</w:t>
      </w:r>
      <w:r w:rsidRPr="000815DB">
        <w:rPr>
          <w:rFonts w:ascii="David" w:hAnsi="David" w:cs="David"/>
          <w:i/>
          <w:sz w:val="24"/>
          <w:szCs w:val="24"/>
          <w:rtl/>
        </w:rPr>
        <w:t xml:space="preserve"> </w:t>
      </w:r>
      <w:r w:rsidRPr="000815DB">
        <w:rPr>
          <w:rFonts w:ascii="David" w:hAnsi="David" w:cs="David" w:hint="cs"/>
          <w:i/>
          <w:sz w:val="24"/>
          <w:szCs w:val="24"/>
          <w:rtl/>
        </w:rPr>
        <w:t>הוראת</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ככל</w:t>
      </w:r>
      <w:r w:rsidRPr="000815DB">
        <w:rPr>
          <w:rFonts w:ascii="David" w:hAnsi="David" w:cs="David"/>
          <w:i/>
          <w:sz w:val="24"/>
          <w:szCs w:val="24"/>
          <w:rtl/>
        </w:rPr>
        <w:t xml:space="preserve"> </w:t>
      </w:r>
      <w:r w:rsidRPr="000815DB">
        <w:rPr>
          <w:rFonts w:ascii="David" w:hAnsi="David" w:cs="David" w:hint="cs"/>
          <w:i/>
          <w:sz w:val="24"/>
          <w:szCs w:val="24"/>
          <w:rtl/>
        </w:rPr>
        <w:t>שאינה</w:t>
      </w:r>
      <w:r w:rsidRPr="000815DB">
        <w:rPr>
          <w:rFonts w:ascii="David" w:hAnsi="David" w:cs="David"/>
          <w:i/>
          <w:sz w:val="24"/>
          <w:szCs w:val="24"/>
          <w:rtl/>
        </w:rPr>
        <w:t xml:space="preserve"> </w:t>
      </w:r>
      <w:r w:rsidRPr="000815DB">
        <w:rPr>
          <w:rFonts w:ascii="David" w:hAnsi="David" w:cs="David" w:hint="cs"/>
          <w:i/>
          <w:sz w:val="24"/>
          <w:szCs w:val="24"/>
          <w:rtl/>
        </w:rPr>
        <w:t>נובעת</w:t>
      </w:r>
      <w:r w:rsidRPr="000815DB">
        <w:rPr>
          <w:rFonts w:ascii="David" w:hAnsi="David" w:cs="David"/>
          <w:i/>
          <w:sz w:val="24"/>
          <w:szCs w:val="24"/>
          <w:rtl/>
        </w:rPr>
        <w:t xml:space="preserve"> </w:t>
      </w:r>
      <w:r w:rsidRPr="000815DB">
        <w:rPr>
          <w:rFonts w:ascii="David" w:hAnsi="David" w:cs="David" w:hint="cs"/>
          <w:i/>
          <w:sz w:val="24"/>
          <w:szCs w:val="24"/>
          <w:rtl/>
        </w:rPr>
        <w:t>ממחדלי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אך</w:t>
      </w:r>
      <w:r w:rsidRPr="000815DB">
        <w:rPr>
          <w:rFonts w:ascii="David" w:hAnsi="David" w:cs="David"/>
          <w:i/>
          <w:sz w:val="24"/>
          <w:szCs w:val="24"/>
          <w:rtl/>
        </w:rPr>
        <w:t xml:space="preserve"> </w:t>
      </w: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רק</w:t>
      </w:r>
      <w:r w:rsidRPr="000815DB">
        <w:rPr>
          <w:rFonts w:ascii="David" w:hAnsi="David" w:cs="David"/>
          <w:i/>
          <w:sz w:val="24"/>
          <w:szCs w:val="24"/>
          <w:rtl/>
        </w:rPr>
        <w:t xml:space="preserve"> </w:t>
      </w:r>
      <w:r w:rsidRPr="000815DB">
        <w:rPr>
          <w:rFonts w:ascii="David" w:hAnsi="David" w:cs="David" w:hint="cs"/>
          <w:i/>
          <w:sz w:val="24"/>
          <w:szCs w:val="24"/>
          <w:rtl/>
        </w:rPr>
        <w:t>בשל</w:t>
      </w:r>
      <w:r w:rsidRPr="000815DB">
        <w:rPr>
          <w:rFonts w:ascii="David" w:hAnsi="David" w:cs="David"/>
          <w:i/>
          <w:sz w:val="24"/>
          <w:szCs w:val="24"/>
          <w:rtl/>
        </w:rPr>
        <w:t xml:space="preserve"> </w:t>
      </w:r>
      <w:r w:rsidRPr="000815DB">
        <w:rPr>
          <w:rFonts w:ascii="David" w:hAnsi="David" w:cs="David" w:hint="cs"/>
          <w:i/>
          <w:sz w:val="24"/>
          <w:szCs w:val="24"/>
          <w:rtl/>
        </w:rPr>
        <w:t>גילוי</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באתר</w:t>
      </w:r>
      <w:r w:rsidRPr="000815DB">
        <w:rPr>
          <w:rFonts w:ascii="David" w:hAnsi="David" w:cs="David"/>
          <w:i/>
          <w:sz w:val="24"/>
          <w:szCs w:val="24"/>
          <w:rtl/>
        </w:rPr>
        <w:t xml:space="preserve">, </w:t>
      </w:r>
      <w:r w:rsidRPr="000815DB">
        <w:rPr>
          <w:rFonts w:ascii="David" w:hAnsi="David" w:cs="David" w:hint="cs"/>
          <w:i/>
          <w:sz w:val="24"/>
          <w:szCs w:val="24"/>
          <w:rtl/>
        </w:rPr>
        <w:t>אף</w:t>
      </w:r>
      <w:r w:rsidRPr="000815DB">
        <w:rPr>
          <w:rFonts w:ascii="David" w:hAnsi="David" w:cs="David"/>
          <w:i/>
          <w:sz w:val="24"/>
          <w:szCs w:val="24"/>
          <w:rtl/>
        </w:rPr>
        <w:t xml:space="preserve"> </w:t>
      </w:r>
      <w:r w:rsidRPr="000815DB">
        <w:rPr>
          <w:rFonts w:ascii="David" w:hAnsi="David" w:cs="David" w:hint="cs"/>
          <w:i/>
          <w:sz w:val="24"/>
          <w:szCs w:val="24"/>
          <w:rtl/>
        </w:rPr>
        <w:t>אם</w:t>
      </w:r>
      <w:r w:rsidRPr="000815DB">
        <w:rPr>
          <w:rFonts w:ascii="David" w:hAnsi="David" w:cs="David"/>
          <w:i/>
          <w:sz w:val="24"/>
          <w:szCs w:val="24"/>
          <w:rtl/>
        </w:rPr>
        <w:t xml:space="preserve"> </w:t>
      </w:r>
      <w:r w:rsidRPr="000815DB">
        <w:rPr>
          <w:rFonts w:ascii="David" w:hAnsi="David" w:cs="David" w:hint="cs"/>
          <w:i/>
          <w:sz w:val="24"/>
          <w:szCs w:val="24"/>
          <w:rtl/>
        </w:rPr>
        <w:t>יגרמו</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נזקים</w:t>
      </w:r>
      <w:r w:rsidRPr="000815DB">
        <w:rPr>
          <w:rFonts w:ascii="David" w:hAnsi="David" w:cs="David"/>
          <w:i/>
          <w:sz w:val="24"/>
          <w:szCs w:val="24"/>
          <w:rtl/>
        </w:rPr>
        <w:t xml:space="preserve"> </w:t>
      </w:r>
      <w:r w:rsidRPr="000815DB">
        <w:rPr>
          <w:rFonts w:ascii="David" w:hAnsi="David" w:cs="David" w:hint="cs"/>
          <w:i/>
          <w:sz w:val="24"/>
          <w:szCs w:val="24"/>
          <w:rtl/>
        </w:rPr>
        <w:t>והוצאות</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יובהר</w:t>
      </w:r>
      <w:r w:rsidRPr="000815DB">
        <w:rPr>
          <w:rFonts w:ascii="David" w:hAnsi="David" w:cs="David"/>
          <w:i/>
          <w:sz w:val="24"/>
          <w:szCs w:val="24"/>
          <w:rtl/>
        </w:rPr>
        <w:t xml:space="preserve"> </w:t>
      </w:r>
      <w:r w:rsidRPr="000815DB">
        <w:rPr>
          <w:rFonts w:ascii="David" w:hAnsi="David" w:cs="David" w:hint="cs"/>
          <w:i/>
          <w:sz w:val="24"/>
          <w:szCs w:val="24"/>
          <w:rtl/>
        </w:rPr>
        <w:t>כי</w:t>
      </w:r>
      <w:r w:rsidRPr="000815DB">
        <w:rPr>
          <w:rFonts w:ascii="David" w:hAnsi="David" w:cs="David"/>
          <w:i/>
          <w:sz w:val="24"/>
          <w:szCs w:val="24"/>
          <w:rtl/>
        </w:rPr>
        <w:t xml:space="preserve"> </w:t>
      </w:r>
      <w:r w:rsidRPr="000815DB">
        <w:rPr>
          <w:rFonts w:ascii="David" w:hAnsi="David" w:cs="David" w:hint="cs"/>
          <w:i/>
          <w:sz w:val="24"/>
          <w:szCs w:val="24"/>
          <w:rtl/>
        </w:rPr>
        <w:t>עלויות</w:t>
      </w:r>
      <w:r w:rsidRPr="000815DB">
        <w:rPr>
          <w:rFonts w:ascii="David" w:hAnsi="David" w:cs="David"/>
          <w:i/>
          <w:sz w:val="24"/>
          <w:szCs w:val="24"/>
          <w:rtl/>
        </w:rPr>
        <w:t xml:space="preserve"> </w:t>
      </w:r>
      <w:r w:rsidRPr="000815DB">
        <w:rPr>
          <w:rFonts w:ascii="David" w:hAnsi="David" w:cs="David" w:hint="cs"/>
          <w:i/>
          <w:sz w:val="24"/>
          <w:szCs w:val="24"/>
          <w:rtl/>
        </w:rPr>
        <w:t>הטיפול</w:t>
      </w:r>
      <w:r w:rsidRPr="000815DB">
        <w:rPr>
          <w:rFonts w:ascii="David" w:hAnsi="David" w:cs="David"/>
          <w:i/>
          <w:sz w:val="24"/>
          <w:szCs w:val="24"/>
          <w:rtl/>
        </w:rPr>
        <w:t xml:space="preserve"> </w:t>
      </w:r>
      <w:r w:rsidRPr="000815DB">
        <w:rPr>
          <w:rFonts w:ascii="David" w:hAnsi="David" w:cs="David" w:hint="cs"/>
          <w:i/>
          <w:sz w:val="24"/>
          <w:szCs w:val="24"/>
          <w:rtl/>
        </w:rPr>
        <w:t>בעתיקות</w:t>
      </w:r>
      <w:r w:rsidRPr="000815DB">
        <w:rPr>
          <w:rFonts w:ascii="David" w:hAnsi="David" w:cs="David"/>
          <w:i/>
          <w:sz w:val="24"/>
          <w:szCs w:val="24"/>
          <w:rtl/>
        </w:rPr>
        <w:t xml:space="preserve"> </w:t>
      </w:r>
      <w:r w:rsidRPr="000815DB">
        <w:rPr>
          <w:rFonts w:ascii="David" w:hAnsi="David" w:cs="David" w:hint="cs"/>
          <w:i/>
          <w:sz w:val="24"/>
          <w:szCs w:val="24"/>
          <w:rtl/>
        </w:rPr>
        <w:t>יחולו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w:t>
      </w:r>
    </w:p>
    <w:p w14:paraId="2D2708C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עוד</w:t>
      </w:r>
      <w:r w:rsidRPr="000815DB">
        <w:rPr>
          <w:rFonts w:ascii="David" w:hAnsi="David" w:cs="David"/>
          <w:i/>
          <w:sz w:val="24"/>
          <w:szCs w:val="24"/>
          <w:rtl/>
        </w:rPr>
        <w:t xml:space="preserve"> </w:t>
      </w:r>
      <w:r w:rsidRPr="000815DB">
        <w:rPr>
          <w:rFonts w:ascii="David" w:hAnsi="David" w:cs="David" w:hint="cs"/>
          <w:i/>
          <w:sz w:val="24"/>
          <w:szCs w:val="24"/>
          <w:rtl/>
        </w:rPr>
        <w:t>יבצע</w:t>
      </w:r>
      <w:r w:rsidRPr="000815DB">
        <w:rPr>
          <w:rFonts w:ascii="David" w:hAnsi="David" w:cs="David"/>
          <w:i/>
          <w:sz w:val="24"/>
          <w:szCs w:val="24"/>
          <w:rtl/>
        </w:rPr>
        <w:t xml:space="preserve"> </w:t>
      </w:r>
      <w:r w:rsidRPr="000815DB">
        <w:rPr>
          <w:rFonts w:ascii="David" w:hAnsi="David" w:cs="David" w:hint="cs"/>
          <w:i/>
          <w:sz w:val="24"/>
          <w:szCs w:val="24"/>
          <w:rtl/>
        </w:rPr>
        <w:t>עבודות</w:t>
      </w:r>
      <w:r w:rsidRPr="000815DB">
        <w:rPr>
          <w:rFonts w:ascii="David" w:hAnsi="David" w:cs="David"/>
          <w:i/>
          <w:sz w:val="24"/>
          <w:szCs w:val="24"/>
          <w:rtl/>
        </w:rPr>
        <w:t xml:space="preserve"> </w:t>
      </w:r>
      <w:r w:rsidRPr="000815DB">
        <w:rPr>
          <w:rFonts w:ascii="David" w:hAnsi="David" w:cs="David" w:hint="cs"/>
          <w:i/>
          <w:sz w:val="24"/>
          <w:szCs w:val="24"/>
          <w:rtl/>
        </w:rPr>
        <w:t>בפרויקט</w:t>
      </w:r>
      <w:r w:rsidRPr="000815DB">
        <w:rPr>
          <w:rFonts w:ascii="David" w:hAnsi="David" w:cs="David"/>
          <w:i/>
          <w:sz w:val="24"/>
          <w:szCs w:val="24"/>
          <w:rtl/>
        </w:rPr>
        <w:t xml:space="preserve"> </w:t>
      </w:r>
      <w:r w:rsidRPr="000815DB">
        <w:rPr>
          <w:rFonts w:ascii="David" w:hAnsi="David" w:cs="David" w:hint="cs"/>
          <w:i/>
          <w:sz w:val="24"/>
          <w:szCs w:val="24"/>
          <w:rtl/>
        </w:rPr>
        <w:t>וישתמש</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כך</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משותפים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מערכות</w:t>
      </w:r>
      <w:r w:rsidRPr="000815DB">
        <w:rPr>
          <w:rFonts w:ascii="David" w:hAnsi="David" w:cs="David"/>
          <w:i/>
          <w:sz w:val="24"/>
          <w:szCs w:val="24"/>
          <w:rtl/>
        </w:rPr>
        <w:t xml:space="preserve"> </w:t>
      </w:r>
      <w:r w:rsidRPr="000815DB">
        <w:rPr>
          <w:rFonts w:ascii="David" w:hAnsi="David" w:cs="David" w:hint="cs"/>
          <w:i/>
          <w:sz w:val="24"/>
          <w:szCs w:val="24"/>
          <w:rtl/>
        </w:rPr>
        <w:t>משותפות</w:t>
      </w:r>
      <w:r w:rsidRPr="000815DB">
        <w:rPr>
          <w:rFonts w:ascii="David" w:hAnsi="David" w:cs="David"/>
          <w:i/>
          <w:sz w:val="24"/>
          <w:szCs w:val="24"/>
          <w:rtl/>
        </w:rPr>
        <w:t xml:space="preserve">, </w:t>
      </w:r>
      <w:r w:rsidRPr="000815DB">
        <w:rPr>
          <w:rFonts w:ascii="David" w:hAnsi="David" w:cs="David" w:hint="cs"/>
          <w:i/>
          <w:sz w:val="24"/>
          <w:szCs w:val="24"/>
          <w:rtl/>
        </w:rPr>
        <w:t>שנמסרו</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עתידים</w:t>
      </w:r>
      <w:r w:rsidRPr="000815DB">
        <w:rPr>
          <w:rFonts w:ascii="David" w:hAnsi="David" w:cs="David"/>
          <w:i/>
          <w:sz w:val="24"/>
          <w:szCs w:val="24"/>
          <w:rtl/>
        </w:rPr>
        <w:t xml:space="preserve"> </w:t>
      </w:r>
      <w:r w:rsidRPr="000815DB">
        <w:rPr>
          <w:rFonts w:ascii="David" w:hAnsi="David" w:cs="David" w:hint="cs"/>
          <w:i/>
          <w:sz w:val="24"/>
          <w:szCs w:val="24"/>
          <w:rtl/>
        </w:rPr>
        <w:t>להימסר</w:t>
      </w:r>
      <w:r w:rsidRPr="000815DB">
        <w:rPr>
          <w:rFonts w:ascii="David" w:hAnsi="David" w:cs="David"/>
          <w:i/>
          <w:sz w:val="24"/>
          <w:szCs w:val="24"/>
          <w:rtl/>
        </w:rPr>
        <w:t xml:space="preserve"> </w:t>
      </w:r>
      <w:r w:rsidRPr="000815DB">
        <w:rPr>
          <w:rFonts w:ascii="David" w:hAnsi="David" w:cs="David" w:hint="cs"/>
          <w:i/>
          <w:sz w:val="24"/>
          <w:szCs w:val="24"/>
          <w:rtl/>
        </w:rPr>
        <w:t>לרוכשים</w:t>
      </w:r>
      <w:r w:rsidRPr="000815DB">
        <w:rPr>
          <w:rFonts w:ascii="David" w:hAnsi="David" w:cs="David"/>
          <w:i/>
          <w:sz w:val="24"/>
          <w:szCs w:val="24"/>
          <w:rtl/>
        </w:rPr>
        <w:t xml:space="preserve">, </w:t>
      </w:r>
      <w:r w:rsidRPr="000815DB">
        <w:rPr>
          <w:rFonts w:ascii="David" w:hAnsi="David" w:cs="David" w:hint="cs"/>
          <w:i/>
          <w:sz w:val="24"/>
          <w:szCs w:val="24"/>
          <w:rtl/>
        </w:rPr>
        <w:t>יישא</w:t>
      </w:r>
      <w:r w:rsidRPr="000815DB">
        <w:rPr>
          <w:rFonts w:ascii="David" w:hAnsi="David" w:cs="David"/>
          <w:i/>
          <w:sz w:val="24"/>
          <w:szCs w:val="24"/>
          <w:rtl/>
        </w:rPr>
        <w:t xml:space="preserve"> </w:t>
      </w:r>
      <w:r w:rsidRPr="000815DB">
        <w:rPr>
          <w:rFonts w:ascii="David" w:hAnsi="David" w:cs="David" w:hint="cs"/>
          <w:i/>
          <w:sz w:val="24"/>
          <w:szCs w:val="24"/>
          <w:rtl/>
        </w:rPr>
        <w:t>בתשלום</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מים</w:t>
      </w:r>
      <w:r w:rsidRPr="000815DB">
        <w:rPr>
          <w:rFonts w:ascii="David" w:hAnsi="David" w:cs="David"/>
          <w:i/>
          <w:sz w:val="24"/>
          <w:szCs w:val="24"/>
          <w:rtl/>
        </w:rPr>
        <w:t xml:space="preserve">, </w:t>
      </w:r>
      <w:r w:rsidRPr="000815DB">
        <w:rPr>
          <w:rFonts w:ascii="David" w:hAnsi="David" w:cs="David" w:hint="cs"/>
          <w:i/>
          <w:sz w:val="24"/>
          <w:szCs w:val="24"/>
          <w:rtl/>
        </w:rPr>
        <w:t>חשמל</w:t>
      </w:r>
      <w:r w:rsidRPr="000815DB">
        <w:rPr>
          <w:rFonts w:ascii="David" w:hAnsi="David" w:cs="David"/>
          <w:i/>
          <w:sz w:val="24"/>
          <w:szCs w:val="24"/>
          <w:rtl/>
        </w:rPr>
        <w:t xml:space="preserve">, </w:t>
      </w:r>
      <w:r w:rsidRPr="000815DB">
        <w:rPr>
          <w:rFonts w:ascii="David" w:hAnsi="David" w:cs="David" w:hint="cs"/>
          <w:i/>
          <w:sz w:val="24"/>
          <w:szCs w:val="24"/>
          <w:rtl/>
        </w:rPr>
        <w:t>ניקיון</w:t>
      </w:r>
      <w:r w:rsidRPr="000815DB">
        <w:rPr>
          <w:rFonts w:ascii="David" w:hAnsi="David" w:cs="David"/>
          <w:i/>
          <w:sz w:val="24"/>
          <w:szCs w:val="24"/>
          <w:rtl/>
        </w:rPr>
        <w:t xml:space="preserve">, </w:t>
      </w:r>
      <w:r w:rsidRPr="000815DB">
        <w:rPr>
          <w:rFonts w:ascii="David" w:hAnsi="David" w:cs="David" w:hint="cs"/>
          <w:i/>
          <w:sz w:val="24"/>
          <w:szCs w:val="24"/>
          <w:rtl/>
        </w:rPr>
        <w:t>אחזקת</w:t>
      </w:r>
      <w:r w:rsidRPr="000815DB">
        <w:rPr>
          <w:rFonts w:ascii="David" w:hAnsi="David" w:cs="David"/>
          <w:i/>
          <w:sz w:val="24"/>
          <w:szCs w:val="24"/>
          <w:rtl/>
        </w:rPr>
        <w:t xml:space="preserve"> </w:t>
      </w:r>
      <w:r w:rsidRPr="000815DB">
        <w:rPr>
          <w:rFonts w:ascii="David" w:hAnsi="David" w:cs="David" w:hint="cs"/>
          <w:i/>
          <w:sz w:val="24"/>
          <w:szCs w:val="24"/>
          <w:rtl/>
        </w:rPr>
        <w:t>מעליות</w:t>
      </w:r>
      <w:r w:rsidRPr="000815DB">
        <w:rPr>
          <w:rFonts w:ascii="David" w:hAnsi="David" w:cs="David"/>
          <w:i/>
          <w:sz w:val="24"/>
          <w:szCs w:val="24"/>
          <w:rtl/>
        </w:rPr>
        <w:t xml:space="preserve"> </w:t>
      </w:r>
      <w:r w:rsidRPr="000815DB">
        <w:rPr>
          <w:rFonts w:ascii="David" w:hAnsi="David" w:cs="David" w:hint="cs"/>
          <w:i/>
          <w:sz w:val="24"/>
          <w:szCs w:val="24"/>
          <w:rtl/>
        </w:rPr>
        <w:t>וכד</w:t>
      </w:r>
      <w:r w:rsidRPr="000815DB">
        <w:rPr>
          <w:rFonts w:ascii="David" w:hAnsi="David" w:cs="David"/>
          <w:i/>
          <w:sz w:val="24"/>
          <w:szCs w:val="24"/>
          <w:rtl/>
        </w:rPr>
        <w:t xml:space="preserve">', </w:t>
      </w:r>
      <w:r w:rsidRPr="000815DB">
        <w:rPr>
          <w:rFonts w:ascii="David" w:hAnsi="David" w:cs="David" w:hint="cs"/>
          <w:i/>
          <w:sz w:val="24"/>
          <w:szCs w:val="24"/>
          <w:rtl/>
        </w:rPr>
        <w:t>לפי</w:t>
      </w:r>
      <w:r w:rsidRPr="000815DB">
        <w:rPr>
          <w:rFonts w:ascii="David" w:hAnsi="David" w:cs="David"/>
          <w:i/>
          <w:sz w:val="24"/>
          <w:szCs w:val="24"/>
          <w:rtl/>
        </w:rPr>
        <w:t xml:space="preserve"> </w:t>
      </w:r>
      <w:r w:rsidRPr="000815DB">
        <w:rPr>
          <w:rFonts w:ascii="David" w:hAnsi="David" w:cs="David" w:hint="cs"/>
          <w:i/>
          <w:sz w:val="24"/>
          <w:szCs w:val="24"/>
          <w:rtl/>
        </w:rPr>
        <w:t>קביעת</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w:t>
      </w:r>
    </w:p>
    <w:p w14:paraId="4D8794C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ימסור</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כשהן</w:t>
      </w:r>
      <w:r w:rsidRPr="000815DB">
        <w:rPr>
          <w:rFonts w:ascii="David" w:hAnsi="David" w:cs="David"/>
          <w:i/>
          <w:sz w:val="24"/>
          <w:szCs w:val="24"/>
          <w:rtl/>
        </w:rPr>
        <w:t xml:space="preserve"> </w:t>
      </w:r>
      <w:r w:rsidRPr="000815DB">
        <w:rPr>
          <w:rFonts w:ascii="David" w:hAnsi="David" w:cs="David" w:hint="cs"/>
          <w:i/>
          <w:sz w:val="24"/>
          <w:szCs w:val="24"/>
          <w:rtl/>
        </w:rPr>
        <w:t>מושלמות</w:t>
      </w:r>
      <w:r w:rsidRPr="000815DB">
        <w:rPr>
          <w:rFonts w:ascii="David" w:hAnsi="David" w:cs="David"/>
          <w:i/>
          <w:sz w:val="24"/>
          <w:szCs w:val="24"/>
          <w:rtl/>
        </w:rPr>
        <w:t xml:space="preserve"> </w:t>
      </w:r>
      <w:r w:rsidRPr="000815DB">
        <w:rPr>
          <w:rFonts w:ascii="David" w:hAnsi="David" w:cs="David" w:hint="cs"/>
          <w:i/>
          <w:sz w:val="24"/>
          <w:szCs w:val="24"/>
          <w:rtl/>
        </w:rPr>
        <w:t>לשביעות</w:t>
      </w:r>
      <w:r w:rsidRPr="000815DB">
        <w:rPr>
          <w:rFonts w:ascii="David" w:hAnsi="David" w:cs="David"/>
          <w:i/>
          <w:sz w:val="24"/>
          <w:szCs w:val="24"/>
          <w:rtl/>
        </w:rPr>
        <w:t xml:space="preserve"> </w:t>
      </w:r>
      <w:r w:rsidRPr="000815DB">
        <w:rPr>
          <w:rFonts w:ascii="David" w:hAnsi="David" w:cs="David" w:hint="cs"/>
          <w:i/>
          <w:sz w:val="24"/>
          <w:szCs w:val="24"/>
          <w:rtl/>
        </w:rPr>
        <w:t>רצון</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והרוכשים</w:t>
      </w:r>
      <w:r w:rsidRPr="000815DB">
        <w:rPr>
          <w:rFonts w:ascii="David" w:hAnsi="David" w:cs="David"/>
          <w:i/>
          <w:sz w:val="24"/>
          <w:szCs w:val="24"/>
          <w:rtl/>
        </w:rPr>
        <w:t xml:space="preserve"> </w:t>
      </w:r>
      <w:r w:rsidRPr="000815DB">
        <w:rPr>
          <w:rFonts w:ascii="David" w:hAnsi="David" w:cs="David" w:hint="cs"/>
          <w:i/>
          <w:sz w:val="24"/>
          <w:szCs w:val="24"/>
          <w:rtl/>
        </w:rPr>
        <w:t>והינו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לטיב</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במשך</w:t>
      </w:r>
      <w:r w:rsidRPr="000815DB">
        <w:rPr>
          <w:rFonts w:ascii="David" w:hAnsi="David" w:cs="David"/>
          <w:i/>
          <w:sz w:val="24"/>
          <w:szCs w:val="24"/>
          <w:rtl/>
        </w:rPr>
        <w:t xml:space="preserve"> </w:t>
      </w:r>
      <w:r w:rsidRPr="000815DB">
        <w:rPr>
          <w:rFonts w:ascii="David" w:hAnsi="David" w:cs="David" w:hint="cs"/>
          <w:i/>
          <w:sz w:val="24"/>
          <w:szCs w:val="24"/>
          <w:rtl/>
        </w:rPr>
        <w:t>תקופות</w:t>
      </w:r>
      <w:r w:rsidRPr="000815DB">
        <w:rPr>
          <w:rFonts w:ascii="David" w:hAnsi="David" w:cs="David"/>
          <w:i/>
          <w:sz w:val="24"/>
          <w:szCs w:val="24"/>
          <w:rtl/>
        </w:rPr>
        <w:t xml:space="preserve"> </w:t>
      </w:r>
      <w:r w:rsidRPr="000815DB">
        <w:rPr>
          <w:rFonts w:ascii="David" w:hAnsi="David" w:cs="David" w:hint="cs"/>
          <w:i/>
          <w:sz w:val="24"/>
          <w:szCs w:val="24"/>
          <w:rtl/>
        </w:rPr>
        <w:t>הבדק</w:t>
      </w:r>
      <w:r w:rsidRPr="000815DB">
        <w:rPr>
          <w:rFonts w:ascii="David" w:hAnsi="David" w:cs="David"/>
          <w:i/>
          <w:sz w:val="24"/>
          <w:szCs w:val="24"/>
          <w:rtl/>
        </w:rPr>
        <w:t xml:space="preserve"> </w:t>
      </w:r>
      <w:r w:rsidRPr="000815DB">
        <w:rPr>
          <w:rFonts w:ascii="David" w:hAnsi="David" w:cs="David" w:hint="cs"/>
          <w:i/>
          <w:sz w:val="24"/>
          <w:szCs w:val="24"/>
          <w:rtl/>
        </w:rPr>
        <w:t>והאחריות</w:t>
      </w:r>
      <w:r w:rsidRPr="000815DB">
        <w:rPr>
          <w:rFonts w:ascii="David" w:hAnsi="David" w:cs="David"/>
          <w:i/>
          <w:sz w:val="24"/>
          <w:szCs w:val="24"/>
          <w:rtl/>
        </w:rPr>
        <w:t xml:space="preserve"> </w:t>
      </w:r>
      <w:r w:rsidRPr="000815DB">
        <w:rPr>
          <w:rFonts w:ascii="David" w:hAnsi="David" w:cs="David" w:hint="cs"/>
          <w:i/>
          <w:sz w:val="24"/>
          <w:szCs w:val="24"/>
          <w:rtl/>
        </w:rPr>
        <w:t>בהתאם</w:t>
      </w:r>
      <w:r w:rsidRPr="000815DB">
        <w:rPr>
          <w:rFonts w:ascii="David" w:hAnsi="David" w:cs="David"/>
          <w:i/>
          <w:sz w:val="24"/>
          <w:szCs w:val="24"/>
          <w:rtl/>
        </w:rPr>
        <w:t xml:space="preserve"> </w:t>
      </w:r>
      <w:r w:rsidRPr="000815DB">
        <w:rPr>
          <w:rFonts w:ascii="David" w:hAnsi="David" w:cs="David" w:hint="cs"/>
          <w:i/>
          <w:sz w:val="24"/>
          <w:szCs w:val="24"/>
          <w:rtl/>
        </w:rPr>
        <w:t>לחוק</w:t>
      </w:r>
      <w:r w:rsidRPr="000815DB">
        <w:rPr>
          <w:rFonts w:ascii="David" w:hAnsi="David" w:cs="David"/>
          <w:i/>
          <w:sz w:val="24"/>
          <w:szCs w:val="24"/>
          <w:rtl/>
        </w:rPr>
        <w:t xml:space="preserve"> </w:t>
      </w:r>
      <w:r w:rsidRPr="000815DB">
        <w:rPr>
          <w:rFonts w:ascii="David" w:hAnsi="David" w:cs="David" w:hint="cs"/>
          <w:i/>
          <w:sz w:val="24"/>
          <w:szCs w:val="24"/>
          <w:rtl/>
        </w:rPr>
        <w:t>המכר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656366C4"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יכין</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חשבונו</w:t>
      </w:r>
      <w:r w:rsidRPr="000815DB">
        <w:rPr>
          <w:rFonts w:ascii="David" w:hAnsi="David" w:cs="David"/>
          <w:i/>
          <w:sz w:val="24"/>
          <w:szCs w:val="24"/>
          <w:rtl/>
        </w:rPr>
        <w:t xml:space="preserve">, </w:t>
      </w:r>
      <w:r w:rsidRPr="000815DB">
        <w:rPr>
          <w:rFonts w:ascii="David" w:hAnsi="David" w:cs="David" w:hint="cs"/>
          <w:i/>
          <w:sz w:val="24"/>
          <w:szCs w:val="24"/>
          <w:rtl/>
        </w:rPr>
        <w:t>ספר</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תחזוקה</w:t>
      </w:r>
      <w:r w:rsidRPr="000815DB">
        <w:rPr>
          <w:rFonts w:ascii="David" w:hAnsi="David" w:cs="David"/>
          <w:i/>
          <w:sz w:val="24"/>
          <w:szCs w:val="24"/>
          <w:rtl/>
        </w:rPr>
        <w:t xml:space="preserve"> </w:t>
      </w:r>
      <w:r w:rsidRPr="000815DB">
        <w:rPr>
          <w:rFonts w:ascii="David" w:hAnsi="David" w:cs="David" w:hint="cs"/>
          <w:i/>
          <w:sz w:val="24"/>
          <w:szCs w:val="24"/>
          <w:rtl/>
        </w:rPr>
        <w:t>ושימוש</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בסעיף</w:t>
      </w:r>
      <w:r w:rsidRPr="000815DB">
        <w:rPr>
          <w:rFonts w:ascii="David" w:hAnsi="David" w:cs="David"/>
          <w:i/>
          <w:sz w:val="24"/>
          <w:szCs w:val="24"/>
          <w:rtl/>
        </w:rPr>
        <w:t xml:space="preserve"> 27.2.6 </w:t>
      </w:r>
      <w:r w:rsidRPr="000815DB">
        <w:rPr>
          <w:rFonts w:ascii="David" w:hAnsi="David" w:cs="David" w:hint="cs"/>
          <w:i/>
          <w:sz w:val="24"/>
          <w:szCs w:val="24"/>
          <w:rtl/>
        </w:rPr>
        <w:t>להלן</w:t>
      </w:r>
      <w:r w:rsidRPr="000815DB">
        <w:rPr>
          <w:rFonts w:ascii="David" w:hAnsi="David" w:cs="David"/>
          <w:i/>
          <w:sz w:val="24"/>
          <w:szCs w:val="24"/>
          <w:rtl/>
        </w:rPr>
        <w:t xml:space="preserve"> </w:t>
      </w:r>
      <w:r w:rsidRPr="000815DB">
        <w:rPr>
          <w:rFonts w:ascii="David" w:hAnsi="David" w:cs="David" w:hint="cs"/>
          <w:i/>
          <w:sz w:val="24"/>
          <w:szCs w:val="24"/>
          <w:rtl/>
        </w:rPr>
        <w:t>וימסור</w:t>
      </w:r>
      <w:r w:rsidRPr="000815DB">
        <w:rPr>
          <w:rFonts w:ascii="David" w:hAnsi="David" w:cs="David"/>
          <w:i/>
          <w:sz w:val="24"/>
          <w:szCs w:val="24"/>
          <w:rtl/>
        </w:rPr>
        <w:t xml:space="preserve"> </w:t>
      </w:r>
      <w:r w:rsidRPr="000815DB">
        <w:rPr>
          <w:rFonts w:ascii="David" w:hAnsi="David" w:cs="David" w:hint="cs"/>
          <w:i/>
          <w:sz w:val="24"/>
          <w:szCs w:val="24"/>
          <w:rtl/>
        </w:rPr>
        <w:t>אותו</w:t>
      </w:r>
      <w:r w:rsidRPr="000815DB">
        <w:rPr>
          <w:rFonts w:ascii="David" w:hAnsi="David" w:cs="David"/>
          <w:i/>
          <w:sz w:val="24"/>
          <w:szCs w:val="24"/>
          <w:rtl/>
        </w:rPr>
        <w:t xml:space="preserve"> </w:t>
      </w:r>
      <w:r w:rsidRPr="000815DB">
        <w:rPr>
          <w:rFonts w:ascii="David" w:hAnsi="David" w:cs="David" w:hint="cs"/>
          <w:i/>
          <w:sz w:val="24"/>
          <w:szCs w:val="24"/>
          <w:rtl/>
        </w:rPr>
        <w:t>למזמין</w:t>
      </w:r>
      <w:r w:rsidRPr="000815DB">
        <w:rPr>
          <w:rFonts w:ascii="David" w:hAnsi="David" w:cs="David"/>
          <w:i/>
          <w:sz w:val="24"/>
          <w:szCs w:val="24"/>
          <w:rtl/>
        </w:rPr>
        <w:t xml:space="preserve"> </w:t>
      </w:r>
      <w:r w:rsidRPr="000815DB">
        <w:rPr>
          <w:rFonts w:ascii="David" w:hAnsi="David" w:cs="David" w:hint="cs"/>
          <w:i/>
          <w:sz w:val="24"/>
          <w:szCs w:val="24"/>
          <w:rtl/>
        </w:rPr>
        <w:t>ולרוכשים</w:t>
      </w:r>
      <w:r w:rsidRPr="000815DB">
        <w:rPr>
          <w:rFonts w:ascii="David" w:hAnsi="David" w:cs="David"/>
          <w:i/>
          <w:sz w:val="24"/>
          <w:szCs w:val="24"/>
          <w:rtl/>
        </w:rPr>
        <w:t xml:space="preserve"> </w:t>
      </w:r>
      <w:r w:rsidRPr="000815DB">
        <w:rPr>
          <w:rFonts w:ascii="David" w:hAnsi="David" w:cs="David" w:hint="cs"/>
          <w:i/>
          <w:sz w:val="24"/>
          <w:szCs w:val="24"/>
          <w:rtl/>
        </w:rPr>
        <w:t>עד</w:t>
      </w:r>
      <w:r w:rsidRPr="000815DB">
        <w:rPr>
          <w:rFonts w:ascii="David" w:hAnsi="David" w:cs="David"/>
          <w:i/>
          <w:sz w:val="24"/>
          <w:szCs w:val="24"/>
          <w:rtl/>
        </w:rPr>
        <w:t xml:space="preserve"> </w:t>
      </w:r>
      <w:r w:rsidRPr="000815DB">
        <w:rPr>
          <w:rFonts w:ascii="David" w:hAnsi="David" w:cs="David" w:hint="cs"/>
          <w:i/>
          <w:sz w:val="24"/>
          <w:szCs w:val="24"/>
          <w:rtl/>
        </w:rPr>
        <w:t>מועד</w:t>
      </w:r>
      <w:r w:rsidRPr="000815DB">
        <w:rPr>
          <w:rFonts w:ascii="David" w:hAnsi="David" w:cs="David"/>
          <w:i/>
          <w:sz w:val="24"/>
          <w:szCs w:val="24"/>
          <w:rtl/>
        </w:rPr>
        <w:t xml:space="preserve"> </w:t>
      </w:r>
      <w:r w:rsidRPr="000815DB">
        <w:rPr>
          <w:rFonts w:ascii="David" w:hAnsi="David" w:cs="David" w:hint="cs"/>
          <w:i/>
          <w:sz w:val="24"/>
          <w:szCs w:val="24"/>
          <w:rtl/>
        </w:rPr>
        <w:t>מסירת</w:t>
      </w:r>
      <w:r w:rsidRPr="000815DB">
        <w:rPr>
          <w:rFonts w:ascii="David" w:hAnsi="David" w:cs="David"/>
          <w:i/>
          <w:sz w:val="24"/>
          <w:szCs w:val="24"/>
          <w:rtl/>
        </w:rPr>
        <w:t xml:space="preserve"> </w:t>
      </w:r>
      <w:r w:rsidRPr="000815DB">
        <w:rPr>
          <w:rFonts w:ascii="David" w:hAnsi="David" w:cs="David" w:hint="cs"/>
          <w:i/>
          <w:sz w:val="24"/>
          <w:szCs w:val="24"/>
          <w:rtl/>
        </w:rPr>
        <w:t>הנכס</w:t>
      </w:r>
      <w:r w:rsidRPr="000815DB">
        <w:rPr>
          <w:rFonts w:ascii="David" w:hAnsi="David" w:cs="David"/>
          <w:i/>
          <w:sz w:val="24"/>
          <w:szCs w:val="24"/>
          <w:rtl/>
        </w:rPr>
        <w:t xml:space="preserve"> </w:t>
      </w:r>
      <w:r w:rsidRPr="000815DB">
        <w:rPr>
          <w:rFonts w:ascii="David" w:hAnsi="David" w:cs="David" w:hint="cs"/>
          <w:i/>
          <w:sz w:val="24"/>
          <w:szCs w:val="24"/>
          <w:rtl/>
        </w:rPr>
        <w:t>ובכפוף</w:t>
      </w:r>
      <w:r w:rsidRPr="000815DB">
        <w:rPr>
          <w:rFonts w:ascii="David" w:hAnsi="David" w:cs="David"/>
          <w:i/>
          <w:sz w:val="24"/>
          <w:szCs w:val="24"/>
          <w:rtl/>
        </w:rPr>
        <w:t xml:space="preserve"> </w:t>
      </w:r>
      <w:r w:rsidRPr="000815DB">
        <w:rPr>
          <w:rFonts w:ascii="David" w:hAnsi="David" w:cs="David" w:hint="cs"/>
          <w:i/>
          <w:sz w:val="24"/>
          <w:szCs w:val="24"/>
          <w:rtl/>
        </w:rPr>
        <w:t>להוראות</w:t>
      </w:r>
      <w:r w:rsidRPr="000815DB">
        <w:rPr>
          <w:rFonts w:ascii="David" w:hAnsi="David" w:cs="David"/>
          <w:i/>
          <w:sz w:val="24"/>
          <w:szCs w:val="24"/>
          <w:rtl/>
        </w:rPr>
        <w:t xml:space="preserve"> </w:t>
      </w:r>
      <w:r w:rsidRPr="000815DB">
        <w:rPr>
          <w:rFonts w:ascii="David" w:hAnsi="David" w:cs="David" w:hint="cs"/>
          <w:i/>
          <w:sz w:val="24"/>
          <w:szCs w:val="24"/>
          <w:rtl/>
        </w:rPr>
        <w:t>חוק</w:t>
      </w:r>
      <w:r w:rsidRPr="000815DB">
        <w:rPr>
          <w:rFonts w:ascii="David" w:hAnsi="David" w:cs="David"/>
          <w:i/>
          <w:sz w:val="24"/>
          <w:szCs w:val="24"/>
          <w:rtl/>
        </w:rPr>
        <w:t xml:space="preserve"> </w:t>
      </w:r>
      <w:r w:rsidRPr="000815DB">
        <w:rPr>
          <w:rFonts w:ascii="David" w:hAnsi="David" w:cs="David" w:hint="cs"/>
          <w:i/>
          <w:sz w:val="24"/>
          <w:szCs w:val="24"/>
          <w:rtl/>
        </w:rPr>
        <w:t>המכר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316A4A3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ינהל</w:t>
      </w:r>
      <w:r w:rsidRPr="000815DB">
        <w:rPr>
          <w:rFonts w:ascii="David" w:hAnsi="David" w:cs="David"/>
          <w:i/>
          <w:sz w:val="24"/>
          <w:szCs w:val="24"/>
          <w:rtl/>
        </w:rPr>
        <w:t xml:space="preserve"> </w:t>
      </w:r>
      <w:r w:rsidRPr="000815DB">
        <w:rPr>
          <w:rFonts w:ascii="David" w:hAnsi="David" w:cs="David" w:hint="cs"/>
          <w:i/>
          <w:sz w:val="24"/>
          <w:szCs w:val="24"/>
          <w:rtl/>
        </w:rPr>
        <w:t>מערך</w:t>
      </w:r>
      <w:r w:rsidRPr="000815DB">
        <w:rPr>
          <w:rFonts w:ascii="David" w:hAnsi="David" w:cs="David"/>
          <w:i/>
          <w:sz w:val="24"/>
          <w:szCs w:val="24"/>
          <w:rtl/>
        </w:rPr>
        <w:t xml:space="preserve"> </w:t>
      </w:r>
      <w:r w:rsidRPr="000815DB">
        <w:rPr>
          <w:rFonts w:ascii="David" w:hAnsi="David" w:cs="David" w:hint="cs"/>
          <w:i/>
          <w:sz w:val="24"/>
          <w:szCs w:val="24"/>
          <w:rtl/>
        </w:rPr>
        <w:t>אבטחת</w:t>
      </w:r>
      <w:r w:rsidRPr="000815DB">
        <w:rPr>
          <w:rFonts w:ascii="David" w:hAnsi="David" w:cs="David"/>
          <w:i/>
          <w:sz w:val="24"/>
          <w:szCs w:val="24"/>
          <w:rtl/>
        </w:rPr>
        <w:t xml:space="preserve"> </w:t>
      </w:r>
      <w:r w:rsidRPr="000815DB">
        <w:rPr>
          <w:rFonts w:ascii="David" w:hAnsi="David" w:cs="David" w:hint="cs"/>
          <w:i/>
          <w:sz w:val="24"/>
          <w:szCs w:val="24"/>
          <w:rtl/>
        </w:rPr>
        <w:t>איכות</w:t>
      </w:r>
      <w:r w:rsidRPr="000815DB">
        <w:rPr>
          <w:rFonts w:ascii="David" w:hAnsi="David" w:cs="David"/>
          <w:i/>
          <w:sz w:val="24"/>
          <w:szCs w:val="24"/>
          <w:rtl/>
        </w:rPr>
        <w:t xml:space="preserve"> (</w:t>
      </w:r>
      <w:r w:rsidRPr="000815DB">
        <w:rPr>
          <w:rFonts w:ascii="David" w:hAnsi="David" w:cs="David"/>
          <w:i/>
          <w:sz w:val="24"/>
          <w:szCs w:val="24"/>
        </w:rPr>
        <w:t>ISO</w:t>
      </w:r>
      <w:r w:rsidRPr="000815DB">
        <w:rPr>
          <w:rFonts w:ascii="David" w:hAnsi="David" w:cs="David"/>
          <w:i/>
          <w:sz w:val="24"/>
          <w:szCs w:val="24"/>
          <w:rtl/>
        </w:rPr>
        <w:t xml:space="preserve">) </w:t>
      </w:r>
      <w:r w:rsidRPr="000815DB">
        <w:rPr>
          <w:rFonts w:ascii="David" w:hAnsi="David" w:cs="David" w:hint="cs"/>
          <w:i/>
          <w:sz w:val="24"/>
          <w:szCs w:val="24"/>
          <w:rtl/>
        </w:rPr>
        <w:t>ויציג</w:t>
      </w:r>
      <w:r w:rsidRPr="000815DB">
        <w:rPr>
          <w:rFonts w:ascii="David" w:hAnsi="David" w:cs="David"/>
          <w:i/>
          <w:sz w:val="24"/>
          <w:szCs w:val="24"/>
          <w:rtl/>
        </w:rPr>
        <w:t xml:space="preserve"> </w:t>
      </w:r>
      <w:r w:rsidRPr="000815DB">
        <w:rPr>
          <w:rFonts w:ascii="David" w:hAnsi="David" w:cs="David" w:hint="cs"/>
          <w:i/>
          <w:sz w:val="24"/>
          <w:szCs w:val="24"/>
          <w:rtl/>
        </w:rPr>
        <w:t>מעת</w:t>
      </w:r>
      <w:r w:rsidRPr="000815DB">
        <w:rPr>
          <w:rFonts w:ascii="David" w:hAnsi="David" w:cs="David"/>
          <w:i/>
          <w:sz w:val="24"/>
          <w:szCs w:val="24"/>
          <w:rtl/>
        </w:rPr>
        <w:t xml:space="preserve"> </w:t>
      </w:r>
      <w:r w:rsidRPr="000815DB">
        <w:rPr>
          <w:rFonts w:ascii="David" w:hAnsi="David" w:cs="David" w:hint="cs"/>
          <w:i/>
          <w:sz w:val="24"/>
          <w:szCs w:val="24"/>
          <w:rtl/>
        </w:rPr>
        <w:t>לעת</w:t>
      </w:r>
      <w:r w:rsidRPr="000815DB">
        <w:rPr>
          <w:rFonts w:ascii="David" w:hAnsi="David" w:cs="David"/>
          <w:i/>
          <w:sz w:val="24"/>
          <w:szCs w:val="24"/>
          <w:rtl/>
        </w:rPr>
        <w:t xml:space="preserve">, </w:t>
      </w:r>
      <w:r w:rsidRPr="000815DB">
        <w:rPr>
          <w:rFonts w:ascii="David" w:hAnsi="David" w:cs="David" w:hint="cs"/>
          <w:i/>
          <w:sz w:val="24"/>
          <w:szCs w:val="24"/>
          <w:rtl/>
        </w:rPr>
        <w:t>לבקשת</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רשימות</w:t>
      </w:r>
      <w:r w:rsidRPr="000815DB">
        <w:rPr>
          <w:rFonts w:ascii="David" w:hAnsi="David" w:cs="David"/>
          <w:i/>
          <w:sz w:val="24"/>
          <w:szCs w:val="24"/>
          <w:rtl/>
        </w:rPr>
        <w:t xml:space="preserve"> </w:t>
      </w:r>
      <w:r w:rsidRPr="000815DB">
        <w:rPr>
          <w:rFonts w:ascii="David" w:hAnsi="David" w:cs="David" w:hint="cs"/>
          <w:i/>
          <w:sz w:val="24"/>
          <w:szCs w:val="24"/>
          <w:rtl/>
        </w:rPr>
        <w:t>התיוג</w:t>
      </w:r>
      <w:r w:rsidRPr="000815DB">
        <w:rPr>
          <w:rFonts w:ascii="David" w:hAnsi="David" w:cs="David"/>
          <w:i/>
          <w:sz w:val="24"/>
          <w:szCs w:val="24"/>
          <w:rtl/>
        </w:rPr>
        <w:t>.</w:t>
      </w:r>
    </w:p>
    <w:p w14:paraId="55ACFD3C"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r w:rsidRPr="000815DB">
        <w:rPr>
          <w:rFonts w:ascii="David" w:hAnsi="David" w:cs="David"/>
          <w:i/>
          <w:sz w:val="24"/>
          <w:szCs w:val="24"/>
          <w:rtl/>
        </w:rPr>
        <w:t xml:space="preserve">. </w:t>
      </w:r>
    </w:p>
    <w:p w14:paraId="687BD2EB"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מתחייב</w:t>
      </w:r>
      <w:r w:rsidRPr="000815DB">
        <w:rPr>
          <w:rFonts w:ascii="David" w:hAnsi="David" w:cs="David"/>
          <w:i/>
          <w:sz w:val="24"/>
          <w:szCs w:val="24"/>
          <w:rtl/>
        </w:rPr>
        <w:t xml:space="preserve"> </w:t>
      </w:r>
      <w:r w:rsidRPr="000815DB">
        <w:rPr>
          <w:rFonts w:ascii="David" w:hAnsi="David" w:cs="David" w:hint="cs"/>
          <w:i/>
          <w:sz w:val="24"/>
          <w:szCs w:val="24"/>
          <w:rtl/>
        </w:rPr>
        <w:t>לחתום</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הסכם</w:t>
      </w:r>
      <w:r w:rsidRPr="000815DB">
        <w:rPr>
          <w:rFonts w:ascii="David" w:hAnsi="David" w:cs="David"/>
          <w:i/>
          <w:sz w:val="24"/>
          <w:szCs w:val="24"/>
          <w:rtl/>
        </w:rPr>
        <w:t xml:space="preserve"> </w:t>
      </w:r>
      <w:r w:rsidRPr="000815DB">
        <w:rPr>
          <w:rFonts w:ascii="David" w:hAnsi="David" w:cs="David" w:hint="cs"/>
          <w:i/>
          <w:sz w:val="24"/>
          <w:szCs w:val="24"/>
          <w:rtl/>
        </w:rPr>
        <w:t>עם</w:t>
      </w:r>
      <w:r w:rsidRPr="000815DB">
        <w:rPr>
          <w:rFonts w:ascii="David" w:hAnsi="David" w:cs="David"/>
          <w:i/>
          <w:sz w:val="24"/>
          <w:szCs w:val="24"/>
          <w:rtl/>
        </w:rPr>
        <w:t xml:space="preserve"> </w:t>
      </w:r>
      <w:r w:rsidRPr="000815DB">
        <w:rPr>
          <w:rFonts w:ascii="David" w:hAnsi="David" w:cs="David" w:hint="cs"/>
          <w:i/>
          <w:sz w:val="24"/>
          <w:szCs w:val="24"/>
          <w:rtl/>
        </w:rPr>
        <w:t>אתר</w:t>
      </w:r>
      <w:r w:rsidRPr="000815DB">
        <w:rPr>
          <w:rFonts w:ascii="David" w:hAnsi="David" w:cs="David"/>
          <w:i/>
          <w:sz w:val="24"/>
          <w:szCs w:val="24"/>
          <w:rtl/>
        </w:rPr>
        <w:t xml:space="preserve"> </w:t>
      </w:r>
      <w:r w:rsidRPr="000815DB">
        <w:rPr>
          <w:rFonts w:ascii="David" w:hAnsi="David" w:cs="David" w:hint="cs"/>
          <w:i/>
          <w:sz w:val="24"/>
          <w:szCs w:val="24"/>
          <w:rtl/>
        </w:rPr>
        <w:t>מורשה</w:t>
      </w:r>
      <w:r w:rsidRPr="000815DB">
        <w:rPr>
          <w:rFonts w:ascii="David" w:hAnsi="David" w:cs="David"/>
          <w:i/>
          <w:sz w:val="24"/>
          <w:szCs w:val="24"/>
          <w:rtl/>
        </w:rPr>
        <w:t xml:space="preserve"> </w:t>
      </w:r>
      <w:r w:rsidRPr="000815DB">
        <w:rPr>
          <w:rFonts w:ascii="David" w:hAnsi="David" w:cs="David" w:hint="cs"/>
          <w:i/>
          <w:sz w:val="24"/>
          <w:szCs w:val="24"/>
          <w:rtl/>
        </w:rPr>
        <w:t>לפינוי</w:t>
      </w:r>
      <w:r w:rsidRPr="000815DB">
        <w:rPr>
          <w:rFonts w:ascii="David" w:hAnsi="David" w:cs="David"/>
          <w:i/>
          <w:sz w:val="24"/>
          <w:szCs w:val="24"/>
          <w:rtl/>
        </w:rPr>
        <w:t xml:space="preserve"> </w:t>
      </w:r>
      <w:r w:rsidRPr="000815DB">
        <w:rPr>
          <w:rFonts w:ascii="David" w:hAnsi="David" w:cs="David" w:hint="cs"/>
          <w:i/>
          <w:sz w:val="24"/>
          <w:szCs w:val="24"/>
          <w:rtl/>
        </w:rPr>
        <w:t>פסולת</w:t>
      </w:r>
      <w:r w:rsidRPr="000815DB">
        <w:rPr>
          <w:rFonts w:ascii="David" w:hAnsi="David" w:cs="David"/>
          <w:i/>
          <w:sz w:val="24"/>
          <w:szCs w:val="24"/>
          <w:rtl/>
        </w:rPr>
        <w:t xml:space="preserve"> </w:t>
      </w:r>
      <w:r w:rsidRPr="000815DB">
        <w:rPr>
          <w:rFonts w:ascii="David" w:hAnsi="David" w:cs="David" w:hint="cs"/>
          <w:i/>
          <w:sz w:val="24"/>
          <w:szCs w:val="24"/>
          <w:rtl/>
        </w:rPr>
        <w:t>ולהציגו</w:t>
      </w:r>
      <w:r w:rsidRPr="000815DB">
        <w:rPr>
          <w:rFonts w:ascii="David" w:hAnsi="David" w:cs="David"/>
          <w:i/>
          <w:sz w:val="24"/>
          <w:szCs w:val="24"/>
          <w:rtl/>
        </w:rPr>
        <w:t xml:space="preserve"> </w:t>
      </w:r>
      <w:r w:rsidRPr="000815DB">
        <w:rPr>
          <w:rFonts w:ascii="David" w:hAnsi="David" w:cs="David" w:hint="cs"/>
          <w:i/>
          <w:sz w:val="24"/>
          <w:szCs w:val="24"/>
          <w:rtl/>
        </w:rPr>
        <w:t>בפני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עת</w:t>
      </w:r>
      <w:r w:rsidRPr="000815DB">
        <w:rPr>
          <w:rFonts w:ascii="David" w:hAnsi="David" w:cs="David"/>
          <w:i/>
          <w:sz w:val="24"/>
          <w:szCs w:val="24"/>
          <w:rtl/>
        </w:rPr>
        <w:t xml:space="preserve"> </w:t>
      </w:r>
      <w:r w:rsidRPr="000815DB">
        <w:rPr>
          <w:rFonts w:ascii="David" w:hAnsi="David" w:cs="David" w:hint="cs"/>
          <w:i/>
          <w:sz w:val="24"/>
          <w:szCs w:val="24"/>
          <w:rtl/>
        </w:rPr>
        <w:t>שיידרש</w:t>
      </w:r>
      <w:r w:rsidRPr="000815DB">
        <w:rPr>
          <w:rFonts w:ascii="David" w:hAnsi="David" w:cs="David"/>
          <w:i/>
          <w:sz w:val="24"/>
          <w:szCs w:val="24"/>
          <w:rtl/>
        </w:rPr>
        <w:t xml:space="preserve"> </w:t>
      </w:r>
      <w:r w:rsidRPr="000815DB">
        <w:rPr>
          <w:rFonts w:ascii="David" w:hAnsi="David" w:cs="David" w:hint="cs"/>
          <w:i/>
          <w:sz w:val="24"/>
          <w:szCs w:val="24"/>
          <w:rtl/>
        </w:rPr>
        <w:t>לכך</w:t>
      </w:r>
      <w:r w:rsidRPr="000815DB">
        <w:rPr>
          <w:rFonts w:ascii="David" w:hAnsi="David" w:cs="David"/>
          <w:i/>
          <w:sz w:val="24"/>
          <w:szCs w:val="24"/>
          <w:rtl/>
        </w:rPr>
        <w:t>.</w:t>
      </w:r>
    </w:p>
    <w:p w14:paraId="71575F54"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p>
    <w:p w14:paraId="3FF1112D" w14:textId="77777777" w:rsidR="00EF4F1C"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r w:rsidRPr="000815DB">
        <w:rPr>
          <w:rFonts w:ascii="David" w:hAnsi="David" w:cs="David"/>
          <w:i/>
          <w:sz w:val="24"/>
          <w:szCs w:val="24"/>
          <w:rtl/>
        </w:rPr>
        <w:t>.</w:t>
      </w:r>
    </w:p>
    <w:p w14:paraId="15F45EB5" w14:textId="77777777" w:rsidR="00C41C45" w:rsidRDefault="00C41C45" w:rsidP="00C41C45">
      <w:pPr>
        <w:numPr>
          <w:ilvl w:val="1"/>
          <w:numId w:val="4"/>
        </w:numPr>
        <w:spacing w:before="120" w:beforeAutospacing="0" w:after="120" w:afterAutospacing="0" w:line="240" w:lineRule="auto"/>
        <w:jc w:val="both"/>
        <w:outlineLvl w:val="1"/>
        <w:rPr>
          <w:ins w:id="0" w:author="Liat Malichi - עורכי דין  וקסלר" w:date="2020-02-25T18:27:00Z"/>
          <w:rFonts w:ascii="David" w:eastAsia="Times New Roman" w:hAnsi="David" w:cs="David"/>
          <w:b/>
          <w:i/>
          <w:snapToGrid w:val="0"/>
          <w:sz w:val="24"/>
          <w:szCs w:val="24"/>
        </w:rPr>
      </w:pPr>
      <w:ins w:id="1" w:author="Liat Malichi - עורכי דין  וקסלר" w:date="2020-02-25T18:27:00Z">
        <w:r>
          <w:rPr>
            <w:rFonts w:ascii="David" w:eastAsia="Times New Roman" w:hAnsi="David" w:cs="David" w:hint="cs"/>
            <w:b/>
            <w:i/>
            <w:snapToGrid w:val="0"/>
            <w:sz w:val="24"/>
            <w:szCs w:val="24"/>
            <w:rtl/>
          </w:rPr>
          <w:t xml:space="preserve">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 </w:t>
        </w:r>
      </w:ins>
    </w:p>
    <w:p w14:paraId="5AE203A5" w14:textId="77777777" w:rsidR="00C41C45" w:rsidRDefault="00C41C45" w:rsidP="00C41C45">
      <w:pPr>
        <w:numPr>
          <w:ilvl w:val="1"/>
          <w:numId w:val="4"/>
        </w:numPr>
        <w:spacing w:before="120" w:beforeAutospacing="0" w:after="120" w:afterAutospacing="0" w:line="240" w:lineRule="auto"/>
        <w:jc w:val="both"/>
        <w:outlineLvl w:val="1"/>
        <w:rPr>
          <w:ins w:id="2" w:author="Liat Malichi - עורכי דין  וקסלר" w:date="2020-02-25T18:27:00Z"/>
          <w:rFonts w:ascii="David" w:eastAsia="Times New Roman" w:hAnsi="David" w:cs="David"/>
          <w:b/>
          <w:i/>
          <w:snapToGrid w:val="0"/>
          <w:sz w:val="24"/>
          <w:szCs w:val="24"/>
        </w:rPr>
      </w:pPr>
      <w:ins w:id="3" w:author="Liat Malichi - עורכי דין  וקסלר" w:date="2020-02-25T18:27:00Z">
        <w:r>
          <w:rPr>
            <w:rFonts w:ascii="David" w:eastAsia="Times New Roman" w:hAnsi="David" w:cs="David" w:hint="cs"/>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Pr>
            <w:color w:val="000000"/>
            <w:sz w:val="20"/>
            <w:szCs w:val="20"/>
            <w:rtl/>
          </w:rPr>
          <w:t>.</w:t>
        </w:r>
      </w:ins>
    </w:p>
    <w:p w14:paraId="4AA496AB" w14:textId="6D6C6825" w:rsidR="00164C02" w:rsidRPr="00C41C45" w:rsidRDefault="00C41C45">
      <w:pPr>
        <w:numPr>
          <w:ilvl w:val="1"/>
          <w:numId w:val="4"/>
        </w:numPr>
        <w:spacing w:before="120" w:beforeAutospacing="0" w:after="120" w:afterAutospacing="0" w:line="240" w:lineRule="auto"/>
        <w:jc w:val="both"/>
        <w:outlineLvl w:val="1"/>
        <w:rPr>
          <w:rFonts w:ascii="David" w:eastAsia="Times New Roman" w:hAnsi="David" w:cs="David"/>
          <w:b/>
          <w:i/>
          <w:snapToGrid w:val="0"/>
          <w:sz w:val="24"/>
          <w:szCs w:val="24"/>
          <w:rPrChange w:id="4" w:author="Liat Malichi - עורכי דין  וקסלר" w:date="2020-02-25T18:27:00Z">
            <w:rPr>
              <w:rFonts w:ascii="David" w:hAnsi="David" w:cs="David"/>
              <w:i/>
              <w:sz w:val="24"/>
              <w:szCs w:val="24"/>
            </w:rPr>
          </w:rPrChange>
        </w:rPr>
        <w:pPrChange w:id="5" w:author="Liat Malichi - עורכי דין  וקסלר" w:date="2020-02-25T18:27:00Z">
          <w:pPr>
            <w:spacing w:after="0" w:afterAutospacing="0" w:line="240" w:lineRule="auto"/>
            <w:ind w:left="792"/>
          </w:pPr>
        </w:pPrChange>
      </w:pPr>
      <w:ins w:id="6" w:author="Liat Malichi - עורכי דין  וקסלר" w:date="2020-02-25T18:27:00Z">
        <w:r>
          <w:rPr>
            <w:rFonts w:ascii="David" w:eastAsia="Times New Roman" w:hAnsi="David" w:cs="David" w:hint="cs"/>
            <w:b/>
            <w:i/>
            <w:snapToGrid w:val="0"/>
            <w:sz w:val="24"/>
            <w:szCs w:val="24"/>
            <w:rtl/>
          </w:rPr>
          <w:t>מבלי לגרוע מן האמור בחוזה זה, מתחייב הקבלן לפעול בהתאם לתקנות התכנון והבניה (בקשה להיתר, תנאיו ואגרות), תש"ל-</w:t>
        </w:r>
        <w:r>
          <w:rPr>
            <w:rFonts w:ascii="Bernard MT Condensed" w:eastAsia="Times New Roman" w:hAnsi="Bernard MT Condensed" w:cs="David" w:hint="cs"/>
            <w:b/>
            <w:i/>
            <w:snapToGrid w:val="0"/>
            <w:sz w:val="24"/>
            <w:szCs w:val="24"/>
            <w:rtl/>
          </w:rPr>
          <w:t>1970, לרבות ביצוע כלל התאמות הנגישות הדרושות במשרדי שינויי דיירים ובמשרדים באתר.</w:t>
        </w:r>
      </w:ins>
    </w:p>
    <w:p w14:paraId="1E2CC856"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מחיר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העבודות</w:t>
      </w:r>
    </w:p>
    <w:p w14:paraId="370E4EAE"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תמורת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ומילוי</w:t>
      </w:r>
      <w:r w:rsidRPr="00164C02">
        <w:rPr>
          <w:rFonts w:ascii="David" w:hAnsi="David" w:cs="David"/>
          <w:sz w:val="24"/>
          <w:szCs w:val="24"/>
          <w:rtl/>
        </w:rPr>
        <w:t xml:space="preserve"> </w:t>
      </w:r>
      <w:r w:rsidRPr="00164C02">
        <w:rPr>
          <w:rFonts w:ascii="David" w:hAnsi="David" w:cs="David" w:hint="cs"/>
          <w:sz w:val="24"/>
          <w:szCs w:val="24"/>
          <w:rtl/>
        </w:rPr>
        <w:t>מלא</w:t>
      </w:r>
      <w:r w:rsidRPr="00164C02">
        <w:rPr>
          <w:rFonts w:ascii="David" w:hAnsi="David" w:cs="David"/>
          <w:sz w:val="24"/>
          <w:szCs w:val="24"/>
          <w:rtl/>
        </w:rPr>
        <w:t xml:space="preserve"> </w:t>
      </w:r>
      <w:r w:rsidRPr="00164C02">
        <w:rPr>
          <w:rFonts w:ascii="David" w:hAnsi="David" w:cs="David" w:hint="cs"/>
          <w:sz w:val="24"/>
          <w:szCs w:val="24"/>
          <w:rtl/>
        </w:rPr>
        <w:t>ומדויק</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להוראות</w:t>
      </w:r>
      <w:r w:rsidRPr="00164C02">
        <w:rPr>
          <w:rFonts w:ascii="David" w:hAnsi="David" w:cs="David"/>
          <w:sz w:val="24"/>
          <w:szCs w:val="24"/>
          <w:rtl/>
        </w:rPr>
        <w:t xml:space="preserve"> </w:t>
      </w:r>
      <w:r w:rsidRPr="00164C02">
        <w:rPr>
          <w:rFonts w:ascii="David" w:hAnsi="David" w:cs="David" w:hint="cs"/>
          <w:sz w:val="24"/>
          <w:szCs w:val="24"/>
          <w:rtl/>
        </w:rPr>
        <w:t>החוזה</w:t>
      </w:r>
      <w:r w:rsidRPr="00164C02">
        <w:rPr>
          <w:rFonts w:ascii="David" w:hAnsi="David" w:cs="David"/>
          <w:sz w:val="24"/>
          <w:szCs w:val="24"/>
          <w:rtl/>
        </w:rPr>
        <w:t xml:space="preserve">, </w:t>
      </w:r>
      <w:r w:rsidRPr="00164C02">
        <w:rPr>
          <w:rFonts w:ascii="David" w:hAnsi="David" w:cs="David" w:hint="cs"/>
          <w:sz w:val="24"/>
          <w:szCs w:val="24"/>
          <w:rtl/>
        </w:rPr>
        <w:t>ישלם</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מחיר</w:t>
      </w:r>
      <w:r w:rsidRPr="00164C02">
        <w:rPr>
          <w:rFonts w:ascii="David" w:hAnsi="David" w:cs="David"/>
          <w:sz w:val="24"/>
          <w:szCs w:val="24"/>
          <w:rtl/>
        </w:rPr>
        <w:t xml:space="preserve"> </w:t>
      </w:r>
      <w:r w:rsidRPr="00164C02">
        <w:rPr>
          <w:rFonts w:ascii="David" w:hAnsi="David" w:cs="David" w:hint="cs"/>
          <w:sz w:val="24"/>
          <w:szCs w:val="24"/>
          <w:rtl/>
        </w:rPr>
        <w:t>פאושלי</w:t>
      </w:r>
      <w:r w:rsidRPr="00164C02">
        <w:rPr>
          <w:rFonts w:ascii="David" w:hAnsi="David" w:cs="David"/>
          <w:sz w:val="24"/>
          <w:szCs w:val="24"/>
          <w:rtl/>
        </w:rPr>
        <w:t xml:space="preserve"> </w:t>
      </w:r>
      <w:r w:rsidRPr="00164C02">
        <w:rPr>
          <w:rFonts w:ascii="David" w:hAnsi="David" w:cs="David" w:hint="cs"/>
          <w:sz w:val="24"/>
          <w:szCs w:val="24"/>
          <w:rtl/>
        </w:rPr>
        <w:t>כולל</w:t>
      </w:r>
      <w:r w:rsidRPr="00164C02">
        <w:rPr>
          <w:rFonts w:ascii="David" w:hAnsi="David" w:cs="David"/>
          <w:sz w:val="24"/>
          <w:szCs w:val="24"/>
          <w:rtl/>
        </w:rPr>
        <w:t xml:space="preserve"> </w:t>
      </w:r>
      <w:r w:rsidRPr="00164C02">
        <w:rPr>
          <w:rFonts w:ascii="David" w:hAnsi="David" w:cs="David" w:hint="cs"/>
          <w:sz w:val="24"/>
          <w:szCs w:val="24"/>
          <w:rtl/>
        </w:rPr>
        <w:t>וסופי</w:t>
      </w:r>
      <w:r w:rsidRPr="00164C02">
        <w:rPr>
          <w:rFonts w:ascii="David" w:hAnsi="David" w:cs="David"/>
          <w:sz w:val="24"/>
          <w:szCs w:val="24"/>
          <w:rtl/>
        </w:rPr>
        <w:t xml:space="preserve"> (</w:t>
      </w:r>
      <w:r w:rsidRPr="00164C02">
        <w:rPr>
          <w:rFonts w:ascii="David" w:hAnsi="David" w:cs="David" w:hint="cs"/>
          <w:sz w:val="24"/>
          <w:szCs w:val="24"/>
          <w:rtl/>
        </w:rPr>
        <w:t>להלן</w:t>
      </w:r>
      <w:r w:rsidRPr="00164C02">
        <w:rPr>
          <w:rFonts w:ascii="David" w:hAnsi="David" w:cs="David"/>
          <w:sz w:val="24"/>
          <w:szCs w:val="24"/>
          <w:rtl/>
        </w:rPr>
        <w:t>: "</w:t>
      </w:r>
      <w:r w:rsidRPr="00164C02">
        <w:rPr>
          <w:rFonts w:ascii="David" w:hAnsi="David" w:cs="David" w:hint="cs"/>
          <w:sz w:val="24"/>
          <w:szCs w:val="24"/>
          <w:rtl/>
        </w:rPr>
        <w:t>המחיר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כנקוב</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3AED2EF8"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התמורה</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מילוי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המפורטות</w:t>
      </w:r>
      <w:r w:rsidRPr="00164C02">
        <w:rPr>
          <w:rFonts w:ascii="David" w:hAnsi="David" w:cs="David"/>
          <w:sz w:val="24"/>
          <w:szCs w:val="24"/>
          <w:rtl/>
        </w:rPr>
        <w:t xml:space="preserve"> </w:t>
      </w:r>
      <w:r w:rsidRPr="00164C02">
        <w:rPr>
          <w:rFonts w:ascii="David" w:hAnsi="David" w:cs="David" w:hint="cs"/>
          <w:sz w:val="24"/>
          <w:szCs w:val="24"/>
          <w:rtl/>
        </w:rPr>
        <w:t>בחוזה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כלולה</w:t>
      </w:r>
      <w:r w:rsidRPr="00164C02">
        <w:rPr>
          <w:rFonts w:ascii="David" w:hAnsi="David" w:cs="David"/>
          <w:sz w:val="24"/>
          <w:szCs w:val="24"/>
          <w:rtl/>
        </w:rPr>
        <w:t xml:space="preserve"> </w:t>
      </w:r>
      <w:r w:rsidRPr="00164C02">
        <w:rPr>
          <w:rFonts w:ascii="David" w:hAnsi="David" w:cs="David" w:hint="cs"/>
          <w:sz w:val="24"/>
          <w:szCs w:val="24"/>
          <w:rtl/>
        </w:rPr>
        <w:t>במחיר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פרט</w:t>
      </w:r>
      <w:r w:rsidRPr="00164C02">
        <w:rPr>
          <w:rFonts w:ascii="David" w:hAnsi="David" w:cs="David"/>
          <w:sz w:val="24"/>
          <w:szCs w:val="24"/>
          <w:rtl/>
        </w:rPr>
        <w:t xml:space="preserve"> </w:t>
      </w:r>
      <w:r w:rsidRPr="00164C02">
        <w:rPr>
          <w:rFonts w:ascii="David" w:hAnsi="David" w:cs="David" w:hint="cs"/>
          <w:sz w:val="24"/>
          <w:szCs w:val="24"/>
          <w:rtl/>
        </w:rPr>
        <w:t>להתחייבויות</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נאמר</w:t>
      </w:r>
      <w:r w:rsidRPr="00164C02">
        <w:rPr>
          <w:rFonts w:ascii="David" w:hAnsi="David" w:cs="David"/>
          <w:sz w:val="24"/>
          <w:szCs w:val="24"/>
          <w:rtl/>
        </w:rPr>
        <w:t xml:space="preserve"> </w:t>
      </w:r>
      <w:r w:rsidRPr="00164C02">
        <w:rPr>
          <w:rFonts w:ascii="David" w:hAnsi="David" w:cs="David" w:hint="cs"/>
          <w:sz w:val="24"/>
          <w:szCs w:val="24"/>
          <w:rtl/>
        </w:rPr>
        <w:t>בחוזה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מפורשות</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התמורה</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ביצוען</w:t>
      </w:r>
      <w:r w:rsidRPr="00164C02">
        <w:rPr>
          <w:rFonts w:ascii="David" w:hAnsi="David" w:cs="David"/>
          <w:sz w:val="24"/>
          <w:szCs w:val="24"/>
          <w:rtl/>
        </w:rPr>
        <w:t xml:space="preserve"> </w:t>
      </w:r>
      <w:r w:rsidRPr="00164C02">
        <w:rPr>
          <w:rFonts w:ascii="David" w:hAnsi="David" w:cs="David" w:hint="cs"/>
          <w:sz w:val="24"/>
          <w:szCs w:val="24"/>
          <w:rtl/>
        </w:rPr>
        <w:t>אינה</w:t>
      </w:r>
      <w:r w:rsidRPr="00164C02">
        <w:rPr>
          <w:rFonts w:ascii="David" w:hAnsi="David" w:cs="David"/>
          <w:sz w:val="24"/>
          <w:szCs w:val="24"/>
          <w:rtl/>
        </w:rPr>
        <w:t xml:space="preserve"> </w:t>
      </w:r>
      <w:r w:rsidRPr="00164C02">
        <w:rPr>
          <w:rFonts w:ascii="David" w:hAnsi="David" w:cs="David" w:hint="cs"/>
          <w:sz w:val="24"/>
          <w:szCs w:val="24"/>
          <w:rtl/>
        </w:rPr>
        <w:t>כלולה</w:t>
      </w:r>
      <w:r w:rsidRPr="00164C02">
        <w:rPr>
          <w:rFonts w:ascii="David" w:hAnsi="David" w:cs="David"/>
          <w:sz w:val="24"/>
          <w:szCs w:val="24"/>
          <w:rtl/>
        </w:rPr>
        <w:t xml:space="preserve"> </w:t>
      </w:r>
      <w:r w:rsidRPr="00164C02">
        <w:rPr>
          <w:rFonts w:ascii="David" w:hAnsi="David" w:cs="David" w:hint="cs"/>
          <w:sz w:val="24"/>
          <w:szCs w:val="24"/>
          <w:rtl/>
        </w:rPr>
        <w:t>במחיר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w:t>
      </w:r>
    </w:p>
    <w:p w14:paraId="1A9AF063" w14:textId="77777777" w:rsidR="00EF4F1C" w:rsidRPr="00164C02" w:rsidRDefault="00EF4F1C" w:rsidP="00164C02">
      <w:pPr>
        <w:spacing w:after="0" w:afterAutospacing="0" w:line="240" w:lineRule="auto"/>
        <w:ind w:firstLine="374"/>
        <w:rPr>
          <w:rFonts w:ascii="David" w:hAnsi="David" w:cs="David"/>
          <w:sz w:val="24"/>
          <w:szCs w:val="24"/>
          <w:rtl/>
        </w:rPr>
      </w:pPr>
      <w:r w:rsidRPr="00164C02">
        <w:rPr>
          <w:rFonts w:ascii="David" w:hAnsi="David" w:cs="David" w:hint="cs"/>
          <w:sz w:val="24"/>
          <w:szCs w:val="24"/>
          <w:rtl/>
        </w:rPr>
        <w:t>ההוראות</w:t>
      </w:r>
      <w:r w:rsidRPr="00164C02">
        <w:rPr>
          <w:rFonts w:ascii="David" w:hAnsi="David" w:cs="David"/>
          <w:sz w:val="24"/>
          <w:szCs w:val="24"/>
          <w:rtl/>
        </w:rPr>
        <w:t xml:space="preserve"> </w:t>
      </w:r>
      <w:r w:rsidRPr="00164C02">
        <w:rPr>
          <w:rFonts w:ascii="David" w:hAnsi="David" w:cs="David" w:hint="cs"/>
          <w:sz w:val="24"/>
          <w:szCs w:val="24"/>
          <w:rtl/>
        </w:rPr>
        <w:t>הבאות</w:t>
      </w:r>
      <w:r w:rsidRPr="00164C02">
        <w:rPr>
          <w:rFonts w:ascii="David" w:hAnsi="David" w:cs="David"/>
          <w:sz w:val="24"/>
          <w:szCs w:val="24"/>
          <w:rtl/>
        </w:rPr>
        <w:t xml:space="preserve"> </w:t>
      </w:r>
      <w:r w:rsidRPr="00164C02">
        <w:rPr>
          <w:rFonts w:ascii="David" w:hAnsi="David" w:cs="David" w:hint="cs"/>
          <w:sz w:val="24"/>
          <w:szCs w:val="24"/>
          <w:rtl/>
        </w:rPr>
        <w:t>תחולנה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w:t>
      </w:r>
    </w:p>
    <w:p w14:paraId="61C0D06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כוחו</w:t>
      </w:r>
      <w:r w:rsidRPr="00164C02">
        <w:rPr>
          <w:rFonts w:ascii="David" w:hAnsi="David" w:cs="David"/>
          <w:i/>
          <w:sz w:val="24"/>
          <w:szCs w:val="24"/>
          <w:rtl/>
        </w:rPr>
        <w:t xml:space="preserve"> </w:t>
      </w:r>
      <w:r w:rsidRPr="00164C02">
        <w:rPr>
          <w:rFonts w:ascii="David" w:hAnsi="David" w:cs="David" w:hint="eastAsia"/>
          <w:i/>
          <w:sz w:val="24"/>
          <w:szCs w:val="24"/>
          <w:rtl/>
        </w:rPr>
        <w:t>יפה</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תבוצע</w:t>
      </w:r>
      <w:r w:rsidRPr="00164C02">
        <w:rPr>
          <w:rFonts w:ascii="David" w:hAnsi="David" w:cs="David"/>
          <w:i/>
          <w:sz w:val="24"/>
          <w:szCs w:val="24"/>
          <w:rtl/>
        </w:rPr>
        <w:t xml:space="preserve"> </w:t>
      </w:r>
      <w:r w:rsidRPr="00164C02">
        <w:rPr>
          <w:rFonts w:ascii="David" w:hAnsi="David" w:cs="David" w:hint="eastAsia"/>
          <w:i/>
          <w:sz w:val="24"/>
          <w:szCs w:val="24"/>
          <w:rtl/>
        </w:rPr>
        <w:t>בזמן</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בשלבים</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יוזמן</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בלבד</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השלבים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חלקם</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במקום</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במקומות</w:t>
      </w:r>
      <w:r w:rsidRPr="00164C02">
        <w:rPr>
          <w:rFonts w:ascii="David" w:hAnsi="David" w:cs="David"/>
          <w:i/>
          <w:sz w:val="24"/>
          <w:szCs w:val="24"/>
          <w:rtl/>
        </w:rPr>
        <w:t xml:space="preserve"> </w:t>
      </w:r>
      <w:r w:rsidRPr="00164C02">
        <w:rPr>
          <w:rFonts w:ascii="David" w:hAnsi="David" w:cs="David" w:hint="eastAsia"/>
          <w:i/>
          <w:sz w:val="24"/>
          <w:szCs w:val="24"/>
          <w:rtl/>
        </w:rPr>
        <w:t>שונים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בכמויות</w:t>
      </w:r>
      <w:r w:rsidRPr="00164C02">
        <w:rPr>
          <w:rFonts w:ascii="David" w:hAnsi="David" w:cs="David"/>
          <w:i/>
          <w:sz w:val="24"/>
          <w:szCs w:val="24"/>
          <w:rtl/>
        </w:rPr>
        <w:t xml:space="preserve"> </w:t>
      </w:r>
      <w:r w:rsidRPr="00164C02">
        <w:rPr>
          <w:rFonts w:ascii="David" w:hAnsi="David" w:cs="David" w:hint="eastAsia"/>
          <w:i/>
          <w:sz w:val="24"/>
          <w:szCs w:val="24"/>
          <w:rtl/>
        </w:rPr>
        <w:t>גדולות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קטנות</w:t>
      </w:r>
      <w:r w:rsidRPr="00164C02">
        <w:rPr>
          <w:rFonts w:ascii="David" w:hAnsi="David" w:cs="David"/>
          <w:i/>
          <w:sz w:val="24"/>
          <w:szCs w:val="24"/>
          <w:rtl/>
        </w:rPr>
        <w:t>.</w:t>
      </w:r>
    </w:p>
    <w:p w14:paraId="3D08891D"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אספקת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והמתקנים</w:t>
      </w:r>
      <w:r w:rsidRPr="00164C02">
        <w:rPr>
          <w:rFonts w:ascii="David" w:hAnsi="David" w:cs="David"/>
          <w:i/>
          <w:sz w:val="24"/>
          <w:szCs w:val="24"/>
          <w:rtl/>
        </w:rPr>
        <w:t xml:space="preserve"> </w:t>
      </w:r>
      <w:r w:rsidRPr="00164C02">
        <w:rPr>
          <w:rFonts w:ascii="David" w:hAnsi="David" w:cs="David" w:hint="eastAsia"/>
          <w:i/>
          <w:sz w:val="24"/>
          <w:szCs w:val="24"/>
          <w:rtl/>
        </w:rPr>
        <w:t>המתוארים</w:t>
      </w:r>
      <w:r w:rsidRPr="00164C02">
        <w:rPr>
          <w:rFonts w:ascii="David" w:hAnsi="David" w:cs="David"/>
          <w:i/>
          <w:sz w:val="24"/>
          <w:szCs w:val="24"/>
          <w:rtl/>
        </w:rPr>
        <w:t xml:space="preserve"> </w:t>
      </w:r>
      <w:r w:rsidRPr="00164C02">
        <w:rPr>
          <w:rFonts w:ascii="David" w:hAnsi="David" w:cs="David" w:hint="eastAsia"/>
          <w:i/>
          <w:sz w:val="24"/>
          <w:szCs w:val="24"/>
          <w:rtl/>
        </w:rPr>
        <w:t>במפרט</w:t>
      </w:r>
      <w:r w:rsidRPr="00164C02">
        <w:rPr>
          <w:rFonts w:ascii="David" w:hAnsi="David" w:cs="David"/>
          <w:i/>
          <w:sz w:val="24"/>
          <w:szCs w:val="24"/>
          <w:rtl/>
        </w:rPr>
        <w:t xml:space="preserve">, </w:t>
      </w:r>
      <w:r w:rsidRPr="00164C02">
        <w:rPr>
          <w:rFonts w:ascii="David" w:hAnsi="David" w:cs="David" w:hint="eastAsia"/>
          <w:i/>
          <w:sz w:val="24"/>
          <w:szCs w:val="24"/>
          <w:rtl/>
        </w:rPr>
        <w:t>ובתוכניות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שווה</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טכני</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חומרים</w:t>
      </w:r>
      <w:r w:rsidRPr="00164C02">
        <w:rPr>
          <w:rFonts w:ascii="David" w:hAnsi="David" w:cs="David"/>
          <w:i/>
          <w:sz w:val="24"/>
          <w:szCs w:val="24"/>
          <w:rtl/>
        </w:rPr>
        <w:t xml:space="preserve"> </w:t>
      </w:r>
      <w:r w:rsidRPr="00164C02">
        <w:rPr>
          <w:rFonts w:ascii="David" w:hAnsi="David" w:cs="David" w:hint="eastAsia"/>
          <w:i/>
          <w:sz w:val="24"/>
          <w:szCs w:val="24"/>
          <w:rtl/>
        </w:rPr>
        <w:t>ומתקנים</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נזכרו</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כמות</w:t>
      </w:r>
      <w:r w:rsidRPr="00164C02">
        <w:rPr>
          <w:rFonts w:ascii="David" w:hAnsi="David" w:cs="David"/>
          <w:i/>
          <w:sz w:val="24"/>
          <w:szCs w:val="24"/>
          <w:rtl/>
        </w:rPr>
        <w:t xml:space="preserve"> </w:t>
      </w:r>
      <w:r w:rsidRPr="00164C02">
        <w:rPr>
          <w:rFonts w:ascii="David" w:hAnsi="David" w:cs="David" w:hint="eastAsia"/>
          <w:i/>
          <w:sz w:val="24"/>
          <w:szCs w:val="24"/>
          <w:rtl/>
        </w:rPr>
        <w:t>ובכל</w:t>
      </w:r>
      <w:r w:rsidRPr="00164C02">
        <w:rPr>
          <w:rFonts w:ascii="David" w:hAnsi="David" w:cs="David"/>
          <w:i/>
          <w:sz w:val="24"/>
          <w:szCs w:val="24"/>
          <w:rtl/>
        </w:rPr>
        <w:t xml:space="preserve"> </w:t>
      </w:r>
      <w:r w:rsidRPr="00164C02">
        <w:rPr>
          <w:rFonts w:ascii="David" w:hAnsi="David" w:cs="David" w:hint="eastAsia"/>
          <w:i/>
          <w:sz w:val="24"/>
          <w:szCs w:val="24"/>
          <w:rtl/>
        </w:rPr>
        <w:t>תקן</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מנת</w:t>
      </w:r>
      <w:r w:rsidRPr="00164C02">
        <w:rPr>
          <w:rFonts w:ascii="David" w:hAnsi="David" w:cs="David"/>
          <w:i/>
          <w:sz w:val="24"/>
          <w:szCs w:val="24"/>
          <w:rtl/>
        </w:rPr>
        <w:t xml:space="preserve"> </w:t>
      </w:r>
      <w:r w:rsidRPr="00164C02">
        <w:rPr>
          <w:rFonts w:ascii="David" w:hAnsi="David" w:cs="David" w:hint="eastAsia"/>
          <w:i/>
          <w:sz w:val="24"/>
          <w:szCs w:val="24"/>
          <w:rtl/>
        </w:rPr>
        <w:t>להקים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באיכות</w:t>
      </w:r>
      <w:r w:rsidRPr="00164C02">
        <w:rPr>
          <w:rFonts w:ascii="David" w:hAnsi="David" w:cs="David"/>
          <w:i/>
          <w:sz w:val="24"/>
          <w:szCs w:val="24"/>
          <w:rtl/>
        </w:rPr>
        <w:t xml:space="preserve"> </w:t>
      </w:r>
      <w:r w:rsidRPr="00164C02">
        <w:rPr>
          <w:rFonts w:ascii="David" w:hAnsi="David" w:cs="David" w:hint="eastAsia"/>
          <w:i/>
          <w:sz w:val="24"/>
          <w:szCs w:val="24"/>
          <w:rtl/>
        </w:rPr>
        <w:t>מעולה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 xml:space="preserve">. </w:t>
      </w:r>
      <w:r w:rsidRPr="00164C02">
        <w:rPr>
          <w:rFonts w:ascii="David" w:hAnsi="David" w:cs="David" w:hint="eastAsia"/>
          <w:i/>
          <w:sz w:val="24"/>
          <w:szCs w:val="24"/>
          <w:rtl/>
        </w:rPr>
        <w:t>שיהיו</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ההיתר</w:t>
      </w:r>
      <w:r w:rsidRPr="00164C02">
        <w:rPr>
          <w:rFonts w:ascii="David" w:hAnsi="David" w:cs="David"/>
          <w:i/>
          <w:sz w:val="24"/>
          <w:szCs w:val="24"/>
          <w:rtl/>
        </w:rPr>
        <w:t>/</w:t>
      </w:r>
      <w:r w:rsidRPr="00164C02">
        <w:rPr>
          <w:rFonts w:ascii="David" w:hAnsi="David" w:cs="David" w:hint="eastAsia"/>
          <w:i/>
          <w:sz w:val="24"/>
          <w:szCs w:val="24"/>
          <w:rtl/>
        </w:rPr>
        <w:t>ים</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שיהיו</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המסירה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בפרויקט</w:t>
      </w:r>
      <w:r w:rsidRPr="00164C02">
        <w:rPr>
          <w:rFonts w:ascii="David" w:hAnsi="David" w:cs="David"/>
          <w:i/>
          <w:sz w:val="24"/>
          <w:szCs w:val="24"/>
          <w:rtl/>
        </w:rPr>
        <w:t xml:space="preserve">, </w:t>
      </w:r>
      <w:r w:rsidRPr="00164C02">
        <w:rPr>
          <w:rFonts w:ascii="David" w:hAnsi="David" w:cs="David" w:hint="eastAsia"/>
          <w:i/>
          <w:sz w:val="24"/>
          <w:szCs w:val="24"/>
          <w:rtl/>
        </w:rPr>
        <w:t>כך</w:t>
      </w:r>
      <w:r w:rsidRPr="00164C02">
        <w:rPr>
          <w:rFonts w:ascii="David" w:hAnsi="David" w:cs="David"/>
          <w:i/>
          <w:sz w:val="24"/>
          <w:szCs w:val="24"/>
          <w:rtl/>
        </w:rPr>
        <w:t xml:space="preserve"> </w:t>
      </w:r>
      <w:r w:rsidRPr="00164C02">
        <w:rPr>
          <w:rFonts w:ascii="David" w:hAnsi="David" w:cs="David" w:hint="eastAsia"/>
          <w:i/>
          <w:sz w:val="24"/>
          <w:szCs w:val="24"/>
          <w:rtl/>
        </w:rPr>
        <w:t>שכל</w:t>
      </w:r>
      <w:r w:rsidRPr="00164C02">
        <w:rPr>
          <w:rFonts w:ascii="David" w:hAnsi="David" w:cs="David"/>
          <w:i/>
          <w:sz w:val="24"/>
          <w:szCs w:val="24"/>
          <w:rtl/>
        </w:rPr>
        <w:t xml:space="preserve"> </w:t>
      </w:r>
      <w:r w:rsidRPr="00164C02">
        <w:rPr>
          <w:rFonts w:ascii="David" w:hAnsi="David" w:cs="David" w:hint="eastAsia"/>
          <w:i/>
          <w:sz w:val="24"/>
          <w:szCs w:val="24"/>
          <w:rtl/>
        </w:rPr>
        <w:t>חלקי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מושלמים</w:t>
      </w:r>
      <w:r w:rsidRPr="00164C02">
        <w:rPr>
          <w:rFonts w:ascii="David" w:hAnsi="David" w:cs="David"/>
          <w:i/>
          <w:sz w:val="24"/>
          <w:szCs w:val="24"/>
          <w:rtl/>
        </w:rPr>
        <w:t xml:space="preserve"> </w:t>
      </w:r>
      <w:r w:rsidRPr="00164C02">
        <w:rPr>
          <w:rFonts w:ascii="David" w:hAnsi="David" w:cs="David" w:hint="eastAsia"/>
          <w:i/>
          <w:sz w:val="24"/>
          <w:szCs w:val="24"/>
          <w:rtl/>
        </w:rPr>
        <w:t>וראויים</w:t>
      </w:r>
      <w:r w:rsidRPr="00164C02">
        <w:rPr>
          <w:rFonts w:ascii="David" w:hAnsi="David" w:cs="David"/>
          <w:i/>
          <w:sz w:val="24"/>
          <w:szCs w:val="24"/>
          <w:rtl/>
        </w:rPr>
        <w:t xml:space="preserve"> </w:t>
      </w:r>
      <w:r w:rsidRPr="00164C02">
        <w:rPr>
          <w:rFonts w:ascii="David" w:hAnsi="David" w:cs="David" w:hint="eastAsia"/>
          <w:i/>
          <w:sz w:val="24"/>
          <w:szCs w:val="24"/>
          <w:rtl/>
        </w:rPr>
        <w:t>לאכלוס</w:t>
      </w:r>
      <w:r w:rsidRPr="00164C02">
        <w:rPr>
          <w:rFonts w:ascii="David" w:hAnsi="David" w:cs="David"/>
          <w:i/>
          <w:sz w:val="24"/>
          <w:szCs w:val="24"/>
          <w:rtl/>
        </w:rPr>
        <w:t xml:space="preserve">. </w:t>
      </w:r>
      <w:r w:rsidRPr="00164C02">
        <w:rPr>
          <w:rFonts w:ascii="David" w:hAnsi="David" w:cs="David" w:hint="eastAsia"/>
          <w:i/>
          <w:sz w:val="24"/>
          <w:szCs w:val="24"/>
          <w:rtl/>
        </w:rPr>
        <w:t>יובהר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בדין</w:t>
      </w:r>
      <w:r w:rsidRPr="00164C02">
        <w:rPr>
          <w:rFonts w:ascii="David" w:hAnsi="David" w:cs="David"/>
          <w:i/>
          <w:sz w:val="24"/>
          <w:szCs w:val="24"/>
          <w:rtl/>
        </w:rPr>
        <w:t xml:space="preserve"> </w:t>
      </w:r>
      <w:r w:rsidRPr="00164C02">
        <w:rPr>
          <w:rFonts w:ascii="David" w:hAnsi="David" w:cs="David" w:hint="eastAsia"/>
          <w:i/>
          <w:sz w:val="24"/>
          <w:szCs w:val="24"/>
          <w:rtl/>
        </w:rPr>
        <w:t>המבטל</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שהיה</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ההיתר</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פטור</w:t>
      </w:r>
      <w:r w:rsidRPr="00164C02">
        <w:rPr>
          <w:rFonts w:ascii="David" w:hAnsi="David" w:cs="David"/>
          <w:i/>
          <w:sz w:val="24"/>
          <w:szCs w:val="24"/>
          <w:rtl/>
        </w:rPr>
        <w:t xml:space="preserve"> </w:t>
      </w:r>
      <w:r w:rsidRPr="00164C02">
        <w:rPr>
          <w:rFonts w:ascii="David" w:hAnsi="David" w:cs="David" w:hint="eastAsia"/>
          <w:i/>
          <w:sz w:val="24"/>
          <w:szCs w:val="24"/>
          <w:rtl/>
        </w:rPr>
        <w:t>מביצוע</w:t>
      </w:r>
      <w:r w:rsidRPr="00164C02">
        <w:rPr>
          <w:rFonts w:ascii="David" w:hAnsi="David" w:cs="David"/>
          <w:i/>
          <w:sz w:val="24"/>
          <w:szCs w:val="24"/>
          <w:rtl/>
        </w:rPr>
        <w:t xml:space="preserve"> </w:t>
      </w:r>
      <w:r w:rsidRPr="00164C02">
        <w:rPr>
          <w:rFonts w:ascii="David" w:hAnsi="David" w:cs="David" w:hint="eastAsia"/>
          <w:i/>
          <w:sz w:val="24"/>
          <w:szCs w:val="24"/>
          <w:rtl/>
        </w:rPr>
        <w:t>התנאי</w:t>
      </w:r>
      <w:r w:rsidRPr="00164C02">
        <w:rPr>
          <w:rFonts w:ascii="David" w:hAnsi="David" w:cs="David"/>
          <w:i/>
          <w:sz w:val="24"/>
          <w:szCs w:val="24"/>
          <w:rtl/>
        </w:rPr>
        <w:t xml:space="preserve"> </w:t>
      </w:r>
      <w:r w:rsidRPr="00164C02">
        <w:rPr>
          <w:rFonts w:ascii="David" w:hAnsi="David" w:cs="David" w:hint="eastAsia"/>
          <w:i/>
          <w:sz w:val="24"/>
          <w:szCs w:val="24"/>
          <w:rtl/>
        </w:rPr>
        <w:t>שבוטל</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להסכמת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מראש</w:t>
      </w:r>
      <w:r w:rsidRPr="00164C02">
        <w:rPr>
          <w:rFonts w:ascii="David" w:hAnsi="David" w:cs="David"/>
          <w:i/>
          <w:sz w:val="24"/>
          <w:szCs w:val="24"/>
          <w:rtl/>
        </w:rPr>
        <w:t xml:space="preserve"> </w:t>
      </w:r>
      <w:r w:rsidRPr="00164C02">
        <w:rPr>
          <w:rFonts w:ascii="David" w:hAnsi="David" w:cs="David" w:hint="eastAsia"/>
          <w:i/>
          <w:sz w:val="24"/>
          <w:szCs w:val="24"/>
          <w:rtl/>
        </w:rPr>
        <w:t>ובכתב</w:t>
      </w:r>
      <w:r w:rsidRPr="00164C02">
        <w:rPr>
          <w:rFonts w:ascii="David" w:hAnsi="David" w:cs="David"/>
          <w:i/>
          <w:sz w:val="24"/>
          <w:szCs w:val="24"/>
          <w:rtl/>
        </w:rPr>
        <w:t>.</w:t>
      </w:r>
    </w:p>
    <w:p w14:paraId="0B80FB2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הובלה</w:t>
      </w:r>
      <w:r w:rsidRPr="00164C02">
        <w:rPr>
          <w:rFonts w:ascii="David" w:hAnsi="David" w:cs="David"/>
          <w:i/>
          <w:sz w:val="24"/>
          <w:szCs w:val="24"/>
          <w:rtl/>
        </w:rPr>
        <w:t xml:space="preserve"> </w:t>
      </w:r>
      <w:r w:rsidRPr="00164C02">
        <w:rPr>
          <w:rFonts w:ascii="David" w:hAnsi="David" w:cs="David" w:hint="eastAsia"/>
          <w:i/>
          <w:sz w:val="24"/>
          <w:szCs w:val="24"/>
          <w:rtl/>
        </w:rPr>
        <w:t>טעינה</w:t>
      </w:r>
      <w:r w:rsidRPr="00164C02">
        <w:rPr>
          <w:rFonts w:ascii="David" w:hAnsi="David" w:cs="David"/>
          <w:i/>
          <w:sz w:val="24"/>
          <w:szCs w:val="24"/>
          <w:rtl/>
        </w:rPr>
        <w:t xml:space="preserve"> </w:t>
      </w:r>
      <w:r w:rsidRPr="00164C02">
        <w:rPr>
          <w:rFonts w:ascii="David" w:hAnsi="David" w:cs="David" w:hint="eastAsia"/>
          <w:i/>
          <w:sz w:val="24"/>
          <w:szCs w:val="24"/>
          <w:rtl/>
        </w:rPr>
        <w:t>ופריקה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חומר</w:t>
      </w:r>
      <w:r w:rsidRPr="00164C02">
        <w:rPr>
          <w:rFonts w:ascii="David" w:hAnsi="David" w:cs="David"/>
          <w:i/>
          <w:sz w:val="24"/>
          <w:szCs w:val="24"/>
          <w:rtl/>
        </w:rPr>
        <w:t xml:space="preserve"> </w:t>
      </w:r>
      <w:r w:rsidRPr="00164C02">
        <w:rPr>
          <w:rFonts w:ascii="David" w:hAnsi="David" w:cs="David" w:hint="eastAsia"/>
          <w:i/>
          <w:sz w:val="24"/>
          <w:szCs w:val="24"/>
          <w:rtl/>
        </w:rPr>
        <w:t>מתקן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וממנו</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הרכבה</w:t>
      </w:r>
      <w:r w:rsidRPr="00164C02">
        <w:rPr>
          <w:rFonts w:ascii="David" w:hAnsi="David" w:cs="David"/>
          <w:i/>
          <w:sz w:val="24"/>
          <w:szCs w:val="24"/>
          <w:rtl/>
        </w:rPr>
        <w:t xml:space="preserve"> </w:t>
      </w:r>
      <w:r w:rsidRPr="00164C02">
        <w:rPr>
          <w:rFonts w:ascii="David" w:hAnsi="David" w:cs="David" w:hint="eastAsia"/>
          <w:i/>
          <w:sz w:val="24"/>
          <w:szCs w:val="24"/>
          <w:rtl/>
        </w:rPr>
        <w:t>הנחה</w:t>
      </w:r>
      <w:r w:rsidRPr="00164C02">
        <w:rPr>
          <w:rFonts w:ascii="David" w:hAnsi="David" w:cs="David"/>
          <w:i/>
          <w:sz w:val="24"/>
          <w:szCs w:val="24"/>
          <w:rtl/>
        </w:rPr>
        <w:t xml:space="preserve"> </w:t>
      </w:r>
      <w:r w:rsidRPr="00164C02">
        <w:rPr>
          <w:rFonts w:ascii="David" w:hAnsi="David" w:cs="David" w:hint="eastAsia"/>
          <w:i/>
          <w:sz w:val="24"/>
          <w:szCs w:val="24"/>
          <w:rtl/>
        </w:rPr>
        <w:t>וחיפוי</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חומר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מתקן</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הדרושים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6E2EA914"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מהווה</w:t>
      </w:r>
      <w:r w:rsidRPr="00164C02">
        <w:rPr>
          <w:rFonts w:ascii="David" w:hAnsi="David" w:cs="David"/>
          <w:i/>
          <w:sz w:val="24"/>
          <w:szCs w:val="24"/>
          <w:rtl/>
        </w:rPr>
        <w:t xml:space="preserve"> </w:t>
      </w:r>
      <w:r w:rsidRPr="00164C02">
        <w:rPr>
          <w:rFonts w:ascii="David" w:hAnsi="David" w:cs="David" w:hint="eastAsia"/>
          <w:i/>
          <w:sz w:val="24"/>
          <w:szCs w:val="24"/>
          <w:rtl/>
        </w:rPr>
        <w:t>תמורה</w:t>
      </w:r>
      <w:r w:rsidRPr="00164C02">
        <w:rPr>
          <w:rFonts w:ascii="David" w:hAnsi="David" w:cs="David"/>
          <w:i/>
          <w:sz w:val="24"/>
          <w:szCs w:val="24"/>
          <w:rtl/>
        </w:rPr>
        <w:t xml:space="preserve"> </w:t>
      </w:r>
      <w:r w:rsidRPr="00164C02">
        <w:rPr>
          <w:rFonts w:ascii="David" w:hAnsi="David" w:cs="David" w:hint="eastAsia"/>
          <w:i/>
          <w:sz w:val="24"/>
          <w:szCs w:val="24"/>
          <w:rtl/>
        </w:rPr>
        <w:t>מלאה</w:t>
      </w:r>
      <w:r w:rsidRPr="00164C02">
        <w:rPr>
          <w:rFonts w:ascii="David" w:hAnsi="David" w:cs="David"/>
          <w:i/>
          <w:sz w:val="24"/>
          <w:szCs w:val="24"/>
          <w:rtl/>
        </w:rPr>
        <w:t xml:space="preserve"> </w:t>
      </w:r>
      <w:r w:rsidRPr="00164C02">
        <w:rPr>
          <w:rFonts w:ascii="David" w:hAnsi="David" w:cs="David" w:hint="eastAsia"/>
          <w:i/>
          <w:sz w:val="24"/>
          <w:szCs w:val="24"/>
          <w:rtl/>
        </w:rPr>
        <w:t>וסופית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הפרטים</w:t>
      </w:r>
      <w:r w:rsidRPr="00164C02">
        <w:rPr>
          <w:rFonts w:ascii="David" w:hAnsi="David" w:cs="David"/>
          <w:i/>
          <w:sz w:val="24"/>
          <w:szCs w:val="24"/>
          <w:rtl/>
        </w:rPr>
        <w:t xml:space="preserve"> </w:t>
      </w:r>
      <w:r w:rsidRPr="00164C02">
        <w:rPr>
          <w:rFonts w:ascii="David" w:hAnsi="David" w:cs="David" w:hint="eastAsia"/>
          <w:i/>
          <w:sz w:val="24"/>
          <w:szCs w:val="24"/>
          <w:rtl/>
        </w:rPr>
        <w:t>המסומנים</w:t>
      </w:r>
      <w:r w:rsidRPr="00164C02">
        <w:rPr>
          <w:rFonts w:ascii="David" w:hAnsi="David" w:cs="David"/>
          <w:i/>
          <w:sz w:val="24"/>
          <w:szCs w:val="24"/>
          <w:rtl/>
        </w:rPr>
        <w:t xml:space="preserve"> </w:t>
      </w:r>
      <w:r w:rsidRPr="00164C02">
        <w:rPr>
          <w:rFonts w:ascii="David" w:hAnsi="David" w:cs="David" w:hint="eastAsia"/>
          <w:i/>
          <w:sz w:val="24"/>
          <w:szCs w:val="24"/>
          <w:rtl/>
        </w:rPr>
        <w:t>בתוכניות</w:t>
      </w:r>
      <w:r w:rsidRPr="00164C02">
        <w:rPr>
          <w:rFonts w:ascii="David" w:hAnsi="David" w:cs="David"/>
          <w:i/>
          <w:sz w:val="24"/>
          <w:szCs w:val="24"/>
          <w:rtl/>
        </w:rPr>
        <w:t xml:space="preserve">, </w:t>
      </w:r>
      <w:r w:rsidRPr="00164C02">
        <w:rPr>
          <w:rFonts w:ascii="David" w:hAnsi="David" w:cs="David" w:hint="eastAsia"/>
          <w:i/>
          <w:sz w:val="24"/>
          <w:szCs w:val="24"/>
          <w:rtl/>
        </w:rPr>
        <w:t>במפרטים</w:t>
      </w:r>
      <w:r w:rsidRPr="00164C02">
        <w:rPr>
          <w:rFonts w:ascii="David" w:hAnsi="David" w:cs="David"/>
          <w:i/>
          <w:sz w:val="24"/>
          <w:szCs w:val="24"/>
          <w:rtl/>
        </w:rPr>
        <w:t xml:space="preserve">, </w:t>
      </w:r>
      <w:r w:rsidRPr="00164C02">
        <w:rPr>
          <w:rFonts w:ascii="David" w:hAnsi="David" w:cs="David" w:hint="eastAsia"/>
          <w:i/>
          <w:sz w:val="24"/>
          <w:szCs w:val="24"/>
          <w:rtl/>
        </w:rPr>
        <w:t>בתנאים</w:t>
      </w:r>
      <w:r w:rsidRPr="00164C02">
        <w:rPr>
          <w:rFonts w:ascii="David" w:hAnsi="David" w:cs="David"/>
          <w:i/>
          <w:sz w:val="24"/>
          <w:szCs w:val="24"/>
          <w:rtl/>
        </w:rPr>
        <w:t xml:space="preserve"> </w:t>
      </w:r>
      <w:r w:rsidRPr="00164C02">
        <w:rPr>
          <w:rFonts w:ascii="David" w:hAnsi="David" w:cs="David" w:hint="eastAsia"/>
          <w:i/>
          <w:sz w:val="24"/>
          <w:szCs w:val="24"/>
          <w:rtl/>
        </w:rPr>
        <w:t>הכלליים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ובשאר</w:t>
      </w:r>
      <w:r w:rsidRPr="00164C02">
        <w:rPr>
          <w:rFonts w:ascii="David" w:hAnsi="David" w:cs="David"/>
          <w:i/>
          <w:sz w:val="24"/>
          <w:szCs w:val="24"/>
          <w:rtl/>
        </w:rPr>
        <w:t xml:space="preserve"> </w:t>
      </w:r>
      <w:r w:rsidRPr="00164C02">
        <w:rPr>
          <w:rFonts w:ascii="David" w:hAnsi="David" w:cs="David" w:hint="eastAsia"/>
          <w:i/>
          <w:sz w:val="24"/>
          <w:szCs w:val="24"/>
          <w:rtl/>
        </w:rPr>
        <w:t>מסמכי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ישתנה</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סיבה</w:t>
      </w:r>
      <w:r w:rsidRPr="00164C02">
        <w:rPr>
          <w:rFonts w:ascii="David" w:hAnsi="David" w:cs="David"/>
          <w:i/>
          <w:sz w:val="24"/>
          <w:szCs w:val="24"/>
          <w:rtl/>
        </w:rPr>
        <w:t xml:space="preserve"> </w:t>
      </w:r>
      <w:r w:rsidRPr="00164C02">
        <w:rPr>
          <w:rFonts w:ascii="David" w:hAnsi="David" w:cs="David" w:hint="eastAsia"/>
          <w:i/>
          <w:sz w:val="24"/>
          <w:szCs w:val="24"/>
          <w:rtl/>
        </w:rPr>
        <w:t>שהיא</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לפגוע</w:t>
      </w:r>
      <w:r w:rsidRPr="00164C02">
        <w:rPr>
          <w:rFonts w:ascii="David" w:hAnsi="David" w:cs="David"/>
          <w:i/>
          <w:sz w:val="24"/>
          <w:szCs w:val="24"/>
          <w:rtl/>
        </w:rPr>
        <w:t xml:space="preserve"> </w:t>
      </w:r>
      <w:r w:rsidRPr="00164C02">
        <w:rPr>
          <w:rFonts w:ascii="David" w:hAnsi="David" w:cs="David" w:hint="eastAsia"/>
          <w:i/>
          <w:sz w:val="24"/>
          <w:szCs w:val="24"/>
          <w:rtl/>
        </w:rPr>
        <w:t>בכלליות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כתוצאה</w:t>
      </w:r>
      <w:r w:rsidRPr="00164C02">
        <w:rPr>
          <w:rFonts w:ascii="David" w:hAnsi="David" w:cs="David"/>
          <w:i/>
          <w:sz w:val="24"/>
          <w:szCs w:val="24"/>
          <w:rtl/>
        </w:rPr>
        <w:t xml:space="preserve"> </w:t>
      </w:r>
      <w:r w:rsidRPr="00164C02">
        <w:rPr>
          <w:rFonts w:ascii="David" w:hAnsi="David" w:cs="David" w:hint="eastAsia"/>
          <w:i/>
          <w:sz w:val="24"/>
          <w:szCs w:val="24"/>
          <w:rtl/>
        </w:rPr>
        <w:t>משינוי</w:t>
      </w:r>
      <w:r w:rsidRPr="00164C02">
        <w:rPr>
          <w:rFonts w:ascii="David" w:hAnsi="David" w:cs="David"/>
          <w:i/>
          <w:sz w:val="24"/>
          <w:szCs w:val="24"/>
          <w:rtl/>
        </w:rPr>
        <w:t xml:space="preserve"> </w:t>
      </w:r>
      <w:r w:rsidRPr="00164C02">
        <w:rPr>
          <w:rFonts w:ascii="David" w:hAnsi="David" w:cs="David" w:hint="eastAsia"/>
          <w:i/>
          <w:sz w:val="24"/>
          <w:szCs w:val="24"/>
          <w:rtl/>
        </w:rPr>
        <w:t>בשכר</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במחירי</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בהוצאות</w:t>
      </w:r>
      <w:r w:rsidRPr="00164C02">
        <w:rPr>
          <w:rFonts w:ascii="David" w:hAnsi="David" w:cs="David"/>
          <w:i/>
          <w:sz w:val="24"/>
          <w:szCs w:val="24"/>
          <w:rtl/>
        </w:rPr>
        <w:t xml:space="preserve"> </w:t>
      </w:r>
      <w:r w:rsidRPr="00164C02">
        <w:rPr>
          <w:rFonts w:ascii="David" w:hAnsi="David" w:cs="David" w:hint="eastAsia"/>
          <w:i/>
          <w:sz w:val="24"/>
          <w:szCs w:val="24"/>
          <w:rtl/>
        </w:rPr>
        <w:t>ההובלה</w:t>
      </w:r>
      <w:r w:rsidRPr="00164C02">
        <w:rPr>
          <w:rFonts w:ascii="David" w:hAnsi="David" w:cs="David"/>
          <w:i/>
          <w:sz w:val="24"/>
          <w:szCs w:val="24"/>
          <w:rtl/>
        </w:rPr>
        <w:t xml:space="preserve">, </w:t>
      </w:r>
      <w:r w:rsidRPr="00164C02">
        <w:rPr>
          <w:rFonts w:ascii="David" w:hAnsi="David" w:cs="David" w:hint="eastAsia"/>
          <w:i/>
          <w:sz w:val="24"/>
          <w:szCs w:val="24"/>
          <w:rtl/>
        </w:rPr>
        <w:t>בשער</w:t>
      </w:r>
      <w:r w:rsidRPr="00164C02">
        <w:rPr>
          <w:rFonts w:ascii="David" w:hAnsi="David" w:cs="David"/>
          <w:i/>
          <w:sz w:val="24"/>
          <w:szCs w:val="24"/>
          <w:rtl/>
        </w:rPr>
        <w:t xml:space="preserve"> </w:t>
      </w:r>
      <w:r w:rsidRPr="00164C02">
        <w:rPr>
          <w:rFonts w:ascii="David" w:hAnsi="David" w:cs="David" w:hint="eastAsia"/>
          <w:i/>
          <w:sz w:val="24"/>
          <w:szCs w:val="24"/>
          <w:rtl/>
        </w:rPr>
        <w:t>המטבע</w:t>
      </w:r>
      <w:r w:rsidRPr="00164C02">
        <w:rPr>
          <w:rFonts w:ascii="David" w:hAnsi="David" w:cs="David"/>
          <w:i/>
          <w:sz w:val="24"/>
          <w:szCs w:val="24"/>
          <w:rtl/>
        </w:rPr>
        <w:t xml:space="preserve">, </w:t>
      </w:r>
      <w:r w:rsidRPr="00164C02">
        <w:rPr>
          <w:rFonts w:ascii="David" w:hAnsi="David" w:cs="David" w:hint="eastAsia"/>
          <w:i/>
          <w:sz w:val="24"/>
          <w:szCs w:val="24"/>
          <w:rtl/>
        </w:rPr>
        <w:t>במדדים</w:t>
      </w:r>
      <w:r w:rsidRPr="00164C02">
        <w:rPr>
          <w:rFonts w:ascii="David" w:hAnsi="David" w:cs="David"/>
          <w:i/>
          <w:sz w:val="24"/>
          <w:szCs w:val="24"/>
          <w:rtl/>
        </w:rPr>
        <w:t xml:space="preserve"> </w:t>
      </w:r>
      <w:r w:rsidRPr="00164C02">
        <w:rPr>
          <w:rFonts w:ascii="David" w:hAnsi="David" w:cs="David" w:hint="eastAsia"/>
          <w:i/>
          <w:sz w:val="24"/>
          <w:szCs w:val="24"/>
          <w:rtl/>
        </w:rPr>
        <w:t>שונים</w:t>
      </w:r>
      <w:r w:rsidRPr="00164C02">
        <w:rPr>
          <w:rFonts w:ascii="David" w:hAnsi="David" w:cs="David"/>
          <w:i/>
          <w:sz w:val="24"/>
          <w:szCs w:val="24"/>
          <w:rtl/>
        </w:rPr>
        <w:t xml:space="preserve">, </w:t>
      </w:r>
      <w:r w:rsidRPr="00164C02">
        <w:rPr>
          <w:rFonts w:ascii="David" w:hAnsi="David" w:cs="David" w:hint="eastAsia"/>
          <w:i/>
          <w:sz w:val="24"/>
          <w:szCs w:val="24"/>
          <w:rtl/>
        </w:rPr>
        <w:t>מיסים</w:t>
      </w:r>
      <w:r w:rsidRPr="00164C02">
        <w:rPr>
          <w:rFonts w:ascii="David" w:hAnsi="David" w:cs="David"/>
          <w:i/>
          <w:sz w:val="24"/>
          <w:szCs w:val="24"/>
          <w:rtl/>
        </w:rPr>
        <w:t xml:space="preserve">, </w:t>
      </w:r>
      <w:r w:rsidRPr="00164C02">
        <w:rPr>
          <w:rFonts w:ascii="David" w:hAnsi="David" w:cs="David" w:hint="eastAsia"/>
          <w:i/>
          <w:sz w:val="24"/>
          <w:szCs w:val="24"/>
          <w:rtl/>
        </w:rPr>
        <w:t>היטלים</w:t>
      </w:r>
      <w:r w:rsidRPr="00164C02">
        <w:rPr>
          <w:rFonts w:ascii="David" w:hAnsi="David" w:cs="David"/>
          <w:i/>
          <w:sz w:val="24"/>
          <w:szCs w:val="24"/>
          <w:rtl/>
        </w:rPr>
        <w:t xml:space="preserve"> </w:t>
      </w:r>
      <w:r w:rsidRPr="00164C02">
        <w:rPr>
          <w:rFonts w:ascii="David" w:hAnsi="David" w:cs="David" w:hint="eastAsia"/>
          <w:i/>
          <w:sz w:val="24"/>
          <w:szCs w:val="24"/>
          <w:rtl/>
        </w:rPr>
        <w:t>ותשלומי</w:t>
      </w:r>
      <w:r w:rsidRPr="00164C02">
        <w:rPr>
          <w:rFonts w:ascii="David" w:hAnsi="David" w:cs="David"/>
          <w:i/>
          <w:sz w:val="24"/>
          <w:szCs w:val="24"/>
          <w:rtl/>
        </w:rPr>
        <w:t xml:space="preserve"> </w:t>
      </w:r>
      <w:r w:rsidRPr="00164C02">
        <w:rPr>
          <w:rFonts w:ascii="David" w:hAnsi="David" w:cs="David" w:hint="eastAsia"/>
          <w:i/>
          <w:sz w:val="24"/>
          <w:szCs w:val="24"/>
          <w:rtl/>
        </w:rPr>
        <w:t>חובה</w:t>
      </w:r>
      <w:r w:rsidRPr="00164C02">
        <w:rPr>
          <w:rFonts w:ascii="David" w:hAnsi="David" w:cs="David"/>
          <w:i/>
          <w:sz w:val="24"/>
          <w:szCs w:val="24"/>
          <w:rtl/>
        </w:rPr>
        <w:t xml:space="preserve"> </w:t>
      </w:r>
      <w:r w:rsidRPr="00164C02">
        <w:rPr>
          <w:rFonts w:ascii="David" w:hAnsi="David" w:cs="David" w:hint="eastAsia"/>
          <w:i/>
          <w:sz w:val="24"/>
          <w:szCs w:val="24"/>
          <w:rtl/>
        </w:rPr>
        <w:t>קיימים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חדשים</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7 </w:t>
      </w:r>
      <w:r w:rsidRPr="00164C02">
        <w:rPr>
          <w:rFonts w:ascii="David" w:hAnsi="David" w:cs="David" w:hint="eastAsia"/>
          <w:i/>
          <w:sz w:val="24"/>
          <w:szCs w:val="24"/>
          <w:rtl/>
        </w:rPr>
        <w:t>להלן</w:t>
      </w:r>
      <w:r w:rsidRPr="00164C02">
        <w:rPr>
          <w:rFonts w:ascii="David" w:hAnsi="David" w:cs="David"/>
          <w:i/>
          <w:sz w:val="24"/>
          <w:szCs w:val="24"/>
          <w:rtl/>
        </w:rPr>
        <w:t>.</w:t>
      </w:r>
    </w:p>
    <w:p w14:paraId="0F1955C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מצהיר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בשעת</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היקף</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מוכר</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פרטיו</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ביקר</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וערך</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הבדיקות</w:t>
      </w:r>
      <w:r w:rsidRPr="00164C02">
        <w:rPr>
          <w:rFonts w:ascii="David" w:hAnsi="David" w:cs="David"/>
          <w:i/>
          <w:sz w:val="24"/>
          <w:szCs w:val="24"/>
          <w:rtl/>
        </w:rPr>
        <w:t xml:space="preserve"> </w:t>
      </w:r>
      <w:r w:rsidRPr="00164C02">
        <w:rPr>
          <w:rFonts w:ascii="David" w:hAnsi="David" w:cs="David" w:hint="eastAsia"/>
          <w:i/>
          <w:sz w:val="24"/>
          <w:szCs w:val="24"/>
          <w:rtl/>
        </w:rPr>
        <w:t>המוקדמות</w:t>
      </w:r>
      <w:r w:rsidRPr="00164C02">
        <w:rPr>
          <w:rFonts w:ascii="David" w:hAnsi="David" w:cs="David"/>
          <w:i/>
          <w:sz w:val="24"/>
          <w:szCs w:val="24"/>
          <w:rtl/>
        </w:rPr>
        <w:t xml:space="preserve"> </w:t>
      </w:r>
      <w:r w:rsidRPr="00164C02">
        <w:rPr>
          <w:rFonts w:ascii="David" w:hAnsi="David" w:cs="David" w:hint="eastAsia"/>
          <w:i/>
          <w:sz w:val="24"/>
          <w:szCs w:val="24"/>
          <w:rtl/>
        </w:rPr>
        <w:t>ידועים</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התנאים</w:t>
      </w:r>
      <w:r w:rsidRPr="00164C02">
        <w:rPr>
          <w:rFonts w:ascii="David" w:hAnsi="David" w:cs="David"/>
          <w:i/>
          <w:sz w:val="24"/>
          <w:szCs w:val="24"/>
          <w:rtl/>
        </w:rPr>
        <w:t xml:space="preserve"> </w:t>
      </w:r>
      <w:r w:rsidRPr="00164C02">
        <w:rPr>
          <w:rFonts w:ascii="David" w:hAnsi="David" w:cs="David" w:hint="eastAsia"/>
          <w:i/>
          <w:sz w:val="24"/>
          <w:szCs w:val="24"/>
          <w:rtl/>
        </w:rPr>
        <w:t>במקום</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הביא</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מצב</w:t>
      </w:r>
      <w:r w:rsidRPr="00164C02">
        <w:rPr>
          <w:rFonts w:ascii="David" w:hAnsi="David" w:cs="David"/>
          <w:i/>
          <w:sz w:val="24"/>
          <w:szCs w:val="24"/>
          <w:rtl/>
        </w:rPr>
        <w:t xml:space="preserve"> </w:t>
      </w:r>
      <w:r w:rsidRPr="00164C02">
        <w:rPr>
          <w:rFonts w:ascii="David" w:hAnsi="David" w:cs="David" w:hint="eastAsia"/>
          <w:i/>
          <w:sz w:val="24"/>
          <w:szCs w:val="24"/>
          <w:rtl/>
        </w:rPr>
        <w:t>שוק</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ושכר</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ומצב</w:t>
      </w:r>
      <w:r w:rsidRPr="00164C02">
        <w:rPr>
          <w:rFonts w:ascii="David" w:hAnsi="David" w:cs="David"/>
          <w:i/>
          <w:sz w:val="24"/>
          <w:szCs w:val="24"/>
          <w:rtl/>
        </w:rPr>
        <w:t xml:space="preserve"> </w:t>
      </w:r>
      <w:r w:rsidRPr="00164C02">
        <w:rPr>
          <w:rFonts w:ascii="David" w:hAnsi="David" w:cs="David" w:hint="eastAsia"/>
          <w:i/>
          <w:sz w:val="24"/>
          <w:szCs w:val="24"/>
          <w:rtl/>
        </w:rPr>
        <w:t>אספקת</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והשירותים</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ומחירם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הקיים</w:t>
      </w:r>
      <w:r w:rsidRPr="00164C02">
        <w:rPr>
          <w:rFonts w:ascii="David" w:hAnsi="David" w:cs="David"/>
          <w:i/>
          <w:sz w:val="24"/>
          <w:szCs w:val="24"/>
          <w:rtl/>
        </w:rPr>
        <w:t xml:space="preserve"> </w:t>
      </w:r>
      <w:r w:rsidRPr="00164C02">
        <w:rPr>
          <w:rFonts w:ascii="David" w:hAnsi="David" w:cs="David" w:hint="eastAsia"/>
          <w:i/>
          <w:sz w:val="24"/>
          <w:szCs w:val="24"/>
          <w:rtl/>
        </w:rPr>
        <w:t>כיום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מצב</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אפשרי</w:t>
      </w:r>
      <w:r w:rsidRPr="00164C02">
        <w:rPr>
          <w:rFonts w:ascii="David" w:hAnsi="David" w:cs="David"/>
          <w:i/>
          <w:sz w:val="24"/>
          <w:szCs w:val="24"/>
          <w:rtl/>
        </w:rPr>
        <w:t xml:space="preserve"> </w:t>
      </w:r>
      <w:r w:rsidRPr="00164C02">
        <w:rPr>
          <w:rFonts w:ascii="David" w:hAnsi="David" w:cs="David" w:hint="eastAsia"/>
          <w:i/>
          <w:sz w:val="24"/>
          <w:szCs w:val="24"/>
          <w:rtl/>
        </w:rPr>
        <w:t>בתהליך</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9FCBAB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לעבודות</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ולמסירתן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לרוכשים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העניין</w:t>
      </w:r>
      <w:r w:rsidRPr="00164C02">
        <w:rPr>
          <w:rFonts w:ascii="David" w:hAnsi="David" w:cs="David"/>
          <w:i/>
          <w:sz w:val="24"/>
          <w:szCs w:val="24"/>
          <w:rtl/>
        </w:rPr>
        <w:t xml:space="preserve">, </w:t>
      </w:r>
      <w:r w:rsidRPr="00164C02">
        <w:rPr>
          <w:rFonts w:ascii="David" w:hAnsi="David" w:cs="David" w:hint="eastAsia"/>
          <w:i/>
          <w:sz w:val="24"/>
          <w:szCs w:val="24"/>
          <w:rtl/>
        </w:rPr>
        <w:t>וביצוע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לגביהן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חוק</w:t>
      </w:r>
      <w:r w:rsidRPr="00164C02">
        <w:rPr>
          <w:rFonts w:ascii="David" w:hAnsi="David" w:cs="David"/>
          <w:i/>
          <w:sz w:val="24"/>
          <w:szCs w:val="24"/>
          <w:rtl/>
        </w:rPr>
        <w:t xml:space="preserve"> </w:t>
      </w:r>
      <w:r w:rsidRPr="00164C02">
        <w:rPr>
          <w:rFonts w:ascii="David" w:hAnsi="David" w:cs="David" w:hint="eastAsia"/>
          <w:i/>
          <w:sz w:val="24"/>
          <w:szCs w:val="24"/>
          <w:rtl/>
        </w:rPr>
        <w:t>המכר</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ולהוראות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הינו</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w:t>
      </w:r>
    </w:p>
    <w:p w14:paraId="4F92D465"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תיאום</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הגורמים</w:t>
      </w:r>
      <w:r w:rsidRPr="00164C02">
        <w:rPr>
          <w:rFonts w:ascii="David" w:hAnsi="David" w:cs="David"/>
          <w:i/>
          <w:sz w:val="24"/>
          <w:szCs w:val="24"/>
          <w:rtl/>
        </w:rPr>
        <w:t xml:space="preserve"> </w:t>
      </w:r>
      <w:r w:rsidRPr="00164C02">
        <w:rPr>
          <w:rFonts w:ascii="David" w:hAnsi="David" w:cs="David" w:hint="eastAsia"/>
          <w:i/>
          <w:sz w:val="24"/>
          <w:szCs w:val="24"/>
          <w:rtl/>
        </w:rPr>
        <w:t>הפועלים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ובסמוך</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היועצים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הרשויות</w:t>
      </w:r>
      <w:r w:rsidRPr="00164C02">
        <w:rPr>
          <w:rFonts w:ascii="David" w:hAnsi="David" w:cs="David"/>
          <w:i/>
          <w:sz w:val="24"/>
          <w:szCs w:val="24"/>
          <w:rtl/>
        </w:rPr>
        <w:t>.</w:t>
      </w:r>
    </w:p>
    <w:p w14:paraId="4EEAF41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הפחת</w:t>
      </w:r>
      <w:r w:rsidRPr="00164C02">
        <w:rPr>
          <w:rFonts w:ascii="David" w:hAnsi="David" w:cs="David"/>
          <w:i/>
          <w:sz w:val="24"/>
          <w:szCs w:val="24"/>
          <w:rtl/>
        </w:rPr>
        <w:t xml:space="preserve"> </w:t>
      </w:r>
      <w:r w:rsidRPr="00164C02">
        <w:rPr>
          <w:rFonts w:ascii="David" w:hAnsi="David" w:cs="David" w:hint="eastAsia"/>
          <w:i/>
          <w:sz w:val="24"/>
          <w:szCs w:val="24"/>
          <w:rtl/>
        </w:rPr>
        <w:t>שלהם</w:t>
      </w:r>
      <w:r w:rsidRPr="00164C02">
        <w:rPr>
          <w:rFonts w:ascii="David" w:hAnsi="David" w:cs="David"/>
          <w:i/>
          <w:sz w:val="24"/>
          <w:szCs w:val="24"/>
          <w:rtl/>
        </w:rPr>
        <w:t xml:space="preserve"> </w:t>
      </w:r>
      <w:r w:rsidRPr="00164C02">
        <w:rPr>
          <w:rFonts w:ascii="David" w:hAnsi="David" w:cs="David" w:hint="eastAsia"/>
          <w:i/>
          <w:sz w:val="24"/>
          <w:szCs w:val="24"/>
          <w:rtl/>
        </w:rPr>
        <w:t>והמסים</w:t>
      </w:r>
      <w:r w:rsidRPr="00164C02">
        <w:rPr>
          <w:rFonts w:ascii="David" w:hAnsi="David" w:cs="David"/>
          <w:i/>
          <w:sz w:val="24"/>
          <w:szCs w:val="24"/>
          <w:rtl/>
        </w:rPr>
        <w:t xml:space="preserve"> </w:t>
      </w:r>
      <w:r w:rsidRPr="00164C02">
        <w:rPr>
          <w:rFonts w:ascii="David" w:hAnsi="David" w:cs="David" w:hint="eastAsia"/>
          <w:i/>
          <w:sz w:val="24"/>
          <w:szCs w:val="24"/>
          <w:rtl/>
        </w:rPr>
        <w:t>החלים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שיחולו</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קניה</w:t>
      </w:r>
      <w:r w:rsidRPr="00164C02">
        <w:rPr>
          <w:rFonts w:ascii="David" w:hAnsi="David" w:cs="David"/>
          <w:i/>
          <w:sz w:val="24"/>
          <w:szCs w:val="24"/>
          <w:rtl/>
        </w:rPr>
        <w:t xml:space="preserve">, </w:t>
      </w:r>
      <w:r w:rsidRPr="00164C02">
        <w:rPr>
          <w:rFonts w:ascii="David" w:hAnsi="David" w:cs="David" w:hint="eastAsia"/>
          <w:i/>
          <w:sz w:val="24"/>
          <w:szCs w:val="24"/>
          <w:rtl/>
        </w:rPr>
        <w:t>בלו</w:t>
      </w:r>
      <w:r w:rsidRPr="00164C02">
        <w:rPr>
          <w:rFonts w:ascii="David" w:hAnsi="David" w:cs="David"/>
          <w:i/>
          <w:sz w:val="24"/>
          <w:szCs w:val="24"/>
          <w:rtl/>
        </w:rPr>
        <w:t xml:space="preserve">, </w:t>
      </w:r>
      <w:r w:rsidRPr="00164C02">
        <w:rPr>
          <w:rFonts w:ascii="David" w:hAnsi="David" w:cs="David" w:hint="eastAsia"/>
          <w:i/>
          <w:sz w:val="24"/>
          <w:szCs w:val="24"/>
          <w:rtl/>
        </w:rPr>
        <w:t>מכס</w:t>
      </w:r>
      <w:r w:rsidRPr="00164C02">
        <w:rPr>
          <w:rFonts w:ascii="David" w:hAnsi="David" w:cs="David"/>
          <w:i/>
          <w:sz w:val="24"/>
          <w:szCs w:val="24"/>
          <w:rtl/>
        </w:rPr>
        <w:t xml:space="preserve">, </w:t>
      </w:r>
      <w:r w:rsidRPr="00164C02">
        <w:rPr>
          <w:rFonts w:ascii="David" w:hAnsi="David" w:cs="David" w:hint="eastAsia"/>
          <w:i/>
          <w:sz w:val="24"/>
          <w:szCs w:val="24"/>
          <w:rtl/>
        </w:rPr>
        <w:t>מע</w:t>
      </w:r>
      <w:r w:rsidRPr="00164C02">
        <w:rPr>
          <w:rFonts w:ascii="David" w:hAnsi="David" w:cs="David"/>
          <w:i/>
          <w:sz w:val="24"/>
          <w:szCs w:val="24"/>
          <w:rtl/>
        </w:rPr>
        <w:t>"</w:t>
      </w:r>
      <w:r w:rsidRPr="00164C02">
        <w:rPr>
          <w:rFonts w:ascii="David" w:hAnsi="David" w:cs="David" w:hint="eastAsia"/>
          <w:i/>
          <w:sz w:val="24"/>
          <w:szCs w:val="24"/>
          <w:rtl/>
        </w:rPr>
        <w:t>מ</w:t>
      </w:r>
      <w:r w:rsidRPr="00164C02">
        <w:rPr>
          <w:rFonts w:ascii="David" w:hAnsi="David" w:cs="David"/>
          <w:i/>
          <w:sz w:val="24"/>
          <w:szCs w:val="24"/>
          <w:rtl/>
        </w:rPr>
        <w:t xml:space="preserve"> </w:t>
      </w:r>
      <w:r w:rsidRPr="00164C02">
        <w:rPr>
          <w:rFonts w:ascii="David" w:hAnsi="David" w:cs="David" w:hint="eastAsia"/>
          <w:i/>
          <w:sz w:val="24"/>
          <w:szCs w:val="24"/>
          <w:rtl/>
        </w:rPr>
        <w:t>וכו</w:t>
      </w:r>
      <w:r w:rsidRPr="00164C02">
        <w:rPr>
          <w:rFonts w:ascii="David" w:hAnsi="David" w:cs="David"/>
          <w:i/>
          <w:sz w:val="24"/>
          <w:szCs w:val="24"/>
          <w:rtl/>
        </w:rPr>
        <w:t>'.</w:t>
      </w:r>
    </w:p>
    <w:p w14:paraId="26A3088C"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בהקמה</w:t>
      </w:r>
      <w:r w:rsidRPr="00164C02">
        <w:rPr>
          <w:rFonts w:ascii="David" w:hAnsi="David" w:cs="David"/>
          <w:i/>
          <w:sz w:val="24"/>
          <w:szCs w:val="24"/>
          <w:rtl/>
        </w:rPr>
        <w:t xml:space="preserve">, </w:t>
      </w:r>
      <w:r w:rsidRPr="00164C02">
        <w:rPr>
          <w:rFonts w:ascii="David" w:hAnsi="David" w:cs="David" w:hint="eastAsia"/>
          <w:i/>
          <w:sz w:val="24"/>
          <w:szCs w:val="24"/>
          <w:rtl/>
        </w:rPr>
        <w:t>שימוש</w:t>
      </w:r>
      <w:r w:rsidRPr="00164C02">
        <w:rPr>
          <w:rFonts w:ascii="David" w:hAnsi="David" w:cs="David"/>
          <w:i/>
          <w:sz w:val="24"/>
          <w:szCs w:val="24"/>
          <w:rtl/>
        </w:rPr>
        <w:t xml:space="preserve"> </w:t>
      </w:r>
      <w:r w:rsidRPr="00164C02">
        <w:rPr>
          <w:rFonts w:ascii="David" w:hAnsi="David" w:cs="David" w:hint="eastAsia"/>
          <w:i/>
          <w:sz w:val="24"/>
          <w:szCs w:val="24"/>
          <w:rtl/>
        </w:rPr>
        <w:t>ופינוי</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18 </w:t>
      </w:r>
      <w:r w:rsidRPr="00164C02">
        <w:rPr>
          <w:rFonts w:ascii="David" w:hAnsi="David" w:cs="David" w:hint="eastAsia"/>
          <w:i/>
          <w:sz w:val="24"/>
          <w:szCs w:val="24"/>
          <w:rtl/>
        </w:rPr>
        <w:t>להלן</w:t>
      </w:r>
      <w:r w:rsidRPr="00164C02">
        <w:rPr>
          <w:rFonts w:ascii="David" w:hAnsi="David" w:cs="David"/>
          <w:i/>
          <w:sz w:val="24"/>
          <w:szCs w:val="24"/>
          <w:rtl/>
        </w:rPr>
        <w:t>.</w:t>
      </w:r>
    </w:p>
    <w:p w14:paraId="578BB5CE"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לתנאי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שתאורן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מצא</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ביטויו</w:t>
      </w:r>
      <w:r w:rsidRPr="00164C02">
        <w:rPr>
          <w:rFonts w:ascii="David" w:hAnsi="David" w:cs="David"/>
          <w:i/>
          <w:sz w:val="24"/>
          <w:szCs w:val="24"/>
          <w:rtl/>
        </w:rPr>
        <w:t xml:space="preserve"> </w:t>
      </w:r>
      <w:r w:rsidRPr="00164C02">
        <w:rPr>
          <w:rFonts w:ascii="David" w:hAnsi="David" w:cs="David" w:hint="eastAsia"/>
          <w:i/>
          <w:sz w:val="24"/>
          <w:szCs w:val="24"/>
          <w:rtl/>
        </w:rPr>
        <w:t>בנספחים</w:t>
      </w:r>
      <w:r w:rsidRPr="00164C02">
        <w:rPr>
          <w:rFonts w:ascii="David" w:hAnsi="David" w:cs="David"/>
          <w:i/>
          <w:sz w:val="24"/>
          <w:szCs w:val="24"/>
          <w:rtl/>
        </w:rPr>
        <w:t xml:space="preserve">, </w:t>
      </w:r>
      <w:r w:rsidRPr="00164C02">
        <w:rPr>
          <w:rFonts w:ascii="David" w:hAnsi="David" w:cs="David" w:hint="eastAsia"/>
          <w:i/>
          <w:sz w:val="24"/>
          <w:szCs w:val="24"/>
          <w:rtl/>
        </w:rPr>
        <w:t>אולם</w:t>
      </w:r>
      <w:r w:rsidRPr="00164C02">
        <w:rPr>
          <w:rFonts w:ascii="David" w:hAnsi="David" w:cs="David"/>
          <w:i/>
          <w:sz w:val="24"/>
          <w:szCs w:val="24"/>
          <w:rtl/>
        </w:rPr>
        <w:t xml:space="preserve"> </w:t>
      </w:r>
      <w:r w:rsidRPr="00164C02">
        <w:rPr>
          <w:rFonts w:ascii="David" w:hAnsi="David" w:cs="David" w:hint="eastAsia"/>
          <w:i/>
          <w:sz w:val="24"/>
          <w:szCs w:val="24"/>
          <w:rtl/>
        </w:rPr>
        <w:t>הן</w:t>
      </w:r>
      <w:r w:rsidRPr="00164C02">
        <w:rPr>
          <w:rFonts w:ascii="David" w:hAnsi="David" w:cs="David"/>
          <w:i/>
          <w:sz w:val="24"/>
          <w:szCs w:val="24"/>
          <w:rtl/>
        </w:rPr>
        <w:t xml:space="preserve"> </w:t>
      </w:r>
      <w:r w:rsidRPr="00164C02">
        <w:rPr>
          <w:rFonts w:ascii="David" w:hAnsi="David" w:cs="David" w:hint="eastAsia"/>
          <w:i/>
          <w:sz w:val="24"/>
          <w:szCs w:val="24"/>
          <w:rtl/>
        </w:rPr>
        <w:t>דרושות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מתחייבות</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מהחוזה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מהנספחים</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פעולה</w:t>
      </w:r>
      <w:r w:rsidRPr="00164C02">
        <w:rPr>
          <w:rFonts w:ascii="David" w:hAnsi="David" w:cs="David"/>
          <w:i/>
          <w:sz w:val="24"/>
          <w:szCs w:val="24"/>
          <w:rtl/>
        </w:rPr>
        <w:t xml:space="preserve"> </w:t>
      </w:r>
      <w:r w:rsidRPr="00164C02">
        <w:rPr>
          <w:rFonts w:ascii="David" w:hAnsi="David" w:cs="David" w:hint="eastAsia"/>
          <w:i/>
          <w:sz w:val="24"/>
          <w:szCs w:val="24"/>
          <w:rtl/>
        </w:rPr>
        <w:t>שידרשו</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מחלקי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רשות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רשויות</w:t>
      </w:r>
      <w:r w:rsidRPr="00164C02">
        <w:rPr>
          <w:rFonts w:ascii="David" w:hAnsi="David" w:cs="David"/>
          <w:i/>
          <w:sz w:val="24"/>
          <w:szCs w:val="24"/>
          <w:rtl/>
        </w:rPr>
        <w:t xml:space="preserve"> </w:t>
      </w:r>
      <w:r w:rsidRPr="00164C02">
        <w:rPr>
          <w:rFonts w:ascii="David" w:hAnsi="David" w:cs="David" w:hint="eastAsia"/>
          <w:i/>
          <w:sz w:val="24"/>
          <w:szCs w:val="24"/>
          <w:rtl/>
        </w:rPr>
        <w:t>התכנון</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החשמל</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תקשורת</w:t>
      </w:r>
      <w:r w:rsidRPr="00164C02">
        <w:rPr>
          <w:rFonts w:ascii="David" w:hAnsi="David" w:cs="David"/>
          <w:i/>
          <w:sz w:val="24"/>
          <w:szCs w:val="24"/>
          <w:rtl/>
        </w:rPr>
        <w:t xml:space="preserve"> </w:t>
      </w:r>
      <w:r w:rsidRPr="00164C02">
        <w:rPr>
          <w:rFonts w:ascii="David" w:hAnsi="David" w:cs="David" w:hint="eastAsia"/>
          <w:i/>
          <w:sz w:val="24"/>
          <w:szCs w:val="24"/>
          <w:rtl/>
        </w:rPr>
        <w:t>פנים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בזק</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הגז</w:t>
      </w:r>
      <w:r w:rsidRPr="00164C02">
        <w:rPr>
          <w:rFonts w:ascii="David" w:hAnsi="David" w:cs="David"/>
          <w:i/>
          <w:sz w:val="24"/>
          <w:szCs w:val="24"/>
          <w:rtl/>
        </w:rPr>
        <w:t xml:space="preserve">, </w:t>
      </w:r>
      <w:r w:rsidRPr="00164C02">
        <w:rPr>
          <w:rFonts w:ascii="David" w:hAnsi="David" w:cs="David" w:hint="eastAsia"/>
          <w:i/>
          <w:sz w:val="24"/>
          <w:szCs w:val="24"/>
          <w:rtl/>
        </w:rPr>
        <w:t>רשות</w:t>
      </w:r>
      <w:r w:rsidRPr="00164C02">
        <w:rPr>
          <w:rFonts w:ascii="David" w:hAnsi="David" w:cs="David"/>
          <w:i/>
          <w:sz w:val="24"/>
          <w:szCs w:val="24"/>
          <w:rtl/>
        </w:rPr>
        <w:t xml:space="preserve"> </w:t>
      </w:r>
      <w:r w:rsidRPr="00164C02">
        <w:rPr>
          <w:rFonts w:ascii="David" w:hAnsi="David" w:cs="David" w:hint="eastAsia"/>
          <w:i/>
          <w:sz w:val="24"/>
          <w:szCs w:val="24"/>
          <w:rtl/>
        </w:rPr>
        <w:t>כיבוי</w:t>
      </w:r>
      <w:r w:rsidRPr="00164C02">
        <w:rPr>
          <w:rFonts w:ascii="David" w:hAnsi="David" w:cs="David"/>
          <w:i/>
          <w:sz w:val="24"/>
          <w:szCs w:val="24"/>
          <w:rtl/>
        </w:rPr>
        <w:t xml:space="preserve"> </w:t>
      </w:r>
      <w:r w:rsidRPr="00164C02">
        <w:rPr>
          <w:rFonts w:ascii="David" w:hAnsi="David" w:cs="David" w:hint="eastAsia"/>
          <w:i/>
          <w:sz w:val="24"/>
          <w:szCs w:val="24"/>
          <w:rtl/>
        </w:rPr>
        <w:t>אש</w:t>
      </w:r>
      <w:r w:rsidRPr="00164C02">
        <w:rPr>
          <w:rFonts w:ascii="David" w:hAnsi="David" w:cs="David"/>
          <w:i/>
          <w:sz w:val="24"/>
          <w:szCs w:val="24"/>
          <w:rtl/>
        </w:rPr>
        <w:t xml:space="preserve">, </w:t>
      </w:r>
      <w:r w:rsidRPr="00164C02">
        <w:rPr>
          <w:rFonts w:ascii="David" w:hAnsi="David" w:cs="David" w:hint="eastAsia"/>
          <w:i/>
          <w:sz w:val="24"/>
          <w:szCs w:val="24"/>
          <w:rtl/>
        </w:rPr>
        <w:t>הג</w:t>
      </w:r>
      <w:r w:rsidRPr="00164C02">
        <w:rPr>
          <w:rFonts w:ascii="David" w:hAnsi="David" w:cs="David"/>
          <w:i/>
          <w:sz w:val="24"/>
          <w:szCs w:val="24"/>
          <w:rtl/>
        </w:rPr>
        <w:t>"</w:t>
      </w:r>
      <w:r w:rsidRPr="00164C02">
        <w:rPr>
          <w:rFonts w:ascii="David" w:hAnsi="David" w:cs="David" w:hint="eastAsia"/>
          <w:i/>
          <w:sz w:val="24"/>
          <w:szCs w:val="24"/>
          <w:rtl/>
        </w:rPr>
        <w:t>א</w:t>
      </w:r>
      <w:r w:rsidRPr="00164C02">
        <w:rPr>
          <w:rFonts w:ascii="David" w:hAnsi="David" w:cs="David"/>
          <w:i/>
          <w:sz w:val="24"/>
          <w:szCs w:val="24"/>
          <w:rtl/>
        </w:rPr>
        <w:t xml:space="preserve">, </w:t>
      </w:r>
      <w:r w:rsidRPr="00164C02">
        <w:rPr>
          <w:rFonts w:ascii="David" w:hAnsi="David" w:cs="David" w:hint="eastAsia"/>
          <w:i/>
          <w:sz w:val="24"/>
          <w:szCs w:val="24"/>
          <w:rtl/>
        </w:rPr>
        <w:t>פיקוד</w:t>
      </w:r>
      <w:r w:rsidRPr="00164C02">
        <w:rPr>
          <w:rFonts w:ascii="David" w:hAnsi="David" w:cs="David"/>
          <w:i/>
          <w:sz w:val="24"/>
          <w:szCs w:val="24"/>
          <w:rtl/>
        </w:rPr>
        <w:t xml:space="preserve"> </w:t>
      </w:r>
      <w:r w:rsidRPr="00164C02">
        <w:rPr>
          <w:rFonts w:ascii="David" w:hAnsi="David" w:cs="David" w:hint="eastAsia"/>
          <w:i/>
          <w:sz w:val="24"/>
          <w:szCs w:val="24"/>
          <w:rtl/>
        </w:rPr>
        <w:t>העורף</w:t>
      </w:r>
      <w:r w:rsidRPr="00164C02">
        <w:rPr>
          <w:rFonts w:ascii="David" w:hAnsi="David" w:cs="David"/>
          <w:i/>
          <w:sz w:val="24"/>
          <w:szCs w:val="24"/>
          <w:rtl/>
        </w:rPr>
        <w:t xml:space="preserve">, </w:t>
      </w:r>
      <w:r w:rsidRPr="00164C02">
        <w:rPr>
          <w:rFonts w:ascii="David" w:hAnsi="David" w:cs="David" w:hint="eastAsia"/>
          <w:i/>
          <w:sz w:val="24"/>
          <w:szCs w:val="24"/>
          <w:rtl/>
        </w:rPr>
        <w:t>המשרד</w:t>
      </w:r>
      <w:r w:rsidRPr="00164C02">
        <w:rPr>
          <w:rFonts w:ascii="David" w:hAnsi="David" w:cs="David"/>
          <w:i/>
          <w:sz w:val="24"/>
          <w:szCs w:val="24"/>
          <w:rtl/>
        </w:rPr>
        <w:t xml:space="preserve"> </w:t>
      </w:r>
      <w:r w:rsidRPr="00164C02">
        <w:rPr>
          <w:rFonts w:ascii="David" w:hAnsi="David" w:cs="David" w:hint="eastAsia"/>
          <w:i/>
          <w:sz w:val="24"/>
          <w:szCs w:val="24"/>
          <w:rtl/>
        </w:rPr>
        <w:t>לאיכות</w:t>
      </w:r>
      <w:r w:rsidRPr="00164C02">
        <w:rPr>
          <w:rFonts w:ascii="David" w:hAnsi="David" w:cs="David"/>
          <w:i/>
          <w:sz w:val="24"/>
          <w:szCs w:val="24"/>
          <w:rtl/>
        </w:rPr>
        <w:t xml:space="preserve"> </w:t>
      </w:r>
      <w:r w:rsidRPr="00164C02">
        <w:rPr>
          <w:rFonts w:ascii="David" w:hAnsi="David" w:cs="David" w:hint="eastAsia"/>
          <w:i/>
          <w:sz w:val="24"/>
          <w:szCs w:val="24"/>
          <w:rtl/>
        </w:rPr>
        <w:t>הסביבה</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טלוויזיה</w:t>
      </w:r>
      <w:r w:rsidRPr="00164C02">
        <w:rPr>
          <w:rFonts w:ascii="David" w:hAnsi="David" w:cs="David"/>
          <w:i/>
          <w:sz w:val="24"/>
          <w:szCs w:val="24"/>
          <w:rtl/>
        </w:rPr>
        <w:t xml:space="preserve"> </w:t>
      </w:r>
      <w:r w:rsidRPr="00164C02">
        <w:rPr>
          <w:rFonts w:ascii="David" w:hAnsi="David" w:cs="David" w:hint="eastAsia"/>
          <w:i/>
          <w:sz w:val="24"/>
          <w:szCs w:val="24"/>
          <w:rtl/>
        </w:rPr>
        <w:t>בכבלים</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שידורי</w:t>
      </w:r>
      <w:r w:rsidRPr="00164C02">
        <w:rPr>
          <w:rFonts w:ascii="David" w:hAnsi="David" w:cs="David"/>
          <w:i/>
          <w:sz w:val="24"/>
          <w:szCs w:val="24"/>
          <w:rtl/>
        </w:rPr>
        <w:t xml:space="preserve"> </w:t>
      </w:r>
      <w:r w:rsidRPr="00164C02">
        <w:rPr>
          <w:rFonts w:ascii="David" w:hAnsi="David" w:cs="David" w:hint="eastAsia"/>
          <w:i/>
          <w:sz w:val="24"/>
          <w:szCs w:val="24"/>
          <w:rtl/>
        </w:rPr>
        <w:t>לווין</w:t>
      </w:r>
      <w:r w:rsidRPr="00164C02">
        <w:rPr>
          <w:rFonts w:ascii="David" w:hAnsi="David" w:cs="David"/>
          <w:i/>
          <w:sz w:val="24"/>
          <w:szCs w:val="24"/>
          <w:rtl/>
        </w:rPr>
        <w:t xml:space="preserve"> </w:t>
      </w:r>
      <w:r w:rsidRPr="00164C02">
        <w:rPr>
          <w:rFonts w:ascii="David" w:hAnsi="David" w:cs="David" w:hint="eastAsia"/>
          <w:i/>
          <w:sz w:val="24"/>
          <w:szCs w:val="24"/>
          <w:rtl/>
        </w:rPr>
        <w:t>וכיו</w:t>
      </w:r>
      <w:r w:rsidRPr="00164C02">
        <w:rPr>
          <w:rFonts w:ascii="David" w:hAnsi="David" w:cs="David"/>
          <w:i/>
          <w:sz w:val="24"/>
          <w:szCs w:val="24"/>
          <w:rtl/>
        </w:rPr>
        <w:t>"</w:t>
      </w:r>
      <w:r w:rsidRPr="00164C02">
        <w:rPr>
          <w:rFonts w:ascii="David" w:hAnsi="David" w:cs="David" w:hint="eastAsia"/>
          <w:i/>
          <w:sz w:val="24"/>
          <w:szCs w:val="24"/>
          <w:rtl/>
        </w:rPr>
        <w:t>ב</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הקשור</w:t>
      </w:r>
      <w:r w:rsidRPr="00164C02">
        <w:rPr>
          <w:rFonts w:ascii="David" w:hAnsi="David" w:cs="David"/>
          <w:i/>
          <w:sz w:val="24"/>
          <w:szCs w:val="24"/>
          <w:rtl/>
        </w:rPr>
        <w:t xml:space="preserve"> </w:t>
      </w:r>
      <w:r w:rsidRPr="00164C02">
        <w:rPr>
          <w:rFonts w:ascii="David" w:hAnsi="David" w:cs="David" w:hint="eastAsia"/>
          <w:i/>
          <w:sz w:val="24"/>
          <w:szCs w:val="24"/>
          <w:rtl/>
        </w:rPr>
        <w:t>לחיבור</w:t>
      </w:r>
      <w:r w:rsidRPr="00164C02">
        <w:rPr>
          <w:rFonts w:ascii="David" w:hAnsi="David" w:cs="David"/>
          <w:i/>
          <w:sz w:val="24"/>
          <w:szCs w:val="24"/>
          <w:rtl/>
        </w:rPr>
        <w:t xml:space="preserve"> </w:t>
      </w:r>
      <w:r w:rsidRPr="00164C02">
        <w:rPr>
          <w:rFonts w:ascii="David" w:hAnsi="David" w:cs="David" w:hint="eastAsia"/>
          <w:i/>
          <w:sz w:val="24"/>
          <w:szCs w:val="24"/>
          <w:rtl/>
        </w:rPr>
        <w:t>הבניין</w:t>
      </w:r>
      <w:r w:rsidRPr="00164C02">
        <w:rPr>
          <w:rFonts w:ascii="David" w:hAnsi="David" w:cs="David"/>
          <w:i/>
          <w:sz w:val="24"/>
          <w:szCs w:val="24"/>
          <w:rtl/>
        </w:rPr>
        <w:t xml:space="preserve"> </w:t>
      </w:r>
      <w:r w:rsidRPr="00164C02">
        <w:rPr>
          <w:rFonts w:ascii="David" w:hAnsi="David" w:cs="David" w:hint="eastAsia"/>
          <w:i/>
          <w:sz w:val="24"/>
          <w:szCs w:val="24"/>
          <w:rtl/>
        </w:rPr>
        <w:t>לרשת</w:t>
      </w:r>
      <w:r w:rsidRPr="00164C02">
        <w:rPr>
          <w:rFonts w:ascii="David" w:hAnsi="David" w:cs="David"/>
          <w:i/>
          <w:sz w:val="24"/>
          <w:szCs w:val="24"/>
          <w:rtl/>
        </w:rPr>
        <w:t xml:space="preserve"> </w:t>
      </w:r>
      <w:r w:rsidRPr="00164C02">
        <w:rPr>
          <w:rFonts w:ascii="David" w:hAnsi="David" w:cs="David" w:hint="eastAsia"/>
          <w:i/>
          <w:sz w:val="24"/>
          <w:szCs w:val="24"/>
          <w:rtl/>
        </w:rPr>
        <w:t>החשמל</w:t>
      </w:r>
      <w:r w:rsidRPr="00164C02">
        <w:rPr>
          <w:rFonts w:ascii="David" w:hAnsi="David" w:cs="David"/>
          <w:i/>
          <w:sz w:val="24"/>
          <w:szCs w:val="24"/>
          <w:rtl/>
        </w:rPr>
        <w:t xml:space="preserve"> </w:t>
      </w:r>
      <w:r w:rsidRPr="00164C02">
        <w:rPr>
          <w:rFonts w:ascii="David" w:hAnsi="David" w:cs="David" w:hint="eastAsia"/>
          <w:i/>
          <w:sz w:val="24"/>
          <w:szCs w:val="24"/>
          <w:rtl/>
        </w:rPr>
        <w:t>השכונתית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מוני</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בדיקת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תמורה</w:t>
      </w:r>
      <w:r w:rsidRPr="00164C02">
        <w:rPr>
          <w:rFonts w:ascii="David" w:hAnsi="David" w:cs="David"/>
          <w:i/>
          <w:sz w:val="24"/>
          <w:szCs w:val="24"/>
          <w:rtl/>
        </w:rPr>
        <w:t xml:space="preserve"> </w:t>
      </w:r>
      <w:r w:rsidRPr="00164C02">
        <w:rPr>
          <w:rFonts w:ascii="David" w:hAnsi="David" w:cs="David" w:hint="eastAsia"/>
          <w:i/>
          <w:sz w:val="24"/>
          <w:szCs w:val="24"/>
          <w:rtl/>
        </w:rPr>
        <w:t>מלאה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בהישארותו</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והמשך</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w:t>
      </w:r>
    </w:p>
    <w:p w14:paraId="25CA7C99" w14:textId="77777777" w:rsidR="00EF4F1C" w:rsidRPr="00164C02" w:rsidRDefault="00EF4F1C" w:rsidP="00164C02">
      <w:pPr>
        <w:spacing w:after="0" w:afterAutospacing="0" w:line="240" w:lineRule="auto"/>
        <w:ind w:firstLine="799"/>
        <w:rPr>
          <w:rFonts w:ascii="David" w:hAnsi="David" w:cs="David"/>
          <w:i/>
          <w:sz w:val="24"/>
          <w:szCs w:val="24"/>
          <w:rtl/>
        </w:rPr>
      </w:pPr>
      <w:r w:rsidRPr="00164C02">
        <w:rPr>
          <w:rFonts w:ascii="David" w:hAnsi="David" w:cs="David"/>
          <w:i/>
          <w:sz w:val="24"/>
          <w:szCs w:val="24"/>
          <w:rtl/>
        </w:rPr>
        <w:t>"</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לצרכי</w:t>
      </w:r>
      <w:r w:rsidRPr="00164C02">
        <w:rPr>
          <w:rFonts w:ascii="David" w:hAnsi="David" w:cs="David"/>
          <w:i/>
          <w:sz w:val="24"/>
          <w:szCs w:val="24"/>
          <w:rtl/>
        </w:rPr>
        <w:t xml:space="preserve"> </w:t>
      </w:r>
      <w:r w:rsidRPr="00164C02">
        <w:rPr>
          <w:rFonts w:ascii="David" w:hAnsi="David" w:cs="David" w:hint="eastAsia"/>
          <w:i/>
          <w:sz w:val="24"/>
          <w:szCs w:val="24"/>
          <w:rtl/>
        </w:rPr>
        <w:t>הסכם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הינו</w:t>
      </w:r>
      <w:r w:rsidRPr="00164C02">
        <w:rPr>
          <w:rFonts w:ascii="David" w:hAnsi="David" w:cs="David"/>
          <w:i/>
          <w:sz w:val="24"/>
          <w:szCs w:val="24"/>
          <w:rtl/>
        </w:rPr>
        <w:t xml:space="preserve"> </w:t>
      </w:r>
      <w:r w:rsidRPr="00164C02">
        <w:rPr>
          <w:rFonts w:ascii="David" w:hAnsi="David" w:cs="David" w:hint="eastAsia"/>
          <w:i/>
          <w:sz w:val="24"/>
          <w:szCs w:val="24"/>
          <w:rtl/>
        </w:rPr>
        <w:t>המאוחר</w:t>
      </w:r>
      <w:r w:rsidRPr="00164C02">
        <w:rPr>
          <w:rFonts w:ascii="David" w:hAnsi="David" w:cs="David"/>
          <w:i/>
          <w:sz w:val="24"/>
          <w:szCs w:val="24"/>
          <w:rtl/>
        </w:rPr>
        <w:t xml:space="preserve"> </w:t>
      </w:r>
      <w:r w:rsidRPr="00164C02">
        <w:rPr>
          <w:rFonts w:ascii="David" w:hAnsi="David" w:cs="David" w:hint="eastAsia"/>
          <w:i/>
          <w:sz w:val="24"/>
          <w:szCs w:val="24"/>
          <w:rtl/>
        </w:rPr>
        <w:t>מבין</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הבאים</w:t>
      </w:r>
      <w:r w:rsidRPr="00164C02">
        <w:rPr>
          <w:rFonts w:ascii="David" w:hAnsi="David" w:cs="David"/>
          <w:i/>
          <w:sz w:val="24"/>
          <w:szCs w:val="24"/>
          <w:rtl/>
        </w:rPr>
        <w:t>:</w:t>
      </w:r>
    </w:p>
    <w:p w14:paraId="641ACE79"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חודשיים</w:t>
      </w:r>
      <w:r w:rsidRPr="00164C02">
        <w:rPr>
          <w:rFonts w:ascii="David" w:hAnsi="David" w:cs="David"/>
          <w:i/>
          <w:sz w:val="24"/>
          <w:szCs w:val="24"/>
          <w:rtl/>
        </w:rPr>
        <w:t xml:space="preserve"> </w:t>
      </w:r>
      <w:r w:rsidRPr="00164C02">
        <w:rPr>
          <w:rFonts w:ascii="David" w:hAnsi="David" w:cs="David" w:hint="eastAsia"/>
          <w:i/>
          <w:sz w:val="24"/>
          <w:szCs w:val="24"/>
          <w:rtl/>
        </w:rPr>
        <w:t>ממועד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4 </w:t>
      </w:r>
      <w:r w:rsidRPr="00164C02">
        <w:rPr>
          <w:rFonts w:ascii="David" w:hAnsi="David" w:cs="David" w:hint="eastAsia"/>
          <w:i/>
          <w:sz w:val="24"/>
          <w:szCs w:val="24"/>
          <w:rtl/>
        </w:rPr>
        <w:t>לבניין</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שבמועד</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נמסרו</w:t>
      </w:r>
      <w:r w:rsidRPr="00164C02">
        <w:rPr>
          <w:rFonts w:ascii="David" w:hAnsi="David" w:cs="David"/>
          <w:i/>
          <w:sz w:val="24"/>
          <w:szCs w:val="24"/>
          <w:rtl/>
        </w:rPr>
        <w:t xml:space="preserve"> </w:t>
      </w:r>
      <w:r w:rsidRPr="00164C02">
        <w:rPr>
          <w:rFonts w:ascii="David" w:hAnsi="David" w:cs="David" w:hint="eastAsia"/>
          <w:i/>
          <w:sz w:val="24"/>
          <w:szCs w:val="24"/>
          <w:rtl/>
        </w:rPr>
        <w:t>כלל</w:t>
      </w:r>
      <w:r w:rsidRPr="00164C02">
        <w:rPr>
          <w:rFonts w:ascii="David" w:hAnsi="David" w:cs="David"/>
          <w:i/>
          <w:sz w:val="24"/>
          <w:szCs w:val="24"/>
          <w:rtl/>
        </w:rPr>
        <w:t xml:space="preserve"> </w:t>
      </w:r>
      <w:r w:rsidRPr="00164C02">
        <w:rPr>
          <w:rFonts w:ascii="David" w:hAnsi="David" w:cs="David" w:hint="eastAsia"/>
          <w:i/>
          <w:sz w:val="24"/>
          <w:szCs w:val="24"/>
          <w:rtl/>
        </w:rPr>
        <w:t>הדירות</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נמכרו</w:t>
      </w:r>
      <w:r w:rsidRPr="00164C02">
        <w:rPr>
          <w:rFonts w:ascii="David" w:hAnsi="David" w:cs="David"/>
          <w:i/>
          <w:sz w:val="24"/>
          <w:szCs w:val="24"/>
          <w:rtl/>
        </w:rPr>
        <w:t xml:space="preserve"> </w:t>
      </w:r>
      <w:r w:rsidRPr="00164C02">
        <w:rPr>
          <w:rFonts w:ascii="David" w:hAnsi="David" w:cs="David" w:hint="eastAsia"/>
          <w:i/>
          <w:sz w:val="24"/>
          <w:szCs w:val="24"/>
          <w:rtl/>
        </w:rPr>
        <w:t>לרוכשי</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בבניין</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4.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נמסרו</w:t>
      </w:r>
      <w:r w:rsidRPr="00164C02">
        <w:rPr>
          <w:rFonts w:ascii="David" w:hAnsi="David" w:cs="David"/>
          <w:i/>
          <w:sz w:val="24"/>
          <w:szCs w:val="24"/>
          <w:rtl/>
        </w:rPr>
        <w:t xml:space="preserve"> </w:t>
      </w:r>
      <w:r w:rsidRPr="00164C02">
        <w:rPr>
          <w:rFonts w:ascii="David" w:hAnsi="David" w:cs="David" w:hint="eastAsia"/>
          <w:i/>
          <w:sz w:val="24"/>
          <w:szCs w:val="24"/>
          <w:rtl/>
        </w:rPr>
        <w:t>כלל</w:t>
      </w:r>
      <w:r w:rsidRPr="00164C02">
        <w:rPr>
          <w:rFonts w:ascii="David" w:hAnsi="David" w:cs="David"/>
          <w:i/>
          <w:sz w:val="24"/>
          <w:szCs w:val="24"/>
          <w:rtl/>
        </w:rPr>
        <w:t xml:space="preserve"> </w:t>
      </w:r>
      <w:r w:rsidRPr="00164C02">
        <w:rPr>
          <w:rFonts w:ascii="David" w:hAnsi="David" w:cs="David" w:hint="eastAsia"/>
          <w:i/>
          <w:sz w:val="24"/>
          <w:szCs w:val="24"/>
          <w:rtl/>
        </w:rPr>
        <w:t>הדירות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יידחה</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בתקופה</w:t>
      </w:r>
      <w:r w:rsidRPr="00164C02">
        <w:rPr>
          <w:rFonts w:ascii="David" w:hAnsi="David" w:cs="David"/>
          <w:i/>
          <w:sz w:val="24"/>
          <w:szCs w:val="24"/>
          <w:rtl/>
        </w:rPr>
        <w:t xml:space="preserve"> </w:t>
      </w:r>
      <w:r w:rsidRPr="00164C02">
        <w:rPr>
          <w:rFonts w:ascii="David" w:hAnsi="David" w:cs="David" w:hint="eastAsia"/>
          <w:i/>
          <w:sz w:val="24"/>
          <w:szCs w:val="24"/>
          <w:rtl/>
        </w:rPr>
        <w:t>בת</w:t>
      </w:r>
      <w:r w:rsidRPr="00164C02">
        <w:rPr>
          <w:rFonts w:ascii="David" w:hAnsi="David" w:cs="David"/>
          <w:i/>
          <w:sz w:val="24"/>
          <w:szCs w:val="24"/>
          <w:rtl/>
        </w:rPr>
        <w:t xml:space="preserve">  (1)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p>
    <w:p w14:paraId="736FF070"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הרכוש</w:t>
      </w:r>
      <w:r w:rsidRPr="00164C02">
        <w:rPr>
          <w:rFonts w:ascii="David" w:hAnsi="David" w:cs="David"/>
          <w:i/>
          <w:sz w:val="24"/>
          <w:szCs w:val="24"/>
          <w:rtl/>
        </w:rPr>
        <w:t xml:space="preserve"> </w:t>
      </w:r>
      <w:r w:rsidRPr="00164C02">
        <w:rPr>
          <w:rFonts w:ascii="David" w:hAnsi="David" w:cs="David" w:hint="eastAsia"/>
          <w:i/>
          <w:sz w:val="24"/>
          <w:szCs w:val="24"/>
          <w:rtl/>
        </w:rPr>
        <w:t>המשותף</w:t>
      </w:r>
      <w:r w:rsidRPr="00164C02">
        <w:rPr>
          <w:rFonts w:ascii="David" w:hAnsi="David" w:cs="David"/>
          <w:i/>
          <w:sz w:val="24"/>
          <w:szCs w:val="24"/>
          <w:rtl/>
        </w:rPr>
        <w:t xml:space="preserve"> </w:t>
      </w:r>
      <w:r w:rsidRPr="00164C02">
        <w:rPr>
          <w:rFonts w:ascii="David" w:hAnsi="David" w:cs="David" w:hint="eastAsia"/>
          <w:i/>
          <w:sz w:val="24"/>
          <w:szCs w:val="24"/>
          <w:rtl/>
        </w:rPr>
        <w:t>בבניין</w:t>
      </w:r>
      <w:r w:rsidRPr="00164C02">
        <w:rPr>
          <w:rFonts w:ascii="David" w:hAnsi="David" w:cs="David"/>
          <w:i/>
          <w:sz w:val="24"/>
          <w:szCs w:val="24"/>
          <w:rtl/>
        </w:rPr>
        <w:t>;</w:t>
      </w:r>
    </w:p>
    <w:p w14:paraId="2867FBE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מועד</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הפיתוח</w:t>
      </w:r>
      <w:r w:rsidRPr="00164C02">
        <w:rPr>
          <w:rFonts w:ascii="David" w:hAnsi="David" w:cs="David"/>
          <w:sz w:val="24"/>
          <w:szCs w:val="24"/>
          <w:rtl/>
        </w:rPr>
        <w:t xml:space="preserve"> </w:t>
      </w:r>
      <w:r w:rsidRPr="00164C02">
        <w:rPr>
          <w:rFonts w:ascii="David" w:hAnsi="David" w:cs="David" w:hint="eastAsia"/>
          <w:sz w:val="24"/>
          <w:szCs w:val="24"/>
          <w:rtl/>
        </w:rPr>
        <w:t>הציבורי</w:t>
      </w:r>
      <w:r w:rsidRPr="00164C02">
        <w:rPr>
          <w:rFonts w:ascii="David" w:hAnsi="David" w:cs="David"/>
          <w:sz w:val="24"/>
          <w:szCs w:val="24"/>
          <w:rtl/>
        </w:rPr>
        <w:t xml:space="preserve"> </w:t>
      </w:r>
      <w:r w:rsidRPr="00164C02">
        <w:rPr>
          <w:rFonts w:ascii="David" w:hAnsi="David" w:cs="David" w:hint="eastAsia"/>
          <w:sz w:val="24"/>
          <w:szCs w:val="24"/>
          <w:rtl/>
        </w:rPr>
        <w:t>הצמוד</w:t>
      </w:r>
      <w:r w:rsidRPr="00164C02">
        <w:rPr>
          <w:rFonts w:ascii="David" w:hAnsi="David" w:cs="David"/>
          <w:sz w:val="24"/>
          <w:szCs w:val="24"/>
          <w:rtl/>
        </w:rPr>
        <w:t xml:space="preserve"> </w:t>
      </w:r>
      <w:r w:rsidRPr="00164C02">
        <w:rPr>
          <w:rFonts w:ascii="David" w:hAnsi="David" w:cs="David" w:hint="eastAsia"/>
          <w:sz w:val="24"/>
          <w:szCs w:val="24"/>
          <w:rtl/>
        </w:rPr>
        <w:t>בבניין</w:t>
      </w:r>
      <w:r w:rsidRPr="00164C02">
        <w:rPr>
          <w:rFonts w:ascii="David" w:hAnsi="David" w:cs="David"/>
          <w:i/>
          <w:sz w:val="24"/>
          <w:szCs w:val="24"/>
          <w:rtl/>
        </w:rPr>
        <w:t xml:space="preserve">; </w:t>
      </w:r>
      <w:r w:rsidRPr="00164C02">
        <w:rPr>
          <w:rFonts w:ascii="David" w:hAnsi="David" w:cs="David" w:hint="eastAsia"/>
          <w:i/>
          <w:sz w:val="24"/>
          <w:szCs w:val="24"/>
          <w:rtl/>
        </w:rPr>
        <w:t>ניקוי</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מפסולת</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38370F6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הכשרת</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גישה</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דרכים</w:t>
      </w:r>
      <w:r w:rsidRPr="00164C02">
        <w:rPr>
          <w:rFonts w:ascii="David" w:hAnsi="David" w:cs="David"/>
          <w:i/>
          <w:sz w:val="24"/>
          <w:szCs w:val="24"/>
          <w:rtl/>
        </w:rPr>
        <w:t xml:space="preserve"> </w:t>
      </w:r>
      <w:r w:rsidRPr="00164C02">
        <w:rPr>
          <w:rFonts w:ascii="David" w:hAnsi="David" w:cs="David" w:hint="eastAsia"/>
          <w:i/>
          <w:sz w:val="24"/>
          <w:szCs w:val="24"/>
          <w:rtl/>
        </w:rPr>
        <w:t>זמניות</w:t>
      </w:r>
      <w:r w:rsidRPr="00164C02">
        <w:rPr>
          <w:rFonts w:ascii="David" w:hAnsi="David" w:cs="David"/>
          <w:i/>
          <w:sz w:val="24"/>
          <w:szCs w:val="24"/>
          <w:rtl/>
        </w:rPr>
        <w:t xml:space="preserve"> </w:t>
      </w:r>
      <w:r w:rsidRPr="00164C02">
        <w:rPr>
          <w:rFonts w:ascii="David" w:hAnsi="David" w:cs="David" w:hint="eastAsia"/>
          <w:i/>
          <w:sz w:val="24"/>
          <w:szCs w:val="24"/>
          <w:rtl/>
        </w:rPr>
        <w:t>ועוקפות</w:t>
      </w:r>
      <w:r w:rsidRPr="00164C02">
        <w:rPr>
          <w:rFonts w:ascii="David" w:hAnsi="David" w:cs="David"/>
          <w:i/>
          <w:sz w:val="24"/>
          <w:szCs w:val="24"/>
          <w:rtl/>
        </w:rPr>
        <w:t xml:space="preserve">, </w:t>
      </w:r>
      <w:r w:rsidRPr="00164C02">
        <w:rPr>
          <w:rFonts w:ascii="David" w:hAnsi="David" w:cs="David" w:hint="eastAsia"/>
          <w:i/>
          <w:sz w:val="24"/>
          <w:szCs w:val="24"/>
          <w:rtl/>
        </w:rPr>
        <w:t>אחזקתן</w:t>
      </w:r>
      <w:r w:rsidRPr="00164C02">
        <w:rPr>
          <w:rFonts w:ascii="David" w:hAnsi="David" w:cs="David"/>
          <w:i/>
          <w:sz w:val="24"/>
          <w:szCs w:val="24"/>
          <w:rtl/>
        </w:rPr>
        <w:t xml:space="preserve"> </w:t>
      </w:r>
      <w:r w:rsidRPr="00164C02">
        <w:rPr>
          <w:rFonts w:ascii="David" w:hAnsi="David" w:cs="David" w:hint="eastAsia"/>
          <w:i/>
          <w:sz w:val="24"/>
          <w:szCs w:val="24"/>
          <w:rtl/>
        </w:rPr>
        <w:t>וביטולן</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המקומית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הכשרת</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גישה</w:t>
      </w:r>
      <w:r w:rsidRPr="00164C02">
        <w:rPr>
          <w:rFonts w:ascii="David" w:hAnsi="David" w:cs="David"/>
          <w:i/>
          <w:sz w:val="24"/>
          <w:szCs w:val="24"/>
          <w:rtl/>
        </w:rPr>
        <w:t xml:space="preserve"> </w:t>
      </w:r>
      <w:r w:rsidRPr="00164C02">
        <w:rPr>
          <w:rFonts w:ascii="David" w:hAnsi="David" w:cs="David" w:hint="eastAsia"/>
          <w:i/>
          <w:sz w:val="24"/>
          <w:szCs w:val="24"/>
          <w:rtl/>
        </w:rPr>
        <w:t>זמניות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w:t>
      </w:r>
      <w:r w:rsidRPr="00164C02">
        <w:rPr>
          <w:rFonts w:ascii="David" w:hAnsi="David" w:cs="David" w:hint="eastAsia"/>
          <w:i/>
          <w:sz w:val="24"/>
          <w:szCs w:val="24"/>
          <w:rtl/>
        </w:rPr>
        <w:t>יבוצעו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ידה</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העסקת</w:t>
      </w:r>
      <w:r w:rsidRPr="00164C02">
        <w:rPr>
          <w:rFonts w:ascii="David" w:hAnsi="David" w:cs="David"/>
          <w:i/>
          <w:sz w:val="24"/>
          <w:szCs w:val="24"/>
          <w:rtl/>
        </w:rPr>
        <w:t xml:space="preserve"> </w:t>
      </w:r>
      <w:r w:rsidRPr="00164C02">
        <w:rPr>
          <w:rFonts w:ascii="David" w:hAnsi="David" w:cs="David" w:hint="eastAsia"/>
          <w:i/>
          <w:sz w:val="24"/>
          <w:szCs w:val="24"/>
          <w:rtl/>
        </w:rPr>
        <w:t>שוטרים</w:t>
      </w:r>
      <w:r w:rsidRPr="00164C02">
        <w:rPr>
          <w:rFonts w:ascii="David" w:hAnsi="David" w:cs="David"/>
          <w:i/>
          <w:sz w:val="24"/>
          <w:szCs w:val="24"/>
          <w:rtl/>
        </w:rPr>
        <w:t xml:space="preserve"> </w:t>
      </w:r>
      <w:r w:rsidRPr="00164C02">
        <w:rPr>
          <w:rFonts w:ascii="David" w:hAnsi="David" w:cs="David" w:hint="eastAsia"/>
          <w:i/>
          <w:sz w:val="24"/>
          <w:szCs w:val="24"/>
          <w:rtl/>
        </w:rPr>
        <w:t>בשכר</w:t>
      </w:r>
      <w:r w:rsidRPr="00164C02">
        <w:rPr>
          <w:rFonts w:ascii="David" w:hAnsi="David" w:cs="David"/>
          <w:i/>
          <w:sz w:val="24"/>
          <w:szCs w:val="24"/>
          <w:rtl/>
        </w:rPr>
        <w:t xml:space="preserve"> </w:t>
      </w:r>
      <w:r w:rsidRPr="00164C02">
        <w:rPr>
          <w:rFonts w:ascii="David" w:hAnsi="David" w:cs="David" w:hint="eastAsia"/>
          <w:i/>
          <w:sz w:val="24"/>
          <w:szCs w:val="24"/>
          <w:rtl/>
        </w:rPr>
        <w:t>להכוונת</w:t>
      </w:r>
      <w:r w:rsidRPr="00164C02">
        <w:rPr>
          <w:rFonts w:ascii="David" w:hAnsi="David" w:cs="David"/>
          <w:i/>
          <w:sz w:val="24"/>
          <w:szCs w:val="24"/>
          <w:rtl/>
        </w:rPr>
        <w:t xml:space="preserve"> </w:t>
      </w:r>
      <w:r w:rsidRPr="00164C02">
        <w:rPr>
          <w:rFonts w:ascii="David" w:hAnsi="David" w:cs="David" w:hint="eastAsia"/>
          <w:i/>
          <w:sz w:val="24"/>
          <w:szCs w:val="24"/>
          <w:rtl/>
        </w:rPr>
        <w:t>התנועה</w:t>
      </w:r>
      <w:r w:rsidRPr="00164C02">
        <w:rPr>
          <w:rFonts w:ascii="David" w:hAnsi="David" w:cs="David"/>
          <w:i/>
          <w:sz w:val="24"/>
          <w:szCs w:val="24"/>
          <w:rtl/>
        </w:rPr>
        <w:t>.</w:t>
      </w:r>
    </w:p>
    <w:p w14:paraId="3356B763"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הובלת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והאמצעים</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העמסתם</w:t>
      </w:r>
      <w:r w:rsidRPr="00164C02">
        <w:rPr>
          <w:rFonts w:ascii="David" w:hAnsi="David" w:cs="David"/>
          <w:i/>
          <w:sz w:val="24"/>
          <w:szCs w:val="24"/>
          <w:rtl/>
        </w:rPr>
        <w:t xml:space="preserve">, </w:t>
      </w:r>
      <w:r w:rsidRPr="00164C02">
        <w:rPr>
          <w:rFonts w:ascii="David" w:hAnsi="David" w:cs="David" w:hint="eastAsia"/>
          <w:i/>
          <w:sz w:val="24"/>
          <w:szCs w:val="24"/>
          <w:rtl/>
        </w:rPr>
        <w:t>פריקתם</w:t>
      </w:r>
      <w:r w:rsidRPr="00164C02">
        <w:rPr>
          <w:rFonts w:ascii="David" w:hAnsi="David" w:cs="David"/>
          <w:i/>
          <w:sz w:val="24"/>
          <w:szCs w:val="24"/>
          <w:rtl/>
        </w:rPr>
        <w:t xml:space="preserve"> </w:t>
      </w:r>
      <w:r w:rsidRPr="00164C02">
        <w:rPr>
          <w:rFonts w:ascii="David" w:hAnsi="David" w:cs="David" w:hint="eastAsia"/>
          <w:i/>
          <w:sz w:val="24"/>
          <w:szCs w:val="24"/>
          <w:rtl/>
        </w:rPr>
        <w:t>והתקנתם</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הובלת</w:t>
      </w:r>
      <w:r w:rsidRPr="00164C02">
        <w:rPr>
          <w:rFonts w:ascii="David" w:hAnsi="David" w:cs="David"/>
          <w:i/>
          <w:sz w:val="24"/>
          <w:szCs w:val="24"/>
          <w:rtl/>
        </w:rPr>
        <w:t xml:space="preserve"> </w:t>
      </w:r>
      <w:r w:rsidRPr="00164C02">
        <w:rPr>
          <w:rFonts w:ascii="David" w:hAnsi="David" w:cs="David" w:hint="eastAsia"/>
          <w:i/>
          <w:sz w:val="24"/>
          <w:szCs w:val="24"/>
          <w:rtl/>
        </w:rPr>
        <w:t>העובדים</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וממנו</w:t>
      </w:r>
      <w:r w:rsidRPr="00164C02">
        <w:rPr>
          <w:rFonts w:ascii="David" w:hAnsi="David" w:cs="David"/>
          <w:i/>
          <w:sz w:val="24"/>
          <w:szCs w:val="24"/>
          <w:rtl/>
        </w:rPr>
        <w:t xml:space="preserve">. </w:t>
      </w:r>
    </w:p>
    <w:p w14:paraId="20C62A0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יצור</w:t>
      </w:r>
      <w:r w:rsidRPr="00164C02">
        <w:rPr>
          <w:rFonts w:ascii="David" w:hAnsi="David" w:cs="David"/>
          <w:i/>
          <w:sz w:val="24"/>
          <w:szCs w:val="24"/>
          <w:rtl/>
        </w:rPr>
        <w:t xml:space="preserve">, </w:t>
      </w:r>
      <w:r w:rsidRPr="00164C02">
        <w:rPr>
          <w:rFonts w:ascii="David" w:hAnsi="David" w:cs="David" w:hint="eastAsia"/>
          <w:i/>
          <w:sz w:val="24"/>
          <w:szCs w:val="24"/>
          <w:rtl/>
        </w:rPr>
        <w:t>אספקה</w:t>
      </w:r>
      <w:r w:rsidRPr="00164C02">
        <w:rPr>
          <w:rFonts w:ascii="David" w:hAnsi="David" w:cs="David"/>
          <w:i/>
          <w:sz w:val="24"/>
          <w:szCs w:val="24"/>
          <w:rtl/>
        </w:rPr>
        <w:t xml:space="preserve"> </w:t>
      </w:r>
      <w:r w:rsidRPr="00164C02">
        <w:rPr>
          <w:rFonts w:ascii="David" w:hAnsi="David" w:cs="David" w:hint="eastAsia"/>
          <w:i/>
          <w:sz w:val="24"/>
          <w:szCs w:val="24"/>
          <w:rtl/>
        </w:rPr>
        <w:t>והצבת</w:t>
      </w:r>
      <w:r w:rsidRPr="00164C02">
        <w:rPr>
          <w:rFonts w:ascii="David" w:hAnsi="David" w:cs="David"/>
          <w:i/>
          <w:sz w:val="24"/>
          <w:szCs w:val="24"/>
          <w:rtl/>
        </w:rPr>
        <w:t xml:space="preserve"> </w:t>
      </w:r>
      <w:r w:rsidRPr="00164C02">
        <w:rPr>
          <w:rFonts w:ascii="David" w:hAnsi="David" w:cs="David" w:hint="eastAsia"/>
          <w:i/>
          <w:sz w:val="24"/>
          <w:szCs w:val="24"/>
          <w:rtl/>
        </w:rPr>
        <w:t>שלט</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בגבול</w:t>
      </w:r>
      <w:r w:rsidRPr="00164C02">
        <w:rPr>
          <w:rFonts w:ascii="David" w:hAnsi="David" w:cs="David"/>
          <w:i/>
          <w:sz w:val="24"/>
          <w:szCs w:val="24"/>
          <w:rtl/>
        </w:rPr>
        <w:t xml:space="preserve"> </w:t>
      </w:r>
      <w:r w:rsidRPr="00164C02">
        <w:rPr>
          <w:rFonts w:ascii="David" w:hAnsi="David" w:cs="David" w:hint="eastAsia"/>
          <w:i/>
          <w:sz w:val="24"/>
          <w:szCs w:val="24"/>
          <w:rtl/>
        </w:rPr>
        <w:t>מגרש</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במיקום</w:t>
      </w:r>
      <w:r w:rsidRPr="00164C02">
        <w:rPr>
          <w:rFonts w:ascii="David" w:hAnsi="David" w:cs="David"/>
          <w:i/>
          <w:sz w:val="24"/>
          <w:szCs w:val="24"/>
          <w:rtl/>
        </w:rPr>
        <w:t xml:space="preserve"> </w:t>
      </w:r>
      <w:r w:rsidRPr="00164C02">
        <w:rPr>
          <w:rFonts w:ascii="David" w:hAnsi="David" w:cs="David" w:hint="eastAsia"/>
          <w:i/>
          <w:sz w:val="24"/>
          <w:szCs w:val="24"/>
          <w:rtl/>
        </w:rPr>
        <w:t>שייקבע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בגודל</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w:t>
      </w:r>
      <w:r w:rsidRPr="00164C02">
        <w:rPr>
          <w:rFonts w:ascii="David" w:hAnsi="David" w:cs="David"/>
          <w:i/>
          <w:sz w:val="24"/>
          <w:szCs w:val="24"/>
          <w:rtl/>
        </w:rPr>
        <w:t xml:space="preserve">- 4 </w:t>
      </w:r>
      <w:r w:rsidRPr="00164C02">
        <w:rPr>
          <w:rFonts w:ascii="David" w:hAnsi="David" w:cs="David"/>
          <w:i/>
          <w:sz w:val="24"/>
          <w:szCs w:val="24"/>
        </w:rPr>
        <w:t>x</w:t>
      </w:r>
      <w:r w:rsidRPr="00164C02">
        <w:rPr>
          <w:rFonts w:ascii="David" w:hAnsi="David" w:cs="David"/>
          <w:i/>
          <w:sz w:val="24"/>
          <w:szCs w:val="24"/>
          <w:rtl/>
        </w:rPr>
        <w:t xml:space="preserve"> 2 </w:t>
      </w:r>
      <w:r w:rsidRPr="00164C02">
        <w:rPr>
          <w:rFonts w:ascii="David" w:hAnsi="David" w:cs="David" w:hint="eastAsia"/>
          <w:i/>
          <w:sz w:val="24"/>
          <w:szCs w:val="24"/>
          <w:rtl/>
        </w:rPr>
        <w:t>מ</w:t>
      </w:r>
      <w:r w:rsidRPr="00164C02">
        <w:rPr>
          <w:rFonts w:ascii="David" w:hAnsi="David" w:cs="David"/>
          <w:i/>
          <w:sz w:val="24"/>
          <w:szCs w:val="24"/>
          <w:rtl/>
        </w:rPr>
        <w:t>"</w:t>
      </w:r>
      <w:r w:rsidRPr="00164C02">
        <w:rPr>
          <w:rFonts w:ascii="David" w:hAnsi="David" w:cs="David" w:hint="eastAsia"/>
          <w:i/>
          <w:sz w:val="24"/>
          <w:szCs w:val="24"/>
          <w:rtl/>
        </w:rPr>
        <w:t>ר</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שני</w:t>
      </w:r>
      <w:r w:rsidRPr="00164C02">
        <w:rPr>
          <w:rFonts w:ascii="David" w:hAnsi="David" w:cs="David"/>
          <w:i/>
          <w:sz w:val="24"/>
          <w:szCs w:val="24"/>
          <w:rtl/>
        </w:rPr>
        <w:t xml:space="preserve"> </w:t>
      </w:r>
      <w:r w:rsidRPr="00164C02">
        <w:rPr>
          <w:rFonts w:ascii="David" w:hAnsi="David" w:cs="David" w:hint="eastAsia"/>
          <w:i/>
          <w:sz w:val="24"/>
          <w:szCs w:val="24"/>
          <w:rtl/>
        </w:rPr>
        <w:t>שלטים</w:t>
      </w:r>
      <w:r w:rsidRPr="00164C02">
        <w:rPr>
          <w:rFonts w:ascii="David" w:hAnsi="David" w:cs="David"/>
          <w:i/>
          <w:sz w:val="24"/>
          <w:szCs w:val="24"/>
          <w:rtl/>
        </w:rPr>
        <w:t xml:space="preserve"> </w:t>
      </w:r>
      <w:r w:rsidRPr="00164C02">
        <w:rPr>
          <w:rFonts w:ascii="David" w:hAnsi="David" w:cs="David" w:hint="eastAsia"/>
          <w:i/>
          <w:sz w:val="24"/>
          <w:szCs w:val="24"/>
          <w:rtl/>
        </w:rPr>
        <w:t>מוארים</w:t>
      </w:r>
      <w:r w:rsidRPr="00164C02">
        <w:rPr>
          <w:rFonts w:ascii="David" w:hAnsi="David" w:cs="David"/>
          <w:i/>
          <w:sz w:val="24"/>
          <w:szCs w:val="24"/>
          <w:rtl/>
        </w:rPr>
        <w:t xml:space="preserve"> </w:t>
      </w:r>
      <w:r w:rsidRPr="00164C02">
        <w:rPr>
          <w:rFonts w:ascii="David" w:hAnsi="David" w:cs="David" w:hint="eastAsia"/>
          <w:i/>
          <w:sz w:val="24"/>
          <w:szCs w:val="24"/>
          <w:rtl/>
        </w:rPr>
        <w:t>בגודל</w:t>
      </w:r>
      <w:r w:rsidRPr="00164C02">
        <w:rPr>
          <w:rFonts w:ascii="David" w:hAnsi="David" w:cs="David"/>
          <w:i/>
          <w:sz w:val="24"/>
          <w:szCs w:val="24"/>
          <w:rtl/>
        </w:rPr>
        <w:t xml:space="preserve"> </w:t>
      </w:r>
      <w:r w:rsidRPr="00164C02">
        <w:rPr>
          <w:rFonts w:ascii="David" w:hAnsi="David" w:cs="David" w:hint="eastAsia"/>
          <w:i/>
          <w:sz w:val="24"/>
          <w:szCs w:val="24"/>
          <w:rtl/>
        </w:rPr>
        <w:t>המקסימאלי</w:t>
      </w:r>
      <w:r w:rsidRPr="00164C02">
        <w:rPr>
          <w:rFonts w:ascii="David" w:hAnsi="David" w:cs="David"/>
          <w:i/>
          <w:sz w:val="24"/>
          <w:szCs w:val="24"/>
          <w:rtl/>
        </w:rPr>
        <w:t xml:space="preserve"> </w:t>
      </w:r>
      <w:r w:rsidRPr="00164C02">
        <w:rPr>
          <w:rFonts w:ascii="David" w:hAnsi="David" w:cs="David" w:hint="eastAsia"/>
          <w:i/>
          <w:sz w:val="24"/>
          <w:szCs w:val="24"/>
          <w:rtl/>
        </w:rPr>
        <w:t>הניתן</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ועפ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יצרן</w:t>
      </w:r>
      <w:r w:rsidRPr="00164C02">
        <w:rPr>
          <w:rFonts w:ascii="David" w:hAnsi="David" w:cs="David"/>
          <w:i/>
          <w:sz w:val="24"/>
          <w:szCs w:val="24"/>
          <w:rtl/>
        </w:rPr>
        <w:t xml:space="preserve"> </w:t>
      </w:r>
      <w:r w:rsidRPr="00164C02">
        <w:rPr>
          <w:rFonts w:ascii="David" w:hAnsi="David" w:cs="David" w:hint="eastAsia"/>
          <w:i/>
          <w:sz w:val="24"/>
          <w:szCs w:val="24"/>
          <w:rtl/>
        </w:rPr>
        <w:t>המנוף</w:t>
      </w:r>
      <w:r w:rsidRPr="00164C02">
        <w:rPr>
          <w:rFonts w:ascii="David" w:hAnsi="David" w:cs="David"/>
          <w:i/>
          <w:sz w:val="24"/>
          <w:szCs w:val="24"/>
          <w:rtl/>
        </w:rPr>
        <w:t xml:space="preserve"> </w:t>
      </w:r>
      <w:r w:rsidRPr="00164C02">
        <w:rPr>
          <w:rFonts w:ascii="David" w:hAnsi="David" w:cs="David" w:hint="eastAsia"/>
          <w:i/>
          <w:sz w:val="24"/>
          <w:szCs w:val="24"/>
          <w:rtl/>
        </w:rPr>
        <w:t>והוראות</w:t>
      </w:r>
      <w:r w:rsidRPr="00164C02">
        <w:rPr>
          <w:rFonts w:ascii="David" w:hAnsi="David" w:cs="David"/>
          <w:i/>
          <w:sz w:val="24"/>
          <w:szCs w:val="24"/>
          <w:rtl/>
        </w:rPr>
        <w:t xml:space="preserve"> </w:t>
      </w:r>
      <w:r w:rsidRPr="00164C02">
        <w:rPr>
          <w:rFonts w:ascii="David" w:hAnsi="David" w:cs="David" w:hint="eastAsia"/>
          <w:i/>
          <w:sz w:val="24"/>
          <w:szCs w:val="24"/>
          <w:rtl/>
        </w:rPr>
        <w:t>הבטיחות</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גבי</w:t>
      </w:r>
      <w:r w:rsidRPr="00164C02">
        <w:rPr>
          <w:rFonts w:ascii="David" w:hAnsi="David" w:cs="David"/>
          <w:i/>
          <w:sz w:val="24"/>
          <w:szCs w:val="24"/>
          <w:rtl/>
        </w:rPr>
        <w:t xml:space="preserve"> </w:t>
      </w:r>
      <w:r w:rsidRPr="00164C02">
        <w:rPr>
          <w:rFonts w:ascii="David" w:hAnsi="David" w:cs="David" w:hint="eastAsia"/>
          <w:i/>
          <w:sz w:val="24"/>
          <w:szCs w:val="24"/>
          <w:rtl/>
        </w:rPr>
        <w:t>המנוף</w:t>
      </w:r>
      <w:r w:rsidRPr="00164C02">
        <w:rPr>
          <w:rFonts w:ascii="David" w:hAnsi="David" w:cs="David"/>
          <w:i/>
          <w:sz w:val="24"/>
          <w:szCs w:val="24"/>
          <w:rtl/>
        </w:rPr>
        <w:t>/</w:t>
      </w:r>
      <w:r w:rsidRPr="00164C02">
        <w:rPr>
          <w:rFonts w:ascii="David" w:hAnsi="David" w:cs="David" w:hint="eastAsia"/>
          <w:i/>
          <w:sz w:val="24"/>
          <w:szCs w:val="24"/>
          <w:rtl/>
        </w:rPr>
        <w:t>ים</w:t>
      </w:r>
      <w:r w:rsidRPr="00164C02">
        <w:rPr>
          <w:rFonts w:ascii="David" w:hAnsi="David" w:cs="David"/>
          <w:i/>
          <w:sz w:val="24"/>
          <w:szCs w:val="24"/>
          <w:rtl/>
        </w:rPr>
        <w:t xml:space="preserve"> </w:t>
      </w:r>
      <w:r w:rsidRPr="00164C02">
        <w:rPr>
          <w:rFonts w:ascii="David" w:hAnsi="David" w:cs="David" w:hint="eastAsia"/>
          <w:i/>
          <w:sz w:val="24"/>
          <w:szCs w:val="24"/>
          <w:rtl/>
        </w:rPr>
        <w:t>שיוצבו</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בנוסח</w:t>
      </w:r>
      <w:r w:rsidRPr="00164C02">
        <w:rPr>
          <w:rFonts w:ascii="David" w:hAnsi="David" w:cs="David"/>
          <w:i/>
          <w:sz w:val="24"/>
          <w:szCs w:val="24"/>
          <w:rtl/>
        </w:rPr>
        <w:t xml:space="preserve"> </w:t>
      </w:r>
      <w:r w:rsidRPr="00164C02">
        <w:rPr>
          <w:rFonts w:ascii="David" w:hAnsi="David" w:cs="David" w:hint="eastAsia"/>
          <w:i/>
          <w:sz w:val="24"/>
          <w:szCs w:val="24"/>
          <w:rtl/>
        </w:rPr>
        <w:t>שיקבע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ושעיצובו</w:t>
      </w:r>
      <w:r w:rsidRPr="00164C02">
        <w:rPr>
          <w:rFonts w:ascii="David" w:hAnsi="David" w:cs="David"/>
          <w:i/>
          <w:sz w:val="24"/>
          <w:szCs w:val="24"/>
          <w:rtl/>
        </w:rPr>
        <w:t xml:space="preserve"> </w:t>
      </w:r>
      <w:r w:rsidRPr="00164C02">
        <w:rPr>
          <w:rFonts w:ascii="David" w:hAnsi="David" w:cs="David" w:hint="eastAsia"/>
          <w:i/>
          <w:sz w:val="24"/>
          <w:szCs w:val="24"/>
          <w:rtl/>
        </w:rPr>
        <w:t>יוכן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ויאושר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היתר</w:t>
      </w:r>
      <w:r w:rsidRPr="00164C02">
        <w:rPr>
          <w:rFonts w:ascii="David" w:hAnsi="David" w:cs="David"/>
          <w:i/>
          <w:sz w:val="24"/>
          <w:szCs w:val="24"/>
          <w:rtl/>
        </w:rPr>
        <w:t xml:space="preserve"> </w:t>
      </w:r>
      <w:r w:rsidRPr="00164C02">
        <w:rPr>
          <w:rFonts w:ascii="David" w:hAnsi="David" w:cs="David" w:hint="eastAsia"/>
          <w:i/>
          <w:sz w:val="24"/>
          <w:szCs w:val="24"/>
          <w:rtl/>
        </w:rPr>
        <w:t>לשילוט</w:t>
      </w:r>
      <w:r w:rsidRPr="00164C02">
        <w:rPr>
          <w:rFonts w:ascii="David" w:hAnsi="David" w:cs="David"/>
          <w:i/>
          <w:sz w:val="24"/>
          <w:szCs w:val="24"/>
          <w:rtl/>
        </w:rPr>
        <w:t xml:space="preserve">, </w:t>
      </w:r>
      <w:r w:rsidRPr="00164C02">
        <w:rPr>
          <w:rFonts w:ascii="David" w:hAnsi="David" w:cs="David" w:hint="eastAsia"/>
          <w:i/>
          <w:sz w:val="24"/>
          <w:szCs w:val="24"/>
          <w:rtl/>
        </w:rPr>
        <w:t>אגרת</w:t>
      </w:r>
      <w:r w:rsidRPr="00164C02">
        <w:rPr>
          <w:rFonts w:ascii="David" w:hAnsi="David" w:cs="David"/>
          <w:i/>
          <w:sz w:val="24"/>
          <w:szCs w:val="24"/>
          <w:rtl/>
        </w:rPr>
        <w:t xml:space="preserve"> </w:t>
      </w:r>
      <w:r w:rsidRPr="00164C02">
        <w:rPr>
          <w:rFonts w:ascii="David" w:hAnsi="David" w:cs="David" w:hint="eastAsia"/>
          <w:i/>
          <w:sz w:val="24"/>
          <w:szCs w:val="24"/>
          <w:rtl/>
        </w:rPr>
        <w:t>שילוט</w:t>
      </w:r>
      <w:r w:rsidRPr="00164C02">
        <w:rPr>
          <w:rFonts w:ascii="David" w:hAnsi="David" w:cs="David"/>
          <w:i/>
          <w:sz w:val="24"/>
          <w:szCs w:val="24"/>
          <w:rtl/>
        </w:rPr>
        <w:t xml:space="preserve"> </w:t>
      </w: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להארת</w:t>
      </w:r>
      <w:r w:rsidRPr="00164C02">
        <w:rPr>
          <w:rFonts w:ascii="David" w:hAnsi="David" w:cs="David"/>
          <w:i/>
          <w:sz w:val="24"/>
          <w:szCs w:val="24"/>
          <w:rtl/>
        </w:rPr>
        <w:t xml:space="preserve"> </w:t>
      </w:r>
      <w:r w:rsidRPr="00164C02">
        <w:rPr>
          <w:rFonts w:ascii="David" w:hAnsi="David" w:cs="David" w:hint="eastAsia"/>
          <w:i/>
          <w:sz w:val="24"/>
          <w:szCs w:val="24"/>
          <w:rtl/>
        </w:rPr>
        <w:t>השילוט</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הוצאה</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r w:rsidRPr="00164C02">
        <w:rPr>
          <w:rFonts w:ascii="David" w:hAnsi="David" w:cs="David" w:hint="eastAsia"/>
          <w:i/>
          <w:sz w:val="24"/>
          <w:szCs w:val="24"/>
          <w:rtl/>
        </w:rPr>
        <w:t>הכרוכה</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תוכן</w:t>
      </w:r>
      <w:r w:rsidRPr="00164C02">
        <w:rPr>
          <w:rFonts w:ascii="David" w:hAnsi="David" w:cs="David"/>
          <w:i/>
          <w:sz w:val="24"/>
          <w:szCs w:val="24"/>
          <w:rtl/>
        </w:rPr>
        <w:t xml:space="preserve"> </w:t>
      </w:r>
      <w:r w:rsidRPr="00164C02">
        <w:rPr>
          <w:rFonts w:ascii="David" w:hAnsi="David" w:cs="David" w:hint="eastAsia"/>
          <w:i/>
          <w:sz w:val="24"/>
          <w:szCs w:val="24"/>
          <w:rtl/>
        </w:rPr>
        <w:t>השלטים</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6D4833CC"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סיוע</w:t>
      </w:r>
      <w:r w:rsidRPr="00164C02">
        <w:rPr>
          <w:rFonts w:ascii="David" w:hAnsi="David" w:cs="David"/>
          <w:i/>
          <w:sz w:val="24"/>
          <w:szCs w:val="24"/>
          <w:rtl/>
        </w:rPr>
        <w:t xml:space="preserve"> </w:t>
      </w:r>
      <w:r w:rsidRPr="00164C02">
        <w:rPr>
          <w:rFonts w:ascii="David" w:hAnsi="David" w:cs="David" w:hint="eastAsia"/>
          <w:i/>
          <w:sz w:val="24"/>
          <w:szCs w:val="24"/>
          <w:rtl/>
        </w:rPr>
        <w:t>להתקנת</w:t>
      </w:r>
      <w:r w:rsidRPr="00164C02">
        <w:rPr>
          <w:rFonts w:ascii="David" w:hAnsi="David" w:cs="David"/>
          <w:i/>
          <w:sz w:val="24"/>
          <w:szCs w:val="24"/>
          <w:rtl/>
        </w:rPr>
        <w:t xml:space="preserve"> </w:t>
      </w:r>
      <w:r w:rsidRPr="00164C02">
        <w:rPr>
          <w:rFonts w:ascii="David" w:hAnsi="David" w:cs="David" w:hint="eastAsia"/>
          <w:i/>
          <w:sz w:val="24"/>
          <w:szCs w:val="24"/>
          <w:rtl/>
        </w:rPr>
        <w:t>שלטים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גבי</w:t>
      </w:r>
      <w:r w:rsidRPr="00164C02">
        <w:rPr>
          <w:rFonts w:ascii="David" w:hAnsi="David" w:cs="David"/>
          <w:i/>
          <w:sz w:val="24"/>
          <w:szCs w:val="24"/>
          <w:rtl/>
        </w:rPr>
        <w:t xml:space="preserve"> </w:t>
      </w:r>
      <w:r w:rsidRPr="00164C02">
        <w:rPr>
          <w:rFonts w:ascii="David" w:hAnsi="David" w:cs="David" w:hint="eastAsia"/>
          <w:i/>
          <w:sz w:val="24"/>
          <w:szCs w:val="24"/>
          <w:rtl/>
        </w:rPr>
        <w:t>חזיתות</w:t>
      </w:r>
      <w:r w:rsidRPr="00164C02">
        <w:rPr>
          <w:rFonts w:ascii="David" w:hAnsi="David" w:cs="David"/>
          <w:i/>
          <w:sz w:val="24"/>
          <w:szCs w:val="24"/>
          <w:rtl/>
        </w:rPr>
        <w:t xml:space="preserve"> </w:t>
      </w:r>
      <w:r w:rsidRPr="00164C02">
        <w:rPr>
          <w:rFonts w:ascii="David" w:hAnsi="David" w:cs="David" w:hint="eastAsia"/>
          <w:i/>
          <w:sz w:val="24"/>
          <w:szCs w:val="24"/>
          <w:rtl/>
        </w:rPr>
        <w:t>הבניינים</w:t>
      </w:r>
      <w:r w:rsidRPr="00164C02">
        <w:rPr>
          <w:rFonts w:ascii="David" w:hAnsi="David" w:cs="David"/>
          <w:i/>
          <w:sz w:val="24"/>
          <w:szCs w:val="24"/>
          <w:rtl/>
        </w:rPr>
        <w:t xml:space="preserve"> </w:t>
      </w:r>
      <w:r w:rsidRPr="00164C02">
        <w:rPr>
          <w:rFonts w:ascii="David" w:hAnsi="David" w:cs="David" w:hint="eastAsia"/>
          <w:i/>
          <w:sz w:val="24"/>
          <w:szCs w:val="24"/>
          <w:rtl/>
        </w:rPr>
        <w:t>לצרכים</w:t>
      </w:r>
      <w:r w:rsidRPr="00164C02">
        <w:rPr>
          <w:rFonts w:ascii="David" w:hAnsi="David" w:cs="David"/>
          <w:i/>
          <w:sz w:val="24"/>
          <w:szCs w:val="24"/>
          <w:rtl/>
        </w:rPr>
        <w:t xml:space="preserve"> </w:t>
      </w:r>
      <w:r w:rsidRPr="00164C02">
        <w:rPr>
          <w:rFonts w:ascii="David" w:hAnsi="David" w:cs="David" w:hint="eastAsia"/>
          <w:i/>
          <w:sz w:val="24"/>
          <w:szCs w:val="24"/>
          <w:rtl/>
        </w:rPr>
        <w:t>שיווקיים</w:t>
      </w:r>
      <w:r w:rsidRPr="00164C02">
        <w:rPr>
          <w:rFonts w:ascii="David" w:hAnsi="David" w:cs="David"/>
          <w:i/>
          <w:sz w:val="24"/>
          <w:szCs w:val="24"/>
          <w:rtl/>
        </w:rPr>
        <w:t xml:space="preserve"> </w:t>
      </w:r>
      <w:r w:rsidRPr="00164C02">
        <w:rPr>
          <w:rFonts w:ascii="David" w:hAnsi="David" w:cs="David" w:hint="eastAsia"/>
          <w:i/>
          <w:sz w:val="24"/>
          <w:szCs w:val="24"/>
          <w:rtl/>
        </w:rPr>
        <w:t>ושמירה</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w:t>
      </w:r>
    </w:p>
    <w:p w14:paraId="05F81BB7" w14:textId="44509896" w:rsidR="00EF4F1C" w:rsidRPr="00164C02" w:rsidRDefault="00164C02" w:rsidP="00164C02">
      <w:pPr>
        <w:numPr>
          <w:ilvl w:val="2"/>
          <w:numId w:val="4"/>
        </w:numPr>
        <w:tabs>
          <w:tab w:val="clear" w:pos="1497"/>
          <w:tab w:val="num" w:pos="1224"/>
        </w:tabs>
        <w:spacing w:after="0" w:afterAutospacing="0" w:line="240" w:lineRule="auto"/>
        <w:ind w:left="1508" w:hanging="567"/>
        <w:rPr>
          <w:rFonts w:ascii="David" w:hAnsi="David" w:cs="David"/>
          <w:sz w:val="24"/>
          <w:szCs w:val="24"/>
          <w:rtl/>
        </w:rPr>
      </w:pPr>
      <w:r>
        <w:rPr>
          <w:rFonts w:ascii="David" w:hAnsi="David" w:cs="David" w:hint="cs"/>
          <w:sz w:val="24"/>
          <w:szCs w:val="24"/>
          <w:rtl/>
        </w:rPr>
        <w:t xml:space="preserve"> </w:t>
      </w:r>
      <w:r w:rsidR="00EF4F1C" w:rsidRPr="00164C02">
        <w:rPr>
          <w:rFonts w:ascii="David" w:hAnsi="David" w:cs="David" w:hint="eastAsia"/>
          <w:sz w:val="24"/>
          <w:szCs w:val="24"/>
          <w:rtl/>
        </w:rPr>
        <w:t>בוטל</w:t>
      </w:r>
      <w:r w:rsidR="00EF4F1C" w:rsidRPr="00164C02">
        <w:rPr>
          <w:rFonts w:ascii="David" w:hAnsi="David" w:cs="David"/>
          <w:sz w:val="24"/>
          <w:szCs w:val="24"/>
          <w:rtl/>
        </w:rPr>
        <w:t>.</w:t>
      </w:r>
    </w:p>
    <w:p w14:paraId="1A4BDFAC" w14:textId="4AE60019" w:rsidR="00EF4F1C" w:rsidRPr="00164C02" w:rsidRDefault="00164C02" w:rsidP="00164C02">
      <w:pPr>
        <w:numPr>
          <w:ilvl w:val="2"/>
          <w:numId w:val="4"/>
        </w:numPr>
        <w:tabs>
          <w:tab w:val="clear" w:pos="1497"/>
          <w:tab w:val="num" w:pos="1224"/>
        </w:tabs>
        <w:spacing w:after="0" w:afterAutospacing="0" w:line="240" w:lineRule="auto"/>
        <w:ind w:left="1508" w:hanging="567"/>
        <w:rPr>
          <w:rFonts w:ascii="David" w:hAnsi="David" w:cs="David"/>
          <w:sz w:val="24"/>
          <w:szCs w:val="24"/>
        </w:rPr>
      </w:pPr>
      <w:r>
        <w:rPr>
          <w:rFonts w:ascii="David" w:hAnsi="David" w:cs="David" w:hint="cs"/>
          <w:sz w:val="24"/>
          <w:szCs w:val="24"/>
          <w:rtl/>
        </w:rPr>
        <w:t xml:space="preserve"> </w:t>
      </w:r>
      <w:r w:rsidR="00EF4F1C" w:rsidRPr="00164C02">
        <w:rPr>
          <w:rFonts w:ascii="David" w:hAnsi="David" w:cs="David" w:hint="eastAsia"/>
          <w:sz w:val="24"/>
          <w:szCs w:val="24"/>
          <w:rtl/>
        </w:rPr>
        <w:t>התקנת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שירות</w:t>
      </w:r>
      <w:r w:rsidR="00EF4F1C" w:rsidRPr="00164C02">
        <w:rPr>
          <w:rFonts w:ascii="David" w:hAnsi="David" w:cs="David"/>
          <w:sz w:val="24"/>
          <w:szCs w:val="24"/>
          <w:rtl/>
        </w:rPr>
        <w:t>/</w:t>
      </w:r>
      <w:r w:rsidR="00EF4F1C" w:rsidRPr="00164C02">
        <w:rPr>
          <w:rFonts w:ascii="David" w:hAnsi="David" w:cs="David" w:hint="eastAsia"/>
          <w:sz w:val="24"/>
          <w:szCs w:val="24"/>
          <w:rtl/>
        </w:rPr>
        <w:t>משא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והפעלתה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היתר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לצרכי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שיווק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המזמין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כמפורט</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בסעיף</w:t>
      </w:r>
      <w:r w:rsidR="00EF4F1C" w:rsidRPr="00164C02">
        <w:rPr>
          <w:rFonts w:ascii="David" w:hAnsi="David" w:cs="David"/>
          <w:sz w:val="24"/>
          <w:szCs w:val="24"/>
          <w:rtl/>
        </w:rPr>
        <w:t xml:space="preserve"> 18.2.14 </w:t>
      </w:r>
      <w:r w:rsidR="00EF4F1C" w:rsidRPr="00164C02">
        <w:rPr>
          <w:rFonts w:ascii="David" w:hAnsi="David" w:cs="David" w:hint="eastAsia"/>
          <w:sz w:val="24"/>
          <w:szCs w:val="24"/>
          <w:rtl/>
        </w:rPr>
        <w:t>להלן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להסרת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ספק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מובהר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אינו</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מחויב</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בהתקנת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בבניינים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עד</w:t>
      </w:r>
      <w:r w:rsidR="00EF4F1C" w:rsidRPr="00164C02">
        <w:rPr>
          <w:rFonts w:ascii="David" w:hAnsi="David" w:cs="David"/>
          <w:sz w:val="24"/>
          <w:szCs w:val="24"/>
          <w:rtl/>
        </w:rPr>
        <w:t xml:space="preserve"> 9 </w:t>
      </w:r>
      <w:r w:rsidR="00EF4F1C" w:rsidRPr="00164C02">
        <w:rPr>
          <w:rFonts w:ascii="David" w:hAnsi="David" w:cs="David" w:hint="eastAsia"/>
          <w:sz w:val="24"/>
          <w:szCs w:val="24"/>
          <w:rtl/>
        </w:rPr>
        <w:t>קומות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כאמור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אך</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שתוקם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השימוש</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על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ידי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המזמין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כאמור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יחויב</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תשלום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בבניינים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w:t>
      </w:r>
      <w:r w:rsidR="00EF4F1C" w:rsidRPr="00164C02">
        <w:rPr>
          <w:rFonts w:ascii="David" w:hAnsi="David" w:cs="David"/>
          <w:sz w:val="24"/>
          <w:szCs w:val="24"/>
          <w:rtl/>
        </w:rPr>
        <w:t xml:space="preserve"> 9 </w:t>
      </w:r>
      <w:r w:rsidR="00EF4F1C" w:rsidRPr="00164C02">
        <w:rPr>
          <w:rFonts w:ascii="David" w:hAnsi="David" w:cs="David" w:hint="eastAsia"/>
          <w:sz w:val="24"/>
          <w:szCs w:val="24"/>
          <w:rtl/>
        </w:rPr>
        <w:t>קומות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יקים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שירות</w:t>
      </w:r>
      <w:r w:rsidR="00EF4F1C" w:rsidRPr="00164C02">
        <w:rPr>
          <w:rFonts w:ascii="David" w:hAnsi="David" w:cs="David"/>
          <w:sz w:val="24"/>
          <w:szCs w:val="24"/>
          <w:rtl/>
        </w:rPr>
        <w:t>/</w:t>
      </w:r>
      <w:r w:rsidR="00EF4F1C" w:rsidRPr="00164C02">
        <w:rPr>
          <w:rFonts w:ascii="David" w:hAnsi="David" w:cs="David" w:hint="eastAsia"/>
          <w:sz w:val="24"/>
          <w:szCs w:val="24"/>
          <w:rtl/>
        </w:rPr>
        <w:t>משא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אשר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ישמשו</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השיווק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אורך</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תקופת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הקמת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המבנה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לפי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תקנות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הבטיחות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וככל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שהדבר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יפגע</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בעבודות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באתר</w:t>
      </w:r>
      <w:r w:rsidR="00EF4F1C" w:rsidRPr="00164C02">
        <w:rPr>
          <w:rFonts w:ascii="David" w:hAnsi="David" w:cs="David"/>
          <w:sz w:val="24"/>
          <w:szCs w:val="24"/>
          <w:rtl/>
        </w:rPr>
        <w:t>.</w:t>
      </w:r>
    </w:p>
    <w:p w14:paraId="6BD0990E" w14:textId="1B208C35" w:rsidR="00EF4F1C" w:rsidRPr="00164C02" w:rsidRDefault="00164C02" w:rsidP="00164C02">
      <w:pPr>
        <w:numPr>
          <w:ilvl w:val="2"/>
          <w:numId w:val="4"/>
        </w:numPr>
        <w:tabs>
          <w:tab w:val="clear" w:pos="1497"/>
          <w:tab w:val="num" w:pos="1649"/>
        </w:tabs>
        <w:spacing w:after="0" w:afterAutospacing="0" w:line="240" w:lineRule="auto"/>
        <w:ind w:hanging="556"/>
        <w:rPr>
          <w:rFonts w:ascii="David" w:hAnsi="David" w:cs="David"/>
          <w:i/>
          <w:sz w:val="24"/>
          <w:szCs w:val="24"/>
          <w:rtl/>
        </w:rPr>
      </w:pPr>
      <w:r>
        <w:rPr>
          <w:rFonts w:ascii="David" w:hAnsi="David" w:cs="David" w:hint="cs"/>
          <w:i/>
          <w:sz w:val="24"/>
          <w:szCs w:val="24"/>
          <w:rtl/>
        </w:rPr>
        <w:t xml:space="preserve"> </w:t>
      </w:r>
      <w:r w:rsidR="00EF4F1C" w:rsidRPr="00164C02">
        <w:rPr>
          <w:rFonts w:ascii="David" w:hAnsi="David" w:cs="David" w:hint="eastAsia"/>
          <w:i/>
          <w:sz w:val="24"/>
          <w:szCs w:val="24"/>
          <w:rtl/>
        </w:rPr>
        <w:t>הגנה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ושמירה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העבודות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החומרים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האמצעים</w:t>
      </w:r>
      <w:r w:rsidR="00EF4F1C" w:rsidRPr="00164C02">
        <w:rPr>
          <w:rFonts w:ascii="David" w:hAnsi="David" w:cs="David"/>
          <w:i/>
          <w:sz w:val="24"/>
          <w:szCs w:val="24"/>
          <w:rtl/>
        </w:rPr>
        <w:t>, (</w:t>
      </w:r>
      <w:r w:rsidR="00EF4F1C" w:rsidRPr="00164C02">
        <w:rPr>
          <w:rFonts w:ascii="David" w:hAnsi="David" w:cs="David" w:hint="eastAsia"/>
          <w:i/>
          <w:sz w:val="24"/>
          <w:szCs w:val="24"/>
          <w:rtl/>
        </w:rPr>
        <w:t>לרבות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חומרים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ואמצעים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Pr>
          <w:rFonts w:ascii="David" w:hAnsi="David" w:cs="David" w:hint="cs"/>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העובדים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וצד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שלישי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בפני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גניבה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אבדן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ופגיעה</w:t>
      </w:r>
      <w:r w:rsidR="00EF4F1C" w:rsidRPr="00164C02">
        <w:rPr>
          <w:rFonts w:ascii="David" w:hAnsi="David" w:cs="David"/>
          <w:i/>
          <w:sz w:val="24"/>
          <w:szCs w:val="24"/>
          <w:rtl/>
        </w:rPr>
        <w:t>.</w:t>
      </w:r>
    </w:p>
    <w:p w14:paraId="3C8CAA8B" w14:textId="62F85BCE" w:rsidR="00EF4F1C" w:rsidRPr="00164C02" w:rsidRDefault="00164C02" w:rsidP="00164C02">
      <w:pPr>
        <w:numPr>
          <w:ilvl w:val="2"/>
          <w:numId w:val="4"/>
        </w:numPr>
        <w:spacing w:after="0" w:afterAutospacing="0" w:line="240" w:lineRule="auto"/>
        <w:ind w:hanging="556"/>
        <w:rPr>
          <w:rFonts w:ascii="David" w:hAnsi="David" w:cs="David"/>
          <w:i/>
          <w:sz w:val="24"/>
          <w:szCs w:val="24"/>
        </w:rPr>
      </w:pPr>
      <w:r>
        <w:rPr>
          <w:rFonts w:ascii="David" w:hAnsi="David" w:cs="David" w:hint="cs"/>
          <w:i/>
          <w:sz w:val="24"/>
          <w:szCs w:val="24"/>
          <w:rtl/>
        </w:rPr>
        <w:t xml:space="preserve"> </w:t>
      </w:r>
      <w:r w:rsidR="00EF4F1C" w:rsidRPr="00164C02">
        <w:rPr>
          <w:rFonts w:ascii="David" w:hAnsi="David" w:cs="David" w:hint="eastAsia"/>
          <w:i/>
          <w:sz w:val="24"/>
          <w:szCs w:val="24"/>
          <w:rtl/>
        </w:rPr>
        <w:t>כלל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העלויות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הכרוכות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ברכישת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ובקיום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הביטוחים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ובכפוף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זה</w:t>
      </w:r>
      <w:r w:rsidR="00EF4F1C" w:rsidRPr="00164C02">
        <w:rPr>
          <w:rFonts w:ascii="David" w:hAnsi="David" w:cs="David"/>
          <w:i/>
          <w:sz w:val="24"/>
          <w:szCs w:val="24"/>
          <w:rtl/>
        </w:rPr>
        <w:t>.</w:t>
      </w:r>
    </w:p>
    <w:p w14:paraId="7B776518" w14:textId="7604C70A" w:rsidR="00EF4F1C" w:rsidRPr="00164C02" w:rsidRDefault="00164C02" w:rsidP="00164C02">
      <w:pPr>
        <w:numPr>
          <w:ilvl w:val="2"/>
          <w:numId w:val="4"/>
        </w:numPr>
        <w:spacing w:after="0" w:afterAutospacing="0" w:line="240" w:lineRule="auto"/>
        <w:ind w:hanging="556"/>
        <w:rPr>
          <w:rFonts w:ascii="David" w:hAnsi="David" w:cs="David"/>
          <w:i/>
          <w:sz w:val="24"/>
          <w:szCs w:val="24"/>
          <w:rtl/>
        </w:rPr>
      </w:pPr>
      <w:r>
        <w:rPr>
          <w:rFonts w:ascii="David" w:hAnsi="David" w:cs="David" w:hint="cs"/>
          <w:i/>
          <w:sz w:val="24"/>
          <w:szCs w:val="24"/>
          <w:rtl/>
        </w:rPr>
        <w:t xml:space="preserve"> </w:t>
      </w:r>
      <w:r w:rsidR="00EF4F1C" w:rsidRPr="00164C02">
        <w:rPr>
          <w:rFonts w:ascii="David" w:hAnsi="David" w:cs="David" w:hint="eastAsia"/>
          <w:i/>
          <w:sz w:val="24"/>
          <w:szCs w:val="24"/>
          <w:rtl/>
        </w:rPr>
        <w:t>הנהלת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עבודה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מדידה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סימון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הכנת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לוחות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זמנים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וניהולם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והוצאות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משרדיות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הוצאות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בגין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הכנת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חשבונות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באופן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המפורט</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8 </w:t>
      </w:r>
      <w:r w:rsidR="00EF4F1C" w:rsidRPr="00164C02">
        <w:rPr>
          <w:rFonts w:ascii="David" w:hAnsi="David" w:cs="David" w:hint="eastAsia"/>
          <w:i/>
          <w:sz w:val="24"/>
          <w:szCs w:val="24"/>
          <w:rtl/>
        </w:rPr>
        <w:t>להלן</w:t>
      </w:r>
      <w:r w:rsidR="00EF4F1C" w:rsidRPr="00164C02">
        <w:rPr>
          <w:rFonts w:ascii="David" w:hAnsi="David" w:cs="David"/>
          <w:i/>
          <w:sz w:val="24"/>
          <w:szCs w:val="24"/>
          <w:rtl/>
        </w:rPr>
        <w:t>.</w:t>
      </w:r>
    </w:p>
    <w:p w14:paraId="2E6E3850"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המסים</w:t>
      </w:r>
      <w:r w:rsidRPr="00164C02">
        <w:rPr>
          <w:rFonts w:ascii="David" w:hAnsi="David" w:cs="David"/>
          <w:i/>
          <w:sz w:val="24"/>
          <w:szCs w:val="24"/>
          <w:rtl/>
        </w:rPr>
        <w:t xml:space="preserve">, </w:t>
      </w:r>
      <w:r w:rsidRPr="00164C02">
        <w:rPr>
          <w:rFonts w:ascii="David" w:hAnsi="David" w:cs="David" w:hint="eastAsia"/>
          <w:i/>
          <w:sz w:val="24"/>
          <w:szCs w:val="24"/>
          <w:rtl/>
        </w:rPr>
        <w:t>ההיטלים</w:t>
      </w:r>
      <w:r w:rsidRPr="00164C02">
        <w:rPr>
          <w:rFonts w:ascii="David" w:hAnsi="David" w:cs="David"/>
          <w:i/>
          <w:sz w:val="24"/>
          <w:szCs w:val="24"/>
          <w:rtl/>
        </w:rPr>
        <w:t xml:space="preserve">, </w:t>
      </w:r>
      <w:r w:rsidRPr="00164C02">
        <w:rPr>
          <w:rFonts w:ascii="David" w:hAnsi="David" w:cs="David" w:hint="eastAsia"/>
          <w:i/>
          <w:sz w:val="24"/>
          <w:szCs w:val="24"/>
          <w:rtl/>
        </w:rPr>
        <w:t>האגרות</w:t>
      </w:r>
      <w:r w:rsidRPr="00164C02">
        <w:rPr>
          <w:rFonts w:ascii="David" w:hAnsi="David" w:cs="David"/>
          <w:i/>
          <w:sz w:val="24"/>
          <w:szCs w:val="24"/>
          <w:rtl/>
        </w:rPr>
        <w:t xml:space="preserve"> </w:t>
      </w:r>
      <w:r w:rsidRPr="00164C02">
        <w:rPr>
          <w:rFonts w:ascii="David" w:hAnsi="David" w:cs="David" w:hint="eastAsia"/>
          <w:i/>
          <w:sz w:val="24"/>
          <w:szCs w:val="24"/>
          <w:rtl/>
        </w:rPr>
        <w:t>ותשלומי</w:t>
      </w:r>
      <w:r w:rsidRPr="00164C02">
        <w:rPr>
          <w:rFonts w:ascii="David" w:hAnsi="David" w:cs="David"/>
          <w:i/>
          <w:sz w:val="24"/>
          <w:szCs w:val="24"/>
          <w:rtl/>
        </w:rPr>
        <w:t xml:space="preserve"> </w:t>
      </w:r>
      <w:r w:rsidRPr="00164C02">
        <w:rPr>
          <w:rFonts w:ascii="David" w:hAnsi="David" w:cs="David" w:hint="eastAsia"/>
          <w:i/>
          <w:sz w:val="24"/>
          <w:szCs w:val="24"/>
          <w:rtl/>
        </w:rPr>
        <w:t>חובה</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המסים</w:t>
      </w:r>
      <w:r w:rsidRPr="00164C02">
        <w:rPr>
          <w:rFonts w:ascii="David" w:hAnsi="David" w:cs="David"/>
          <w:i/>
          <w:sz w:val="24"/>
          <w:szCs w:val="24"/>
          <w:rtl/>
        </w:rPr>
        <w:t xml:space="preserve"> </w:t>
      </w:r>
      <w:r w:rsidRPr="00164C02">
        <w:rPr>
          <w:rFonts w:ascii="David" w:hAnsi="David" w:cs="David" w:hint="eastAsia"/>
          <w:i/>
          <w:sz w:val="24"/>
          <w:szCs w:val="24"/>
          <w:rtl/>
        </w:rPr>
        <w:t>הסוציאליים</w:t>
      </w:r>
      <w:r w:rsidRPr="00164C02">
        <w:rPr>
          <w:rFonts w:ascii="David" w:hAnsi="David" w:cs="David"/>
          <w:i/>
          <w:sz w:val="24"/>
          <w:szCs w:val="24"/>
          <w:rtl/>
        </w:rPr>
        <w:t xml:space="preserve">, </w:t>
      </w:r>
      <w:r w:rsidRPr="00164C02">
        <w:rPr>
          <w:rFonts w:ascii="David" w:hAnsi="David" w:cs="David" w:hint="eastAsia"/>
          <w:i/>
          <w:sz w:val="24"/>
          <w:szCs w:val="24"/>
          <w:rtl/>
        </w:rPr>
        <w:t>כגון</w:t>
      </w:r>
      <w:r w:rsidRPr="00164C02">
        <w:rPr>
          <w:rFonts w:ascii="David" w:hAnsi="David" w:cs="David"/>
          <w:i/>
          <w:sz w:val="24"/>
          <w:szCs w:val="24"/>
          <w:rtl/>
        </w:rPr>
        <w:t xml:space="preserve"> -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למוסד</w:t>
      </w:r>
      <w:r w:rsidRPr="00164C02">
        <w:rPr>
          <w:rFonts w:ascii="David" w:hAnsi="David" w:cs="David"/>
          <w:i/>
          <w:sz w:val="24"/>
          <w:szCs w:val="24"/>
          <w:rtl/>
        </w:rPr>
        <w:t xml:space="preserve"> </w:t>
      </w:r>
      <w:r w:rsidRPr="00164C02">
        <w:rPr>
          <w:rFonts w:ascii="David" w:hAnsi="David" w:cs="David" w:hint="eastAsia"/>
          <w:i/>
          <w:sz w:val="24"/>
          <w:szCs w:val="24"/>
          <w:rtl/>
        </w:rPr>
        <w:t>לבטוח</w:t>
      </w:r>
      <w:r w:rsidRPr="00164C02">
        <w:rPr>
          <w:rFonts w:ascii="David" w:hAnsi="David" w:cs="David"/>
          <w:i/>
          <w:sz w:val="24"/>
          <w:szCs w:val="24"/>
          <w:rtl/>
        </w:rPr>
        <w:t xml:space="preserve"> </w:t>
      </w:r>
      <w:r w:rsidRPr="00164C02">
        <w:rPr>
          <w:rFonts w:ascii="David" w:hAnsi="David" w:cs="David" w:hint="eastAsia"/>
          <w:i/>
          <w:sz w:val="24"/>
          <w:szCs w:val="24"/>
          <w:rtl/>
        </w:rPr>
        <w:t>לאומי</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מקביל</w:t>
      </w:r>
      <w:r w:rsidRPr="00164C02">
        <w:rPr>
          <w:rFonts w:ascii="David" w:hAnsi="David" w:cs="David"/>
          <w:i/>
          <w:sz w:val="24"/>
          <w:szCs w:val="24"/>
          <w:rtl/>
        </w:rPr>
        <w:t xml:space="preserve">,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לקרן</w:t>
      </w:r>
      <w:r w:rsidRPr="00164C02">
        <w:rPr>
          <w:rFonts w:ascii="David" w:hAnsi="David" w:cs="David"/>
          <w:i/>
          <w:sz w:val="24"/>
          <w:szCs w:val="24"/>
          <w:rtl/>
        </w:rPr>
        <w:t xml:space="preserve"> </w:t>
      </w:r>
      <w:r w:rsidRPr="00164C02">
        <w:rPr>
          <w:rFonts w:ascii="David" w:hAnsi="David" w:cs="David" w:hint="eastAsia"/>
          <w:i/>
          <w:sz w:val="24"/>
          <w:szCs w:val="24"/>
          <w:rtl/>
        </w:rPr>
        <w:t>לבטוח</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פועלי</w:t>
      </w:r>
      <w:r w:rsidRPr="00164C02">
        <w:rPr>
          <w:rFonts w:ascii="David" w:hAnsi="David" w:cs="David"/>
          <w:i/>
          <w:sz w:val="24"/>
          <w:szCs w:val="24"/>
          <w:rtl/>
        </w:rPr>
        <w:t xml:space="preserve"> </w:t>
      </w:r>
      <w:r w:rsidRPr="00164C02">
        <w:rPr>
          <w:rFonts w:ascii="David" w:hAnsi="David" w:cs="David" w:hint="eastAsia"/>
          <w:i/>
          <w:sz w:val="24"/>
          <w:szCs w:val="24"/>
          <w:rtl/>
        </w:rPr>
        <w:t>הבניין</w:t>
      </w:r>
      <w:r w:rsidRPr="00164C02">
        <w:rPr>
          <w:rFonts w:ascii="David" w:hAnsi="David" w:cs="David"/>
          <w:i/>
          <w:sz w:val="24"/>
          <w:szCs w:val="24"/>
          <w:rtl/>
        </w:rPr>
        <w:t xml:space="preserve">. </w:t>
      </w:r>
    </w:p>
    <w:p w14:paraId="557332CC"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הנפקת</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הקשורות</w:t>
      </w:r>
      <w:r w:rsidRPr="00164C02">
        <w:rPr>
          <w:rFonts w:ascii="David" w:hAnsi="David" w:cs="David"/>
          <w:i/>
          <w:sz w:val="24"/>
          <w:szCs w:val="24"/>
          <w:rtl/>
        </w:rPr>
        <w:t xml:space="preserve"> </w:t>
      </w:r>
      <w:r w:rsidRPr="00164C02">
        <w:rPr>
          <w:rFonts w:ascii="David" w:hAnsi="David" w:cs="David" w:hint="eastAsia"/>
          <w:i/>
          <w:sz w:val="24"/>
          <w:szCs w:val="24"/>
          <w:rtl/>
        </w:rPr>
        <w:t>בקיום</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3F709EDD"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אחריות</w:t>
      </w:r>
      <w:r w:rsidRPr="00164C02">
        <w:rPr>
          <w:rFonts w:ascii="David" w:hAnsi="David" w:cs="David"/>
          <w:i/>
          <w:sz w:val="24"/>
          <w:szCs w:val="24"/>
          <w:rtl/>
        </w:rPr>
        <w:t xml:space="preserve"> </w:t>
      </w:r>
      <w:r w:rsidRPr="00164C02">
        <w:rPr>
          <w:rFonts w:ascii="David" w:hAnsi="David" w:cs="David" w:hint="eastAsia"/>
          <w:i/>
          <w:sz w:val="24"/>
          <w:szCs w:val="24"/>
          <w:rtl/>
        </w:rPr>
        <w:t>לטיב</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w:t>
      </w:r>
    </w:p>
    <w:p w14:paraId="5E8B6D8F"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w:t>
      </w:r>
    </w:p>
    <w:p w14:paraId="25F6E8A8"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זמניות</w:t>
      </w:r>
      <w:r w:rsidRPr="00164C02">
        <w:rPr>
          <w:rFonts w:ascii="David" w:hAnsi="David" w:cs="David"/>
          <w:sz w:val="24"/>
          <w:szCs w:val="24"/>
          <w:rtl/>
        </w:rPr>
        <w:t xml:space="preserve"> </w:t>
      </w:r>
      <w:r w:rsidRPr="00164C02">
        <w:rPr>
          <w:rFonts w:ascii="David" w:hAnsi="David" w:cs="David" w:hint="eastAsia"/>
          <w:sz w:val="24"/>
          <w:szCs w:val="24"/>
          <w:rtl/>
        </w:rPr>
        <w:t>להפרדה</w:t>
      </w:r>
      <w:r w:rsidRPr="00164C02">
        <w:rPr>
          <w:rFonts w:ascii="David" w:hAnsi="David" w:cs="David"/>
          <w:sz w:val="24"/>
          <w:szCs w:val="24"/>
          <w:rtl/>
        </w:rPr>
        <w:t xml:space="preserve"> </w:t>
      </w:r>
      <w:r w:rsidRPr="00164C02">
        <w:rPr>
          <w:rFonts w:ascii="David" w:hAnsi="David" w:cs="David" w:hint="eastAsia"/>
          <w:sz w:val="24"/>
          <w:szCs w:val="24"/>
          <w:rtl/>
        </w:rPr>
        <w:t>בין</w:t>
      </w:r>
      <w:r w:rsidRPr="00164C02">
        <w:rPr>
          <w:rFonts w:ascii="David" w:hAnsi="David" w:cs="David"/>
          <w:sz w:val="24"/>
          <w:szCs w:val="24"/>
          <w:rtl/>
        </w:rPr>
        <w:t xml:space="preserve"> </w:t>
      </w:r>
      <w:r w:rsidRPr="00164C02">
        <w:rPr>
          <w:rFonts w:ascii="David" w:hAnsi="David" w:cs="David" w:hint="eastAsia"/>
          <w:sz w:val="24"/>
          <w:szCs w:val="24"/>
          <w:rtl/>
        </w:rPr>
        <w:t>אזורים</w:t>
      </w:r>
      <w:r w:rsidRPr="00164C02">
        <w:rPr>
          <w:rFonts w:ascii="David" w:hAnsi="David" w:cs="David"/>
          <w:sz w:val="24"/>
          <w:szCs w:val="24"/>
          <w:rtl/>
        </w:rPr>
        <w:t xml:space="preserve"> </w:t>
      </w:r>
      <w:r w:rsidRPr="00164C02">
        <w:rPr>
          <w:rFonts w:ascii="David" w:hAnsi="David" w:cs="David" w:hint="eastAsia"/>
          <w:sz w:val="24"/>
          <w:szCs w:val="24"/>
          <w:rtl/>
        </w:rPr>
        <w:t>המיועדים</w:t>
      </w:r>
      <w:r w:rsidRPr="00164C02">
        <w:rPr>
          <w:rFonts w:ascii="David" w:hAnsi="David" w:cs="David"/>
          <w:sz w:val="24"/>
          <w:szCs w:val="24"/>
          <w:rtl/>
        </w:rPr>
        <w:t xml:space="preserve"> </w:t>
      </w:r>
      <w:r w:rsidRPr="00164C02">
        <w:rPr>
          <w:rFonts w:ascii="David" w:hAnsi="David" w:cs="David" w:hint="eastAsia"/>
          <w:sz w:val="24"/>
          <w:szCs w:val="24"/>
          <w:rtl/>
        </w:rPr>
        <w:t>לאכלוס</w:t>
      </w:r>
      <w:r w:rsidRPr="00164C02">
        <w:rPr>
          <w:rFonts w:ascii="David" w:hAnsi="David" w:cs="David"/>
          <w:sz w:val="24"/>
          <w:szCs w:val="24"/>
          <w:rtl/>
        </w:rPr>
        <w:t xml:space="preserve"> </w:t>
      </w:r>
      <w:r w:rsidRPr="00164C02">
        <w:rPr>
          <w:rFonts w:ascii="David" w:hAnsi="David" w:cs="David" w:hint="eastAsia"/>
          <w:sz w:val="24"/>
          <w:szCs w:val="24"/>
          <w:rtl/>
        </w:rPr>
        <w:t>לבין</w:t>
      </w:r>
      <w:r w:rsidRPr="00164C02">
        <w:rPr>
          <w:rFonts w:ascii="David" w:hAnsi="David" w:cs="David"/>
          <w:sz w:val="24"/>
          <w:szCs w:val="24"/>
          <w:rtl/>
        </w:rPr>
        <w:t xml:space="preserve"> </w:t>
      </w:r>
      <w:r w:rsidRPr="00164C02">
        <w:rPr>
          <w:rFonts w:ascii="David" w:hAnsi="David" w:cs="David" w:hint="eastAsia"/>
          <w:sz w:val="24"/>
          <w:szCs w:val="24"/>
          <w:rtl/>
        </w:rPr>
        <w:t>אזורי</w:t>
      </w:r>
      <w:r w:rsidRPr="00164C02">
        <w:rPr>
          <w:rFonts w:ascii="David" w:hAnsi="David" w:cs="David"/>
          <w:sz w:val="24"/>
          <w:szCs w:val="24"/>
          <w:rtl/>
        </w:rPr>
        <w:t xml:space="preserve"> </w:t>
      </w:r>
      <w:r w:rsidRPr="00164C02">
        <w:rPr>
          <w:rFonts w:ascii="David" w:hAnsi="David" w:cs="David" w:hint="eastAsia"/>
          <w:sz w:val="24"/>
          <w:szCs w:val="24"/>
          <w:rtl/>
        </w:rPr>
        <w:t>עבודה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אחרים</w:t>
      </w:r>
      <w:r w:rsidRPr="00164C02">
        <w:rPr>
          <w:rFonts w:ascii="David" w:hAnsi="David" w:cs="David"/>
          <w:sz w:val="24"/>
          <w:szCs w:val="24"/>
          <w:rtl/>
        </w:rPr>
        <w:t xml:space="preserve">. </w:t>
      </w:r>
      <w:r w:rsidRPr="00164C02">
        <w:rPr>
          <w:rFonts w:ascii="David" w:hAnsi="David" w:cs="David" w:hint="eastAsia"/>
          <w:sz w:val="24"/>
          <w:szCs w:val="24"/>
          <w:rtl/>
        </w:rPr>
        <w:t>התאמות</w:t>
      </w:r>
      <w:r w:rsidRPr="00164C02">
        <w:rPr>
          <w:rFonts w:ascii="David" w:hAnsi="David" w:cs="David"/>
          <w:sz w:val="24"/>
          <w:szCs w:val="24"/>
          <w:rtl/>
        </w:rPr>
        <w:t xml:space="preserve"> </w:t>
      </w:r>
      <w:r w:rsidRPr="00164C02">
        <w:rPr>
          <w:rFonts w:ascii="David" w:hAnsi="David" w:cs="David" w:hint="eastAsia"/>
          <w:sz w:val="24"/>
          <w:szCs w:val="24"/>
          <w:rtl/>
        </w:rPr>
        <w:t>זמניות</w:t>
      </w:r>
      <w:r w:rsidRPr="00164C02">
        <w:rPr>
          <w:rFonts w:ascii="David" w:hAnsi="David" w:cs="David"/>
          <w:sz w:val="24"/>
          <w:szCs w:val="24"/>
          <w:rtl/>
        </w:rPr>
        <w:t xml:space="preserve"> </w:t>
      </w:r>
      <w:r w:rsidRPr="00164C02">
        <w:rPr>
          <w:rFonts w:ascii="David" w:hAnsi="David" w:cs="David" w:hint="eastAsia"/>
          <w:sz w:val="24"/>
          <w:szCs w:val="24"/>
          <w:rtl/>
        </w:rPr>
        <w:t>במערכות</w:t>
      </w:r>
      <w:r w:rsidRPr="00164C02">
        <w:rPr>
          <w:rFonts w:ascii="David" w:hAnsi="David" w:cs="David"/>
          <w:sz w:val="24"/>
          <w:szCs w:val="24"/>
          <w:rtl/>
        </w:rPr>
        <w:t xml:space="preserve">, </w:t>
      </w:r>
      <w:r w:rsidRPr="00164C02">
        <w:rPr>
          <w:rFonts w:ascii="David" w:hAnsi="David" w:cs="David" w:hint="eastAsia"/>
          <w:sz w:val="24"/>
          <w:szCs w:val="24"/>
          <w:rtl/>
        </w:rPr>
        <w:t>בהסדרי</w:t>
      </w:r>
      <w:r w:rsidRPr="00164C02">
        <w:rPr>
          <w:rFonts w:ascii="David" w:hAnsi="David" w:cs="David"/>
          <w:sz w:val="24"/>
          <w:szCs w:val="24"/>
          <w:rtl/>
        </w:rPr>
        <w:t xml:space="preserve"> </w:t>
      </w:r>
      <w:r w:rsidRPr="00164C02">
        <w:rPr>
          <w:rFonts w:ascii="David" w:hAnsi="David" w:cs="David" w:hint="eastAsia"/>
          <w:sz w:val="24"/>
          <w:szCs w:val="24"/>
          <w:rtl/>
        </w:rPr>
        <w:t>תנועה</w:t>
      </w:r>
      <w:r w:rsidRPr="00164C02">
        <w:rPr>
          <w:rFonts w:ascii="David" w:hAnsi="David" w:cs="David"/>
          <w:sz w:val="24"/>
          <w:szCs w:val="24"/>
          <w:rtl/>
        </w:rPr>
        <w:t xml:space="preserve">, </w:t>
      </w:r>
      <w:r w:rsidRPr="00164C02">
        <w:rPr>
          <w:rFonts w:ascii="David" w:hAnsi="David" w:cs="David" w:hint="eastAsia"/>
          <w:sz w:val="24"/>
          <w:szCs w:val="24"/>
          <w:rtl/>
        </w:rPr>
        <w:t>אמצעי</w:t>
      </w:r>
      <w:r w:rsidRPr="00164C02">
        <w:rPr>
          <w:rFonts w:ascii="David" w:hAnsi="David" w:cs="David"/>
          <w:sz w:val="24"/>
          <w:szCs w:val="24"/>
          <w:rtl/>
        </w:rPr>
        <w:t xml:space="preserve"> </w:t>
      </w:r>
      <w:r w:rsidRPr="00164C02">
        <w:rPr>
          <w:rFonts w:ascii="David" w:hAnsi="David" w:cs="David" w:hint="eastAsia"/>
          <w:sz w:val="24"/>
          <w:szCs w:val="24"/>
          <w:rtl/>
        </w:rPr>
        <w:t>בטיחות</w:t>
      </w:r>
      <w:r w:rsidRPr="00164C02">
        <w:rPr>
          <w:rFonts w:ascii="David" w:hAnsi="David" w:cs="David"/>
          <w:sz w:val="24"/>
          <w:szCs w:val="24"/>
          <w:rtl/>
        </w:rPr>
        <w:t xml:space="preserve"> </w:t>
      </w:r>
      <w:r w:rsidRPr="00164C02">
        <w:rPr>
          <w:rFonts w:ascii="David" w:hAnsi="David" w:cs="David" w:hint="eastAsia"/>
          <w:sz w:val="24"/>
          <w:szCs w:val="24"/>
          <w:rtl/>
        </w:rPr>
        <w:t>וכיו</w:t>
      </w:r>
      <w:r w:rsidRPr="00164C02">
        <w:rPr>
          <w:rFonts w:ascii="David" w:hAnsi="David" w:cs="David"/>
          <w:sz w:val="24"/>
          <w:szCs w:val="24"/>
          <w:rtl/>
        </w:rPr>
        <w:t>"</w:t>
      </w:r>
      <w:r w:rsidRPr="00164C02">
        <w:rPr>
          <w:rFonts w:ascii="David" w:hAnsi="David" w:cs="David" w:hint="eastAsia"/>
          <w:sz w:val="24"/>
          <w:szCs w:val="24"/>
          <w:rtl/>
        </w:rPr>
        <w:t>ב</w:t>
      </w:r>
      <w:r w:rsidRPr="00164C02">
        <w:rPr>
          <w:rFonts w:ascii="David" w:hAnsi="David" w:cs="David"/>
          <w:sz w:val="24"/>
          <w:szCs w:val="24"/>
          <w:rtl/>
        </w:rPr>
        <w:t xml:space="preserve">, </w:t>
      </w:r>
      <w:r w:rsidRPr="00164C02">
        <w:rPr>
          <w:rFonts w:ascii="David" w:hAnsi="David" w:cs="David" w:hint="eastAsia"/>
          <w:sz w:val="24"/>
          <w:szCs w:val="24"/>
          <w:rtl/>
        </w:rPr>
        <w:t>כפי</w:t>
      </w:r>
      <w:r w:rsidRPr="00164C02">
        <w:rPr>
          <w:rFonts w:ascii="David" w:hAnsi="David" w:cs="David"/>
          <w:sz w:val="24"/>
          <w:szCs w:val="24"/>
          <w:rtl/>
        </w:rPr>
        <w:t xml:space="preserve"> </w:t>
      </w:r>
      <w:r w:rsidRPr="00164C02">
        <w:rPr>
          <w:rFonts w:ascii="David" w:hAnsi="David" w:cs="David" w:hint="eastAsia"/>
          <w:sz w:val="24"/>
          <w:szCs w:val="24"/>
          <w:rtl/>
        </w:rPr>
        <w:t>שיידרשו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הרשויות</w:t>
      </w:r>
      <w:r w:rsidRPr="00164C02">
        <w:rPr>
          <w:rFonts w:ascii="David" w:hAnsi="David" w:cs="David"/>
          <w:sz w:val="24"/>
          <w:szCs w:val="24"/>
          <w:rtl/>
        </w:rPr>
        <w:t xml:space="preserve"> </w:t>
      </w:r>
      <w:r w:rsidRPr="00164C02">
        <w:rPr>
          <w:rFonts w:ascii="David" w:hAnsi="David" w:cs="David" w:hint="eastAsia"/>
          <w:sz w:val="24"/>
          <w:szCs w:val="24"/>
          <w:rtl/>
        </w:rPr>
        <w:t>הרלוונטיות</w:t>
      </w:r>
      <w:r w:rsidRPr="00164C02">
        <w:rPr>
          <w:rFonts w:ascii="David" w:hAnsi="David" w:cs="David"/>
          <w:sz w:val="24"/>
          <w:szCs w:val="24"/>
          <w:rtl/>
        </w:rPr>
        <w:t xml:space="preserve"> </w:t>
      </w:r>
      <w:r w:rsidRPr="00164C02">
        <w:rPr>
          <w:rFonts w:ascii="David" w:hAnsi="David" w:cs="David" w:hint="eastAsia"/>
          <w:sz w:val="24"/>
          <w:szCs w:val="24"/>
          <w:rtl/>
        </w:rPr>
        <w:t>לאור</w:t>
      </w:r>
      <w:r w:rsidRPr="00164C02">
        <w:rPr>
          <w:rFonts w:ascii="David" w:hAnsi="David" w:cs="David"/>
          <w:sz w:val="24"/>
          <w:szCs w:val="24"/>
          <w:rtl/>
        </w:rPr>
        <w:t xml:space="preserve"> </w:t>
      </w:r>
      <w:r w:rsidRPr="00164C02">
        <w:rPr>
          <w:rFonts w:ascii="David" w:hAnsi="David" w:cs="David" w:hint="eastAsia"/>
          <w:sz w:val="24"/>
          <w:szCs w:val="24"/>
          <w:rtl/>
        </w:rPr>
        <w:t>אכלוס</w:t>
      </w:r>
      <w:r w:rsidRPr="00164C02">
        <w:rPr>
          <w:rFonts w:ascii="David" w:hAnsi="David" w:cs="David"/>
          <w:sz w:val="24"/>
          <w:szCs w:val="24"/>
          <w:rtl/>
        </w:rPr>
        <w:t xml:space="preserve"> </w:t>
      </w:r>
      <w:r w:rsidRPr="00164C02">
        <w:rPr>
          <w:rFonts w:ascii="David" w:hAnsi="David" w:cs="David" w:hint="eastAsia"/>
          <w:sz w:val="24"/>
          <w:szCs w:val="24"/>
          <w:rtl/>
        </w:rPr>
        <w:t>הפרויקט</w:t>
      </w:r>
      <w:r w:rsidRPr="00164C02">
        <w:rPr>
          <w:rFonts w:ascii="David" w:hAnsi="David" w:cs="David"/>
          <w:sz w:val="24"/>
          <w:szCs w:val="24"/>
          <w:rtl/>
        </w:rPr>
        <w:t xml:space="preserve"> </w:t>
      </w:r>
      <w:r w:rsidRPr="00164C02">
        <w:rPr>
          <w:rFonts w:ascii="David" w:hAnsi="David" w:cs="David" w:hint="eastAsia"/>
          <w:sz w:val="24"/>
          <w:szCs w:val="24"/>
          <w:rtl/>
        </w:rPr>
        <w:t>בשלבים</w:t>
      </w:r>
      <w:r w:rsidRPr="00164C02">
        <w:rPr>
          <w:rFonts w:ascii="David" w:hAnsi="David" w:cs="David"/>
          <w:sz w:val="24"/>
          <w:szCs w:val="24"/>
          <w:rtl/>
        </w:rPr>
        <w:t>.</w:t>
      </w:r>
    </w:p>
    <w:p w14:paraId="0C48497B" w14:textId="77777777" w:rsidR="00EF4F1C" w:rsidRPr="00164C02" w:rsidRDefault="00EF4F1C" w:rsidP="00164C02">
      <w:pPr>
        <w:numPr>
          <w:ilvl w:val="2"/>
          <w:numId w:val="4"/>
        </w:numPr>
        <w:spacing w:after="0" w:afterAutospacing="0" w:line="240" w:lineRule="auto"/>
        <w:ind w:hanging="556"/>
        <w:rPr>
          <w:rFonts w:ascii="David" w:hAnsi="David" w:cs="David"/>
          <w:sz w:val="24"/>
          <w:szCs w:val="24"/>
          <w:rtl/>
        </w:rPr>
      </w:pP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אחזקת</w:t>
      </w:r>
      <w:r w:rsidRPr="00164C02">
        <w:rPr>
          <w:rFonts w:ascii="David" w:hAnsi="David" w:cs="David"/>
          <w:sz w:val="24"/>
          <w:szCs w:val="24"/>
          <w:rtl/>
        </w:rPr>
        <w:t xml:space="preserve"> </w:t>
      </w:r>
      <w:r w:rsidRPr="00164C02">
        <w:rPr>
          <w:rFonts w:ascii="David" w:hAnsi="David" w:cs="David" w:hint="eastAsia"/>
          <w:sz w:val="24"/>
          <w:szCs w:val="24"/>
          <w:rtl/>
        </w:rPr>
        <w:t>רכוש</w:t>
      </w:r>
      <w:r w:rsidRPr="00164C02">
        <w:rPr>
          <w:rFonts w:ascii="David" w:hAnsi="David" w:cs="David"/>
          <w:sz w:val="24"/>
          <w:szCs w:val="24"/>
          <w:rtl/>
        </w:rPr>
        <w:t xml:space="preserve"> </w:t>
      </w:r>
      <w:r w:rsidRPr="00164C02">
        <w:rPr>
          <w:rFonts w:ascii="David" w:hAnsi="David" w:cs="David" w:hint="eastAsia"/>
          <w:sz w:val="24"/>
          <w:szCs w:val="24"/>
          <w:rtl/>
        </w:rPr>
        <w:t>משותף</w:t>
      </w:r>
      <w:r w:rsidRPr="00164C02">
        <w:rPr>
          <w:rFonts w:ascii="David" w:hAnsi="David" w:cs="David"/>
          <w:sz w:val="24"/>
          <w:szCs w:val="24"/>
          <w:rtl/>
        </w:rPr>
        <w:t xml:space="preserve"> </w:t>
      </w:r>
      <w:r w:rsidRPr="00164C02">
        <w:rPr>
          <w:rFonts w:ascii="David" w:hAnsi="David" w:cs="David" w:hint="eastAsia"/>
          <w:sz w:val="24"/>
          <w:szCs w:val="24"/>
          <w:rtl/>
        </w:rPr>
        <w:t>וניקיון</w:t>
      </w:r>
      <w:r w:rsidRPr="00164C02">
        <w:rPr>
          <w:rFonts w:ascii="David" w:hAnsi="David" w:cs="David"/>
          <w:sz w:val="24"/>
          <w:szCs w:val="24"/>
          <w:rtl/>
        </w:rPr>
        <w:t xml:space="preserve"> </w:t>
      </w:r>
      <w:r w:rsidRPr="00164C02">
        <w:rPr>
          <w:rFonts w:ascii="David" w:hAnsi="David" w:cs="David" w:hint="eastAsia"/>
          <w:sz w:val="24"/>
          <w:szCs w:val="24"/>
          <w:rtl/>
        </w:rPr>
        <w:t>השטחים</w:t>
      </w:r>
      <w:r w:rsidRPr="00164C02">
        <w:rPr>
          <w:rFonts w:ascii="David" w:hAnsi="David" w:cs="David"/>
          <w:sz w:val="24"/>
          <w:szCs w:val="24"/>
          <w:rtl/>
        </w:rPr>
        <w:t xml:space="preserve"> </w:t>
      </w:r>
      <w:r w:rsidRPr="00164C02">
        <w:rPr>
          <w:rFonts w:ascii="David" w:hAnsi="David" w:cs="David" w:hint="eastAsia"/>
          <w:sz w:val="24"/>
          <w:szCs w:val="24"/>
          <w:rtl/>
        </w:rPr>
        <w:t>המשותפים</w:t>
      </w:r>
      <w:r w:rsidRPr="00164C02">
        <w:rPr>
          <w:rFonts w:ascii="David" w:hAnsi="David" w:cs="David"/>
          <w:sz w:val="24"/>
          <w:szCs w:val="24"/>
          <w:rtl/>
        </w:rPr>
        <w:t xml:space="preserve"> </w:t>
      </w:r>
      <w:r w:rsidRPr="00164C02">
        <w:rPr>
          <w:rFonts w:ascii="David" w:hAnsi="David" w:cs="David" w:hint="eastAsia"/>
          <w:sz w:val="24"/>
          <w:szCs w:val="24"/>
          <w:rtl/>
        </w:rPr>
        <w:t>באתר</w:t>
      </w:r>
      <w:r w:rsidRPr="00164C02">
        <w:rPr>
          <w:rFonts w:ascii="David" w:hAnsi="David" w:cs="David"/>
          <w:sz w:val="24"/>
          <w:szCs w:val="24"/>
          <w:rtl/>
        </w:rPr>
        <w:t xml:space="preserve">, </w:t>
      </w:r>
      <w:r w:rsidRPr="00164C02">
        <w:rPr>
          <w:rFonts w:ascii="David" w:hAnsi="David" w:cs="David" w:hint="eastAsia"/>
          <w:sz w:val="24"/>
          <w:szCs w:val="24"/>
          <w:rtl/>
        </w:rPr>
        <w:t>באופן</w:t>
      </w:r>
      <w:r w:rsidRPr="00164C02">
        <w:rPr>
          <w:rFonts w:ascii="David" w:hAnsi="David" w:cs="David"/>
          <w:sz w:val="24"/>
          <w:szCs w:val="24"/>
          <w:rtl/>
        </w:rPr>
        <w:t xml:space="preserve"> </w:t>
      </w:r>
      <w:r w:rsidRPr="00164C02">
        <w:rPr>
          <w:rFonts w:ascii="David" w:hAnsi="David" w:cs="David" w:hint="eastAsia"/>
          <w:sz w:val="24"/>
          <w:szCs w:val="24"/>
          <w:rtl/>
        </w:rPr>
        <w:t>רציף</w:t>
      </w:r>
      <w:r w:rsidRPr="00164C02">
        <w:rPr>
          <w:rFonts w:ascii="David" w:hAnsi="David" w:cs="David"/>
          <w:sz w:val="24"/>
          <w:szCs w:val="24"/>
          <w:rtl/>
        </w:rPr>
        <w:t xml:space="preserve">, </w:t>
      </w:r>
      <w:r w:rsidRPr="00164C02">
        <w:rPr>
          <w:rFonts w:ascii="David" w:hAnsi="David" w:cs="David" w:hint="eastAsia"/>
          <w:sz w:val="24"/>
          <w:szCs w:val="24"/>
          <w:rtl/>
        </w:rPr>
        <w:t>במועדים</w:t>
      </w:r>
      <w:r w:rsidRPr="00164C02">
        <w:rPr>
          <w:rFonts w:ascii="David" w:hAnsi="David" w:cs="David"/>
          <w:sz w:val="24"/>
          <w:szCs w:val="24"/>
          <w:rtl/>
        </w:rPr>
        <w:t xml:space="preserve"> </w:t>
      </w:r>
      <w:r w:rsidRPr="00164C02">
        <w:rPr>
          <w:rFonts w:ascii="David" w:hAnsi="David" w:cs="David" w:hint="eastAsia"/>
          <w:sz w:val="24"/>
          <w:szCs w:val="24"/>
          <w:rtl/>
        </w:rPr>
        <w:t>לפי</w:t>
      </w:r>
      <w:r w:rsidRPr="00164C02">
        <w:rPr>
          <w:rFonts w:ascii="David" w:hAnsi="David" w:cs="David"/>
          <w:sz w:val="24"/>
          <w:szCs w:val="24"/>
          <w:rtl/>
        </w:rPr>
        <w:t xml:space="preserve"> </w:t>
      </w:r>
      <w:r w:rsidRPr="00164C02">
        <w:rPr>
          <w:rFonts w:ascii="David" w:hAnsi="David" w:cs="David" w:hint="eastAsia"/>
          <w:sz w:val="24"/>
          <w:szCs w:val="24"/>
          <w:rtl/>
        </w:rPr>
        <w:t>דרישת</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בקשר</w:t>
      </w:r>
      <w:r w:rsidRPr="00164C02">
        <w:rPr>
          <w:rFonts w:ascii="David" w:hAnsi="David" w:cs="David"/>
          <w:sz w:val="24"/>
          <w:szCs w:val="24"/>
          <w:rtl/>
        </w:rPr>
        <w:t xml:space="preserve"> </w:t>
      </w:r>
      <w:r w:rsidRPr="00164C02">
        <w:rPr>
          <w:rFonts w:ascii="David" w:hAnsi="David" w:cs="David" w:hint="eastAsia"/>
          <w:sz w:val="24"/>
          <w:szCs w:val="24"/>
          <w:rtl/>
        </w:rPr>
        <w:t>עם</w:t>
      </w:r>
      <w:r w:rsidRPr="00164C02">
        <w:rPr>
          <w:rFonts w:ascii="David" w:hAnsi="David" w:cs="David"/>
          <w:sz w:val="24"/>
          <w:szCs w:val="24"/>
          <w:rtl/>
        </w:rPr>
        <w:t xml:space="preserve"> </w:t>
      </w:r>
      <w:r w:rsidRPr="00164C02">
        <w:rPr>
          <w:rFonts w:ascii="David" w:hAnsi="David" w:cs="David" w:hint="eastAsia"/>
          <w:sz w:val="24"/>
          <w:szCs w:val="24"/>
          <w:rtl/>
        </w:rPr>
        <w:t>הבנין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תקופה</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3 </w:t>
      </w:r>
      <w:r w:rsidRPr="00164C02">
        <w:rPr>
          <w:rFonts w:ascii="David" w:hAnsi="David" w:cs="David" w:hint="eastAsia"/>
          <w:sz w:val="24"/>
          <w:szCs w:val="24"/>
          <w:rtl/>
        </w:rPr>
        <w:t>חודשים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מסירת</w:t>
      </w:r>
      <w:r w:rsidRPr="00164C02">
        <w:rPr>
          <w:rFonts w:ascii="David" w:hAnsi="David" w:cs="David"/>
          <w:sz w:val="24"/>
          <w:szCs w:val="24"/>
          <w:rtl/>
        </w:rPr>
        <w:t xml:space="preserve"> </w:t>
      </w:r>
      <w:r w:rsidRPr="00164C02">
        <w:rPr>
          <w:rFonts w:ascii="David" w:hAnsi="David" w:cs="David" w:hint="eastAsia"/>
          <w:sz w:val="24"/>
          <w:szCs w:val="24"/>
          <w:rtl/>
        </w:rPr>
        <w:t>הרכוש</w:t>
      </w:r>
      <w:r w:rsidRPr="00164C02">
        <w:rPr>
          <w:rFonts w:ascii="David" w:hAnsi="David" w:cs="David"/>
          <w:sz w:val="24"/>
          <w:szCs w:val="24"/>
          <w:rtl/>
        </w:rPr>
        <w:t xml:space="preserve"> </w:t>
      </w:r>
      <w:r w:rsidRPr="00164C02">
        <w:rPr>
          <w:rFonts w:ascii="David" w:hAnsi="David" w:cs="David" w:hint="eastAsia"/>
          <w:sz w:val="24"/>
          <w:szCs w:val="24"/>
          <w:rtl/>
        </w:rPr>
        <w:t>המשותף</w:t>
      </w:r>
      <w:r w:rsidRPr="00164C02">
        <w:rPr>
          <w:rFonts w:ascii="David" w:hAnsi="David" w:cs="David"/>
          <w:sz w:val="24"/>
          <w:szCs w:val="24"/>
          <w:rtl/>
        </w:rPr>
        <w:t xml:space="preserve"> </w:t>
      </w:r>
      <w:r w:rsidRPr="00164C02">
        <w:rPr>
          <w:rFonts w:ascii="David" w:hAnsi="David" w:cs="David" w:hint="eastAsia"/>
          <w:sz w:val="24"/>
          <w:szCs w:val="24"/>
          <w:rtl/>
        </w:rPr>
        <w:t>לנציגות</w:t>
      </w:r>
      <w:r w:rsidRPr="00164C02">
        <w:rPr>
          <w:rFonts w:ascii="David" w:hAnsi="David" w:cs="David"/>
          <w:sz w:val="24"/>
          <w:szCs w:val="24"/>
          <w:rtl/>
        </w:rPr>
        <w:t xml:space="preserve"> </w:t>
      </w:r>
      <w:r w:rsidRPr="00164C02">
        <w:rPr>
          <w:rFonts w:ascii="David" w:hAnsi="David" w:cs="David" w:hint="eastAsia"/>
          <w:sz w:val="24"/>
          <w:szCs w:val="24"/>
          <w:rtl/>
        </w:rPr>
        <w:t>הבניין</w:t>
      </w:r>
      <w:r w:rsidRPr="00164C02">
        <w:rPr>
          <w:rFonts w:ascii="David" w:hAnsi="David" w:cs="David"/>
          <w:sz w:val="24"/>
          <w:szCs w:val="24"/>
          <w:rtl/>
        </w:rPr>
        <w:t xml:space="preserve">. </w:t>
      </w:r>
      <w:r w:rsidRPr="00164C02">
        <w:rPr>
          <w:rFonts w:ascii="David" w:hAnsi="David" w:cs="David" w:hint="eastAsia"/>
          <w:sz w:val="24"/>
          <w:szCs w:val="24"/>
          <w:rtl/>
        </w:rPr>
        <w:t>העלות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כך</w:t>
      </w:r>
      <w:r w:rsidRPr="00164C02">
        <w:rPr>
          <w:rFonts w:ascii="David" w:hAnsi="David" w:cs="David"/>
          <w:sz w:val="24"/>
          <w:szCs w:val="24"/>
          <w:rtl/>
        </w:rPr>
        <w:t xml:space="preserve"> </w:t>
      </w:r>
      <w:r w:rsidRPr="00164C02">
        <w:rPr>
          <w:rFonts w:ascii="David" w:hAnsi="David" w:cs="David" w:hint="eastAsia"/>
          <w:sz w:val="24"/>
          <w:szCs w:val="24"/>
          <w:rtl/>
        </w:rPr>
        <w:t>תחולק</w:t>
      </w:r>
      <w:r w:rsidRPr="00164C02">
        <w:rPr>
          <w:rFonts w:ascii="David" w:hAnsi="David" w:cs="David"/>
          <w:sz w:val="24"/>
          <w:szCs w:val="24"/>
          <w:rtl/>
        </w:rPr>
        <w:t xml:space="preserve"> </w:t>
      </w:r>
      <w:r w:rsidRPr="00164C02">
        <w:rPr>
          <w:rFonts w:ascii="David" w:hAnsi="David" w:cs="David" w:hint="eastAsia"/>
          <w:sz w:val="24"/>
          <w:szCs w:val="24"/>
          <w:rtl/>
        </w:rPr>
        <w:t>באופן</w:t>
      </w:r>
      <w:r w:rsidRPr="00164C02">
        <w:rPr>
          <w:rFonts w:ascii="David" w:hAnsi="David" w:cs="David"/>
          <w:sz w:val="24"/>
          <w:szCs w:val="24"/>
          <w:rtl/>
        </w:rPr>
        <w:t xml:space="preserve"> </w:t>
      </w:r>
      <w:r w:rsidRPr="00164C02">
        <w:rPr>
          <w:rFonts w:ascii="David" w:hAnsi="David" w:cs="David" w:hint="eastAsia"/>
          <w:sz w:val="24"/>
          <w:szCs w:val="24"/>
          <w:rtl/>
        </w:rPr>
        <w:t>שווה</w:t>
      </w:r>
      <w:r w:rsidRPr="00164C02">
        <w:rPr>
          <w:rFonts w:ascii="David" w:hAnsi="David" w:cs="David"/>
          <w:sz w:val="24"/>
          <w:szCs w:val="24"/>
          <w:rtl/>
        </w:rPr>
        <w:t xml:space="preserve"> </w:t>
      </w:r>
      <w:r w:rsidRPr="00164C02">
        <w:rPr>
          <w:rFonts w:ascii="David" w:hAnsi="David" w:cs="David" w:hint="eastAsia"/>
          <w:sz w:val="24"/>
          <w:szCs w:val="24"/>
          <w:rtl/>
        </w:rPr>
        <w:t>בין</w:t>
      </w:r>
      <w:r w:rsidRPr="00164C02">
        <w:rPr>
          <w:rFonts w:ascii="David" w:hAnsi="David" w:cs="David"/>
          <w:sz w:val="24"/>
          <w:szCs w:val="24"/>
          <w:rtl/>
        </w:rPr>
        <w:t xml:space="preserve"> </w:t>
      </w:r>
      <w:r w:rsidRPr="00164C02">
        <w:rPr>
          <w:rFonts w:ascii="David" w:hAnsi="David" w:cs="David" w:hint="eastAsia"/>
          <w:sz w:val="24"/>
          <w:szCs w:val="24"/>
          <w:rtl/>
        </w:rPr>
        <w:t>החברה</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אין</w:t>
      </w:r>
      <w:r w:rsidRPr="00164C02">
        <w:rPr>
          <w:rFonts w:ascii="David" w:hAnsi="David" w:cs="David"/>
          <w:sz w:val="24"/>
          <w:szCs w:val="24"/>
          <w:rtl/>
        </w:rPr>
        <w:t xml:space="preserve"> </w:t>
      </w:r>
      <w:r w:rsidRPr="00164C02">
        <w:rPr>
          <w:rFonts w:ascii="David" w:hAnsi="David" w:cs="David" w:hint="eastAsia"/>
          <w:sz w:val="24"/>
          <w:szCs w:val="24"/>
          <w:rtl/>
        </w:rPr>
        <w:t>באמור</w:t>
      </w:r>
      <w:r w:rsidRPr="00164C02">
        <w:rPr>
          <w:rFonts w:ascii="David" w:hAnsi="David" w:cs="David"/>
          <w:sz w:val="24"/>
          <w:szCs w:val="24"/>
          <w:rtl/>
        </w:rPr>
        <w:t xml:space="preserve"> </w:t>
      </w:r>
      <w:r w:rsidRPr="00164C02">
        <w:rPr>
          <w:rFonts w:ascii="David" w:hAnsi="David" w:cs="David" w:hint="eastAsia"/>
          <w:sz w:val="24"/>
          <w:szCs w:val="24"/>
          <w:rtl/>
        </w:rPr>
        <w:t>כדי</w:t>
      </w:r>
      <w:r w:rsidRPr="00164C02">
        <w:rPr>
          <w:rFonts w:ascii="David" w:hAnsi="David" w:cs="David"/>
          <w:sz w:val="24"/>
          <w:szCs w:val="24"/>
          <w:rtl/>
        </w:rPr>
        <w:t xml:space="preserve"> </w:t>
      </w:r>
      <w:r w:rsidRPr="00164C02">
        <w:rPr>
          <w:rFonts w:ascii="David" w:hAnsi="David" w:cs="David" w:hint="eastAsia"/>
          <w:sz w:val="24"/>
          <w:szCs w:val="24"/>
          <w:rtl/>
        </w:rPr>
        <w:t>לגרוע</w:t>
      </w:r>
      <w:r w:rsidRPr="00164C02">
        <w:rPr>
          <w:rFonts w:ascii="David" w:hAnsi="David" w:cs="David"/>
          <w:sz w:val="24"/>
          <w:szCs w:val="24"/>
          <w:rtl/>
        </w:rPr>
        <w:t xml:space="preserve"> </w:t>
      </w:r>
      <w:r w:rsidRPr="00164C02">
        <w:rPr>
          <w:rFonts w:ascii="David" w:hAnsi="David" w:cs="David" w:hint="eastAsia"/>
          <w:sz w:val="24"/>
          <w:szCs w:val="24"/>
          <w:rtl/>
        </w:rPr>
        <w:t>מאחריות</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שמירה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ניקיון</w:t>
      </w:r>
      <w:r w:rsidRPr="00164C02">
        <w:rPr>
          <w:rFonts w:ascii="David" w:hAnsi="David" w:cs="David"/>
          <w:sz w:val="24"/>
          <w:szCs w:val="24"/>
          <w:rtl/>
        </w:rPr>
        <w:t xml:space="preserve"> </w:t>
      </w:r>
      <w:r w:rsidRPr="00164C02">
        <w:rPr>
          <w:rFonts w:ascii="David" w:hAnsi="David" w:cs="David" w:hint="eastAsia"/>
          <w:sz w:val="24"/>
          <w:szCs w:val="24"/>
          <w:rtl/>
        </w:rPr>
        <w:t>בשטחי</w:t>
      </w:r>
      <w:r w:rsidRPr="00164C02">
        <w:rPr>
          <w:rFonts w:ascii="David" w:hAnsi="David" w:cs="David"/>
          <w:sz w:val="24"/>
          <w:szCs w:val="24"/>
          <w:rtl/>
        </w:rPr>
        <w:t xml:space="preserve"> </w:t>
      </w:r>
      <w:r w:rsidRPr="00164C02">
        <w:rPr>
          <w:rFonts w:ascii="David" w:hAnsi="David" w:cs="David" w:hint="eastAsia"/>
          <w:sz w:val="24"/>
          <w:szCs w:val="24"/>
          <w:rtl/>
        </w:rPr>
        <w:t>הבניין</w:t>
      </w:r>
      <w:r w:rsidRPr="00164C02">
        <w:rPr>
          <w:rFonts w:ascii="David" w:hAnsi="David" w:cs="David"/>
          <w:sz w:val="24"/>
          <w:szCs w:val="24"/>
          <w:rtl/>
        </w:rPr>
        <w:t xml:space="preserve"> </w:t>
      </w:r>
      <w:r w:rsidRPr="00164C02">
        <w:rPr>
          <w:rFonts w:ascii="David" w:hAnsi="David" w:cs="David" w:hint="eastAsia"/>
          <w:sz w:val="24"/>
          <w:szCs w:val="24"/>
          <w:rtl/>
        </w:rPr>
        <w:t>בהם</w:t>
      </w:r>
      <w:r w:rsidRPr="00164C02">
        <w:rPr>
          <w:rFonts w:ascii="David" w:hAnsi="David" w:cs="David"/>
          <w:sz w:val="24"/>
          <w:szCs w:val="24"/>
          <w:rtl/>
        </w:rPr>
        <w:t xml:space="preserve"> </w:t>
      </w:r>
      <w:r w:rsidRPr="00164C02">
        <w:rPr>
          <w:rFonts w:ascii="David" w:hAnsi="David" w:cs="David" w:hint="eastAsia"/>
          <w:sz w:val="24"/>
          <w:szCs w:val="24"/>
          <w:rtl/>
        </w:rPr>
        <w:t>מבצע</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הסכם</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p>
    <w:p w14:paraId="4C379BFF"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Pr>
      </w:pP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מערכות</w:t>
      </w:r>
      <w:r w:rsidRPr="00164C02">
        <w:rPr>
          <w:rFonts w:ascii="David" w:hAnsi="David" w:cs="David"/>
          <w:i/>
          <w:sz w:val="24"/>
          <w:szCs w:val="24"/>
          <w:rtl/>
        </w:rPr>
        <w:t xml:space="preserve"> </w:t>
      </w:r>
      <w:r w:rsidRPr="00164C02">
        <w:rPr>
          <w:rFonts w:ascii="David" w:hAnsi="David" w:cs="David" w:hint="eastAsia"/>
          <w:i/>
          <w:sz w:val="24"/>
          <w:szCs w:val="24"/>
          <w:rtl/>
        </w:rPr>
        <w:t>הכלולות</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גז</w:t>
      </w:r>
      <w:r w:rsidRPr="00164C02">
        <w:rPr>
          <w:rFonts w:ascii="David" w:hAnsi="David" w:cs="David"/>
          <w:i/>
          <w:sz w:val="24"/>
          <w:szCs w:val="24"/>
          <w:rtl/>
        </w:rPr>
        <w:t xml:space="preserve">, </w:t>
      </w:r>
      <w:r w:rsidRPr="00164C02">
        <w:rPr>
          <w:rFonts w:ascii="David" w:hAnsi="David" w:cs="David" w:hint="eastAsia"/>
          <w:i/>
          <w:sz w:val="24"/>
          <w:szCs w:val="24"/>
          <w:rtl/>
        </w:rPr>
        <w:t>מעליות</w:t>
      </w:r>
      <w:r w:rsidRPr="00164C02">
        <w:rPr>
          <w:rFonts w:ascii="David" w:hAnsi="David" w:cs="David"/>
          <w:i/>
          <w:sz w:val="24"/>
          <w:szCs w:val="24"/>
          <w:rtl/>
        </w:rPr>
        <w:t xml:space="preserve">, </w:t>
      </w:r>
      <w:r w:rsidRPr="00164C02">
        <w:rPr>
          <w:rFonts w:ascii="David" w:hAnsi="David" w:cs="David" w:hint="eastAsia"/>
          <w:i/>
          <w:sz w:val="24"/>
          <w:szCs w:val="24"/>
          <w:rtl/>
        </w:rPr>
        <w:t>כיבוי</w:t>
      </w:r>
      <w:r w:rsidRPr="00164C02">
        <w:rPr>
          <w:rFonts w:ascii="David" w:hAnsi="David" w:cs="David"/>
          <w:i/>
          <w:sz w:val="24"/>
          <w:szCs w:val="24"/>
          <w:rtl/>
        </w:rPr>
        <w:t xml:space="preserve"> </w:t>
      </w:r>
      <w:r w:rsidRPr="00164C02">
        <w:rPr>
          <w:rFonts w:ascii="David" w:hAnsi="David" w:cs="David" w:hint="eastAsia"/>
          <w:i/>
          <w:sz w:val="24"/>
          <w:szCs w:val="24"/>
          <w:rtl/>
        </w:rPr>
        <w:t>אש</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תיקי</w:t>
      </w:r>
      <w:r w:rsidRPr="00164C02">
        <w:rPr>
          <w:rFonts w:ascii="David" w:hAnsi="David" w:cs="David"/>
          <w:i/>
          <w:sz w:val="24"/>
          <w:szCs w:val="24"/>
          <w:rtl/>
        </w:rPr>
        <w:t xml:space="preserve"> </w:t>
      </w:r>
      <w:r w:rsidRPr="00164C02">
        <w:rPr>
          <w:rFonts w:ascii="David" w:hAnsi="David" w:cs="David" w:hint="eastAsia"/>
          <w:i/>
          <w:sz w:val="24"/>
          <w:szCs w:val="24"/>
          <w:rtl/>
        </w:rPr>
        <w:t>שטח</w:t>
      </w:r>
      <w:r w:rsidRPr="00164C02">
        <w:rPr>
          <w:rFonts w:ascii="David" w:hAnsi="David" w:cs="David"/>
          <w:i/>
          <w:sz w:val="24"/>
          <w:szCs w:val="24"/>
          <w:rtl/>
        </w:rPr>
        <w:t xml:space="preserve">, </w:t>
      </w:r>
      <w:r w:rsidRPr="00164C02">
        <w:rPr>
          <w:rFonts w:ascii="David" w:hAnsi="David" w:cs="David" w:hint="eastAsia"/>
          <w:i/>
          <w:sz w:val="24"/>
          <w:szCs w:val="24"/>
          <w:rtl/>
        </w:rPr>
        <w:t>איטום</w:t>
      </w:r>
      <w:r w:rsidRPr="00164C02">
        <w:rPr>
          <w:rFonts w:ascii="David" w:hAnsi="David" w:cs="David"/>
          <w:i/>
          <w:sz w:val="24"/>
          <w:szCs w:val="24"/>
          <w:rtl/>
        </w:rPr>
        <w:t xml:space="preserve">, </w:t>
      </w:r>
      <w:r w:rsidRPr="00164C02">
        <w:rPr>
          <w:rFonts w:ascii="David" w:hAnsi="David" w:cs="David" w:hint="eastAsia"/>
          <w:i/>
          <w:sz w:val="24"/>
          <w:szCs w:val="24"/>
          <w:rtl/>
        </w:rPr>
        <w:t>אינסטלציה</w:t>
      </w:r>
      <w:r w:rsidRPr="00164C02">
        <w:rPr>
          <w:rFonts w:ascii="David" w:hAnsi="David" w:cs="David"/>
          <w:i/>
          <w:sz w:val="24"/>
          <w:szCs w:val="24"/>
          <w:rtl/>
        </w:rPr>
        <w:t xml:space="preserve"> </w:t>
      </w:r>
      <w:r w:rsidRPr="00164C02">
        <w:rPr>
          <w:rFonts w:ascii="David" w:hAnsi="David" w:cs="David" w:hint="eastAsia"/>
          <w:i/>
          <w:sz w:val="24"/>
          <w:szCs w:val="24"/>
          <w:rtl/>
        </w:rPr>
        <w:t>וכיו</w:t>
      </w:r>
      <w:r w:rsidRPr="00164C02">
        <w:rPr>
          <w:rFonts w:ascii="David" w:hAnsi="David" w:cs="David"/>
          <w:i/>
          <w:sz w:val="24"/>
          <w:szCs w:val="24"/>
          <w:rtl/>
        </w:rPr>
        <w:t>"</w:t>
      </w:r>
      <w:r w:rsidRPr="00164C02">
        <w:rPr>
          <w:rFonts w:ascii="David" w:hAnsi="David" w:cs="David" w:hint="eastAsia"/>
          <w:i/>
          <w:sz w:val="24"/>
          <w:szCs w:val="24"/>
          <w:rtl/>
        </w:rPr>
        <w:t>ב</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חוזרות</w:t>
      </w:r>
      <w:r w:rsidRPr="00164C02">
        <w:rPr>
          <w:rFonts w:ascii="David" w:hAnsi="David" w:cs="David"/>
          <w:i/>
          <w:sz w:val="24"/>
          <w:szCs w:val="24"/>
          <w:rtl/>
        </w:rPr>
        <w:t xml:space="preserve"> </w:t>
      </w:r>
      <w:r w:rsidRPr="00164C02">
        <w:rPr>
          <w:rFonts w:ascii="David" w:hAnsi="David" w:cs="David" w:hint="eastAsia"/>
          <w:i/>
          <w:sz w:val="24"/>
          <w:szCs w:val="24"/>
          <w:rtl/>
        </w:rPr>
        <w:t>ודמי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הכל</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מעבדה</w:t>
      </w:r>
      <w:r w:rsidRPr="00164C02">
        <w:rPr>
          <w:rFonts w:ascii="David" w:hAnsi="David" w:cs="David"/>
          <w:i/>
          <w:sz w:val="24"/>
          <w:szCs w:val="24"/>
          <w:rtl/>
        </w:rPr>
        <w:t xml:space="preserve"> </w:t>
      </w:r>
      <w:r w:rsidRPr="00164C02">
        <w:rPr>
          <w:rFonts w:ascii="David" w:hAnsi="David" w:cs="David" w:hint="eastAsia"/>
          <w:i/>
          <w:sz w:val="24"/>
          <w:szCs w:val="24"/>
          <w:rtl/>
        </w:rPr>
        <w:t>מוסמכת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19 </w:t>
      </w:r>
      <w:r w:rsidRPr="00164C02">
        <w:rPr>
          <w:rFonts w:ascii="David" w:hAnsi="David" w:cs="David" w:hint="eastAsia"/>
          <w:i/>
          <w:sz w:val="24"/>
          <w:szCs w:val="24"/>
          <w:rtl/>
        </w:rPr>
        <w:t>להלן</w:t>
      </w:r>
      <w:r w:rsidRPr="00164C02">
        <w:rPr>
          <w:rFonts w:ascii="David" w:hAnsi="David" w:cs="David"/>
          <w:i/>
          <w:sz w:val="24"/>
          <w:szCs w:val="24"/>
          <w:rtl/>
        </w:rPr>
        <w:t>.</w:t>
      </w:r>
    </w:p>
    <w:p w14:paraId="0C6854D7" w14:textId="77777777" w:rsidR="00EF4F1C" w:rsidRPr="00164C02" w:rsidRDefault="00EF4F1C" w:rsidP="00164C02">
      <w:pPr>
        <w:spacing w:after="0" w:afterAutospacing="0" w:line="240" w:lineRule="auto"/>
        <w:ind w:left="941"/>
        <w:rPr>
          <w:rFonts w:ascii="David" w:hAnsi="David" w:cs="David"/>
          <w:sz w:val="24"/>
          <w:szCs w:val="24"/>
          <w:rtl/>
        </w:rPr>
      </w:pPr>
      <w:r w:rsidRPr="00164C02">
        <w:rPr>
          <w:rFonts w:ascii="David" w:hAnsi="David" w:cs="David" w:hint="cs"/>
          <w:sz w:val="24"/>
          <w:szCs w:val="24"/>
          <w:rtl/>
        </w:rPr>
        <w:t>כלל</w:t>
      </w:r>
      <w:r w:rsidRPr="00164C02">
        <w:rPr>
          <w:rFonts w:ascii="David" w:hAnsi="David" w:cs="David"/>
          <w:sz w:val="24"/>
          <w:szCs w:val="24"/>
          <w:rtl/>
        </w:rPr>
        <w:t xml:space="preserve"> </w:t>
      </w:r>
      <w:r w:rsidRPr="00164C02">
        <w:rPr>
          <w:rFonts w:ascii="David" w:hAnsi="David" w:cs="David" w:hint="cs"/>
          <w:sz w:val="24"/>
          <w:szCs w:val="24"/>
          <w:rtl/>
        </w:rPr>
        <w:t>ההוצאות</w:t>
      </w:r>
      <w:r w:rsidRPr="00164C02">
        <w:rPr>
          <w:rFonts w:ascii="David" w:hAnsi="David" w:cs="David"/>
          <w:sz w:val="24"/>
          <w:szCs w:val="24"/>
          <w:rtl/>
        </w:rPr>
        <w:t xml:space="preserve"> </w:t>
      </w:r>
      <w:r w:rsidRPr="00164C02">
        <w:rPr>
          <w:rFonts w:ascii="David" w:hAnsi="David" w:cs="David" w:hint="cs"/>
          <w:sz w:val="24"/>
          <w:szCs w:val="24"/>
          <w:rtl/>
        </w:rPr>
        <w:t>המתחייבות</w:t>
      </w:r>
      <w:r w:rsidRPr="00164C02">
        <w:rPr>
          <w:rFonts w:ascii="David" w:hAnsi="David" w:cs="David"/>
          <w:sz w:val="24"/>
          <w:szCs w:val="24"/>
          <w:rtl/>
        </w:rPr>
        <w:t xml:space="preserve"> </w:t>
      </w:r>
      <w:r w:rsidRPr="00164C02">
        <w:rPr>
          <w:rFonts w:ascii="David" w:hAnsi="David" w:cs="David" w:hint="cs"/>
          <w:sz w:val="24"/>
          <w:szCs w:val="24"/>
          <w:rtl/>
        </w:rPr>
        <w:t>לשם</w:t>
      </w:r>
      <w:r w:rsidRPr="00164C02">
        <w:rPr>
          <w:rFonts w:ascii="David" w:hAnsi="David" w:cs="David"/>
          <w:sz w:val="24"/>
          <w:szCs w:val="24"/>
          <w:rtl/>
        </w:rPr>
        <w:t xml:space="preserve"> </w:t>
      </w:r>
      <w:r w:rsidRPr="00164C02">
        <w:rPr>
          <w:rFonts w:ascii="David" w:hAnsi="David" w:cs="David" w:hint="cs"/>
          <w:sz w:val="24"/>
          <w:szCs w:val="24"/>
          <w:rtl/>
        </w:rPr>
        <w:t>השגת</w:t>
      </w:r>
      <w:r w:rsidRPr="00164C02">
        <w:rPr>
          <w:rFonts w:ascii="David" w:hAnsi="David" w:cs="David"/>
          <w:sz w:val="24"/>
          <w:szCs w:val="24"/>
          <w:rtl/>
        </w:rPr>
        <w:t xml:space="preserve"> </w:t>
      </w:r>
      <w:r w:rsidRPr="00164C02">
        <w:rPr>
          <w:rFonts w:ascii="David" w:hAnsi="David" w:cs="David" w:hint="cs"/>
          <w:sz w:val="24"/>
          <w:szCs w:val="24"/>
          <w:rtl/>
        </w:rPr>
        <w:t>טפסי</w:t>
      </w:r>
      <w:r w:rsidRPr="00164C02">
        <w:rPr>
          <w:rFonts w:ascii="David" w:hAnsi="David" w:cs="David"/>
          <w:sz w:val="24"/>
          <w:szCs w:val="24"/>
          <w:rtl/>
        </w:rPr>
        <w:t xml:space="preserve"> 4 </w:t>
      </w:r>
      <w:r w:rsidRPr="00164C02">
        <w:rPr>
          <w:rFonts w:ascii="David" w:hAnsi="David" w:cs="David" w:hint="cs"/>
          <w:sz w:val="24"/>
          <w:szCs w:val="24"/>
          <w:rtl/>
        </w:rPr>
        <w:t>חלקיים</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מלאים</w:t>
      </w:r>
      <w:r w:rsidRPr="00164C02">
        <w:rPr>
          <w:rFonts w:ascii="David" w:hAnsi="David" w:cs="David"/>
          <w:sz w:val="24"/>
          <w:szCs w:val="24"/>
          <w:rtl/>
        </w:rPr>
        <w:t xml:space="preserve"> </w:t>
      </w:r>
      <w:r w:rsidRPr="00164C02">
        <w:rPr>
          <w:rFonts w:ascii="David" w:hAnsi="David" w:cs="David" w:hint="cs"/>
          <w:sz w:val="24"/>
          <w:szCs w:val="24"/>
          <w:rtl/>
        </w:rPr>
        <w:t>ותעודות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לרבות</w:t>
      </w:r>
      <w:r w:rsidRPr="00164C02">
        <w:rPr>
          <w:rFonts w:ascii="David" w:hAnsi="David" w:cs="David"/>
          <w:sz w:val="24"/>
          <w:szCs w:val="24"/>
          <w:rtl/>
        </w:rPr>
        <w:t xml:space="preserve"> </w:t>
      </w:r>
      <w:r w:rsidRPr="00164C02">
        <w:rPr>
          <w:rFonts w:ascii="David" w:hAnsi="David" w:cs="David" w:hint="cs"/>
          <w:sz w:val="24"/>
          <w:szCs w:val="24"/>
          <w:rtl/>
        </w:rPr>
        <w:t>בטוחות</w:t>
      </w:r>
      <w:r w:rsidRPr="00164C02">
        <w:rPr>
          <w:rFonts w:ascii="David" w:hAnsi="David" w:cs="David"/>
          <w:sz w:val="24"/>
          <w:szCs w:val="24"/>
          <w:rtl/>
        </w:rPr>
        <w:t xml:space="preserve"> </w:t>
      </w:r>
      <w:r w:rsidRPr="00164C02">
        <w:rPr>
          <w:rFonts w:ascii="David" w:hAnsi="David" w:cs="David" w:hint="cs"/>
          <w:sz w:val="24"/>
          <w:szCs w:val="24"/>
          <w:rtl/>
        </w:rPr>
        <w:t>להבטחת</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לגמר</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לקבלת</w:t>
      </w:r>
      <w:r w:rsidRPr="00164C02">
        <w:rPr>
          <w:rFonts w:ascii="David" w:hAnsi="David" w:cs="David"/>
          <w:sz w:val="24"/>
          <w:szCs w:val="24"/>
          <w:rtl/>
        </w:rPr>
        <w:t xml:space="preserve"> </w:t>
      </w:r>
      <w:r w:rsidRPr="00164C02">
        <w:rPr>
          <w:rFonts w:ascii="David" w:hAnsi="David" w:cs="David" w:hint="cs"/>
          <w:sz w:val="24"/>
          <w:szCs w:val="24"/>
          <w:rtl/>
        </w:rPr>
        <w:t>תעודת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כדין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דרישת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הרשות</w:t>
      </w:r>
      <w:r w:rsidRPr="00164C02">
        <w:rPr>
          <w:rFonts w:ascii="David" w:hAnsi="David" w:cs="David"/>
          <w:sz w:val="24"/>
          <w:szCs w:val="24"/>
          <w:rtl/>
        </w:rPr>
        <w:t xml:space="preserve"> </w:t>
      </w:r>
      <w:r w:rsidRPr="00164C02">
        <w:rPr>
          <w:rFonts w:ascii="David" w:hAnsi="David" w:cs="David" w:hint="cs"/>
          <w:sz w:val="24"/>
          <w:szCs w:val="24"/>
          <w:rtl/>
        </w:rPr>
        <w:t>המקומית</w:t>
      </w:r>
      <w:r w:rsidRPr="00164C02">
        <w:rPr>
          <w:rFonts w:ascii="David" w:hAnsi="David" w:cs="David"/>
          <w:sz w:val="24"/>
          <w:szCs w:val="24"/>
          <w:rtl/>
        </w:rPr>
        <w:t xml:space="preserve">. </w:t>
      </w:r>
      <w:r w:rsidRPr="00164C02">
        <w:rPr>
          <w:rFonts w:ascii="David" w:hAnsi="David" w:cs="David" w:hint="cs"/>
          <w:sz w:val="24"/>
          <w:szCs w:val="24"/>
          <w:rtl/>
        </w:rPr>
        <w:t>ואולם</w:t>
      </w:r>
      <w:r w:rsidRPr="00164C02">
        <w:rPr>
          <w:rFonts w:ascii="David" w:hAnsi="David" w:cs="David"/>
          <w:sz w:val="24"/>
          <w:szCs w:val="24"/>
          <w:rtl/>
        </w:rPr>
        <w:t xml:space="preserve"> </w:t>
      </w:r>
      <w:r w:rsidRPr="00164C02">
        <w:rPr>
          <w:rFonts w:ascii="David" w:hAnsi="David" w:cs="David" w:hint="cs"/>
          <w:sz w:val="24"/>
          <w:szCs w:val="24"/>
          <w:rtl/>
        </w:rPr>
        <w:t>יודגש</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תשלומים</w:t>
      </w:r>
      <w:r w:rsidRPr="00164C02">
        <w:rPr>
          <w:rFonts w:ascii="David" w:hAnsi="David" w:cs="David"/>
          <w:sz w:val="24"/>
          <w:szCs w:val="24"/>
          <w:rtl/>
        </w:rPr>
        <w:t xml:space="preserve"> </w:t>
      </w:r>
      <w:r w:rsidRPr="00164C02">
        <w:rPr>
          <w:rFonts w:ascii="David" w:hAnsi="David" w:cs="David" w:hint="cs"/>
          <w:sz w:val="24"/>
          <w:szCs w:val="24"/>
          <w:rtl/>
        </w:rPr>
        <w:t>לחברת</w:t>
      </w:r>
      <w:r w:rsidRPr="00164C02">
        <w:rPr>
          <w:rFonts w:ascii="David" w:hAnsi="David" w:cs="David"/>
          <w:sz w:val="24"/>
          <w:szCs w:val="24"/>
          <w:rtl/>
        </w:rPr>
        <w:t xml:space="preserve"> </w:t>
      </w:r>
      <w:r w:rsidRPr="00164C02">
        <w:rPr>
          <w:rFonts w:ascii="David" w:hAnsi="David" w:cs="David" w:hint="cs"/>
          <w:sz w:val="24"/>
          <w:szCs w:val="24"/>
          <w:rtl/>
        </w:rPr>
        <w:t>חשמל</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חיבורי</w:t>
      </w:r>
      <w:r w:rsidRPr="00164C02">
        <w:rPr>
          <w:rFonts w:ascii="David" w:hAnsi="David" w:cs="David"/>
          <w:sz w:val="24"/>
          <w:szCs w:val="24"/>
          <w:rtl/>
        </w:rPr>
        <w:t xml:space="preserve"> </w:t>
      </w:r>
      <w:r w:rsidRPr="00164C02">
        <w:rPr>
          <w:rFonts w:ascii="David" w:hAnsi="David" w:cs="David" w:hint="cs"/>
          <w:sz w:val="24"/>
          <w:szCs w:val="24"/>
          <w:rtl/>
        </w:rPr>
        <w:t>חשמל</w:t>
      </w:r>
      <w:r w:rsidRPr="00164C02">
        <w:rPr>
          <w:rFonts w:ascii="David" w:hAnsi="David" w:cs="David"/>
          <w:sz w:val="24"/>
          <w:szCs w:val="24"/>
          <w:rtl/>
        </w:rPr>
        <w:t xml:space="preserve"> </w:t>
      </w:r>
      <w:r w:rsidRPr="00164C02">
        <w:rPr>
          <w:rFonts w:ascii="David" w:hAnsi="David" w:cs="David" w:hint="cs"/>
          <w:sz w:val="24"/>
          <w:szCs w:val="24"/>
          <w:rtl/>
        </w:rPr>
        <w:t>למבנה</w:t>
      </w:r>
      <w:r w:rsidRPr="00164C02">
        <w:rPr>
          <w:rFonts w:ascii="David" w:hAnsi="David" w:cs="David"/>
          <w:sz w:val="24"/>
          <w:szCs w:val="24"/>
          <w:rtl/>
        </w:rPr>
        <w:t>/</w:t>
      </w:r>
      <w:r w:rsidRPr="00164C02">
        <w:rPr>
          <w:rFonts w:ascii="David" w:hAnsi="David" w:cs="David" w:hint="cs"/>
          <w:sz w:val="24"/>
          <w:szCs w:val="24"/>
          <w:rtl/>
        </w:rPr>
        <w:t>ים</w:t>
      </w:r>
      <w:r w:rsidRPr="00164C02">
        <w:rPr>
          <w:rFonts w:ascii="David" w:hAnsi="David" w:cs="David"/>
          <w:sz w:val="24"/>
          <w:szCs w:val="24"/>
          <w:rtl/>
        </w:rPr>
        <w:t xml:space="preserve">, </w:t>
      </w:r>
      <w:r w:rsidRPr="00164C02">
        <w:rPr>
          <w:rFonts w:ascii="David" w:hAnsi="David" w:cs="David" w:hint="cs"/>
          <w:sz w:val="24"/>
          <w:szCs w:val="24"/>
          <w:rtl/>
        </w:rPr>
        <w:t>היטל</w:t>
      </w:r>
      <w:r w:rsidRPr="00164C02">
        <w:rPr>
          <w:rFonts w:ascii="David" w:hAnsi="David" w:cs="David"/>
          <w:sz w:val="24"/>
          <w:szCs w:val="24"/>
          <w:rtl/>
        </w:rPr>
        <w:t xml:space="preserve"> </w:t>
      </w:r>
      <w:r w:rsidRPr="00164C02">
        <w:rPr>
          <w:rFonts w:ascii="David" w:hAnsi="David" w:cs="David" w:hint="cs"/>
          <w:sz w:val="24"/>
          <w:szCs w:val="24"/>
          <w:rtl/>
        </w:rPr>
        <w:t>השבחה</w:t>
      </w:r>
      <w:r w:rsidRPr="00164C02">
        <w:rPr>
          <w:rFonts w:ascii="David" w:hAnsi="David" w:cs="David"/>
          <w:sz w:val="24"/>
          <w:szCs w:val="24"/>
          <w:rtl/>
        </w:rPr>
        <w:t xml:space="preserve">, </w:t>
      </w:r>
      <w:r w:rsidRPr="00164C02">
        <w:rPr>
          <w:rFonts w:ascii="David" w:hAnsi="David" w:cs="David" w:hint="cs"/>
          <w:sz w:val="24"/>
          <w:szCs w:val="24"/>
          <w:rtl/>
        </w:rPr>
        <w:t>אגרות</w:t>
      </w:r>
      <w:r w:rsidRPr="00164C02">
        <w:rPr>
          <w:rFonts w:ascii="David" w:hAnsi="David" w:cs="David"/>
          <w:sz w:val="24"/>
          <w:szCs w:val="24"/>
          <w:rtl/>
        </w:rPr>
        <w:t xml:space="preserve"> </w:t>
      </w:r>
      <w:r w:rsidRPr="00164C02">
        <w:rPr>
          <w:rFonts w:ascii="David" w:hAnsi="David" w:cs="David" w:hint="cs"/>
          <w:sz w:val="24"/>
          <w:szCs w:val="24"/>
          <w:rtl/>
        </w:rPr>
        <w:t>בניה</w:t>
      </w:r>
      <w:r w:rsidRPr="00164C02">
        <w:rPr>
          <w:rFonts w:ascii="David" w:hAnsi="David" w:cs="David"/>
          <w:sz w:val="24"/>
          <w:szCs w:val="24"/>
          <w:rtl/>
        </w:rPr>
        <w:t xml:space="preserve"> </w:t>
      </w:r>
      <w:r w:rsidRPr="00164C02">
        <w:rPr>
          <w:rFonts w:ascii="David" w:hAnsi="David" w:cs="David" w:hint="cs"/>
          <w:sz w:val="24"/>
          <w:szCs w:val="24"/>
          <w:rtl/>
        </w:rPr>
        <w:t>והיטלי</w:t>
      </w:r>
      <w:r w:rsidRPr="00164C02">
        <w:rPr>
          <w:rFonts w:ascii="David" w:hAnsi="David" w:cs="David"/>
          <w:sz w:val="24"/>
          <w:szCs w:val="24"/>
          <w:rtl/>
        </w:rPr>
        <w:t xml:space="preserve"> </w:t>
      </w:r>
      <w:r w:rsidRPr="00164C02">
        <w:rPr>
          <w:rFonts w:ascii="David" w:hAnsi="David" w:cs="David" w:hint="cs"/>
          <w:sz w:val="24"/>
          <w:szCs w:val="24"/>
          <w:rtl/>
        </w:rPr>
        <w:t>פיתוח</w:t>
      </w:r>
      <w:r w:rsidRPr="00164C02">
        <w:rPr>
          <w:rFonts w:ascii="David" w:hAnsi="David" w:cs="David"/>
          <w:sz w:val="24"/>
          <w:szCs w:val="24"/>
          <w:rtl/>
        </w:rPr>
        <w:t xml:space="preserve"> </w:t>
      </w:r>
      <w:r w:rsidRPr="00164C02">
        <w:rPr>
          <w:rFonts w:ascii="David" w:hAnsi="David" w:cs="David" w:hint="cs"/>
          <w:sz w:val="24"/>
          <w:szCs w:val="24"/>
          <w:rtl/>
        </w:rPr>
        <w:t>יחולו</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w:t>
      </w:r>
    </w:p>
    <w:p w14:paraId="198B6F5C" w14:textId="77777777" w:rsidR="00EF4F1C" w:rsidRPr="00164C02" w:rsidRDefault="00EF4F1C" w:rsidP="00164C02">
      <w:pPr>
        <w:numPr>
          <w:ilvl w:val="2"/>
          <w:numId w:val="4"/>
        </w:numPr>
        <w:spacing w:after="0" w:afterAutospacing="0" w:line="240" w:lineRule="auto"/>
        <w:ind w:hanging="698"/>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הישירות</w:t>
      </w:r>
      <w:r w:rsidRPr="00164C02">
        <w:rPr>
          <w:rFonts w:ascii="David" w:hAnsi="David" w:cs="David"/>
          <w:i/>
          <w:sz w:val="24"/>
          <w:szCs w:val="24"/>
          <w:rtl/>
        </w:rPr>
        <w:t xml:space="preserve"> </w:t>
      </w:r>
      <w:r w:rsidRPr="00164C02">
        <w:rPr>
          <w:rFonts w:ascii="David" w:hAnsi="David" w:cs="David" w:hint="eastAsia"/>
          <w:i/>
          <w:sz w:val="24"/>
          <w:szCs w:val="24"/>
          <w:rtl/>
        </w:rPr>
        <w:t>והבלתי</w:t>
      </w:r>
      <w:r w:rsidRPr="00164C02">
        <w:rPr>
          <w:rFonts w:ascii="David" w:hAnsi="David" w:cs="David"/>
          <w:i/>
          <w:sz w:val="24"/>
          <w:szCs w:val="24"/>
          <w:rtl/>
        </w:rPr>
        <w:t xml:space="preserve"> </w:t>
      </w:r>
      <w:r w:rsidRPr="00164C02">
        <w:rPr>
          <w:rFonts w:ascii="David" w:hAnsi="David" w:cs="David" w:hint="eastAsia"/>
          <w:i/>
          <w:sz w:val="24"/>
          <w:szCs w:val="24"/>
          <w:rtl/>
        </w:rPr>
        <w:t>ישירות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הקשורות</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קבלני</w:t>
      </w:r>
      <w:r w:rsidRPr="00164C02">
        <w:rPr>
          <w:rFonts w:ascii="David" w:hAnsi="David" w:cs="David"/>
          <w:i/>
          <w:sz w:val="24"/>
          <w:szCs w:val="24"/>
          <w:rtl/>
        </w:rPr>
        <w:t xml:space="preserve"> </w:t>
      </w:r>
      <w:r w:rsidRPr="00164C02">
        <w:rPr>
          <w:rFonts w:ascii="David" w:hAnsi="David" w:cs="David" w:hint="eastAsia"/>
          <w:i/>
          <w:sz w:val="24"/>
          <w:szCs w:val="24"/>
          <w:rtl/>
        </w:rPr>
        <w:t>המשנה</w:t>
      </w:r>
      <w:r w:rsidRPr="00164C02">
        <w:rPr>
          <w:rFonts w:ascii="David" w:hAnsi="David" w:cs="David"/>
          <w:i/>
          <w:sz w:val="24"/>
          <w:szCs w:val="24"/>
          <w:rtl/>
        </w:rPr>
        <w:t xml:space="preserve"> </w:t>
      </w:r>
      <w:r w:rsidRPr="00164C02">
        <w:rPr>
          <w:rFonts w:ascii="David" w:hAnsi="David" w:cs="David" w:hint="eastAsia"/>
          <w:i/>
          <w:sz w:val="24"/>
          <w:szCs w:val="24"/>
          <w:rtl/>
        </w:rPr>
        <w:t>והוצאות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w:t>
      </w:r>
    </w:p>
    <w:p w14:paraId="153BD931" w14:textId="77777777" w:rsidR="00EF4F1C" w:rsidRPr="00164C02" w:rsidRDefault="00EF4F1C" w:rsidP="00164C02">
      <w:pPr>
        <w:numPr>
          <w:ilvl w:val="2"/>
          <w:numId w:val="4"/>
        </w:numPr>
        <w:spacing w:after="0" w:afterAutospacing="0" w:line="240" w:lineRule="auto"/>
        <w:ind w:hanging="698"/>
        <w:rPr>
          <w:rFonts w:ascii="David" w:hAnsi="David" w:cs="David"/>
          <w:i/>
          <w:sz w:val="24"/>
          <w:szCs w:val="24"/>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מקום</w:t>
      </w:r>
      <w:r w:rsidRPr="00164C02">
        <w:rPr>
          <w:rFonts w:ascii="David" w:hAnsi="David" w:cs="David"/>
          <w:i/>
          <w:sz w:val="24"/>
          <w:szCs w:val="24"/>
          <w:rtl/>
        </w:rPr>
        <w:t xml:space="preserve"> </w:t>
      </w:r>
      <w:r w:rsidRPr="00164C02">
        <w:rPr>
          <w:rFonts w:ascii="David" w:hAnsi="David" w:cs="David" w:hint="eastAsia"/>
          <w:i/>
          <w:sz w:val="24"/>
          <w:szCs w:val="24"/>
          <w:rtl/>
        </w:rPr>
        <w:t>בהסכם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דרישות</w:t>
      </w:r>
      <w:r w:rsidRPr="00164C02">
        <w:rPr>
          <w:rFonts w:ascii="David" w:hAnsi="David" w:cs="David"/>
          <w:i/>
          <w:sz w:val="24"/>
          <w:szCs w:val="24"/>
          <w:rtl/>
        </w:rPr>
        <w:t xml:space="preserve"> </w:t>
      </w:r>
      <w:r w:rsidRPr="00164C02">
        <w:rPr>
          <w:rFonts w:ascii="David" w:hAnsi="David" w:cs="David" w:hint="eastAsia"/>
          <w:i/>
          <w:sz w:val="24"/>
          <w:szCs w:val="24"/>
          <w:rtl/>
        </w:rPr>
        <w:t>כספיות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ובמידה</w:t>
      </w:r>
      <w:r w:rsidRPr="00164C02">
        <w:rPr>
          <w:rFonts w:ascii="David" w:hAnsi="David" w:cs="David"/>
          <w:i/>
          <w:sz w:val="24"/>
          <w:szCs w:val="24"/>
          <w:rtl/>
        </w:rPr>
        <w:t xml:space="preserve"> </w:t>
      </w:r>
      <w:r w:rsidRPr="00164C02">
        <w:rPr>
          <w:rFonts w:ascii="David" w:hAnsi="David" w:cs="David" w:hint="eastAsia"/>
          <w:i/>
          <w:sz w:val="24"/>
          <w:szCs w:val="24"/>
          <w:rtl/>
        </w:rPr>
        <w:t>שתאושרנה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תשולמנה</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במקרים</w:t>
      </w:r>
      <w:r w:rsidRPr="00164C02">
        <w:rPr>
          <w:rFonts w:ascii="David" w:hAnsi="David" w:cs="David"/>
          <w:i/>
          <w:sz w:val="24"/>
          <w:szCs w:val="24"/>
          <w:rtl/>
        </w:rPr>
        <w:t xml:space="preserve"> </w:t>
      </w:r>
      <w:r w:rsidRPr="00164C02">
        <w:rPr>
          <w:rFonts w:ascii="David" w:hAnsi="David" w:cs="David" w:hint="eastAsia"/>
          <w:i/>
          <w:sz w:val="24"/>
          <w:szCs w:val="24"/>
          <w:rtl/>
        </w:rPr>
        <w:t>המפורטים</w:t>
      </w:r>
      <w:r w:rsidRPr="00164C02">
        <w:rPr>
          <w:rFonts w:ascii="David" w:hAnsi="David" w:cs="David"/>
          <w:i/>
          <w:sz w:val="24"/>
          <w:szCs w:val="24"/>
          <w:rtl/>
        </w:rPr>
        <w:t xml:space="preserve"> </w:t>
      </w:r>
      <w:r w:rsidRPr="00164C02">
        <w:rPr>
          <w:rFonts w:ascii="David" w:hAnsi="David" w:cs="David" w:hint="eastAsia"/>
          <w:i/>
          <w:sz w:val="24"/>
          <w:szCs w:val="24"/>
          <w:rtl/>
        </w:rPr>
        <w:t>כדלהלן</w:t>
      </w:r>
      <w:r w:rsidRPr="00164C02">
        <w:rPr>
          <w:rFonts w:ascii="David" w:hAnsi="David" w:cs="David"/>
          <w:i/>
          <w:sz w:val="24"/>
          <w:szCs w:val="24"/>
          <w:rtl/>
        </w:rPr>
        <w:t>:</w:t>
      </w:r>
    </w:p>
    <w:p w14:paraId="3407EC31" w14:textId="77777777" w:rsidR="00EF4F1C" w:rsidRPr="00164C02" w:rsidRDefault="00EF4F1C" w:rsidP="00164C02">
      <w:pPr>
        <w:numPr>
          <w:ilvl w:val="3"/>
          <w:numId w:val="4"/>
        </w:numPr>
        <w:spacing w:after="0" w:afterAutospacing="0" w:line="240" w:lineRule="auto"/>
        <w:ind w:hanging="841"/>
        <w:rPr>
          <w:rFonts w:ascii="David" w:hAnsi="David" w:cs="David"/>
          <w:i/>
          <w:sz w:val="24"/>
          <w:szCs w:val="24"/>
        </w:rPr>
      </w:pPr>
      <w:r w:rsidRPr="00164C02">
        <w:rPr>
          <w:rFonts w:ascii="David" w:hAnsi="David" w:cs="David" w:hint="eastAsia"/>
          <w:i/>
          <w:sz w:val="24"/>
          <w:szCs w:val="24"/>
          <w:rtl/>
        </w:rPr>
        <w:t>שיפורי</w:t>
      </w:r>
      <w:r w:rsidRPr="00164C02">
        <w:rPr>
          <w:rFonts w:ascii="David" w:hAnsi="David" w:cs="David"/>
          <w:i/>
          <w:sz w:val="24"/>
          <w:szCs w:val="24"/>
          <w:rtl/>
        </w:rPr>
        <w:t xml:space="preserve"> </w:t>
      </w:r>
      <w:r w:rsidRPr="00164C02">
        <w:rPr>
          <w:rFonts w:ascii="David" w:hAnsi="David" w:cs="David" w:hint="eastAsia"/>
          <w:i/>
          <w:sz w:val="24"/>
          <w:szCs w:val="24"/>
          <w:rtl/>
        </w:rPr>
        <w:t>סטנדרט</w:t>
      </w:r>
      <w:r w:rsidRPr="00164C02">
        <w:rPr>
          <w:rFonts w:ascii="David" w:hAnsi="David" w:cs="David"/>
          <w:i/>
          <w:sz w:val="24"/>
          <w:szCs w:val="24"/>
          <w:rtl/>
        </w:rPr>
        <w:t xml:space="preserve"> </w:t>
      </w:r>
      <w:r w:rsidRPr="00164C02">
        <w:rPr>
          <w:rFonts w:ascii="David" w:hAnsi="David" w:cs="David" w:hint="eastAsia"/>
          <w:i/>
          <w:sz w:val="24"/>
          <w:szCs w:val="24"/>
          <w:rtl/>
        </w:rPr>
        <w:t>שנועדו</w:t>
      </w:r>
      <w:r w:rsidRPr="00164C02">
        <w:rPr>
          <w:rFonts w:ascii="David" w:hAnsi="David" w:cs="David"/>
          <w:i/>
          <w:sz w:val="24"/>
          <w:szCs w:val="24"/>
          <w:rtl/>
        </w:rPr>
        <w:t xml:space="preserve"> </w:t>
      </w:r>
      <w:r w:rsidRPr="00164C02">
        <w:rPr>
          <w:rFonts w:ascii="David" w:hAnsi="David" w:cs="David" w:hint="eastAsia"/>
          <w:i/>
          <w:sz w:val="24"/>
          <w:szCs w:val="24"/>
          <w:rtl/>
        </w:rPr>
        <w:t>לשיפור</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שיוזמו</w:t>
      </w:r>
      <w:r w:rsidRPr="00164C02">
        <w:rPr>
          <w:rFonts w:ascii="David" w:hAnsi="David" w:cs="David"/>
          <w:i/>
          <w:sz w:val="24"/>
          <w:szCs w:val="24"/>
          <w:rtl/>
        </w:rPr>
        <w:t xml:space="preserve"> </w:t>
      </w:r>
      <w:r w:rsidRPr="00164C02">
        <w:rPr>
          <w:rFonts w:ascii="David" w:hAnsi="David" w:cs="David" w:hint="eastAsia"/>
          <w:i/>
          <w:sz w:val="24"/>
          <w:szCs w:val="24"/>
          <w:rtl/>
        </w:rPr>
        <w:t>והוזמנו</w:t>
      </w:r>
      <w:r w:rsidRPr="00164C02">
        <w:rPr>
          <w:rFonts w:ascii="David" w:hAnsi="David" w:cs="David"/>
          <w:i/>
          <w:sz w:val="24"/>
          <w:szCs w:val="24"/>
          <w:rtl/>
        </w:rPr>
        <w:t xml:space="preserve"> </w:t>
      </w:r>
      <w:r w:rsidRPr="00164C02">
        <w:rPr>
          <w:rFonts w:ascii="David" w:hAnsi="David" w:cs="David" w:hint="eastAsia"/>
          <w:i/>
          <w:sz w:val="24"/>
          <w:szCs w:val="24"/>
          <w:rtl/>
        </w:rPr>
        <w:t>בנפרד</w:t>
      </w:r>
      <w:r w:rsidRPr="00164C02">
        <w:rPr>
          <w:rFonts w:ascii="David" w:hAnsi="David" w:cs="David"/>
          <w:i/>
          <w:sz w:val="24"/>
          <w:szCs w:val="24"/>
          <w:rtl/>
        </w:rPr>
        <w:t xml:space="preserve"> </w:t>
      </w:r>
      <w:r w:rsidRPr="00164C02">
        <w:rPr>
          <w:rFonts w:ascii="David" w:hAnsi="David" w:cs="David" w:hint="eastAsia"/>
          <w:i/>
          <w:sz w:val="24"/>
          <w:szCs w:val="24"/>
          <w:rtl/>
        </w:rPr>
        <w:t>ובכתב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למצוין</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נספחיו</w:t>
      </w:r>
      <w:r w:rsidRPr="00164C02">
        <w:rPr>
          <w:rFonts w:ascii="David" w:hAnsi="David" w:cs="David"/>
          <w:i/>
          <w:sz w:val="24"/>
          <w:szCs w:val="24"/>
          <w:rtl/>
        </w:rPr>
        <w:t>.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הפחתות</w:t>
      </w:r>
      <w:r w:rsidRPr="00164C02">
        <w:rPr>
          <w:rFonts w:ascii="David" w:hAnsi="David" w:cs="David"/>
          <w:i/>
          <w:sz w:val="24"/>
          <w:szCs w:val="24"/>
          <w:rtl/>
        </w:rPr>
        <w:t xml:space="preserve"> </w:t>
      </w:r>
      <w:r w:rsidRPr="00164C02">
        <w:rPr>
          <w:rFonts w:ascii="David" w:hAnsi="David" w:cs="David" w:hint="eastAsia"/>
          <w:i/>
          <w:sz w:val="24"/>
          <w:szCs w:val="24"/>
          <w:rtl/>
        </w:rPr>
        <w:t>בסטנדרט</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יזוכה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בעלות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שבוטלו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שונו</w:t>
      </w:r>
      <w:r w:rsidRPr="00164C02">
        <w:rPr>
          <w:rFonts w:ascii="David" w:hAnsi="David" w:cs="David"/>
          <w:i/>
          <w:sz w:val="24"/>
          <w:szCs w:val="24"/>
          <w:rtl/>
        </w:rPr>
        <w:t>).</w:t>
      </w:r>
    </w:p>
    <w:p w14:paraId="2EFCE0E7" w14:textId="77777777" w:rsidR="00EF4F1C" w:rsidRPr="00164C02" w:rsidRDefault="00EF4F1C" w:rsidP="00164C02">
      <w:pPr>
        <w:numPr>
          <w:ilvl w:val="3"/>
          <w:numId w:val="4"/>
        </w:numPr>
        <w:spacing w:after="0" w:afterAutospacing="0" w:line="240" w:lineRule="auto"/>
        <w:ind w:hanging="841"/>
        <w:rPr>
          <w:rFonts w:ascii="David" w:hAnsi="David" w:cs="David"/>
          <w:sz w:val="24"/>
          <w:szCs w:val="24"/>
        </w:rPr>
      </w:pP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שתידרשנה</w:t>
      </w:r>
      <w:r w:rsidRPr="00164C02">
        <w:rPr>
          <w:rFonts w:ascii="David" w:hAnsi="David" w:cs="David"/>
          <w:i/>
          <w:sz w:val="24"/>
          <w:szCs w:val="24"/>
          <w:rtl/>
        </w:rPr>
        <w:t xml:space="preserve"> </w:t>
      </w:r>
      <w:r w:rsidRPr="00164C02">
        <w:rPr>
          <w:rFonts w:ascii="David" w:hAnsi="David" w:cs="David" w:hint="eastAsia"/>
          <w:i/>
          <w:sz w:val="24"/>
          <w:szCs w:val="24"/>
          <w:rtl/>
        </w:rPr>
        <w:t>בעקבות</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תכנוניות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שסופקו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שתכנונן</w:t>
      </w:r>
      <w:r w:rsidRPr="00164C02">
        <w:rPr>
          <w:rFonts w:ascii="David" w:hAnsi="David" w:cs="David"/>
          <w:i/>
          <w:sz w:val="24"/>
          <w:szCs w:val="24"/>
          <w:rtl/>
        </w:rPr>
        <w:t xml:space="preserve"> </w:t>
      </w:r>
      <w:r w:rsidRPr="00164C02">
        <w:rPr>
          <w:rFonts w:ascii="David" w:hAnsi="David" w:cs="David" w:hint="eastAsia"/>
          <w:i/>
          <w:sz w:val="24"/>
          <w:szCs w:val="24"/>
          <w:rtl/>
        </w:rPr>
        <w:t>באחריותו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שנתגלו</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ושלא</w:t>
      </w:r>
      <w:r w:rsidRPr="00164C02">
        <w:rPr>
          <w:rFonts w:ascii="David" w:hAnsi="David" w:cs="David"/>
          <w:i/>
          <w:sz w:val="24"/>
          <w:szCs w:val="24"/>
          <w:rtl/>
        </w:rPr>
        <w:t xml:space="preserve"> </w:t>
      </w:r>
      <w:r w:rsidRPr="00164C02">
        <w:rPr>
          <w:rFonts w:ascii="David" w:hAnsi="David" w:cs="David" w:hint="eastAsia"/>
          <w:i/>
          <w:sz w:val="24"/>
          <w:szCs w:val="24"/>
          <w:rtl/>
        </w:rPr>
        <w:t>ניתן</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לגלותן</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5.15 </w:t>
      </w:r>
      <w:r w:rsidRPr="00164C02">
        <w:rPr>
          <w:rFonts w:ascii="David" w:hAnsi="David" w:cs="David" w:hint="eastAsia"/>
          <w:i/>
          <w:sz w:val="24"/>
          <w:szCs w:val="24"/>
          <w:rtl/>
        </w:rPr>
        <w:t>לחוזה</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יחול</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תכנוניות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שיוכנו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מי</w:t>
      </w:r>
      <w:r w:rsidRPr="00164C02">
        <w:rPr>
          <w:rFonts w:ascii="David" w:hAnsi="David" w:cs="David"/>
          <w:i/>
          <w:sz w:val="24"/>
          <w:szCs w:val="24"/>
          <w:rtl/>
        </w:rPr>
        <w:t xml:space="preserve"> </w:t>
      </w:r>
      <w:r w:rsidRPr="00164C02">
        <w:rPr>
          <w:rFonts w:ascii="David" w:hAnsi="David" w:cs="David" w:hint="eastAsia"/>
          <w:i/>
          <w:sz w:val="24"/>
          <w:szCs w:val="24"/>
          <w:rtl/>
        </w:rPr>
        <w:t>מטעמו</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קונסטרוקציה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תיאום</w:t>
      </w:r>
      <w:r w:rsidRPr="00164C02">
        <w:rPr>
          <w:rFonts w:ascii="David" w:hAnsi="David" w:cs="David"/>
          <w:i/>
          <w:sz w:val="24"/>
          <w:szCs w:val="24"/>
          <w:rtl/>
        </w:rPr>
        <w:t xml:space="preserve"> </w:t>
      </w:r>
      <w:r w:rsidRPr="00164C02">
        <w:rPr>
          <w:rFonts w:ascii="David" w:hAnsi="David" w:cs="David" w:hint="eastAsia"/>
          <w:i/>
          <w:sz w:val="24"/>
          <w:szCs w:val="24"/>
          <w:rtl/>
        </w:rPr>
        <w:t>תכנון</w:t>
      </w:r>
      <w:r w:rsidRPr="00164C02">
        <w:rPr>
          <w:rFonts w:ascii="David" w:hAnsi="David" w:cs="David"/>
          <w:i/>
          <w:sz w:val="24"/>
          <w:szCs w:val="24"/>
          <w:rtl/>
        </w:rPr>
        <w:t xml:space="preserve"> </w:t>
      </w:r>
      <w:r w:rsidRPr="00164C02">
        <w:rPr>
          <w:rFonts w:ascii="David" w:hAnsi="David" w:cs="David" w:hint="eastAsia"/>
          <w:i/>
          <w:sz w:val="24"/>
          <w:szCs w:val="24"/>
          <w:rtl/>
        </w:rPr>
        <w:t>שבאחריות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לתאמו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יחול</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במפרטים</w:t>
      </w:r>
      <w:r w:rsidRPr="00164C02">
        <w:rPr>
          <w:rFonts w:ascii="David" w:hAnsi="David" w:cs="David"/>
          <w:i/>
          <w:sz w:val="24"/>
          <w:szCs w:val="24"/>
          <w:rtl/>
        </w:rPr>
        <w:t xml:space="preserve"> </w:t>
      </w:r>
      <w:r w:rsidRPr="00164C02">
        <w:rPr>
          <w:rFonts w:ascii="David" w:hAnsi="David" w:cs="David" w:hint="eastAsia"/>
          <w:i/>
          <w:sz w:val="24"/>
          <w:szCs w:val="24"/>
          <w:rtl/>
        </w:rPr>
        <w:t>שסופקו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שנתגלו</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נגרמו</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עלויות</w:t>
      </w:r>
      <w:r w:rsidRPr="00164C02">
        <w:rPr>
          <w:rFonts w:ascii="David" w:hAnsi="David" w:cs="David"/>
          <w:i/>
          <w:sz w:val="24"/>
          <w:szCs w:val="24"/>
          <w:rtl/>
        </w:rPr>
        <w:t>.</w:t>
      </w:r>
    </w:p>
    <w:p w14:paraId="364CD43C" w14:textId="77777777" w:rsidR="00EF4F1C" w:rsidRPr="00164C02" w:rsidRDefault="00EF4F1C" w:rsidP="00164C02">
      <w:pPr>
        <w:spacing w:after="0" w:afterAutospacing="0" w:line="240" w:lineRule="auto"/>
        <w:ind w:left="374"/>
        <w:rPr>
          <w:rFonts w:ascii="David" w:hAnsi="David" w:cs="David"/>
          <w:i/>
          <w:sz w:val="24"/>
          <w:szCs w:val="24"/>
        </w:rPr>
      </w:pPr>
      <w:r w:rsidRPr="00164C02">
        <w:rPr>
          <w:rFonts w:ascii="David" w:hAnsi="David" w:cs="David" w:hint="eastAsia"/>
          <w:i/>
          <w:sz w:val="24"/>
          <w:szCs w:val="24"/>
          <w:rtl/>
        </w:rPr>
        <w:t>השיפוי</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הטעות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שאמור</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להתבצע</w:t>
      </w:r>
      <w:r w:rsidRPr="00164C02">
        <w:rPr>
          <w:rFonts w:ascii="David" w:hAnsi="David" w:cs="David"/>
          <w:i/>
          <w:sz w:val="24"/>
          <w:szCs w:val="24"/>
          <w:rtl/>
        </w:rPr>
        <w:t xml:space="preserve"> </w:t>
      </w:r>
      <w:r w:rsidRPr="00164C02">
        <w:rPr>
          <w:rFonts w:ascii="David" w:hAnsi="David" w:cs="David" w:hint="eastAsia"/>
          <w:i/>
          <w:sz w:val="24"/>
          <w:szCs w:val="24"/>
          <w:rtl/>
        </w:rPr>
        <w:t>לולא</w:t>
      </w:r>
      <w:r w:rsidRPr="00164C02">
        <w:rPr>
          <w:rFonts w:ascii="David" w:hAnsi="David" w:cs="David"/>
          <w:i/>
          <w:sz w:val="24"/>
          <w:szCs w:val="24"/>
          <w:rtl/>
        </w:rPr>
        <w:t xml:space="preserve"> </w:t>
      </w:r>
      <w:r w:rsidRPr="00164C02">
        <w:rPr>
          <w:rFonts w:ascii="David" w:hAnsi="David" w:cs="David" w:hint="eastAsia"/>
          <w:i/>
          <w:sz w:val="24"/>
          <w:szCs w:val="24"/>
          <w:rtl/>
        </w:rPr>
        <w:t>הטעות</w:t>
      </w:r>
      <w:r w:rsidRPr="00164C02">
        <w:rPr>
          <w:rFonts w:ascii="David" w:hAnsi="David" w:cs="David"/>
          <w:i/>
          <w:sz w:val="24"/>
          <w:szCs w:val="24"/>
          <w:rtl/>
        </w:rPr>
        <w:t xml:space="preserve">, </w:t>
      </w:r>
      <w:r w:rsidRPr="00164C02">
        <w:rPr>
          <w:rFonts w:ascii="David" w:hAnsi="David" w:cs="David" w:hint="eastAsia"/>
          <w:i/>
          <w:sz w:val="24"/>
          <w:szCs w:val="24"/>
          <w:rtl/>
        </w:rPr>
        <w:t>ויהיה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תקורות</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w:t>
      </w:r>
      <w:r w:rsidRPr="00164C02">
        <w:rPr>
          <w:rFonts w:ascii="David" w:hAnsi="David" w:cs="David" w:hint="eastAsia"/>
          <w:i/>
          <w:sz w:val="24"/>
          <w:szCs w:val="24"/>
          <w:rtl/>
        </w:rPr>
        <w:t>ז</w:t>
      </w:r>
      <w:r w:rsidRPr="00164C02">
        <w:rPr>
          <w:rFonts w:ascii="David" w:hAnsi="David" w:cs="David"/>
          <w:i/>
          <w:sz w:val="24"/>
          <w:szCs w:val="24"/>
          <w:rtl/>
        </w:rPr>
        <w:t xml:space="preserve">, </w:t>
      </w: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וכיוצא</w:t>
      </w:r>
      <w:r w:rsidRPr="00164C02">
        <w:rPr>
          <w:rFonts w:ascii="David" w:hAnsi="David" w:cs="David"/>
          <w:i/>
          <w:sz w:val="24"/>
          <w:szCs w:val="24"/>
          <w:rtl/>
        </w:rPr>
        <w:t xml:space="preserve"> </w:t>
      </w:r>
      <w:r w:rsidRPr="00164C02">
        <w:rPr>
          <w:rFonts w:ascii="David" w:hAnsi="David" w:cs="David" w:hint="eastAsia"/>
          <w:i/>
          <w:sz w:val="24"/>
          <w:szCs w:val="24"/>
          <w:rtl/>
        </w:rPr>
        <w:t>בזה</w:t>
      </w:r>
      <w:r w:rsidRPr="00164C02">
        <w:rPr>
          <w:rFonts w:ascii="David" w:hAnsi="David" w:cs="David"/>
          <w:i/>
          <w:sz w:val="24"/>
          <w:szCs w:val="24"/>
          <w:rtl/>
        </w:rPr>
        <w:t xml:space="preserve">, </w:t>
      </w:r>
      <w:r w:rsidRPr="00164C02">
        <w:rPr>
          <w:rFonts w:ascii="David" w:hAnsi="David" w:cs="David" w:hint="eastAsia"/>
          <w:i/>
          <w:sz w:val="24"/>
          <w:szCs w:val="24"/>
          <w:rtl/>
        </w:rPr>
        <w:t>והכול</w:t>
      </w:r>
      <w:r w:rsidRPr="00164C02">
        <w:rPr>
          <w:rFonts w:ascii="David" w:hAnsi="David" w:cs="David"/>
          <w:i/>
          <w:sz w:val="24"/>
          <w:szCs w:val="24"/>
          <w:rtl/>
        </w:rPr>
        <w:t xml:space="preserve"> </w:t>
      </w:r>
      <w:r w:rsidRPr="00164C02">
        <w:rPr>
          <w:rFonts w:ascii="David" w:hAnsi="David" w:cs="David" w:hint="eastAsia"/>
          <w:i/>
          <w:sz w:val="24"/>
          <w:szCs w:val="24"/>
          <w:rtl/>
        </w:rPr>
        <w:t>בהסכמת</w:t>
      </w:r>
      <w:r w:rsidRPr="00164C02">
        <w:rPr>
          <w:rFonts w:ascii="David" w:hAnsi="David" w:cs="David"/>
          <w:i/>
          <w:sz w:val="24"/>
          <w:szCs w:val="24"/>
          <w:rtl/>
        </w:rPr>
        <w:t xml:space="preserve"> </w:t>
      </w:r>
      <w:r w:rsidRPr="00164C02">
        <w:rPr>
          <w:rFonts w:ascii="David" w:hAnsi="David" w:cs="David" w:hint="eastAsia"/>
          <w:i/>
          <w:sz w:val="24"/>
          <w:szCs w:val="24"/>
          <w:rtl/>
        </w:rPr>
        <w:t>ובאישור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3C76E53A"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הגדלת</w:t>
      </w:r>
      <w:r w:rsidRPr="00164C02">
        <w:rPr>
          <w:rFonts w:ascii="David" w:hAnsi="David" w:cs="David"/>
          <w:i/>
          <w:sz w:val="24"/>
          <w:szCs w:val="24"/>
          <w:rtl/>
        </w:rPr>
        <w:t xml:space="preserve"> </w:t>
      </w:r>
      <w:r w:rsidRPr="00164C02">
        <w:rPr>
          <w:rFonts w:ascii="David" w:hAnsi="David" w:cs="David" w:hint="eastAsia"/>
          <w:i/>
          <w:sz w:val="24"/>
          <w:szCs w:val="24"/>
          <w:rtl/>
        </w:rPr>
        <w:t>שטחי</w:t>
      </w:r>
      <w:r w:rsidRPr="00164C02">
        <w:rPr>
          <w:rFonts w:ascii="David" w:hAnsi="David" w:cs="David"/>
          <w:i/>
          <w:sz w:val="24"/>
          <w:szCs w:val="24"/>
          <w:rtl/>
        </w:rPr>
        <w:t xml:space="preserve"> </w:t>
      </w:r>
      <w:r w:rsidRPr="00164C02">
        <w:rPr>
          <w:rFonts w:ascii="David" w:hAnsi="David" w:cs="David" w:hint="eastAsia"/>
          <w:i/>
          <w:sz w:val="24"/>
          <w:szCs w:val="24"/>
          <w:rtl/>
        </w:rPr>
        <w:t>בנייה</w:t>
      </w:r>
      <w:r w:rsidRPr="00164C02">
        <w:rPr>
          <w:rFonts w:ascii="David" w:hAnsi="David" w:cs="David"/>
          <w:i/>
          <w:sz w:val="24"/>
          <w:szCs w:val="24"/>
          <w:rtl/>
        </w:rPr>
        <w:t>.</w:t>
      </w:r>
    </w:p>
    <w:p w14:paraId="3844BD55"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בתקנים</w:t>
      </w:r>
      <w:r w:rsidRPr="00164C02">
        <w:rPr>
          <w:rFonts w:ascii="David" w:hAnsi="David" w:cs="David"/>
          <w:i/>
          <w:sz w:val="24"/>
          <w:szCs w:val="24"/>
          <w:rtl/>
        </w:rPr>
        <w:t>/</w:t>
      </w:r>
      <w:r w:rsidRPr="00164C02">
        <w:rPr>
          <w:rFonts w:ascii="David" w:hAnsi="David" w:cs="David" w:hint="eastAsia"/>
          <w:i/>
          <w:sz w:val="24"/>
          <w:szCs w:val="24"/>
          <w:rtl/>
        </w:rPr>
        <w:t>תקנות</w:t>
      </w:r>
      <w:r w:rsidRPr="00164C02">
        <w:rPr>
          <w:rFonts w:ascii="David" w:hAnsi="David" w:cs="David"/>
          <w:i/>
          <w:sz w:val="24"/>
          <w:szCs w:val="24"/>
          <w:rtl/>
        </w:rPr>
        <w:t>/</w:t>
      </w:r>
      <w:r w:rsidRPr="00164C02">
        <w:rPr>
          <w:rFonts w:ascii="David" w:hAnsi="David" w:cs="David" w:hint="eastAsia"/>
          <w:i/>
          <w:sz w:val="24"/>
          <w:szCs w:val="24"/>
          <w:rtl/>
        </w:rPr>
        <w:t>חוקים</w:t>
      </w:r>
      <w:r w:rsidRPr="00164C02">
        <w:rPr>
          <w:rFonts w:ascii="David" w:hAnsi="David" w:cs="David"/>
          <w:i/>
          <w:sz w:val="24"/>
          <w:szCs w:val="24"/>
          <w:rtl/>
        </w:rPr>
        <w:t>/</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רשויות</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היו</w:t>
      </w:r>
      <w:r w:rsidRPr="00164C02">
        <w:rPr>
          <w:rFonts w:ascii="David" w:hAnsi="David" w:cs="David"/>
          <w:i/>
          <w:sz w:val="24"/>
          <w:szCs w:val="24"/>
          <w:rtl/>
        </w:rPr>
        <w:t xml:space="preserve"> </w:t>
      </w:r>
      <w:r w:rsidRPr="00164C02">
        <w:rPr>
          <w:rFonts w:ascii="David" w:hAnsi="David" w:cs="David" w:hint="eastAsia"/>
          <w:i/>
          <w:sz w:val="24"/>
          <w:szCs w:val="24"/>
          <w:rtl/>
        </w:rPr>
        <w:t>ידועים</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חתימת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ומשמעותם</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כספית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w:t>
      </w:r>
    </w:p>
    <w:p w14:paraId="402048DC"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המתחייבות</w:t>
      </w:r>
      <w:r w:rsidRPr="00164C02">
        <w:rPr>
          <w:rFonts w:ascii="David" w:hAnsi="David" w:cs="David"/>
          <w:i/>
          <w:sz w:val="24"/>
          <w:szCs w:val="24"/>
          <w:rtl/>
        </w:rPr>
        <w:t xml:space="preserve"> </w:t>
      </w:r>
      <w:r w:rsidRPr="00164C02">
        <w:rPr>
          <w:rFonts w:ascii="David" w:hAnsi="David" w:cs="David" w:hint="eastAsia"/>
          <w:i/>
          <w:sz w:val="24"/>
          <w:szCs w:val="24"/>
          <w:rtl/>
        </w:rPr>
        <w:t>מהחוזה</w:t>
      </w:r>
      <w:r w:rsidRPr="00164C02">
        <w:rPr>
          <w:rFonts w:ascii="David" w:hAnsi="David" w:cs="David"/>
          <w:i/>
          <w:sz w:val="24"/>
          <w:szCs w:val="24"/>
          <w:rtl/>
        </w:rPr>
        <w:t xml:space="preserve"> </w:t>
      </w:r>
      <w:r w:rsidRPr="00164C02">
        <w:rPr>
          <w:rFonts w:ascii="David" w:hAnsi="David" w:cs="David" w:hint="eastAsia"/>
          <w:i/>
          <w:sz w:val="24"/>
          <w:szCs w:val="24"/>
          <w:rtl/>
        </w:rPr>
        <w:t>ומביצועו</w:t>
      </w:r>
      <w:r w:rsidRPr="00164C02">
        <w:rPr>
          <w:rFonts w:ascii="David" w:hAnsi="David" w:cs="David"/>
          <w:i/>
          <w:sz w:val="24"/>
          <w:szCs w:val="24"/>
          <w:rtl/>
        </w:rPr>
        <w:t xml:space="preserve">, </w:t>
      </w:r>
      <w:r w:rsidRPr="00164C02">
        <w:rPr>
          <w:rFonts w:ascii="David" w:hAnsi="David" w:cs="David" w:hint="eastAsia"/>
          <w:i/>
          <w:sz w:val="24"/>
          <w:szCs w:val="24"/>
          <w:rtl/>
        </w:rPr>
        <w:t>הן</w:t>
      </w:r>
      <w:r w:rsidRPr="00164C02">
        <w:rPr>
          <w:rFonts w:ascii="David" w:hAnsi="David" w:cs="David"/>
          <w:i/>
          <w:sz w:val="24"/>
          <w:szCs w:val="24"/>
          <w:rtl/>
        </w:rPr>
        <w:t xml:space="preserve"> </w:t>
      </w:r>
      <w:r w:rsidRPr="00164C02">
        <w:rPr>
          <w:rFonts w:ascii="David" w:hAnsi="David" w:cs="David" w:hint="eastAsia"/>
          <w:i/>
          <w:sz w:val="24"/>
          <w:szCs w:val="24"/>
          <w:rtl/>
        </w:rPr>
        <w:t>הישירות</w:t>
      </w:r>
      <w:r w:rsidRPr="00164C02">
        <w:rPr>
          <w:rFonts w:ascii="David" w:hAnsi="David" w:cs="David"/>
          <w:i/>
          <w:sz w:val="24"/>
          <w:szCs w:val="24"/>
          <w:rtl/>
        </w:rPr>
        <w:t xml:space="preserve"> </w:t>
      </w:r>
      <w:r w:rsidRPr="00164C02">
        <w:rPr>
          <w:rFonts w:ascii="David" w:hAnsi="David" w:cs="David" w:hint="eastAsia"/>
          <w:i/>
          <w:sz w:val="24"/>
          <w:szCs w:val="24"/>
          <w:rtl/>
        </w:rPr>
        <w:t>והן</w:t>
      </w:r>
      <w:r w:rsidRPr="00164C02">
        <w:rPr>
          <w:rFonts w:ascii="David" w:hAnsi="David" w:cs="David"/>
          <w:i/>
          <w:sz w:val="24"/>
          <w:szCs w:val="24"/>
          <w:rtl/>
        </w:rPr>
        <w:t xml:space="preserve"> </w:t>
      </w:r>
      <w:r w:rsidRPr="00164C02">
        <w:rPr>
          <w:rFonts w:ascii="David" w:hAnsi="David" w:cs="David" w:hint="eastAsia"/>
          <w:i/>
          <w:sz w:val="24"/>
          <w:szCs w:val="24"/>
          <w:rtl/>
        </w:rPr>
        <w:t>העקיפות</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התקורה</w:t>
      </w:r>
      <w:r w:rsidRPr="00164C02">
        <w:rPr>
          <w:rFonts w:ascii="David" w:hAnsi="David" w:cs="David"/>
          <w:i/>
          <w:sz w:val="24"/>
          <w:szCs w:val="24"/>
          <w:rtl/>
        </w:rPr>
        <w:t xml:space="preserve"> </w:t>
      </w:r>
      <w:r w:rsidRPr="00164C02">
        <w:rPr>
          <w:rFonts w:ascii="David" w:hAnsi="David" w:cs="David" w:hint="eastAsia"/>
          <w:i/>
          <w:sz w:val="24"/>
          <w:szCs w:val="24"/>
          <w:rtl/>
        </w:rPr>
        <w:t>והוצאות</w:t>
      </w:r>
      <w:r w:rsidRPr="00164C02">
        <w:rPr>
          <w:rFonts w:ascii="David" w:hAnsi="David" w:cs="David"/>
          <w:i/>
          <w:sz w:val="24"/>
          <w:szCs w:val="24"/>
          <w:rtl/>
        </w:rPr>
        <w:t xml:space="preserve"> </w:t>
      </w:r>
      <w:r w:rsidRPr="00164C02">
        <w:rPr>
          <w:rFonts w:ascii="David" w:hAnsi="David" w:cs="David" w:hint="eastAsia"/>
          <w:i/>
          <w:sz w:val="24"/>
          <w:szCs w:val="24"/>
          <w:rtl/>
        </w:rPr>
        <w:t>המימון</w:t>
      </w:r>
      <w:r w:rsidRPr="00164C02">
        <w:rPr>
          <w:rFonts w:ascii="David" w:hAnsi="David" w:cs="David"/>
          <w:i/>
          <w:sz w:val="24"/>
          <w:szCs w:val="24"/>
          <w:rtl/>
        </w:rPr>
        <w:t>.</w:t>
      </w:r>
    </w:p>
    <w:p w14:paraId="3197F7BD"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הצמדה</w:t>
      </w:r>
    </w:p>
    <w:p w14:paraId="2E07E301"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המגיע</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חשבון</w:t>
      </w:r>
      <w:r w:rsidRPr="00164C02">
        <w:rPr>
          <w:rFonts w:ascii="David" w:hAnsi="David" w:cs="David"/>
          <w:sz w:val="24"/>
          <w:szCs w:val="24"/>
          <w:rtl/>
        </w:rPr>
        <w:t xml:space="preserve"> </w:t>
      </w:r>
      <w:r w:rsidRPr="00164C02">
        <w:rPr>
          <w:rFonts w:ascii="David" w:hAnsi="David" w:cs="David" w:hint="cs"/>
          <w:sz w:val="24"/>
          <w:szCs w:val="24"/>
          <w:rtl/>
        </w:rPr>
        <w:t>ביניים</w:t>
      </w:r>
      <w:r w:rsidRPr="00164C02">
        <w:rPr>
          <w:rFonts w:ascii="David" w:hAnsi="David" w:cs="David"/>
          <w:sz w:val="24"/>
          <w:szCs w:val="24"/>
          <w:rtl/>
        </w:rPr>
        <w:t xml:space="preserve"> </w:t>
      </w:r>
      <w:r w:rsidRPr="00164C02">
        <w:rPr>
          <w:rFonts w:ascii="David" w:hAnsi="David" w:cs="David" w:hint="cs"/>
          <w:sz w:val="24"/>
          <w:szCs w:val="24"/>
          <w:rtl/>
        </w:rPr>
        <w:t>לאחר</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הניכויים</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8.2.4 </w:t>
      </w:r>
      <w:r w:rsidRPr="00164C02">
        <w:rPr>
          <w:rFonts w:ascii="David" w:hAnsi="David" w:cs="David" w:hint="cs"/>
          <w:sz w:val="24"/>
          <w:szCs w:val="24"/>
          <w:rtl/>
        </w:rPr>
        <w:t>להלן</w:t>
      </w:r>
      <w:r w:rsidRPr="00164C02">
        <w:rPr>
          <w:rFonts w:ascii="David" w:hAnsi="David" w:cs="David"/>
          <w:sz w:val="24"/>
          <w:szCs w:val="24"/>
          <w:rtl/>
        </w:rPr>
        <w:t xml:space="preserve">, </w:t>
      </w:r>
      <w:r w:rsidRPr="00164C02">
        <w:rPr>
          <w:rFonts w:ascii="David" w:hAnsi="David" w:cs="David" w:hint="cs"/>
          <w:sz w:val="24"/>
          <w:szCs w:val="24"/>
          <w:rtl/>
        </w:rPr>
        <w:t>ויתרת</w:t>
      </w:r>
      <w:r w:rsidRPr="00164C02">
        <w:rPr>
          <w:rFonts w:ascii="David" w:hAnsi="David" w:cs="David"/>
          <w:sz w:val="24"/>
          <w:szCs w:val="24"/>
          <w:rtl/>
        </w:rPr>
        <w:t xml:space="preserve"> </w:t>
      </w:r>
      <w:r w:rsidRPr="00164C02">
        <w:rPr>
          <w:rFonts w:ascii="David" w:hAnsi="David" w:cs="David" w:hint="cs"/>
          <w:sz w:val="24"/>
          <w:szCs w:val="24"/>
          <w:rtl/>
        </w:rPr>
        <w:t>המגיע</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יהיו</w:t>
      </w:r>
      <w:r w:rsidRPr="00164C02">
        <w:rPr>
          <w:rFonts w:ascii="David" w:hAnsi="David" w:cs="David"/>
          <w:sz w:val="24"/>
          <w:szCs w:val="24"/>
          <w:rtl/>
        </w:rPr>
        <w:t xml:space="preserve"> </w:t>
      </w:r>
      <w:r w:rsidRPr="00164C02">
        <w:rPr>
          <w:rFonts w:ascii="David" w:hAnsi="David" w:cs="David" w:hint="cs"/>
          <w:sz w:val="24"/>
          <w:szCs w:val="24"/>
          <w:rtl/>
        </w:rPr>
        <w:t>צמודים</w:t>
      </w:r>
      <w:r w:rsidRPr="00164C02">
        <w:rPr>
          <w:rFonts w:ascii="David" w:hAnsi="David" w:cs="David"/>
          <w:sz w:val="24"/>
          <w:szCs w:val="24"/>
          <w:rtl/>
        </w:rPr>
        <w:t xml:space="preserve"> </w:t>
      </w:r>
      <w:r w:rsidRPr="00164C02">
        <w:rPr>
          <w:rFonts w:ascii="David" w:hAnsi="David" w:cs="David" w:hint="cs"/>
          <w:sz w:val="24"/>
          <w:szCs w:val="24"/>
          <w:rtl/>
        </w:rPr>
        <w:t>למדד</w:t>
      </w:r>
      <w:r w:rsidRPr="00164C02">
        <w:rPr>
          <w:rFonts w:ascii="David" w:hAnsi="David" w:cs="David"/>
          <w:sz w:val="24"/>
          <w:szCs w:val="24"/>
          <w:rtl/>
        </w:rPr>
        <w:t xml:space="preserve"> </w:t>
      </w:r>
      <w:r w:rsidRPr="00164C02">
        <w:rPr>
          <w:rFonts w:ascii="David" w:hAnsi="David" w:cs="David" w:hint="cs"/>
          <w:sz w:val="24"/>
          <w:szCs w:val="24"/>
          <w:rtl/>
        </w:rPr>
        <w:t>תשומות</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למגורים</w:t>
      </w:r>
      <w:r w:rsidRPr="00164C02">
        <w:rPr>
          <w:rFonts w:ascii="David" w:hAnsi="David" w:cs="David"/>
          <w:sz w:val="24"/>
          <w:szCs w:val="24"/>
          <w:rtl/>
        </w:rPr>
        <w:t xml:space="preserve"> </w:t>
      </w:r>
      <w:r w:rsidRPr="00164C02">
        <w:rPr>
          <w:rFonts w:ascii="David" w:hAnsi="David" w:cs="David" w:hint="cs"/>
          <w:sz w:val="24"/>
          <w:szCs w:val="24"/>
          <w:rtl/>
        </w:rPr>
        <w:t>בעיקור</w:t>
      </w:r>
      <w:r w:rsidRPr="00164C02">
        <w:rPr>
          <w:rFonts w:ascii="David" w:hAnsi="David" w:cs="David"/>
          <w:sz w:val="24"/>
          <w:szCs w:val="24"/>
          <w:rtl/>
        </w:rPr>
        <w:t xml:space="preserve"> </w:t>
      </w:r>
      <w:r w:rsidRPr="00164C02">
        <w:rPr>
          <w:rFonts w:ascii="David" w:hAnsi="David" w:cs="David" w:hint="cs"/>
          <w:sz w:val="24"/>
          <w:szCs w:val="24"/>
          <w:rtl/>
        </w:rPr>
        <w:t>שעות</w:t>
      </w:r>
      <w:r w:rsidRPr="00164C02">
        <w:rPr>
          <w:rFonts w:ascii="David" w:hAnsi="David" w:cs="David"/>
          <w:sz w:val="24"/>
          <w:szCs w:val="24"/>
          <w:rtl/>
        </w:rPr>
        <w:t xml:space="preserve"> </w:t>
      </w:r>
      <w:r w:rsidRPr="00164C02">
        <w:rPr>
          <w:rFonts w:ascii="David" w:hAnsi="David" w:cs="David" w:hint="cs"/>
          <w:sz w:val="24"/>
          <w:szCs w:val="24"/>
          <w:rtl/>
        </w:rPr>
        <w:t>קיץ</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ובכפוף</w:t>
      </w:r>
      <w:r w:rsidRPr="00164C02">
        <w:rPr>
          <w:rFonts w:ascii="David" w:hAnsi="David" w:cs="David"/>
          <w:sz w:val="24"/>
          <w:szCs w:val="24"/>
          <w:rtl/>
        </w:rPr>
        <w:t xml:space="preserve"> </w:t>
      </w:r>
      <w:r w:rsidRPr="00164C02">
        <w:rPr>
          <w:rFonts w:ascii="David" w:hAnsi="David" w:cs="David" w:hint="cs"/>
          <w:sz w:val="24"/>
          <w:szCs w:val="24"/>
          <w:rtl/>
        </w:rPr>
        <w:t>למפורט</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7F9C72EE"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למניעת</w:t>
      </w:r>
      <w:r w:rsidRPr="00164C02">
        <w:rPr>
          <w:rFonts w:ascii="David" w:hAnsi="David" w:cs="David"/>
          <w:sz w:val="24"/>
          <w:szCs w:val="24"/>
          <w:rtl/>
        </w:rPr>
        <w:t xml:space="preserve"> </w:t>
      </w:r>
      <w:r w:rsidRPr="00164C02">
        <w:rPr>
          <w:rFonts w:ascii="David" w:hAnsi="David" w:cs="David" w:hint="cs"/>
          <w:sz w:val="24"/>
          <w:szCs w:val="24"/>
          <w:rtl/>
        </w:rPr>
        <w:t>ספק</w:t>
      </w:r>
      <w:r w:rsidRPr="00164C02">
        <w:rPr>
          <w:rFonts w:ascii="David" w:hAnsi="David" w:cs="David"/>
          <w:sz w:val="24"/>
          <w:szCs w:val="24"/>
          <w:rtl/>
        </w:rPr>
        <w:t xml:space="preserve">, </w:t>
      </w:r>
      <w:r w:rsidRPr="00164C02">
        <w:rPr>
          <w:rFonts w:ascii="David" w:hAnsi="David" w:cs="David" w:hint="cs"/>
          <w:sz w:val="24"/>
          <w:szCs w:val="24"/>
          <w:rtl/>
        </w:rPr>
        <w:t>מובהר</w:t>
      </w:r>
      <w:r w:rsidRPr="00164C02">
        <w:rPr>
          <w:rFonts w:ascii="David" w:hAnsi="David" w:cs="David"/>
          <w:sz w:val="24"/>
          <w:szCs w:val="24"/>
          <w:rtl/>
        </w:rPr>
        <w:t xml:space="preserve"> </w:t>
      </w:r>
      <w:r w:rsidRPr="00164C02">
        <w:rPr>
          <w:rFonts w:ascii="David" w:hAnsi="David" w:cs="David" w:hint="cs"/>
          <w:sz w:val="24"/>
          <w:szCs w:val="24"/>
          <w:rtl/>
        </w:rPr>
        <w:t>בזאת</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תוספת</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הפרשי</w:t>
      </w:r>
      <w:r w:rsidRPr="00164C02">
        <w:rPr>
          <w:rFonts w:ascii="David" w:hAnsi="David" w:cs="David"/>
          <w:sz w:val="24"/>
          <w:szCs w:val="24"/>
          <w:rtl/>
        </w:rPr>
        <w:t xml:space="preserve"> </w:t>
      </w:r>
      <w:r w:rsidRPr="00164C02">
        <w:rPr>
          <w:rFonts w:ascii="David" w:hAnsi="David" w:cs="David" w:hint="cs"/>
          <w:sz w:val="24"/>
          <w:szCs w:val="24"/>
          <w:rtl/>
        </w:rPr>
        <w:t>הצמדה</w:t>
      </w:r>
      <w:r w:rsidRPr="00164C02">
        <w:rPr>
          <w:rFonts w:ascii="David" w:hAnsi="David" w:cs="David"/>
          <w:sz w:val="24"/>
          <w:szCs w:val="24"/>
          <w:rtl/>
        </w:rPr>
        <w:t xml:space="preserve"> </w:t>
      </w:r>
      <w:r w:rsidRPr="00164C02">
        <w:rPr>
          <w:rFonts w:ascii="David" w:hAnsi="David" w:cs="David" w:hint="cs"/>
          <w:sz w:val="24"/>
          <w:szCs w:val="24"/>
          <w:rtl/>
        </w:rPr>
        <w:t>למדד</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תחול</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התקופה</w:t>
      </w:r>
      <w:r w:rsidRPr="00164C02">
        <w:rPr>
          <w:rFonts w:ascii="David" w:hAnsi="David" w:cs="David"/>
          <w:sz w:val="24"/>
          <w:szCs w:val="24"/>
          <w:rtl/>
        </w:rPr>
        <w:t xml:space="preserve"> </w:t>
      </w:r>
      <w:r w:rsidRPr="00164C02">
        <w:rPr>
          <w:rFonts w:ascii="David" w:hAnsi="David" w:cs="David" w:hint="cs"/>
          <w:sz w:val="24"/>
          <w:szCs w:val="24"/>
          <w:rtl/>
        </w:rPr>
        <w:t>שבין</w:t>
      </w:r>
      <w:r w:rsidRPr="00164C02">
        <w:rPr>
          <w:rFonts w:ascii="David" w:hAnsi="David" w:cs="David"/>
          <w:sz w:val="24"/>
          <w:szCs w:val="24"/>
          <w:rtl/>
        </w:rPr>
        <w:t xml:space="preserve"> </w:t>
      </w:r>
      <w:r w:rsidRPr="00164C02">
        <w:rPr>
          <w:rFonts w:ascii="David" w:hAnsi="David" w:cs="David" w:hint="cs"/>
          <w:sz w:val="24"/>
          <w:szCs w:val="24"/>
          <w:rtl/>
        </w:rPr>
        <w:t>סיום</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עפ</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הזמנים</w:t>
      </w:r>
      <w:r w:rsidRPr="00164C02">
        <w:rPr>
          <w:rFonts w:ascii="David" w:hAnsi="David" w:cs="David"/>
          <w:sz w:val="24"/>
          <w:szCs w:val="24"/>
          <w:rtl/>
        </w:rPr>
        <w:t xml:space="preserve"> </w:t>
      </w:r>
      <w:r w:rsidRPr="00164C02">
        <w:rPr>
          <w:rFonts w:ascii="David" w:hAnsi="David" w:cs="David" w:hint="cs"/>
          <w:sz w:val="24"/>
          <w:szCs w:val="24"/>
          <w:rtl/>
        </w:rPr>
        <w:t>המפורט</w:t>
      </w:r>
      <w:r w:rsidRPr="00164C02">
        <w:rPr>
          <w:rFonts w:ascii="David" w:hAnsi="David" w:cs="David"/>
          <w:sz w:val="24"/>
          <w:szCs w:val="24"/>
          <w:rtl/>
        </w:rPr>
        <w:t xml:space="preserve"> </w:t>
      </w:r>
      <w:r w:rsidRPr="00164C02">
        <w:rPr>
          <w:rFonts w:ascii="David" w:hAnsi="David" w:cs="David" w:hint="cs"/>
          <w:sz w:val="24"/>
          <w:szCs w:val="24"/>
          <w:rtl/>
        </w:rPr>
        <w:t>כהגדרתו</w:t>
      </w:r>
      <w:r w:rsidRPr="00164C02">
        <w:rPr>
          <w:rFonts w:ascii="David" w:hAnsi="David" w:cs="David"/>
          <w:sz w:val="24"/>
          <w:szCs w:val="24"/>
          <w:rtl/>
        </w:rPr>
        <w:t xml:space="preserve"> </w:t>
      </w:r>
      <w:r w:rsidRPr="00164C02">
        <w:rPr>
          <w:rFonts w:ascii="David" w:hAnsi="David" w:cs="David" w:hint="cs"/>
          <w:sz w:val="24"/>
          <w:szCs w:val="24"/>
          <w:rtl/>
        </w:rPr>
        <w:t>בסעיף</w:t>
      </w:r>
      <w:r w:rsidRPr="00164C02">
        <w:rPr>
          <w:rFonts w:ascii="David" w:hAnsi="David" w:cs="David"/>
          <w:sz w:val="24"/>
          <w:szCs w:val="24"/>
          <w:rtl/>
        </w:rPr>
        <w:t xml:space="preserve"> 1.1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לבין</w:t>
      </w:r>
      <w:r w:rsidRPr="00164C02">
        <w:rPr>
          <w:rFonts w:ascii="David" w:hAnsi="David" w:cs="David"/>
          <w:sz w:val="24"/>
          <w:szCs w:val="24"/>
          <w:rtl/>
        </w:rPr>
        <w:t xml:space="preserve"> </w:t>
      </w:r>
      <w:r w:rsidRPr="00164C02">
        <w:rPr>
          <w:rFonts w:ascii="David" w:hAnsi="David" w:cs="David" w:hint="cs"/>
          <w:sz w:val="24"/>
          <w:szCs w:val="24"/>
          <w:rtl/>
        </w:rPr>
        <w:t>סיום</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בפועל</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תוספת</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עקב</w:t>
      </w:r>
      <w:r w:rsidRPr="00164C02">
        <w:rPr>
          <w:rFonts w:ascii="David" w:hAnsi="David" w:cs="David"/>
          <w:sz w:val="24"/>
          <w:szCs w:val="24"/>
          <w:rtl/>
        </w:rPr>
        <w:t xml:space="preserve"> </w:t>
      </w:r>
      <w:r w:rsidRPr="00164C02">
        <w:rPr>
          <w:rFonts w:ascii="David" w:hAnsi="David" w:cs="David" w:hint="cs"/>
          <w:sz w:val="24"/>
          <w:szCs w:val="24"/>
          <w:rtl/>
        </w:rPr>
        <w:t>כך</w:t>
      </w:r>
      <w:r w:rsidRPr="00164C02">
        <w:rPr>
          <w:rFonts w:ascii="David" w:hAnsi="David" w:cs="David"/>
          <w:sz w:val="24"/>
          <w:szCs w:val="24"/>
          <w:rtl/>
        </w:rPr>
        <w:t xml:space="preserve">, </w:t>
      </w:r>
      <w:r w:rsidRPr="00164C02">
        <w:rPr>
          <w:rFonts w:ascii="David" w:hAnsi="David" w:cs="David" w:hint="cs"/>
          <w:sz w:val="24"/>
          <w:szCs w:val="24"/>
          <w:rtl/>
        </w:rPr>
        <w:t>אלא</w:t>
      </w:r>
      <w:r w:rsidRPr="00164C02">
        <w:rPr>
          <w:rFonts w:ascii="David" w:hAnsi="David" w:cs="David"/>
          <w:sz w:val="24"/>
          <w:szCs w:val="24"/>
          <w:rtl/>
        </w:rPr>
        <w:t xml:space="preserve"> </w:t>
      </w:r>
      <w:r w:rsidRPr="00164C02">
        <w:rPr>
          <w:rFonts w:ascii="David" w:hAnsi="David" w:cs="David" w:hint="cs"/>
          <w:sz w:val="24"/>
          <w:szCs w:val="24"/>
          <w:rtl/>
        </w:rPr>
        <w:t>באם</w:t>
      </w:r>
      <w:r w:rsidRPr="00164C02">
        <w:rPr>
          <w:rFonts w:ascii="David" w:hAnsi="David" w:cs="David"/>
          <w:sz w:val="24"/>
          <w:szCs w:val="24"/>
          <w:rtl/>
        </w:rPr>
        <w:t xml:space="preserve"> </w:t>
      </w:r>
      <w:r w:rsidRPr="00164C02">
        <w:rPr>
          <w:rFonts w:ascii="David" w:hAnsi="David" w:cs="David" w:hint="cs"/>
          <w:sz w:val="24"/>
          <w:szCs w:val="24"/>
          <w:rtl/>
        </w:rPr>
        <w:t>אושרה</w:t>
      </w:r>
      <w:r w:rsidRPr="00164C02">
        <w:rPr>
          <w:rFonts w:ascii="David" w:hAnsi="David" w:cs="David"/>
          <w:sz w:val="24"/>
          <w:szCs w:val="24"/>
          <w:rtl/>
        </w:rPr>
        <w:t xml:space="preserve"> </w:t>
      </w:r>
      <w:r w:rsidRPr="00164C02">
        <w:rPr>
          <w:rFonts w:ascii="David" w:hAnsi="David" w:cs="David" w:hint="cs"/>
          <w:sz w:val="24"/>
          <w:szCs w:val="24"/>
          <w:rtl/>
        </w:rPr>
        <w:t>לו</w:t>
      </w:r>
      <w:r w:rsidRPr="00164C02">
        <w:rPr>
          <w:rFonts w:ascii="David" w:hAnsi="David" w:cs="David"/>
          <w:sz w:val="24"/>
          <w:szCs w:val="24"/>
          <w:rtl/>
        </w:rPr>
        <w:t xml:space="preserve"> </w:t>
      </w:r>
      <w:r w:rsidRPr="00164C02">
        <w:rPr>
          <w:rFonts w:ascii="David" w:hAnsi="David" w:cs="David" w:hint="cs"/>
          <w:sz w:val="24"/>
          <w:szCs w:val="24"/>
          <w:rtl/>
        </w:rPr>
        <w:t>הארכת</w:t>
      </w:r>
      <w:r w:rsidRPr="00164C02">
        <w:rPr>
          <w:rFonts w:ascii="David" w:hAnsi="David" w:cs="David"/>
          <w:sz w:val="24"/>
          <w:szCs w:val="24"/>
          <w:rtl/>
        </w:rPr>
        <w:t xml:space="preserve"> </w:t>
      </w:r>
      <w:r w:rsidRPr="00164C02">
        <w:rPr>
          <w:rFonts w:ascii="David" w:hAnsi="David" w:cs="David" w:hint="cs"/>
          <w:sz w:val="24"/>
          <w:szCs w:val="24"/>
          <w:rtl/>
        </w:rPr>
        <w:t>מועד</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בכתב</w:t>
      </w:r>
      <w:r w:rsidRPr="00164C02">
        <w:rPr>
          <w:rFonts w:ascii="David" w:hAnsi="David" w:cs="David"/>
          <w:sz w:val="24"/>
          <w:szCs w:val="24"/>
          <w:rtl/>
        </w:rPr>
        <w:t>.</w:t>
      </w:r>
    </w:p>
    <w:p w14:paraId="2FF1FEEF" w14:textId="77777777" w:rsidR="00EF4F1C" w:rsidRPr="00164C02"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הגשת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חשבונות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ותשלומם</w:t>
      </w:r>
    </w:p>
    <w:p w14:paraId="71CDF50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בוטל</w:t>
      </w:r>
      <w:r w:rsidRPr="00164C02">
        <w:rPr>
          <w:rFonts w:ascii="David" w:hAnsi="David" w:cs="David"/>
          <w:i/>
          <w:sz w:val="24"/>
          <w:szCs w:val="24"/>
          <w:rtl/>
        </w:rPr>
        <w:t>.</w:t>
      </w:r>
    </w:p>
    <w:p w14:paraId="053D33EF"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בראשית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 xml:space="preserve">- 5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במדיה</w:t>
      </w:r>
      <w:r w:rsidRPr="00164C02">
        <w:rPr>
          <w:rFonts w:ascii="David" w:hAnsi="David" w:cs="David"/>
          <w:i/>
          <w:sz w:val="24"/>
          <w:szCs w:val="24"/>
          <w:rtl/>
        </w:rPr>
        <w:t xml:space="preserve"> </w:t>
      </w:r>
      <w:r w:rsidRPr="00164C02">
        <w:rPr>
          <w:rFonts w:ascii="David" w:hAnsi="David" w:cs="David" w:hint="eastAsia"/>
          <w:i/>
          <w:sz w:val="24"/>
          <w:szCs w:val="24"/>
          <w:rtl/>
        </w:rPr>
        <w:t>מגנטית</w:t>
      </w:r>
      <w:r w:rsidRPr="00164C02">
        <w:rPr>
          <w:rFonts w:ascii="David" w:hAnsi="David" w:cs="David"/>
          <w:i/>
          <w:sz w:val="24"/>
          <w:szCs w:val="24"/>
          <w:rtl/>
        </w:rPr>
        <w:t xml:space="preserve"> </w:t>
      </w:r>
      <w:r w:rsidRPr="00164C02">
        <w:rPr>
          <w:rFonts w:ascii="David" w:hAnsi="David" w:cs="David" w:hint="eastAsia"/>
          <w:i/>
          <w:sz w:val="24"/>
          <w:szCs w:val="24"/>
          <w:rtl/>
        </w:rPr>
        <w:t>בפורמט</w:t>
      </w:r>
      <w:r w:rsidRPr="00164C02">
        <w:rPr>
          <w:rFonts w:ascii="David" w:hAnsi="David" w:cs="David"/>
          <w:i/>
          <w:sz w:val="24"/>
          <w:szCs w:val="24"/>
          <w:rtl/>
        </w:rPr>
        <w:t xml:space="preserve"> </w:t>
      </w:r>
      <w:r w:rsidRPr="00164C02">
        <w:rPr>
          <w:rFonts w:ascii="David" w:hAnsi="David" w:cs="David" w:hint="eastAsia"/>
          <w:i/>
          <w:sz w:val="24"/>
          <w:szCs w:val="24"/>
          <w:rtl/>
        </w:rPr>
        <w:t>משרד</w:t>
      </w:r>
      <w:r w:rsidRPr="00164C02">
        <w:rPr>
          <w:rFonts w:ascii="David" w:hAnsi="David" w:cs="David"/>
          <w:i/>
          <w:sz w:val="24"/>
          <w:szCs w:val="24"/>
          <w:rtl/>
        </w:rPr>
        <w:t xml:space="preserve"> </w:t>
      </w:r>
      <w:r w:rsidRPr="00164C02">
        <w:rPr>
          <w:rFonts w:ascii="David" w:hAnsi="David" w:cs="David" w:hint="eastAsia"/>
          <w:i/>
          <w:sz w:val="24"/>
          <w:szCs w:val="24"/>
          <w:rtl/>
        </w:rPr>
        <w:t>השיכון</w:t>
      </w:r>
      <w:r w:rsidRPr="00164C02">
        <w:rPr>
          <w:rFonts w:ascii="David" w:hAnsi="David" w:cs="David"/>
          <w:i/>
          <w:sz w:val="24"/>
          <w:szCs w:val="24"/>
          <w:rtl/>
        </w:rPr>
        <w:t xml:space="preserve">) </w:t>
      </w:r>
      <w:r w:rsidRPr="00164C02">
        <w:rPr>
          <w:rFonts w:ascii="David" w:hAnsi="David" w:cs="David" w:hint="eastAsia"/>
          <w:i/>
          <w:sz w:val="24"/>
          <w:szCs w:val="24"/>
          <w:rtl/>
        </w:rPr>
        <w:t>בצירוף</w:t>
      </w:r>
      <w:r w:rsidRPr="00164C02">
        <w:rPr>
          <w:rFonts w:ascii="David" w:hAnsi="David" w:cs="David"/>
          <w:i/>
          <w:sz w:val="24"/>
          <w:szCs w:val="24"/>
          <w:rtl/>
        </w:rPr>
        <w:t xml:space="preserve"> </w:t>
      </w:r>
      <w:r w:rsidRPr="00164C02">
        <w:rPr>
          <w:rFonts w:ascii="David" w:hAnsi="David" w:cs="David" w:hint="eastAsia"/>
          <w:i/>
          <w:sz w:val="24"/>
          <w:szCs w:val="24"/>
          <w:rtl/>
        </w:rPr>
        <w:t>העתק</w:t>
      </w:r>
      <w:r w:rsidRPr="00164C02">
        <w:rPr>
          <w:rFonts w:ascii="David" w:hAnsi="David" w:cs="David"/>
          <w:i/>
          <w:sz w:val="24"/>
          <w:szCs w:val="24"/>
          <w:rtl/>
        </w:rPr>
        <w:t xml:space="preserve"> </w:t>
      </w:r>
      <w:r w:rsidRPr="00164C02">
        <w:rPr>
          <w:rFonts w:ascii="David" w:hAnsi="David" w:cs="David" w:hint="eastAsia"/>
          <w:i/>
          <w:sz w:val="24"/>
          <w:szCs w:val="24"/>
          <w:rtl/>
        </w:rPr>
        <w:t>מודפס</w:t>
      </w:r>
      <w:r w:rsidRPr="00164C02">
        <w:rPr>
          <w:rFonts w:ascii="David" w:hAnsi="David" w:cs="David"/>
          <w:i/>
          <w:sz w:val="24"/>
          <w:szCs w:val="24"/>
          <w:rtl/>
        </w:rPr>
        <w:t xml:space="preserve"> </w:t>
      </w:r>
      <w:r w:rsidRPr="00164C02">
        <w:rPr>
          <w:rFonts w:ascii="David" w:hAnsi="David" w:cs="David" w:hint="eastAsia"/>
          <w:i/>
          <w:sz w:val="24"/>
          <w:szCs w:val="24"/>
          <w:rtl/>
        </w:rPr>
        <w:t>וחתום</w:t>
      </w:r>
      <w:r w:rsidRPr="00164C02">
        <w:rPr>
          <w:rFonts w:ascii="David" w:hAnsi="David" w:cs="David"/>
          <w:i/>
          <w:sz w:val="24"/>
          <w:szCs w:val="24"/>
          <w:rtl/>
        </w:rPr>
        <w:t xml:space="preserve">, </w:t>
      </w:r>
      <w:r w:rsidRPr="00164C02">
        <w:rPr>
          <w:rFonts w:ascii="David" w:hAnsi="David" w:cs="David" w:hint="eastAsia"/>
          <w:i/>
          <w:sz w:val="24"/>
          <w:szCs w:val="24"/>
          <w:rtl/>
        </w:rPr>
        <w:t>המתייחס</w:t>
      </w:r>
      <w:r w:rsidRPr="00164C02">
        <w:rPr>
          <w:rFonts w:ascii="David" w:hAnsi="David" w:cs="David"/>
          <w:i/>
          <w:sz w:val="24"/>
          <w:szCs w:val="24"/>
          <w:rtl/>
        </w:rPr>
        <w:t xml:space="preserve"> </w:t>
      </w:r>
      <w:r w:rsidRPr="00164C02">
        <w:rPr>
          <w:rFonts w:ascii="David" w:hAnsi="David" w:cs="David" w:hint="eastAsia"/>
          <w:i/>
          <w:sz w:val="24"/>
          <w:szCs w:val="24"/>
          <w:rtl/>
        </w:rPr>
        <w:t>ומפרט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מיום</w:t>
      </w:r>
      <w:r w:rsidRPr="00164C02">
        <w:rPr>
          <w:rFonts w:ascii="David" w:hAnsi="David" w:cs="David"/>
          <w:i/>
          <w:sz w:val="24"/>
          <w:szCs w:val="24"/>
          <w:rtl/>
        </w:rPr>
        <w:t xml:space="preserve"> </w:t>
      </w:r>
      <w:r w:rsidRPr="00164C02">
        <w:rPr>
          <w:rFonts w:ascii="David" w:hAnsi="David" w:cs="David" w:hint="eastAsia"/>
          <w:i/>
          <w:sz w:val="24"/>
          <w:szCs w:val="24"/>
          <w:rtl/>
        </w:rPr>
        <w:t>תחילת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ועד</w:t>
      </w:r>
      <w:r w:rsidRPr="00164C02">
        <w:rPr>
          <w:rFonts w:ascii="David" w:hAnsi="David" w:cs="David"/>
          <w:i/>
          <w:sz w:val="24"/>
          <w:szCs w:val="24"/>
          <w:rtl/>
        </w:rPr>
        <w:t xml:space="preserve"> </w:t>
      </w:r>
      <w:r w:rsidRPr="00164C02">
        <w:rPr>
          <w:rFonts w:ascii="David" w:hAnsi="David" w:cs="David" w:hint="eastAsia"/>
          <w:i/>
          <w:sz w:val="24"/>
          <w:szCs w:val="24"/>
          <w:rtl/>
        </w:rPr>
        <w:t>תום</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הגרגוריאני</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במדד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החשבונות</w:t>
      </w:r>
      <w:r w:rsidRPr="00164C02">
        <w:rPr>
          <w:rFonts w:ascii="David" w:hAnsi="David" w:cs="David"/>
          <w:i/>
          <w:sz w:val="24"/>
          <w:szCs w:val="24"/>
          <w:rtl/>
        </w:rPr>
        <w:t xml:space="preserve"> </w:t>
      </w:r>
      <w:r w:rsidRPr="00164C02">
        <w:rPr>
          <w:rFonts w:ascii="David" w:hAnsi="David" w:cs="David" w:hint="eastAsia"/>
          <w:i/>
          <w:sz w:val="24"/>
          <w:szCs w:val="24"/>
          <w:rtl/>
        </w:rPr>
        <w:t>יוגשו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חלוקה</w:t>
      </w:r>
      <w:r w:rsidRPr="00164C02">
        <w:rPr>
          <w:rFonts w:ascii="David" w:hAnsi="David" w:cs="David"/>
          <w:i/>
          <w:sz w:val="24"/>
          <w:szCs w:val="24"/>
          <w:rtl/>
        </w:rPr>
        <w:t xml:space="preserve"> </w:t>
      </w:r>
      <w:r w:rsidRPr="00164C02">
        <w:rPr>
          <w:rFonts w:ascii="David" w:hAnsi="David" w:cs="David" w:hint="eastAsia"/>
          <w:i/>
          <w:sz w:val="24"/>
          <w:szCs w:val="24"/>
          <w:rtl/>
        </w:rPr>
        <w:t>ליחידות</w:t>
      </w:r>
      <w:r w:rsidRPr="00164C02">
        <w:rPr>
          <w:rFonts w:ascii="David" w:hAnsi="David" w:cs="David"/>
          <w:i/>
          <w:sz w:val="24"/>
          <w:szCs w:val="24"/>
          <w:rtl/>
        </w:rPr>
        <w:t xml:space="preserve"> </w:t>
      </w:r>
      <w:r w:rsidRPr="00164C02">
        <w:rPr>
          <w:rFonts w:ascii="David" w:hAnsi="David" w:cs="David" w:hint="eastAsia"/>
          <w:i/>
          <w:sz w:val="24"/>
          <w:szCs w:val="24"/>
          <w:rtl/>
        </w:rPr>
        <w:t>דיור</w:t>
      </w:r>
      <w:r w:rsidRPr="00164C02">
        <w:rPr>
          <w:rFonts w:ascii="David" w:hAnsi="David" w:cs="David"/>
          <w:i/>
          <w:sz w:val="24"/>
          <w:szCs w:val="24"/>
          <w:rtl/>
        </w:rPr>
        <w:t xml:space="preserve"> </w:t>
      </w:r>
      <w:r w:rsidRPr="00164C02">
        <w:rPr>
          <w:rFonts w:ascii="David" w:hAnsi="David" w:cs="David" w:hint="eastAsia"/>
          <w:i/>
          <w:sz w:val="24"/>
          <w:szCs w:val="24"/>
          <w:rtl/>
        </w:rPr>
        <w:t>ולשטחים</w:t>
      </w:r>
      <w:r w:rsidRPr="00164C02">
        <w:rPr>
          <w:rFonts w:ascii="David" w:hAnsi="David" w:cs="David"/>
          <w:i/>
          <w:sz w:val="24"/>
          <w:szCs w:val="24"/>
          <w:rtl/>
        </w:rPr>
        <w:t xml:space="preserve"> </w:t>
      </w:r>
      <w:r w:rsidRPr="00164C02">
        <w:rPr>
          <w:rFonts w:ascii="David" w:hAnsi="David" w:cs="David" w:hint="eastAsia"/>
          <w:i/>
          <w:sz w:val="24"/>
          <w:szCs w:val="24"/>
          <w:rtl/>
        </w:rPr>
        <w:t>משותפים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w:t>
      </w:r>
    </w:p>
    <w:p w14:paraId="17FE0203"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בוטל</w:t>
      </w:r>
    </w:p>
    <w:p w14:paraId="069FEAAF" w14:textId="77777777" w:rsidR="00EF4F1C" w:rsidRPr="00164C02" w:rsidRDefault="00EF4F1C" w:rsidP="00164C02">
      <w:pPr>
        <w:spacing w:after="0" w:afterAutospacing="0" w:line="240" w:lineRule="auto"/>
        <w:ind w:left="374"/>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בצירוף</w:t>
      </w:r>
      <w:r w:rsidRPr="00164C02">
        <w:rPr>
          <w:rFonts w:ascii="David" w:hAnsi="David" w:cs="David"/>
          <w:i/>
          <w:sz w:val="24"/>
          <w:szCs w:val="24"/>
          <w:rtl/>
        </w:rPr>
        <w:t xml:space="preserve"> </w:t>
      </w:r>
      <w:r w:rsidRPr="00164C02">
        <w:rPr>
          <w:rFonts w:ascii="David" w:hAnsi="David" w:cs="David" w:hint="eastAsia"/>
          <w:i/>
          <w:sz w:val="24"/>
          <w:szCs w:val="24"/>
          <w:rtl/>
        </w:rPr>
        <w:t>יומני</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הרלוונטי</w:t>
      </w:r>
      <w:r w:rsidRPr="00164C02">
        <w:rPr>
          <w:rFonts w:ascii="David" w:hAnsi="David" w:cs="David"/>
          <w:i/>
          <w:sz w:val="24"/>
          <w:szCs w:val="24"/>
          <w:rtl/>
        </w:rPr>
        <w:t xml:space="preserve"> </w:t>
      </w:r>
      <w:r w:rsidRPr="00164C02">
        <w:rPr>
          <w:rFonts w:ascii="David" w:hAnsi="David" w:cs="David" w:hint="eastAsia"/>
          <w:i/>
          <w:sz w:val="24"/>
          <w:szCs w:val="24"/>
          <w:rtl/>
        </w:rPr>
        <w:t>הנכונים</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w:t>
      </w:r>
    </w:p>
    <w:p w14:paraId="3FFAFAE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שהוגש</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ייבדק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מהגשתו</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והמפקח</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חלקית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ידחה</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שימצא</w:t>
      </w:r>
      <w:r w:rsidRPr="00164C02">
        <w:rPr>
          <w:rFonts w:ascii="David" w:hAnsi="David" w:cs="David"/>
          <w:i/>
          <w:sz w:val="24"/>
          <w:szCs w:val="24"/>
          <w:rtl/>
        </w:rPr>
        <w:t xml:space="preserve"> </w:t>
      </w:r>
      <w:r w:rsidRPr="00164C02">
        <w:rPr>
          <w:rFonts w:ascii="David" w:hAnsi="David" w:cs="David" w:hint="eastAsia"/>
          <w:i/>
          <w:sz w:val="24"/>
          <w:szCs w:val="24"/>
          <w:rtl/>
        </w:rPr>
        <w:t>לנכון</w:t>
      </w:r>
      <w:r w:rsidRPr="00164C02">
        <w:rPr>
          <w:rFonts w:ascii="David" w:hAnsi="David" w:cs="David"/>
          <w:i/>
          <w:sz w:val="24"/>
          <w:szCs w:val="24"/>
          <w:rtl/>
        </w:rPr>
        <w:t xml:space="preserve">, </w:t>
      </w:r>
      <w:r w:rsidRPr="00164C02">
        <w:rPr>
          <w:rFonts w:ascii="David" w:hAnsi="David" w:cs="David" w:hint="eastAsia"/>
          <w:i/>
          <w:sz w:val="24"/>
          <w:szCs w:val="24"/>
          <w:rtl/>
        </w:rPr>
        <w:t>בתוך</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התשלום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שיחושב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והעבודות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במסגרת</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מוקדם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w:t>
      </w:r>
    </w:p>
    <w:p w14:paraId="1A77C2F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החשבונות</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מצטברים</w:t>
      </w:r>
      <w:r w:rsidRPr="00164C02">
        <w:rPr>
          <w:rFonts w:ascii="David" w:hAnsi="David" w:cs="David"/>
          <w:i/>
          <w:sz w:val="24"/>
          <w:szCs w:val="24"/>
          <w:rtl/>
        </w:rPr>
        <w:t xml:space="preserve"> </w:t>
      </w:r>
      <w:r w:rsidRPr="00164C02">
        <w:rPr>
          <w:rFonts w:ascii="David" w:hAnsi="David" w:cs="David" w:hint="eastAsia"/>
          <w:i/>
          <w:sz w:val="24"/>
          <w:szCs w:val="24"/>
          <w:rtl/>
        </w:rPr>
        <w:t>ויפורטו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שבוצעה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הכל</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הנחיות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p>
    <w:p w14:paraId="7F7F31CD"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8.2.1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ויקיים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התחייבויותיו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שהגיע</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במועדן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בניכוי</w:t>
      </w:r>
      <w:r w:rsidRPr="00164C02">
        <w:rPr>
          <w:rFonts w:ascii="David" w:hAnsi="David" w:cs="David"/>
          <w:i/>
          <w:sz w:val="24"/>
          <w:szCs w:val="24"/>
          <w:rtl/>
        </w:rPr>
        <w:t>:</w:t>
      </w:r>
    </w:p>
    <w:p w14:paraId="4DA68EE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האחוז</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מחשבון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יעוכב</w:t>
      </w:r>
      <w:r w:rsidRPr="00164C02">
        <w:rPr>
          <w:rFonts w:ascii="David" w:hAnsi="David" w:cs="David"/>
          <w:i/>
          <w:sz w:val="24"/>
          <w:szCs w:val="24"/>
          <w:rtl/>
        </w:rPr>
        <w:t xml:space="preserve"> </w:t>
      </w:r>
      <w:r w:rsidRPr="00164C02">
        <w:rPr>
          <w:rFonts w:ascii="David" w:hAnsi="David" w:cs="David" w:hint="eastAsia"/>
          <w:i/>
          <w:sz w:val="24"/>
          <w:szCs w:val="24"/>
          <w:rtl/>
        </w:rPr>
        <w:t>בידי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וישולם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שיקבע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המנוכה</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w:t>
      </w:r>
    </w:p>
    <w:p w14:paraId="09C49FC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הסכומים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שנזקפו</w:t>
      </w:r>
      <w:r w:rsidRPr="00164C02">
        <w:rPr>
          <w:rFonts w:ascii="David" w:hAnsi="David" w:cs="David"/>
          <w:i/>
          <w:sz w:val="24"/>
          <w:szCs w:val="24"/>
          <w:rtl/>
        </w:rPr>
        <w:t xml:space="preserve"> </w:t>
      </w:r>
      <w:r w:rsidRPr="00164C02">
        <w:rPr>
          <w:rFonts w:ascii="David" w:hAnsi="David" w:cs="David" w:hint="eastAsia"/>
          <w:i/>
          <w:sz w:val="24"/>
          <w:szCs w:val="24"/>
          <w:rtl/>
        </w:rPr>
        <w:t>כמשולמים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הקודמים</w:t>
      </w:r>
      <w:r w:rsidRPr="00164C02">
        <w:rPr>
          <w:rFonts w:ascii="David" w:hAnsi="David" w:cs="David"/>
          <w:i/>
          <w:sz w:val="24"/>
          <w:szCs w:val="24"/>
          <w:rtl/>
        </w:rPr>
        <w:t xml:space="preserve"> </w:t>
      </w:r>
      <w:r w:rsidRPr="00164C02">
        <w:rPr>
          <w:rFonts w:ascii="David" w:hAnsi="David" w:cs="David" w:hint="eastAsia"/>
          <w:i/>
          <w:sz w:val="24"/>
          <w:szCs w:val="24"/>
          <w:rtl/>
        </w:rPr>
        <w:t>במדד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שהמזמין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לקבל</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לסכום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יוסיף</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ההצמדה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7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ינכה</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החלק</w:t>
      </w:r>
      <w:r w:rsidRPr="00164C02">
        <w:rPr>
          <w:rFonts w:ascii="David" w:hAnsi="David" w:cs="David"/>
          <w:i/>
          <w:sz w:val="24"/>
          <w:szCs w:val="24"/>
          <w:rtl/>
        </w:rPr>
        <w:t xml:space="preserve"> </w:t>
      </w:r>
      <w:r w:rsidRPr="00164C02">
        <w:rPr>
          <w:rFonts w:ascii="David" w:hAnsi="David" w:cs="David" w:hint="eastAsia"/>
          <w:i/>
          <w:sz w:val="24"/>
          <w:szCs w:val="24"/>
          <w:rtl/>
        </w:rPr>
        <w:t>היחסי</w:t>
      </w:r>
      <w:r w:rsidRPr="00164C02">
        <w:rPr>
          <w:rFonts w:ascii="David" w:hAnsi="David" w:cs="David"/>
          <w:i/>
          <w:sz w:val="24"/>
          <w:szCs w:val="24"/>
          <w:rtl/>
        </w:rPr>
        <w:t xml:space="preserve"> </w:t>
      </w:r>
      <w:r w:rsidRPr="00164C02">
        <w:rPr>
          <w:rFonts w:ascii="David" w:hAnsi="David" w:cs="David" w:hint="eastAsia"/>
          <w:i/>
          <w:sz w:val="24"/>
          <w:szCs w:val="24"/>
          <w:rtl/>
        </w:rPr>
        <w:t>במקדמה</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וניתנה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כשהיא</w:t>
      </w:r>
      <w:r w:rsidRPr="00164C02">
        <w:rPr>
          <w:rFonts w:ascii="David" w:hAnsi="David" w:cs="David"/>
          <w:i/>
          <w:sz w:val="24"/>
          <w:szCs w:val="24"/>
          <w:rtl/>
        </w:rPr>
        <w:t xml:space="preserve"> </w:t>
      </w:r>
      <w:r w:rsidRPr="00164C02">
        <w:rPr>
          <w:rFonts w:ascii="David" w:hAnsi="David" w:cs="David" w:hint="eastAsia"/>
          <w:i/>
          <w:sz w:val="24"/>
          <w:szCs w:val="24"/>
          <w:rtl/>
        </w:rPr>
        <w:t>צמודה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ואת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הביטוח</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16.2 </w:t>
      </w:r>
      <w:r w:rsidRPr="00164C02">
        <w:rPr>
          <w:rFonts w:ascii="David" w:hAnsi="David" w:cs="David" w:hint="eastAsia"/>
          <w:i/>
          <w:sz w:val="24"/>
          <w:szCs w:val="24"/>
          <w:rtl/>
        </w:rPr>
        <w:t>להלן</w:t>
      </w:r>
      <w:r w:rsidRPr="00164C02">
        <w:rPr>
          <w:rFonts w:ascii="David" w:hAnsi="David" w:cs="David"/>
          <w:i/>
          <w:sz w:val="24"/>
          <w:szCs w:val="24"/>
          <w:rtl/>
        </w:rPr>
        <w:t>.</w:t>
      </w:r>
    </w:p>
    <w:p w14:paraId="5731DAF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הראשון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המעודכן</w:t>
      </w:r>
      <w:r w:rsidRPr="00164C02">
        <w:rPr>
          <w:rFonts w:ascii="David" w:hAnsi="David" w:cs="David"/>
          <w:i/>
          <w:sz w:val="24"/>
          <w:szCs w:val="24"/>
          <w:rtl/>
        </w:rPr>
        <w:t xml:space="preserve"> </w:t>
      </w:r>
      <w:r w:rsidRPr="00164C02">
        <w:rPr>
          <w:rFonts w:ascii="David" w:hAnsi="David" w:cs="David" w:hint="eastAsia"/>
          <w:i/>
          <w:sz w:val="24"/>
          <w:szCs w:val="24"/>
          <w:rtl/>
        </w:rPr>
        <w:t>כמותנה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10.11.2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ואת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קיום</w:t>
      </w:r>
      <w:r w:rsidRPr="00164C02">
        <w:rPr>
          <w:rFonts w:ascii="David" w:hAnsi="David" w:cs="David"/>
          <w:i/>
          <w:sz w:val="24"/>
          <w:szCs w:val="24"/>
          <w:rtl/>
        </w:rPr>
        <w:t xml:space="preserve"> </w:t>
      </w:r>
      <w:r w:rsidRPr="00164C02">
        <w:rPr>
          <w:rFonts w:ascii="David" w:hAnsi="David" w:cs="David" w:hint="eastAsia"/>
          <w:i/>
          <w:sz w:val="24"/>
          <w:szCs w:val="24"/>
          <w:rtl/>
        </w:rPr>
        <w:t>הביטוחים</w:t>
      </w:r>
      <w:r w:rsidRPr="00164C02">
        <w:rPr>
          <w:rFonts w:ascii="David" w:hAnsi="David" w:cs="David"/>
          <w:i/>
          <w:sz w:val="24"/>
          <w:szCs w:val="24"/>
          <w:rtl/>
        </w:rPr>
        <w:t xml:space="preserve"> </w:t>
      </w:r>
      <w:r w:rsidRPr="00164C02">
        <w:rPr>
          <w:rFonts w:ascii="David" w:hAnsi="David" w:cs="David" w:hint="eastAsia"/>
          <w:i/>
          <w:sz w:val="24"/>
          <w:szCs w:val="24"/>
          <w:rtl/>
        </w:rPr>
        <w:t>הנזכר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16.9.1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דו</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עדות</w:t>
      </w:r>
      <w:r w:rsidRPr="00164C02">
        <w:rPr>
          <w:rFonts w:ascii="David" w:hAnsi="David" w:cs="David"/>
          <w:i/>
          <w:sz w:val="24"/>
          <w:szCs w:val="24"/>
          <w:rtl/>
        </w:rPr>
        <w:t xml:space="preserve"> </w:t>
      </w:r>
      <w:r w:rsidRPr="00164C02">
        <w:rPr>
          <w:rFonts w:ascii="David" w:hAnsi="David" w:cs="David" w:hint="eastAsia"/>
          <w:i/>
          <w:sz w:val="24"/>
          <w:szCs w:val="24"/>
          <w:rtl/>
        </w:rPr>
        <w:t>ומדידות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חתומות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מודד</w:t>
      </w:r>
      <w:r w:rsidRPr="00164C02">
        <w:rPr>
          <w:rFonts w:ascii="David" w:hAnsi="David" w:cs="David"/>
          <w:i/>
          <w:sz w:val="24"/>
          <w:szCs w:val="24"/>
          <w:rtl/>
        </w:rPr>
        <w:t xml:space="preserve"> </w:t>
      </w:r>
      <w:r w:rsidRPr="00164C02">
        <w:rPr>
          <w:rFonts w:ascii="David" w:hAnsi="David" w:cs="David" w:hint="eastAsia"/>
          <w:i/>
          <w:sz w:val="24"/>
          <w:szCs w:val="24"/>
          <w:rtl/>
        </w:rPr>
        <w:t>מוסמך</w:t>
      </w:r>
      <w:r w:rsidRPr="00164C02">
        <w:rPr>
          <w:rFonts w:ascii="David" w:hAnsi="David" w:cs="David"/>
          <w:i/>
          <w:sz w:val="24"/>
          <w:szCs w:val="24"/>
          <w:rtl/>
        </w:rPr>
        <w:t xml:space="preserve"> </w:t>
      </w:r>
      <w:r w:rsidRPr="00164C02">
        <w:rPr>
          <w:rFonts w:ascii="David" w:hAnsi="David" w:cs="David" w:hint="eastAsia"/>
          <w:i/>
          <w:sz w:val="24"/>
          <w:szCs w:val="24"/>
          <w:rtl/>
        </w:rPr>
        <w:t>ועדכן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ולשביעות</w:t>
      </w:r>
      <w:r w:rsidRPr="00164C02">
        <w:rPr>
          <w:rFonts w:ascii="David" w:hAnsi="David" w:cs="David"/>
          <w:i/>
          <w:sz w:val="24"/>
          <w:szCs w:val="24"/>
          <w:rtl/>
        </w:rPr>
        <w:t xml:space="preserve"> </w:t>
      </w:r>
      <w:r w:rsidRPr="00164C02">
        <w:rPr>
          <w:rFonts w:ascii="David" w:hAnsi="David" w:cs="David" w:hint="eastAsia"/>
          <w:i/>
          <w:sz w:val="24"/>
          <w:szCs w:val="24"/>
          <w:rtl/>
        </w:rPr>
        <w:t>רצון</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2EAB5CB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תנאי</w:t>
      </w:r>
      <w:r w:rsidRPr="00164C02">
        <w:rPr>
          <w:rFonts w:ascii="David" w:hAnsi="David" w:cs="David"/>
          <w:sz w:val="24"/>
          <w:szCs w:val="24"/>
          <w:rtl/>
        </w:rPr>
        <w:t xml:space="preserve"> </w:t>
      </w:r>
      <w:r w:rsidRPr="00164C02">
        <w:rPr>
          <w:rFonts w:ascii="David" w:hAnsi="David" w:cs="David" w:hint="eastAsia"/>
          <w:sz w:val="24"/>
          <w:szCs w:val="24"/>
          <w:rtl/>
        </w:rPr>
        <w:t>לביצוע</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כלשהו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ח</w:t>
      </w:r>
      <w:r w:rsidRPr="00164C02">
        <w:rPr>
          <w:rFonts w:ascii="David" w:hAnsi="David" w:cs="David"/>
          <w:sz w:val="24"/>
          <w:szCs w:val="24"/>
          <w:rtl/>
        </w:rPr>
        <w:t xml:space="preserve"> </w:t>
      </w:r>
      <w:r w:rsidRPr="00164C02">
        <w:rPr>
          <w:rFonts w:ascii="David" w:hAnsi="David" w:cs="David" w:hint="eastAsia"/>
          <w:sz w:val="24"/>
          <w:szCs w:val="24"/>
          <w:rtl/>
        </w:rPr>
        <w:t>המחיר</w:t>
      </w:r>
      <w:r w:rsidRPr="00164C02">
        <w:rPr>
          <w:rFonts w:ascii="David" w:hAnsi="David" w:cs="David"/>
          <w:sz w:val="24"/>
          <w:szCs w:val="24"/>
          <w:rtl/>
        </w:rPr>
        <w:t xml:space="preserve"> </w:t>
      </w:r>
      <w:r w:rsidRPr="00164C02">
        <w:rPr>
          <w:rFonts w:ascii="David" w:hAnsi="David" w:cs="David" w:hint="eastAsia"/>
          <w:sz w:val="24"/>
          <w:szCs w:val="24"/>
          <w:rtl/>
        </w:rPr>
        <w:t>הכולל</w:t>
      </w:r>
      <w:r w:rsidRPr="00164C02">
        <w:rPr>
          <w:rFonts w:ascii="David" w:hAnsi="David" w:cs="David"/>
          <w:sz w:val="24"/>
          <w:szCs w:val="24"/>
          <w:rtl/>
        </w:rPr>
        <w:t xml:space="preserve"> </w:t>
      </w:r>
      <w:r w:rsidRPr="00164C02">
        <w:rPr>
          <w:rFonts w:ascii="David" w:hAnsi="David" w:cs="David" w:hint="eastAsia"/>
          <w:sz w:val="24"/>
          <w:szCs w:val="24"/>
          <w:rtl/>
        </w:rPr>
        <w:t>הינו</w:t>
      </w:r>
      <w:r w:rsidRPr="00164C02">
        <w:rPr>
          <w:rFonts w:ascii="David" w:hAnsi="David" w:cs="David"/>
          <w:sz w:val="24"/>
          <w:szCs w:val="24"/>
          <w:rtl/>
        </w:rPr>
        <w:t xml:space="preserve"> </w:t>
      </w:r>
      <w:r w:rsidRPr="00164C02">
        <w:rPr>
          <w:rFonts w:ascii="David" w:hAnsi="David" w:cs="David" w:hint="eastAsia"/>
          <w:sz w:val="24"/>
          <w:szCs w:val="24"/>
          <w:rtl/>
        </w:rPr>
        <w:t>המצאת</w:t>
      </w:r>
      <w:r w:rsidRPr="00164C02">
        <w:rPr>
          <w:rFonts w:ascii="David" w:hAnsi="David" w:cs="David"/>
          <w:sz w:val="24"/>
          <w:szCs w:val="24"/>
          <w:rtl/>
        </w:rPr>
        <w:t xml:space="preserve"> </w:t>
      </w:r>
      <w:r w:rsidRPr="00164C02">
        <w:rPr>
          <w:rFonts w:ascii="David" w:hAnsi="David" w:cs="David" w:hint="eastAsia"/>
          <w:sz w:val="24"/>
          <w:szCs w:val="24"/>
          <w:rtl/>
        </w:rPr>
        <w:t>אישור</w:t>
      </w:r>
      <w:r w:rsidRPr="00164C02">
        <w:rPr>
          <w:rFonts w:ascii="David" w:hAnsi="David" w:cs="David"/>
          <w:sz w:val="24"/>
          <w:szCs w:val="24"/>
          <w:rtl/>
        </w:rPr>
        <w:t xml:space="preserve"> </w:t>
      </w:r>
      <w:r w:rsidRPr="00164C02">
        <w:rPr>
          <w:rFonts w:ascii="David" w:hAnsi="David" w:cs="David" w:hint="eastAsia"/>
          <w:sz w:val="24"/>
          <w:szCs w:val="24"/>
          <w:rtl/>
        </w:rPr>
        <w:t>בדבר</w:t>
      </w:r>
      <w:r w:rsidRPr="00164C02">
        <w:rPr>
          <w:rFonts w:ascii="David" w:hAnsi="David" w:cs="David"/>
          <w:sz w:val="24"/>
          <w:szCs w:val="24"/>
          <w:rtl/>
        </w:rPr>
        <w:t xml:space="preserve"> </w:t>
      </w:r>
      <w:r w:rsidRPr="00164C02">
        <w:rPr>
          <w:rFonts w:ascii="David" w:hAnsi="David" w:cs="David" w:hint="eastAsia"/>
          <w:sz w:val="24"/>
          <w:szCs w:val="24"/>
          <w:rtl/>
        </w:rPr>
        <w:t>ניהול</w:t>
      </w:r>
      <w:r w:rsidRPr="00164C02">
        <w:rPr>
          <w:rFonts w:ascii="David" w:hAnsi="David" w:cs="David"/>
          <w:sz w:val="24"/>
          <w:szCs w:val="24"/>
          <w:rtl/>
        </w:rPr>
        <w:t xml:space="preserve"> </w:t>
      </w:r>
      <w:r w:rsidRPr="00164C02">
        <w:rPr>
          <w:rFonts w:ascii="David" w:hAnsi="David" w:cs="David" w:hint="eastAsia"/>
          <w:sz w:val="24"/>
          <w:szCs w:val="24"/>
          <w:rtl/>
        </w:rPr>
        <w:t>ספרי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כדין</w:t>
      </w:r>
      <w:r w:rsidRPr="00164C02">
        <w:rPr>
          <w:rFonts w:ascii="David" w:hAnsi="David" w:cs="David"/>
          <w:sz w:val="24"/>
          <w:szCs w:val="24"/>
          <w:rtl/>
        </w:rPr>
        <w:t xml:space="preserve">, </w:t>
      </w:r>
      <w:r w:rsidRPr="00164C02">
        <w:rPr>
          <w:rFonts w:ascii="David" w:hAnsi="David" w:cs="David" w:hint="eastAsia"/>
          <w:sz w:val="24"/>
          <w:szCs w:val="24"/>
          <w:rtl/>
        </w:rPr>
        <w:t>חתום</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רו</w:t>
      </w:r>
      <w:r w:rsidRPr="00164C02">
        <w:rPr>
          <w:rFonts w:ascii="David" w:hAnsi="David" w:cs="David"/>
          <w:sz w:val="24"/>
          <w:szCs w:val="24"/>
          <w:rtl/>
        </w:rPr>
        <w:t>"</w:t>
      </w:r>
      <w:r w:rsidRPr="00164C02">
        <w:rPr>
          <w:rFonts w:ascii="David" w:hAnsi="David" w:cs="David" w:hint="eastAsia"/>
          <w:sz w:val="24"/>
          <w:szCs w:val="24"/>
          <w:rtl/>
        </w:rPr>
        <w:t>ח</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רשויות</w:t>
      </w:r>
      <w:r w:rsidRPr="00164C02">
        <w:rPr>
          <w:rFonts w:ascii="David" w:hAnsi="David" w:cs="David"/>
          <w:sz w:val="24"/>
          <w:szCs w:val="24"/>
          <w:rtl/>
        </w:rPr>
        <w:t xml:space="preserve"> </w:t>
      </w:r>
      <w:r w:rsidRPr="00164C02">
        <w:rPr>
          <w:rFonts w:ascii="David" w:hAnsi="David" w:cs="David" w:hint="eastAsia"/>
          <w:sz w:val="24"/>
          <w:szCs w:val="24"/>
          <w:rtl/>
        </w:rPr>
        <w:t>המס</w:t>
      </w:r>
      <w:r w:rsidRPr="00164C02">
        <w:rPr>
          <w:rFonts w:ascii="David" w:hAnsi="David" w:cs="David"/>
          <w:sz w:val="24"/>
          <w:szCs w:val="24"/>
          <w:rtl/>
        </w:rPr>
        <w:t xml:space="preserve">, </w:t>
      </w:r>
      <w:r w:rsidRPr="00164C02">
        <w:rPr>
          <w:rFonts w:ascii="David" w:hAnsi="David" w:cs="David" w:hint="eastAsia"/>
          <w:sz w:val="24"/>
          <w:szCs w:val="24"/>
          <w:rtl/>
        </w:rPr>
        <w:t>כנדרש</w:t>
      </w:r>
      <w:r w:rsidRPr="00164C02">
        <w:rPr>
          <w:rFonts w:ascii="David" w:hAnsi="David" w:cs="David"/>
          <w:sz w:val="24"/>
          <w:szCs w:val="24"/>
          <w:rtl/>
        </w:rPr>
        <w:t xml:space="preserve">. </w:t>
      </w:r>
    </w:p>
    <w:p w14:paraId="7F1026B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29AA9666"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כמו</w:t>
      </w:r>
      <w:r w:rsidRPr="00164C02">
        <w:rPr>
          <w:rFonts w:ascii="David" w:hAnsi="David" w:cs="David"/>
          <w:i/>
          <w:sz w:val="24"/>
          <w:szCs w:val="24"/>
          <w:rtl/>
        </w:rPr>
        <w:t xml:space="preserve"> </w:t>
      </w:r>
      <w:r w:rsidRPr="00164C02">
        <w:rPr>
          <w:rFonts w:ascii="David" w:hAnsi="David" w:cs="David" w:hint="eastAsia"/>
          <w:i/>
          <w:sz w:val="24"/>
          <w:szCs w:val="24"/>
          <w:rtl/>
        </w:rPr>
        <w:t>כן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תקף</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פטור</w:t>
      </w:r>
      <w:r w:rsidRPr="00164C02">
        <w:rPr>
          <w:rFonts w:ascii="David" w:hAnsi="David" w:cs="David"/>
          <w:i/>
          <w:sz w:val="24"/>
          <w:szCs w:val="24"/>
          <w:rtl/>
        </w:rPr>
        <w:t xml:space="preserve"> </w:t>
      </w:r>
      <w:r w:rsidRPr="00164C02">
        <w:rPr>
          <w:rFonts w:ascii="David" w:hAnsi="David" w:cs="David" w:hint="eastAsia"/>
          <w:i/>
          <w:sz w:val="24"/>
          <w:szCs w:val="24"/>
          <w:rtl/>
        </w:rPr>
        <w:t>מניכוי</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ינוכה</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שישולם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ומוסכם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המצאת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ניכוי</w:t>
      </w:r>
      <w:r w:rsidRPr="00164C02">
        <w:rPr>
          <w:rFonts w:ascii="David" w:hAnsi="David" w:cs="David"/>
          <w:i/>
          <w:sz w:val="24"/>
          <w:szCs w:val="24"/>
          <w:rtl/>
        </w:rPr>
        <w:t xml:space="preserve"> </w:t>
      </w:r>
      <w:r w:rsidRPr="00164C02">
        <w:rPr>
          <w:rFonts w:ascii="David" w:hAnsi="David" w:cs="David" w:hint="eastAsia"/>
          <w:i/>
          <w:sz w:val="24"/>
          <w:szCs w:val="24"/>
          <w:rtl/>
        </w:rPr>
        <w:t>המס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תיחשב</w:t>
      </w:r>
      <w:r w:rsidRPr="00164C02">
        <w:rPr>
          <w:rFonts w:ascii="David" w:hAnsi="David" w:cs="David"/>
          <w:i/>
          <w:sz w:val="24"/>
          <w:szCs w:val="24"/>
          <w:rtl/>
        </w:rPr>
        <w:t xml:space="preserve"> </w:t>
      </w:r>
      <w:r w:rsidRPr="00164C02">
        <w:rPr>
          <w:rFonts w:ascii="David" w:hAnsi="David" w:cs="David" w:hint="eastAsia"/>
          <w:i/>
          <w:sz w:val="24"/>
          <w:szCs w:val="24"/>
          <w:rtl/>
        </w:rPr>
        <w:t>כביצוע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בגובה</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באישור</w:t>
      </w:r>
      <w:r w:rsidRPr="00164C02">
        <w:rPr>
          <w:rFonts w:ascii="David" w:hAnsi="David" w:cs="David"/>
          <w:i/>
          <w:sz w:val="24"/>
          <w:szCs w:val="24"/>
          <w:rtl/>
        </w:rPr>
        <w:t>.</w:t>
      </w:r>
    </w:p>
    <w:p w14:paraId="10587F08"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למניעת</w:t>
      </w:r>
      <w:r w:rsidRPr="00164C02">
        <w:rPr>
          <w:rFonts w:ascii="David" w:hAnsi="David" w:cs="David"/>
          <w:i/>
          <w:sz w:val="24"/>
          <w:szCs w:val="24"/>
          <w:rtl/>
        </w:rPr>
        <w:t xml:space="preserve"> </w:t>
      </w:r>
      <w:r w:rsidRPr="00164C02">
        <w:rPr>
          <w:rFonts w:ascii="David" w:hAnsi="David" w:cs="David" w:hint="eastAsia"/>
          <w:i/>
          <w:sz w:val="24"/>
          <w:szCs w:val="24"/>
          <w:rtl/>
        </w:rPr>
        <w:t>ספקות</w:t>
      </w:r>
      <w:r w:rsidRPr="00164C02">
        <w:rPr>
          <w:rFonts w:ascii="David" w:hAnsi="David" w:cs="David"/>
          <w:i/>
          <w:sz w:val="24"/>
          <w:szCs w:val="24"/>
          <w:rtl/>
        </w:rPr>
        <w:t xml:space="preserve"> </w:t>
      </w:r>
      <w:r w:rsidRPr="00164C02">
        <w:rPr>
          <w:rFonts w:ascii="David" w:hAnsi="David" w:cs="David" w:hint="eastAsia"/>
          <w:i/>
          <w:sz w:val="24"/>
          <w:szCs w:val="24"/>
          <w:rtl/>
        </w:rPr>
        <w:t>מוצהר</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עוד</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בוצע</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האחרון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יחשב</w:t>
      </w:r>
      <w:r w:rsidRPr="00164C02">
        <w:rPr>
          <w:rFonts w:ascii="David" w:hAnsi="David" w:cs="David"/>
          <w:i/>
          <w:sz w:val="24"/>
          <w:szCs w:val="24"/>
          <w:rtl/>
        </w:rPr>
        <w:t xml:space="preserve"> </w:t>
      </w:r>
      <w:r w:rsidRPr="00164C02">
        <w:rPr>
          <w:rFonts w:ascii="David" w:hAnsi="David" w:cs="David" w:hint="eastAsia"/>
          <w:i/>
          <w:sz w:val="24"/>
          <w:szCs w:val="24"/>
          <w:rtl/>
        </w:rPr>
        <w:t>כתשלום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כמוגדר</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וכי</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יחשב</w:t>
      </w:r>
      <w:r w:rsidRPr="00164C02">
        <w:rPr>
          <w:rFonts w:ascii="David" w:hAnsi="David" w:cs="David"/>
          <w:i/>
          <w:sz w:val="24"/>
          <w:szCs w:val="24"/>
          <w:rtl/>
        </w:rPr>
        <w:t xml:space="preserve"> </w:t>
      </w:r>
      <w:r w:rsidRPr="00164C02">
        <w:rPr>
          <w:rFonts w:ascii="David" w:hAnsi="David" w:cs="David" w:hint="eastAsia"/>
          <w:i/>
          <w:sz w:val="24"/>
          <w:szCs w:val="24"/>
          <w:rtl/>
        </w:rPr>
        <w:t>כאישור</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מחשבונות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כאישור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קבלה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2E0DFD52"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סמוך</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תאריך</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והתחייבויות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בפרויקט</w:t>
      </w:r>
      <w:r w:rsidRPr="00164C02">
        <w:rPr>
          <w:rFonts w:ascii="David" w:hAnsi="David" w:cs="David"/>
          <w:i/>
          <w:sz w:val="24"/>
          <w:szCs w:val="24"/>
          <w:rtl/>
        </w:rPr>
        <w:t xml:space="preserve">,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להשלמת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8.3.4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יתייחס</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באותו</w:t>
      </w:r>
      <w:r w:rsidRPr="00164C02">
        <w:rPr>
          <w:rFonts w:ascii="David" w:hAnsi="David" w:cs="David"/>
          <w:i/>
          <w:sz w:val="24"/>
          <w:szCs w:val="24"/>
          <w:rtl/>
        </w:rPr>
        <w:t xml:space="preserve"> </w:t>
      </w:r>
      <w:r w:rsidRPr="00164C02">
        <w:rPr>
          <w:rFonts w:ascii="David" w:hAnsi="David" w:cs="David" w:hint="eastAsia"/>
          <w:i/>
          <w:sz w:val="24"/>
          <w:szCs w:val="24"/>
          <w:rtl/>
        </w:rPr>
        <w:t>השלב</w:t>
      </w:r>
      <w:r w:rsidRPr="00164C02">
        <w:rPr>
          <w:rFonts w:ascii="David" w:hAnsi="David" w:cs="David"/>
          <w:i/>
          <w:sz w:val="24"/>
          <w:szCs w:val="24"/>
          <w:rtl/>
        </w:rPr>
        <w:t xml:space="preserve"> </w:t>
      </w:r>
      <w:r w:rsidRPr="00164C02">
        <w:rPr>
          <w:rFonts w:ascii="David" w:hAnsi="David" w:cs="David" w:hint="eastAsia"/>
          <w:i/>
          <w:sz w:val="24"/>
          <w:szCs w:val="24"/>
          <w:rtl/>
        </w:rPr>
        <w:t>ויבוסס</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מלא</w:t>
      </w:r>
      <w:r w:rsidRPr="00164C02">
        <w:rPr>
          <w:rFonts w:ascii="David" w:hAnsi="David" w:cs="David"/>
          <w:i/>
          <w:sz w:val="24"/>
          <w:szCs w:val="24"/>
          <w:rtl/>
        </w:rPr>
        <w:t xml:space="preserve"> </w:t>
      </w:r>
      <w:r w:rsidRPr="00164C02">
        <w:rPr>
          <w:rFonts w:ascii="David" w:hAnsi="David" w:cs="David" w:hint="eastAsia"/>
          <w:i/>
          <w:sz w:val="24"/>
          <w:szCs w:val="24"/>
          <w:rtl/>
        </w:rPr>
        <w:t>ומדויק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והמפרטים</w:t>
      </w:r>
      <w:r w:rsidRPr="00164C02">
        <w:rPr>
          <w:rFonts w:ascii="David" w:hAnsi="David" w:cs="David"/>
          <w:i/>
          <w:sz w:val="24"/>
          <w:szCs w:val="24"/>
          <w:rtl/>
        </w:rPr>
        <w:t>.</w:t>
      </w:r>
    </w:p>
    <w:p w14:paraId="69BBFB18" w14:textId="77777777" w:rsidR="00EF4F1C" w:rsidRPr="00164C02" w:rsidRDefault="00EF4F1C" w:rsidP="00DA0D66">
      <w:pPr>
        <w:spacing w:after="0" w:afterAutospacing="0" w:line="240" w:lineRule="auto"/>
        <w:ind w:left="1508"/>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יגיש</w:t>
      </w:r>
      <w:r w:rsidRPr="00164C02">
        <w:rPr>
          <w:rFonts w:ascii="David" w:hAnsi="David" w:cs="David"/>
          <w:sz w:val="24"/>
          <w:szCs w:val="24"/>
          <w:rtl/>
        </w:rPr>
        <w:t xml:space="preserve"> </w:t>
      </w:r>
      <w:r w:rsidRPr="00164C02">
        <w:rPr>
          <w:rFonts w:ascii="David" w:hAnsi="David" w:cs="David" w:hint="cs"/>
          <w:sz w:val="24"/>
          <w:szCs w:val="24"/>
          <w:rtl/>
        </w:rPr>
        <w:t>חשבון</w:t>
      </w:r>
      <w:r w:rsidRPr="00164C02">
        <w:rPr>
          <w:rFonts w:ascii="David" w:hAnsi="David" w:cs="David"/>
          <w:sz w:val="24"/>
          <w:szCs w:val="24"/>
          <w:rtl/>
        </w:rPr>
        <w:t xml:space="preserve"> </w:t>
      </w:r>
      <w:r w:rsidRPr="00164C02">
        <w:rPr>
          <w:rFonts w:ascii="David" w:hAnsi="David" w:cs="David" w:hint="cs"/>
          <w:sz w:val="24"/>
          <w:szCs w:val="24"/>
          <w:rtl/>
        </w:rPr>
        <w:t>סופי</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לפני</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בחלק</w:t>
      </w:r>
      <w:r w:rsidRPr="00164C02">
        <w:rPr>
          <w:rFonts w:ascii="David" w:hAnsi="David" w:cs="David"/>
          <w:sz w:val="24"/>
          <w:szCs w:val="24"/>
          <w:rtl/>
        </w:rPr>
        <w:t xml:space="preserve"> </w:t>
      </w:r>
      <w:r w:rsidRPr="00164C02">
        <w:rPr>
          <w:rFonts w:ascii="David" w:hAnsi="David" w:cs="David" w:hint="cs"/>
          <w:sz w:val="24"/>
          <w:szCs w:val="24"/>
          <w:rtl/>
        </w:rPr>
        <w:t>מהדירות</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לגביהן</w:t>
      </w:r>
      <w:r w:rsidRPr="00164C02">
        <w:rPr>
          <w:rFonts w:ascii="David" w:hAnsi="David" w:cs="David"/>
          <w:sz w:val="24"/>
          <w:szCs w:val="24"/>
          <w:rtl/>
        </w:rPr>
        <w:t xml:space="preserve"> </w:t>
      </w:r>
      <w:r w:rsidRPr="00164C02">
        <w:rPr>
          <w:rFonts w:ascii="David" w:hAnsi="David" w:cs="David" w:hint="cs"/>
          <w:sz w:val="24"/>
          <w:szCs w:val="24"/>
          <w:rtl/>
        </w:rPr>
        <w:t>ניתנה</w:t>
      </w:r>
      <w:r w:rsidRPr="00164C02">
        <w:rPr>
          <w:rFonts w:ascii="David" w:hAnsi="David" w:cs="David"/>
          <w:sz w:val="24"/>
          <w:szCs w:val="24"/>
          <w:rtl/>
        </w:rPr>
        <w:t xml:space="preserve"> </w:t>
      </w:r>
      <w:r w:rsidRPr="00164C02">
        <w:rPr>
          <w:rFonts w:ascii="David" w:hAnsi="David" w:cs="David" w:hint="cs"/>
          <w:sz w:val="24"/>
          <w:szCs w:val="24"/>
          <w:rtl/>
        </w:rPr>
        <w:t>הנחיה</w:t>
      </w:r>
      <w:r w:rsidRPr="00164C02">
        <w:rPr>
          <w:rFonts w:ascii="David" w:hAnsi="David" w:cs="David"/>
          <w:sz w:val="24"/>
          <w:szCs w:val="24"/>
          <w:rtl/>
        </w:rPr>
        <w:t xml:space="preserve"> </w:t>
      </w:r>
      <w:r w:rsidRPr="00164C02">
        <w:rPr>
          <w:rFonts w:ascii="David" w:hAnsi="David" w:cs="David" w:hint="cs"/>
          <w:sz w:val="24"/>
          <w:szCs w:val="24"/>
          <w:rtl/>
        </w:rPr>
        <w:t>מפורשת</w:t>
      </w:r>
      <w:r w:rsidRPr="00164C02">
        <w:rPr>
          <w:rFonts w:ascii="David" w:hAnsi="David" w:cs="David"/>
          <w:sz w:val="24"/>
          <w:szCs w:val="24"/>
          <w:rtl/>
        </w:rPr>
        <w:t xml:space="preserve"> </w:t>
      </w:r>
      <w:r w:rsidRPr="00164C02">
        <w:rPr>
          <w:rFonts w:ascii="David" w:hAnsi="David" w:cs="David" w:hint="cs"/>
          <w:sz w:val="24"/>
          <w:szCs w:val="24"/>
          <w:rtl/>
        </w:rPr>
        <w:t>בכתב</w:t>
      </w:r>
      <w:r w:rsidRPr="00164C02">
        <w:rPr>
          <w:rFonts w:ascii="David" w:hAnsi="David" w:cs="David"/>
          <w:sz w:val="24"/>
          <w:szCs w:val="24"/>
          <w:rtl/>
        </w:rPr>
        <w:t xml:space="preserve"> </w:t>
      </w:r>
      <w:r w:rsidRPr="00164C02">
        <w:rPr>
          <w:rFonts w:ascii="David" w:hAnsi="David" w:cs="David" w:hint="cs"/>
          <w:sz w:val="24"/>
          <w:szCs w:val="24"/>
          <w:rtl/>
        </w:rPr>
        <w:t>מאת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לעכב</w:t>
      </w:r>
      <w:r w:rsidRPr="00164C02">
        <w:rPr>
          <w:rFonts w:ascii="David" w:hAnsi="David" w:cs="David"/>
          <w:sz w:val="24"/>
          <w:szCs w:val="24"/>
          <w:rtl/>
        </w:rPr>
        <w:t xml:space="preserve"> </w:t>
      </w:r>
      <w:r w:rsidRPr="00164C02">
        <w:rPr>
          <w:rFonts w:ascii="David" w:hAnsi="David" w:cs="David" w:hint="cs"/>
          <w:sz w:val="24"/>
          <w:szCs w:val="24"/>
          <w:rtl/>
        </w:rPr>
        <w:t>השלמתן</w:t>
      </w:r>
      <w:r w:rsidRPr="00164C02">
        <w:rPr>
          <w:rFonts w:ascii="David" w:hAnsi="David" w:cs="David"/>
          <w:sz w:val="24"/>
          <w:szCs w:val="24"/>
          <w:rtl/>
        </w:rPr>
        <w:t xml:space="preserve">. </w:t>
      </w:r>
      <w:r w:rsidRPr="00164C02">
        <w:rPr>
          <w:rFonts w:ascii="David" w:hAnsi="David" w:cs="David" w:hint="cs"/>
          <w:sz w:val="24"/>
          <w:szCs w:val="24"/>
          <w:rtl/>
        </w:rPr>
        <w:t>להבטחת</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הגמר</w:t>
      </w:r>
      <w:r w:rsidRPr="00164C02">
        <w:rPr>
          <w:rFonts w:ascii="David" w:hAnsi="David" w:cs="David"/>
          <w:sz w:val="24"/>
          <w:szCs w:val="24"/>
          <w:rtl/>
        </w:rPr>
        <w:t xml:space="preserve"> </w:t>
      </w:r>
      <w:r w:rsidRPr="00164C02">
        <w:rPr>
          <w:rFonts w:ascii="David" w:hAnsi="David" w:cs="David" w:hint="cs"/>
          <w:sz w:val="24"/>
          <w:szCs w:val="24"/>
          <w:rtl/>
        </w:rPr>
        <w:t>בדירות</w:t>
      </w:r>
      <w:r w:rsidRPr="00164C02">
        <w:rPr>
          <w:rFonts w:ascii="David" w:hAnsi="David" w:cs="David"/>
          <w:sz w:val="24"/>
          <w:szCs w:val="24"/>
          <w:rtl/>
        </w:rPr>
        <w:t xml:space="preserve"> </w:t>
      </w:r>
      <w:r w:rsidRPr="00164C02">
        <w:rPr>
          <w:rFonts w:ascii="David" w:hAnsi="David" w:cs="David" w:hint="cs"/>
          <w:sz w:val="24"/>
          <w:szCs w:val="24"/>
          <w:rtl/>
        </w:rPr>
        <w:t>אלה</w:t>
      </w:r>
      <w:r w:rsidRPr="00164C02">
        <w:rPr>
          <w:rFonts w:ascii="David" w:hAnsi="David" w:cs="David"/>
          <w:sz w:val="24"/>
          <w:szCs w:val="24"/>
          <w:rtl/>
        </w:rPr>
        <w:t xml:space="preserve">, </w:t>
      </w:r>
      <w:r w:rsidRPr="00164C02">
        <w:rPr>
          <w:rFonts w:ascii="David" w:hAnsi="David" w:cs="David" w:hint="cs"/>
          <w:sz w:val="24"/>
          <w:szCs w:val="24"/>
          <w:rtl/>
        </w:rPr>
        <w:t>יעכב</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סכום</w:t>
      </w:r>
      <w:r w:rsidRPr="00164C02">
        <w:rPr>
          <w:rFonts w:ascii="David" w:hAnsi="David" w:cs="David"/>
          <w:sz w:val="24"/>
          <w:szCs w:val="24"/>
          <w:rtl/>
        </w:rPr>
        <w:t xml:space="preserve"> </w:t>
      </w:r>
      <w:r w:rsidRPr="00164C02">
        <w:rPr>
          <w:rFonts w:ascii="David" w:hAnsi="David" w:cs="David" w:hint="cs"/>
          <w:sz w:val="24"/>
          <w:szCs w:val="24"/>
          <w:rtl/>
        </w:rPr>
        <w:t>מהחשבון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כפי</w:t>
      </w:r>
      <w:r w:rsidRPr="00164C02">
        <w:rPr>
          <w:rFonts w:ascii="David" w:hAnsi="David" w:cs="David"/>
          <w:sz w:val="24"/>
          <w:szCs w:val="24"/>
          <w:rtl/>
        </w:rPr>
        <w:t xml:space="preserve"> </w:t>
      </w:r>
      <w:r w:rsidRPr="00164C02">
        <w:rPr>
          <w:rFonts w:ascii="David" w:hAnsi="David" w:cs="David" w:hint="cs"/>
          <w:sz w:val="24"/>
          <w:szCs w:val="24"/>
          <w:rtl/>
        </w:rPr>
        <w:t>שיקבע</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להשלמתן</w:t>
      </w:r>
      <w:r w:rsidRPr="00164C02">
        <w:rPr>
          <w:rFonts w:ascii="David" w:hAnsi="David" w:cs="David"/>
          <w:sz w:val="24"/>
          <w:szCs w:val="24"/>
          <w:rtl/>
        </w:rPr>
        <w:t>.</w:t>
      </w:r>
    </w:p>
    <w:p w14:paraId="6B9CAC6C" w14:textId="106F7AFE" w:rsidR="00EF4F1C" w:rsidRPr="00164C02" w:rsidRDefault="00EF4F1C" w:rsidP="00DA0D66">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שיגיש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ימצה</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דרישותיו</w:t>
      </w:r>
      <w:r w:rsidRPr="00164C02">
        <w:rPr>
          <w:rFonts w:ascii="David" w:hAnsi="David" w:cs="David"/>
          <w:i/>
          <w:sz w:val="24"/>
          <w:szCs w:val="24"/>
          <w:rtl/>
        </w:rPr>
        <w:t xml:space="preserve"> </w:t>
      </w:r>
      <w:r w:rsidRPr="00164C02">
        <w:rPr>
          <w:rFonts w:ascii="David" w:hAnsi="David" w:cs="David" w:hint="eastAsia"/>
          <w:i/>
          <w:sz w:val="24"/>
          <w:szCs w:val="24"/>
          <w:rtl/>
        </w:rPr>
        <w:t>ותביעותיו</w:t>
      </w:r>
      <w:r w:rsidRPr="00164C02">
        <w:rPr>
          <w:rFonts w:ascii="David" w:hAnsi="David" w:cs="David"/>
          <w:i/>
          <w:sz w:val="24"/>
          <w:szCs w:val="24"/>
          <w:rtl/>
        </w:rPr>
        <w:t xml:space="preserve"> </w:t>
      </w:r>
      <w:r w:rsidRPr="00164C02">
        <w:rPr>
          <w:rFonts w:ascii="David" w:hAnsi="David" w:cs="David" w:hint="eastAsia"/>
          <w:i/>
          <w:sz w:val="24"/>
          <w:szCs w:val="24"/>
          <w:rtl/>
        </w:rPr>
        <w:t>מהמזמין</w:t>
      </w:r>
      <w:r w:rsidRPr="00164C02">
        <w:rPr>
          <w:rFonts w:ascii="David" w:hAnsi="David" w:cs="David"/>
          <w:i/>
          <w:sz w:val="24"/>
          <w:szCs w:val="24"/>
          <w:rtl/>
        </w:rPr>
        <w:t xml:space="preserve">, </w:t>
      </w:r>
      <w:r w:rsidRPr="00164C02">
        <w:rPr>
          <w:rFonts w:ascii="David" w:hAnsi="David" w:cs="David" w:hint="eastAsia"/>
          <w:i/>
          <w:sz w:val="24"/>
          <w:szCs w:val="24"/>
          <w:rtl/>
        </w:rPr>
        <w:t>ואין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לבוא</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דרישה</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מצאה</w:t>
      </w:r>
      <w:r w:rsidRPr="00164C02">
        <w:rPr>
          <w:rFonts w:ascii="David" w:hAnsi="David" w:cs="David"/>
          <w:i/>
          <w:sz w:val="24"/>
          <w:szCs w:val="24"/>
          <w:rtl/>
        </w:rPr>
        <w:t xml:space="preserve"> </w:t>
      </w:r>
      <w:r w:rsidRPr="00164C02">
        <w:rPr>
          <w:rFonts w:ascii="David" w:hAnsi="David" w:cs="David" w:hint="eastAsia"/>
          <w:i/>
          <w:sz w:val="24"/>
          <w:szCs w:val="24"/>
          <w:rtl/>
        </w:rPr>
        <w:t>ביטוי</w:t>
      </w:r>
      <w:r w:rsidRPr="00164C02">
        <w:rPr>
          <w:rFonts w:ascii="David" w:hAnsi="David" w:cs="David"/>
          <w:i/>
          <w:sz w:val="24"/>
          <w:szCs w:val="24"/>
          <w:rtl/>
        </w:rPr>
        <w:t xml:space="preserve"> </w:t>
      </w:r>
      <w:r w:rsidRPr="00164C02">
        <w:rPr>
          <w:rFonts w:ascii="David" w:hAnsi="David" w:cs="David" w:hint="eastAsia"/>
          <w:i/>
          <w:sz w:val="24"/>
          <w:szCs w:val="24"/>
          <w:rtl/>
        </w:rPr>
        <w:t>מפורט</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מנוע</w:t>
      </w:r>
      <w:r w:rsidRPr="00164C02">
        <w:rPr>
          <w:rFonts w:ascii="David" w:hAnsi="David" w:cs="David"/>
          <w:i/>
          <w:sz w:val="24"/>
          <w:szCs w:val="24"/>
          <w:rtl/>
        </w:rPr>
        <w:t xml:space="preserve"> </w:t>
      </w:r>
      <w:r w:rsidRPr="00164C02">
        <w:rPr>
          <w:rFonts w:ascii="David" w:hAnsi="David" w:cs="David" w:hint="eastAsia"/>
          <w:i/>
          <w:sz w:val="24"/>
          <w:szCs w:val="24"/>
          <w:rtl/>
        </w:rPr>
        <w:t>מלהציג</w:t>
      </w:r>
      <w:r w:rsidRPr="00164C02">
        <w:rPr>
          <w:rFonts w:ascii="David" w:hAnsi="David" w:cs="David"/>
          <w:i/>
          <w:sz w:val="24"/>
          <w:szCs w:val="24"/>
          <w:rtl/>
        </w:rPr>
        <w:t xml:space="preserve"> </w:t>
      </w:r>
      <w:r w:rsidRPr="00164C02">
        <w:rPr>
          <w:rFonts w:ascii="David" w:hAnsi="David" w:cs="David" w:hint="eastAsia"/>
          <w:i/>
          <w:sz w:val="24"/>
          <w:szCs w:val="24"/>
          <w:rtl/>
        </w:rPr>
        <w:t>דרישה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כזאת</w:t>
      </w:r>
      <w:r w:rsidRPr="00164C02">
        <w:rPr>
          <w:rFonts w:ascii="David" w:hAnsi="David" w:cs="David"/>
          <w:i/>
          <w:sz w:val="24"/>
          <w:szCs w:val="24"/>
          <w:rtl/>
        </w:rPr>
        <w:t>.</w:t>
      </w:r>
    </w:p>
    <w:p w14:paraId="41A8F35F" w14:textId="47A617F1" w:rsidR="00EF4F1C" w:rsidRPr="00164C02" w:rsidRDefault="00EF4F1C" w:rsidP="00DA0D66">
      <w:pPr>
        <w:spacing w:after="0" w:afterAutospacing="0" w:line="240" w:lineRule="auto"/>
        <w:ind w:left="1508"/>
        <w:rPr>
          <w:rFonts w:ascii="David" w:hAnsi="David" w:cs="David"/>
          <w:i/>
          <w:sz w:val="24"/>
          <w:szCs w:val="24"/>
        </w:rPr>
      </w:pP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שהוגש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ייבדק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מהגשתו</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והמפקח</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בתעודה</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כולו</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חלקו</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שימצא</w:t>
      </w:r>
      <w:r w:rsidRPr="00164C02">
        <w:rPr>
          <w:rFonts w:ascii="David" w:hAnsi="David" w:cs="David"/>
          <w:i/>
          <w:sz w:val="24"/>
          <w:szCs w:val="24"/>
          <w:rtl/>
        </w:rPr>
        <w:t xml:space="preserve"> </w:t>
      </w:r>
      <w:r w:rsidRPr="00164C02">
        <w:rPr>
          <w:rFonts w:ascii="David" w:hAnsi="David" w:cs="David" w:hint="eastAsia"/>
          <w:i/>
          <w:sz w:val="24"/>
          <w:szCs w:val="24"/>
          <w:rtl/>
        </w:rPr>
        <w:t>לנכון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מוקדם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לגבי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הבדיקה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מותנה</w:t>
      </w:r>
      <w:r w:rsidRPr="00164C02">
        <w:rPr>
          <w:rFonts w:ascii="David" w:hAnsi="David" w:cs="David"/>
          <w:i/>
          <w:sz w:val="24"/>
          <w:szCs w:val="24"/>
          <w:rtl/>
        </w:rPr>
        <w:t xml:space="preserve"> </w:t>
      </w:r>
      <w:r w:rsidRPr="00164C02">
        <w:rPr>
          <w:rFonts w:ascii="David" w:hAnsi="David" w:cs="David" w:hint="eastAsia"/>
          <w:i/>
          <w:sz w:val="24"/>
          <w:szCs w:val="24"/>
          <w:rtl/>
        </w:rPr>
        <w:t>במילוי</w:t>
      </w:r>
      <w:r w:rsidRPr="00164C02">
        <w:rPr>
          <w:rFonts w:ascii="David" w:hAnsi="David" w:cs="David"/>
          <w:i/>
          <w:sz w:val="24"/>
          <w:szCs w:val="24"/>
          <w:rtl/>
        </w:rPr>
        <w:t xml:space="preserve"> </w:t>
      </w:r>
      <w:r w:rsidRPr="00164C02">
        <w:rPr>
          <w:rFonts w:ascii="David" w:hAnsi="David" w:cs="David" w:hint="eastAsia"/>
          <w:i/>
          <w:sz w:val="24"/>
          <w:szCs w:val="24"/>
          <w:rtl/>
        </w:rPr>
        <w:t>התחייבויות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25 </w:t>
      </w:r>
      <w:r w:rsidRPr="00164C02">
        <w:rPr>
          <w:rFonts w:ascii="David" w:hAnsi="David" w:cs="David" w:hint="eastAsia"/>
          <w:i/>
          <w:sz w:val="24"/>
          <w:szCs w:val="24"/>
          <w:rtl/>
        </w:rPr>
        <w:t>להלן</w:t>
      </w:r>
      <w:r w:rsidRPr="00164C02">
        <w:rPr>
          <w:rFonts w:ascii="David" w:hAnsi="David" w:cs="David"/>
          <w:i/>
          <w:sz w:val="24"/>
          <w:szCs w:val="24"/>
          <w:rtl/>
        </w:rPr>
        <w:t>.</w:t>
      </w:r>
      <w:r w:rsidRPr="00164C02">
        <w:rPr>
          <w:rFonts w:ascii="David" w:hAnsi="David" w:cs="David"/>
          <w:sz w:val="24"/>
          <w:szCs w:val="24"/>
          <w:rtl/>
        </w:rPr>
        <w:t xml:space="preserve"> </w:t>
      </w:r>
    </w:p>
    <w:p w14:paraId="098D68BE" w14:textId="427BB225" w:rsidR="00EF4F1C" w:rsidRPr="00164C02" w:rsidRDefault="00DA0D66" w:rsidP="00A11D74">
      <w:pPr>
        <w:numPr>
          <w:ilvl w:val="2"/>
          <w:numId w:val="4"/>
        </w:numPr>
        <w:spacing w:after="0" w:afterAutospacing="0" w:line="240" w:lineRule="auto"/>
        <w:rPr>
          <w:rFonts w:ascii="David" w:hAnsi="David" w:cs="David"/>
          <w:i/>
          <w:sz w:val="24"/>
          <w:szCs w:val="24"/>
          <w:rtl/>
        </w:rPr>
      </w:pPr>
      <w:r>
        <w:rPr>
          <w:rFonts w:ascii="David" w:hAnsi="David" w:cs="David" w:hint="cs"/>
          <w:i/>
          <w:sz w:val="24"/>
          <w:szCs w:val="24"/>
          <w:rtl/>
        </w:rPr>
        <w:t>שחרור החשבון הסופי לקבלן יתבצע רק לאחר גמר תיקון הליקויים המופעים בפרוטוקול</w:t>
      </w:r>
      <w:r>
        <w:rPr>
          <w:rFonts w:ascii="David" w:hAnsi="David" w:cs="David" w:hint="eastAsia"/>
          <w:i/>
          <w:sz w:val="24"/>
          <w:szCs w:val="24"/>
          <w:rtl/>
        </w:rPr>
        <w:t>י</w:t>
      </w:r>
      <w:r>
        <w:rPr>
          <w:rFonts w:ascii="David" w:hAnsi="David" w:cs="David" w:hint="cs"/>
          <w:i/>
          <w:sz w:val="24"/>
          <w:szCs w:val="24"/>
          <w:rtl/>
        </w:rPr>
        <w:t xml:space="preserve"> המסירה של הדירות והשטחים הציבוריים וחתימת הדיירים על גמר התיקון.</w:t>
      </w:r>
    </w:p>
    <w:p w14:paraId="10F803B6" w14:textId="77777777" w:rsidR="00EF4F1C" w:rsidRPr="00164C02" w:rsidRDefault="00EF4F1C" w:rsidP="00DA0D66">
      <w:pPr>
        <w:spacing w:after="0" w:afterAutospacing="0" w:line="240" w:lineRule="auto"/>
        <w:ind w:left="1508"/>
        <w:rPr>
          <w:rFonts w:ascii="David" w:hAnsi="David" w:cs="David"/>
          <w:i/>
          <w:sz w:val="24"/>
          <w:szCs w:val="24"/>
          <w:rtl/>
        </w:rPr>
      </w:pPr>
      <w:r w:rsidRPr="00164C02">
        <w:rPr>
          <w:rFonts w:ascii="David" w:hAnsi="David" w:cs="David" w:hint="eastAsia"/>
          <w:i/>
          <w:sz w:val="24"/>
          <w:szCs w:val="24"/>
          <w:rtl/>
        </w:rPr>
        <w:t>יתרת</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הפחתת</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תשולם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התמלאו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התנאים</w:t>
      </w:r>
      <w:r w:rsidRPr="00164C02">
        <w:rPr>
          <w:rFonts w:ascii="David" w:hAnsi="David" w:cs="David"/>
          <w:i/>
          <w:sz w:val="24"/>
          <w:szCs w:val="24"/>
          <w:rtl/>
        </w:rPr>
        <w:t xml:space="preserve"> </w:t>
      </w:r>
      <w:r w:rsidRPr="00164C02">
        <w:rPr>
          <w:rFonts w:ascii="David" w:hAnsi="David" w:cs="David" w:hint="eastAsia"/>
          <w:i/>
          <w:sz w:val="24"/>
          <w:szCs w:val="24"/>
          <w:rtl/>
        </w:rPr>
        <w:t>המוקדמים</w:t>
      </w:r>
      <w:r w:rsidRPr="00164C02">
        <w:rPr>
          <w:rFonts w:ascii="David" w:hAnsi="David" w:cs="David"/>
          <w:i/>
          <w:sz w:val="24"/>
          <w:szCs w:val="24"/>
          <w:rtl/>
        </w:rPr>
        <w:t xml:space="preserve"> </w:t>
      </w:r>
      <w:r w:rsidRPr="00164C02">
        <w:rPr>
          <w:rFonts w:ascii="David" w:hAnsi="David" w:cs="David" w:hint="eastAsia"/>
          <w:i/>
          <w:sz w:val="24"/>
          <w:szCs w:val="24"/>
          <w:rtl/>
        </w:rPr>
        <w:t>הבאים</w:t>
      </w:r>
      <w:r w:rsidRPr="00164C02">
        <w:rPr>
          <w:rFonts w:ascii="David" w:hAnsi="David" w:cs="David"/>
          <w:i/>
          <w:sz w:val="24"/>
          <w:szCs w:val="24"/>
          <w:rtl/>
        </w:rPr>
        <w:t>:</w:t>
      </w:r>
    </w:p>
    <w:p w14:paraId="15B329EC"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ולרוכשים</w:t>
      </w:r>
      <w:r w:rsidRPr="00164C02">
        <w:rPr>
          <w:rFonts w:ascii="David" w:hAnsi="David" w:cs="David"/>
          <w:i/>
          <w:sz w:val="24"/>
          <w:szCs w:val="24"/>
          <w:rtl/>
        </w:rPr>
        <w:t xml:space="preserve"> </w:t>
      </w:r>
      <w:r w:rsidRPr="00164C02">
        <w:rPr>
          <w:rFonts w:ascii="David" w:hAnsi="David" w:cs="David" w:hint="eastAsia"/>
          <w:i/>
          <w:sz w:val="24"/>
          <w:szCs w:val="24"/>
          <w:rtl/>
        </w:rPr>
        <w:t>ועמידה</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המפרט</w:t>
      </w:r>
      <w:r w:rsidRPr="00164C02">
        <w:rPr>
          <w:rFonts w:ascii="David" w:hAnsi="David" w:cs="David"/>
          <w:i/>
          <w:sz w:val="24"/>
          <w:szCs w:val="24"/>
          <w:rtl/>
        </w:rPr>
        <w:t xml:space="preserve"> </w:t>
      </w:r>
      <w:r w:rsidRPr="00164C02">
        <w:rPr>
          <w:rFonts w:ascii="David" w:hAnsi="David" w:cs="David" w:hint="eastAsia"/>
          <w:i/>
          <w:sz w:val="24"/>
          <w:szCs w:val="24"/>
          <w:rtl/>
        </w:rPr>
        <w:t>הטכני</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155BFD2E"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תעודת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050C9B4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תעודת</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חתומה</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הרשויות</w:t>
      </w:r>
      <w:r w:rsidRPr="00164C02">
        <w:rPr>
          <w:rFonts w:ascii="David" w:hAnsi="David" w:cs="David"/>
          <w:i/>
          <w:sz w:val="24"/>
          <w:szCs w:val="24"/>
          <w:rtl/>
        </w:rPr>
        <w:t xml:space="preserve"> </w:t>
      </w:r>
      <w:r w:rsidRPr="00164C02">
        <w:rPr>
          <w:rFonts w:ascii="David" w:hAnsi="David" w:cs="David" w:hint="eastAsia"/>
          <w:i/>
          <w:sz w:val="24"/>
          <w:szCs w:val="24"/>
          <w:rtl/>
        </w:rPr>
        <w:t>המוסמכות</w:t>
      </w:r>
      <w:r w:rsidRPr="00164C02">
        <w:rPr>
          <w:rFonts w:ascii="David" w:hAnsi="David" w:cs="David"/>
          <w:i/>
          <w:sz w:val="24"/>
          <w:szCs w:val="24"/>
          <w:rtl/>
        </w:rPr>
        <w:t>.</w:t>
      </w:r>
    </w:p>
    <w:p w14:paraId="4FAD331A"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הבנקאית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9.4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w:t>
      </w:r>
    </w:p>
    <w:p w14:paraId="428E5D83"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עדות</w:t>
      </w:r>
      <w:r w:rsidRPr="00164C02">
        <w:rPr>
          <w:rFonts w:ascii="David" w:hAnsi="David" w:cs="David"/>
          <w:i/>
          <w:sz w:val="24"/>
          <w:szCs w:val="24"/>
          <w:rtl/>
        </w:rPr>
        <w:t xml:space="preserve"> (</w:t>
      </w:r>
      <w:r w:rsidRPr="00164C02">
        <w:rPr>
          <w:rFonts w:ascii="David" w:hAnsi="David" w:cs="David"/>
          <w:i/>
          <w:sz w:val="24"/>
          <w:szCs w:val="24"/>
        </w:rPr>
        <w:t>AS MADE</w:t>
      </w:r>
      <w:r w:rsidRPr="00164C02">
        <w:rPr>
          <w:rFonts w:ascii="David" w:hAnsi="David" w:cs="David"/>
          <w:i/>
          <w:sz w:val="24"/>
          <w:szCs w:val="24"/>
          <w:rtl/>
        </w:rPr>
        <w:t xml:space="preserve">) </w:t>
      </w:r>
      <w:r w:rsidRPr="00164C02">
        <w:rPr>
          <w:rFonts w:ascii="David" w:hAnsi="David" w:cs="David" w:hint="eastAsia"/>
          <w:i/>
          <w:sz w:val="24"/>
          <w:szCs w:val="24"/>
          <w:rtl/>
        </w:rPr>
        <w:t>הסברים</w:t>
      </w:r>
      <w:r w:rsidRPr="00164C02">
        <w:rPr>
          <w:rFonts w:ascii="David" w:hAnsi="David" w:cs="David"/>
          <w:i/>
          <w:sz w:val="24"/>
          <w:szCs w:val="24"/>
          <w:rtl/>
        </w:rPr>
        <w:t xml:space="preserve"> </w:t>
      </w:r>
      <w:r w:rsidRPr="00164C02">
        <w:rPr>
          <w:rFonts w:ascii="David" w:hAnsi="David" w:cs="David" w:hint="eastAsia"/>
          <w:i/>
          <w:sz w:val="24"/>
          <w:szCs w:val="24"/>
          <w:rtl/>
        </w:rPr>
        <w:t>מילוליים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ספרי</w:t>
      </w:r>
      <w:r w:rsidRPr="00164C02">
        <w:rPr>
          <w:rFonts w:ascii="David" w:hAnsi="David" w:cs="David"/>
          <w:i/>
          <w:sz w:val="24"/>
          <w:szCs w:val="24"/>
          <w:rtl/>
        </w:rPr>
        <w:t xml:space="preserve"> </w:t>
      </w:r>
      <w:r w:rsidRPr="00164C02">
        <w:rPr>
          <w:rFonts w:ascii="David" w:hAnsi="David" w:cs="David" w:hint="eastAsia"/>
          <w:i/>
          <w:sz w:val="24"/>
          <w:szCs w:val="24"/>
          <w:rtl/>
        </w:rPr>
        <w:t>המתקנים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התחזוקה</w:t>
      </w:r>
      <w:r w:rsidRPr="00164C02">
        <w:rPr>
          <w:rFonts w:ascii="David" w:hAnsi="David" w:cs="David"/>
          <w:i/>
          <w:sz w:val="24"/>
          <w:szCs w:val="24"/>
          <w:rtl/>
        </w:rPr>
        <w:t xml:space="preserve"> </w:t>
      </w:r>
      <w:r w:rsidRPr="00164C02">
        <w:rPr>
          <w:rFonts w:ascii="David" w:hAnsi="David" w:cs="David" w:hint="eastAsia"/>
          <w:i/>
          <w:sz w:val="24"/>
          <w:szCs w:val="24"/>
          <w:rtl/>
        </w:rPr>
        <w:t>והשימוש</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המערכות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AA64819"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המצאת</w:t>
      </w:r>
      <w:r w:rsidRPr="00164C02">
        <w:rPr>
          <w:rFonts w:ascii="David" w:hAnsi="David" w:cs="David"/>
          <w:sz w:val="24"/>
          <w:szCs w:val="24"/>
          <w:rtl/>
        </w:rPr>
        <w:t xml:space="preserve"> </w:t>
      </w:r>
      <w:r w:rsidRPr="00164C02">
        <w:rPr>
          <w:rFonts w:ascii="David" w:hAnsi="David" w:cs="David" w:hint="eastAsia"/>
          <w:sz w:val="24"/>
          <w:szCs w:val="24"/>
          <w:rtl/>
        </w:rPr>
        <w:t>הצהרת</w:t>
      </w:r>
      <w:r w:rsidRPr="00164C02">
        <w:rPr>
          <w:rFonts w:ascii="David" w:hAnsi="David" w:cs="David"/>
          <w:sz w:val="24"/>
          <w:szCs w:val="24"/>
          <w:rtl/>
        </w:rPr>
        <w:t xml:space="preserve"> </w:t>
      </w:r>
      <w:r w:rsidRPr="00164C02">
        <w:rPr>
          <w:rFonts w:ascii="David" w:hAnsi="David" w:cs="David" w:hint="eastAsia"/>
          <w:sz w:val="24"/>
          <w:szCs w:val="24"/>
          <w:rtl/>
        </w:rPr>
        <w:t>היעדר</w:t>
      </w:r>
      <w:r w:rsidRPr="00164C02">
        <w:rPr>
          <w:rFonts w:ascii="David" w:hAnsi="David" w:cs="David"/>
          <w:sz w:val="24"/>
          <w:szCs w:val="24"/>
          <w:rtl/>
        </w:rPr>
        <w:t xml:space="preserve"> </w:t>
      </w:r>
      <w:r w:rsidRPr="00164C02">
        <w:rPr>
          <w:rFonts w:ascii="David" w:hAnsi="David" w:cs="David" w:hint="eastAsia"/>
          <w:sz w:val="24"/>
          <w:szCs w:val="24"/>
          <w:rtl/>
        </w:rPr>
        <w:t>תביעות</w:t>
      </w:r>
      <w:r w:rsidRPr="00164C02">
        <w:rPr>
          <w:rFonts w:ascii="David" w:hAnsi="David" w:cs="David"/>
          <w:sz w:val="24"/>
          <w:szCs w:val="24"/>
          <w:rtl/>
        </w:rPr>
        <w:t xml:space="preserve"> </w:t>
      </w:r>
      <w:r w:rsidRPr="00164C02">
        <w:rPr>
          <w:rFonts w:ascii="David" w:hAnsi="David" w:cs="David" w:hint="eastAsia"/>
          <w:sz w:val="24"/>
          <w:szCs w:val="24"/>
          <w:rtl/>
        </w:rPr>
        <w:t>חתומה</w:t>
      </w:r>
      <w:r w:rsidRPr="00164C02">
        <w:rPr>
          <w:rFonts w:ascii="David" w:hAnsi="David" w:cs="David"/>
          <w:sz w:val="24"/>
          <w:szCs w:val="24"/>
          <w:rtl/>
        </w:rPr>
        <w:t xml:space="preserve"> </w:t>
      </w:r>
      <w:r w:rsidRPr="00164C02">
        <w:rPr>
          <w:rFonts w:ascii="David" w:hAnsi="David" w:cs="David" w:hint="eastAsia"/>
          <w:sz w:val="24"/>
          <w:szCs w:val="24"/>
          <w:rtl/>
        </w:rPr>
        <w:t>בנוסח</w:t>
      </w:r>
      <w:r w:rsidRPr="00164C02">
        <w:rPr>
          <w:rFonts w:ascii="David" w:hAnsi="David" w:cs="David"/>
          <w:sz w:val="24"/>
          <w:szCs w:val="24"/>
          <w:rtl/>
        </w:rPr>
        <w:t xml:space="preserve"> </w:t>
      </w:r>
      <w:r w:rsidRPr="00164C02">
        <w:rPr>
          <w:rFonts w:ascii="David" w:hAnsi="David" w:cs="David" w:hint="eastAsia"/>
          <w:sz w:val="24"/>
          <w:szCs w:val="24"/>
          <w:rtl/>
        </w:rPr>
        <w:t>נספח</w:t>
      </w:r>
      <w:r w:rsidRPr="00164C02">
        <w:rPr>
          <w:rFonts w:ascii="David" w:hAnsi="David" w:cs="David"/>
          <w:sz w:val="24"/>
          <w:szCs w:val="24"/>
          <w:rtl/>
        </w:rPr>
        <w:t xml:space="preserve"> 3.1.19 </w:t>
      </w:r>
      <w:r w:rsidRPr="00164C02">
        <w:rPr>
          <w:rFonts w:ascii="David" w:hAnsi="David" w:cs="David" w:hint="eastAsia"/>
          <w:sz w:val="24"/>
          <w:szCs w:val="24"/>
          <w:rtl/>
        </w:rPr>
        <w:t>לחוזה</w:t>
      </w:r>
      <w:r w:rsidRPr="00164C02">
        <w:rPr>
          <w:rFonts w:ascii="David" w:hAnsi="David" w:cs="David"/>
          <w:sz w:val="24"/>
          <w:szCs w:val="24"/>
          <w:rtl/>
        </w:rPr>
        <w:t>.</w:t>
      </w:r>
    </w:p>
    <w:p w14:paraId="0828DB4D" w14:textId="77777777" w:rsidR="00EF4F1C" w:rsidRPr="00164C02" w:rsidRDefault="00EF4F1C" w:rsidP="00DA0D66">
      <w:pPr>
        <w:spacing w:after="0" w:afterAutospacing="0" w:line="240" w:lineRule="auto"/>
        <w:ind w:left="799"/>
        <w:rPr>
          <w:rFonts w:ascii="David" w:hAnsi="David" w:cs="David"/>
          <w:sz w:val="24"/>
          <w:szCs w:val="24"/>
          <w:rtl/>
        </w:rPr>
      </w:pPr>
      <w:r w:rsidRPr="00164C02">
        <w:rPr>
          <w:rFonts w:ascii="David" w:hAnsi="David" w:cs="David" w:hint="cs"/>
          <w:sz w:val="24"/>
          <w:szCs w:val="24"/>
          <w:rtl/>
        </w:rPr>
        <w:t>מילוי</w:t>
      </w:r>
      <w:r w:rsidRPr="00164C02">
        <w:rPr>
          <w:rFonts w:ascii="David" w:hAnsi="David" w:cs="David"/>
          <w:sz w:val="24"/>
          <w:szCs w:val="24"/>
          <w:rtl/>
        </w:rPr>
        <w:t xml:space="preserve"> </w:t>
      </w:r>
      <w:r w:rsidRPr="00164C02">
        <w:rPr>
          <w:rFonts w:ascii="David" w:hAnsi="David" w:cs="David" w:hint="cs"/>
          <w:sz w:val="24"/>
          <w:szCs w:val="24"/>
          <w:rtl/>
        </w:rPr>
        <w:t>התנאים</w:t>
      </w:r>
      <w:r w:rsidRPr="00164C02">
        <w:rPr>
          <w:rFonts w:ascii="David" w:hAnsi="David" w:cs="David"/>
          <w:sz w:val="24"/>
          <w:szCs w:val="24"/>
          <w:rtl/>
        </w:rPr>
        <w:t xml:space="preserve"> </w:t>
      </w:r>
      <w:r w:rsidRPr="00164C02">
        <w:rPr>
          <w:rFonts w:ascii="David" w:hAnsi="David" w:cs="David" w:hint="cs"/>
          <w:sz w:val="24"/>
          <w:szCs w:val="24"/>
          <w:rtl/>
        </w:rPr>
        <w:t>המוקדמים</w:t>
      </w:r>
      <w:r w:rsidRPr="00164C02">
        <w:rPr>
          <w:rFonts w:ascii="David" w:hAnsi="David" w:cs="David"/>
          <w:sz w:val="24"/>
          <w:szCs w:val="24"/>
          <w:rtl/>
        </w:rPr>
        <w:t xml:space="preserve"> </w:t>
      </w:r>
      <w:r w:rsidRPr="00164C02">
        <w:rPr>
          <w:rFonts w:ascii="David" w:hAnsi="David" w:cs="David" w:hint="cs"/>
          <w:sz w:val="24"/>
          <w:szCs w:val="24"/>
          <w:rtl/>
        </w:rPr>
        <w:t>הנ</w:t>
      </w:r>
      <w:r w:rsidRPr="00164C02">
        <w:rPr>
          <w:rFonts w:ascii="David" w:hAnsi="David" w:cs="David"/>
          <w:sz w:val="24"/>
          <w:szCs w:val="24"/>
          <w:rtl/>
        </w:rPr>
        <w:t>"</w:t>
      </w:r>
      <w:r w:rsidRPr="00164C02">
        <w:rPr>
          <w:rFonts w:ascii="David" w:hAnsi="David" w:cs="David" w:hint="cs"/>
          <w:sz w:val="24"/>
          <w:szCs w:val="24"/>
          <w:rtl/>
        </w:rPr>
        <w:t>ל</w:t>
      </w:r>
      <w:r w:rsidRPr="00164C02">
        <w:rPr>
          <w:rFonts w:ascii="David" w:hAnsi="David" w:cs="David"/>
          <w:sz w:val="24"/>
          <w:szCs w:val="24"/>
          <w:rtl/>
        </w:rPr>
        <w:t xml:space="preserve"> </w:t>
      </w:r>
      <w:r w:rsidRPr="00164C02">
        <w:rPr>
          <w:rFonts w:ascii="David" w:hAnsi="David" w:cs="David" w:hint="cs"/>
          <w:sz w:val="24"/>
          <w:szCs w:val="24"/>
          <w:rtl/>
        </w:rPr>
        <w:t>הוא</w:t>
      </w:r>
      <w:r w:rsidRPr="00164C02">
        <w:rPr>
          <w:rFonts w:ascii="David" w:hAnsi="David" w:cs="David"/>
          <w:sz w:val="24"/>
          <w:szCs w:val="24"/>
          <w:rtl/>
        </w:rPr>
        <w:t xml:space="preserve"> </w:t>
      </w:r>
      <w:r w:rsidRPr="00164C02">
        <w:rPr>
          <w:rFonts w:ascii="David" w:hAnsi="David" w:cs="David" w:hint="cs"/>
          <w:sz w:val="24"/>
          <w:szCs w:val="24"/>
          <w:rtl/>
        </w:rPr>
        <w:t>תנאי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זכאות</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w:t>
      </w:r>
    </w:p>
    <w:p w14:paraId="2271C1E3" w14:textId="77777777" w:rsidR="00EF4F1C" w:rsidRPr="00164C02" w:rsidRDefault="00EF4F1C" w:rsidP="00DA0D66">
      <w:pPr>
        <w:spacing w:after="0" w:afterAutospacing="0" w:line="240" w:lineRule="auto"/>
        <w:ind w:left="799"/>
        <w:rPr>
          <w:rFonts w:ascii="David" w:hAnsi="David" w:cs="David"/>
          <w:sz w:val="24"/>
          <w:szCs w:val="24"/>
          <w:u w:val="single"/>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שטרם</w:t>
      </w:r>
      <w:r w:rsidRPr="00164C02">
        <w:rPr>
          <w:rFonts w:ascii="David" w:hAnsi="David" w:cs="David"/>
          <w:sz w:val="24"/>
          <w:szCs w:val="24"/>
          <w:rtl/>
        </w:rPr>
        <w:t xml:space="preserve"> </w:t>
      </w:r>
      <w:r w:rsidRPr="00164C02">
        <w:rPr>
          <w:rFonts w:ascii="David" w:hAnsi="David" w:cs="David" w:hint="cs"/>
          <w:sz w:val="24"/>
          <w:szCs w:val="24"/>
          <w:rtl/>
        </w:rPr>
        <w:t>בוצעה</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הושלמה</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קביעת</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יעוכב</w:t>
      </w:r>
      <w:r w:rsidRPr="00164C02">
        <w:rPr>
          <w:rFonts w:ascii="David" w:hAnsi="David" w:cs="David"/>
          <w:sz w:val="24"/>
          <w:szCs w:val="24"/>
          <w:rtl/>
        </w:rPr>
        <w:t xml:space="preserve"> </w:t>
      </w:r>
      <w:r w:rsidRPr="00164C02">
        <w:rPr>
          <w:rFonts w:ascii="David" w:hAnsi="David" w:cs="David" w:hint="cs"/>
          <w:sz w:val="24"/>
          <w:szCs w:val="24"/>
          <w:rtl/>
        </w:rPr>
        <w:t>ממילא</w:t>
      </w:r>
      <w:r w:rsidRPr="00164C02">
        <w:rPr>
          <w:rFonts w:ascii="David" w:hAnsi="David" w:cs="David"/>
          <w:sz w:val="24"/>
          <w:szCs w:val="24"/>
          <w:rtl/>
        </w:rPr>
        <w:t xml:space="preserve"> </w:t>
      </w:r>
      <w:r w:rsidRPr="00164C02">
        <w:rPr>
          <w:rFonts w:ascii="David" w:hAnsi="David" w:cs="David" w:hint="cs"/>
          <w:sz w:val="24"/>
          <w:szCs w:val="24"/>
          <w:rtl/>
        </w:rPr>
        <w:t>וישולם</w:t>
      </w:r>
      <w:r w:rsidRPr="00164C02">
        <w:rPr>
          <w:rFonts w:ascii="David" w:hAnsi="David" w:cs="David"/>
          <w:sz w:val="24"/>
          <w:szCs w:val="24"/>
          <w:rtl/>
        </w:rPr>
        <w:t xml:space="preserve"> </w:t>
      </w:r>
      <w:r w:rsidRPr="00164C02">
        <w:rPr>
          <w:rFonts w:ascii="David" w:hAnsi="David" w:cs="David" w:hint="cs"/>
          <w:sz w:val="24"/>
          <w:szCs w:val="24"/>
          <w:rtl/>
        </w:rPr>
        <w:t>בתוך</w:t>
      </w:r>
      <w:r w:rsidRPr="00164C02">
        <w:rPr>
          <w:rFonts w:ascii="David" w:hAnsi="David" w:cs="David"/>
          <w:sz w:val="24"/>
          <w:szCs w:val="24"/>
          <w:rtl/>
        </w:rPr>
        <w:t xml:space="preserve"> </w:t>
      </w:r>
      <w:r w:rsidRPr="00164C02">
        <w:rPr>
          <w:rFonts w:ascii="David" w:hAnsi="David" w:cs="David" w:hint="cs"/>
          <w:sz w:val="24"/>
          <w:szCs w:val="24"/>
          <w:rtl/>
        </w:rPr>
        <w:t>פרק</w:t>
      </w:r>
      <w:r w:rsidRPr="00164C02">
        <w:rPr>
          <w:rFonts w:ascii="David" w:hAnsi="David" w:cs="David"/>
          <w:sz w:val="24"/>
          <w:szCs w:val="24"/>
          <w:rtl/>
        </w:rPr>
        <w:t xml:space="preserve"> </w:t>
      </w:r>
      <w:r w:rsidRPr="00164C02">
        <w:rPr>
          <w:rFonts w:ascii="David" w:hAnsi="David" w:cs="David" w:hint="cs"/>
          <w:sz w:val="24"/>
          <w:szCs w:val="24"/>
          <w:rtl/>
        </w:rPr>
        <w:t>זמן</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נתקיימו</w:t>
      </w:r>
      <w:r w:rsidRPr="00164C02">
        <w:rPr>
          <w:rFonts w:ascii="David" w:hAnsi="David" w:cs="David"/>
          <w:sz w:val="24"/>
          <w:szCs w:val="24"/>
          <w:rtl/>
        </w:rPr>
        <w:t xml:space="preserve"> </w:t>
      </w:r>
      <w:r w:rsidRPr="00164C02">
        <w:rPr>
          <w:rFonts w:ascii="David" w:hAnsi="David" w:cs="David" w:hint="cs"/>
          <w:sz w:val="24"/>
          <w:szCs w:val="24"/>
          <w:rtl/>
        </w:rPr>
        <w:t>התנאים</w:t>
      </w:r>
      <w:r w:rsidRPr="00164C02">
        <w:rPr>
          <w:rFonts w:ascii="David" w:hAnsi="David" w:cs="David"/>
          <w:sz w:val="24"/>
          <w:szCs w:val="24"/>
          <w:rtl/>
        </w:rPr>
        <w:t xml:space="preserve"> </w:t>
      </w:r>
      <w:r w:rsidRPr="00164C02">
        <w:rPr>
          <w:rFonts w:ascii="David" w:hAnsi="David" w:cs="David" w:hint="cs"/>
          <w:sz w:val="24"/>
          <w:szCs w:val="24"/>
          <w:rtl/>
        </w:rPr>
        <w:t>המוקדמים</w:t>
      </w:r>
      <w:r w:rsidRPr="00164C02">
        <w:rPr>
          <w:rFonts w:ascii="David" w:hAnsi="David" w:cs="David"/>
          <w:sz w:val="24"/>
          <w:szCs w:val="24"/>
          <w:rtl/>
        </w:rPr>
        <w:t xml:space="preserve"> </w:t>
      </w:r>
      <w:r w:rsidRPr="00164C02">
        <w:rPr>
          <w:rFonts w:ascii="David" w:hAnsi="David" w:cs="David" w:hint="cs"/>
          <w:sz w:val="24"/>
          <w:szCs w:val="24"/>
          <w:rtl/>
        </w:rPr>
        <w:t>דלעיל</w:t>
      </w:r>
      <w:r w:rsidRPr="00164C02">
        <w:rPr>
          <w:rFonts w:ascii="David" w:hAnsi="David" w:cs="David"/>
          <w:sz w:val="24"/>
          <w:szCs w:val="24"/>
          <w:rtl/>
        </w:rPr>
        <w:t xml:space="preserve"> </w:t>
      </w:r>
      <w:r w:rsidRPr="00164C02">
        <w:rPr>
          <w:rFonts w:ascii="David" w:hAnsi="David" w:cs="David" w:hint="cs"/>
          <w:sz w:val="24"/>
          <w:szCs w:val="24"/>
          <w:rtl/>
        </w:rPr>
        <w:t>בקשר</w:t>
      </w:r>
      <w:r w:rsidRPr="00164C02">
        <w:rPr>
          <w:rFonts w:ascii="David" w:hAnsi="David" w:cs="David"/>
          <w:sz w:val="24"/>
          <w:szCs w:val="24"/>
          <w:rtl/>
        </w:rPr>
        <w:t xml:space="preserve"> </w:t>
      </w:r>
      <w:r w:rsidRPr="00164C02">
        <w:rPr>
          <w:rFonts w:ascii="David" w:hAnsi="David" w:cs="David" w:hint="cs"/>
          <w:sz w:val="24"/>
          <w:szCs w:val="24"/>
          <w:rtl/>
        </w:rPr>
        <w:t>לאותה</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7123A795" w14:textId="529855B0" w:rsidR="00EF4F1C" w:rsidRPr="00DA0D66" w:rsidRDefault="00EF4F1C" w:rsidP="00DA0D66">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פיגור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מאושר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המאושר</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w:t>
      </w:r>
      <w:r w:rsidRPr="00164C02">
        <w:rPr>
          <w:rFonts w:ascii="David" w:hAnsi="David" w:cs="David"/>
          <w:i/>
          <w:sz w:val="24"/>
          <w:szCs w:val="24"/>
          <w:rtl/>
        </w:rPr>
        <w:t xml:space="preserve">-14 </w:t>
      </w:r>
      <w:r w:rsidRPr="00164C02">
        <w:rPr>
          <w:rFonts w:ascii="David" w:hAnsi="David" w:cs="David" w:hint="eastAsia"/>
          <w:i/>
          <w:sz w:val="24"/>
          <w:szCs w:val="24"/>
          <w:rtl/>
        </w:rPr>
        <w:t>יום</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לתשלומם</w:t>
      </w:r>
      <w:r w:rsidRPr="00164C02">
        <w:rPr>
          <w:rFonts w:ascii="David" w:hAnsi="David" w:cs="David"/>
          <w:i/>
          <w:sz w:val="24"/>
          <w:szCs w:val="24"/>
          <w:rtl/>
        </w:rPr>
        <w:t xml:space="preserve"> (</w:t>
      </w:r>
      <w:r w:rsidRPr="00164C02">
        <w:rPr>
          <w:rFonts w:ascii="David" w:hAnsi="David" w:cs="David" w:hint="eastAsia"/>
          <w:i/>
          <w:sz w:val="24"/>
          <w:szCs w:val="24"/>
          <w:rtl/>
        </w:rPr>
        <w:t>קרי</w:t>
      </w:r>
      <w:r w:rsidRPr="00164C02">
        <w:rPr>
          <w:rFonts w:ascii="David" w:hAnsi="David" w:cs="David"/>
          <w:i/>
          <w:sz w:val="24"/>
          <w:szCs w:val="24"/>
          <w:rtl/>
        </w:rPr>
        <w:t xml:space="preserve"> </w:t>
      </w:r>
      <w:r w:rsidRPr="00164C02">
        <w:rPr>
          <w:rFonts w:ascii="David" w:hAnsi="David" w:cs="David" w:hint="eastAsia"/>
          <w:i/>
          <w:sz w:val="24"/>
          <w:szCs w:val="24"/>
          <w:rtl/>
        </w:rPr>
        <w:t>מהיום</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 xml:space="preserve">-15), </w:t>
      </w:r>
      <w:r w:rsidRPr="00164C02">
        <w:rPr>
          <w:rFonts w:ascii="David" w:hAnsi="David" w:cs="David" w:hint="eastAsia"/>
          <w:i/>
          <w:sz w:val="24"/>
          <w:szCs w:val="24"/>
          <w:rtl/>
        </w:rPr>
        <w:t>ייחשב</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לאיחור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יקנה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שבפיגור</w:t>
      </w:r>
      <w:r w:rsidRPr="00164C02">
        <w:rPr>
          <w:rFonts w:ascii="David" w:hAnsi="David" w:cs="David"/>
          <w:i/>
          <w:sz w:val="24"/>
          <w:szCs w:val="24"/>
          <w:rtl/>
        </w:rPr>
        <w:t xml:space="preserve"> </w:t>
      </w:r>
      <w:r w:rsidRPr="00164C02">
        <w:rPr>
          <w:rFonts w:ascii="David" w:hAnsi="David" w:cs="David" w:hint="eastAsia"/>
          <w:i/>
          <w:sz w:val="24"/>
          <w:szCs w:val="24"/>
          <w:rtl/>
        </w:rPr>
        <w:t>בשיעור</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איחר</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 </w:t>
      </w:r>
      <w:r w:rsidRPr="00164C02">
        <w:rPr>
          <w:rFonts w:ascii="David" w:hAnsi="David" w:cs="David" w:hint="eastAsia"/>
          <w:i/>
          <w:sz w:val="24"/>
          <w:szCs w:val="24"/>
          <w:rtl/>
        </w:rPr>
        <w:t>ייווסף</w:t>
      </w:r>
      <w:r w:rsidRPr="00164C02">
        <w:rPr>
          <w:rFonts w:ascii="David" w:hAnsi="David" w:cs="David"/>
          <w:i/>
          <w:sz w:val="24"/>
          <w:szCs w:val="24"/>
          <w:rtl/>
        </w:rPr>
        <w:t xml:space="preserve"> </w:t>
      </w:r>
      <w:r w:rsidRPr="00164C02">
        <w:rPr>
          <w:rFonts w:ascii="David" w:hAnsi="David" w:cs="David" w:hint="eastAsia"/>
          <w:i/>
          <w:sz w:val="24"/>
          <w:szCs w:val="24"/>
          <w:rtl/>
        </w:rPr>
        <w:t>לפרק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לתשלום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ממועד</w:t>
      </w:r>
      <w:r w:rsidRPr="00164C02">
        <w:rPr>
          <w:rFonts w:ascii="David" w:hAnsi="David" w:cs="David"/>
          <w:i/>
          <w:sz w:val="24"/>
          <w:szCs w:val="24"/>
          <w:rtl/>
        </w:rPr>
        <w:t xml:space="preserve"> </w:t>
      </w:r>
      <w:r w:rsidRPr="00164C02">
        <w:rPr>
          <w:rFonts w:ascii="David" w:hAnsi="David" w:cs="David" w:hint="eastAsia"/>
          <w:i/>
          <w:sz w:val="24"/>
          <w:szCs w:val="24"/>
          <w:rtl/>
        </w:rPr>
        <w:t>אישורו</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זמן</w:t>
      </w:r>
      <w:r w:rsidRPr="00164C02">
        <w:rPr>
          <w:rFonts w:ascii="David" w:hAnsi="David" w:cs="David"/>
          <w:i/>
          <w:sz w:val="24"/>
          <w:szCs w:val="24"/>
          <w:rtl/>
        </w:rPr>
        <w:t xml:space="preserve"> </w:t>
      </w:r>
      <w:r w:rsidRPr="00164C02">
        <w:rPr>
          <w:rFonts w:ascii="David" w:hAnsi="David" w:cs="David" w:hint="eastAsia"/>
          <w:i/>
          <w:sz w:val="24"/>
          <w:szCs w:val="24"/>
          <w:rtl/>
        </w:rPr>
        <w:t>שבו</w:t>
      </w:r>
      <w:r w:rsidRPr="00164C02">
        <w:rPr>
          <w:rFonts w:ascii="David" w:hAnsi="David" w:cs="David"/>
          <w:i/>
          <w:sz w:val="24"/>
          <w:szCs w:val="24"/>
          <w:rtl/>
        </w:rPr>
        <w:t xml:space="preserve"> </w:t>
      </w:r>
      <w:r w:rsidRPr="00164C02">
        <w:rPr>
          <w:rFonts w:ascii="David" w:hAnsi="David" w:cs="David" w:hint="eastAsia"/>
          <w:i/>
          <w:sz w:val="24"/>
          <w:szCs w:val="24"/>
          <w:rtl/>
        </w:rPr>
        <w:t>איחר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באמור</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מסעיף</w:t>
      </w:r>
      <w:r w:rsidRPr="00164C02">
        <w:rPr>
          <w:rFonts w:ascii="David" w:hAnsi="David" w:cs="David"/>
          <w:i/>
          <w:sz w:val="24"/>
          <w:szCs w:val="24"/>
          <w:rtl/>
        </w:rPr>
        <w:t xml:space="preserve"> 30.5 </w:t>
      </w:r>
      <w:r w:rsidRPr="00164C02">
        <w:rPr>
          <w:rFonts w:ascii="David" w:hAnsi="David" w:cs="David" w:hint="eastAsia"/>
          <w:i/>
          <w:sz w:val="24"/>
          <w:szCs w:val="24"/>
          <w:rtl/>
        </w:rPr>
        <w:t>להלן</w:t>
      </w:r>
      <w:r w:rsidRPr="00164C02">
        <w:rPr>
          <w:rFonts w:ascii="David" w:hAnsi="David" w:cs="David"/>
          <w:i/>
          <w:sz w:val="24"/>
          <w:szCs w:val="24"/>
          <w:rtl/>
        </w:rPr>
        <w:t>.</w:t>
      </w:r>
    </w:p>
    <w:p w14:paraId="7FE0E541"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והתברר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שולם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יותר</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אזי</w:t>
      </w:r>
      <w:r w:rsidRPr="00164C02">
        <w:rPr>
          <w:rFonts w:ascii="David" w:hAnsi="David" w:cs="David"/>
          <w:i/>
          <w:sz w:val="24"/>
          <w:szCs w:val="24"/>
          <w:rtl/>
        </w:rPr>
        <w:t xml:space="preserve"> </w:t>
      </w:r>
      <w:r w:rsidRPr="00164C02">
        <w:rPr>
          <w:rFonts w:ascii="David" w:hAnsi="David" w:cs="David" w:hint="eastAsia"/>
          <w:i/>
          <w:sz w:val="24"/>
          <w:szCs w:val="24"/>
          <w:rtl/>
        </w:rPr>
        <w:t>יחזיר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היתרה</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כשתשלום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כשהמדד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נוצר</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w:t>
      </w:r>
      <w:r w:rsidRPr="00164C02">
        <w:rPr>
          <w:rFonts w:ascii="David" w:hAnsi="David" w:cs="David"/>
          <w:i/>
          <w:sz w:val="24"/>
          <w:szCs w:val="24"/>
          <w:rtl/>
        </w:rPr>
        <w:t xml:space="preserve"> </w:t>
      </w:r>
      <w:r w:rsidRPr="00164C02">
        <w:rPr>
          <w:rFonts w:ascii="David" w:hAnsi="David" w:cs="David" w:hint="eastAsia"/>
          <w:i/>
          <w:sz w:val="24"/>
          <w:szCs w:val="24"/>
          <w:rtl/>
        </w:rPr>
        <w:t>והמדד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שהתפרסם</w:t>
      </w:r>
      <w:r w:rsidRPr="00164C02">
        <w:rPr>
          <w:rFonts w:ascii="David" w:hAnsi="David" w:cs="David"/>
          <w:i/>
          <w:sz w:val="24"/>
          <w:szCs w:val="24"/>
          <w:rtl/>
        </w:rPr>
        <w:t xml:space="preserve"> </w:t>
      </w:r>
      <w:r w:rsidRPr="00164C02">
        <w:rPr>
          <w:rFonts w:ascii="David" w:hAnsi="David" w:cs="David" w:hint="eastAsia"/>
          <w:i/>
          <w:sz w:val="24"/>
          <w:szCs w:val="24"/>
          <w:rtl/>
        </w:rPr>
        <w:t>לאחרונה</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החזרתו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יפגר</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הימנה</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w:t>
      </w:r>
      <w:r w:rsidRPr="00164C02">
        <w:rPr>
          <w:rFonts w:ascii="David" w:hAnsi="David" w:cs="David"/>
          <w:i/>
          <w:sz w:val="24"/>
          <w:szCs w:val="24"/>
          <w:rtl/>
        </w:rPr>
        <w:t xml:space="preserve">15- </w:t>
      </w:r>
      <w:r w:rsidRPr="00164C02">
        <w:rPr>
          <w:rFonts w:ascii="David" w:hAnsi="David" w:cs="David" w:hint="eastAsia"/>
          <w:i/>
          <w:sz w:val="24"/>
          <w:szCs w:val="24"/>
          <w:rtl/>
        </w:rPr>
        <w:t>יום</w:t>
      </w:r>
      <w:r w:rsidRPr="00164C02">
        <w:rPr>
          <w:rFonts w:ascii="David" w:hAnsi="David" w:cs="David"/>
          <w:i/>
          <w:sz w:val="24"/>
          <w:szCs w:val="24"/>
          <w:rtl/>
        </w:rPr>
        <w:t xml:space="preserve"> </w:t>
      </w:r>
      <w:r w:rsidRPr="00164C02">
        <w:rPr>
          <w:rFonts w:ascii="David" w:hAnsi="David" w:cs="David" w:hint="eastAsia"/>
          <w:i/>
          <w:sz w:val="24"/>
          <w:szCs w:val="24"/>
          <w:rtl/>
        </w:rPr>
        <w:t>מיום</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התשלום</w:t>
      </w:r>
      <w:r w:rsidRPr="00164C02">
        <w:rPr>
          <w:rFonts w:ascii="David" w:hAnsi="David" w:cs="David"/>
          <w:i/>
          <w:sz w:val="24"/>
          <w:szCs w:val="24"/>
          <w:rtl/>
        </w:rPr>
        <w:t xml:space="preserve"> </w:t>
      </w:r>
      <w:r w:rsidRPr="00164C02">
        <w:rPr>
          <w:rFonts w:ascii="David" w:hAnsi="David" w:cs="David" w:hint="eastAsia"/>
          <w:i/>
          <w:sz w:val="24"/>
          <w:szCs w:val="24"/>
          <w:rtl/>
        </w:rPr>
        <w:t>בפיגור</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 xml:space="preserve"> </w:t>
      </w:r>
      <w:r w:rsidRPr="00164C02">
        <w:rPr>
          <w:rFonts w:ascii="David" w:hAnsi="David" w:cs="David" w:hint="eastAsia"/>
          <w:i/>
          <w:sz w:val="24"/>
          <w:szCs w:val="24"/>
          <w:rtl/>
        </w:rPr>
        <w:t>החשב</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שתהא</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w:t>
      </w:r>
    </w:p>
    <w:p w14:paraId="71C7EA2B" w14:textId="77777777" w:rsidR="00EF4F1C" w:rsidRPr="00164C02" w:rsidRDefault="00EF4F1C" w:rsidP="00A11D74">
      <w:pPr>
        <w:spacing w:after="0" w:afterAutospacing="0" w:line="240" w:lineRule="auto"/>
        <w:rPr>
          <w:rFonts w:ascii="David" w:hAnsi="David" w:cs="David"/>
          <w:sz w:val="24"/>
          <w:szCs w:val="24"/>
          <w:rtl/>
        </w:rPr>
      </w:pPr>
    </w:p>
    <w:p w14:paraId="1D6F61B1" w14:textId="77777777" w:rsidR="00EF4F1C" w:rsidRPr="00164C02" w:rsidRDefault="00EF4F1C" w:rsidP="00CC7A00">
      <w:pPr>
        <w:spacing w:after="0" w:afterAutospacing="0" w:line="240" w:lineRule="auto"/>
        <w:ind w:left="1508"/>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היה</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איחר</w:t>
      </w:r>
      <w:r w:rsidRPr="00164C02">
        <w:rPr>
          <w:rFonts w:ascii="David" w:hAnsi="David" w:cs="David"/>
          <w:sz w:val="24"/>
          <w:szCs w:val="24"/>
          <w:rtl/>
        </w:rPr>
        <w:t xml:space="preserve"> </w:t>
      </w:r>
      <w:r w:rsidRPr="00164C02">
        <w:rPr>
          <w:rFonts w:ascii="David" w:hAnsi="David" w:cs="David" w:hint="cs"/>
          <w:sz w:val="24"/>
          <w:szCs w:val="24"/>
          <w:rtl/>
        </w:rPr>
        <w:t>בהגשת</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ייווסף</w:t>
      </w:r>
      <w:r w:rsidRPr="00164C02">
        <w:rPr>
          <w:rFonts w:ascii="David" w:hAnsi="David" w:cs="David"/>
          <w:sz w:val="24"/>
          <w:szCs w:val="24"/>
          <w:rtl/>
        </w:rPr>
        <w:t xml:space="preserve"> </w:t>
      </w:r>
      <w:r w:rsidRPr="00164C02">
        <w:rPr>
          <w:rFonts w:ascii="David" w:hAnsi="David" w:cs="David" w:hint="cs"/>
          <w:sz w:val="24"/>
          <w:szCs w:val="24"/>
          <w:rtl/>
        </w:rPr>
        <w:t>לפרק</w:t>
      </w:r>
      <w:r w:rsidRPr="00164C02">
        <w:rPr>
          <w:rFonts w:ascii="David" w:hAnsi="David" w:cs="David"/>
          <w:sz w:val="24"/>
          <w:szCs w:val="24"/>
          <w:rtl/>
        </w:rPr>
        <w:t xml:space="preserve"> </w:t>
      </w:r>
      <w:r w:rsidRPr="00164C02">
        <w:rPr>
          <w:rFonts w:ascii="David" w:hAnsi="David" w:cs="David" w:hint="cs"/>
          <w:sz w:val="24"/>
          <w:szCs w:val="24"/>
          <w:rtl/>
        </w:rPr>
        <w:t>הזמן</w:t>
      </w:r>
      <w:r w:rsidRPr="00164C02">
        <w:rPr>
          <w:rFonts w:ascii="David" w:hAnsi="David" w:cs="David"/>
          <w:sz w:val="24"/>
          <w:szCs w:val="24"/>
          <w:rtl/>
        </w:rPr>
        <w:t xml:space="preserve"> </w:t>
      </w:r>
      <w:r w:rsidRPr="00164C02">
        <w:rPr>
          <w:rFonts w:ascii="David" w:hAnsi="David" w:cs="David" w:hint="cs"/>
          <w:sz w:val="24"/>
          <w:szCs w:val="24"/>
          <w:rtl/>
        </w:rPr>
        <w:t>לתשלום</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אישורו</w:t>
      </w:r>
      <w:r w:rsidRPr="00164C02">
        <w:rPr>
          <w:rFonts w:ascii="David" w:hAnsi="David" w:cs="David"/>
          <w:sz w:val="24"/>
          <w:szCs w:val="24"/>
          <w:rtl/>
        </w:rPr>
        <w:t xml:space="preserve">, </w:t>
      </w:r>
      <w:r w:rsidRPr="00164C02">
        <w:rPr>
          <w:rFonts w:ascii="David" w:hAnsi="David" w:cs="David" w:hint="cs"/>
          <w:sz w:val="24"/>
          <w:szCs w:val="24"/>
          <w:rtl/>
        </w:rPr>
        <w:t>אותו</w:t>
      </w:r>
      <w:r w:rsidRPr="00164C02">
        <w:rPr>
          <w:rFonts w:ascii="David" w:hAnsi="David" w:cs="David"/>
          <w:sz w:val="24"/>
          <w:szCs w:val="24"/>
          <w:rtl/>
        </w:rPr>
        <w:t xml:space="preserve"> </w:t>
      </w:r>
      <w:r w:rsidRPr="00164C02">
        <w:rPr>
          <w:rFonts w:ascii="David" w:hAnsi="David" w:cs="David" w:hint="cs"/>
          <w:sz w:val="24"/>
          <w:szCs w:val="24"/>
          <w:rtl/>
        </w:rPr>
        <w:t>פרק</w:t>
      </w:r>
      <w:r w:rsidRPr="00164C02">
        <w:rPr>
          <w:rFonts w:ascii="David" w:hAnsi="David" w:cs="David"/>
          <w:sz w:val="24"/>
          <w:szCs w:val="24"/>
          <w:rtl/>
        </w:rPr>
        <w:t xml:space="preserve"> </w:t>
      </w:r>
      <w:r w:rsidRPr="00164C02">
        <w:rPr>
          <w:rFonts w:ascii="David" w:hAnsi="David" w:cs="David" w:hint="cs"/>
          <w:sz w:val="24"/>
          <w:szCs w:val="24"/>
          <w:rtl/>
        </w:rPr>
        <w:t>זמן</w:t>
      </w:r>
      <w:r w:rsidRPr="00164C02">
        <w:rPr>
          <w:rFonts w:ascii="David" w:hAnsi="David" w:cs="David"/>
          <w:sz w:val="24"/>
          <w:szCs w:val="24"/>
          <w:rtl/>
        </w:rPr>
        <w:t xml:space="preserve"> </w:t>
      </w:r>
      <w:r w:rsidRPr="00164C02">
        <w:rPr>
          <w:rFonts w:ascii="David" w:hAnsi="David" w:cs="David" w:hint="cs"/>
          <w:sz w:val="24"/>
          <w:szCs w:val="24"/>
          <w:rtl/>
        </w:rPr>
        <w:t>שבו</w:t>
      </w:r>
      <w:r w:rsidRPr="00164C02">
        <w:rPr>
          <w:rFonts w:ascii="David" w:hAnsi="David" w:cs="David"/>
          <w:sz w:val="24"/>
          <w:szCs w:val="24"/>
          <w:rtl/>
        </w:rPr>
        <w:t xml:space="preserve"> </w:t>
      </w:r>
      <w:r w:rsidRPr="00164C02">
        <w:rPr>
          <w:rFonts w:ascii="David" w:hAnsi="David" w:cs="David" w:hint="cs"/>
          <w:sz w:val="24"/>
          <w:szCs w:val="24"/>
          <w:rtl/>
        </w:rPr>
        <w:t>איחר</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בהגשת</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w:t>
      </w:r>
    </w:p>
    <w:p w14:paraId="550396B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מהתשלומים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סעיפים</w:t>
      </w:r>
      <w:r w:rsidRPr="00164C02">
        <w:rPr>
          <w:rFonts w:ascii="David" w:hAnsi="David" w:cs="David"/>
          <w:i/>
          <w:sz w:val="24"/>
          <w:szCs w:val="24"/>
          <w:rtl/>
        </w:rPr>
        <w:t xml:space="preserve"> 8.2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8.3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אותה</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וזאת</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נזכרה</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כזו</w:t>
      </w:r>
      <w:r w:rsidRPr="00164C02">
        <w:rPr>
          <w:rFonts w:ascii="David" w:hAnsi="David" w:cs="David"/>
          <w:i/>
          <w:sz w:val="24"/>
          <w:szCs w:val="24"/>
          <w:rtl/>
        </w:rPr>
        <w:t xml:space="preserve"> </w:t>
      </w:r>
      <w:r w:rsidRPr="00164C02">
        <w:rPr>
          <w:rFonts w:ascii="David" w:hAnsi="David" w:cs="David" w:hint="eastAsia"/>
          <w:i/>
          <w:sz w:val="24"/>
          <w:szCs w:val="24"/>
          <w:rtl/>
        </w:rPr>
        <w:t>מפורשות</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לאו</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מזכות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05B90AE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והחשבון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יערכו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בסיס</w:t>
      </w:r>
      <w:r w:rsidRPr="00164C02">
        <w:rPr>
          <w:rFonts w:ascii="David" w:hAnsi="David" w:cs="David"/>
          <w:i/>
          <w:sz w:val="24"/>
          <w:szCs w:val="24"/>
          <w:rtl/>
        </w:rPr>
        <w:t xml:space="preserve"> </w:t>
      </w:r>
      <w:r w:rsidRPr="00164C02">
        <w:rPr>
          <w:rFonts w:ascii="David" w:hAnsi="David" w:cs="David" w:hint="eastAsia"/>
          <w:i/>
          <w:sz w:val="24"/>
          <w:szCs w:val="24"/>
          <w:rtl/>
        </w:rPr>
        <w:t>מצטבר</w:t>
      </w:r>
      <w:r w:rsidRPr="00164C02">
        <w:rPr>
          <w:rFonts w:ascii="David" w:hAnsi="David" w:cs="David"/>
          <w:i/>
          <w:sz w:val="24"/>
          <w:szCs w:val="24"/>
          <w:rtl/>
        </w:rPr>
        <w:t xml:space="preserve"> </w:t>
      </w:r>
      <w:r w:rsidRPr="00164C02">
        <w:rPr>
          <w:rFonts w:ascii="David" w:hAnsi="David" w:cs="David" w:hint="eastAsia"/>
          <w:i/>
          <w:sz w:val="24"/>
          <w:szCs w:val="24"/>
          <w:rtl/>
        </w:rPr>
        <w:t>ובמתואם</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והמפרטים</w:t>
      </w:r>
      <w:r w:rsidRPr="00164C02">
        <w:rPr>
          <w:rFonts w:ascii="David" w:hAnsi="David" w:cs="David"/>
          <w:i/>
          <w:sz w:val="24"/>
          <w:szCs w:val="24"/>
          <w:rtl/>
        </w:rPr>
        <w:t xml:space="preserve"> </w:t>
      </w:r>
      <w:r w:rsidRPr="00164C02">
        <w:rPr>
          <w:rFonts w:ascii="David" w:hAnsi="David" w:cs="David" w:hint="eastAsia"/>
          <w:i/>
          <w:sz w:val="24"/>
          <w:szCs w:val="24"/>
          <w:rtl/>
        </w:rPr>
        <w:t>ויכללו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הבאות</w:t>
      </w:r>
      <w:r w:rsidRPr="00164C02">
        <w:rPr>
          <w:rFonts w:ascii="David" w:hAnsi="David" w:cs="David"/>
          <w:i/>
          <w:sz w:val="24"/>
          <w:szCs w:val="24"/>
          <w:rtl/>
        </w:rPr>
        <w:t>:</w:t>
      </w:r>
    </w:p>
    <w:p w14:paraId="26E2EF8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בהתייחס</w:t>
      </w:r>
      <w:r w:rsidRPr="00164C02">
        <w:rPr>
          <w:rFonts w:ascii="David" w:hAnsi="David" w:cs="David"/>
          <w:i/>
          <w:sz w:val="24"/>
          <w:szCs w:val="24"/>
          <w:rtl/>
        </w:rPr>
        <w:t xml:space="preserve"> </w:t>
      </w:r>
      <w:r w:rsidRPr="00164C02">
        <w:rPr>
          <w:rFonts w:ascii="David" w:hAnsi="David" w:cs="David" w:hint="eastAsia"/>
          <w:i/>
          <w:sz w:val="24"/>
          <w:szCs w:val="24"/>
          <w:rtl/>
        </w:rPr>
        <w:t>לחשבון</w:t>
      </w:r>
      <w:r w:rsidRPr="00164C02">
        <w:rPr>
          <w:rFonts w:ascii="David" w:hAnsi="David" w:cs="David"/>
          <w:i/>
          <w:sz w:val="24"/>
          <w:szCs w:val="24"/>
          <w:rtl/>
        </w:rPr>
        <w:t xml:space="preserve"> </w:t>
      </w:r>
      <w:r w:rsidRPr="00164C02">
        <w:rPr>
          <w:rFonts w:ascii="David" w:hAnsi="David" w:cs="David" w:hint="eastAsia"/>
          <w:i/>
          <w:sz w:val="24"/>
          <w:szCs w:val="24"/>
          <w:rtl/>
        </w:rPr>
        <w:t>המוגש</w:t>
      </w:r>
      <w:r w:rsidRPr="00164C02">
        <w:rPr>
          <w:rFonts w:ascii="David" w:hAnsi="David" w:cs="David"/>
          <w:i/>
          <w:sz w:val="24"/>
          <w:szCs w:val="24"/>
          <w:rtl/>
        </w:rPr>
        <w:t xml:space="preserve"> </w:t>
      </w:r>
      <w:r w:rsidRPr="00164C02">
        <w:rPr>
          <w:rFonts w:ascii="David" w:hAnsi="David" w:cs="David" w:hint="eastAsia"/>
          <w:i/>
          <w:sz w:val="24"/>
          <w:szCs w:val="24"/>
          <w:rtl/>
        </w:rPr>
        <w:t>ובמצטבר</w:t>
      </w:r>
      <w:r w:rsidRPr="00164C02">
        <w:rPr>
          <w:rFonts w:ascii="David" w:hAnsi="David" w:cs="David"/>
          <w:i/>
          <w:sz w:val="24"/>
          <w:szCs w:val="24"/>
          <w:rtl/>
        </w:rPr>
        <w:t>.</w:t>
      </w:r>
    </w:p>
    <w:p w14:paraId="6B0C7BDD"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דו</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8F8BB5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חישוב</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w:t>
      </w:r>
    </w:p>
    <w:p w14:paraId="5938657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ונתונים</w:t>
      </w:r>
      <w:r w:rsidRPr="00164C02">
        <w:rPr>
          <w:rFonts w:ascii="David" w:hAnsi="David" w:cs="David"/>
          <w:i/>
          <w:sz w:val="24"/>
          <w:szCs w:val="24"/>
          <w:rtl/>
        </w:rPr>
        <w:t xml:space="preserve"> </w:t>
      </w:r>
      <w:r w:rsidRPr="00164C02">
        <w:rPr>
          <w:rFonts w:ascii="David" w:hAnsi="David" w:cs="David" w:hint="eastAsia"/>
          <w:i/>
          <w:sz w:val="24"/>
          <w:szCs w:val="24"/>
          <w:rtl/>
        </w:rPr>
        <w:t>אחרים</w:t>
      </w:r>
      <w:r w:rsidRPr="00164C02">
        <w:rPr>
          <w:rFonts w:ascii="David" w:hAnsi="David" w:cs="David"/>
          <w:i/>
          <w:sz w:val="24"/>
          <w:szCs w:val="24"/>
          <w:rtl/>
        </w:rPr>
        <w:t xml:space="preserve"> </w:t>
      </w:r>
      <w:r w:rsidRPr="00164C02">
        <w:rPr>
          <w:rFonts w:ascii="David" w:hAnsi="David" w:cs="David" w:hint="eastAsia"/>
          <w:i/>
          <w:sz w:val="24"/>
          <w:szCs w:val="24"/>
          <w:rtl/>
        </w:rPr>
        <w:t>שידרשו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398F35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יחד</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במסמך</w:t>
      </w:r>
      <w:r w:rsidRPr="00164C02">
        <w:rPr>
          <w:rFonts w:ascii="David" w:hAnsi="David" w:cs="David"/>
          <w:i/>
          <w:sz w:val="24"/>
          <w:szCs w:val="24"/>
          <w:rtl/>
        </w:rPr>
        <w:t xml:space="preserve"> </w:t>
      </w:r>
      <w:r w:rsidRPr="00164C02">
        <w:rPr>
          <w:rFonts w:ascii="David" w:hAnsi="David" w:cs="David" w:hint="eastAsia"/>
          <w:i/>
          <w:sz w:val="24"/>
          <w:szCs w:val="24"/>
          <w:rtl/>
        </w:rPr>
        <w:t>נפרד</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המתייחס</w:t>
      </w:r>
      <w:r w:rsidRPr="00164C02">
        <w:rPr>
          <w:rFonts w:ascii="David" w:hAnsi="David" w:cs="David"/>
          <w:i/>
          <w:sz w:val="24"/>
          <w:szCs w:val="24"/>
          <w:rtl/>
        </w:rPr>
        <w:t xml:space="preserve"> </w:t>
      </w:r>
      <w:r w:rsidRPr="00164C02">
        <w:rPr>
          <w:rFonts w:ascii="David" w:hAnsi="David" w:cs="David" w:hint="eastAsia"/>
          <w:i/>
          <w:sz w:val="24"/>
          <w:szCs w:val="24"/>
          <w:rtl/>
        </w:rPr>
        <w:t>לשינויים</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בחודש</w:t>
      </w:r>
      <w:r w:rsidRPr="00164C02">
        <w:rPr>
          <w:rFonts w:ascii="David" w:hAnsi="David" w:cs="David"/>
          <w:i/>
          <w:sz w:val="24"/>
          <w:szCs w:val="24"/>
          <w:rtl/>
        </w:rPr>
        <w:t xml:space="preserve"> </w:t>
      </w:r>
      <w:r w:rsidRPr="00164C02">
        <w:rPr>
          <w:rFonts w:ascii="David" w:hAnsi="David" w:cs="David" w:hint="eastAsia"/>
          <w:i/>
          <w:sz w:val="24"/>
          <w:szCs w:val="24"/>
          <w:rtl/>
        </w:rPr>
        <w:t>שקדם</w:t>
      </w:r>
      <w:r w:rsidRPr="00164C02">
        <w:rPr>
          <w:rFonts w:ascii="David" w:hAnsi="David" w:cs="David"/>
          <w:i/>
          <w:sz w:val="24"/>
          <w:szCs w:val="24"/>
          <w:rtl/>
        </w:rPr>
        <w:t xml:space="preserve"> </w:t>
      </w:r>
      <w:r w:rsidRPr="00164C02">
        <w:rPr>
          <w:rFonts w:ascii="David" w:hAnsi="David" w:cs="David" w:hint="eastAsia"/>
          <w:i/>
          <w:sz w:val="24"/>
          <w:szCs w:val="24"/>
          <w:rtl/>
        </w:rPr>
        <w:t>לחודש</w:t>
      </w:r>
      <w:r w:rsidRPr="00164C02">
        <w:rPr>
          <w:rFonts w:ascii="David" w:hAnsi="David" w:cs="David"/>
          <w:i/>
          <w:sz w:val="24"/>
          <w:szCs w:val="24"/>
          <w:rtl/>
        </w:rPr>
        <w:t xml:space="preserve"> </w:t>
      </w:r>
      <w:r w:rsidRPr="00164C02">
        <w:rPr>
          <w:rFonts w:ascii="David" w:hAnsi="David" w:cs="David" w:hint="eastAsia"/>
          <w:i/>
          <w:sz w:val="24"/>
          <w:szCs w:val="24"/>
          <w:rtl/>
        </w:rPr>
        <w:t>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השינויים</w:t>
      </w:r>
      <w:r w:rsidRPr="00164C02">
        <w:rPr>
          <w:rFonts w:ascii="David" w:hAnsi="David" w:cs="David"/>
          <w:i/>
          <w:sz w:val="24"/>
          <w:szCs w:val="24"/>
          <w:rtl/>
        </w:rPr>
        <w:t xml:space="preserve"> </w:t>
      </w:r>
      <w:r w:rsidRPr="00164C02">
        <w:rPr>
          <w:rFonts w:ascii="David" w:hAnsi="David" w:cs="David" w:hint="eastAsia"/>
          <w:i/>
          <w:sz w:val="24"/>
          <w:szCs w:val="24"/>
          <w:rtl/>
        </w:rPr>
        <w:t>ומחיריהם</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לתשלום</w:t>
      </w:r>
      <w:r w:rsidRPr="00164C02">
        <w:rPr>
          <w:rFonts w:ascii="David" w:hAnsi="David" w:cs="David"/>
          <w:i/>
          <w:sz w:val="24"/>
          <w:szCs w:val="24"/>
          <w:rtl/>
        </w:rPr>
        <w:t xml:space="preserve"> </w:t>
      </w:r>
      <w:r w:rsidRPr="00164C02">
        <w:rPr>
          <w:rFonts w:ascii="David" w:hAnsi="David" w:cs="David" w:hint="eastAsia"/>
          <w:i/>
          <w:sz w:val="24"/>
          <w:szCs w:val="24"/>
          <w:rtl/>
        </w:rPr>
        <w:t>בעבור</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6.6.23.1-6.6.23.4. </w:t>
      </w:r>
    </w:p>
    <w:p w14:paraId="7DBC7FDC"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לראשונה</w:t>
      </w:r>
      <w:r w:rsidRPr="00164C02">
        <w:rPr>
          <w:rFonts w:ascii="David" w:hAnsi="David" w:cs="David"/>
          <w:i/>
          <w:sz w:val="24"/>
          <w:szCs w:val="24"/>
          <w:rtl/>
        </w:rPr>
        <w:t xml:space="preserve">, </w:t>
      </w:r>
      <w:r w:rsidRPr="00164C02">
        <w:rPr>
          <w:rFonts w:ascii="David" w:hAnsi="David" w:cs="David" w:hint="eastAsia"/>
          <w:i/>
          <w:sz w:val="24"/>
          <w:szCs w:val="24"/>
          <w:rtl/>
        </w:rPr>
        <w:t>כמויות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בתקופה</w:t>
      </w:r>
      <w:r w:rsidRPr="00164C02">
        <w:rPr>
          <w:rFonts w:ascii="David" w:hAnsi="David" w:cs="David"/>
          <w:i/>
          <w:sz w:val="24"/>
          <w:szCs w:val="24"/>
          <w:rtl/>
        </w:rPr>
        <w:t xml:space="preserve"> </w:t>
      </w:r>
      <w:r w:rsidRPr="00164C02">
        <w:rPr>
          <w:rFonts w:ascii="David" w:hAnsi="David" w:cs="David" w:hint="eastAsia"/>
          <w:i/>
          <w:sz w:val="24"/>
          <w:szCs w:val="24"/>
          <w:rtl/>
        </w:rPr>
        <w:t>שלפני</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להגשת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אזי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הנובעים</w:t>
      </w:r>
      <w:r w:rsidRPr="00164C02">
        <w:rPr>
          <w:rFonts w:ascii="David" w:hAnsi="David" w:cs="David"/>
          <w:i/>
          <w:sz w:val="24"/>
          <w:szCs w:val="24"/>
          <w:rtl/>
        </w:rPr>
        <w:t xml:space="preserve"> </w:t>
      </w:r>
      <w:r w:rsidRPr="00164C02">
        <w:rPr>
          <w:rFonts w:ascii="David" w:hAnsi="David" w:cs="David" w:hint="eastAsia"/>
          <w:i/>
          <w:sz w:val="24"/>
          <w:szCs w:val="24"/>
          <w:rtl/>
        </w:rPr>
        <w:t>מתביעתן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באחור</w:t>
      </w:r>
      <w:r w:rsidRPr="00164C02">
        <w:rPr>
          <w:rFonts w:ascii="David" w:hAnsi="David" w:cs="David"/>
          <w:i/>
          <w:sz w:val="24"/>
          <w:szCs w:val="24"/>
          <w:rtl/>
        </w:rPr>
        <w:t>.</w:t>
      </w:r>
    </w:p>
    <w:p w14:paraId="438215A8"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כמו</w:t>
      </w:r>
      <w:r w:rsidRPr="00164C02">
        <w:rPr>
          <w:rFonts w:ascii="David" w:hAnsi="David" w:cs="David"/>
          <w:i/>
          <w:sz w:val="24"/>
          <w:szCs w:val="24"/>
          <w:rtl/>
        </w:rPr>
        <w:t xml:space="preserve"> </w:t>
      </w:r>
      <w:r w:rsidRPr="00164C02">
        <w:rPr>
          <w:rFonts w:ascii="David" w:hAnsi="David" w:cs="David" w:hint="eastAsia"/>
          <w:i/>
          <w:sz w:val="24"/>
          <w:szCs w:val="24"/>
          <w:rtl/>
        </w:rPr>
        <w:t>כן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אחור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פריטי</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תשלומם</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הפרת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8.5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w:t>
      </w:r>
    </w:p>
    <w:p w14:paraId="708595E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הסכומים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שהוגשה</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חשבונית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סמוך</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שבו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לדווח</w:t>
      </w:r>
      <w:r w:rsidRPr="00164C02">
        <w:rPr>
          <w:rFonts w:ascii="David" w:hAnsi="David" w:cs="David"/>
          <w:i/>
          <w:sz w:val="24"/>
          <w:szCs w:val="24"/>
          <w:rtl/>
        </w:rPr>
        <w:t xml:space="preserve"> </w:t>
      </w:r>
      <w:r w:rsidRPr="00164C02">
        <w:rPr>
          <w:rFonts w:ascii="David" w:hAnsi="David" w:cs="David" w:hint="eastAsia"/>
          <w:i/>
          <w:sz w:val="24"/>
          <w:szCs w:val="24"/>
          <w:rtl/>
        </w:rPr>
        <w:t>לשלטונות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מוסף</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ההכנסה</w:t>
      </w:r>
      <w:r w:rsidRPr="00164C02">
        <w:rPr>
          <w:rFonts w:ascii="David" w:hAnsi="David" w:cs="David"/>
          <w:i/>
          <w:sz w:val="24"/>
          <w:szCs w:val="24"/>
          <w:rtl/>
        </w:rPr>
        <w:t xml:space="preserve"> </w:t>
      </w:r>
      <w:r w:rsidRPr="00164C02">
        <w:rPr>
          <w:rFonts w:ascii="David" w:hAnsi="David" w:cs="David" w:hint="eastAsia"/>
          <w:i/>
          <w:sz w:val="24"/>
          <w:szCs w:val="24"/>
          <w:rtl/>
        </w:rPr>
        <w:t>שמס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מתייחס</w:t>
      </w:r>
      <w:r w:rsidRPr="00164C02">
        <w:rPr>
          <w:rFonts w:ascii="David" w:hAnsi="David" w:cs="David"/>
          <w:i/>
          <w:sz w:val="24"/>
          <w:szCs w:val="24"/>
          <w:rtl/>
        </w:rPr>
        <w:t xml:space="preserve"> </w:t>
      </w:r>
      <w:r w:rsidRPr="00164C02">
        <w:rPr>
          <w:rFonts w:ascii="David" w:hAnsi="David" w:cs="David" w:hint="eastAsia"/>
          <w:i/>
          <w:sz w:val="24"/>
          <w:szCs w:val="24"/>
          <w:rtl/>
        </w:rPr>
        <w:t>אליה</w:t>
      </w:r>
      <w:r w:rsidRPr="00164C02">
        <w:rPr>
          <w:rFonts w:ascii="David" w:hAnsi="David" w:cs="David"/>
          <w:i/>
          <w:sz w:val="24"/>
          <w:szCs w:val="24"/>
          <w:rtl/>
        </w:rPr>
        <w:t>.</w:t>
      </w:r>
    </w:p>
    <w:p w14:paraId="4FD406B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שנדרש</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הדין</w:t>
      </w:r>
      <w:r w:rsidRPr="00164C02">
        <w:rPr>
          <w:rFonts w:ascii="David" w:hAnsi="David" w:cs="David"/>
          <w:i/>
          <w:sz w:val="24"/>
          <w:szCs w:val="24"/>
          <w:rtl/>
        </w:rPr>
        <w:t>.</w:t>
      </w:r>
    </w:p>
    <w:p w14:paraId="1412B85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להגשת</w:t>
      </w:r>
      <w:r w:rsidRPr="00164C02">
        <w:rPr>
          <w:rFonts w:ascii="David" w:hAnsi="David" w:cs="David"/>
          <w:i/>
          <w:sz w:val="24"/>
          <w:szCs w:val="24"/>
          <w:rtl/>
        </w:rPr>
        <w:t xml:space="preserve"> </w:t>
      </w:r>
      <w:r w:rsidRPr="00164C02">
        <w:rPr>
          <w:rFonts w:ascii="David" w:hAnsi="David" w:cs="David" w:hint="eastAsia"/>
          <w:i/>
          <w:sz w:val="24"/>
          <w:szCs w:val="24"/>
          <w:rtl/>
        </w:rPr>
        <w:t>דיווח</w:t>
      </w:r>
      <w:r w:rsidRPr="00164C02">
        <w:rPr>
          <w:rFonts w:ascii="David" w:hAnsi="David" w:cs="David"/>
          <w:i/>
          <w:sz w:val="24"/>
          <w:szCs w:val="24"/>
          <w:rtl/>
        </w:rPr>
        <w:t xml:space="preserve"> </w:t>
      </w:r>
      <w:r w:rsidRPr="00164C02">
        <w:rPr>
          <w:rFonts w:ascii="David" w:hAnsi="David" w:cs="David" w:hint="eastAsia"/>
          <w:i/>
          <w:sz w:val="24"/>
          <w:szCs w:val="24"/>
          <w:rtl/>
        </w:rPr>
        <w:t>כמותנה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יגיע</w:t>
      </w:r>
      <w:r w:rsidRPr="00164C02">
        <w:rPr>
          <w:rFonts w:ascii="David" w:hAnsi="David" w:cs="David"/>
          <w:i/>
          <w:sz w:val="24"/>
          <w:szCs w:val="24"/>
          <w:rtl/>
        </w:rPr>
        <w:t xml:space="preserve"> </w:t>
      </w:r>
      <w:r w:rsidRPr="00164C02">
        <w:rPr>
          <w:rFonts w:ascii="David" w:hAnsi="David" w:cs="David" w:hint="eastAsia"/>
          <w:i/>
          <w:sz w:val="24"/>
          <w:szCs w:val="24"/>
          <w:rtl/>
        </w:rPr>
        <w:t>פיצוי</w:t>
      </w:r>
      <w:r w:rsidRPr="00164C02">
        <w:rPr>
          <w:rFonts w:ascii="David" w:hAnsi="David" w:cs="David"/>
          <w:i/>
          <w:sz w:val="24"/>
          <w:szCs w:val="24"/>
          <w:rtl/>
        </w:rPr>
        <w:t xml:space="preserve"> </w:t>
      </w:r>
      <w:r w:rsidRPr="00164C02">
        <w:rPr>
          <w:rFonts w:ascii="David" w:hAnsi="David" w:cs="David" w:hint="eastAsia"/>
          <w:i/>
          <w:sz w:val="24"/>
          <w:szCs w:val="24"/>
          <w:rtl/>
        </w:rPr>
        <w:t>כלשהו</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עיכוב</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2D374A0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3D1FFFFB"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בסוף</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רשימה</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תביעותיו</w:t>
      </w:r>
      <w:r w:rsidRPr="00164C02">
        <w:rPr>
          <w:rFonts w:ascii="David" w:hAnsi="David" w:cs="David"/>
          <w:i/>
          <w:sz w:val="24"/>
          <w:szCs w:val="24"/>
          <w:rtl/>
        </w:rPr>
        <w:t xml:space="preserve"> </w:t>
      </w:r>
      <w:r w:rsidRPr="00164C02">
        <w:rPr>
          <w:rFonts w:ascii="David" w:hAnsi="David" w:cs="David" w:hint="eastAsia"/>
          <w:i/>
          <w:sz w:val="24"/>
          <w:szCs w:val="24"/>
          <w:rtl/>
        </w:rPr>
        <w:t>לתשלומים</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הוסכם</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להם</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אירוע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במשך</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מחובת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לכלול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תביעות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ובחשבון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w:t>
      </w:r>
    </w:p>
    <w:p w14:paraId="0FAC0951"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tl/>
        </w:rPr>
      </w:pP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הוכללה</w:t>
      </w:r>
      <w:r w:rsidRPr="00164C02">
        <w:rPr>
          <w:rFonts w:ascii="David" w:hAnsi="David" w:cs="David"/>
          <w:i/>
          <w:sz w:val="24"/>
          <w:szCs w:val="24"/>
          <w:rtl/>
        </w:rPr>
        <w:t xml:space="preserve"> </w:t>
      </w:r>
      <w:r w:rsidRPr="00164C02">
        <w:rPr>
          <w:rFonts w:ascii="David" w:hAnsi="David" w:cs="David" w:hint="eastAsia"/>
          <w:i/>
          <w:sz w:val="24"/>
          <w:szCs w:val="24"/>
          <w:rtl/>
        </w:rPr>
        <w:t>ברשימת</w:t>
      </w:r>
      <w:r w:rsidRPr="00164C02">
        <w:rPr>
          <w:rFonts w:ascii="David" w:hAnsi="David" w:cs="David"/>
          <w:i/>
          <w:sz w:val="24"/>
          <w:szCs w:val="24"/>
          <w:rtl/>
        </w:rPr>
        <w:t xml:space="preserve"> </w:t>
      </w:r>
      <w:r w:rsidRPr="00164C02">
        <w:rPr>
          <w:rFonts w:ascii="David" w:hAnsi="David" w:cs="David" w:hint="eastAsia"/>
          <w:i/>
          <w:sz w:val="24"/>
          <w:szCs w:val="24"/>
          <w:rtl/>
        </w:rPr>
        <w:t>התביעות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8.12.1 </w:t>
      </w:r>
      <w:r w:rsidRPr="00164C02">
        <w:rPr>
          <w:rFonts w:ascii="David" w:hAnsi="David" w:cs="David" w:hint="eastAsia"/>
          <w:i/>
          <w:sz w:val="24"/>
          <w:szCs w:val="24"/>
          <w:rtl/>
        </w:rPr>
        <w:t>רואים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כאילו</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עליה</w:t>
      </w:r>
      <w:r w:rsidRPr="00164C02">
        <w:rPr>
          <w:rFonts w:ascii="David" w:hAnsi="David" w:cs="David"/>
          <w:i/>
          <w:sz w:val="24"/>
          <w:szCs w:val="24"/>
          <w:rtl/>
        </w:rPr>
        <w:t xml:space="preserve"> </w:t>
      </w:r>
      <w:r w:rsidRPr="00164C02">
        <w:rPr>
          <w:rFonts w:ascii="David" w:hAnsi="David" w:cs="David" w:hint="eastAsia"/>
          <w:i/>
          <w:sz w:val="24"/>
          <w:szCs w:val="24"/>
          <w:rtl/>
        </w:rPr>
        <w:t>לחלוטין</w:t>
      </w:r>
      <w:r w:rsidRPr="00164C02">
        <w:rPr>
          <w:rFonts w:ascii="David" w:hAnsi="David" w:cs="David"/>
          <w:i/>
          <w:sz w:val="24"/>
          <w:szCs w:val="24"/>
          <w:rtl/>
        </w:rPr>
        <w:t xml:space="preserve"> </w:t>
      </w:r>
      <w:r w:rsidRPr="00164C02">
        <w:rPr>
          <w:rFonts w:ascii="David" w:hAnsi="David" w:cs="David" w:hint="eastAsia"/>
          <w:i/>
          <w:sz w:val="24"/>
          <w:szCs w:val="24"/>
          <w:rtl/>
        </w:rPr>
        <w:t>וללא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הודיע</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בתוך</w:t>
      </w:r>
      <w:r w:rsidRPr="00164C02">
        <w:rPr>
          <w:rFonts w:ascii="David" w:hAnsi="David" w:cs="David"/>
          <w:i/>
          <w:sz w:val="24"/>
          <w:szCs w:val="24"/>
          <w:rtl/>
        </w:rPr>
        <w:t xml:space="preserve"> 3 </w:t>
      </w:r>
      <w:r w:rsidRPr="00164C02">
        <w:rPr>
          <w:rFonts w:ascii="David" w:hAnsi="David" w:cs="David" w:hint="eastAsia"/>
          <w:i/>
          <w:sz w:val="24"/>
          <w:szCs w:val="24"/>
          <w:rtl/>
        </w:rPr>
        <w:t>חודשים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כוונתו</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ואכן</w:t>
      </w:r>
      <w:r w:rsidRPr="00164C02">
        <w:rPr>
          <w:rFonts w:ascii="David" w:hAnsi="David" w:cs="David"/>
          <w:i/>
          <w:sz w:val="24"/>
          <w:szCs w:val="24"/>
          <w:rtl/>
        </w:rPr>
        <w:t xml:space="preserve"> </w:t>
      </w:r>
      <w:r w:rsidRPr="00164C02">
        <w:rPr>
          <w:rFonts w:ascii="David" w:hAnsi="David" w:cs="David" w:hint="eastAsia"/>
          <w:i/>
          <w:sz w:val="24"/>
          <w:szCs w:val="24"/>
          <w:rtl/>
        </w:rPr>
        <w:t>הגישה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3 </w:t>
      </w:r>
      <w:r w:rsidRPr="00164C02">
        <w:rPr>
          <w:rFonts w:ascii="David" w:hAnsi="David" w:cs="David" w:hint="eastAsia"/>
          <w:i/>
          <w:sz w:val="24"/>
          <w:szCs w:val="24"/>
          <w:rtl/>
        </w:rPr>
        <w:t>חודשים</w:t>
      </w:r>
      <w:r w:rsidRPr="00164C02">
        <w:rPr>
          <w:rFonts w:ascii="David" w:hAnsi="David" w:cs="David"/>
          <w:i/>
          <w:sz w:val="24"/>
          <w:szCs w:val="24"/>
          <w:rtl/>
        </w:rPr>
        <w:t>.</w:t>
      </w:r>
    </w:p>
    <w:p w14:paraId="55EE26B1"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tl/>
        </w:rPr>
      </w:pP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שיתברר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אכן</w:t>
      </w:r>
      <w:r w:rsidRPr="00164C02">
        <w:rPr>
          <w:rFonts w:ascii="David" w:hAnsi="David" w:cs="David"/>
          <w:i/>
          <w:sz w:val="24"/>
          <w:szCs w:val="24"/>
          <w:rtl/>
        </w:rPr>
        <w:t xml:space="preserve"> </w:t>
      </w:r>
      <w:r w:rsidRPr="00164C02">
        <w:rPr>
          <w:rFonts w:ascii="David" w:hAnsi="David" w:cs="David" w:hint="eastAsia"/>
          <w:i/>
          <w:sz w:val="24"/>
          <w:szCs w:val="24"/>
          <w:rtl/>
        </w:rPr>
        <w:t>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בחודש</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בוצעה</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שנכללה</w:t>
      </w:r>
      <w:r w:rsidRPr="00164C02">
        <w:rPr>
          <w:rFonts w:ascii="David" w:hAnsi="David" w:cs="David"/>
          <w:i/>
          <w:sz w:val="24"/>
          <w:szCs w:val="24"/>
          <w:rtl/>
        </w:rPr>
        <w:t xml:space="preserve"> </w:t>
      </w:r>
      <w:r w:rsidRPr="00164C02">
        <w:rPr>
          <w:rFonts w:ascii="David" w:hAnsi="David" w:cs="David" w:hint="eastAsia"/>
          <w:i/>
          <w:sz w:val="24"/>
          <w:szCs w:val="24"/>
          <w:rtl/>
        </w:rPr>
        <w:t>ברשימת</w:t>
      </w:r>
      <w:r w:rsidRPr="00164C02">
        <w:rPr>
          <w:rFonts w:ascii="David" w:hAnsi="David" w:cs="David"/>
          <w:i/>
          <w:sz w:val="24"/>
          <w:szCs w:val="24"/>
          <w:rtl/>
        </w:rPr>
        <w:t xml:space="preserve"> </w:t>
      </w:r>
      <w:r w:rsidRPr="00164C02">
        <w:rPr>
          <w:rFonts w:ascii="David" w:hAnsi="David" w:cs="David" w:hint="eastAsia"/>
          <w:i/>
          <w:sz w:val="24"/>
          <w:szCs w:val="24"/>
          <w:rtl/>
        </w:rPr>
        <w:t>התביעות</w:t>
      </w:r>
      <w:r w:rsidRPr="00164C02">
        <w:rPr>
          <w:rFonts w:ascii="David" w:hAnsi="David" w:cs="David"/>
          <w:i/>
          <w:sz w:val="24"/>
          <w:szCs w:val="24"/>
          <w:rtl/>
        </w:rPr>
        <w:t xml:space="preserve">, </w:t>
      </w:r>
      <w:r w:rsidRPr="00164C02">
        <w:rPr>
          <w:rFonts w:ascii="David" w:hAnsi="David" w:cs="David" w:hint="eastAsia"/>
          <w:i/>
          <w:sz w:val="24"/>
          <w:szCs w:val="24"/>
          <w:rtl/>
        </w:rPr>
        <w:t>במועדה</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8.12 </w:t>
      </w:r>
      <w:r w:rsidRPr="00164C02">
        <w:rPr>
          <w:rFonts w:ascii="David" w:hAnsi="David" w:cs="David" w:hint="eastAsia"/>
          <w:i/>
          <w:sz w:val="24"/>
          <w:szCs w:val="24"/>
          <w:rtl/>
        </w:rPr>
        <w:t>לעיל</w:t>
      </w:r>
      <w:r w:rsidRPr="00164C02">
        <w:rPr>
          <w:rFonts w:ascii="David" w:hAnsi="David" w:cs="David"/>
          <w:i/>
          <w:sz w:val="24"/>
          <w:szCs w:val="24"/>
          <w:rtl/>
        </w:rPr>
        <w:t>.</w:t>
      </w:r>
    </w:p>
    <w:p w14:paraId="2C4F2BF8"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Pr>
      </w:pP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אינו</w:t>
      </w:r>
      <w:r w:rsidRPr="00164C02">
        <w:rPr>
          <w:rFonts w:ascii="David" w:hAnsi="David" w:cs="David"/>
          <w:i/>
          <w:sz w:val="24"/>
          <w:szCs w:val="24"/>
          <w:rtl/>
        </w:rPr>
        <w:t xml:space="preserve"> </w:t>
      </w:r>
      <w:r w:rsidRPr="00164C02">
        <w:rPr>
          <w:rFonts w:ascii="David" w:hAnsi="David" w:cs="David" w:hint="eastAsia"/>
          <w:i/>
          <w:sz w:val="24"/>
          <w:szCs w:val="24"/>
          <w:rtl/>
        </w:rPr>
        <w:t>גורע</w:t>
      </w:r>
      <w:r w:rsidRPr="00164C02">
        <w:rPr>
          <w:rFonts w:ascii="David" w:hAnsi="David" w:cs="David"/>
          <w:i/>
          <w:sz w:val="24"/>
          <w:szCs w:val="24"/>
          <w:rtl/>
        </w:rPr>
        <w:t xml:space="preserve"> </w:t>
      </w:r>
      <w:r w:rsidRPr="00164C02">
        <w:rPr>
          <w:rFonts w:ascii="David" w:hAnsi="David" w:cs="David" w:hint="eastAsia"/>
          <w:i/>
          <w:sz w:val="24"/>
          <w:szCs w:val="24"/>
          <w:rtl/>
        </w:rPr>
        <w:t>מהמותנה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22 </w:t>
      </w:r>
      <w:r w:rsidRPr="00164C02">
        <w:rPr>
          <w:rFonts w:ascii="David" w:hAnsi="David" w:cs="David" w:hint="eastAsia"/>
          <w:i/>
          <w:sz w:val="24"/>
          <w:szCs w:val="24"/>
          <w:rtl/>
        </w:rPr>
        <w:t>להלן</w:t>
      </w:r>
      <w:r w:rsidRPr="00164C02">
        <w:rPr>
          <w:rFonts w:ascii="David" w:hAnsi="David" w:cs="David"/>
          <w:i/>
          <w:sz w:val="24"/>
          <w:szCs w:val="24"/>
          <w:rtl/>
        </w:rPr>
        <w:t>.</w:t>
      </w:r>
    </w:p>
    <w:p w14:paraId="7456907F" w14:textId="77777777" w:rsidR="00EF4F1C"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חייב</w:t>
      </w:r>
      <w:r w:rsidRPr="00164C02">
        <w:rPr>
          <w:rFonts w:ascii="David" w:hAnsi="David" w:cs="David"/>
          <w:i/>
          <w:sz w:val="24"/>
          <w:szCs w:val="24"/>
          <w:rtl/>
        </w:rPr>
        <w:t xml:space="preserve"> </w:t>
      </w:r>
      <w:r w:rsidRPr="00164C02">
        <w:rPr>
          <w:rFonts w:ascii="David" w:hAnsi="David" w:cs="David" w:hint="eastAsia"/>
          <w:i/>
          <w:sz w:val="24"/>
          <w:szCs w:val="24"/>
          <w:rtl/>
        </w:rPr>
        <w:t>לספק</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הנחיות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ותכניות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לקצב</w:t>
      </w:r>
      <w:r w:rsidRPr="00164C02">
        <w:rPr>
          <w:rFonts w:ascii="David" w:hAnsi="David" w:cs="David"/>
          <w:i/>
          <w:sz w:val="24"/>
          <w:szCs w:val="24"/>
          <w:rtl/>
        </w:rPr>
        <w:t xml:space="preserve"> </w:t>
      </w:r>
      <w:r w:rsidRPr="00164C02">
        <w:rPr>
          <w:rFonts w:ascii="David" w:hAnsi="David" w:cs="David" w:hint="eastAsia"/>
          <w:i/>
          <w:sz w:val="24"/>
          <w:szCs w:val="24"/>
          <w:rtl/>
        </w:rPr>
        <w:t>עבודתו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w:t>
      </w:r>
    </w:p>
    <w:p w14:paraId="005ECB5D" w14:textId="6B56110B" w:rsidR="00DA0D66" w:rsidRDefault="00DA0D66" w:rsidP="00DA0D66">
      <w:pPr>
        <w:spacing w:after="0" w:afterAutospacing="0" w:line="240" w:lineRule="auto"/>
        <w:ind w:left="792"/>
        <w:rPr>
          <w:rFonts w:ascii="David" w:hAnsi="David" w:cs="David"/>
          <w:i/>
          <w:sz w:val="24"/>
          <w:szCs w:val="24"/>
          <w:rtl/>
        </w:rPr>
      </w:pPr>
    </w:p>
    <w:p w14:paraId="124B3C54" w14:textId="77777777" w:rsidR="00DA0D66" w:rsidRDefault="00DA0D66" w:rsidP="00DA0D66">
      <w:pPr>
        <w:spacing w:after="0" w:afterAutospacing="0" w:line="240" w:lineRule="auto"/>
        <w:ind w:left="792"/>
        <w:rPr>
          <w:rFonts w:ascii="David" w:hAnsi="David" w:cs="David"/>
          <w:i/>
          <w:sz w:val="24"/>
          <w:szCs w:val="24"/>
          <w:rtl/>
        </w:rPr>
      </w:pPr>
    </w:p>
    <w:p w14:paraId="6F0F0B96" w14:textId="77777777" w:rsidR="0044573C" w:rsidRPr="00164C02" w:rsidRDefault="0044573C" w:rsidP="00DA0D66">
      <w:pPr>
        <w:spacing w:after="0" w:afterAutospacing="0" w:line="240" w:lineRule="auto"/>
        <w:ind w:left="792"/>
        <w:rPr>
          <w:rFonts w:ascii="David" w:hAnsi="David" w:cs="David"/>
          <w:i/>
          <w:sz w:val="24"/>
          <w:szCs w:val="24"/>
          <w:rtl/>
        </w:rPr>
      </w:pPr>
    </w:p>
    <w:p w14:paraId="37F25C50" w14:textId="77777777" w:rsidR="00EF4F1C" w:rsidRPr="00DA0D66" w:rsidRDefault="00EF4F1C" w:rsidP="00A11D74">
      <w:pPr>
        <w:numPr>
          <w:ilvl w:val="0"/>
          <w:numId w:val="4"/>
        </w:numPr>
        <w:spacing w:after="0" w:afterAutospacing="0" w:line="240" w:lineRule="auto"/>
        <w:rPr>
          <w:rFonts w:ascii="David" w:hAnsi="David" w:cs="David"/>
          <w:b/>
          <w:bCs/>
          <w:sz w:val="24"/>
          <w:szCs w:val="24"/>
        </w:rPr>
      </w:pPr>
      <w:r w:rsidRPr="00DA0D66">
        <w:rPr>
          <w:rFonts w:ascii="David" w:hAnsi="David" w:cs="David" w:hint="eastAsia"/>
          <w:b/>
          <w:bCs/>
          <w:sz w:val="24"/>
          <w:szCs w:val="24"/>
          <w:u w:val="single"/>
          <w:rtl/>
        </w:rPr>
        <w:t>ערבויות</w:t>
      </w:r>
      <w:r w:rsidRPr="00DA0D66">
        <w:rPr>
          <w:rFonts w:ascii="David" w:hAnsi="David" w:cs="David"/>
          <w:b/>
          <w:bCs/>
          <w:sz w:val="24"/>
          <w:szCs w:val="24"/>
          <w:rtl/>
        </w:rPr>
        <w:t xml:space="preserve"> </w:t>
      </w:r>
    </w:p>
    <w:p w14:paraId="67CC2C6C" w14:textId="77777777" w:rsidR="00EF4F1C" w:rsidRPr="00164C02" w:rsidRDefault="00EF4F1C" w:rsidP="00A11D74">
      <w:pPr>
        <w:numPr>
          <w:ilvl w:val="1"/>
          <w:numId w:val="4"/>
        </w:numPr>
        <w:spacing w:after="0" w:afterAutospacing="0" w:line="240" w:lineRule="auto"/>
        <w:rPr>
          <w:rFonts w:ascii="David" w:hAnsi="David" w:cs="David"/>
          <w:sz w:val="24"/>
          <w:szCs w:val="24"/>
        </w:rPr>
      </w:pP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אף</w:t>
      </w:r>
      <w:r w:rsidRPr="00164C02">
        <w:rPr>
          <w:rFonts w:ascii="David" w:hAnsi="David" w:cs="David"/>
          <w:sz w:val="24"/>
          <w:szCs w:val="24"/>
          <w:rtl/>
        </w:rPr>
        <w:t xml:space="preserve"> </w:t>
      </w:r>
      <w:r w:rsidRPr="00164C02">
        <w:rPr>
          <w:rFonts w:ascii="David" w:hAnsi="David" w:cs="David" w:hint="eastAsia"/>
          <w:sz w:val="24"/>
          <w:szCs w:val="24"/>
          <w:rtl/>
        </w:rPr>
        <w:t>האמור</w:t>
      </w:r>
      <w:r w:rsidRPr="00164C02">
        <w:rPr>
          <w:rFonts w:ascii="David" w:hAnsi="David" w:cs="David"/>
          <w:sz w:val="24"/>
          <w:szCs w:val="24"/>
          <w:rtl/>
        </w:rPr>
        <w:t xml:space="preserve"> </w:t>
      </w:r>
      <w:r w:rsidRPr="00164C02">
        <w:rPr>
          <w:rFonts w:ascii="David" w:hAnsi="David" w:cs="David" w:hint="eastAsia"/>
          <w:sz w:val="24"/>
          <w:szCs w:val="24"/>
          <w:rtl/>
        </w:rPr>
        <w:t>להלן</w:t>
      </w:r>
      <w:r w:rsidRPr="00164C02">
        <w:rPr>
          <w:rFonts w:ascii="David" w:hAnsi="David" w:cs="David"/>
          <w:sz w:val="24"/>
          <w:szCs w:val="24"/>
          <w:rtl/>
        </w:rPr>
        <w:t xml:space="preserve">, </w:t>
      </w:r>
      <w:r w:rsidRPr="00164C02">
        <w:rPr>
          <w:rFonts w:ascii="David" w:hAnsi="David" w:cs="David" w:hint="eastAsia"/>
          <w:sz w:val="24"/>
          <w:szCs w:val="24"/>
          <w:rtl/>
        </w:rPr>
        <w:t>מוסכם</w:t>
      </w:r>
      <w:r w:rsidRPr="00164C02">
        <w:rPr>
          <w:rFonts w:ascii="David" w:hAnsi="David" w:cs="David"/>
          <w:sz w:val="24"/>
          <w:szCs w:val="24"/>
          <w:rtl/>
        </w:rPr>
        <w:t xml:space="preserve"> </w:t>
      </w:r>
      <w:r w:rsidRPr="00164C02">
        <w:rPr>
          <w:rFonts w:ascii="David" w:hAnsi="David" w:cs="David" w:hint="eastAsia"/>
          <w:sz w:val="24"/>
          <w:szCs w:val="24"/>
          <w:rtl/>
        </w:rPr>
        <w:t>כי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יידרש</w:t>
      </w:r>
      <w:r w:rsidRPr="00164C02">
        <w:rPr>
          <w:rFonts w:ascii="David" w:hAnsi="David" w:cs="David"/>
          <w:sz w:val="24"/>
          <w:szCs w:val="24"/>
          <w:rtl/>
        </w:rPr>
        <w:t xml:space="preserve"> </w:t>
      </w:r>
      <w:r w:rsidRPr="00164C02">
        <w:rPr>
          <w:rFonts w:ascii="David" w:hAnsi="David" w:cs="David" w:hint="eastAsia"/>
          <w:sz w:val="24"/>
          <w:szCs w:val="24"/>
          <w:rtl/>
        </w:rPr>
        <w:t>להמציא</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בס</w:t>
      </w:r>
      <w:r w:rsidRPr="00164C02">
        <w:rPr>
          <w:rFonts w:ascii="David" w:hAnsi="David" w:cs="David"/>
          <w:sz w:val="24"/>
          <w:szCs w:val="24"/>
          <w:rtl/>
        </w:rPr>
        <w:t>"</w:t>
      </w:r>
      <w:r w:rsidRPr="00164C02">
        <w:rPr>
          <w:rFonts w:ascii="David" w:hAnsi="David" w:cs="David" w:hint="eastAsia"/>
          <w:sz w:val="24"/>
          <w:szCs w:val="24"/>
          <w:rtl/>
        </w:rPr>
        <w:t>ק</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והקבלן</w:t>
      </w:r>
      <w:r w:rsidRPr="00164C02">
        <w:rPr>
          <w:rFonts w:ascii="David" w:hAnsi="David" w:cs="David"/>
          <w:sz w:val="24"/>
          <w:szCs w:val="24"/>
          <w:rtl/>
        </w:rPr>
        <w:t xml:space="preserve"> </w:t>
      </w:r>
      <w:r w:rsidRPr="00164C02">
        <w:rPr>
          <w:rFonts w:ascii="David" w:hAnsi="David" w:cs="David" w:hint="eastAsia"/>
          <w:sz w:val="24"/>
          <w:szCs w:val="24"/>
          <w:rtl/>
        </w:rPr>
        <w:t>יידרש</w:t>
      </w:r>
      <w:r w:rsidRPr="00164C02">
        <w:rPr>
          <w:rFonts w:ascii="David" w:hAnsi="David" w:cs="David"/>
          <w:sz w:val="24"/>
          <w:szCs w:val="24"/>
          <w:rtl/>
        </w:rPr>
        <w:t xml:space="preserve"> </w:t>
      </w:r>
      <w:r w:rsidRPr="00164C02">
        <w:rPr>
          <w:rFonts w:ascii="David" w:hAnsi="David" w:cs="David" w:hint="eastAsia"/>
          <w:sz w:val="24"/>
          <w:szCs w:val="24"/>
          <w:rtl/>
        </w:rPr>
        <w:t>להמציא</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יישא</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בעמלות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הפקתן</w:t>
      </w:r>
      <w:r w:rsidRPr="00164C02">
        <w:rPr>
          <w:rFonts w:ascii="David" w:hAnsi="David" w:cs="David"/>
          <w:sz w:val="24"/>
          <w:szCs w:val="24"/>
          <w:rtl/>
        </w:rPr>
        <w:t xml:space="preserve"> </w:t>
      </w:r>
      <w:r w:rsidRPr="00164C02">
        <w:rPr>
          <w:rFonts w:ascii="David" w:hAnsi="David" w:cs="David" w:hint="eastAsia"/>
          <w:sz w:val="24"/>
          <w:szCs w:val="24"/>
          <w:rtl/>
        </w:rPr>
        <w:t>ויחולו</w:t>
      </w:r>
      <w:r w:rsidRPr="00164C02">
        <w:rPr>
          <w:rFonts w:ascii="David" w:hAnsi="David" w:cs="David"/>
          <w:sz w:val="24"/>
          <w:szCs w:val="24"/>
          <w:rtl/>
        </w:rPr>
        <w:t xml:space="preserve"> </w:t>
      </w:r>
      <w:r w:rsidRPr="00164C02">
        <w:rPr>
          <w:rFonts w:ascii="David" w:hAnsi="David" w:cs="David" w:hint="eastAsia"/>
          <w:sz w:val="24"/>
          <w:szCs w:val="24"/>
          <w:rtl/>
        </w:rPr>
        <w:t>הוראות</w:t>
      </w:r>
      <w:r w:rsidRPr="00164C02">
        <w:rPr>
          <w:rFonts w:ascii="David" w:hAnsi="David" w:cs="David"/>
          <w:sz w:val="24"/>
          <w:szCs w:val="24"/>
          <w:rtl/>
        </w:rPr>
        <w:t xml:space="preserve"> </w:t>
      </w:r>
      <w:r w:rsidRPr="00164C02">
        <w:rPr>
          <w:rFonts w:ascii="David" w:hAnsi="David" w:cs="David" w:hint="eastAsia"/>
          <w:sz w:val="24"/>
          <w:szCs w:val="24"/>
          <w:rtl/>
        </w:rPr>
        <w:t>סעיף</w:t>
      </w:r>
      <w:r w:rsidRPr="00164C02">
        <w:rPr>
          <w:rFonts w:ascii="David" w:hAnsi="David" w:cs="David"/>
          <w:sz w:val="24"/>
          <w:szCs w:val="24"/>
          <w:rtl/>
        </w:rPr>
        <w:t xml:space="preserve"> 9 </w:t>
      </w:r>
      <w:r w:rsidRPr="00164C02">
        <w:rPr>
          <w:rFonts w:ascii="David" w:hAnsi="David" w:cs="David" w:hint="eastAsia"/>
          <w:sz w:val="24"/>
          <w:szCs w:val="24"/>
          <w:rtl/>
        </w:rPr>
        <w:t>להלן</w:t>
      </w:r>
      <w:r w:rsidRPr="00164C02">
        <w:rPr>
          <w:rFonts w:ascii="David" w:hAnsi="David" w:cs="David"/>
          <w:sz w:val="24"/>
          <w:szCs w:val="24"/>
          <w:rtl/>
        </w:rPr>
        <w:t>.</w:t>
      </w:r>
    </w:p>
    <w:p w14:paraId="1ED11064"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תוך</w:t>
      </w:r>
      <w:r w:rsidRPr="00164C02">
        <w:rPr>
          <w:rFonts w:ascii="David" w:hAnsi="David" w:cs="David"/>
          <w:sz w:val="24"/>
          <w:szCs w:val="24"/>
          <w:rtl/>
        </w:rPr>
        <w:t xml:space="preserve"> 30 </w:t>
      </w:r>
      <w:r w:rsidRPr="00164C02">
        <w:rPr>
          <w:rFonts w:ascii="David" w:hAnsi="David" w:cs="David" w:hint="eastAsia"/>
          <w:sz w:val="24"/>
          <w:szCs w:val="24"/>
          <w:rtl/>
        </w:rPr>
        <w:t>ימים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הדרישה</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שתהיה</w:t>
      </w:r>
      <w:r w:rsidRPr="00164C02">
        <w:rPr>
          <w:rFonts w:ascii="David" w:hAnsi="David" w:cs="David"/>
          <w:sz w:val="24"/>
          <w:szCs w:val="24"/>
          <w:rtl/>
        </w:rPr>
        <w:t xml:space="preserve">, </w:t>
      </w:r>
      <w:r w:rsidRPr="00164C02">
        <w:rPr>
          <w:rFonts w:ascii="David" w:hAnsi="David" w:cs="David" w:hint="eastAsia"/>
          <w:sz w:val="24"/>
          <w:szCs w:val="24"/>
          <w:rtl/>
        </w:rPr>
        <w:t>ימסור</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בנקאית</w:t>
      </w:r>
      <w:r w:rsidRPr="00164C02">
        <w:rPr>
          <w:rFonts w:ascii="David" w:hAnsi="David" w:cs="David"/>
          <w:sz w:val="24"/>
          <w:szCs w:val="24"/>
          <w:rtl/>
        </w:rPr>
        <w:t xml:space="preserve"> </w:t>
      </w:r>
      <w:r w:rsidRPr="00164C02">
        <w:rPr>
          <w:rFonts w:ascii="David" w:hAnsi="David" w:cs="David" w:hint="eastAsia"/>
          <w:sz w:val="24"/>
          <w:szCs w:val="24"/>
          <w:rtl/>
        </w:rPr>
        <w:t>בסכום</w:t>
      </w:r>
      <w:r w:rsidRPr="00164C02">
        <w:rPr>
          <w:rFonts w:ascii="David" w:hAnsi="David" w:cs="David"/>
          <w:sz w:val="24"/>
          <w:szCs w:val="24"/>
          <w:rtl/>
        </w:rPr>
        <w:t xml:space="preserve"> </w:t>
      </w:r>
      <w:r w:rsidRPr="00164C02">
        <w:rPr>
          <w:rFonts w:ascii="David" w:hAnsi="David" w:cs="David" w:hint="eastAsia"/>
          <w:sz w:val="24"/>
          <w:szCs w:val="24"/>
          <w:rtl/>
        </w:rPr>
        <w:t>השווה</w:t>
      </w:r>
      <w:r w:rsidRPr="00164C02">
        <w:rPr>
          <w:rFonts w:ascii="David" w:hAnsi="David" w:cs="David"/>
          <w:sz w:val="24"/>
          <w:szCs w:val="24"/>
          <w:rtl/>
        </w:rPr>
        <w:t xml:space="preserve"> </w:t>
      </w:r>
      <w:r w:rsidRPr="00164C02">
        <w:rPr>
          <w:rFonts w:ascii="David" w:hAnsi="David" w:cs="David" w:hint="eastAsia"/>
          <w:sz w:val="24"/>
          <w:szCs w:val="24"/>
          <w:rtl/>
        </w:rPr>
        <w:t>לאחוז</w:t>
      </w:r>
      <w:r w:rsidRPr="00164C02">
        <w:rPr>
          <w:rFonts w:ascii="David" w:hAnsi="David" w:cs="David"/>
          <w:sz w:val="24"/>
          <w:szCs w:val="24"/>
          <w:rtl/>
        </w:rPr>
        <w:t xml:space="preserve"> </w:t>
      </w:r>
      <w:r w:rsidRPr="00164C02">
        <w:rPr>
          <w:rFonts w:ascii="David" w:hAnsi="David" w:cs="David" w:hint="eastAsia"/>
          <w:sz w:val="24"/>
          <w:szCs w:val="24"/>
          <w:rtl/>
        </w:rPr>
        <w:t>הנקוב</w:t>
      </w:r>
      <w:r w:rsidRPr="00164C02">
        <w:rPr>
          <w:rFonts w:ascii="David" w:hAnsi="David" w:cs="David"/>
          <w:sz w:val="24"/>
          <w:szCs w:val="24"/>
          <w:rtl/>
        </w:rPr>
        <w:t xml:space="preserve"> </w:t>
      </w:r>
      <w:r w:rsidRPr="00164C02">
        <w:rPr>
          <w:rFonts w:ascii="David" w:hAnsi="David" w:cs="David" w:hint="eastAsia"/>
          <w:sz w:val="24"/>
          <w:szCs w:val="24"/>
          <w:rtl/>
        </w:rPr>
        <w:t>בנספח</w:t>
      </w:r>
      <w:r w:rsidRPr="00164C02">
        <w:rPr>
          <w:rFonts w:ascii="David" w:hAnsi="David" w:cs="David"/>
          <w:sz w:val="24"/>
          <w:szCs w:val="24"/>
          <w:rtl/>
        </w:rPr>
        <w:t xml:space="preserve"> 3.1.1 </w:t>
      </w:r>
      <w:r w:rsidRPr="00164C02">
        <w:rPr>
          <w:rFonts w:ascii="David" w:hAnsi="David" w:cs="David" w:hint="eastAsia"/>
          <w:sz w:val="24"/>
          <w:szCs w:val="24"/>
          <w:rtl/>
        </w:rPr>
        <w:t>ממחיר</w:t>
      </w:r>
      <w:r w:rsidRPr="00164C02">
        <w:rPr>
          <w:rFonts w:ascii="David" w:hAnsi="David" w:cs="David"/>
          <w:sz w:val="24"/>
          <w:szCs w:val="24"/>
          <w:rtl/>
        </w:rPr>
        <w:t xml:space="preserve"> </w:t>
      </w:r>
      <w:r w:rsidRPr="00164C02">
        <w:rPr>
          <w:rFonts w:ascii="David" w:hAnsi="David" w:cs="David" w:hint="eastAsia"/>
          <w:sz w:val="24"/>
          <w:szCs w:val="24"/>
          <w:rtl/>
        </w:rPr>
        <w:t>העבודות</w:t>
      </w:r>
      <w:r w:rsidRPr="00164C02">
        <w:rPr>
          <w:rFonts w:ascii="David" w:hAnsi="David" w:cs="David"/>
          <w:sz w:val="24"/>
          <w:szCs w:val="24"/>
          <w:rtl/>
        </w:rPr>
        <w:t xml:space="preserve">, </w:t>
      </w:r>
      <w:r w:rsidRPr="00164C02">
        <w:rPr>
          <w:rFonts w:ascii="David" w:hAnsi="David" w:cs="David" w:hint="eastAsia"/>
          <w:sz w:val="24"/>
          <w:szCs w:val="24"/>
          <w:rtl/>
        </w:rPr>
        <w:t>ללא</w:t>
      </w:r>
      <w:r w:rsidRPr="00164C02">
        <w:rPr>
          <w:rFonts w:ascii="David" w:hAnsi="David" w:cs="David"/>
          <w:sz w:val="24"/>
          <w:szCs w:val="24"/>
          <w:rtl/>
        </w:rPr>
        <w:t xml:space="preserve"> </w:t>
      </w:r>
      <w:r w:rsidRPr="00164C02">
        <w:rPr>
          <w:rFonts w:ascii="David" w:hAnsi="David" w:cs="David" w:hint="eastAsia"/>
          <w:sz w:val="24"/>
          <w:szCs w:val="24"/>
          <w:rtl/>
        </w:rPr>
        <w:t>מע</w:t>
      </w:r>
      <w:r w:rsidRPr="00164C02">
        <w:rPr>
          <w:rFonts w:ascii="David" w:hAnsi="David" w:cs="David"/>
          <w:sz w:val="24"/>
          <w:szCs w:val="24"/>
          <w:rtl/>
        </w:rPr>
        <w:t>"</w:t>
      </w:r>
      <w:r w:rsidRPr="00164C02">
        <w:rPr>
          <w:rFonts w:ascii="David" w:hAnsi="David" w:cs="David" w:hint="eastAsia"/>
          <w:sz w:val="24"/>
          <w:szCs w:val="24"/>
          <w:rtl/>
        </w:rPr>
        <w:t>מ</w:t>
      </w:r>
      <w:r w:rsidRPr="00164C02">
        <w:rPr>
          <w:rFonts w:ascii="David" w:hAnsi="David" w:cs="David"/>
          <w:sz w:val="24"/>
          <w:szCs w:val="24"/>
          <w:rtl/>
        </w:rPr>
        <w:t xml:space="preserve"> </w:t>
      </w:r>
      <w:r w:rsidRPr="00164C02">
        <w:rPr>
          <w:rFonts w:ascii="David" w:hAnsi="David" w:cs="David" w:hint="eastAsia"/>
          <w:sz w:val="24"/>
          <w:szCs w:val="24"/>
          <w:rtl/>
        </w:rPr>
        <w:t>בגינו</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לשיעורו</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דין</w:t>
      </w:r>
      <w:r w:rsidRPr="00164C02">
        <w:rPr>
          <w:rFonts w:ascii="David" w:hAnsi="David" w:cs="David"/>
          <w:sz w:val="24"/>
          <w:szCs w:val="24"/>
          <w:rtl/>
        </w:rPr>
        <w:t xml:space="preserve">, </w:t>
      </w:r>
      <w:r w:rsidRPr="00164C02">
        <w:rPr>
          <w:rFonts w:ascii="David" w:hAnsi="David" w:cs="David" w:hint="eastAsia"/>
          <w:sz w:val="24"/>
          <w:szCs w:val="24"/>
          <w:rtl/>
        </w:rPr>
        <w:t>אשר</w:t>
      </w:r>
      <w:r w:rsidRPr="00164C02">
        <w:rPr>
          <w:rFonts w:ascii="David" w:hAnsi="David" w:cs="David"/>
          <w:sz w:val="24"/>
          <w:szCs w:val="24"/>
          <w:rtl/>
        </w:rPr>
        <w:t xml:space="preserve"> </w:t>
      </w:r>
      <w:r w:rsidRPr="00164C02">
        <w:rPr>
          <w:rFonts w:ascii="David" w:hAnsi="David" w:cs="David" w:hint="eastAsia"/>
          <w:sz w:val="24"/>
          <w:szCs w:val="24"/>
          <w:rtl/>
        </w:rPr>
        <w:t>תשמש</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סכומים</w:t>
      </w:r>
      <w:r w:rsidRPr="00164C02">
        <w:rPr>
          <w:rFonts w:ascii="David" w:hAnsi="David" w:cs="David"/>
          <w:sz w:val="24"/>
          <w:szCs w:val="24"/>
          <w:rtl/>
        </w:rPr>
        <w:t xml:space="preserve"> </w:t>
      </w:r>
      <w:r w:rsidRPr="00164C02">
        <w:rPr>
          <w:rFonts w:ascii="David" w:hAnsi="David" w:cs="David" w:hint="eastAsia"/>
          <w:sz w:val="24"/>
          <w:szCs w:val="24"/>
          <w:rtl/>
        </w:rPr>
        <w:t>שיגיעו</w:t>
      </w:r>
      <w:r w:rsidRPr="00164C02">
        <w:rPr>
          <w:rFonts w:ascii="David" w:hAnsi="David" w:cs="David"/>
          <w:sz w:val="24"/>
          <w:szCs w:val="24"/>
          <w:rtl/>
        </w:rPr>
        <w:t xml:space="preserve"> </w:t>
      </w:r>
      <w:r w:rsidRPr="00164C02">
        <w:rPr>
          <w:rFonts w:ascii="David" w:hAnsi="David" w:cs="David" w:hint="eastAsia"/>
          <w:sz w:val="24"/>
          <w:szCs w:val="24"/>
          <w:rtl/>
        </w:rPr>
        <w:t>מהקבלן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לרוכשים</w:t>
      </w:r>
      <w:r w:rsidRPr="00164C02">
        <w:rPr>
          <w:rFonts w:ascii="David" w:hAnsi="David" w:cs="David"/>
          <w:sz w:val="24"/>
          <w:szCs w:val="24"/>
          <w:rtl/>
        </w:rPr>
        <w:t xml:space="preserve"> </w:t>
      </w:r>
      <w:r w:rsidRPr="00164C02">
        <w:rPr>
          <w:rFonts w:ascii="David" w:hAnsi="David" w:cs="David" w:hint="eastAsia"/>
          <w:sz w:val="24"/>
          <w:szCs w:val="24"/>
          <w:rtl/>
        </w:rPr>
        <w:t>שהזמינו</w:t>
      </w:r>
      <w:r w:rsidRPr="00164C02">
        <w:rPr>
          <w:rFonts w:ascii="David" w:hAnsi="David" w:cs="David"/>
          <w:sz w:val="24"/>
          <w:szCs w:val="24"/>
          <w:rtl/>
        </w:rPr>
        <w:t xml:space="preserve"> </w:t>
      </w:r>
      <w:r w:rsidRPr="00164C02">
        <w:rPr>
          <w:rFonts w:ascii="David" w:hAnsi="David" w:cs="David" w:hint="eastAsia"/>
          <w:sz w:val="24"/>
          <w:szCs w:val="24"/>
          <w:rtl/>
        </w:rPr>
        <w:t>שינויים</w:t>
      </w:r>
      <w:r w:rsidRPr="00164C02">
        <w:rPr>
          <w:rFonts w:ascii="David" w:hAnsi="David" w:cs="David"/>
          <w:sz w:val="24"/>
          <w:szCs w:val="24"/>
          <w:rtl/>
        </w:rPr>
        <w:t xml:space="preserve"> </w:t>
      </w:r>
      <w:r w:rsidRPr="00164C02">
        <w:rPr>
          <w:rFonts w:ascii="David" w:hAnsi="David" w:cs="David" w:hint="eastAsia"/>
          <w:sz w:val="24"/>
          <w:szCs w:val="24"/>
          <w:rtl/>
        </w:rPr>
        <w:t>מהקבלן</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החוזה</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המבוצעות</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ובלבד</w:t>
      </w:r>
      <w:r w:rsidRPr="00164C02">
        <w:rPr>
          <w:rFonts w:ascii="David" w:hAnsi="David" w:cs="David"/>
          <w:sz w:val="24"/>
          <w:szCs w:val="24"/>
          <w:rtl/>
        </w:rPr>
        <w:t xml:space="preserve"> </w:t>
      </w:r>
      <w:r w:rsidRPr="00164C02">
        <w:rPr>
          <w:rFonts w:ascii="David" w:hAnsi="David" w:cs="David" w:hint="eastAsia"/>
          <w:sz w:val="24"/>
          <w:szCs w:val="24"/>
          <w:rtl/>
        </w:rPr>
        <w:t>שהקבלן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נתן</w:t>
      </w:r>
      <w:r w:rsidRPr="00164C02">
        <w:rPr>
          <w:rFonts w:ascii="David" w:hAnsi="David" w:cs="David"/>
          <w:sz w:val="24"/>
          <w:szCs w:val="24"/>
          <w:rtl/>
        </w:rPr>
        <w:t xml:space="preserve"> </w:t>
      </w:r>
      <w:r w:rsidRPr="00164C02">
        <w:rPr>
          <w:rFonts w:ascii="David" w:hAnsi="David" w:cs="David" w:hint="eastAsia"/>
          <w:sz w:val="24"/>
          <w:szCs w:val="24"/>
          <w:rtl/>
        </w:rPr>
        <w:t>לרוכשים</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אלו</w:t>
      </w:r>
      <w:r w:rsidRPr="00164C02">
        <w:rPr>
          <w:rFonts w:ascii="David" w:hAnsi="David" w:cs="David"/>
          <w:sz w:val="24"/>
          <w:szCs w:val="24"/>
          <w:rtl/>
        </w:rPr>
        <w:t xml:space="preserve"> </w:t>
      </w:r>
      <w:r w:rsidRPr="00164C02">
        <w:rPr>
          <w:rFonts w:ascii="David" w:hAnsi="David" w:cs="David" w:hint="eastAsia"/>
          <w:sz w:val="24"/>
          <w:szCs w:val="24"/>
          <w:rtl/>
        </w:rPr>
        <w:t>וזאת</w:t>
      </w:r>
      <w:r w:rsidRPr="00164C02">
        <w:rPr>
          <w:rFonts w:ascii="David" w:hAnsi="David" w:cs="David"/>
          <w:sz w:val="24"/>
          <w:szCs w:val="24"/>
          <w:rtl/>
        </w:rPr>
        <w:t xml:space="preserve"> </w:t>
      </w:r>
      <w:r w:rsidRPr="00164C02">
        <w:rPr>
          <w:rFonts w:ascii="David" w:hAnsi="David" w:cs="David" w:hint="eastAsia"/>
          <w:sz w:val="24"/>
          <w:szCs w:val="24"/>
          <w:rtl/>
        </w:rPr>
        <w:t>במובחן</w:t>
      </w:r>
      <w:r w:rsidRPr="00164C02">
        <w:rPr>
          <w:rFonts w:ascii="David" w:hAnsi="David" w:cs="David"/>
          <w:sz w:val="24"/>
          <w:szCs w:val="24"/>
          <w:rtl/>
        </w:rPr>
        <w:t xml:space="preserve"> </w:t>
      </w:r>
      <w:r w:rsidRPr="00164C02">
        <w:rPr>
          <w:rFonts w:ascii="David" w:hAnsi="David" w:cs="David" w:hint="eastAsia"/>
          <w:sz w:val="24"/>
          <w:szCs w:val="24"/>
          <w:rtl/>
        </w:rPr>
        <w:t>משינויים</w:t>
      </w:r>
      <w:r w:rsidRPr="00164C02">
        <w:rPr>
          <w:rFonts w:ascii="David" w:hAnsi="David" w:cs="David"/>
          <w:sz w:val="24"/>
          <w:szCs w:val="24"/>
          <w:rtl/>
        </w:rPr>
        <w:t xml:space="preserve"> </w:t>
      </w:r>
      <w:r w:rsidRPr="00164C02">
        <w:rPr>
          <w:rFonts w:ascii="David" w:hAnsi="David" w:cs="David" w:hint="eastAsia"/>
          <w:sz w:val="24"/>
          <w:szCs w:val="24"/>
          <w:rtl/>
        </w:rPr>
        <w:t>שהוזמנו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רוכשים</w:t>
      </w:r>
      <w:r w:rsidRPr="00164C02">
        <w:rPr>
          <w:rFonts w:ascii="David" w:hAnsi="David" w:cs="David"/>
          <w:sz w:val="24"/>
          <w:szCs w:val="24"/>
          <w:rtl/>
        </w:rPr>
        <w:t xml:space="preserve"> </w:t>
      </w:r>
      <w:r w:rsidRPr="00164C02">
        <w:rPr>
          <w:rFonts w:ascii="David" w:hAnsi="David" w:cs="David" w:hint="eastAsia"/>
          <w:sz w:val="24"/>
          <w:szCs w:val="24"/>
          <w:rtl/>
        </w:rPr>
        <w:t>מספקים</w:t>
      </w:r>
      <w:r w:rsidRPr="00164C02">
        <w:rPr>
          <w:rFonts w:ascii="David" w:hAnsi="David" w:cs="David"/>
          <w:sz w:val="24"/>
          <w:szCs w:val="24"/>
          <w:rtl/>
        </w:rPr>
        <w:t xml:space="preserve"> </w:t>
      </w:r>
      <w:r w:rsidRPr="00164C02">
        <w:rPr>
          <w:rFonts w:ascii="David" w:hAnsi="David" w:cs="David" w:hint="eastAsia"/>
          <w:sz w:val="24"/>
          <w:szCs w:val="24"/>
          <w:rtl/>
        </w:rPr>
        <w:t>שאינם</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מבלי</w:t>
      </w:r>
      <w:r w:rsidRPr="00164C02">
        <w:rPr>
          <w:rFonts w:ascii="David" w:hAnsi="David" w:cs="David"/>
          <w:sz w:val="24"/>
          <w:szCs w:val="24"/>
          <w:rtl/>
        </w:rPr>
        <w:t xml:space="preserve"> </w:t>
      </w:r>
      <w:r w:rsidRPr="00164C02">
        <w:rPr>
          <w:rFonts w:ascii="David" w:hAnsi="David" w:cs="David" w:hint="eastAsia"/>
          <w:sz w:val="24"/>
          <w:szCs w:val="24"/>
          <w:rtl/>
        </w:rPr>
        <w:t>לפגוע</w:t>
      </w:r>
      <w:r w:rsidRPr="00164C02">
        <w:rPr>
          <w:rFonts w:ascii="David" w:hAnsi="David" w:cs="David"/>
          <w:sz w:val="24"/>
          <w:szCs w:val="24"/>
          <w:rtl/>
        </w:rPr>
        <w:t xml:space="preserve"> </w:t>
      </w:r>
      <w:r w:rsidRPr="00164C02">
        <w:rPr>
          <w:rFonts w:ascii="David" w:hAnsi="David" w:cs="David" w:hint="eastAsia"/>
          <w:sz w:val="24"/>
          <w:szCs w:val="24"/>
          <w:rtl/>
        </w:rPr>
        <w:t>בכלליות</w:t>
      </w:r>
      <w:r w:rsidRPr="00164C02">
        <w:rPr>
          <w:rFonts w:ascii="David" w:hAnsi="David" w:cs="David"/>
          <w:sz w:val="24"/>
          <w:szCs w:val="24"/>
          <w:rtl/>
        </w:rPr>
        <w:t xml:space="preserve"> </w:t>
      </w:r>
      <w:r w:rsidRPr="00164C02">
        <w:rPr>
          <w:rFonts w:ascii="David" w:hAnsi="David" w:cs="David" w:hint="eastAsia"/>
          <w:sz w:val="24"/>
          <w:szCs w:val="24"/>
          <w:rtl/>
        </w:rPr>
        <w:t>האמור</w:t>
      </w:r>
      <w:r w:rsidRPr="00164C02">
        <w:rPr>
          <w:rFonts w:ascii="David" w:hAnsi="David" w:cs="David"/>
          <w:sz w:val="24"/>
          <w:szCs w:val="24"/>
          <w:rtl/>
        </w:rPr>
        <w:t xml:space="preserve"> </w:t>
      </w:r>
      <w:r w:rsidRPr="00164C02">
        <w:rPr>
          <w:rFonts w:ascii="David" w:hAnsi="David" w:cs="David" w:hint="eastAsia"/>
          <w:sz w:val="24"/>
          <w:szCs w:val="24"/>
          <w:rtl/>
        </w:rPr>
        <w:t>לעיל</w:t>
      </w:r>
      <w:r w:rsidRPr="00164C02">
        <w:rPr>
          <w:rFonts w:ascii="David" w:hAnsi="David" w:cs="David"/>
          <w:sz w:val="24"/>
          <w:szCs w:val="24"/>
          <w:rtl/>
        </w:rPr>
        <w:t>:</w:t>
      </w:r>
    </w:p>
    <w:p w14:paraId="556E880C" w14:textId="403A981A"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הנזק</w:t>
      </w:r>
      <w:r w:rsidRPr="00164C02">
        <w:rPr>
          <w:rFonts w:ascii="David" w:hAnsi="David" w:cs="David"/>
          <w:i/>
          <w:sz w:val="24"/>
          <w:szCs w:val="24"/>
          <w:rtl/>
        </w:rPr>
        <w:t xml:space="preserve">, </w:t>
      </w:r>
      <w:r w:rsidRPr="00164C02">
        <w:rPr>
          <w:rFonts w:ascii="David" w:hAnsi="David" w:cs="David" w:hint="eastAsia"/>
          <w:i/>
          <w:sz w:val="24"/>
          <w:szCs w:val="24"/>
          <w:rtl/>
        </w:rPr>
        <w:t>השפוי</w:t>
      </w:r>
      <w:r w:rsidRPr="00164C02">
        <w:rPr>
          <w:rFonts w:ascii="David" w:hAnsi="David" w:cs="David"/>
          <w:i/>
          <w:sz w:val="24"/>
          <w:szCs w:val="24"/>
          <w:rtl/>
        </w:rPr>
        <w:t xml:space="preserve">, </w:t>
      </w:r>
      <w:r w:rsidRPr="00164C02">
        <w:rPr>
          <w:rFonts w:ascii="David" w:hAnsi="David" w:cs="David" w:hint="eastAsia"/>
          <w:i/>
          <w:sz w:val="24"/>
          <w:szCs w:val="24"/>
          <w:rtl/>
        </w:rPr>
        <w:t>ההפסדים</w:t>
      </w:r>
      <w:r w:rsidRPr="00164C02">
        <w:rPr>
          <w:rFonts w:ascii="David" w:hAnsi="David" w:cs="David"/>
          <w:i/>
          <w:sz w:val="24"/>
          <w:szCs w:val="24"/>
          <w:rtl/>
        </w:rPr>
        <w:t xml:space="preserve"> </w:t>
      </w:r>
      <w:r w:rsidRPr="00164C02">
        <w:rPr>
          <w:rFonts w:ascii="David" w:hAnsi="David" w:cs="David" w:hint="eastAsia"/>
          <w:i/>
          <w:sz w:val="24"/>
          <w:szCs w:val="24"/>
          <w:rtl/>
        </w:rPr>
        <w:t>וההוצאות</w:t>
      </w:r>
      <w:r w:rsidRPr="00164C02">
        <w:rPr>
          <w:rFonts w:ascii="David" w:hAnsi="David" w:cs="David"/>
          <w:i/>
          <w:sz w:val="24"/>
          <w:szCs w:val="24"/>
          <w:rtl/>
        </w:rPr>
        <w:t xml:space="preserve"> </w:t>
      </w:r>
      <w:r w:rsidRPr="00164C02">
        <w:rPr>
          <w:rFonts w:ascii="David" w:hAnsi="David" w:cs="David" w:hint="eastAsia"/>
          <w:i/>
          <w:sz w:val="24"/>
          <w:szCs w:val="24"/>
          <w:rtl/>
        </w:rPr>
        <w:t>שיגיעו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מאת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הפרת</w:t>
      </w:r>
      <w:r w:rsidRPr="00164C02">
        <w:rPr>
          <w:rFonts w:ascii="David" w:hAnsi="David" w:cs="David"/>
          <w:i/>
          <w:sz w:val="24"/>
          <w:szCs w:val="24"/>
          <w:rtl/>
        </w:rPr>
        <w:t xml:space="preserve"> </w:t>
      </w:r>
      <w:r w:rsidRPr="00164C02">
        <w:rPr>
          <w:rFonts w:ascii="David" w:hAnsi="David" w:cs="David" w:hint="eastAsia"/>
          <w:i/>
          <w:sz w:val="24"/>
          <w:szCs w:val="24"/>
          <w:rtl/>
        </w:rPr>
        <w:t>התחייבות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מהתחייבויותיו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0C660549" w14:textId="38554B5D"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סכומים</w:t>
      </w:r>
      <w:r w:rsidRPr="00164C02">
        <w:rPr>
          <w:rFonts w:ascii="David" w:hAnsi="David" w:cs="David"/>
          <w:i/>
          <w:sz w:val="24"/>
          <w:szCs w:val="24"/>
          <w:rtl/>
        </w:rPr>
        <w:t xml:space="preserve"> </w:t>
      </w:r>
      <w:r w:rsidRPr="00164C02">
        <w:rPr>
          <w:rFonts w:ascii="David" w:hAnsi="David" w:cs="David" w:hint="eastAsia"/>
          <w:i/>
          <w:sz w:val="24"/>
          <w:szCs w:val="24"/>
          <w:rtl/>
        </w:rPr>
        <w:t>שהמזמין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40E57B97" w14:textId="77777777" w:rsidR="00EF4F1C" w:rsidRPr="00164C02" w:rsidRDefault="00EF4F1C" w:rsidP="00DA0D66">
      <w:pPr>
        <w:numPr>
          <w:ilvl w:val="1"/>
          <w:numId w:val="4"/>
        </w:numPr>
        <w:tabs>
          <w:tab w:val="num" w:pos="1224"/>
          <w:tab w:val="left" w:pos="1933"/>
        </w:tabs>
        <w:spacing w:after="0" w:afterAutospacing="0" w:line="240" w:lineRule="auto"/>
        <w:ind w:left="1791" w:hanging="504"/>
        <w:rPr>
          <w:rFonts w:ascii="David" w:hAnsi="David" w:cs="David"/>
          <w:sz w:val="24"/>
          <w:szCs w:val="24"/>
          <w:rtl/>
        </w:rPr>
      </w:pPr>
      <w:r w:rsidRPr="00164C02">
        <w:rPr>
          <w:rFonts w:ascii="David" w:hAnsi="David" w:cs="David" w:hint="eastAsia"/>
          <w:sz w:val="24"/>
          <w:szCs w:val="24"/>
          <w:rtl/>
        </w:rPr>
        <w:t>ההוראות</w:t>
      </w:r>
      <w:r w:rsidRPr="00164C02">
        <w:rPr>
          <w:rFonts w:ascii="David" w:hAnsi="David" w:cs="David"/>
          <w:sz w:val="24"/>
          <w:szCs w:val="24"/>
          <w:rtl/>
        </w:rPr>
        <w:t xml:space="preserve"> </w:t>
      </w:r>
      <w:r w:rsidRPr="00164C02">
        <w:rPr>
          <w:rFonts w:ascii="David" w:hAnsi="David" w:cs="David" w:hint="eastAsia"/>
          <w:sz w:val="24"/>
          <w:szCs w:val="24"/>
          <w:rtl/>
        </w:rPr>
        <w:t>הבאות</w:t>
      </w:r>
      <w:r w:rsidRPr="00164C02">
        <w:rPr>
          <w:rFonts w:ascii="David" w:hAnsi="David" w:cs="David"/>
          <w:sz w:val="24"/>
          <w:szCs w:val="24"/>
          <w:rtl/>
        </w:rPr>
        <w:t xml:space="preserve"> </w:t>
      </w:r>
      <w:r w:rsidRPr="00164C02">
        <w:rPr>
          <w:rFonts w:ascii="David" w:hAnsi="David" w:cs="David" w:hint="eastAsia"/>
          <w:sz w:val="24"/>
          <w:szCs w:val="24"/>
          <w:rtl/>
        </w:rPr>
        <w:t>תחולנה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הערבויות</w:t>
      </w:r>
      <w:r w:rsidRPr="00164C02">
        <w:rPr>
          <w:rFonts w:ascii="David" w:hAnsi="David" w:cs="David"/>
          <w:sz w:val="24"/>
          <w:szCs w:val="24"/>
          <w:rtl/>
        </w:rPr>
        <w:t xml:space="preserve"> </w:t>
      </w:r>
      <w:r w:rsidRPr="00164C02">
        <w:rPr>
          <w:rFonts w:ascii="David" w:hAnsi="David" w:cs="David" w:hint="eastAsia"/>
          <w:sz w:val="24"/>
          <w:szCs w:val="24"/>
          <w:rtl/>
        </w:rPr>
        <w:t>הנזכרות</w:t>
      </w:r>
      <w:r w:rsidRPr="00164C02">
        <w:rPr>
          <w:rFonts w:ascii="David" w:hAnsi="David" w:cs="David"/>
          <w:sz w:val="24"/>
          <w:szCs w:val="24"/>
          <w:rtl/>
        </w:rPr>
        <w:t xml:space="preserve"> </w:t>
      </w:r>
      <w:r w:rsidRPr="00164C02">
        <w:rPr>
          <w:rFonts w:ascii="David" w:hAnsi="David" w:cs="David" w:hint="eastAsia"/>
          <w:sz w:val="24"/>
          <w:szCs w:val="24"/>
          <w:rtl/>
        </w:rPr>
        <w:t>בסעיפים</w:t>
      </w:r>
      <w:r w:rsidRPr="00164C02">
        <w:rPr>
          <w:rFonts w:ascii="David" w:hAnsi="David" w:cs="David"/>
          <w:sz w:val="24"/>
          <w:szCs w:val="24"/>
          <w:rtl/>
        </w:rPr>
        <w:t xml:space="preserve"> 9.1 </w:t>
      </w:r>
      <w:r w:rsidRPr="00164C02">
        <w:rPr>
          <w:rFonts w:ascii="David" w:hAnsi="David" w:cs="David" w:hint="eastAsia"/>
          <w:sz w:val="24"/>
          <w:szCs w:val="24"/>
          <w:rtl/>
        </w:rPr>
        <w:t>ו</w:t>
      </w:r>
      <w:r w:rsidRPr="00164C02">
        <w:rPr>
          <w:rFonts w:ascii="David" w:hAnsi="David" w:cs="David"/>
          <w:sz w:val="24"/>
          <w:szCs w:val="24"/>
          <w:rtl/>
        </w:rPr>
        <w:t xml:space="preserve">- 9.2  </w:t>
      </w:r>
      <w:r w:rsidRPr="00164C02">
        <w:rPr>
          <w:rFonts w:ascii="David" w:hAnsi="David" w:cs="David" w:hint="eastAsia"/>
          <w:sz w:val="24"/>
          <w:szCs w:val="24"/>
          <w:rtl/>
        </w:rPr>
        <w:t>לעיל</w:t>
      </w:r>
      <w:r w:rsidRPr="00164C02">
        <w:rPr>
          <w:rFonts w:ascii="David" w:hAnsi="David" w:cs="David"/>
          <w:sz w:val="24"/>
          <w:szCs w:val="24"/>
          <w:rtl/>
        </w:rPr>
        <w:t xml:space="preserve">: </w:t>
      </w:r>
    </w:p>
    <w:p w14:paraId="3EC320EE" w14:textId="120F0320"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נוסח</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3.1.11.</w:t>
      </w:r>
    </w:p>
    <w:p w14:paraId="5ED31277" w14:textId="459220DE" w:rsidR="00EF4F1C" w:rsidRPr="00164C02" w:rsidRDefault="00DA0D66"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סכום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צמוד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במלואו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למדד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כשהמדד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היסודי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כהגדרתו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בנספח</w:t>
      </w:r>
      <w:r w:rsidR="00EF4F1C" w:rsidRPr="00164C02">
        <w:rPr>
          <w:rFonts w:ascii="David" w:hAnsi="David" w:cs="David"/>
          <w:i/>
          <w:sz w:val="24"/>
          <w:szCs w:val="24"/>
          <w:rtl/>
        </w:rPr>
        <w:t xml:space="preserve"> 3.1.1.</w:t>
      </w:r>
    </w:p>
    <w:p w14:paraId="62784E6C" w14:textId="4B6379F6" w:rsidR="00EF4F1C" w:rsidRPr="00164C02" w:rsidRDefault="00DA0D66"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על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להאריך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למשך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פעם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למשך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תקופה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שיורה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בכתב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ובלבד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שאלה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תהיינה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בתוקף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רצוף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למתן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תעודת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הנזכרת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27.2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וזאת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מבלי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לגרוע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מזכות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סעיף</w:t>
      </w:r>
      <w:r w:rsidR="00EF4F1C" w:rsidRPr="00164C02">
        <w:rPr>
          <w:rFonts w:ascii="David" w:hAnsi="David" w:cs="David"/>
          <w:i/>
          <w:sz w:val="24"/>
          <w:szCs w:val="24"/>
          <w:rtl/>
        </w:rPr>
        <w:t xml:space="preserve"> 9.3.4 </w:t>
      </w:r>
      <w:r w:rsidR="00EF4F1C" w:rsidRPr="00164C02">
        <w:rPr>
          <w:rFonts w:ascii="David" w:hAnsi="David" w:cs="David" w:hint="eastAsia"/>
          <w:i/>
          <w:sz w:val="24"/>
          <w:szCs w:val="24"/>
          <w:rtl/>
        </w:rPr>
        <w:t>להלן</w:t>
      </w:r>
      <w:r w:rsidR="00EF4F1C" w:rsidRPr="00164C02">
        <w:rPr>
          <w:rFonts w:ascii="David" w:hAnsi="David" w:cs="David"/>
          <w:i/>
          <w:sz w:val="24"/>
          <w:szCs w:val="24"/>
          <w:rtl/>
        </w:rPr>
        <w:t>.</w:t>
      </w:r>
    </w:p>
    <w:p w14:paraId="3C65745B" w14:textId="3E6C2B7D" w:rsidR="00EF4F1C" w:rsidRPr="00164C02" w:rsidRDefault="00DA0D66" w:rsidP="00DA0D66">
      <w:pPr>
        <w:numPr>
          <w:ilvl w:val="2"/>
          <w:numId w:val="4"/>
        </w:numPr>
        <w:tabs>
          <w:tab w:val="clear" w:pos="1497"/>
          <w:tab w:val="num" w:pos="1224"/>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שיגיע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סכום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כלשהו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ניתנה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תעודת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המיועד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העבודות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כקבוע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10.1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איחור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במסירה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מעבר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מבצע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תיקונים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באופן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ובמועדים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דרישת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המפקח</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נכשל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בתיקונם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מתנער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מליתן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בדק</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לרוכשים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לחוק</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המכר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דירות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מסרב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להצטרף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כנתבע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בהליך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כמתואר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15.8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מלפעול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לאמור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15 </w:t>
      </w:r>
      <w:r w:rsidR="00EF4F1C" w:rsidRPr="00164C02">
        <w:rPr>
          <w:rFonts w:ascii="David" w:hAnsi="David" w:cs="David" w:hint="eastAsia"/>
          <w:i/>
          <w:sz w:val="24"/>
          <w:szCs w:val="24"/>
          <w:rtl/>
        </w:rPr>
        <w:t>כאמור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מלהאריך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המפורטות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9 </w:t>
      </w:r>
      <w:r w:rsidR="00EF4F1C" w:rsidRPr="00164C02">
        <w:rPr>
          <w:rFonts w:ascii="David" w:hAnsi="David" w:cs="David" w:hint="eastAsia"/>
          <w:i/>
          <w:sz w:val="24"/>
          <w:szCs w:val="24"/>
          <w:rtl/>
        </w:rPr>
        <w:t>לעיל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30 </w:t>
      </w:r>
      <w:r w:rsidR="00EF4F1C" w:rsidRPr="00164C02">
        <w:rPr>
          <w:rFonts w:ascii="David" w:hAnsi="David" w:cs="David" w:hint="eastAsia"/>
          <w:i/>
          <w:sz w:val="24"/>
          <w:szCs w:val="24"/>
          <w:rtl/>
        </w:rPr>
        <w:t>יום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לפני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תפוגת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מלפעול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סעיף</w:t>
      </w:r>
      <w:r w:rsidR="00EF4F1C" w:rsidRPr="00164C02">
        <w:rPr>
          <w:rFonts w:ascii="David" w:hAnsi="David" w:cs="David"/>
          <w:i/>
          <w:sz w:val="24"/>
          <w:szCs w:val="24"/>
          <w:rtl/>
        </w:rPr>
        <w:t xml:space="preserve"> 9.5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שנקבע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w:t>
      </w:r>
      <w:r w:rsidR="00EF4F1C" w:rsidRPr="00164C02">
        <w:rPr>
          <w:rFonts w:ascii="David" w:hAnsi="David" w:cs="David"/>
          <w:i/>
          <w:sz w:val="24"/>
          <w:szCs w:val="24"/>
          <w:rtl/>
        </w:rPr>
        <w:t>"</w:t>
      </w:r>
      <w:r w:rsidR="00EF4F1C" w:rsidRPr="00164C02">
        <w:rPr>
          <w:rFonts w:ascii="David" w:hAnsi="David" w:cs="David" w:hint="eastAsia"/>
          <w:i/>
          <w:sz w:val="24"/>
          <w:szCs w:val="24"/>
          <w:rtl/>
        </w:rPr>
        <w:t>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אותה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רשות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אינו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ממלא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זכאי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לדרוש</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פירעון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כולן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חלקן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בבת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בחלקים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במספר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פעמים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וזאת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חייב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להוכיח</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לבסס</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דרישתו</w:t>
      </w:r>
      <w:r w:rsidR="00EF4F1C" w:rsidRPr="00164C02">
        <w:rPr>
          <w:rFonts w:ascii="David" w:hAnsi="David" w:cs="David"/>
          <w:i/>
          <w:sz w:val="24"/>
          <w:szCs w:val="24"/>
          <w:rtl/>
        </w:rPr>
        <w:t>.</w:t>
      </w:r>
    </w:p>
    <w:p w14:paraId="1B2D88D9"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מוצהר</w:t>
      </w:r>
      <w:r w:rsidRPr="00164C02">
        <w:rPr>
          <w:rFonts w:ascii="David" w:hAnsi="David" w:cs="David"/>
          <w:i/>
          <w:sz w:val="24"/>
          <w:szCs w:val="24"/>
          <w:rtl/>
        </w:rPr>
        <w:t xml:space="preserve"> </w:t>
      </w:r>
      <w:r w:rsidRPr="00164C02">
        <w:rPr>
          <w:rFonts w:ascii="David" w:hAnsi="David" w:cs="David" w:hint="eastAsia"/>
          <w:i/>
          <w:sz w:val="24"/>
          <w:szCs w:val="24"/>
          <w:rtl/>
        </w:rPr>
        <w:t>למניעת</w:t>
      </w:r>
      <w:r w:rsidRPr="00164C02">
        <w:rPr>
          <w:rFonts w:ascii="David" w:hAnsi="David" w:cs="David"/>
          <w:i/>
          <w:sz w:val="24"/>
          <w:szCs w:val="24"/>
          <w:rtl/>
        </w:rPr>
        <w:t xml:space="preserve"> </w:t>
      </w:r>
      <w:r w:rsidRPr="00164C02">
        <w:rPr>
          <w:rFonts w:ascii="David" w:hAnsi="David" w:cs="David" w:hint="eastAsia"/>
          <w:i/>
          <w:sz w:val="24"/>
          <w:szCs w:val="24"/>
          <w:rtl/>
        </w:rPr>
        <w:t>ספקות</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מגביל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בתביעותיו</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ובמידה</w:t>
      </w:r>
      <w:r w:rsidRPr="00164C02">
        <w:rPr>
          <w:rFonts w:ascii="David" w:hAnsi="David" w:cs="David"/>
          <w:i/>
          <w:sz w:val="24"/>
          <w:szCs w:val="24"/>
          <w:rtl/>
        </w:rPr>
        <w:t xml:space="preserve"> </w:t>
      </w:r>
      <w:r w:rsidRPr="00164C02">
        <w:rPr>
          <w:rFonts w:ascii="David" w:hAnsi="David" w:cs="David" w:hint="eastAsia"/>
          <w:i/>
          <w:sz w:val="24"/>
          <w:szCs w:val="24"/>
          <w:rtl/>
        </w:rPr>
        <w:t>והמגיע</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יעלה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העודף</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חוקית</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3CE7B2BE"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עם</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העבודות</w:t>
      </w:r>
      <w:r w:rsidRPr="00164C02">
        <w:rPr>
          <w:rFonts w:ascii="David" w:hAnsi="David" w:cs="David"/>
          <w:sz w:val="24"/>
          <w:szCs w:val="24"/>
          <w:rtl/>
        </w:rPr>
        <w:t xml:space="preserve"> </w:t>
      </w:r>
      <w:r w:rsidRPr="00164C02">
        <w:rPr>
          <w:rFonts w:ascii="David" w:hAnsi="David" w:cs="David" w:hint="eastAsia"/>
          <w:sz w:val="24"/>
          <w:szCs w:val="24"/>
          <w:rtl/>
        </w:rPr>
        <w:t>בפרויקט</w:t>
      </w:r>
      <w:r w:rsidRPr="00164C02">
        <w:rPr>
          <w:rFonts w:ascii="David" w:hAnsi="David" w:cs="David"/>
          <w:sz w:val="24"/>
          <w:szCs w:val="24"/>
          <w:rtl/>
        </w:rPr>
        <w:t xml:space="preserve"> </w:t>
      </w:r>
      <w:r w:rsidRPr="00164C02">
        <w:rPr>
          <w:rFonts w:ascii="David" w:hAnsi="David" w:cs="David" w:hint="eastAsia"/>
          <w:sz w:val="24"/>
          <w:szCs w:val="24"/>
          <w:rtl/>
        </w:rPr>
        <w:t>ומסירתן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ולרוכשים</w:t>
      </w:r>
      <w:r w:rsidRPr="00164C02">
        <w:rPr>
          <w:rFonts w:ascii="David" w:hAnsi="David" w:cs="David"/>
          <w:sz w:val="24"/>
          <w:szCs w:val="24"/>
          <w:rtl/>
        </w:rPr>
        <w:t xml:space="preserve"> </w:t>
      </w:r>
      <w:r w:rsidRPr="00164C02">
        <w:rPr>
          <w:rFonts w:ascii="David" w:hAnsi="David" w:cs="David" w:hint="eastAsia"/>
          <w:sz w:val="24"/>
          <w:szCs w:val="24"/>
          <w:rtl/>
        </w:rPr>
        <w:t>ולפני</w:t>
      </w:r>
      <w:r w:rsidRPr="00164C02">
        <w:rPr>
          <w:rFonts w:ascii="David" w:hAnsi="David" w:cs="David"/>
          <w:sz w:val="24"/>
          <w:szCs w:val="24"/>
          <w:rtl/>
        </w:rPr>
        <w:t xml:space="preserve"> </w:t>
      </w:r>
      <w:r w:rsidRPr="00164C02">
        <w:rPr>
          <w:rFonts w:ascii="David" w:hAnsi="David" w:cs="David" w:hint="eastAsia"/>
          <w:sz w:val="24"/>
          <w:szCs w:val="24"/>
          <w:rtl/>
        </w:rPr>
        <w:t>סילוק</w:t>
      </w:r>
      <w:r w:rsidRPr="00164C02">
        <w:rPr>
          <w:rFonts w:ascii="David" w:hAnsi="David" w:cs="David"/>
          <w:sz w:val="24"/>
          <w:szCs w:val="24"/>
          <w:rtl/>
        </w:rPr>
        <w:t xml:space="preserve"> </w:t>
      </w:r>
      <w:r w:rsidRPr="00164C02">
        <w:rPr>
          <w:rFonts w:ascii="David" w:hAnsi="David" w:cs="David" w:hint="eastAsia"/>
          <w:sz w:val="24"/>
          <w:szCs w:val="24"/>
          <w:rtl/>
        </w:rPr>
        <w:t>החשבון</w:t>
      </w:r>
      <w:r w:rsidRPr="00164C02">
        <w:rPr>
          <w:rFonts w:ascii="David" w:hAnsi="David" w:cs="David"/>
          <w:sz w:val="24"/>
          <w:szCs w:val="24"/>
          <w:rtl/>
        </w:rPr>
        <w:t xml:space="preserve"> </w:t>
      </w:r>
      <w:r w:rsidRPr="00164C02">
        <w:rPr>
          <w:rFonts w:ascii="David" w:hAnsi="David" w:cs="David" w:hint="eastAsia"/>
          <w:sz w:val="24"/>
          <w:szCs w:val="24"/>
          <w:rtl/>
        </w:rPr>
        <w:t>הסופי</w:t>
      </w:r>
      <w:r w:rsidRPr="00164C02">
        <w:rPr>
          <w:rFonts w:ascii="David" w:hAnsi="David" w:cs="David"/>
          <w:sz w:val="24"/>
          <w:szCs w:val="24"/>
          <w:rtl/>
        </w:rPr>
        <w:t xml:space="preserve"> </w:t>
      </w:r>
      <w:r w:rsidRPr="00164C02">
        <w:rPr>
          <w:rFonts w:ascii="David" w:hAnsi="David" w:cs="David" w:hint="eastAsia"/>
          <w:sz w:val="24"/>
          <w:szCs w:val="24"/>
          <w:rtl/>
        </w:rPr>
        <w:t>ימסור</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בנקאית</w:t>
      </w:r>
      <w:r w:rsidRPr="00164C02">
        <w:rPr>
          <w:rFonts w:ascii="David" w:hAnsi="David" w:cs="David"/>
          <w:sz w:val="24"/>
          <w:szCs w:val="24"/>
          <w:rtl/>
        </w:rPr>
        <w:t xml:space="preserve"> </w:t>
      </w:r>
      <w:r w:rsidRPr="00164C02">
        <w:rPr>
          <w:rFonts w:ascii="David" w:hAnsi="David" w:cs="David" w:hint="eastAsia"/>
          <w:sz w:val="24"/>
          <w:szCs w:val="24"/>
          <w:rtl/>
        </w:rPr>
        <w:t>וזאת</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דלקמן</w:t>
      </w:r>
      <w:r w:rsidRPr="00164C02">
        <w:rPr>
          <w:rFonts w:ascii="David" w:hAnsi="David" w:cs="David"/>
          <w:sz w:val="24"/>
          <w:szCs w:val="24"/>
          <w:rtl/>
        </w:rPr>
        <w:t>:</w:t>
      </w:r>
    </w:p>
    <w:p w14:paraId="1FC0E88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סך</w:t>
      </w:r>
      <w:r w:rsidRPr="00164C02">
        <w:rPr>
          <w:rFonts w:ascii="David" w:hAnsi="David" w:cs="David"/>
          <w:i/>
          <w:sz w:val="24"/>
          <w:szCs w:val="24"/>
          <w:rtl/>
        </w:rPr>
        <w:t xml:space="preserve"> 5% </w:t>
      </w:r>
      <w:r w:rsidRPr="00164C02">
        <w:rPr>
          <w:rFonts w:ascii="David" w:hAnsi="David" w:cs="David" w:hint="eastAsia"/>
          <w:i/>
          <w:sz w:val="24"/>
          <w:szCs w:val="24"/>
          <w:rtl/>
        </w:rPr>
        <w:t>מהמחיר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ללא</w:t>
      </w:r>
      <w:r w:rsidRPr="00164C02">
        <w:rPr>
          <w:rFonts w:ascii="David" w:hAnsi="David" w:cs="David"/>
          <w:i/>
          <w:sz w:val="24"/>
          <w:szCs w:val="24"/>
          <w:rtl/>
        </w:rPr>
        <w:t xml:space="preserve"> </w:t>
      </w:r>
      <w:r w:rsidRPr="00164C02">
        <w:rPr>
          <w:rFonts w:ascii="David" w:hAnsi="David" w:cs="David" w:hint="eastAsia"/>
          <w:i/>
          <w:sz w:val="24"/>
          <w:szCs w:val="24"/>
          <w:rtl/>
        </w:rPr>
        <w:t>המע</w:t>
      </w:r>
      <w:r w:rsidRPr="00164C02">
        <w:rPr>
          <w:rFonts w:ascii="David" w:hAnsi="David" w:cs="David"/>
          <w:i/>
          <w:sz w:val="24"/>
          <w:szCs w:val="24"/>
          <w:rtl/>
        </w:rPr>
        <w:t>"</w:t>
      </w:r>
      <w:r w:rsidRPr="00164C02">
        <w:rPr>
          <w:rFonts w:ascii="David" w:hAnsi="David" w:cs="David" w:hint="eastAsia"/>
          <w:i/>
          <w:sz w:val="24"/>
          <w:szCs w:val="24"/>
          <w:rtl/>
        </w:rPr>
        <w:t>מ</w:t>
      </w:r>
      <w:r w:rsidRPr="00164C02">
        <w:rPr>
          <w:rFonts w:ascii="David" w:hAnsi="David" w:cs="David"/>
          <w:i/>
          <w:sz w:val="24"/>
          <w:szCs w:val="24"/>
          <w:rtl/>
        </w:rPr>
        <w:t xml:space="preserve"> </w:t>
      </w:r>
      <w:r w:rsidRPr="00164C02">
        <w:rPr>
          <w:rFonts w:ascii="David" w:hAnsi="David" w:cs="David" w:hint="eastAsia"/>
          <w:i/>
          <w:sz w:val="24"/>
          <w:szCs w:val="24"/>
          <w:rtl/>
        </w:rPr>
        <w:t>בגינו</w:t>
      </w:r>
      <w:r w:rsidRPr="00164C02">
        <w:rPr>
          <w:rFonts w:ascii="David" w:hAnsi="David" w:cs="David"/>
          <w:i/>
          <w:sz w:val="24"/>
          <w:szCs w:val="24"/>
          <w:rtl/>
        </w:rPr>
        <w:t xml:space="preserve"> </w:t>
      </w:r>
      <w:r w:rsidRPr="00164C02">
        <w:rPr>
          <w:rFonts w:ascii="David" w:hAnsi="David" w:cs="David" w:hint="eastAsia"/>
          <w:i/>
          <w:sz w:val="24"/>
          <w:szCs w:val="24"/>
          <w:rtl/>
        </w:rPr>
        <w:t>כשהוא</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במלואו</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ותקופתה</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שווה</w:t>
      </w:r>
      <w:r w:rsidRPr="00164C02">
        <w:rPr>
          <w:rFonts w:ascii="David" w:hAnsi="David" w:cs="David"/>
          <w:i/>
          <w:sz w:val="24"/>
          <w:szCs w:val="24"/>
          <w:rtl/>
        </w:rPr>
        <w:t xml:space="preserve"> </w:t>
      </w:r>
      <w:r w:rsidRPr="00164C02">
        <w:rPr>
          <w:rFonts w:ascii="David" w:hAnsi="David" w:cs="David" w:hint="eastAsia"/>
          <w:i/>
          <w:sz w:val="24"/>
          <w:szCs w:val="24"/>
          <w:rtl/>
        </w:rPr>
        <w:t>לתקופת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כנקוב</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28 </w:t>
      </w:r>
      <w:r w:rsidRPr="00164C02">
        <w:rPr>
          <w:rFonts w:ascii="David" w:hAnsi="David" w:cs="David" w:hint="eastAsia"/>
          <w:i/>
          <w:sz w:val="24"/>
          <w:szCs w:val="24"/>
          <w:rtl/>
        </w:rPr>
        <w:t>להלן</w:t>
      </w:r>
      <w:r w:rsidRPr="00164C02">
        <w:rPr>
          <w:rFonts w:ascii="David" w:hAnsi="David" w:cs="David"/>
          <w:i/>
          <w:sz w:val="24"/>
          <w:szCs w:val="24"/>
          <w:rtl/>
        </w:rPr>
        <w:t>.</w:t>
      </w:r>
    </w:p>
    <w:p w14:paraId="46A67F01"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כלל</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תוספות</w:t>
      </w:r>
      <w:r w:rsidRPr="00164C02">
        <w:rPr>
          <w:rFonts w:ascii="David" w:hAnsi="David" w:cs="David"/>
          <w:sz w:val="24"/>
          <w:szCs w:val="24"/>
          <w:rtl/>
        </w:rPr>
        <w:t xml:space="preserve"> </w:t>
      </w:r>
      <w:r w:rsidRPr="00164C02">
        <w:rPr>
          <w:rFonts w:ascii="David" w:hAnsi="David" w:cs="David" w:hint="cs"/>
          <w:sz w:val="24"/>
          <w:szCs w:val="24"/>
          <w:rtl/>
        </w:rPr>
        <w:t>למחיר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בסך</w:t>
      </w:r>
      <w:r w:rsidRPr="00164C02">
        <w:rPr>
          <w:rFonts w:ascii="David" w:hAnsi="David" w:cs="David"/>
          <w:sz w:val="24"/>
          <w:szCs w:val="24"/>
          <w:rtl/>
        </w:rPr>
        <w:t xml:space="preserve"> </w:t>
      </w:r>
      <w:r w:rsidRPr="00164C02">
        <w:rPr>
          <w:rFonts w:ascii="David" w:hAnsi="David" w:cs="David" w:hint="cs"/>
          <w:sz w:val="24"/>
          <w:szCs w:val="24"/>
          <w:rtl/>
        </w:rPr>
        <w:t>העולה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5% - </w:t>
      </w:r>
      <w:r w:rsidRPr="00164C02">
        <w:rPr>
          <w:rFonts w:ascii="David" w:hAnsi="David" w:cs="David" w:hint="cs"/>
          <w:sz w:val="24"/>
          <w:szCs w:val="24"/>
          <w:rtl/>
        </w:rPr>
        <w:t>תגדל</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הבנקאית</w:t>
      </w:r>
      <w:r w:rsidRPr="00164C02">
        <w:rPr>
          <w:rFonts w:ascii="David" w:hAnsi="David" w:cs="David"/>
          <w:sz w:val="24"/>
          <w:szCs w:val="24"/>
          <w:rtl/>
        </w:rPr>
        <w:t xml:space="preserve"> </w:t>
      </w:r>
      <w:r w:rsidRPr="00164C02">
        <w:rPr>
          <w:rFonts w:ascii="David" w:hAnsi="David" w:cs="David" w:hint="cs"/>
          <w:sz w:val="24"/>
          <w:szCs w:val="24"/>
          <w:rtl/>
        </w:rPr>
        <w:t>ב</w:t>
      </w:r>
      <w:r w:rsidRPr="00164C02">
        <w:rPr>
          <w:rFonts w:ascii="David" w:hAnsi="David" w:cs="David"/>
          <w:sz w:val="24"/>
          <w:szCs w:val="24"/>
          <w:rtl/>
        </w:rPr>
        <w:t xml:space="preserve">- 5% </w:t>
      </w:r>
      <w:r w:rsidRPr="00164C02">
        <w:rPr>
          <w:rFonts w:ascii="David" w:hAnsi="David" w:cs="David" w:hint="cs"/>
          <w:sz w:val="24"/>
          <w:szCs w:val="24"/>
          <w:rtl/>
        </w:rPr>
        <w:t>מסכום</w:t>
      </w:r>
      <w:r w:rsidRPr="00164C02">
        <w:rPr>
          <w:rFonts w:ascii="David" w:hAnsi="David" w:cs="David"/>
          <w:sz w:val="24"/>
          <w:szCs w:val="24"/>
          <w:rtl/>
        </w:rPr>
        <w:t xml:space="preserve"> </w:t>
      </w:r>
      <w:r w:rsidRPr="00164C02">
        <w:rPr>
          <w:rFonts w:ascii="David" w:hAnsi="David" w:cs="David" w:hint="cs"/>
          <w:sz w:val="24"/>
          <w:szCs w:val="24"/>
          <w:rtl/>
        </w:rPr>
        <w:t>התוספת</w:t>
      </w:r>
      <w:r w:rsidRPr="00164C02">
        <w:rPr>
          <w:rFonts w:ascii="David" w:hAnsi="David" w:cs="David"/>
          <w:sz w:val="24"/>
          <w:szCs w:val="24"/>
          <w:rtl/>
        </w:rPr>
        <w:t xml:space="preserve"> (</w:t>
      </w:r>
      <w:r w:rsidRPr="00164C02">
        <w:rPr>
          <w:rFonts w:ascii="David" w:hAnsi="David" w:cs="David" w:hint="cs"/>
          <w:sz w:val="24"/>
          <w:szCs w:val="24"/>
          <w:rtl/>
        </w:rPr>
        <w:t>להלן</w:t>
      </w:r>
      <w:r w:rsidRPr="00164C02">
        <w:rPr>
          <w:rFonts w:ascii="David" w:hAnsi="David" w:cs="David"/>
          <w:sz w:val="24"/>
          <w:szCs w:val="24"/>
          <w:rtl/>
        </w:rPr>
        <w:t>: "</w:t>
      </w:r>
      <w:r w:rsidRPr="00164C02">
        <w:rPr>
          <w:rFonts w:ascii="David" w:hAnsi="David" w:cs="David" w:hint="cs"/>
          <w:sz w:val="24"/>
          <w:szCs w:val="24"/>
          <w:rtl/>
        </w:rPr>
        <w:t>מחיר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w:t>
      </w:r>
    </w:p>
    <w:p w14:paraId="02DCECF9" w14:textId="03EBCE5B"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בתום</w:t>
      </w:r>
      <w:r w:rsidRPr="00164C02">
        <w:rPr>
          <w:rFonts w:ascii="David" w:hAnsi="David" w:cs="David"/>
          <w:sz w:val="24"/>
          <w:szCs w:val="24"/>
          <w:rtl/>
        </w:rPr>
        <w:t xml:space="preserve"> 24 </w:t>
      </w:r>
      <w:r w:rsidRPr="00164C02">
        <w:rPr>
          <w:rFonts w:ascii="David" w:hAnsi="David" w:cs="David" w:hint="cs"/>
          <w:sz w:val="24"/>
          <w:szCs w:val="24"/>
          <w:rtl/>
        </w:rPr>
        <w:t>חודשים</w:t>
      </w:r>
      <w:r w:rsidRPr="00164C02">
        <w:rPr>
          <w:rFonts w:ascii="David" w:hAnsi="David" w:cs="David"/>
          <w:sz w:val="24"/>
          <w:szCs w:val="24"/>
          <w:rtl/>
        </w:rPr>
        <w:t xml:space="preserve"> </w:t>
      </w:r>
      <w:r w:rsidRPr="00164C02">
        <w:rPr>
          <w:rFonts w:ascii="David" w:hAnsi="David" w:cs="David" w:hint="cs"/>
          <w:sz w:val="24"/>
          <w:szCs w:val="24"/>
          <w:rtl/>
        </w:rPr>
        <w:t>מיום</w:t>
      </w:r>
      <w:r w:rsidRPr="00164C02">
        <w:rPr>
          <w:rFonts w:ascii="David" w:hAnsi="David" w:cs="David"/>
          <w:sz w:val="24"/>
          <w:szCs w:val="24"/>
          <w:rtl/>
        </w:rPr>
        <w:t xml:space="preserve"> </w:t>
      </w:r>
      <w:r w:rsidRPr="00164C02">
        <w:rPr>
          <w:rFonts w:ascii="David" w:hAnsi="David" w:cs="David" w:hint="cs"/>
          <w:sz w:val="24"/>
          <w:szCs w:val="24"/>
          <w:rtl/>
        </w:rPr>
        <w:t>מסירת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ולאחר</w:t>
      </w:r>
      <w:r w:rsidRPr="00164C02">
        <w:rPr>
          <w:rFonts w:ascii="David" w:hAnsi="David" w:cs="David"/>
          <w:sz w:val="24"/>
          <w:szCs w:val="24"/>
          <w:rtl/>
        </w:rPr>
        <w:t xml:space="preserve"> </w:t>
      </w:r>
      <w:r w:rsidRPr="00164C02">
        <w:rPr>
          <w:rFonts w:ascii="David" w:hAnsi="David" w:cs="David" w:hint="cs"/>
          <w:sz w:val="24"/>
          <w:szCs w:val="24"/>
          <w:rtl/>
        </w:rPr>
        <w:t>קבלת</w:t>
      </w:r>
      <w:r w:rsidRPr="00164C02">
        <w:rPr>
          <w:rFonts w:ascii="David" w:hAnsi="David" w:cs="David"/>
          <w:sz w:val="24"/>
          <w:szCs w:val="24"/>
          <w:rtl/>
        </w:rPr>
        <w:t xml:space="preserve"> </w:t>
      </w:r>
      <w:r w:rsidRPr="00164C02">
        <w:rPr>
          <w:rFonts w:ascii="David" w:hAnsi="David" w:cs="David" w:hint="cs"/>
          <w:sz w:val="24"/>
          <w:szCs w:val="24"/>
          <w:rtl/>
        </w:rPr>
        <w:t>אישור</w:t>
      </w:r>
      <w:r w:rsidRPr="00164C02">
        <w:rPr>
          <w:rFonts w:ascii="David" w:hAnsi="David" w:cs="David"/>
          <w:sz w:val="24"/>
          <w:szCs w:val="24"/>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באשר</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תיקוני</w:t>
      </w:r>
      <w:r w:rsidRPr="00164C02">
        <w:rPr>
          <w:rFonts w:ascii="David" w:hAnsi="David" w:cs="David"/>
          <w:sz w:val="24"/>
          <w:szCs w:val="24"/>
          <w:rtl/>
        </w:rPr>
        <w:t xml:space="preserve"> </w:t>
      </w:r>
      <w:r w:rsidRPr="00164C02">
        <w:rPr>
          <w:rFonts w:ascii="David" w:hAnsi="David" w:cs="David" w:hint="cs"/>
          <w:sz w:val="24"/>
          <w:szCs w:val="24"/>
          <w:rtl/>
        </w:rPr>
        <w:t>הבדק</w:t>
      </w:r>
      <w:r w:rsidRPr="00164C02">
        <w:rPr>
          <w:rFonts w:ascii="David" w:hAnsi="David" w:cs="David"/>
          <w:sz w:val="24"/>
          <w:szCs w:val="24"/>
          <w:rtl/>
        </w:rPr>
        <w:t xml:space="preserve"> </w:t>
      </w:r>
      <w:r w:rsidRPr="00164C02">
        <w:rPr>
          <w:rFonts w:ascii="David" w:hAnsi="David" w:cs="David" w:hint="cs"/>
          <w:sz w:val="24"/>
          <w:szCs w:val="24"/>
          <w:rtl/>
        </w:rPr>
        <w:t>והאחריות</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וכן</w:t>
      </w:r>
      <w:r w:rsidRPr="00164C02">
        <w:rPr>
          <w:rFonts w:ascii="David" w:hAnsi="David" w:cs="David"/>
          <w:sz w:val="24"/>
          <w:szCs w:val="24"/>
          <w:rtl/>
        </w:rPr>
        <w:t xml:space="preserve"> </w:t>
      </w:r>
      <w:r w:rsidRPr="00164C02">
        <w:rPr>
          <w:rFonts w:ascii="David" w:hAnsi="David" w:cs="David" w:hint="cs"/>
          <w:sz w:val="24"/>
          <w:szCs w:val="24"/>
          <w:rtl/>
        </w:rPr>
        <w:t>בכפיפה</w:t>
      </w:r>
      <w:r w:rsidRPr="00164C02">
        <w:rPr>
          <w:rFonts w:ascii="David" w:hAnsi="David" w:cs="David"/>
          <w:sz w:val="24"/>
          <w:szCs w:val="24"/>
          <w:rtl/>
        </w:rPr>
        <w:t xml:space="preserve"> </w:t>
      </w:r>
      <w:r w:rsidRPr="00164C02">
        <w:rPr>
          <w:rFonts w:ascii="David" w:hAnsi="David" w:cs="David" w:hint="cs"/>
          <w:sz w:val="24"/>
          <w:szCs w:val="24"/>
          <w:rtl/>
        </w:rPr>
        <w:t>להיעדר</w:t>
      </w:r>
      <w:r w:rsidRPr="00164C02">
        <w:rPr>
          <w:rFonts w:ascii="David" w:hAnsi="David" w:cs="David"/>
          <w:sz w:val="24"/>
          <w:szCs w:val="24"/>
          <w:rtl/>
        </w:rPr>
        <w:t xml:space="preserve"> </w:t>
      </w:r>
      <w:r w:rsidRPr="00164C02">
        <w:rPr>
          <w:rFonts w:ascii="David" w:hAnsi="David" w:cs="David" w:hint="cs"/>
          <w:sz w:val="24"/>
          <w:szCs w:val="24"/>
          <w:rtl/>
        </w:rPr>
        <w:t>תביעות</w:t>
      </w:r>
      <w:r w:rsidRPr="00164C02">
        <w:rPr>
          <w:rFonts w:ascii="David" w:hAnsi="David" w:cs="David"/>
          <w:sz w:val="24"/>
          <w:szCs w:val="24"/>
          <w:rtl/>
        </w:rPr>
        <w:t xml:space="preserve"> </w:t>
      </w:r>
      <w:r w:rsidRPr="00164C02">
        <w:rPr>
          <w:rFonts w:ascii="David" w:hAnsi="David" w:cs="David" w:hint="cs"/>
          <w:sz w:val="24"/>
          <w:szCs w:val="24"/>
          <w:rtl/>
        </w:rPr>
        <w:t>תלויות</w:t>
      </w:r>
      <w:r w:rsidRPr="00164C02">
        <w:rPr>
          <w:rFonts w:ascii="David" w:hAnsi="David" w:cs="David"/>
          <w:sz w:val="24"/>
          <w:szCs w:val="24"/>
          <w:rtl/>
        </w:rPr>
        <w:t xml:space="preserve"> </w:t>
      </w:r>
      <w:r w:rsidRPr="00164C02">
        <w:rPr>
          <w:rFonts w:ascii="David" w:hAnsi="David" w:cs="David" w:hint="cs"/>
          <w:sz w:val="24"/>
          <w:szCs w:val="24"/>
          <w:rtl/>
        </w:rPr>
        <w:t>ועומדות</w:t>
      </w:r>
      <w:r w:rsidRPr="00164C02">
        <w:rPr>
          <w:rFonts w:ascii="David" w:hAnsi="David" w:cs="David"/>
          <w:sz w:val="24"/>
          <w:szCs w:val="24"/>
          <w:rtl/>
        </w:rPr>
        <w:t xml:space="preserve"> </w:t>
      </w:r>
      <w:r w:rsidRPr="00164C02">
        <w:rPr>
          <w:rFonts w:ascii="David" w:hAnsi="David" w:cs="David" w:hint="cs"/>
          <w:sz w:val="24"/>
          <w:szCs w:val="24"/>
          <w:rtl/>
        </w:rPr>
        <w:t>מצד</w:t>
      </w:r>
      <w:r w:rsidRPr="00164C02">
        <w:rPr>
          <w:rFonts w:ascii="David" w:hAnsi="David" w:cs="David"/>
          <w:sz w:val="24"/>
          <w:szCs w:val="24"/>
          <w:rtl/>
        </w:rPr>
        <w:t xml:space="preserve"> </w:t>
      </w:r>
      <w:r w:rsidRPr="00164C02">
        <w:rPr>
          <w:rFonts w:ascii="David" w:hAnsi="David" w:cs="David" w:hint="cs"/>
          <w:sz w:val="24"/>
          <w:szCs w:val="24"/>
          <w:rtl/>
        </w:rPr>
        <w:t>הרוכשים</w:t>
      </w:r>
      <w:r w:rsidRPr="00164C02">
        <w:rPr>
          <w:rFonts w:ascii="David" w:hAnsi="David" w:cs="David"/>
          <w:sz w:val="24"/>
          <w:szCs w:val="24"/>
          <w:rtl/>
        </w:rPr>
        <w:t xml:space="preserve"> </w:t>
      </w:r>
      <w:r w:rsidRPr="00164C02">
        <w:rPr>
          <w:rFonts w:ascii="David" w:hAnsi="David" w:cs="David" w:hint="cs"/>
          <w:sz w:val="24"/>
          <w:szCs w:val="24"/>
          <w:rtl/>
        </w:rPr>
        <w:t>נגד</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היזם</w:t>
      </w:r>
      <w:r w:rsidRPr="00164C02">
        <w:rPr>
          <w:rFonts w:ascii="David" w:hAnsi="David" w:cs="David"/>
          <w:sz w:val="24"/>
          <w:szCs w:val="24"/>
          <w:rtl/>
        </w:rPr>
        <w:t xml:space="preserve"> </w:t>
      </w:r>
      <w:r w:rsidRPr="00164C02">
        <w:rPr>
          <w:rFonts w:ascii="David" w:hAnsi="David" w:cs="David" w:hint="cs"/>
          <w:sz w:val="24"/>
          <w:szCs w:val="24"/>
          <w:rtl/>
        </w:rPr>
        <w:t>באשר</w:t>
      </w:r>
      <w:r w:rsidRPr="00164C02">
        <w:rPr>
          <w:rFonts w:ascii="David" w:hAnsi="David" w:cs="David"/>
          <w:sz w:val="24"/>
          <w:szCs w:val="24"/>
          <w:rtl/>
        </w:rPr>
        <w:t xml:space="preserve"> </w:t>
      </w:r>
      <w:r w:rsidRPr="00164C02">
        <w:rPr>
          <w:rFonts w:ascii="David" w:hAnsi="David" w:cs="David" w:hint="cs"/>
          <w:sz w:val="24"/>
          <w:szCs w:val="24"/>
          <w:rtl/>
        </w:rPr>
        <w:t>לאיכות</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וכל</w:t>
      </w:r>
      <w:r w:rsidRPr="00164C02">
        <w:rPr>
          <w:rFonts w:ascii="David" w:hAnsi="David" w:cs="David"/>
          <w:sz w:val="24"/>
          <w:szCs w:val="24"/>
          <w:rtl/>
        </w:rPr>
        <w:t xml:space="preserve"> </w:t>
      </w:r>
      <w:r w:rsidRPr="00164C02">
        <w:rPr>
          <w:rFonts w:ascii="David" w:hAnsi="David" w:cs="David" w:hint="cs"/>
          <w:sz w:val="24"/>
          <w:szCs w:val="24"/>
          <w:rtl/>
        </w:rPr>
        <w:t>הכרוך</w:t>
      </w:r>
      <w:r w:rsidRPr="00164C02">
        <w:rPr>
          <w:rFonts w:ascii="David" w:hAnsi="David" w:cs="David"/>
          <w:sz w:val="24"/>
          <w:szCs w:val="24"/>
          <w:rtl/>
        </w:rPr>
        <w:t xml:space="preserve"> </w:t>
      </w:r>
      <w:r w:rsidRPr="00164C02">
        <w:rPr>
          <w:rFonts w:ascii="David" w:hAnsi="David" w:cs="David" w:hint="cs"/>
          <w:sz w:val="24"/>
          <w:szCs w:val="24"/>
          <w:rtl/>
        </w:rPr>
        <w:t>בכך</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נמנע</w:t>
      </w:r>
      <w:r w:rsidRPr="00164C02">
        <w:rPr>
          <w:rFonts w:ascii="David" w:hAnsi="David" w:cs="David"/>
          <w:sz w:val="24"/>
          <w:szCs w:val="24"/>
          <w:rtl/>
        </w:rPr>
        <w:t xml:space="preserve"> </w:t>
      </w:r>
      <w:r w:rsidRPr="00164C02">
        <w:rPr>
          <w:rFonts w:ascii="David" w:hAnsi="David" w:cs="David" w:hint="cs"/>
          <w:sz w:val="24"/>
          <w:szCs w:val="24"/>
          <w:rtl/>
        </w:rPr>
        <w:t>מלטפל</w:t>
      </w:r>
      <w:r w:rsidRPr="00164C02">
        <w:rPr>
          <w:rFonts w:ascii="David" w:hAnsi="David" w:cs="David"/>
          <w:sz w:val="24"/>
          <w:szCs w:val="24"/>
          <w:rtl/>
        </w:rPr>
        <w:t xml:space="preserve"> </w:t>
      </w:r>
      <w:r w:rsidRPr="00164C02">
        <w:rPr>
          <w:rFonts w:ascii="David" w:hAnsi="David" w:cs="David" w:hint="cs"/>
          <w:sz w:val="24"/>
          <w:szCs w:val="24"/>
          <w:rtl/>
        </w:rPr>
        <w:t>בהן</w:t>
      </w:r>
      <w:r w:rsidRPr="00164C02">
        <w:rPr>
          <w:rFonts w:ascii="David" w:hAnsi="David" w:cs="David"/>
          <w:sz w:val="24"/>
          <w:szCs w:val="24"/>
          <w:rtl/>
        </w:rPr>
        <w:t xml:space="preserve">, </w:t>
      </w:r>
      <w:r w:rsidRPr="00164C02">
        <w:rPr>
          <w:rFonts w:ascii="David" w:hAnsi="David" w:cs="David" w:hint="cs"/>
          <w:sz w:val="24"/>
          <w:szCs w:val="24"/>
          <w:rtl/>
        </w:rPr>
        <w:t>במעשה</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במחדל</w:t>
      </w:r>
      <w:r w:rsidRPr="00164C02">
        <w:rPr>
          <w:rFonts w:ascii="David" w:hAnsi="David" w:cs="David"/>
          <w:sz w:val="24"/>
          <w:szCs w:val="24"/>
          <w:rtl/>
        </w:rPr>
        <w:t xml:space="preserve">, </w:t>
      </w:r>
      <w:r w:rsidRPr="00164C02">
        <w:rPr>
          <w:rFonts w:ascii="David" w:hAnsi="David" w:cs="David" w:hint="cs"/>
          <w:sz w:val="24"/>
          <w:szCs w:val="24"/>
          <w:rtl/>
        </w:rPr>
        <w:t>תוקטן</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באופן</w:t>
      </w:r>
      <w:r w:rsidRPr="00164C02">
        <w:rPr>
          <w:rFonts w:ascii="David" w:hAnsi="David" w:cs="David"/>
          <w:sz w:val="24"/>
          <w:szCs w:val="24"/>
          <w:rtl/>
        </w:rPr>
        <w:t xml:space="preserve"> </w:t>
      </w:r>
      <w:r w:rsidRPr="00164C02">
        <w:rPr>
          <w:rFonts w:ascii="David" w:hAnsi="David" w:cs="David" w:hint="cs"/>
          <w:sz w:val="24"/>
          <w:szCs w:val="24"/>
          <w:rtl/>
        </w:rPr>
        <w:t>שתהיה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סך</w:t>
      </w:r>
      <w:r w:rsidRPr="00164C02">
        <w:rPr>
          <w:rFonts w:ascii="David" w:hAnsi="David" w:cs="David"/>
          <w:sz w:val="24"/>
          <w:szCs w:val="24"/>
          <w:rtl/>
        </w:rPr>
        <w:t xml:space="preserve">  2.5% </w:t>
      </w:r>
      <w:r w:rsidRPr="00164C02">
        <w:rPr>
          <w:rFonts w:ascii="David" w:hAnsi="David" w:cs="David" w:hint="cs"/>
          <w:sz w:val="24"/>
          <w:szCs w:val="24"/>
          <w:rtl/>
        </w:rPr>
        <w:t>ממחיר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הצמוד</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ללא</w:t>
      </w:r>
      <w:r w:rsidRPr="00164C02">
        <w:rPr>
          <w:rFonts w:ascii="David" w:hAnsi="David" w:cs="David"/>
          <w:sz w:val="24"/>
          <w:szCs w:val="24"/>
          <w:rtl/>
        </w:rPr>
        <w:t xml:space="preserve"> </w:t>
      </w:r>
      <w:r w:rsidRPr="00164C02">
        <w:rPr>
          <w:rFonts w:ascii="David" w:hAnsi="David" w:cs="David" w:hint="cs"/>
          <w:sz w:val="24"/>
          <w:szCs w:val="24"/>
          <w:rtl/>
        </w:rPr>
        <w:t>המע</w:t>
      </w:r>
      <w:r w:rsidRPr="00164C02">
        <w:rPr>
          <w:rFonts w:ascii="David" w:hAnsi="David" w:cs="David"/>
          <w:sz w:val="24"/>
          <w:szCs w:val="24"/>
          <w:rtl/>
        </w:rPr>
        <w:t>"</w:t>
      </w:r>
      <w:r w:rsidRPr="00164C02">
        <w:rPr>
          <w:rFonts w:ascii="David" w:hAnsi="David" w:cs="David" w:hint="cs"/>
          <w:sz w:val="24"/>
          <w:szCs w:val="24"/>
          <w:rtl/>
        </w:rPr>
        <w:t>מ</w:t>
      </w:r>
      <w:r w:rsidRPr="00164C02">
        <w:rPr>
          <w:rFonts w:ascii="David" w:hAnsi="David" w:cs="David"/>
          <w:sz w:val="24"/>
          <w:szCs w:val="24"/>
          <w:rtl/>
        </w:rPr>
        <w:t xml:space="preserve"> </w:t>
      </w:r>
      <w:r w:rsidRPr="00164C02">
        <w:rPr>
          <w:rFonts w:ascii="David" w:hAnsi="David" w:cs="David" w:hint="cs"/>
          <w:sz w:val="24"/>
          <w:szCs w:val="24"/>
          <w:rtl/>
        </w:rPr>
        <w:t>בגינו</w:t>
      </w:r>
      <w:r w:rsidR="00DA0D66">
        <w:rPr>
          <w:rFonts w:ascii="David" w:hAnsi="David" w:cs="David"/>
          <w:sz w:val="24"/>
          <w:szCs w:val="24"/>
          <w:rtl/>
        </w:rPr>
        <w:t>.</w:t>
      </w:r>
    </w:p>
    <w:p w14:paraId="707BAD33"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בתום</w:t>
      </w:r>
      <w:r w:rsidRPr="00164C02">
        <w:rPr>
          <w:rFonts w:ascii="David" w:hAnsi="David" w:cs="David"/>
          <w:sz w:val="24"/>
          <w:szCs w:val="24"/>
          <w:rtl/>
        </w:rPr>
        <w:t xml:space="preserve"> 36 </w:t>
      </w:r>
      <w:r w:rsidRPr="00164C02">
        <w:rPr>
          <w:rFonts w:ascii="David" w:hAnsi="David" w:cs="David" w:hint="cs"/>
          <w:sz w:val="24"/>
          <w:szCs w:val="24"/>
          <w:rtl/>
        </w:rPr>
        <w:t>חודשים</w:t>
      </w:r>
      <w:r w:rsidRPr="00164C02">
        <w:rPr>
          <w:rFonts w:ascii="David" w:hAnsi="David" w:cs="David"/>
          <w:sz w:val="24"/>
          <w:szCs w:val="24"/>
          <w:rtl/>
        </w:rPr>
        <w:t xml:space="preserve"> </w:t>
      </w:r>
      <w:r w:rsidRPr="00164C02">
        <w:rPr>
          <w:rFonts w:ascii="David" w:hAnsi="David" w:cs="David" w:hint="cs"/>
          <w:sz w:val="24"/>
          <w:szCs w:val="24"/>
          <w:rtl/>
        </w:rPr>
        <w:t>מיום</w:t>
      </w:r>
      <w:r w:rsidRPr="00164C02">
        <w:rPr>
          <w:rFonts w:ascii="David" w:hAnsi="David" w:cs="David"/>
          <w:sz w:val="24"/>
          <w:szCs w:val="24"/>
          <w:rtl/>
        </w:rPr>
        <w:t xml:space="preserve"> </w:t>
      </w:r>
      <w:r w:rsidRPr="00164C02">
        <w:rPr>
          <w:rFonts w:ascii="David" w:hAnsi="David" w:cs="David" w:hint="cs"/>
          <w:sz w:val="24"/>
          <w:szCs w:val="24"/>
          <w:rtl/>
        </w:rPr>
        <w:t>מסירת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תוחזר</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הערבות</w:t>
      </w:r>
      <w:r w:rsidRPr="00164C02">
        <w:rPr>
          <w:rFonts w:ascii="David" w:hAnsi="David" w:cs="David"/>
          <w:sz w:val="24"/>
          <w:szCs w:val="24"/>
          <w:rtl/>
        </w:rPr>
        <w:t xml:space="preserve"> </w:t>
      </w:r>
      <w:r w:rsidRPr="00164C02">
        <w:rPr>
          <w:rFonts w:ascii="David" w:hAnsi="David" w:cs="David" w:hint="eastAsia"/>
          <w:sz w:val="24"/>
          <w:szCs w:val="24"/>
          <w:rtl/>
        </w:rPr>
        <w:t>תהיה</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הנזקים</w:t>
      </w:r>
      <w:r w:rsidRPr="00164C02">
        <w:rPr>
          <w:rFonts w:ascii="David" w:hAnsi="David" w:cs="David"/>
          <w:sz w:val="24"/>
          <w:szCs w:val="24"/>
          <w:rtl/>
        </w:rPr>
        <w:t xml:space="preserve"> (</w:t>
      </w:r>
      <w:r w:rsidRPr="00164C02">
        <w:rPr>
          <w:rFonts w:ascii="David" w:hAnsi="David" w:cs="David" w:hint="eastAsia"/>
          <w:sz w:val="24"/>
          <w:szCs w:val="24"/>
          <w:rtl/>
        </w:rPr>
        <w:t>ובכלל</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שיעשה</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שיגרמו</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מעשה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מחדל</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רק</w:t>
      </w:r>
      <w:r w:rsidRPr="00164C02">
        <w:rPr>
          <w:rFonts w:ascii="David" w:hAnsi="David" w:cs="David"/>
          <w:sz w:val="24"/>
          <w:szCs w:val="24"/>
          <w:rtl/>
        </w:rPr>
        <w:t xml:space="preserve"> </w:t>
      </w:r>
      <w:r w:rsidRPr="00164C02">
        <w:rPr>
          <w:rFonts w:ascii="David" w:hAnsi="David" w:cs="David" w:hint="eastAsia"/>
          <w:sz w:val="24"/>
          <w:szCs w:val="24"/>
          <w:rtl/>
        </w:rPr>
        <w:t>הפרת</w:t>
      </w:r>
      <w:r w:rsidRPr="00164C02">
        <w:rPr>
          <w:rFonts w:ascii="David" w:hAnsi="David" w:cs="David"/>
          <w:sz w:val="24"/>
          <w:szCs w:val="24"/>
          <w:rtl/>
        </w:rPr>
        <w:t xml:space="preserve"> </w:t>
      </w:r>
      <w:r w:rsidRPr="00164C02">
        <w:rPr>
          <w:rFonts w:ascii="David" w:hAnsi="David" w:cs="David" w:hint="eastAsia"/>
          <w:sz w:val="24"/>
          <w:szCs w:val="24"/>
          <w:rtl/>
        </w:rPr>
        <w:t>התחייבות</w:t>
      </w:r>
      <w:r w:rsidRPr="00164C02">
        <w:rPr>
          <w:rFonts w:ascii="David" w:hAnsi="David" w:cs="David"/>
          <w:sz w:val="24"/>
          <w:szCs w:val="24"/>
          <w:rtl/>
        </w:rPr>
        <w:t xml:space="preserve"> </w:t>
      </w:r>
      <w:r w:rsidRPr="00164C02">
        <w:rPr>
          <w:rFonts w:ascii="David" w:hAnsi="David" w:cs="David" w:hint="eastAsia"/>
          <w:sz w:val="24"/>
          <w:szCs w:val="24"/>
          <w:rtl/>
        </w:rPr>
        <w:t>מהתחייבויותיו</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חוזה</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רשאי</w:t>
      </w:r>
      <w:r w:rsidRPr="00164C02">
        <w:rPr>
          <w:rFonts w:ascii="David" w:hAnsi="David" w:cs="David"/>
          <w:sz w:val="24"/>
          <w:szCs w:val="24"/>
          <w:rtl/>
        </w:rPr>
        <w:t xml:space="preserve"> </w:t>
      </w:r>
      <w:r w:rsidRPr="00164C02">
        <w:rPr>
          <w:rFonts w:ascii="David" w:hAnsi="David" w:cs="David" w:hint="eastAsia"/>
          <w:sz w:val="24"/>
          <w:szCs w:val="24"/>
          <w:rtl/>
        </w:rPr>
        <w:t>להורות</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והקבלן</w:t>
      </w:r>
      <w:r w:rsidRPr="00164C02">
        <w:rPr>
          <w:rFonts w:ascii="David" w:hAnsi="David" w:cs="David"/>
          <w:sz w:val="24"/>
          <w:szCs w:val="24"/>
          <w:rtl/>
        </w:rPr>
        <w:t xml:space="preserve"> </w:t>
      </w:r>
      <w:r w:rsidRPr="00164C02">
        <w:rPr>
          <w:rFonts w:ascii="David" w:hAnsi="David" w:cs="David" w:hint="eastAsia"/>
          <w:sz w:val="24"/>
          <w:szCs w:val="24"/>
          <w:rtl/>
        </w:rPr>
        <w:t>מתחייב</w:t>
      </w:r>
      <w:r w:rsidRPr="00164C02">
        <w:rPr>
          <w:rFonts w:ascii="David" w:hAnsi="David" w:cs="David"/>
          <w:sz w:val="24"/>
          <w:szCs w:val="24"/>
          <w:rtl/>
        </w:rPr>
        <w:t xml:space="preserve"> </w:t>
      </w:r>
      <w:r w:rsidRPr="00164C02">
        <w:rPr>
          <w:rFonts w:ascii="David" w:hAnsi="David" w:cs="David" w:hint="eastAsia"/>
          <w:sz w:val="24"/>
          <w:szCs w:val="24"/>
          <w:rtl/>
        </w:rPr>
        <w:t>לפעול</w:t>
      </w:r>
      <w:r w:rsidRPr="00164C02">
        <w:rPr>
          <w:rFonts w:ascii="David" w:hAnsi="David" w:cs="David"/>
          <w:sz w:val="24"/>
          <w:szCs w:val="24"/>
          <w:rtl/>
        </w:rPr>
        <w:t xml:space="preserve"> </w:t>
      </w:r>
      <w:r w:rsidRPr="00164C02">
        <w:rPr>
          <w:rFonts w:ascii="David" w:hAnsi="David" w:cs="David" w:hint="eastAsia"/>
          <w:sz w:val="24"/>
          <w:szCs w:val="24"/>
          <w:rtl/>
        </w:rPr>
        <w:t>בתוך</w:t>
      </w:r>
      <w:r w:rsidRPr="00164C02">
        <w:rPr>
          <w:rFonts w:ascii="David" w:hAnsi="David" w:cs="David"/>
          <w:sz w:val="24"/>
          <w:szCs w:val="24"/>
          <w:rtl/>
        </w:rPr>
        <w:t xml:space="preserve"> 7 </w:t>
      </w:r>
      <w:r w:rsidRPr="00164C02">
        <w:rPr>
          <w:rFonts w:ascii="David" w:hAnsi="David" w:cs="David" w:hint="eastAsia"/>
          <w:sz w:val="24"/>
          <w:szCs w:val="24"/>
          <w:rtl/>
        </w:rPr>
        <w:t>ימים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קבלת</w:t>
      </w:r>
      <w:r w:rsidRPr="00164C02">
        <w:rPr>
          <w:rFonts w:ascii="David" w:hAnsi="David" w:cs="David"/>
          <w:sz w:val="24"/>
          <w:szCs w:val="24"/>
          <w:rtl/>
        </w:rPr>
        <w:t xml:space="preserve"> </w:t>
      </w:r>
      <w:r w:rsidRPr="00164C02">
        <w:rPr>
          <w:rFonts w:ascii="David" w:hAnsi="David" w:cs="David" w:hint="eastAsia"/>
          <w:sz w:val="24"/>
          <w:szCs w:val="24"/>
          <w:rtl/>
        </w:rPr>
        <w:t>הוראה</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לתיקון</w:t>
      </w:r>
      <w:r w:rsidRPr="00164C02">
        <w:rPr>
          <w:rFonts w:ascii="David" w:hAnsi="David" w:cs="David"/>
          <w:sz w:val="24"/>
          <w:szCs w:val="24"/>
          <w:rtl/>
        </w:rPr>
        <w:t xml:space="preserve"> </w:t>
      </w:r>
      <w:r w:rsidRPr="00164C02">
        <w:rPr>
          <w:rFonts w:ascii="David" w:hAnsi="David" w:cs="David" w:hint="eastAsia"/>
          <w:sz w:val="24"/>
          <w:szCs w:val="24"/>
          <w:rtl/>
        </w:rPr>
        <w:t>נוסח</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זו</w:t>
      </w:r>
      <w:r w:rsidRPr="00164C02">
        <w:rPr>
          <w:rFonts w:ascii="David" w:hAnsi="David" w:cs="David"/>
          <w:sz w:val="24"/>
          <w:szCs w:val="24"/>
          <w:rtl/>
        </w:rPr>
        <w:t xml:space="preserve"> </w:t>
      </w:r>
      <w:r w:rsidRPr="00164C02">
        <w:rPr>
          <w:rFonts w:ascii="David" w:hAnsi="David" w:cs="David" w:hint="eastAsia"/>
          <w:sz w:val="24"/>
          <w:szCs w:val="24"/>
          <w:rtl/>
        </w:rPr>
        <w:t>כך</w:t>
      </w:r>
      <w:r w:rsidRPr="00164C02">
        <w:rPr>
          <w:rFonts w:ascii="David" w:hAnsi="David" w:cs="David"/>
          <w:sz w:val="24"/>
          <w:szCs w:val="24"/>
          <w:rtl/>
        </w:rPr>
        <w:t xml:space="preserve"> </w:t>
      </w:r>
      <w:r w:rsidRPr="00164C02">
        <w:rPr>
          <w:rFonts w:ascii="David" w:hAnsi="David" w:cs="David" w:hint="eastAsia"/>
          <w:sz w:val="24"/>
          <w:szCs w:val="24"/>
          <w:rtl/>
        </w:rPr>
        <w:t>שהעירייה</w:t>
      </w:r>
      <w:r w:rsidRPr="00164C02">
        <w:rPr>
          <w:rFonts w:ascii="David" w:hAnsi="David" w:cs="David"/>
          <w:sz w:val="24"/>
          <w:szCs w:val="24"/>
          <w:rtl/>
        </w:rPr>
        <w:t xml:space="preserve"> </w:t>
      </w:r>
      <w:r w:rsidRPr="00164C02">
        <w:rPr>
          <w:rFonts w:ascii="David" w:hAnsi="David" w:cs="David" w:hint="eastAsia"/>
          <w:sz w:val="24"/>
          <w:szCs w:val="24"/>
          <w:rtl/>
        </w:rPr>
        <w:t>תתווסף</w:t>
      </w:r>
      <w:r w:rsidRPr="00164C02">
        <w:rPr>
          <w:rFonts w:ascii="David" w:hAnsi="David" w:cs="David"/>
          <w:sz w:val="24"/>
          <w:szCs w:val="24"/>
          <w:rtl/>
        </w:rPr>
        <w:t xml:space="preserve"> </w:t>
      </w:r>
      <w:r w:rsidRPr="00164C02">
        <w:rPr>
          <w:rFonts w:ascii="David" w:hAnsi="David" w:cs="David" w:hint="eastAsia"/>
          <w:sz w:val="24"/>
          <w:szCs w:val="24"/>
          <w:rtl/>
        </w:rPr>
        <w:t>כמוטב</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פיה</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הנזקים</w:t>
      </w:r>
      <w:r w:rsidRPr="00164C02">
        <w:rPr>
          <w:rFonts w:ascii="David" w:hAnsi="David" w:cs="David"/>
          <w:sz w:val="24"/>
          <w:szCs w:val="24"/>
          <w:rtl/>
        </w:rPr>
        <w:t xml:space="preserve"> </w:t>
      </w:r>
      <w:r w:rsidRPr="00164C02">
        <w:rPr>
          <w:rFonts w:ascii="David" w:hAnsi="David" w:cs="David" w:hint="eastAsia"/>
          <w:sz w:val="24"/>
          <w:szCs w:val="24"/>
          <w:rtl/>
        </w:rPr>
        <w:t>שיגרמו</w:t>
      </w:r>
      <w:r w:rsidRPr="00164C02">
        <w:rPr>
          <w:rFonts w:ascii="David" w:hAnsi="David" w:cs="David"/>
          <w:sz w:val="24"/>
          <w:szCs w:val="24"/>
          <w:rtl/>
        </w:rPr>
        <w:t xml:space="preserve"> </w:t>
      </w:r>
      <w:r w:rsidRPr="00164C02">
        <w:rPr>
          <w:rFonts w:ascii="David" w:hAnsi="David" w:cs="David" w:hint="eastAsia"/>
          <w:sz w:val="24"/>
          <w:szCs w:val="24"/>
          <w:rtl/>
        </w:rPr>
        <w:t>גם</w:t>
      </w:r>
      <w:r w:rsidRPr="00164C02">
        <w:rPr>
          <w:rFonts w:ascii="David" w:hAnsi="David" w:cs="David"/>
          <w:sz w:val="24"/>
          <w:szCs w:val="24"/>
          <w:rtl/>
        </w:rPr>
        <w:t xml:space="preserve"> </w:t>
      </w:r>
      <w:r w:rsidRPr="00164C02">
        <w:rPr>
          <w:rFonts w:ascii="David" w:hAnsi="David" w:cs="David" w:hint="eastAsia"/>
          <w:sz w:val="24"/>
          <w:szCs w:val="24"/>
          <w:rtl/>
        </w:rPr>
        <w:t>לעירייה</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מעשה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מחדל</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w:t>
      </w:r>
    </w:p>
    <w:p w14:paraId="53B065D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9.3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תחולנה</w:t>
      </w:r>
      <w:r w:rsidRPr="00164C02">
        <w:rPr>
          <w:rFonts w:ascii="David" w:hAnsi="David" w:cs="David"/>
          <w:i/>
          <w:sz w:val="24"/>
          <w:szCs w:val="24"/>
          <w:rtl/>
        </w:rPr>
        <w:t xml:space="preserve"> </w:t>
      </w:r>
      <w:r w:rsidRPr="00164C02">
        <w:rPr>
          <w:rFonts w:ascii="David" w:hAnsi="David" w:cs="David" w:hint="eastAsia"/>
          <w:i/>
          <w:sz w:val="24"/>
          <w:szCs w:val="24"/>
          <w:rtl/>
        </w:rPr>
        <w:t>בשנויים</w:t>
      </w:r>
      <w:r w:rsidRPr="00164C02">
        <w:rPr>
          <w:rFonts w:ascii="David" w:hAnsi="David" w:cs="David"/>
          <w:i/>
          <w:sz w:val="24"/>
          <w:szCs w:val="24"/>
          <w:rtl/>
        </w:rPr>
        <w:t xml:space="preserve"> </w:t>
      </w:r>
      <w:r w:rsidRPr="00164C02">
        <w:rPr>
          <w:rFonts w:ascii="David" w:hAnsi="David" w:cs="David" w:hint="eastAsia"/>
          <w:i/>
          <w:sz w:val="24"/>
          <w:szCs w:val="24"/>
          <w:rtl/>
        </w:rPr>
        <w:t>המחויבים</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שתינתן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9.4 </w:t>
      </w:r>
      <w:r w:rsidRPr="00164C02">
        <w:rPr>
          <w:rFonts w:ascii="David" w:hAnsi="David" w:cs="David" w:hint="eastAsia"/>
          <w:i/>
          <w:sz w:val="24"/>
          <w:szCs w:val="24"/>
          <w:rtl/>
        </w:rPr>
        <w:t>זה</w:t>
      </w:r>
      <w:r w:rsidRPr="00164C02">
        <w:rPr>
          <w:rFonts w:ascii="David" w:hAnsi="David" w:cs="David"/>
          <w:i/>
          <w:sz w:val="24"/>
          <w:szCs w:val="24"/>
          <w:rtl/>
        </w:rPr>
        <w:t>.</w:t>
      </w:r>
    </w:p>
    <w:p w14:paraId="313F60F1"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מהאמור</w:t>
      </w:r>
      <w:r w:rsidRPr="00164C02">
        <w:rPr>
          <w:rFonts w:ascii="David" w:hAnsi="David" w:cs="David"/>
          <w:i/>
          <w:sz w:val="24"/>
          <w:szCs w:val="24"/>
          <w:rtl/>
        </w:rPr>
        <w:t xml:space="preserve"> </w:t>
      </w:r>
      <w:r w:rsidRPr="00164C02">
        <w:rPr>
          <w:rFonts w:ascii="David" w:hAnsi="David" w:cs="David" w:hint="eastAsia"/>
          <w:i/>
          <w:sz w:val="24"/>
          <w:szCs w:val="24"/>
          <w:rtl/>
        </w:rPr>
        <w:t>בס</w:t>
      </w:r>
      <w:r w:rsidRPr="00164C02">
        <w:rPr>
          <w:rFonts w:ascii="David" w:hAnsi="David" w:cs="David"/>
          <w:i/>
          <w:sz w:val="24"/>
          <w:szCs w:val="24"/>
          <w:rtl/>
        </w:rPr>
        <w:t>"</w:t>
      </w:r>
      <w:r w:rsidRPr="00164C02">
        <w:rPr>
          <w:rFonts w:ascii="David" w:hAnsi="David" w:cs="David" w:hint="eastAsia"/>
          <w:i/>
          <w:sz w:val="24"/>
          <w:szCs w:val="24"/>
          <w:rtl/>
        </w:rPr>
        <w:t>ק</w:t>
      </w:r>
      <w:r w:rsidRPr="00164C02">
        <w:rPr>
          <w:rFonts w:ascii="David" w:hAnsi="David" w:cs="David"/>
          <w:i/>
          <w:sz w:val="24"/>
          <w:szCs w:val="24"/>
          <w:rtl/>
        </w:rPr>
        <w:t xml:space="preserve"> 9.4.1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כדלקמן</w:t>
      </w:r>
      <w:r w:rsidRPr="00164C02">
        <w:rPr>
          <w:rFonts w:ascii="David" w:hAnsi="David" w:cs="David"/>
          <w:i/>
          <w:sz w:val="24"/>
          <w:szCs w:val="24"/>
          <w:rtl/>
        </w:rPr>
        <w:t>:</w:t>
      </w:r>
    </w:p>
    <w:p w14:paraId="6776B8BE"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להאריך</w:t>
      </w:r>
      <w:r w:rsidRPr="00164C02">
        <w:rPr>
          <w:rFonts w:ascii="David" w:hAnsi="David" w:cs="David"/>
          <w:i/>
          <w:sz w:val="24"/>
          <w:szCs w:val="24"/>
          <w:rtl/>
        </w:rPr>
        <w:t xml:space="preserve"> </w:t>
      </w:r>
      <w:r w:rsidRPr="00164C02">
        <w:rPr>
          <w:rFonts w:ascii="David" w:hAnsi="David" w:cs="David" w:hint="eastAsia"/>
          <w:i/>
          <w:sz w:val="24"/>
          <w:szCs w:val="24"/>
          <w:rtl/>
        </w:rPr>
        <w:t>תוקף</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למועדים</w:t>
      </w:r>
      <w:r w:rsidRPr="00164C02">
        <w:rPr>
          <w:rFonts w:ascii="David" w:hAnsi="David" w:cs="David"/>
          <w:i/>
          <w:sz w:val="24"/>
          <w:szCs w:val="24"/>
          <w:rtl/>
        </w:rPr>
        <w:t xml:space="preserve"> </w:t>
      </w:r>
      <w:r w:rsidRPr="00164C02">
        <w:rPr>
          <w:rFonts w:ascii="David" w:hAnsi="David" w:cs="David" w:hint="eastAsia"/>
          <w:i/>
          <w:sz w:val="24"/>
          <w:szCs w:val="24"/>
          <w:rtl/>
        </w:rPr>
        <w:t>דלעיל</w:t>
      </w:r>
      <w:r w:rsidRPr="00164C02">
        <w:rPr>
          <w:rFonts w:ascii="David" w:hAnsi="David" w:cs="David"/>
          <w:i/>
          <w:sz w:val="24"/>
          <w:szCs w:val="24"/>
          <w:rtl/>
        </w:rPr>
        <w:t xml:space="preserve">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קיימות</w:t>
      </w:r>
      <w:r w:rsidRPr="00164C02">
        <w:rPr>
          <w:rFonts w:ascii="David" w:hAnsi="David" w:cs="David"/>
          <w:i/>
          <w:sz w:val="24"/>
          <w:szCs w:val="24"/>
          <w:rtl/>
        </w:rPr>
        <w:t xml:space="preserve"> </w:t>
      </w:r>
      <w:r w:rsidRPr="00164C02">
        <w:rPr>
          <w:rFonts w:ascii="David" w:hAnsi="David" w:cs="David" w:hint="eastAsia"/>
          <w:i/>
          <w:sz w:val="24"/>
          <w:szCs w:val="24"/>
          <w:rtl/>
        </w:rPr>
        <w:t>טענות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דרישות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תביעות</w:t>
      </w:r>
      <w:r w:rsidRPr="00164C02">
        <w:rPr>
          <w:rFonts w:ascii="David" w:hAnsi="David" w:cs="David"/>
          <w:i/>
          <w:sz w:val="24"/>
          <w:szCs w:val="24"/>
          <w:rtl/>
        </w:rPr>
        <w:t xml:space="preserve"> </w:t>
      </w:r>
      <w:r w:rsidRPr="00164C02">
        <w:rPr>
          <w:rFonts w:ascii="David" w:hAnsi="David" w:cs="David" w:hint="eastAsia"/>
          <w:i/>
          <w:sz w:val="24"/>
          <w:szCs w:val="24"/>
          <w:rtl/>
        </w:rPr>
        <w:t>עומדות</w:t>
      </w:r>
      <w:r w:rsidRPr="00164C02">
        <w:rPr>
          <w:rFonts w:ascii="David" w:hAnsi="David" w:cs="David"/>
          <w:i/>
          <w:sz w:val="24"/>
          <w:szCs w:val="24"/>
          <w:rtl/>
        </w:rPr>
        <w:t xml:space="preserve"> </w:t>
      </w:r>
      <w:r w:rsidRPr="00164C02">
        <w:rPr>
          <w:rFonts w:ascii="David" w:hAnsi="David" w:cs="David" w:hint="eastAsia"/>
          <w:i/>
          <w:sz w:val="24"/>
          <w:szCs w:val="24"/>
          <w:rtl/>
        </w:rPr>
        <w:t>ותלויות</w:t>
      </w:r>
      <w:r w:rsidRPr="00164C02">
        <w:rPr>
          <w:rFonts w:ascii="David" w:hAnsi="David" w:cs="David"/>
          <w:i/>
          <w:sz w:val="24"/>
          <w:szCs w:val="24"/>
          <w:rtl/>
        </w:rPr>
        <w:t xml:space="preserve"> </w:t>
      </w:r>
      <w:r w:rsidRPr="00164C02">
        <w:rPr>
          <w:rFonts w:ascii="David" w:hAnsi="David" w:cs="David" w:hint="eastAsia"/>
          <w:i/>
          <w:sz w:val="24"/>
          <w:szCs w:val="24"/>
          <w:rtl/>
        </w:rPr>
        <w:t>מצד</w:t>
      </w:r>
      <w:r w:rsidRPr="00164C02">
        <w:rPr>
          <w:rFonts w:ascii="David" w:hAnsi="David" w:cs="David"/>
          <w:i/>
          <w:sz w:val="24"/>
          <w:szCs w:val="24"/>
          <w:rtl/>
        </w:rPr>
        <w:t xml:space="preserve"> </w:t>
      </w:r>
      <w:r w:rsidRPr="00164C02">
        <w:rPr>
          <w:rFonts w:ascii="David" w:hAnsi="David" w:cs="David" w:hint="eastAsia"/>
          <w:i/>
          <w:sz w:val="24"/>
          <w:szCs w:val="24"/>
          <w:rtl/>
        </w:rPr>
        <w:t>הרוכשים</w:t>
      </w:r>
      <w:r w:rsidRPr="00164C02">
        <w:rPr>
          <w:rFonts w:ascii="David" w:hAnsi="David" w:cs="David"/>
          <w:i/>
          <w:sz w:val="24"/>
          <w:szCs w:val="24"/>
          <w:rtl/>
        </w:rPr>
        <w:t xml:space="preserve"> </w:t>
      </w:r>
      <w:r w:rsidRPr="00164C02">
        <w:rPr>
          <w:rFonts w:ascii="David" w:hAnsi="David" w:cs="David" w:hint="eastAsia"/>
          <w:i/>
          <w:sz w:val="24"/>
          <w:szCs w:val="24"/>
          <w:rtl/>
        </w:rPr>
        <w:t>נגד</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היזם</w:t>
      </w:r>
      <w:r w:rsidRPr="00164C02">
        <w:rPr>
          <w:rFonts w:ascii="David" w:hAnsi="David" w:cs="David"/>
          <w:i/>
          <w:sz w:val="24"/>
          <w:szCs w:val="24"/>
          <w:rtl/>
        </w:rPr>
        <w:t xml:space="preserve"> </w:t>
      </w:r>
      <w:r w:rsidRPr="00164C02">
        <w:rPr>
          <w:rFonts w:ascii="David" w:hAnsi="David" w:cs="David" w:hint="eastAsia"/>
          <w:i/>
          <w:sz w:val="24"/>
          <w:szCs w:val="24"/>
          <w:rtl/>
        </w:rPr>
        <w:t>באשר</w:t>
      </w:r>
      <w:r w:rsidRPr="00164C02">
        <w:rPr>
          <w:rFonts w:ascii="David" w:hAnsi="David" w:cs="David"/>
          <w:i/>
          <w:sz w:val="24"/>
          <w:szCs w:val="24"/>
          <w:rtl/>
        </w:rPr>
        <w:t xml:space="preserve"> </w:t>
      </w:r>
      <w:r w:rsidRPr="00164C02">
        <w:rPr>
          <w:rFonts w:ascii="David" w:hAnsi="David" w:cs="David" w:hint="eastAsia"/>
          <w:i/>
          <w:sz w:val="24"/>
          <w:szCs w:val="24"/>
          <w:rtl/>
        </w:rPr>
        <w:t>לאיכות</w:t>
      </w:r>
      <w:r w:rsidRPr="00164C02">
        <w:rPr>
          <w:rFonts w:ascii="David" w:hAnsi="David" w:cs="David"/>
          <w:i/>
          <w:sz w:val="24"/>
          <w:szCs w:val="24"/>
          <w:rtl/>
        </w:rPr>
        <w:t xml:space="preserve"> </w:t>
      </w:r>
      <w:r w:rsidRPr="00164C02">
        <w:rPr>
          <w:rFonts w:ascii="David" w:hAnsi="David" w:cs="David" w:hint="eastAsia"/>
          <w:i/>
          <w:sz w:val="24"/>
          <w:szCs w:val="24"/>
          <w:rtl/>
        </w:rPr>
        <w:t>הבניה</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נמנע</w:t>
      </w:r>
      <w:r w:rsidRPr="00164C02">
        <w:rPr>
          <w:rFonts w:ascii="David" w:hAnsi="David" w:cs="David"/>
          <w:i/>
          <w:sz w:val="24"/>
          <w:szCs w:val="24"/>
          <w:rtl/>
        </w:rPr>
        <w:t xml:space="preserve"> </w:t>
      </w:r>
      <w:r w:rsidRPr="00164C02">
        <w:rPr>
          <w:rFonts w:ascii="David" w:hAnsi="David" w:cs="David" w:hint="eastAsia"/>
          <w:i/>
          <w:sz w:val="24"/>
          <w:szCs w:val="24"/>
          <w:rtl/>
        </w:rPr>
        <w:t>מלטפל</w:t>
      </w:r>
      <w:r w:rsidRPr="00164C02">
        <w:rPr>
          <w:rFonts w:ascii="David" w:hAnsi="David" w:cs="David"/>
          <w:i/>
          <w:sz w:val="24"/>
          <w:szCs w:val="24"/>
          <w:rtl/>
        </w:rPr>
        <w:t xml:space="preserve"> </w:t>
      </w:r>
      <w:r w:rsidRPr="00164C02">
        <w:rPr>
          <w:rFonts w:ascii="David" w:hAnsi="David" w:cs="David" w:hint="eastAsia"/>
          <w:i/>
          <w:sz w:val="24"/>
          <w:szCs w:val="24"/>
          <w:rtl/>
        </w:rPr>
        <w:t>בהן</w:t>
      </w:r>
      <w:r w:rsidRPr="00164C02">
        <w:rPr>
          <w:rFonts w:ascii="David" w:hAnsi="David" w:cs="David"/>
          <w:i/>
          <w:sz w:val="24"/>
          <w:szCs w:val="24"/>
          <w:rtl/>
        </w:rPr>
        <w:t xml:space="preserve">, </w:t>
      </w:r>
      <w:r w:rsidRPr="00164C02">
        <w:rPr>
          <w:rFonts w:ascii="David" w:hAnsi="David" w:cs="David" w:hint="eastAsia"/>
          <w:i/>
          <w:sz w:val="24"/>
          <w:szCs w:val="24"/>
          <w:rtl/>
        </w:rPr>
        <w:t>במעשה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במחדל</w:t>
      </w:r>
      <w:r w:rsidRPr="00164C02">
        <w:rPr>
          <w:rFonts w:ascii="David" w:hAnsi="David" w:cs="David"/>
          <w:i/>
          <w:sz w:val="24"/>
          <w:szCs w:val="24"/>
          <w:rtl/>
        </w:rPr>
        <w:t xml:space="preserve">. </w:t>
      </w:r>
    </w:p>
    <w:p w14:paraId="509A3DE5"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הארכה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ליקויים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באחריות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נמנע</w:t>
      </w:r>
      <w:r w:rsidRPr="00164C02">
        <w:rPr>
          <w:rFonts w:ascii="David" w:hAnsi="David" w:cs="David"/>
          <w:i/>
          <w:sz w:val="24"/>
          <w:szCs w:val="24"/>
          <w:rtl/>
        </w:rPr>
        <w:t xml:space="preserve"> </w:t>
      </w:r>
      <w:r w:rsidRPr="00164C02">
        <w:rPr>
          <w:rFonts w:ascii="David" w:hAnsi="David" w:cs="David" w:hint="eastAsia"/>
          <w:i/>
          <w:sz w:val="24"/>
          <w:szCs w:val="24"/>
          <w:rtl/>
        </w:rPr>
        <w:t>מלטפל</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מהווה</w:t>
      </w:r>
      <w:r w:rsidRPr="00164C02">
        <w:rPr>
          <w:rFonts w:ascii="David" w:hAnsi="David" w:cs="David"/>
          <w:i/>
          <w:sz w:val="24"/>
          <w:szCs w:val="24"/>
          <w:rtl/>
        </w:rPr>
        <w:t xml:space="preserve">, </w:t>
      </w:r>
      <w:r w:rsidRPr="00164C02">
        <w:rPr>
          <w:rFonts w:ascii="David" w:hAnsi="David" w:cs="David" w:hint="eastAsia"/>
          <w:i/>
          <w:sz w:val="24"/>
          <w:szCs w:val="24"/>
          <w:rtl/>
        </w:rPr>
        <w:t>כשלעצמו</w:t>
      </w: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סיבה</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r w:rsidRPr="00164C02">
        <w:rPr>
          <w:rFonts w:ascii="David" w:hAnsi="David" w:cs="David" w:hint="eastAsia"/>
          <w:i/>
          <w:sz w:val="24"/>
          <w:szCs w:val="24"/>
          <w:rtl/>
        </w:rPr>
        <w:t>עילה</w:t>
      </w:r>
      <w:r w:rsidRPr="00164C02">
        <w:rPr>
          <w:rFonts w:ascii="David" w:hAnsi="David" w:cs="David"/>
          <w:i/>
          <w:sz w:val="24"/>
          <w:szCs w:val="24"/>
          <w:rtl/>
        </w:rPr>
        <w:t xml:space="preserve"> </w:t>
      </w:r>
      <w:r w:rsidRPr="00164C02">
        <w:rPr>
          <w:rFonts w:ascii="David" w:hAnsi="David" w:cs="David" w:hint="eastAsia"/>
          <w:i/>
          <w:sz w:val="24"/>
          <w:szCs w:val="24"/>
          <w:rtl/>
        </w:rPr>
        <w:t>למימוש</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להארכת</w:t>
      </w:r>
      <w:r w:rsidRPr="00164C02">
        <w:rPr>
          <w:rFonts w:ascii="David" w:hAnsi="David" w:cs="David"/>
          <w:i/>
          <w:sz w:val="24"/>
          <w:szCs w:val="24"/>
          <w:rtl/>
        </w:rPr>
        <w:t xml:space="preserve"> </w:t>
      </w:r>
      <w:r w:rsidRPr="00164C02">
        <w:rPr>
          <w:rFonts w:ascii="David" w:hAnsi="David" w:cs="David" w:hint="eastAsia"/>
          <w:i/>
          <w:sz w:val="24"/>
          <w:szCs w:val="24"/>
          <w:rtl/>
        </w:rPr>
        <w:t>תוקפה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לעכבה</w:t>
      </w:r>
      <w:r w:rsidRPr="00164C02">
        <w:rPr>
          <w:rFonts w:ascii="David" w:hAnsi="David" w:cs="David"/>
          <w:i/>
          <w:sz w:val="24"/>
          <w:szCs w:val="24"/>
          <w:rtl/>
        </w:rPr>
        <w:t xml:space="preserve"> </w:t>
      </w:r>
      <w:r w:rsidRPr="00164C02">
        <w:rPr>
          <w:rFonts w:ascii="David" w:hAnsi="David" w:cs="David" w:hint="eastAsia"/>
          <w:i/>
          <w:sz w:val="24"/>
          <w:szCs w:val="24"/>
          <w:rtl/>
        </w:rPr>
        <w:t>בידי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4845511C"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תתקבל</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מצד</w:t>
      </w:r>
      <w:r w:rsidRPr="00164C02">
        <w:rPr>
          <w:rFonts w:ascii="David" w:hAnsi="David" w:cs="David"/>
          <w:i/>
          <w:sz w:val="24"/>
          <w:szCs w:val="24"/>
          <w:rtl/>
        </w:rPr>
        <w:t xml:space="preserve"> </w:t>
      </w:r>
      <w:r w:rsidRPr="00164C02">
        <w:rPr>
          <w:rFonts w:ascii="David" w:hAnsi="David" w:cs="David" w:hint="eastAsia"/>
          <w:i/>
          <w:sz w:val="24"/>
          <w:szCs w:val="24"/>
          <w:rtl/>
        </w:rPr>
        <w:t>דיירי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ליקוי</w:t>
      </w:r>
      <w:r w:rsidRPr="00164C02">
        <w:rPr>
          <w:rFonts w:ascii="David" w:hAnsi="David" w:cs="David"/>
          <w:i/>
          <w:sz w:val="24"/>
          <w:szCs w:val="24"/>
          <w:rtl/>
        </w:rPr>
        <w:t xml:space="preserve"> </w:t>
      </w:r>
      <w:r w:rsidRPr="00164C02">
        <w:rPr>
          <w:rFonts w:ascii="David" w:hAnsi="David" w:cs="David" w:hint="eastAsia"/>
          <w:i/>
          <w:sz w:val="24"/>
          <w:szCs w:val="24"/>
          <w:rtl/>
        </w:rPr>
        <w:t>בניה</w:t>
      </w:r>
      <w:r w:rsidRPr="00164C02">
        <w:rPr>
          <w:rFonts w:ascii="David" w:hAnsi="David" w:cs="David"/>
          <w:i/>
          <w:sz w:val="24"/>
          <w:szCs w:val="24"/>
          <w:rtl/>
        </w:rPr>
        <w:t xml:space="preserve"> </w:t>
      </w:r>
      <w:r w:rsidRPr="00164C02">
        <w:rPr>
          <w:rFonts w:ascii="David" w:hAnsi="David" w:cs="David" w:hint="eastAsia"/>
          <w:i/>
          <w:sz w:val="24"/>
          <w:szCs w:val="24"/>
          <w:rtl/>
        </w:rPr>
        <w:t>יכריע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הליקוי</w:t>
      </w:r>
      <w:r w:rsidRPr="00164C02">
        <w:rPr>
          <w:rFonts w:ascii="David" w:hAnsi="David" w:cs="David"/>
          <w:i/>
          <w:sz w:val="24"/>
          <w:szCs w:val="24"/>
          <w:rtl/>
        </w:rPr>
        <w:t xml:space="preserve">, </w:t>
      </w:r>
      <w:r w:rsidRPr="00164C02">
        <w:rPr>
          <w:rFonts w:ascii="David" w:hAnsi="David" w:cs="David" w:hint="eastAsia"/>
          <w:i/>
          <w:sz w:val="24"/>
          <w:szCs w:val="24"/>
          <w:rtl/>
        </w:rPr>
        <w:t>והמזמין</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הארכת</w:t>
      </w:r>
      <w:r w:rsidRPr="00164C02">
        <w:rPr>
          <w:rFonts w:ascii="David" w:hAnsi="David" w:cs="David"/>
          <w:i/>
          <w:sz w:val="24"/>
          <w:szCs w:val="24"/>
          <w:rtl/>
        </w:rPr>
        <w:t xml:space="preserve"> </w:t>
      </w:r>
      <w:r w:rsidRPr="00164C02">
        <w:rPr>
          <w:rFonts w:ascii="David" w:hAnsi="David" w:cs="David" w:hint="eastAsia"/>
          <w:i/>
          <w:sz w:val="24"/>
          <w:szCs w:val="24"/>
          <w:rtl/>
        </w:rPr>
        <w:t>תוקף</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והקטנתה</w:t>
      </w:r>
      <w:r w:rsidRPr="00164C02">
        <w:rPr>
          <w:rFonts w:ascii="David" w:hAnsi="David" w:cs="David"/>
          <w:i/>
          <w:sz w:val="24"/>
          <w:szCs w:val="24"/>
          <w:rtl/>
        </w:rPr>
        <w:t xml:space="preserve"> </w:t>
      </w:r>
      <w:r w:rsidRPr="00164C02">
        <w:rPr>
          <w:rFonts w:ascii="David" w:hAnsi="David" w:cs="David" w:hint="eastAsia"/>
          <w:i/>
          <w:sz w:val="24"/>
          <w:szCs w:val="24"/>
          <w:rtl/>
        </w:rPr>
        <w:t>לגובה</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הליקוי</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p>
    <w:p w14:paraId="26456DA0"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בזכויות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בידיו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להאריך</w:t>
      </w:r>
      <w:r w:rsidRPr="00164C02">
        <w:rPr>
          <w:rFonts w:ascii="David" w:hAnsi="David" w:cs="David"/>
          <w:i/>
          <w:sz w:val="24"/>
          <w:szCs w:val="24"/>
          <w:rtl/>
        </w:rPr>
        <w:t xml:space="preserve"> </w:t>
      </w:r>
      <w:r w:rsidRPr="00164C02">
        <w:rPr>
          <w:rFonts w:ascii="David" w:hAnsi="David" w:cs="David" w:hint="eastAsia"/>
          <w:i/>
          <w:sz w:val="24"/>
          <w:szCs w:val="24"/>
          <w:rtl/>
        </w:rPr>
        <w:t>תוקפה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מזכויות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זכותו</w:t>
      </w:r>
      <w:r w:rsidRPr="00164C02">
        <w:rPr>
          <w:rFonts w:ascii="David" w:hAnsi="David" w:cs="David"/>
          <w:i/>
          <w:sz w:val="24"/>
          <w:szCs w:val="24"/>
          <w:rtl/>
        </w:rPr>
        <w:t xml:space="preserve"> </w:t>
      </w:r>
      <w:r w:rsidRPr="00164C02">
        <w:rPr>
          <w:rFonts w:ascii="David" w:hAnsi="David" w:cs="David" w:hint="eastAsia"/>
          <w:i/>
          <w:sz w:val="24"/>
          <w:szCs w:val="24"/>
          <w:rtl/>
        </w:rPr>
        <w:t>למימוש</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בהתקיים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אחת</w:t>
      </w:r>
      <w:r w:rsidRPr="00164C02">
        <w:rPr>
          <w:rFonts w:ascii="David" w:hAnsi="David" w:cs="David"/>
          <w:i/>
          <w:sz w:val="24"/>
          <w:szCs w:val="24"/>
          <w:rtl/>
        </w:rPr>
        <w:t xml:space="preserve"> </w:t>
      </w:r>
      <w:r w:rsidRPr="00164C02">
        <w:rPr>
          <w:rFonts w:ascii="David" w:hAnsi="David" w:cs="David" w:hint="eastAsia"/>
          <w:i/>
          <w:sz w:val="24"/>
          <w:szCs w:val="24"/>
          <w:rtl/>
        </w:rPr>
        <w:t>משאר</w:t>
      </w:r>
      <w:r w:rsidRPr="00164C02">
        <w:rPr>
          <w:rFonts w:ascii="David" w:hAnsi="David" w:cs="David"/>
          <w:i/>
          <w:sz w:val="24"/>
          <w:szCs w:val="24"/>
          <w:rtl/>
        </w:rPr>
        <w:t xml:space="preserve"> </w:t>
      </w:r>
      <w:r w:rsidRPr="00164C02">
        <w:rPr>
          <w:rFonts w:ascii="David" w:hAnsi="David" w:cs="David" w:hint="eastAsia"/>
          <w:i/>
          <w:sz w:val="24"/>
          <w:szCs w:val="24"/>
          <w:rtl/>
        </w:rPr>
        <w:t>העילות</w:t>
      </w:r>
      <w:r w:rsidRPr="00164C02">
        <w:rPr>
          <w:rFonts w:ascii="David" w:hAnsi="David" w:cs="David"/>
          <w:i/>
          <w:sz w:val="24"/>
          <w:szCs w:val="24"/>
          <w:rtl/>
        </w:rPr>
        <w:t xml:space="preserve"> </w:t>
      </w:r>
      <w:r w:rsidRPr="00164C02">
        <w:rPr>
          <w:rFonts w:ascii="David" w:hAnsi="David" w:cs="David" w:hint="eastAsia"/>
          <w:i/>
          <w:sz w:val="24"/>
          <w:szCs w:val="24"/>
          <w:rtl/>
        </w:rPr>
        <w:t>הקבועות</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להלן</w:t>
      </w:r>
      <w:r w:rsidRPr="00164C02">
        <w:rPr>
          <w:rFonts w:ascii="David" w:hAnsi="David" w:cs="David"/>
          <w:i/>
          <w:sz w:val="24"/>
          <w:szCs w:val="24"/>
          <w:rtl/>
        </w:rPr>
        <w:t>.</w:t>
      </w:r>
    </w:p>
    <w:p w14:paraId="508B4D6B"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מבלי</w:t>
      </w:r>
      <w:r w:rsidRPr="00164C02">
        <w:rPr>
          <w:rFonts w:ascii="David" w:hAnsi="David" w:cs="David"/>
          <w:sz w:val="24"/>
          <w:szCs w:val="24"/>
          <w:rtl/>
        </w:rPr>
        <w:t xml:space="preserve"> </w:t>
      </w:r>
      <w:r w:rsidRPr="00164C02">
        <w:rPr>
          <w:rFonts w:ascii="David" w:hAnsi="David" w:cs="David" w:hint="eastAsia"/>
          <w:sz w:val="24"/>
          <w:szCs w:val="24"/>
          <w:rtl/>
        </w:rPr>
        <w:t>לגרוע</w:t>
      </w:r>
      <w:r w:rsidRPr="00164C02">
        <w:rPr>
          <w:rFonts w:ascii="David" w:hAnsi="David" w:cs="David"/>
          <w:sz w:val="24"/>
          <w:szCs w:val="24"/>
          <w:rtl/>
        </w:rPr>
        <w:t xml:space="preserve"> </w:t>
      </w:r>
      <w:r w:rsidRPr="00164C02">
        <w:rPr>
          <w:rFonts w:ascii="David" w:hAnsi="David" w:cs="David" w:hint="eastAsia"/>
          <w:sz w:val="24"/>
          <w:szCs w:val="24"/>
          <w:rtl/>
        </w:rPr>
        <w:t>מהאמור</w:t>
      </w:r>
      <w:r w:rsidRPr="00164C02">
        <w:rPr>
          <w:rFonts w:ascii="David" w:hAnsi="David" w:cs="David"/>
          <w:sz w:val="24"/>
          <w:szCs w:val="24"/>
          <w:rtl/>
        </w:rPr>
        <w:t xml:space="preserve"> </w:t>
      </w:r>
      <w:r w:rsidRPr="00164C02">
        <w:rPr>
          <w:rFonts w:ascii="David" w:hAnsi="David" w:cs="David" w:hint="eastAsia"/>
          <w:sz w:val="24"/>
          <w:szCs w:val="24"/>
          <w:rtl/>
        </w:rPr>
        <w:t>לעיל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ימציא</w:t>
      </w:r>
      <w:r w:rsidRPr="00164C02">
        <w:rPr>
          <w:rFonts w:ascii="David" w:hAnsi="David" w:cs="David"/>
          <w:sz w:val="24"/>
          <w:szCs w:val="24"/>
          <w:rtl/>
        </w:rPr>
        <w:t xml:space="preserve"> </w:t>
      </w:r>
      <w:r w:rsidRPr="00164C02">
        <w:rPr>
          <w:rFonts w:ascii="David" w:hAnsi="David" w:cs="David" w:hint="eastAsia"/>
          <w:sz w:val="24"/>
          <w:szCs w:val="24"/>
          <w:rtl/>
        </w:rPr>
        <w:t>בטחונות</w:t>
      </w:r>
      <w:r w:rsidRPr="00164C02">
        <w:rPr>
          <w:rFonts w:ascii="David" w:hAnsi="David" w:cs="David"/>
          <w:sz w:val="24"/>
          <w:szCs w:val="24"/>
          <w:rtl/>
        </w:rPr>
        <w:t xml:space="preserve"> </w:t>
      </w:r>
      <w:r w:rsidRPr="00164C02">
        <w:rPr>
          <w:rFonts w:ascii="David" w:hAnsi="David" w:cs="David" w:hint="eastAsia"/>
          <w:sz w:val="24"/>
          <w:szCs w:val="24"/>
          <w:rtl/>
        </w:rPr>
        <w:t>לפי</w:t>
      </w:r>
      <w:r w:rsidRPr="00164C02">
        <w:rPr>
          <w:rFonts w:ascii="David" w:hAnsi="David" w:cs="David"/>
          <w:sz w:val="24"/>
          <w:szCs w:val="24"/>
          <w:rtl/>
        </w:rPr>
        <w:t xml:space="preserve"> </w:t>
      </w:r>
      <w:r w:rsidRPr="00164C02">
        <w:rPr>
          <w:rFonts w:ascii="David" w:hAnsi="David" w:cs="David" w:hint="eastAsia"/>
          <w:sz w:val="24"/>
          <w:szCs w:val="24"/>
          <w:rtl/>
        </w:rPr>
        <w:t>דרישת</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רשות</w:t>
      </w:r>
      <w:r w:rsidRPr="00164C02">
        <w:rPr>
          <w:rFonts w:ascii="David" w:hAnsi="David" w:cs="David"/>
          <w:sz w:val="24"/>
          <w:szCs w:val="24"/>
          <w:rtl/>
        </w:rPr>
        <w:t xml:space="preserve"> </w:t>
      </w:r>
      <w:r w:rsidRPr="00164C02">
        <w:rPr>
          <w:rFonts w:ascii="David" w:hAnsi="David" w:cs="David" w:hint="eastAsia"/>
          <w:sz w:val="24"/>
          <w:szCs w:val="24"/>
          <w:rtl/>
        </w:rPr>
        <w:t>מוסמכת</w:t>
      </w:r>
      <w:r w:rsidRPr="00164C02">
        <w:rPr>
          <w:rFonts w:ascii="David" w:hAnsi="David" w:cs="David"/>
          <w:sz w:val="24"/>
          <w:szCs w:val="24"/>
          <w:rtl/>
        </w:rPr>
        <w:t xml:space="preserve">, </w:t>
      </w:r>
      <w:r w:rsidRPr="00164C02">
        <w:rPr>
          <w:rFonts w:ascii="David" w:hAnsi="David" w:cs="David" w:hint="eastAsia"/>
          <w:sz w:val="24"/>
          <w:szCs w:val="24"/>
          <w:rtl/>
        </w:rPr>
        <w:t>כתנאי</w:t>
      </w:r>
      <w:r w:rsidRPr="00164C02">
        <w:rPr>
          <w:rFonts w:ascii="David" w:hAnsi="David" w:cs="David"/>
          <w:sz w:val="24"/>
          <w:szCs w:val="24"/>
          <w:rtl/>
        </w:rPr>
        <w:t xml:space="preserve"> </w:t>
      </w:r>
      <w:r w:rsidRPr="00164C02">
        <w:rPr>
          <w:rFonts w:ascii="David" w:hAnsi="David" w:cs="David" w:hint="eastAsia"/>
          <w:sz w:val="24"/>
          <w:szCs w:val="24"/>
          <w:rtl/>
        </w:rPr>
        <w:t>לאישורה</w:t>
      </w:r>
      <w:r w:rsidRPr="00164C02">
        <w:rPr>
          <w:rFonts w:ascii="David" w:hAnsi="David" w:cs="David"/>
          <w:sz w:val="24"/>
          <w:szCs w:val="24"/>
          <w:rtl/>
        </w:rPr>
        <w:t xml:space="preserve"> </w:t>
      </w:r>
      <w:r w:rsidRPr="00164C02">
        <w:rPr>
          <w:rFonts w:ascii="David" w:hAnsi="David" w:cs="David" w:hint="eastAsia"/>
          <w:sz w:val="24"/>
          <w:szCs w:val="24"/>
          <w:rtl/>
        </w:rPr>
        <w:t>לקבלת</w:t>
      </w:r>
      <w:r w:rsidRPr="00164C02">
        <w:rPr>
          <w:rFonts w:ascii="David" w:hAnsi="David" w:cs="David"/>
          <w:sz w:val="24"/>
          <w:szCs w:val="24"/>
          <w:rtl/>
        </w:rPr>
        <w:t xml:space="preserve"> </w:t>
      </w:r>
      <w:r w:rsidRPr="00164C02">
        <w:rPr>
          <w:rFonts w:ascii="David" w:hAnsi="David" w:cs="David" w:hint="eastAsia"/>
          <w:sz w:val="24"/>
          <w:szCs w:val="24"/>
          <w:rtl/>
        </w:rPr>
        <w:t>טפסי</w:t>
      </w:r>
      <w:r w:rsidRPr="00164C02">
        <w:rPr>
          <w:rFonts w:ascii="David" w:hAnsi="David" w:cs="David"/>
          <w:sz w:val="24"/>
          <w:szCs w:val="24"/>
          <w:rtl/>
        </w:rPr>
        <w:t xml:space="preserve"> 4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טפסי</w:t>
      </w:r>
      <w:r w:rsidRPr="00164C02">
        <w:rPr>
          <w:rFonts w:ascii="David" w:hAnsi="David" w:cs="David"/>
          <w:sz w:val="24"/>
          <w:szCs w:val="24"/>
          <w:rtl/>
        </w:rPr>
        <w:t xml:space="preserve"> 4 </w:t>
      </w:r>
      <w:r w:rsidRPr="00164C02">
        <w:rPr>
          <w:rFonts w:ascii="David" w:hAnsi="David" w:cs="David" w:hint="eastAsia"/>
          <w:sz w:val="24"/>
          <w:szCs w:val="24"/>
          <w:rtl/>
        </w:rPr>
        <w:t>חלקיים</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תעודות</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קיום</w:t>
      </w:r>
      <w:r w:rsidRPr="00164C02">
        <w:rPr>
          <w:rFonts w:ascii="David" w:hAnsi="David" w:cs="David"/>
          <w:sz w:val="24"/>
          <w:szCs w:val="24"/>
          <w:rtl/>
        </w:rPr>
        <w:t xml:space="preserve"> </w:t>
      </w:r>
      <w:r w:rsidRPr="00164C02">
        <w:rPr>
          <w:rFonts w:ascii="David" w:hAnsi="David" w:cs="David" w:hint="eastAsia"/>
          <w:sz w:val="24"/>
          <w:szCs w:val="24"/>
          <w:rtl/>
        </w:rPr>
        <w:t>דרישות</w:t>
      </w:r>
      <w:r w:rsidRPr="00164C02">
        <w:rPr>
          <w:rFonts w:ascii="David" w:hAnsi="David" w:cs="David"/>
          <w:sz w:val="24"/>
          <w:szCs w:val="24"/>
          <w:rtl/>
        </w:rPr>
        <w:t xml:space="preserve"> </w:t>
      </w:r>
      <w:r w:rsidRPr="00164C02">
        <w:rPr>
          <w:rFonts w:ascii="David" w:hAnsi="David" w:cs="David" w:hint="eastAsia"/>
          <w:sz w:val="24"/>
          <w:szCs w:val="24"/>
          <w:rtl/>
        </w:rPr>
        <w:t>אותה</w:t>
      </w:r>
      <w:r w:rsidRPr="00164C02">
        <w:rPr>
          <w:rFonts w:ascii="David" w:hAnsi="David" w:cs="David"/>
          <w:sz w:val="24"/>
          <w:szCs w:val="24"/>
          <w:rtl/>
        </w:rPr>
        <w:t xml:space="preserve"> </w:t>
      </w:r>
      <w:r w:rsidRPr="00164C02">
        <w:rPr>
          <w:rFonts w:ascii="David" w:hAnsi="David" w:cs="David" w:hint="eastAsia"/>
          <w:sz w:val="24"/>
          <w:szCs w:val="24"/>
          <w:rtl/>
        </w:rPr>
        <w:t>רשות</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שקיום</w:t>
      </w:r>
      <w:r w:rsidRPr="00164C02">
        <w:rPr>
          <w:rFonts w:ascii="David" w:hAnsi="David" w:cs="David"/>
          <w:sz w:val="24"/>
          <w:szCs w:val="24"/>
          <w:rtl/>
        </w:rPr>
        <w:t xml:space="preserve"> </w:t>
      </w:r>
      <w:r w:rsidRPr="00164C02">
        <w:rPr>
          <w:rFonts w:ascii="David" w:hAnsi="David" w:cs="David" w:hint="eastAsia"/>
          <w:sz w:val="24"/>
          <w:szCs w:val="24"/>
          <w:rtl/>
        </w:rPr>
        <w:t>דרישות</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 xml:space="preserve"> </w:t>
      </w:r>
      <w:r w:rsidRPr="00164C02">
        <w:rPr>
          <w:rFonts w:ascii="David" w:hAnsi="David" w:cs="David" w:hint="eastAsia"/>
          <w:sz w:val="24"/>
          <w:szCs w:val="24"/>
          <w:rtl/>
        </w:rPr>
        <w:t>חל</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חוזה</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w:t>
      </w:r>
    </w:p>
    <w:p w14:paraId="0B25E7DA" w14:textId="77777777" w:rsidR="00EF4F1C" w:rsidRDefault="00EF4F1C" w:rsidP="00A11D74">
      <w:pPr>
        <w:numPr>
          <w:ilvl w:val="1"/>
          <w:numId w:val="4"/>
        </w:numPr>
        <w:spacing w:after="0" w:afterAutospacing="0" w:line="240" w:lineRule="auto"/>
        <w:rPr>
          <w:rFonts w:ascii="David" w:hAnsi="David" w:cs="David"/>
          <w:sz w:val="24"/>
          <w:szCs w:val="24"/>
        </w:rPr>
      </w:pPr>
      <w:r w:rsidRPr="00164C02">
        <w:rPr>
          <w:rFonts w:ascii="David" w:hAnsi="David" w:cs="David" w:hint="eastAsia"/>
          <w:sz w:val="24"/>
          <w:szCs w:val="24"/>
          <w:rtl/>
        </w:rPr>
        <w:t>בוטל</w:t>
      </w:r>
      <w:r w:rsidRPr="00164C02">
        <w:rPr>
          <w:rFonts w:ascii="David" w:hAnsi="David" w:cs="David"/>
          <w:sz w:val="24"/>
          <w:szCs w:val="24"/>
          <w:rtl/>
        </w:rPr>
        <w:t>.</w:t>
      </w:r>
    </w:p>
    <w:p w14:paraId="43F8A491" w14:textId="77777777" w:rsidR="00DA0D66" w:rsidRPr="00164C02" w:rsidRDefault="00DA0D66" w:rsidP="00DA0D66">
      <w:pPr>
        <w:spacing w:after="0" w:afterAutospacing="0" w:line="240" w:lineRule="auto"/>
        <w:ind w:left="792"/>
        <w:rPr>
          <w:rFonts w:ascii="David" w:hAnsi="David" w:cs="David"/>
          <w:sz w:val="24"/>
          <w:szCs w:val="24"/>
          <w:rtl/>
        </w:rPr>
      </w:pPr>
    </w:p>
    <w:p w14:paraId="483C51D7" w14:textId="77777777" w:rsidR="00EF4F1C" w:rsidRPr="00DA0D66" w:rsidRDefault="00EF4F1C" w:rsidP="00A11D74">
      <w:pPr>
        <w:numPr>
          <w:ilvl w:val="0"/>
          <w:numId w:val="4"/>
        </w:numPr>
        <w:spacing w:after="0" w:afterAutospacing="0" w:line="240" w:lineRule="auto"/>
        <w:rPr>
          <w:rFonts w:ascii="David" w:hAnsi="David" w:cs="David"/>
          <w:b/>
          <w:bCs/>
          <w:sz w:val="24"/>
          <w:szCs w:val="24"/>
          <w:rtl/>
        </w:rPr>
      </w:pPr>
      <w:r w:rsidRPr="00DA0D66">
        <w:rPr>
          <w:rFonts w:ascii="David" w:hAnsi="David" w:cs="David" w:hint="eastAsia"/>
          <w:b/>
          <w:bCs/>
          <w:sz w:val="24"/>
          <w:szCs w:val="24"/>
          <w:u w:val="single"/>
          <w:rtl/>
        </w:rPr>
        <w:t>לוח</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זמנים</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שלבי</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ביצוע</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ודיווח</w:t>
      </w:r>
    </w:p>
    <w:p w14:paraId="4D1C6F0F"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להתחיל</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10 </w:t>
      </w:r>
      <w:r w:rsidRPr="00164C02">
        <w:rPr>
          <w:rFonts w:ascii="David" w:hAnsi="David" w:cs="David" w:hint="eastAsia"/>
          <w:i/>
          <w:sz w:val="24"/>
          <w:szCs w:val="24"/>
          <w:rtl/>
        </w:rPr>
        <w:t>ימים</w:t>
      </w:r>
      <w:r w:rsidRPr="00164C02">
        <w:rPr>
          <w:rFonts w:ascii="David" w:hAnsi="David" w:cs="David"/>
          <w:i/>
          <w:sz w:val="24"/>
          <w:szCs w:val="24"/>
          <w:rtl/>
        </w:rPr>
        <w:t xml:space="preserve"> </w:t>
      </w:r>
      <w:r w:rsidRPr="00164C02">
        <w:rPr>
          <w:rFonts w:ascii="David" w:hAnsi="David" w:cs="David" w:hint="eastAsia"/>
          <w:i/>
          <w:sz w:val="24"/>
          <w:szCs w:val="24"/>
          <w:rtl/>
        </w:rPr>
        <w:t>מדרישת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ולהשלים</w:t>
      </w:r>
      <w:r w:rsidRPr="00164C02">
        <w:rPr>
          <w:rFonts w:ascii="David" w:hAnsi="David" w:cs="David"/>
          <w:i/>
          <w:sz w:val="24"/>
          <w:szCs w:val="24"/>
          <w:rtl/>
        </w:rPr>
        <w:t xml:space="preserve"> </w:t>
      </w:r>
      <w:r w:rsidRPr="00164C02">
        <w:rPr>
          <w:rFonts w:ascii="David" w:hAnsi="David" w:cs="David" w:hint="eastAsia"/>
          <w:i/>
          <w:sz w:val="24"/>
          <w:szCs w:val="24"/>
          <w:rtl/>
        </w:rPr>
        <w:t>ביצוען</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לאותו</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ולעיל</w:t>
      </w:r>
      <w:r w:rsidRPr="00164C02">
        <w:rPr>
          <w:rFonts w:ascii="David" w:hAnsi="David" w:cs="David"/>
          <w:i/>
          <w:sz w:val="24"/>
          <w:szCs w:val="24"/>
          <w:rtl/>
        </w:rPr>
        <w:t xml:space="preserve"> -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 xml:space="preserve"> </w:t>
      </w:r>
      <w:r w:rsidRPr="00164C02">
        <w:rPr>
          <w:rFonts w:ascii="David" w:hAnsi="David" w:cs="David" w:hint="eastAsia"/>
          <w:i/>
          <w:sz w:val="24"/>
          <w:szCs w:val="24"/>
          <w:rtl/>
        </w:rPr>
        <w:t>המצורף</w:t>
      </w:r>
      <w:r w:rsidRPr="00164C02">
        <w:rPr>
          <w:rFonts w:ascii="David" w:hAnsi="David" w:cs="David"/>
          <w:i/>
          <w:sz w:val="24"/>
          <w:szCs w:val="24"/>
          <w:rtl/>
        </w:rPr>
        <w:t xml:space="preserve"> </w:t>
      </w:r>
      <w:r w:rsidRPr="00164C02">
        <w:rPr>
          <w:rFonts w:ascii="David" w:hAnsi="David" w:cs="David" w:hint="eastAsia"/>
          <w:i/>
          <w:sz w:val="24"/>
          <w:szCs w:val="24"/>
          <w:rtl/>
        </w:rPr>
        <w:t>כנספח</w:t>
      </w:r>
      <w:r w:rsidRPr="00164C02">
        <w:rPr>
          <w:rFonts w:ascii="David" w:hAnsi="David" w:cs="David"/>
          <w:i/>
          <w:sz w:val="24"/>
          <w:szCs w:val="24"/>
          <w:rtl/>
        </w:rPr>
        <w:t xml:space="preserve"> 3.1.9 </w:t>
      </w:r>
      <w:r w:rsidRPr="00164C02">
        <w:rPr>
          <w:rFonts w:ascii="David" w:hAnsi="David" w:cs="David" w:hint="eastAsia"/>
          <w:i/>
          <w:sz w:val="24"/>
          <w:szCs w:val="24"/>
          <w:rtl/>
        </w:rPr>
        <w:t>לחוזה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קיבל</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ומפרטים</w:t>
      </w:r>
      <w:r w:rsidRPr="00164C02">
        <w:rPr>
          <w:rFonts w:ascii="David" w:hAnsi="David" w:cs="David"/>
          <w:i/>
          <w:sz w:val="24"/>
          <w:szCs w:val="24"/>
          <w:rtl/>
        </w:rPr>
        <w:t xml:space="preserve"> </w:t>
      </w:r>
      <w:r w:rsidRPr="00164C02">
        <w:rPr>
          <w:rFonts w:ascii="David" w:hAnsi="David" w:cs="David" w:hint="eastAsia"/>
          <w:i/>
          <w:sz w:val="24"/>
          <w:szCs w:val="24"/>
          <w:rtl/>
        </w:rPr>
        <w:t>המאפשרים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וימונה</w:t>
      </w:r>
      <w:r w:rsidRPr="00164C02">
        <w:rPr>
          <w:rFonts w:ascii="David" w:hAnsi="David" w:cs="David"/>
          <w:i/>
          <w:sz w:val="24"/>
          <w:szCs w:val="24"/>
          <w:rtl/>
        </w:rPr>
        <w:t xml:space="preserve"> </w:t>
      </w:r>
      <w:r w:rsidRPr="00164C02">
        <w:rPr>
          <w:rFonts w:ascii="David" w:hAnsi="David" w:cs="David" w:hint="eastAsia"/>
          <w:i/>
          <w:sz w:val="24"/>
          <w:szCs w:val="24"/>
          <w:rtl/>
        </w:rPr>
        <w:t>מפקח</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ידאג</w:t>
      </w:r>
      <w:r w:rsidRPr="00164C02">
        <w:rPr>
          <w:rFonts w:ascii="David" w:hAnsi="David" w:cs="David"/>
          <w:i/>
          <w:sz w:val="24"/>
          <w:szCs w:val="24"/>
          <w:rtl/>
        </w:rPr>
        <w:t xml:space="preserve"> </w:t>
      </w:r>
      <w:r w:rsidRPr="00164C02">
        <w:rPr>
          <w:rFonts w:ascii="David" w:hAnsi="David" w:cs="David" w:hint="eastAsia"/>
          <w:i/>
          <w:sz w:val="24"/>
          <w:szCs w:val="24"/>
          <w:rtl/>
        </w:rPr>
        <w:t>להעביר</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ומפרטים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לסעיף</w:t>
      </w:r>
      <w:r w:rsidRPr="00164C02">
        <w:rPr>
          <w:rFonts w:ascii="David" w:hAnsi="David" w:cs="David"/>
          <w:i/>
          <w:sz w:val="24"/>
          <w:szCs w:val="24"/>
          <w:rtl/>
        </w:rPr>
        <w:t xml:space="preserve"> 5.7.2 </w:t>
      </w:r>
      <w:r w:rsidRPr="00164C02">
        <w:rPr>
          <w:rFonts w:ascii="David" w:hAnsi="David" w:cs="David" w:hint="eastAsia"/>
          <w:i/>
          <w:sz w:val="24"/>
          <w:szCs w:val="24"/>
          <w:rtl/>
        </w:rPr>
        <w:t>לעיל</w:t>
      </w:r>
      <w:r w:rsidRPr="00164C02">
        <w:rPr>
          <w:rFonts w:ascii="David" w:hAnsi="David" w:cs="David"/>
          <w:i/>
          <w:sz w:val="24"/>
          <w:szCs w:val="24"/>
          <w:rtl/>
        </w:rPr>
        <w:t>.</w:t>
      </w:r>
    </w:p>
    <w:p w14:paraId="092B3211" w14:textId="44401CC1" w:rsidR="00EF4F1C" w:rsidRPr="00DA0D66"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להעביר</w:t>
      </w:r>
      <w:r w:rsidRPr="00164C02">
        <w:rPr>
          <w:rFonts w:ascii="David" w:hAnsi="David" w:cs="David"/>
          <w:sz w:val="24"/>
          <w:szCs w:val="24"/>
          <w:rtl/>
        </w:rPr>
        <w:t xml:space="preserve"> </w:t>
      </w:r>
      <w:r w:rsidRPr="00164C02">
        <w:rPr>
          <w:rFonts w:ascii="David" w:hAnsi="David" w:cs="David" w:hint="cs"/>
          <w:sz w:val="24"/>
          <w:szCs w:val="24"/>
          <w:rtl/>
        </w:rPr>
        <w:t>לאישור</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זמנים</w:t>
      </w:r>
      <w:r w:rsidRPr="00164C02">
        <w:rPr>
          <w:rFonts w:ascii="David" w:hAnsi="David" w:cs="David"/>
          <w:sz w:val="24"/>
          <w:szCs w:val="24"/>
          <w:rtl/>
        </w:rPr>
        <w:t xml:space="preserve"> </w:t>
      </w:r>
      <w:r w:rsidRPr="00164C02">
        <w:rPr>
          <w:rFonts w:ascii="David" w:hAnsi="David" w:cs="David" w:hint="cs"/>
          <w:sz w:val="24"/>
          <w:szCs w:val="24"/>
          <w:rtl/>
        </w:rPr>
        <w:t>מפורט</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בסיס</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הזמנים</w:t>
      </w:r>
      <w:r w:rsidRPr="00164C02">
        <w:rPr>
          <w:rFonts w:ascii="David" w:hAnsi="David" w:cs="David"/>
          <w:sz w:val="24"/>
          <w:szCs w:val="24"/>
          <w:rtl/>
        </w:rPr>
        <w:t xml:space="preserve"> </w:t>
      </w:r>
      <w:r w:rsidRPr="00164C02">
        <w:rPr>
          <w:rFonts w:ascii="David" w:hAnsi="David" w:cs="David" w:hint="cs"/>
          <w:sz w:val="24"/>
          <w:szCs w:val="24"/>
          <w:rtl/>
        </w:rPr>
        <w:t>הכללי</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יאוחר</w:t>
      </w:r>
      <w:r w:rsidRPr="00164C02">
        <w:rPr>
          <w:rFonts w:ascii="David" w:hAnsi="David" w:cs="David"/>
          <w:sz w:val="24"/>
          <w:szCs w:val="24"/>
          <w:rtl/>
        </w:rPr>
        <w:t xml:space="preserve"> </w:t>
      </w:r>
      <w:r w:rsidRPr="00164C02">
        <w:rPr>
          <w:rFonts w:ascii="David" w:hAnsi="David" w:cs="David" w:hint="cs"/>
          <w:sz w:val="24"/>
          <w:szCs w:val="24"/>
          <w:rtl/>
        </w:rPr>
        <w:t>מ</w:t>
      </w:r>
      <w:r w:rsidRPr="00164C02">
        <w:rPr>
          <w:rFonts w:ascii="David" w:hAnsi="David" w:cs="David"/>
          <w:sz w:val="24"/>
          <w:szCs w:val="24"/>
          <w:rtl/>
        </w:rPr>
        <w:t xml:space="preserve">- 30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קבלת</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15B8F60B" w14:textId="70FF90FE" w:rsidR="00EF4F1C" w:rsidRPr="00DA0D66"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מוסכם</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באם</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יינתן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בתוך</w:t>
      </w:r>
      <w:r w:rsidRPr="00164C02">
        <w:rPr>
          <w:rFonts w:ascii="David" w:hAnsi="David" w:cs="David"/>
          <w:sz w:val="24"/>
          <w:szCs w:val="24"/>
          <w:rtl/>
        </w:rPr>
        <w:t xml:space="preserve"> 120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חתימת</w:t>
      </w:r>
      <w:r w:rsidRPr="00164C02">
        <w:rPr>
          <w:rFonts w:ascii="David" w:hAnsi="David" w:cs="David"/>
          <w:sz w:val="24"/>
          <w:szCs w:val="24"/>
          <w:rtl/>
        </w:rPr>
        <w:t xml:space="preserve"> </w:t>
      </w:r>
      <w:r w:rsidRPr="00164C02">
        <w:rPr>
          <w:rFonts w:ascii="David" w:hAnsi="David" w:cs="David" w:hint="cs"/>
          <w:sz w:val="24"/>
          <w:szCs w:val="24"/>
          <w:rtl/>
        </w:rPr>
        <w:t>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הצדדים</w:t>
      </w:r>
      <w:r w:rsidRPr="00164C02">
        <w:rPr>
          <w:rFonts w:ascii="David" w:hAnsi="David" w:cs="David"/>
          <w:sz w:val="24"/>
          <w:szCs w:val="24"/>
          <w:rtl/>
        </w:rPr>
        <w:t xml:space="preserve">, </w:t>
      </w:r>
      <w:r w:rsidRPr="00164C02">
        <w:rPr>
          <w:rFonts w:ascii="David" w:hAnsi="David" w:cs="David" w:hint="cs"/>
          <w:sz w:val="24"/>
          <w:szCs w:val="24"/>
          <w:rtl/>
        </w:rPr>
        <w:t>יבוטל</w:t>
      </w:r>
      <w:r w:rsidRPr="00164C02">
        <w:rPr>
          <w:rFonts w:ascii="David" w:hAnsi="David" w:cs="David"/>
          <w:sz w:val="24"/>
          <w:szCs w:val="24"/>
          <w:rtl/>
        </w:rPr>
        <w:t xml:space="preserve"> </w:t>
      </w:r>
      <w:r w:rsidRPr="00164C02">
        <w:rPr>
          <w:rFonts w:ascii="David" w:hAnsi="David" w:cs="David" w:hint="cs"/>
          <w:sz w:val="24"/>
          <w:szCs w:val="24"/>
          <w:rtl/>
        </w:rPr>
        <w:t>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מאליו</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יהא</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סעד</w:t>
      </w:r>
      <w:r w:rsidRPr="00164C02">
        <w:rPr>
          <w:rFonts w:ascii="David" w:hAnsi="David" w:cs="David"/>
          <w:sz w:val="24"/>
          <w:szCs w:val="24"/>
          <w:rtl/>
        </w:rPr>
        <w:t xml:space="preserve"> </w:t>
      </w:r>
      <w:r w:rsidRPr="00164C02">
        <w:rPr>
          <w:rFonts w:ascii="David" w:hAnsi="David" w:cs="David" w:hint="cs"/>
          <w:sz w:val="24"/>
          <w:szCs w:val="24"/>
          <w:rtl/>
        </w:rPr>
        <w:t>נוסף</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זאת</w:t>
      </w:r>
      <w:r w:rsidR="00DA0D66">
        <w:rPr>
          <w:rFonts w:ascii="David" w:hAnsi="David" w:cs="David"/>
          <w:sz w:val="24"/>
          <w:szCs w:val="24"/>
          <w:rtl/>
        </w:rPr>
        <w:t>.</w:t>
      </w:r>
    </w:p>
    <w:p w14:paraId="73C3CAE0"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להורות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יותר</w:t>
      </w:r>
      <w:r w:rsidRPr="00164C02">
        <w:rPr>
          <w:rFonts w:ascii="David" w:hAnsi="David" w:cs="David"/>
          <w:sz w:val="24"/>
          <w:szCs w:val="24"/>
          <w:rtl/>
        </w:rPr>
        <w:t xml:space="preserve"> </w:t>
      </w:r>
      <w:r w:rsidRPr="00164C02">
        <w:rPr>
          <w:rFonts w:ascii="David" w:hAnsi="David" w:cs="David" w:hint="cs"/>
          <w:sz w:val="24"/>
          <w:szCs w:val="24"/>
          <w:rtl/>
        </w:rPr>
        <w:t>משלבי</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r w:rsidRPr="00164C02">
        <w:rPr>
          <w:rFonts w:ascii="David" w:hAnsi="David" w:cs="David" w:hint="cs"/>
          <w:sz w:val="24"/>
          <w:szCs w:val="24"/>
          <w:rtl/>
        </w:rPr>
        <w:t>לגבי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יינתן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בנפרד</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מתחייב</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יותר</w:t>
      </w:r>
      <w:r w:rsidRPr="00164C02">
        <w:rPr>
          <w:rFonts w:ascii="David" w:hAnsi="David" w:cs="David"/>
          <w:sz w:val="24"/>
          <w:szCs w:val="24"/>
          <w:rtl/>
        </w:rPr>
        <w:t xml:space="preserve"> </w:t>
      </w:r>
      <w:r w:rsidRPr="00164C02">
        <w:rPr>
          <w:rFonts w:ascii="David" w:hAnsi="David" w:cs="David" w:hint="cs"/>
          <w:sz w:val="24"/>
          <w:szCs w:val="24"/>
          <w:rtl/>
        </w:rPr>
        <w:t>משלבי</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הוראת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למחירים</w:t>
      </w:r>
      <w:r w:rsidRPr="00164C02">
        <w:rPr>
          <w:rFonts w:ascii="David" w:hAnsi="David" w:cs="David"/>
          <w:sz w:val="24"/>
          <w:szCs w:val="24"/>
          <w:rtl/>
        </w:rPr>
        <w:t xml:space="preserve"> </w:t>
      </w:r>
      <w:r w:rsidRPr="00164C02">
        <w:rPr>
          <w:rFonts w:ascii="David" w:hAnsi="David" w:cs="David" w:hint="cs"/>
          <w:sz w:val="24"/>
          <w:szCs w:val="24"/>
          <w:rtl/>
        </w:rPr>
        <w:t>הנקובים</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0A7811A3" w14:textId="1788994C"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לגרוע</w:t>
      </w:r>
      <w:r w:rsidRPr="00164C02">
        <w:rPr>
          <w:rFonts w:ascii="David" w:hAnsi="David" w:cs="David"/>
          <w:sz w:val="24"/>
          <w:szCs w:val="24"/>
          <w:rtl/>
        </w:rPr>
        <w:t xml:space="preserve"> </w:t>
      </w:r>
      <w:r w:rsidRPr="00164C02">
        <w:rPr>
          <w:rFonts w:ascii="David" w:hAnsi="David" w:cs="David" w:hint="cs"/>
          <w:sz w:val="24"/>
          <w:szCs w:val="24"/>
          <w:rtl/>
        </w:rPr>
        <w:t>מהאמור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רשאי</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לשנות</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לאחר</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שלבי</w:t>
      </w:r>
      <w:r w:rsidRPr="00164C02">
        <w:rPr>
          <w:rFonts w:ascii="David" w:hAnsi="David" w:cs="David"/>
          <w:sz w:val="24"/>
          <w:szCs w:val="24"/>
          <w:rtl/>
        </w:rPr>
        <w:t xml:space="preserve"> </w:t>
      </w:r>
      <w:r w:rsidRPr="00164C02">
        <w:rPr>
          <w:rFonts w:ascii="David" w:hAnsi="David" w:cs="David" w:hint="cs"/>
          <w:sz w:val="24"/>
          <w:szCs w:val="24"/>
          <w:rtl/>
        </w:rPr>
        <w:t>הקמת</w:t>
      </w:r>
      <w:r w:rsidRPr="00164C02">
        <w:rPr>
          <w:rFonts w:ascii="David" w:hAnsi="David" w:cs="David"/>
          <w:sz w:val="24"/>
          <w:szCs w:val="24"/>
          <w:rtl/>
        </w:rPr>
        <w:t xml:space="preserve"> </w:t>
      </w:r>
      <w:r w:rsidRPr="00164C02">
        <w:rPr>
          <w:rFonts w:ascii="David" w:hAnsi="David" w:cs="David" w:hint="cs"/>
          <w:sz w:val="24"/>
          <w:szCs w:val="24"/>
          <w:rtl/>
        </w:rPr>
        <w:t>הפרויקט</w:t>
      </w:r>
      <w:r w:rsidRPr="00164C02">
        <w:rPr>
          <w:rFonts w:ascii="David" w:hAnsi="David" w:cs="David"/>
          <w:sz w:val="24"/>
          <w:szCs w:val="24"/>
          <w:rtl/>
        </w:rPr>
        <w:t xml:space="preserve">, </w:t>
      </w:r>
      <w:r w:rsidRPr="00164C02">
        <w:rPr>
          <w:rFonts w:ascii="David" w:hAnsi="David" w:cs="David" w:hint="cs"/>
          <w:sz w:val="24"/>
          <w:szCs w:val="24"/>
          <w:rtl/>
        </w:rPr>
        <w:t>כהגדרתם</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 </w:t>
      </w:r>
      <w:r w:rsidRPr="00164C02">
        <w:rPr>
          <w:rFonts w:ascii="David" w:hAnsi="David" w:cs="David" w:hint="cs"/>
          <w:sz w:val="24"/>
          <w:szCs w:val="24"/>
          <w:rtl/>
        </w:rPr>
        <w:t>לרבות</w:t>
      </w:r>
      <w:r w:rsidRPr="00164C02">
        <w:rPr>
          <w:rFonts w:ascii="David" w:hAnsi="David" w:cs="David"/>
          <w:sz w:val="24"/>
          <w:szCs w:val="24"/>
          <w:rtl/>
        </w:rPr>
        <w:t xml:space="preserve"> </w:t>
      </w:r>
      <w:r w:rsidRPr="00164C02">
        <w:rPr>
          <w:rFonts w:ascii="David" w:hAnsi="David" w:cs="David" w:hint="cs"/>
          <w:sz w:val="24"/>
          <w:szCs w:val="24"/>
          <w:rtl/>
        </w:rPr>
        <w:t>אי</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הבניינים</w:t>
      </w:r>
      <w:r w:rsidR="00DA0D66">
        <w:rPr>
          <w:rFonts w:ascii="David" w:hAnsi="David" w:cs="David"/>
          <w:sz w:val="24"/>
          <w:szCs w:val="24"/>
          <w:rtl/>
        </w:rPr>
        <w:t>.</w:t>
      </w:r>
    </w:p>
    <w:p w14:paraId="3B495D5A"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מתן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בעת</w:t>
      </w:r>
      <w:r w:rsidRPr="00164C02">
        <w:rPr>
          <w:rFonts w:ascii="David" w:hAnsi="David" w:cs="David"/>
          <w:i/>
          <w:sz w:val="24"/>
          <w:szCs w:val="24"/>
          <w:rtl/>
        </w:rPr>
        <w:t xml:space="preserve"> </w:t>
      </w:r>
      <w:r w:rsidRPr="00164C02">
        <w:rPr>
          <w:rFonts w:ascii="David" w:hAnsi="David" w:cs="David" w:hint="eastAsia"/>
          <w:i/>
          <w:sz w:val="24"/>
          <w:szCs w:val="24"/>
          <w:rtl/>
        </w:rPr>
        <w:t>מתן</w:t>
      </w:r>
      <w:r w:rsidRPr="00164C02">
        <w:rPr>
          <w:rFonts w:ascii="David" w:hAnsi="David" w:cs="David"/>
          <w:i/>
          <w:sz w:val="24"/>
          <w:szCs w:val="24"/>
          <w:rtl/>
        </w:rPr>
        <w:t xml:space="preserve"> </w:t>
      </w:r>
      <w:r w:rsidRPr="00164C02">
        <w:rPr>
          <w:rFonts w:ascii="David" w:hAnsi="David" w:cs="David" w:hint="eastAsia"/>
          <w:i/>
          <w:sz w:val="24"/>
          <w:szCs w:val="24"/>
          <w:rtl/>
        </w:rPr>
        <w:t>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יעמיד</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ממנו</w:t>
      </w:r>
      <w:r w:rsidRPr="00164C02">
        <w:rPr>
          <w:rFonts w:ascii="David" w:hAnsi="David" w:cs="David"/>
          <w:i/>
          <w:sz w:val="24"/>
          <w:szCs w:val="24"/>
          <w:rtl/>
        </w:rPr>
        <w:t xml:space="preserve"> </w:t>
      </w:r>
      <w:r w:rsidRPr="00164C02">
        <w:rPr>
          <w:rFonts w:ascii="David" w:hAnsi="David" w:cs="David" w:hint="eastAsia"/>
          <w:i/>
          <w:sz w:val="24"/>
          <w:szCs w:val="24"/>
          <w:rtl/>
        </w:rPr>
        <w:t>הדרוש</w:t>
      </w:r>
      <w:r w:rsidRPr="00164C02">
        <w:rPr>
          <w:rFonts w:ascii="David" w:hAnsi="David" w:cs="David"/>
          <w:i/>
          <w:sz w:val="24"/>
          <w:szCs w:val="24"/>
          <w:rtl/>
        </w:rPr>
        <w:t xml:space="preserve"> </w:t>
      </w:r>
      <w:r w:rsidRPr="00164C02">
        <w:rPr>
          <w:rFonts w:ascii="David" w:hAnsi="David" w:cs="David" w:hint="eastAsia"/>
          <w:i/>
          <w:sz w:val="24"/>
          <w:szCs w:val="24"/>
          <w:rtl/>
        </w:rPr>
        <w:t>להתחלת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ולאחר</w:t>
      </w:r>
      <w:r w:rsidRPr="00164C02">
        <w:rPr>
          <w:rFonts w:ascii="David" w:hAnsi="David" w:cs="David"/>
          <w:i/>
          <w:sz w:val="24"/>
          <w:szCs w:val="24"/>
          <w:rtl/>
        </w:rPr>
        <w:t xml:space="preserve"> </w:t>
      </w:r>
      <w:r w:rsidRPr="00164C02">
        <w:rPr>
          <w:rFonts w:ascii="David" w:hAnsi="David" w:cs="David" w:hint="eastAsia"/>
          <w:i/>
          <w:sz w:val="24"/>
          <w:szCs w:val="24"/>
          <w:rtl/>
        </w:rPr>
        <w:t>מכן</w:t>
      </w:r>
      <w:r w:rsidRPr="00164C02">
        <w:rPr>
          <w:rFonts w:ascii="David" w:hAnsi="David" w:cs="David"/>
          <w:i/>
          <w:sz w:val="24"/>
          <w:szCs w:val="24"/>
          <w:rtl/>
        </w:rPr>
        <w:t xml:space="preserve"> </w:t>
      </w:r>
      <w:r w:rsidRPr="00164C02">
        <w:rPr>
          <w:rFonts w:ascii="David" w:hAnsi="David" w:cs="David" w:hint="eastAsia"/>
          <w:i/>
          <w:sz w:val="24"/>
          <w:szCs w:val="24"/>
          <w:rtl/>
        </w:rPr>
        <w:t>יעמיד</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מזמן</w:t>
      </w:r>
      <w:r w:rsidRPr="00164C02">
        <w:rPr>
          <w:rFonts w:ascii="David" w:hAnsi="David" w:cs="David"/>
          <w:i/>
          <w:sz w:val="24"/>
          <w:szCs w:val="24"/>
          <w:rtl/>
        </w:rPr>
        <w:t xml:space="preserve"> </w:t>
      </w:r>
      <w:r w:rsidRPr="00164C02">
        <w:rPr>
          <w:rFonts w:ascii="David" w:hAnsi="David" w:cs="David" w:hint="eastAsia"/>
          <w:i/>
          <w:sz w:val="24"/>
          <w:szCs w:val="24"/>
          <w:rtl/>
        </w:rPr>
        <w:t>לזמן</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נוספים</w:t>
      </w:r>
      <w:r w:rsidRPr="00164C02">
        <w:rPr>
          <w:rFonts w:ascii="David" w:hAnsi="David" w:cs="David"/>
          <w:i/>
          <w:sz w:val="24"/>
          <w:szCs w:val="24"/>
          <w:rtl/>
        </w:rPr>
        <w:t xml:space="preserve"> </w:t>
      </w:r>
      <w:r w:rsidRPr="00164C02">
        <w:rPr>
          <w:rFonts w:ascii="David" w:hAnsi="David" w:cs="David" w:hint="eastAsia"/>
          <w:i/>
          <w:sz w:val="24"/>
          <w:szCs w:val="24"/>
          <w:rtl/>
        </w:rPr>
        <w:t>מהאתר</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שיידרש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w:t>
      </w:r>
    </w:p>
    <w:p w14:paraId="088F15F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למסור</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עוד</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חייב</w:t>
      </w:r>
      <w:r w:rsidRPr="00164C02">
        <w:rPr>
          <w:rFonts w:ascii="David" w:hAnsi="David" w:cs="David"/>
          <w:i/>
          <w:sz w:val="24"/>
          <w:szCs w:val="24"/>
          <w:rtl/>
        </w:rPr>
        <w:t xml:space="preserve"> </w:t>
      </w:r>
      <w:r w:rsidRPr="00164C02">
        <w:rPr>
          <w:rFonts w:ascii="David" w:hAnsi="David" w:cs="David" w:hint="eastAsia"/>
          <w:i/>
          <w:sz w:val="24"/>
          <w:szCs w:val="24"/>
          <w:rtl/>
        </w:rPr>
        <w:t>למלא</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7449ACFE"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לדחות</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שהושלמו</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497E826F" w14:textId="77777777" w:rsidR="00EF4F1C" w:rsidRPr="00164C02"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להכניס</w:t>
      </w:r>
      <w:r w:rsidRPr="00164C02">
        <w:rPr>
          <w:rFonts w:ascii="David" w:hAnsi="David" w:cs="David"/>
          <w:i/>
          <w:sz w:val="24"/>
          <w:szCs w:val="24"/>
          <w:rtl/>
        </w:rPr>
        <w:t xml:space="preserve"> </w:t>
      </w:r>
      <w:r w:rsidRPr="00164C02">
        <w:rPr>
          <w:rFonts w:ascii="David" w:hAnsi="David" w:cs="David" w:hint="eastAsia"/>
          <w:i/>
          <w:sz w:val="24"/>
          <w:szCs w:val="24"/>
          <w:rtl/>
        </w:rPr>
        <w:t>ולהתקין</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ציוד</w:t>
      </w:r>
      <w:r w:rsidRPr="00164C02">
        <w:rPr>
          <w:rFonts w:ascii="David" w:hAnsi="David" w:cs="David"/>
          <w:i/>
          <w:sz w:val="24"/>
          <w:szCs w:val="24"/>
          <w:rtl/>
        </w:rPr>
        <w:t xml:space="preserve">, </w:t>
      </w:r>
      <w:r w:rsidRPr="00164C02">
        <w:rPr>
          <w:rFonts w:ascii="David" w:hAnsi="David" w:cs="David" w:hint="eastAsia"/>
          <w:i/>
          <w:sz w:val="24"/>
          <w:szCs w:val="24"/>
          <w:rtl/>
        </w:rPr>
        <w:t>אביזרים</w:t>
      </w:r>
      <w:r w:rsidRPr="00164C02">
        <w:rPr>
          <w:rFonts w:ascii="David" w:hAnsi="David" w:cs="David"/>
          <w:i/>
          <w:sz w:val="24"/>
          <w:szCs w:val="24"/>
          <w:rtl/>
        </w:rPr>
        <w:t xml:space="preserve">, </w:t>
      </w:r>
      <w:r w:rsidRPr="00164C02">
        <w:rPr>
          <w:rFonts w:ascii="David" w:hAnsi="David" w:cs="David" w:hint="eastAsia"/>
          <w:i/>
          <w:sz w:val="24"/>
          <w:szCs w:val="24"/>
          <w:rtl/>
        </w:rPr>
        <w:t>ריהוט</w:t>
      </w:r>
      <w:r w:rsidRPr="00164C02">
        <w:rPr>
          <w:rFonts w:ascii="David" w:hAnsi="David" w:cs="David"/>
          <w:i/>
          <w:sz w:val="24"/>
          <w:szCs w:val="24"/>
          <w:rtl/>
        </w:rPr>
        <w:t xml:space="preserve"> </w:t>
      </w:r>
      <w:r w:rsidRPr="00164C02">
        <w:rPr>
          <w:rFonts w:ascii="David" w:hAnsi="David" w:cs="David" w:hint="eastAsia"/>
          <w:i/>
          <w:sz w:val="24"/>
          <w:szCs w:val="24"/>
          <w:rtl/>
        </w:rPr>
        <w:t>ומכונות</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להשלמת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ומקום</w:t>
      </w:r>
      <w:r w:rsidRPr="00164C02">
        <w:rPr>
          <w:rFonts w:ascii="David" w:hAnsi="David" w:cs="David"/>
          <w:i/>
          <w:sz w:val="24"/>
          <w:szCs w:val="24"/>
          <w:rtl/>
        </w:rPr>
        <w:t xml:space="preserve"> </w:t>
      </w:r>
      <w:r w:rsidRPr="00164C02">
        <w:rPr>
          <w:rFonts w:ascii="David" w:hAnsi="David" w:cs="David" w:hint="eastAsia"/>
          <w:i/>
          <w:sz w:val="24"/>
          <w:szCs w:val="24"/>
          <w:rtl/>
        </w:rPr>
        <w:t>שיקבעו</w:t>
      </w:r>
      <w:r w:rsidRPr="00164C02">
        <w:rPr>
          <w:rFonts w:ascii="David" w:hAnsi="David" w:cs="David"/>
          <w:i/>
          <w:sz w:val="24"/>
          <w:szCs w:val="24"/>
          <w:rtl/>
        </w:rPr>
        <w:t xml:space="preserve"> </w:t>
      </w:r>
      <w:r w:rsidRPr="00164C02">
        <w:rPr>
          <w:rFonts w:ascii="David" w:hAnsi="David" w:cs="David" w:hint="eastAsia"/>
          <w:i/>
          <w:sz w:val="24"/>
          <w:szCs w:val="24"/>
          <w:rtl/>
        </w:rPr>
        <w:t>ויאושרו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לדוגמא</w:t>
      </w:r>
      <w:r w:rsidRPr="00164C02">
        <w:rPr>
          <w:rFonts w:ascii="David" w:hAnsi="David" w:cs="David"/>
          <w:i/>
          <w:sz w:val="24"/>
          <w:szCs w:val="24"/>
          <w:rtl/>
        </w:rPr>
        <w:t xml:space="preserve"> </w:t>
      </w:r>
      <w:r w:rsidRPr="00164C02">
        <w:rPr>
          <w:rFonts w:ascii="David" w:hAnsi="David" w:cs="David" w:hint="eastAsia"/>
          <w:i/>
          <w:sz w:val="24"/>
          <w:szCs w:val="24"/>
          <w:rtl/>
        </w:rPr>
        <w:t>ובמבואות</w:t>
      </w:r>
      <w:r w:rsidRPr="00164C02">
        <w:rPr>
          <w:rFonts w:ascii="David" w:hAnsi="David" w:cs="David"/>
          <w:i/>
          <w:sz w:val="24"/>
          <w:szCs w:val="24"/>
          <w:rtl/>
        </w:rPr>
        <w:t xml:space="preserve"> </w:t>
      </w:r>
      <w:r w:rsidRPr="00164C02">
        <w:rPr>
          <w:rFonts w:ascii="David" w:hAnsi="David" w:cs="David" w:hint="eastAsia"/>
          <w:i/>
          <w:sz w:val="24"/>
          <w:szCs w:val="24"/>
          <w:rtl/>
        </w:rPr>
        <w:t>הראשיות</w:t>
      </w:r>
      <w:r w:rsidRPr="00164C02">
        <w:rPr>
          <w:rFonts w:ascii="David" w:hAnsi="David" w:cs="David"/>
          <w:i/>
          <w:sz w:val="24"/>
          <w:szCs w:val="24"/>
          <w:rtl/>
        </w:rPr>
        <w:t xml:space="preserve"> </w:t>
      </w:r>
      <w:r w:rsidRPr="00164C02">
        <w:rPr>
          <w:rFonts w:ascii="David" w:hAnsi="David" w:cs="David" w:hint="eastAsia"/>
          <w:i/>
          <w:sz w:val="24"/>
          <w:szCs w:val="24"/>
          <w:rtl/>
        </w:rPr>
        <w:t>בלבד</w:t>
      </w:r>
      <w:r w:rsidRPr="00164C02">
        <w:rPr>
          <w:rFonts w:ascii="David" w:hAnsi="David" w:cs="David"/>
          <w:i/>
          <w:sz w:val="24"/>
          <w:szCs w:val="24"/>
          <w:rtl/>
        </w:rPr>
        <w:t>.</w:t>
      </w:r>
    </w:p>
    <w:p w14:paraId="155EC766"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70145D2F"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מצהיר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ידוע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חיונית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בשים</w:t>
      </w:r>
      <w:r w:rsidRPr="00164C02">
        <w:rPr>
          <w:rFonts w:ascii="David" w:hAnsi="David" w:cs="David"/>
          <w:i/>
          <w:sz w:val="24"/>
          <w:szCs w:val="24"/>
          <w:rtl/>
        </w:rPr>
        <w:t xml:space="preserve"> </w:t>
      </w:r>
      <w:r w:rsidRPr="00164C02">
        <w:rPr>
          <w:rFonts w:ascii="David" w:hAnsi="David" w:cs="David" w:hint="eastAsia"/>
          <w:i/>
          <w:sz w:val="24"/>
          <w:szCs w:val="24"/>
          <w:rtl/>
        </w:rPr>
        <w:t>לב</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שכל</w:t>
      </w:r>
      <w:r w:rsidRPr="00164C02">
        <w:rPr>
          <w:rFonts w:ascii="David" w:hAnsi="David" w:cs="David"/>
          <w:i/>
          <w:sz w:val="24"/>
          <w:szCs w:val="24"/>
          <w:rtl/>
        </w:rPr>
        <w:t xml:space="preserve"> </w:t>
      </w:r>
      <w:r w:rsidRPr="00164C02">
        <w:rPr>
          <w:rFonts w:ascii="David" w:hAnsi="David" w:cs="David" w:hint="eastAsia"/>
          <w:i/>
          <w:sz w:val="24"/>
          <w:szCs w:val="24"/>
          <w:rtl/>
        </w:rPr>
        <w:t>עיכוב</w:t>
      </w:r>
      <w:r w:rsidRPr="00164C02">
        <w:rPr>
          <w:rFonts w:ascii="David" w:hAnsi="David" w:cs="David"/>
          <w:i/>
          <w:sz w:val="24"/>
          <w:szCs w:val="24"/>
          <w:rtl/>
        </w:rPr>
        <w:t xml:space="preserve"> </w:t>
      </w:r>
      <w:r w:rsidRPr="00164C02">
        <w:rPr>
          <w:rFonts w:ascii="David" w:hAnsi="David" w:cs="David" w:hint="eastAsia"/>
          <w:i/>
          <w:sz w:val="24"/>
          <w:szCs w:val="24"/>
          <w:rtl/>
        </w:rPr>
        <w:t>בהשלמת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יגרום</w:t>
      </w:r>
      <w:r w:rsidRPr="00164C02">
        <w:rPr>
          <w:rFonts w:ascii="David" w:hAnsi="David" w:cs="David"/>
          <w:i/>
          <w:sz w:val="24"/>
          <w:szCs w:val="24"/>
          <w:rtl/>
        </w:rPr>
        <w:t xml:space="preserve"> </w:t>
      </w:r>
      <w:r w:rsidRPr="00164C02">
        <w:rPr>
          <w:rFonts w:ascii="David" w:hAnsi="David" w:cs="David" w:hint="eastAsia"/>
          <w:i/>
          <w:sz w:val="24"/>
          <w:szCs w:val="24"/>
          <w:rtl/>
        </w:rPr>
        <w:t>מאליו</w:t>
      </w:r>
      <w:r w:rsidRPr="00164C02">
        <w:rPr>
          <w:rFonts w:ascii="David" w:hAnsi="David" w:cs="David"/>
          <w:i/>
          <w:sz w:val="24"/>
          <w:szCs w:val="24"/>
          <w:rtl/>
        </w:rPr>
        <w:t xml:space="preserve"> </w:t>
      </w:r>
      <w:r w:rsidRPr="00164C02">
        <w:rPr>
          <w:rFonts w:ascii="David" w:hAnsi="David" w:cs="David" w:hint="eastAsia"/>
          <w:i/>
          <w:sz w:val="24"/>
          <w:szCs w:val="24"/>
          <w:rtl/>
        </w:rPr>
        <w:t>לעיכוב</w:t>
      </w:r>
      <w:r w:rsidRPr="00164C02">
        <w:rPr>
          <w:rFonts w:ascii="David" w:hAnsi="David" w:cs="David"/>
          <w:i/>
          <w:sz w:val="24"/>
          <w:szCs w:val="24"/>
          <w:rtl/>
        </w:rPr>
        <w:t xml:space="preserve"> </w:t>
      </w:r>
      <w:r w:rsidRPr="00164C02">
        <w:rPr>
          <w:rFonts w:ascii="David" w:hAnsi="David" w:cs="David" w:hint="eastAsia"/>
          <w:i/>
          <w:sz w:val="24"/>
          <w:szCs w:val="24"/>
          <w:rtl/>
        </w:rPr>
        <w:t>בשימוש</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למטרתם</w:t>
      </w:r>
      <w:r w:rsidRPr="00164C02">
        <w:rPr>
          <w:rFonts w:ascii="David" w:hAnsi="David" w:cs="David"/>
          <w:i/>
          <w:sz w:val="24"/>
          <w:szCs w:val="24"/>
          <w:rtl/>
        </w:rPr>
        <w:t>.</w:t>
      </w:r>
    </w:p>
    <w:p w14:paraId="5847B8B4"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איחור</w:t>
      </w:r>
      <w:r w:rsidRPr="00164C02">
        <w:rPr>
          <w:rFonts w:ascii="David" w:hAnsi="David" w:cs="David"/>
          <w:i/>
          <w:sz w:val="24"/>
          <w:szCs w:val="24"/>
          <w:rtl/>
        </w:rPr>
        <w:t xml:space="preserve"> </w:t>
      </w:r>
      <w:r w:rsidRPr="00164C02">
        <w:rPr>
          <w:rFonts w:ascii="David" w:hAnsi="David" w:cs="David" w:hint="eastAsia"/>
          <w:i/>
          <w:sz w:val="24"/>
          <w:szCs w:val="24"/>
          <w:rtl/>
        </w:rPr>
        <w:t>במסירת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10.13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כפיצוי</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ומוערך</w:t>
      </w:r>
      <w:r w:rsidRPr="00164C02">
        <w:rPr>
          <w:rFonts w:ascii="David" w:hAnsi="David" w:cs="David"/>
          <w:i/>
          <w:sz w:val="24"/>
          <w:szCs w:val="24"/>
          <w:rtl/>
        </w:rPr>
        <w:t xml:space="preserve"> </w:t>
      </w:r>
      <w:r w:rsidRPr="00164C02">
        <w:rPr>
          <w:rFonts w:ascii="David" w:hAnsi="David" w:cs="David" w:hint="eastAsia"/>
          <w:i/>
          <w:sz w:val="24"/>
          <w:szCs w:val="24"/>
          <w:rtl/>
        </w:rPr>
        <w:t>מראש</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השווה</w:t>
      </w:r>
      <w:r w:rsidRPr="00164C02">
        <w:rPr>
          <w:rFonts w:ascii="David" w:hAnsi="David" w:cs="David"/>
          <w:i/>
          <w:sz w:val="24"/>
          <w:szCs w:val="24"/>
          <w:rtl/>
        </w:rPr>
        <w:t xml:space="preserve"> </w:t>
      </w:r>
      <w:r w:rsidRPr="00164C02">
        <w:rPr>
          <w:rFonts w:ascii="David" w:hAnsi="David" w:cs="David" w:hint="eastAsia"/>
          <w:i/>
          <w:sz w:val="24"/>
          <w:szCs w:val="24"/>
          <w:rtl/>
        </w:rPr>
        <w:t>לעלות</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שיהא</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לשאת</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הפיצוי</w:t>
      </w:r>
      <w:r w:rsidRPr="00164C02">
        <w:rPr>
          <w:rFonts w:ascii="David" w:hAnsi="David" w:cs="David"/>
          <w:i/>
          <w:sz w:val="24"/>
          <w:szCs w:val="24"/>
          <w:rtl/>
        </w:rPr>
        <w:t xml:space="preserve"> </w:t>
      </w:r>
      <w:r w:rsidRPr="00164C02">
        <w:rPr>
          <w:rFonts w:ascii="David" w:hAnsi="David" w:cs="David" w:hint="eastAsia"/>
          <w:i/>
          <w:sz w:val="24"/>
          <w:szCs w:val="24"/>
          <w:rtl/>
        </w:rPr>
        <w:t>לרוכשי</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מהמזמין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איחור</w:t>
      </w:r>
      <w:r w:rsidRPr="00164C02">
        <w:rPr>
          <w:rFonts w:ascii="David" w:hAnsi="David" w:cs="David"/>
          <w:i/>
          <w:sz w:val="24"/>
          <w:szCs w:val="24"/>
          <w:rtl/>
        </w:rPr>
        <w:t xml:space="preserve"> </w:t>
      </w:r>
      <w:r w:rsidRPr="00164C02">
        <w:rPr>
          <w:rFonts w:ascii="David" w:hAnsi="David" w:cs="David" w:hint="eastAsia"/>
          <w:i/>
          <w:sz w:val="24"/>
          <w:szCs w:val="24"/>
          <w:rtl/>
        </w:rPr>
        <w:t>במסירת</w:t>
      </w:r>
      <w:r w:rsidRPr="00164C02">
        <w:rPr>
          <w:rFonts w:ascii="David" w:hAnsi="David" w:cs="David"/>
          <w:i/>
          <w:sz w:val="24"/>
          <w:szCs w:val="24"/>
          <w:rtl/>
        </w:rPr>
        <w:t xml:space="preserve"> </w:t>
      </w:r>
      <w:r w:rsidRPr="00164C02">
        <w:rPr>
          <w:rFonts w:ascii="David" w:hAnsi="David" w:cs="David" w:hint="eastAsia"/>
          <w:i/>
          <w:sz w:val="24"/>
          <w:szCs w:val="24"/>
          <w:rtl/>
        </w:rPr>
        <w:t>היחידות</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עלויות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שיאושרו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סמנכ</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ההנדסה</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5285A921"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הפיצוי</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כשהמדד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כנקוב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והמדד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שהתפרסם</w:t>
      </w:r>
      <w:r w:rsidRPr="00164C02">
        <w:rPr>
          <w:rFonts w:ascii="David" w:hAnsi="David" w:cs="David"/>
          <w:i/>
          <w:sz w:val="24"/>
          <w:szCs w:val="24"/>
          <w:rtl/>
        </w:rPr>
        <w:t xml:space="preserve"> </w:t>
      </w:r>
      <w:r w:rsidRPr="00164C02">
        <w:rPr>
          <w:rFonts w:ascii="David" w:hAnsi="David" w:cs="David" w:hint="eastAsia"/>
          <w:i/>
          <w:sz w:val="24"/>
          <w:szCs w:val="24"/>
          <w:rtl/>
        </w:rPr>
        <w:t>לאחרונה</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w:t>
      </w:r>
    </w:p>
    <w:p w14:paraId="6CB64BB9"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סכומי</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לגבותם</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2883F843"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נקבע</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הערכה</w:t>
      </w:r>
      <w:r w:rsidRPr="00164C02">
        <w:rPr>
          <w:rFonts w:ascii="David" w:hAnsi="David" w:cs="David"/>
          <w:i/>
          <w:sz w:val="24"/>
          <w:szCs w:val="24"/>
          <w:rtl/>
        </w:rPr>
        <w:t xml:space="preserve"> </w:t>
      </w:r>
      <w:r w:rsidRPr="00164C02">
        <w:rPr>
          <w:rFonts w:ascii="David" w:hAnsi="David" w:cs="David" w:hint="eastAsia"/>
          <w:i/>
          <w:sz w:val="24"/>
          <w:szCs w:val="24"/>
          <w:rtl/>
        </w:rPr>
        <w:t>שקולה</w:t>
      </w:r>
      <w:r w:rsidRPr="00164C02">
        <w:rPr>
          <w:rFonts w:ascii="David" w:hAnsi="David" w:cs="David"/>
          <w:i/>
          <w:sz w:val="24"/>
          <w:szCs w:val="24"/>
          <w:rtl/>
        </w:rPr>
        <w:t xml:space="preserve"> </w:t>
      </w:r>
      <w:r w:rsidRPr="00164C02">
        <w:rPr>
          <w:rFonts w:ascii="David" w:hAnsi="David" w:cs="David" w:hint="eastAsia"/>
          <w:i/>
          <w:sz w:val="24"/>
          <w:szCs w:val="24"/>
          <w:rtl/>
        </w:rPr>
        <w:t>וזהירה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מינימום</w:t>
      </w:r>
      <w:r w:rsidRPr="00164C02">
        <w:rPr>
          <w:rFonts w:ascii="David" w:hAnsi="David" w:cs="David"/>
          <w:i/>
          <w:sz w:val="24"/>
          <w:szCs w:val="24"/>
          <w:rtl/>
        </w:rPr>
        <w:t xml:space="preserve"> </w:t>
      </w:r>
      <w:r w:rsidRPr="00164C02">
        <w:rPr>
          <w:rFonts w:ascii="David" w:hAnsi="David" w:cs="David" w:hint="eastAsia"/>
          <w:i/>
          <w:sz w:val="24"/>
          <w:szCs w:val="24"/>
          <w:rtl/>
        </w:rPr>
        <w:t>הנזקים</w:t>
      </w:r>
      <w:r w:rsidRPr="00164C02">
        <w:rPr>
          <w:rFonts w:ascii="David" w:hAnsi="David" w:cs="David"/>
          <w:i/>
          <w:sz w:val="24"/>
          <w:szCs w:val="24"/>
          <w:rtl/>
        </w:rPr>
        <w:t xml:space="preserve"> </w:t>
      </w:r>
      <w:r w:rsidRPr="00164C02">
        <w:rPr>
          <w:rFonts w:ascii="David" w:hAnsi="David" w:cs="David" w:hint="eastAsia"/>
          <w:i/>
          <w:sz w:val="24"/>
          <w:szCs w:val="24"/>
          <w:rtl/>
        </w:rPr>
        <w:t>שיגרמו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אולם</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והנזק</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יעלה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סכומי</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לכסוי</w:t>
      </w:r>
      <w:r w:rsidRPr="00164C02">
        <w:rPr>
          <w:rFonts w:ascii="David" w:hAnsi="David" w:cs="David"/>
          <w:i/>
          <w:sz w:val="24"/>
          <w:szCs w:val="24"/>
          <w:rtl/>
        </w:rPr>
        <w:t xml:space="preserve"> </w:t>
      </w:r>
      <w:r w:rsidRPr="00164C02">
        <w:rPr>
          <w:rFonts w:ascii="David" w:hAnsi="David" w:cs="David" w:hint="eastAsia"/>
          <w:i/>
          <w:sz w:val="24"/>
          <w:szCs w:val="24"/>
          <w:rtl/>
        </w:rPr>
        <w:t>הנזק</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w:t>
      </w:r>
    </w:p>
    <w:p w14:paraId="69D7E626"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לשחרר</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מאיזה</w:t>
      </w:r>
      <w:r w:rsidRPr="00164C02">
        <w:rPr>
          <w:rFonts w:ascii="David" w:hAnsi="David" w:cs="David"/>
          <w:i/>
          <w:sz w:val="24"/>
          <w:szCs w:val="24"/>
          <w:rtl/>
        </w:rPr>
        <w:t xml:space="preserve"> </w:t>
      </w:r>
      <w:r w:rsidRPr="00164C02">
        <w:rPr>
          <w:rFonts w:ascii="David" w:hAnsi="David" w:cs="David" w:hint="eastAsia"/>
          <w:i/>
          <w:sz w:val="24"/>
          <w:szCs w:val="24"/>
          <w:rtl/>
        </w:rPr>
        <w:t>מהתחייבויותיו</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1AA52868"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התואם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המאושר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ונציג</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ולשלבן</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תעוכב</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שהיא</w:t>
      </w:r>
      <w:r w:rsidRPr="00164C02">
        <w:rPr>
          <w:rFonts w:ascii="David" w:hAnsi="David" w:cs="David"/>
          <w:i/>
          <w:sz w:val="24"/>
          <w:szCs w:val="24"/>
          <w:rtl/>
        </w:rPr>
        <w:t>.</w:t>
      </w:r>
    </w:p>
    <w:p w14:paraId="4D0BE72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לדווח</w:t>
      </w:r>
      <w:r w:rsidRPr="00164C02">
        <w:rPr>
          <w:rFonts w:ascii="David" w:hAnsi="David" w:cs="David"/>
          <w:i/>
          <w:sz w:val="24"/>
          <w:szCs w:val="24"/>
          <w:rtl/>
        </w:rPr>
        <w:t xml:space="preserve"> </w:t>
      </w:r>
      <w:r w:rsidRPr="00164C02">
        <w:rPr>
          <w:rFonts w:ascii="David" w:hAnsi="David" w:cs="David" w:hint="eastAsia"/>
          <w:i/>
          <w:sz w:val="24"/>
          <w:szCs w:val="24"/>
          <w:rtl/>
        </w:rPr>
        <w:t>מדי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בדיווח</w:t>
      </w:r>
      <w:r w:rsidRPr="00164C02">
        <w:rPr>
          <w:rFonts w:ascii="David" w:hAnsi="David" w:cs="David"/>
          <w:i/>
          <w:sz w:val="24"/>
          <w:szCs w:val="24"/>
          <w:rtl/>
        </w:rPr>
        <w:t xml:space="preserve"> </w:t>
      </w:r>
      <w:r w:rsidRPr="00164C02">
        <w:rPr>
          <w:rFonts w:ascii="David" w:hAnsi="David" w:cs="David" w:hint="eastAsia"/>
          <w:i/>
          <w:sz w:val="24"/>
          <w:szCs w:val="24"/>
          <w:rtl/>
        </w:rPr>
        <w:t>פרטני</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ועבודות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ולעדכן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בתוכנת</w:t>
      </w:r>
      <w:r w:rsidRPr="00164C02">
        <w:rPr>
          <w:rFonts w:ascii="David" w:hAnsi="David" w:cs="David"/>
          <w:i/>
          <w:sz w:val="24"/>
          <w:szCs w:val="24"/>
          <w:rtl/>
        </w:rPr>
        <w:t xml:space="preserve"> "</w:t>
      </w:r>
      <w:r w:rsidRPr="00164C02">
        <w:rPr>
          <w:rFonts w:ascii="David" w:hAnsi="David" w:cs="David"/>
          <w:i/>
          <w:sz w:val="24"/>
          <w:szCs w:val="24"/>
        </w:rPr>
        <w:t>m.s. Project</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בתוכנה</w:t>
      </w:r>
      <w:r w:rsidRPr="00164C02">
        <w:rPr>
          <w:rFonts w:ascii="David" w:hAnsi="David" w:cs="David"/>
          <w:i/>
          <w:sz w:val="24"/>
          <w:szCs w:val="24"/>
          <w:rtl/>
        </w:rPr>
        <w:t xml:space="preserve"> </w:t>
      </w:r>
      <w:r w:rsidRPr="00164C02">
        <w:rPr>
          <w:rFonts w:ascii="David" w:hAnsi="David" w:cs="David" w:hint="eastAsia"/>
          <w:i/>
          <w:sz w:val="24"/>
          <w:szCs w:val="24"/>
          <w:rtl/>
        </w:rPr>
        <w:t>דומה</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ולהנחת</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w:t>
      </w:r>
    </w:p>
    <w:p w14:paraId="5CAEFCE2" w14:textId="77777777" w:rsidR="00EF4F1C" w:rsidRPr="00164C02" w:rsidRDefault="00EF4F1C" w:rsidP="0044573C">
      <w:pPr>
        <w:spacing w:after="0" w:afterAutospacing="0" w:line="240" w:lineRule="auto"/>
        <w:ind w:left="799"/>
        <w:rPr>
          <w:rFonts w:ascii="David" w:hAnsi="David" w:cs="David"/>
          <w:i/>
          <w:sz w:val="24"/>
          <w:szCs w:val="24"/>
          <w:rtl/>
        </w:rPr>
      </w:pPr>
      <w:r w:rsidRPr="00164C02">
        <w:rPr>
          <w:rFonts w:ascii="David" w:hAnsi="David" w:cs="David" w:hint="eastAsia"/>
          <w:i/>
          <w:sz w:val="24"/>
          <w:szCs w:val="24"/>
          <w:rtl/>
        </w:rPr>
        <w:t>עדכון</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והשינויים</w:t>
      </w:r>
      <w:r w:rsidRPr="00164C02">
        <w:rPr>
          <w:rFonts w:ascii="David" w:hAnsi="David" w:cs="David"/>
          <w:i/>
          <w:sz w:val="24"/>
          <w:szCs w:val="24"/>
          <w:rtl/>
        </w:rPr>
        <w:t xml:space="preserve"> </w:t>
      </w:r>
      <w:r w:rsidRPr="00164C02">
        <w:rPr>
          <w:rFonts w:ascii="David" w:hAnsi="David" w:cs="David" w:hint="eastAsia"/>
          <w:i/>
          <w:sz w:val="24"/>
          <w:szCs w:val="24"/>
          <w:rtl/>
        </w:rPr>
        <w:t>שיתחייבו</w:t>
      </w:r>
      <w:r w:rsidRPr="00164C02">
        <w:rPr>
          <w:rFonts w:ascii="David" w:hAnsi="David" w:cs="David"/>
          <w:i/>
          <w:sz w:val="24"/>
          <w:szCs w:val="24"/>
          <w:rtl/>
        </w:rPr>
        <w:t xml:space="preserve"> </w:t>
      </w:r>
      <w:r w:rsidRPr="00164C02">
        <w:rPr>
          <w:rFonts w:ascii="David" w:hAnsi="David" w:cs="David" w:hint="eastAsia"/>
          <w:i/>
          <w:sz w:val="24"/>
          <w:szCs w:val="24"/>
          <w:rtl/>
        </w:rPr>
        <w:t>מכך</w:t>
      </w:r>
      <w:r w:rsidRPr="00164C02">
        <w:rPr>
          <w:rFonts w:ascii="David" w:hAnsi="David" w:cs="David"/>
          <w:i/>
          <w:sz w:val="24"/>
          <w:szCs w:val="24"/>
          <w:rtl/>
        </w:rPr>
        <w:t xml:space="preserve"> </w:t>
      </w:r>
      <w:r w:rsidRPr="00164C02">
        <w:rPr>
          <w:rFonts w:ascii="David" w:hAnsi="David" w:cs="David" w:hint="eastAsia"/>
          <w:i/>
          <w:sz w:val="24"/>
          <w:szCs w:val="24"/>
          <w:rtl/>
        </w:rPr>
        <w:t>מיועדים</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מנת</w:t>
      </w:r>
      <w:r w:rsidRPr="00164C02">
        <w:rPr>
          <w:rFonts w:ascii="David" w:hAnsi="David" w:cs="David"/>
          <w:i/>
          <w:sz w:val="24"/>
          <w:szCs w:val="24"/>
          <w:rtl/>
        </w:rPr>
        <w:t xml:space="preserve"> </w:t>
      </w:r>
      <w:r w:rsidRPr="00164C02">
        <w:rPr>
          <w:rFonts w:ascii="David" w:hAnsi="David" w:cs="David" w:hint="eastAsia"/>
          <w:i/>
          <w:sz w:val="24"/>
          <w:szCs w:val="24"/>
          <w:rtl/>
        </w:rPr>
        <w:t>לשקף</w:t>
      </w:r>
      <w:r w:rsidRPr="00164C02">
        <w:rPr>
          <w:rFonts w:ascii="David" w:hAnsi="David" w:cs="David"/>
          <w:i/>
          <w:sz w:val="24"/>
          <w:szCs w:val="24"/>
          <w:rtl/>
        </w:rPr>
        <w:t xml:space="preserve"> </w:t>
      </w:r>
      <w:r w:rsidRPr="00164C02">
        <w:rPr>
          <w:rFonts w:ascii="David" w:hAnsi="David" w:cs="David" w:hint="eastAsia"/>
          <w:i/>
          <w:sz w:val="24"/>
          <w:szCs w:val="24"/>
          <w:rtl/>
        </w:rPr>
        <w:t>סדר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הקשר</w:t>
      </w:r>
      <w:r w:rsidRPr="00164C02">
        <w:rPr>
          <w:rFonts w:ascii="David" w:hAnsi="David" w:cs="David"/>
          <w:i/>
          <w:sz w:val="24"/>
          <w:szCs w:val="24"/>
          <w:rtl/>
        </w:rPr>
        <w:t xml:space="preserve"> </w:t>
      </w:r>
      <w:r w:rsidRPr="00164C02">
        <w:rPr>
          <w:rFonts w:ascii="David" w:hAnsi="David" w:cs="David" w:hint="eastAsia"/>
          <w:i/>
          <w:sz w:val="24"/>
          <w:szCs w:val="24"/>
          <w:rtl/>
        </w:rPr>
        <w:t>ביניהן</w:t>
      </w:r>
      <w:r w:rsidRPr="00164C02">
        <w:rPr>
          <w:rFonts w:ascii="David" w:hAnsi="David" w:cs="David"/>
          <w:i/>
          <w:sz w:val="24"/>
          <w:szCs w:val="24"/>
          <w:rtl/>
        </w:rPr>
        <w:t xml:space="preserve"> </w:t>
      </w:r>
      <w:r w:rsidRPr="00164C02">
        <w:rPr>
          <w:rFonts w:ascii="David" w:hAnsi="David" w:cs="David" w:hint="eastAsia"/>
          <w:i/>
          <w:sz w:val="24"/>
          <w:szCs w:val="24"/>
          <w:rtl/>
        </w:rPr>
        <w:t>והזמן</w:t>
      </w:r>
      <w:r w:rsidRPr="00164C02">
        <w:rPr>
          <w:rFonts w:ascii="David" w:hAnsi="David" w:cs="David"/>
          <w:i/>
          <w:sz w:val="24"/>
          <w:szCs w:val="24"/>
          <w:rtl/>
        </w:rPr>
        <w:t xml:space="preserve"> </w:t>
      </w:r>
      <w:r w:rsidRPr="00164C02">
        <w:rPr>
          <w:rFonts w:ascii="David" w:hAnsi="David" w:cs="David" w:hint="eastAsia"/>
          <w:i/>
          <w:sz w:val="24"/>
          <w:szCs w:val="24"/>
          <w:rtl/>
        </w:rPr>
        <w:t>המוקצב</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ואין</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לקבוע</w:t>
      </w:r>
      <w:r w:rsidRPr="00164C02">
        <w:rPr>
          <w:rFonts w:ascii="David" w:hAnsi="David" w:cs="David"/>
          <w:i/>
          <w:sz w:val="24"/>
          <w:szCs w:val="24"/>
          <w:rtl/>
        </w:rPr>
        <w:t xml:space="preserve"> </w:t>
      </w:r>
      <w:r w:rsidRPr="00164C02">
        <w:rPr>
          <w:rFonts w:ascii="David" w:hAnsi="David" w:cs="David" w:hint="eastAsia"/>
          <w:i/>
          <w:sz w:val="24"/>
          <w:szCs w:val="24"/>
          <w:rtl/>
        </w:rPr>
        <w:t>תאריכים</w:t>
      </w:r>
      <w:r w:rsidRPr="00164C02">
        <w:rPr>
          <w:rFonts w:ascii="David" w:hAnsi="David" w:cs="David"/>
          <w:i/>
          <w:sz w:val="24"/>
          <w:szCs w:val="24"/>
          <w:rtl/>
        </w:rPr>
        <w:t xml:space="preserve"> </w:t>
      </w:r>
      <w:r w:rsidRPr="00164C02">
        <w:rPr>
          <w:rFonts w:ascii="David" w:hAnsi="David" w:cs="David" w:hint="eastAsia"/>
          <w:i/>
          <w:sz w:val="24"/>
          <w:szCs w:val="24"/>
          <w:rtl/>
        </w:rPr>
        <w:t>חדשים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להקדים</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שנקבעו</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בגינם</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3.1.10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לשחרר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מהתחייבותו</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w:t>
      </w:r>
    </w:p>
    <w:p w14:paraId="40285BC5"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למרות</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הקבועים</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קובע</w:t>
      </w:r>
      <w:r w:rsidRPr="00164C02">
        <w:rPr>
          <w:rFonts w:ascii="David" w:hAnsi="David" w:cs="David"/>
          <w:i/>
          <w:sz w:val="24"/>
          <w:szCs w:val="24"/>
          <w:rtl/>
        </w:rPr>
        <w:t xml:space="preserve"> </w:t>
      </w:r>
      <w:r w:rsidRPr="00164C02">
        <w:rPr>
          <w:rFonts w:ascii="David" w:hAnsi="David" w:cs="David" w:hint="eastAsia"/>
          <w:i/>
          <w:sz w:val="24"/>
          <w:szCs w:val="24"/>
          <w:rtl/>
        </w:rPr>
        <w:t>בלעדית</w:t>
      </w:r>
      <w:r w:rsidRPr="00164C02">
        <w:rPr>
          <w:rFonts w:ascii="David" w:hAnsi="David" w:cs="David"/>
          <w:i/>
          <w:sz w:val="24"/>
          <w:szCs w:val="24"/>
          <w:rtl/>
        </w:rPr>
        <w:t xml:space="preserve"> </w:t>
      </w:r>
      <w:r w:rsidRPr="00164C02">
        <w:rPr>
          <w:rFonts w:ascii="David" w:hAnsi="David" w:cs="David" w:hint="eastAsia"/>
          <w:i/>
          <w:sz w:val="24"/>
          <w:szCs w:val="24"/>
          <w:rtl/>
        </w:rPr>
        <w:t>באיזה</w:t>
      </w:r>
      <w:r w:rsidRPr="00164C02">
        <w:rPr>
          <w:rFonts w:ascii="David" w:hAnsi="David" w:cs="David"/>
          <w:i/>
          <w:sz w:val="24"/>
          <w:szCs w:val="24"/>
          <w:rtl/>
        </w:rPr>
        <w:t xml:space="preserve"> </w:t>
      </w:r>
      <w:r w:rsidRPr="00164C02">
        <w:rPr>
          <w:rFonts w:ascii="David" w:hAnsi="David" w:cs="David" w:hint="eastAsia"/>
          <w:i/>
          <w:sz w:val="24"/>
          <w:szCs w:val="24"/>
          <w:rtl/>
        </w:rPr>
        <w:t>מועדים</w:t>
      </w:r>
      <w:r w:rsidRPr="00164C02">
        <w:rPr>
          <w:rFonts w:ascii="David" w:hAnsi="David" w:cs="David"/>
          <w:i/>
          <w:sz w:val="24"/>
          <w:szCs w:val="24"/>
          <w:rtl/>
        </w:rPr>
        <w:t xml:space="preserve"> </w:t>
      </w:r>
      <w:r w:rsidRPr="00164C02">
        <w:rPr>
          <w:rFonts w:ascii="David" w:hAnsi="David" w:cs="David" w:hint="eastAsia"/>
          <w:i/>
          <w:sz w:val="24"/>
          <w:szCs w:val="24"/>
          <w:rtl/>
        </w:rPr>
        <w:t>תתבצענה</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ויהא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להורות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מועדי</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ולשנות</w:t>
      </w:r>
      <w:r w:rsidRPr="00164C02">
        <w:rPr>
          <w:rFonts w:ascii="David" w:hAnsi="David" w:cs="David"/>
          <w:i/>
          <w:sz w:val="24"/>
          <w:szCs w:val="24"/>
          <w:rtl/>
        </w:rPr>
        <w:t xml:space="preserve"> </w:t>
      </w:r>
      <w:r w:rsidRPr="00164C02">
        <w:rPr>
          <w:rFonts w:ascii="David" w:hAnsi="David" w:cs="David" w:hint="eastAsia"/>
          <w:i/>
          <w:sz w:val="24"/>
          <w:szCs w:val="24"/>
          <w:rtl/>
        </w:rPr>
        <w:t>מועדים</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להאט</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מהעבודות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שלהם</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שנחתמה</w:t>
      </w:r>
      <w:r w:rsidRPr="00164C02">
        <w:rPr>
          <w:rFonts w:ascii="David" w:hAnsi="David" w:cs="David"/>
          <w:i/>
          <w:sz w:val="24"/>
          <w:szCs w:val="24"/>
          <w:rtl/>
        </w:rPr>
        <w:t xml:space="preserve"> </w:t>
      </w:r>
      <w:r w:rsidRPr="00164C02">
        <w:rPr>
          <w:rFonts w:ascii="David" w:hAnsi="David" w:cs="David" w:hint="eastAsia"/>
          <w:i/>
          <w:sz w:val="24"/>
          <w:szCs w:val="24"/>
          <w:rtl/>
        </w:rPr>
        <w:t>בקשת</w:t>
      </w:r>
      <w:r w:rsidRPr="00164C02">
        <w:rPr>
          <w:rFonts w:ascii="David" w:hAnsi="David" w:cs="David"/>
          <w:i/>
          <w:sz w:val="24"/>
          <w:szCs w:val="24"/>
          <w:rtl/>
        </w:rPr>
        <w:t xml:space="preserve"> </w:t>
      </w:r>
      <w:r w:rsidRPr="00164C02">
        <w:rPr>
          <w:rFonts w:ascii="David" w:hAnsi="David" w:cs="David" w:hint="eastAsia"/>
          <w:i/>
          <w:sz w:val="24"/>
          <w:szCs w:val="24"/>
          <w:rtl/>
        </w:rPr>
        <w:t>התקשרות</w:t>
      </w:r>
      <w:r w:rsidRPr="00164C02">
        <w:rPr>
          <w:rFonts w:ascii="David" w:hAnsi="David" w:cs="David"/>
          <w:i/>
          <w:sz w:val="24"/>
          <w:szCs w:val="24"/>
          <w:rtl/>
        </w:rPr>
        <w:t xml:space="preserve"> </w:t>
      </w:r>
      <w:r w:rsidRPr="00164C02">
        <w:rPr>
          <w:rFonts w:ascii="David" w:hAnsi="David" w:cs="David" w:hint="eastAsia"/>
          <w:i/>
          <w:sz w:val="24"/>
          <w:szCs w:val="24"/>
          <w:rtl/>
        </w:rPr>
        <w:t>לרכישת</w:t>
      </w:r>
      <w:r w:rsidRPr="00164C02">
        <w:rPr>
          <w:rFonts w:ascii="David" w:hAnsi="David" w:cs="David"/>
          <w:i/>
          <w:sz w:val="24"/>
          <w:szCs w:val="24"/>
          <w:rtl/>
        </w:rPr>
        <w:t xml:space="preserve"> </w:t>
      </w:r>
      <w:r w:rsidRPr="00164C02">
        <w:rPr>
          <w:rFonts w:ascii="David" w:hAnsi="David" w:cs="David" w:hint="eastAsia"/>
          <w:i/>
          <w:sz w:val="24"/>
          <w:szCs w:val="24"/>
          <w:rtl/>
        </w:rPr>
        <w:t>הדירה</w:t>
      </w:r>
      <w:r w:rsidRPr="00164C02">
        <w:rPr>
          <w:rFonts w:ascii="David" w:hAnsi="David" w:cs="David"/>
          <w:i/>
          <w:sz w:val="24"/>
          <w:szCs w:val="24"/>
          <w:rtl/>
        </w:rPr>
        <w:t xml:space="preserve">) </w:t>
      </w:r>
      <w:r w:rsidRPr="00164C02">
        <w:rPr>
          <w:rFonts w:ascii="David" w:hAnsi="David" w:cs="David" w:hint="eastAsia"/>
          <w:i/>
          <w:sz w:val="24"/>
          <w:szCs w:val="24"/>
          <w:rtl/>
        </w:rPr>
        <w:t>ולעכב</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ארונות</w:t>
      </w:r>
      <w:r w:rsidRPr="00164C02">
        <w:rPr>
          <w:rFonts w:ascii="David" w:hAnsi="David" w:cs="David"/>
          <w:i/>
          <w:sz w:val="24"/>
          <w:szCs w:val="24"/>
          <w:rtl/>
        </w:rPr>
        <w:t xml:space="preserve">, </w:t>
      </w:r>
      <w:r w:rsidRPr="00164C02">
        <w:rPr>
          <w:rFonts w:ascii="David" w:hAnsi="David" w:cs="David" w:hint="eastAsia"/>
          <w:i/>
          <w:sz w:val="24"/>
          <w:szCs w:val="24"/>
          <w:rtl/>
        </w:rPr>
        <w:t>משטח</w:t>
      </w:r>
      <w:r w:rsidRPr="00164C02">
        <w:rPr>
          <w:rFonts w:ascii="David" w:hAnsi="David" w:cs="David"/>
          <w:i/>
          <w:sz w:val="24"/>
          <w:szCs w:val="24"/>
          <w:rtl/>
        </w:rPr>
        <w:t xml:space="preserve"> (</w:t>
      </w:r>
      <w:r w:rsidRPr="00164C02">
        <w:rPr>
          <w:rFonts w:ascii="David" w:hAnsi="David" w:cs="David" w:hint="eastAsia"/>
          <w:i/>
          <w:sz w:val="24"/>
          <w:szCs w:val="24"/>
          <w:rtl/>
        </w:rPr>
        <w:t>שיש</w:t>
      </w:r>
      <w:r w:rsidRPr="00164C02">
        <w:rPr>
          <w:rFonts w:ascii="David" w:hAnsi="David" w:cs="David"/>
          <w:i/>
          <w:sz w:val="24"/>
          <w:szCs w:val="24"/>
          <w:rtl/>
        </w:rPr>
        <w:t xml:space="preserve">), </w:t>
      </w:r>
      <w:r w:rsidRPr="00164C02">
        <w:rPr>
          <w:rFonts w:ascii="David" w:hAnsi="David" w:cs="David" w:hint="eastAsia"/>
          <w:i/>
          <w:sz w:val="24"/>
          <w:szCs w:val="24"/>
          <w:rtl/>
        </w:rPr>
        <w:t>כיור</w:t>
      </w:r>
      <w:r w:rsidRPr="00164C02">
        <w:rPr>
          <w:rFonts w:ascii="David" w:hAnsi="David" w:cs="David"/>
          <w:i/>
          <w:sz w:val="24"/>
          <w:szCs w:val="24"/>
          <w:rtl/>
        </w:rPr>
        <w:t xml:space="preserve">, </w:t>
      </w:r>
      <w:r w:rsidRPr="00164C02">
        <w:rPr>
          <w:rFonts w:ascii="David" w:hAnsi="David" w:cs="David" w:hint="eastAsia"/>
          <w:i/>
          <w:sz w:val="24"/>
          <w:szCs w:val="24"/>
          <w:rtl/>
        </w:rPr>
        <w:t>סוללה</w:t>
      </w:r>
      <w:r w:rsidRPr="00164C02">
        <w:rPr>
          <w:rFonts w:ascii="David" w:hAnsi="David" w:cs="David"/>
          <w:i/>
          <w:sz w:val="24"/>
          <w:szCs w:val="24"/>
          <w:rtl/>
        </w:rPr>
        <w:t xml:space="preserve"> </w:t>
      </w:r>
      <w:r w:rsidRPr="00164C02">
        <w:rPr>
          <w:rFonts w:ascii="David" w:hAnsi="David" w:cs="David" w:hint="eastAsia"/>
          <w:i/>
          <w:sz w:val="24"/>
          <w:szCs w:val="24"/>
          <w:rtl/>
        </w:rPr>
        <w:t>וחיפוי</w:t>
      </w:r>
      <w:r w:rsidRPr="00164C02">
        <w:rPr>
          <w:rFonts w:ascii="David" w:hAnsi="David" w:cs="David"/>
          <w:i/>
          <w:sz w:val="24"/>
          <w:szCs w:val="24"/>
          <w:rtl/>
        </w:rPr>
        <w:t xml:space="preserve"> </w:t>
      </w:r>
      <w:r w:rsidRPr="00164C02">
        <w:rPr>
          <w:rFonts w:ascii="David" w:hAnsi="David" w:cs="David" w:hint="eastAsia"/>
          <w:i/>
          <w:sz w:val="24"/>
          <w:szCs w:val="24"/>
          <w:rtl/>
        </w:rPr>
        <w:t>קירות</w:t>
      </w:r>
      <w:r w:rsidRPr="00164C02">
        <w:rPr>
          <w:rFonts w:ascii="David" w:hAnsi="David" w:cs="David"/>
          <w:i/>
          <w:sz w:val="24"/>
          <w:szCs w:val="24"/>
          <w:rtl/>
        </w:rPr>
        <w:t xml:space="preserve"> </w:t>
      </w:r>
      <w:r w:rsidRPr="00164C02">
        <w:rPr>
          <w:rFonts w:ascii="David" w:hAnsi="David" w:cs="David" w:hint="eastAsia"/>
          <w:i/>
          <w:sz w:val="24"/>
          <w:szCs w:val="24"/>
          <w:rtl/>
        </w:rPr>
        <w:t>במטבח</w:t>
      </w:r>
      <w:r w:rsidRPr="00164C02">
        <w:rPr>
          <w:rFonts w:ascii="David" w:hAnsi="David" w:cs="David"/>
          <w:i/>
          <w:sz w:val="24"/>
          <w:szCs w:val="24"/>
          <w:rtl/>
        </w:rPr>
        <w:t xml:space="preserve">, </w:t>
      </w:r>
      <w:r w:rsidRPr="00164C02">
        <w:rPr>
          <w:rFonts w:ascii="David" w:hAnsi="David" w:cs="David" w:hint="eastAsia"/>
          <w:i/>
          <w:sz w:val="24"/>
          <w:szCs w:val="24"/>
          <w:rtl/>
        </w:rPr>
        <w:t>ריצוף</w:t>
      </w:r>
      <w:r w:rsidRPr="00164C02">
        <w:rPr>
          <w:rFonts w:ascii="David" w:hAnsi="David" w:cs="David"/>
          <w:i/>
          <w:sz w:val="24"/>
          <w:szCs w:val="24"/>
          <w:rtl/>
        </w:rPr>
        <w:t xml:space="preserve">, </w:t>
      </w:r>
      <w:r w:rsidRPr="00164C02">
        <w:rPr>
          <w:rFonts w:ascii="David" w:hAnsi="David" w:cs="David" w:hint="eastAsia"/>
          <w:i/>
          <w:sz w:val="24"/>
          <w:szCs w:val="24"/>
          <w:rtl/>
        </w:rPr>
        <w:t>הקמת</w:t>
      </w:r>
      <w:r w:rsidRPr="00164C02">
        <w:rPr>
          <w:rFonts w:ascii="David" w:hAnsi="David" w:cs="David"/>
          <w:i/>
          <w:sz w:val="24"/>
          <w:szCs w:val="24"/>
          <w:rtl/>
        </w:rPr>
        <w:t xml:space="preserve"> </w:t>
      </w:r>
      <w:r w:rsidRPr="00164C02">
        <w:rPr>
          <w:rFonts w:ascii="David" w:hAnsi="David" w:cs="David" w:hint="eastAsia"/>
          <w:i/>
          <w:sz w:val="24"/>
          <w:szCs w:val="24"/>
          <w:rtl/>
        </w:rPr>
        <w:t>מחיצות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ג</w:t>
      </w:r>
      <w:r w:rsidRPr="00164C02">
        <w:rPr>
          <w:rFonts w:ascii="David" w:hAnsi="David" w:cs="David"/>
          <w:i/>
          <w:sz w:val="24"/>
          <w:szCs w:val="24"/>
          <w:rtl/>
        </w:rPr>
        <w:t xml:space="preserve"> </w:t>
      </w:r>
      <w:r w:rsidRPr="00164C02">
        <w:rPr>
          <w:rFonts w:ascii="David" w:hAnsi="David" w:cs="David" w:hint="eastAsia"/>
          <w:i/>
          <w:sz w:val="24"/>
          <w:szCs w:val="24"/>
          <w:rtl/>
        </w:rPr>
        <w:t>ריצוף</w:t>
      </w:r>
      <w:r w:rsidRPr="00164C02">
        <w:rPr>
          <w:rFonts w:ascii="David" w:hAnsi="David" w:cs="David"/>
          <w:i/>
          <w:sz w:val="24"/>
          <w:szCs w:val="24"/>
          <w:rtl/>
        </w:rPr>
        <w:t xml:space="preserve">, </w:t>
      </w:r>
      <w:r w:rsidRPr="00164C02">
        <w:rPr>
          <w:rFonts w:ascii="David" w:hAnsi="David" w:cs="David" w:hint="eastAsia"/>
          <w:i/>
          <w:sz w:val="24"/>
          <w:szCs w:val="24"/>
          <w:rtl/>
        </w:rPr>
        <w:t>חיפוי</w:t>
      </w:r>
      <w:r w:rsidRPr="00164C02">
        <w:rPr>
          <w:rFonts w:ascii="David" w:hAnsi="David" w:cs="David"/>
          <w:i/>
          <w:sz w:val="24"/>
          <w:szCs w:val="24"/>
          <w:rtl/>
        </w:rPr>
        <w:t xml:space="preserve"> </w:t>
      </w:r>
      <w:r w:rsidRPr="00164C02">
        <w:rPr>
          <w:rFonts w:ascii="David" w:hAnsi="David" w:cs="David" w:hint="eastAsia"/>
          <w:i/>
          <w:sz w:val="24"/>
          <w:szCs w:val="24"/>
          <w:rtl/>
        </w:rPr>
        <w:t>קירות</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ארונות</w:t>
      </w:r>
      <w:r w:rsidRPr="00164C02">
        <w:rPr>
          <w:rFonts w:ascii="David" w:hAnsi="David" w:cs="David"/>
          <w:i/>
          <w:sz w:val="24"/>
          <w:szCs w:val="24"/>
          <w:rtl/>
        </w:rPr>
        <w:t xml:space="preserve">, </w:t>
      </w:r>
      <w:r w:rsidRPr="00164C02">
        <w:rPr>
          <w:rFonts w:ascii="David" w:hAnsi="David" w:cs="David" w:hint="eastAsia"/>
          <w:i/>
          <w:sz w:val="24"/>
          <w:szCs w:val="24"/>
          <w:rtl/>
        </w:rPr>
        <w:t>כלים</w:t>
      </w:r>
      <w:r w:rsidRPr="00164C02">
        <w:rPr>
          <w:rFonts w:ascii="David" w:hAnsi="David" w:cs="David"/>
          <w:i/>
          <w:sz w:val="24"/>
          <w:szCs w:val="24"/>
          <w:rtl/>
        </w:rPr>
        <w:t xml:space="preserve"> </w:t>
      </w:r>
      <w:r w:rsidRPr="00164C02">
        <w:rPr>
          <w:rFonts w:ascii="David" w:hAnsi="David" w:cs="David" w:hint="eastAsia"/>
          <w:i/>
          <w:sz w:val="24"/>
          <w:szCs w:val="24"/>
          <w:rtl/>
        </w:rPr>
        <w:t>סניטריים</w:t>
      </w:r>
      <w:r w:rsidRPr="00164C02">
        <w:rPr>
          <w:rFonts w:ascii="David" w:hAnsi="David" w:cs="David"/>
          <w:i/>
          <w:sz w:val="24"/>
          <w:szCs w:val="24"/>
          <w:rtl/>
        </w:rPr>
        <w:t xml:space="preserve"> </w:t>
      </w:r>
      <w:r w:rsidRPr="00164C02">
        <w:rPr>
          <w:rFonts w:ascii="David" w:hAnsi="David" w:cs="David" w:hint="eastAsia"/>
          <w:i/>
          <w:sz w:val="24"/>
          <w:szCs w:val="24"/>
          <w:rtl/>
        </w:rPr>
        <w:t>וסוללות</w:t>
      </w:r>
      <w:r w:rsidRPr="00164C02">
        <w:rPr>
          <w:rFonts w:ascii="David" w:hAnsi="David" w:cs="David"/>
          <w:i/>
          <w:sz w:val="24"/>
          <w:szCs w:val="24"/>
          <w:rtl/>
        </w:rPr>
        <w:t xml:space="preserve"> </w:t>
      </w:r>
      <w:r w:rsidRPr="00164C02">
        <w:rPr>
          <w:rFonts w:ascii="David" w:hAnsi="David" w:cs="David" w:hint="eastAsia"/>
          <w:i/>
          <w:sz w:val="24"/>
          <w:szCs w:val="24"/>
          <w:rtl/>
        </w:rPr>
        <w:t>בחדרים</w:t>
      </w:r>
      <w:r w:rsidRPr="00164C02">
        <w:rPr>
          <w:rFonts w:ascii="David" w:hAnsi="David" w:cs="David"/>
          <w:i/>
          <w:sz w:val="24"/>
          <w:szCs w:val="24"/>
          <w:rtl/>
        </w:rPr>
        <w:t xml:space="preserve"> </w:t>
      </w:r>
      <w:r w:rsidRPr="00164C02">
        <w:rPr>
          <w:rFonts w:ascii="David" w:hAnsi="David" w:cs="David" w:hint="eastAsia"/>
          <w:i/>
          <w:sz w:val="24"/>
          <w:szCs w:val="24"/>
          <w:rtl/>
        </w:rPr>
        <w:t>רטובים</w:t>
      </w:r>
      <w:r w:rsidRPr="00164C02">
        <w:rPr>
          <w:rFonts w:ascii="David" w:hAnsi="David" w:cs="David"/>
          <w:i/>
          <w:sz w:val="24"/>
          <w:szCs w:val="24"/>
          <w:rtl/>
        </w:rPr>
        <w:t xml:space="preserve"> </w:t>
      </w:r>
      <w:r w:rsidRPr="00164C02">
        <w:rPr>
          <w:rFonts w:ascii="David" w:hAnsi="David" w:cs="David" w:hint="eastAsia"/>
          <w:i/>
          <w:sz w:val="24"/>
          <w:szCs w:val="24"/>
          <w:rtl/>
        </w:rPr>
        <w:t>והתקנת</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מיזוג</w:t>
      </w:r>
      <w:r w:rsidRPr="00164C02">
        <w:rPr>
          <w:rFonts w:ascii="David" w:hAnsi="David" w:cs="David"/>
          <w:i/>
          <w:sz w:val="24"/>
          <w:szCs w:val="24"/>
          <w:rtl/>
        </w:rPr>
        <w:t xml:space="preserve"> </w:t>
      </w:r>
      <w:r w:rsidRPr="00164C02">
        <w:rPr>
          <w:rFonts w:ascii="David" w:hAnsi="David" w:cs="David" w:hint="eastAsia"/>
          <w:i/>
          <w:sz w:val="24"/>
          <w:szCs w:val="24"/>
          <w:rtl/>
        </w:rPr>
        <w:t>אויר</w:t>
      </w:r>
      <w:r w:rsidRPr="00164C02">
        <w:rPr>
          <w:rFonts w:ascii="David" w:hAnsi="David" w:cs="David"/>
          <w:i/>
          <w:sz w:val="24"/>
          <w:szCs w:val="24"/>
          <w:rtl/>
        </w:rPr>
        <w:t xml:space="preserve">, </w:t>
      </w:r>
      <w:r w:rsidRPr="00164C02">
        <w:rPr>
          <w:rFonts w:ascii="David" w:hAnsi="David" w:cs="David" w:hint="eastAsia"/>
          <w:i/>
          <w:sz w:val="24"/>
          <w:szCs w:val="24"/>
          <w:rtl/>
        </w:rPr>
        <w:t>מאיידים</w:t>
      </w:r>
      <w:r w:rsidRPr="00164C02">
        <w:rPr>
          <w:rFonts w:ascii="David" w:hAnsi="David" w:cs="David"/>
          <w:i/>
          <w:sz w:val="24"/>
          <w:szCs w:val="24"/>
          <w:rtl/>
        </w:rPr>
        <w:t xml:space="preserve"> </w:t>
      </w:r>
      <w:r w:rsidRPr="00164C02">
        <w:rPr>
          <w:rFonts w:ascii="David" w:hAnsi="David" w:cs="David" w:hint="eastAsia"/>
          <w:i/>
          <w:sz w:val="24"/>
          <w:szCs w:val="24"/>
          <w:rtl/>
        </w:rPr>
        <w:t>ומעבים</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שנדרשו</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שטרם</w:t>
      </w:r>
      <w:r w:rsidRPr="00164C02">
        <w:rPr>
          <w:rFonts w:ascii="David" w:hAnsi="David" w:cs="David"/>
          <w:i/>
          <w:sz w:val="24"/>
          <w:szCs w:val="24"/>
          <w:rtl/>
        </w:rPr>
        <w:t xml:space="preserve"> </w:t>
      </w:r>
      <w:r w:rsidRPr="00164C02">
        <w:rPr>
          <w:rFonts w:ascii="David" w:hAnsi="David" w:cs="David" w:hint="eastAsia"/>
          <w:i/>
          <w:sz w:val="24"/>
          <w:szCs w:val="24"/>
          <w:rtl/>
        </w:rPr>
        <w:t>נמכרו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להאיץ</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בחלק</w:t>
      </w:r>
      <w:r w:rsidRPr="00164C02">
        <w:rPr>
          <w:rFonts w:ascii="David" w:hAnsi="David" w:cs="David"/>
          <w:i/>
          <w:sz w:val="24"/>
          <w:szCs w:val="24"/>
          <w:rtl/>
        </w:rPr>
        <w:t xml:space="preserve"> </w:t>
      </w:r>
      <w:r w:rsidRPr="00164C02">
        <w:rPr>
          <w:rFonts w:ascii="David" w:hAnsi="David" w:cs="David" w:hint="eastAsia"/>
          <w:i/>
          <w:sz w:val="24"/>
          <w:szCs w:val="24"/>
          <w:rtl/>
        </w:rPr>
        <w:t>מהדירות</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ולפי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זו</w:t>
      </w:r>
      <w:r w:rsidRPr="00164C02">
        <w:rPr>
          <w:rFonts w:ascii="David" w:hAnsi="David" w:cs="David"/>
          <w:i/>
          <w:sz w:val="24"/>
          <w:szCs w:val="24"/>
          <w:rtl/>
        </w:rPr>
        <w:t xml:space="preserve"> </w:t>
      </w:r>
      <w:r w:rsidRPr="00164C02">
        <w:rPr>
          <w:rFonts w:ascii="David" w:hAnsi="David" w:cs="David" w:hint="eastAsia"/>
          <w:i/>
          <w:sz w:val="24"/>
          <w:szCs w:val="24"/>
          <w:rtl/>
        </w:rPr>
        <w:t>מנוגדת</w:t>
      </w:r>
      <w:r w:rsidRPr="00164C02">
        <w:rPr>
          <w:rFonts w:ascii="David" w:hAnsi="David" w:cs="David"/>
          <w:i/>
          <w:sz w:val="24"/>
          <w:szCs w:val="24"/>
          <w:rtl/>
        </w:rPr>
        <w:t xml:space="preserve"> </w:t>
      </w:r>
      <w:r w:rsidRPr="00164C02">
        <w:rPr>
          <w:rFonts w:ascii="David" w:hAnsi="David" w:cs="David" w:hint="eastAsia"/>
          <w:i/>
          <w:sz w:val="24"/>
          <w:szCs w:val="24"/>
          <w:rtl/>
        </w:rPr>
        <w:t>לסדר</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שקבע</w:t>
      </w:r>
      <w:r w:rsidRPr="00164C02">
        <w:rPr>
          <w:rFonts w:ascii="David" w:hAnsi="David" w:cs="David"/>
          <w:i/>
          <w:sz w:val="24"/>
          <w:szCs w:val="24"/>
          <w:rtl/>
        </w:rPr>
        <w:t xml:space="preserve"> </w:t>
      </w:r>
      <w:r w:rsidRPr="00164C02">
        <w:rPr>
          <w:rFonts w:ascii="David" w:hAnsi="David" w:cs="David" w:hint="eastAsia"/>
          <w:i/>
          <w:sz w:val="24"/>
          <w:szCs w:val="24"/>
          <w:rtl/>
        </w:rPr>
        <w:t>לעצמו</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יחד</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להבהיר</w:t>
      </w:r>
      <w:r w:rsidRPr="00164C02">
        <w:rPr>
          <w:rFonts w:ascii="David" w:hAnsi="David" w:cs="David"/>
          <w:i/>
          <w:sz w:val="24"/>
          <w:szCs w:val="24"/>
          <w:rtl/>
        </w:rPr>
        <w:t xml:space="preserve"> </w:t>
      </w:r>
      <w:r w:rsidRPr="00164C02">
        <w:rPr>
          <w:rFonts w:ascii="David" w:hAnsi="David" w:cs="David" w:hint="eastAsia"/>
          <w:i/>
          <w:sz w:val="24"/>
          <w:szCs w:val="24"/>
          <w:rtl/>
        </w:rPr>
        <w:t>עמדתו</w:t>
      </w:r>
      <w:r w:rsidRPr="00164C02">
        <w:rPr>
          <w:rFonts w:ascii="David" w:hAnsi="David" w:cs="David"/>
          <w:i/>
          <w:sz w:val="24"/>
          <w:szCs w:val="24"/>
          <w:rtl/>
        </w:rPr>
        <w:t xml:space="preserve"> </w:t>
      </w:r>
      <w:r w:rsidRPr="00164C02">
        <w:rPr>
          <w:rFonts w:ascii="David" w:hAnsi="David" w:cs="David" w:hint="eastAsia"/>
          <w:i/>
          <w:sz w:val="24"/>
          <w:szCs w:val="24"/>
          <w:rtl/>
        </w:rPr>
        <w:t>בפני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7555D18"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למניעת</w:t>
      </w:r>
      <w:r w:rsidRPr="00164C02">
        <w:rPr>
          <w:rFonts w:ascii="David" w:hAnsi="David" w:cs="David"/>
          <w:sz w:val="24"/>
          <w:szCs w:val="24"/>
          <w:rtl/>
        </w:rPr>
        <w:t xml:space="preserve"> </w:t>
      </w:r>
      <w:r w:rsidRPr="00164C02">
        <w:rPr>
          <w:rFonts w:ascii="David" w:hAnsi="David" w:cs="David" w:hint="cs"/>
          <w:sz w:val="24"/>
          <w:szCs w:val="24"/>
          <w:rtl/>
        </w:rPr>
        <w:t>ספקות</w:t>
      </w:r>
      <w:r w:rsidRPr="00164C02">
        <w:rPr>
          <w:rFonts w:ascii="David" w:hAnsi="David" w:cs="David"/>
          <w:sz w:val="24"/>
          <w:szCs w:val="24"/>
          <w:rtl/>
        </w:rPr>
        <w:t xml:space="preserve">, </w:t>
      </w:r>
      <w:r w:rsidRPr="00164C02">
        <w:rPr>
          <w:rFonts w:ascii="David" w:hAnsi="David" w:cs="David" w:hint="cs"/>
          <w:sz w:val="24"/>
          <w:szCs w:val="24"/>
          <w:rtl/>
        </w:rPr>
        <w:t>מוצהר</w:t>
      </w:r>
      <w:r w:rsidRPr="00164C02">
        <w:rPr>
          <w:rFonts w:ascii="David" w:hAnsi="David" w:cs="David"/>
          <w:sz w:val="24"/>
          <w:szCs w:val="24"/>
          <w:rtl/>
        </w:rPr>
        <w:t xml:space="preserve"> </w:t>
      </w:r>
      <w:r w:rsidRPr="00164C02">
        <w:rPr>
          <w:rFonts w:ascii="David" w:hAnsi="David" w:cs="David" w:hint="cs"/>
          <w:sz w:val="24"/>
          <w:szCs w:val="24"/>
          <w:rtl/>
        </w:rPr>
        <w:t>במפורש</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מועדי</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שיקבעו</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וכל</w:t>
      </w:r>
      <w:r w:rsidRPr="00164C02">
        <w:rPr>
          <w:rFonts w:ascii="David" w:hAnsi="David" w:cs="David"/>
          <w:sz w:val="24"/>
          <w:szCs w:val="24"/>
          <w:rtl/>
        </w:rPr>
        <w:t xml:space="preserve"> </w:t>
      </w:r>
      <w:r w:rsidRPr="00164C02">
        <w:rPr>
          <w:rFonts w:ascii="David" w:hAnsi="David" w:cs="David" w:hint="cs"/>
          <w:sz w:val="24"/>
          <w:szCs w:val="24"/>
          <w:rtl/>
        </w:rPr>
        <w:t>שינוי</w:t>
      </w:r>
      <w:r w:rsidRPr="00164C02">
        <w:rPr>
          <w:rFonts w:ascii="David" w:hAnsi="David" w:cs="David"/>
          <w:sz w:val="24"/>
          <w:szCs w:val="24"/>
          <w:rtl/>
        </w:rPr>
        <w:t xml:space="preserve"> </w:t>
      </w:r>
      <w:r w:rsidRPr="00164C02">
        <w:rPr>
          <w:rFonts w:ascii="David" w:hAnsi="David" w:cs="David" w:hint="cs"/>
          <w:sz w:val="24"/>
          <w:szCs w:val="24"/>
          <w:rtl/>
        </w:rPr>
        <w:t>שיערך</w:t>
      </w:r>
      <w:r w:rsidRPr="00164C02">
        <w:rPr>
          <w:rFonts w:ascii="David" w:hAnsi="David" w:cs="David"/>
          <w:sz w:val="24"/>
          <w:szCs w:val="24"/>
          <w:rtl/>
        </w:rPr>
        <w:t xml:space="preserve"> </w:t>
      </w:r>
      <w:r w:rsidRPr="00164C02">
        <w:rPr>
          <w:rFonts w:ascii="David" w:hAnsi="David" w:cs="David" w:hint="cs"/>
          <w:sz w:val="24"/>
          <w:szCs w:val="24"/>
          <w:rtl/>
        </w:rPr>
        <w:t>בהם</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ידו</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יצדיקו</w:t>
      </w:r>
      <w:r w:rsidRPr="00164C02">
        <w:rPr>
          <w:rFonts w:ascii="David" w:hAnsi="David" w:cs="David"/>
          <w:sz w:val="24"/>
          <w:szCs w:val="24"/>
          <w:rtl/>
        </w:rPr>
        <w:t xml:space="preserve"> </w:t>
      </w:r>
      <w:r w:rsidRPr="00164C02">
        <w:rPr>
          <w:rFonts w:ascii="David" w:hAnsi="David" w:cs="David" w:hint="cs"/>
          <w:sz w:val="24"/>
          <w:szCs w:val="24"/>
          <w:rtl/>
        </w:rPr>
        <w:t>דחית</w:t>
      </w:r>
      <w:r w:rsidRPr="00164C02">
        <w:rPr>
          <w:rFonts w:ascii="David" w:hAnsi="David" w:cs="David"/>
          <w:sz w:val="24"/>
          <w:szCs w:val="24"/>
          <w:rtl/>
        </w:rPr>
        <w:t xml:space="preserve"> </w:t>
      </w:r>
      <w:r w:rsidRPr="00164C02">
        <w:rPr>
          <w:rFonts w:ascii="David" w:hAnsi="David" w:cs="David" w:hint="cs"/>
          <w:sz w:val="24"/>
          <w:szCs w:val="24"/>
          <w:rtl/>
        </w:rPr>
        <w:t>מועד</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ולא</w:t>
      </w:r>
      <w:r w:rsidRPr="00164C02">
        <w:rPr>
          <w:rFonts w:ascii="David" w:hAnsi="David" w:cs="David"/>
          <w:sz w:val="24"/>
          <w:szCs w:val="24"/>
          <w:rtl/>
        </w:rPr>
        <w:t xml:space="preserve"> </w:t>
      </w:r>
      <w:r w:rsidRPr="00164C02">
        <w:rPr>
          <w:rFonts w:ascii="David" w:hAnsi="David" w:cs="David" w:hint="cs"/>
          <w:sz w:val="24"/>
          <w:szCs w:val="24"/>
          <w:rtl/>
        </w:rPr>
        <w:t>יהוו</w:t>
      </w:r>
      <w:r w:rsidRPr="00164C02">
        <w:rPr>
          <w:rFonts w:ascii="David" w:hAnsi="David" w:cs="David"/>
          <w:sz w:val="24"/>
          <w:szCs w:val="24"/>
          <w:rtl/>
        </w:rPr>
        <w:t xml:space="preserve"> </w:t>
      </w:r>
      <w:r w:rsidRPr="00164C02">
        <w:rPr>
          <w:rFonts w:ascii="David" w:hAnsi="David" w:cs="David" w:hint="cs"/>
          <w:sz w:val="24"/>
          <w:szCs w:val="24"/>
          <w:rtl/>
        </w:rPr>
        <w:t>צידוק</w:t>
      </w:r>
      <w:r w:rsidRPr="00164C02">
        <w:rPr>
          <w:rFonts w:ascii="David" w:hAnsi="David" w:cs="David"/>
          <w:sz w:val="24"/>
          <w:szCs w:val="24"/>
          <w:rtl/>
        </w:rPr>
        <w:t xml:space="preserve"> </w:t>
      </w:r>
      <w:r w:rsidRPr="00164C02">
        <w:rPr>
          <w:rFonts w:ascii="David" w:hAnsi="David" w:cs="David" w:hint="cs"/>
          <w:sz w:val="24"/>
          <w:szCs w:val="24"/>
          <w:rtl/>
        </w:rPr>
        <w:t>לאחור</w:t>
      </w:r>
      <w:r w:rsidRPr="00164C02">
        <w:rPr>
          <w:rFonts w:ascii="David" w:hAnsi="David" w:cs="David"/>
          <w:sz w:val="24"/>
          <w:szCs w:val="24"/>
          <w:rtl/>
        </w:rPr>
        <w:t xml:space="preserve"> </w:t>
      </w:r>
      <w:r w:rsidRPr="00164C02">
        <w:rPr>
          <w:rFonts w:ascii="David" w:hAnsi="David" w:cs="David" w:hint="cs"/>
          <w:sz w:val="24"/>
          <w:szCs w:val="24"/>
          <w:rtl/>
        </w:rPr>
        <w:t>בהשלמת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אלא</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אושרה</w:t>
      </w:r>
      <w:r w:rsidRPr="00164C02">
        <w:rPr>
          <w:rFonts w:ascii="David" w:hAnsi="David" w:cs="David"/>
          <w:sz w:val="24"/>
          <w:szCs w:val="24"/>
          <w:rtl/>
        </w:rPr>
        <w:t xml:space="preserve"> </w:t>
      </w:r>
      <w:r w:rsidRPr="00164C02">
        <w:rPr>
          <w:rFonts w:ascii="David" w:hAnsi="David" w:cs="David" w:hint="cs"/>
          <w:sz w:val="24"/>
          <w:szCs w:val="24"/>
          <w:rtl/>
        </w:rPr>
        <w:t>דחייה</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10.13 </w:t>
      </w:r>
      <w:r w:rsidRPr="00164C02">
        <w:rPr>
          <w:rFonts w:ascii="David" w:hAnsi="David" w:cs="David" w:hint="cs"/>
          <w:sz w:val="24"/>
          <w:szCs w:val="24"/>
          <w:rtl/>
        </w:rPr>
        <w:t>להלן</w:t>
      </w:r>
      <w:r w:rsidRPr="00164C02">
        <w:rPr>
          <w:rFonts w:ascii="David" w:hAnsi="David" w:cs="David"/>
          <w:sz w:val="24"/>
          <w:szCs w:val="24"/>
          <w:rtl/>
        </w:rPr>
        <w:t xml:space="preserve">. </w:t>
      </w:r>
    </w:p>
    <w:p w14:paraId="7EF544CA"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רשאי</w:t>
      </w:r>
      <w:r w:rsidRPr="00164C02">
        <w:rPr>
          <w:rFonts w:ascii="David" w:hAnsi="David" w:cs="David"/>
          <w:sz w:val="24"/>
          <w:szCs w:val="24"/>
          <w:rtl/>
        </w:rPr>
        <w:t xml:space="preserve"> </w:t>
      </w:r>
      <w:r w:rsidRPr="00164C02">
        <w:rPr>
          <w:rFonts w:ascii="David" w:hAnsi="David" w:cs="David" w:hint="cs"/>
          <w:sz w:val="24"/>
          <w:szCs w:val="24"/>
          <w:rtl/>
        </w:rPr>
        <w:t>להורות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עיכוב</w:t>
      </w:r>
      <w:r w:rsidRPr="00164C02">
        <w:rPr>
          <w:rFonts w:ascii="David" w:hAnsi="David" w:cs="David"/>
          <w:sz w:val="24"/>
          <w:szCs w:val="24"/>
          <w:rtl/>
        </w:rPr>
        <w:t xml:space="preserve"> </w:t>
      </w:r>
      <w:r w:rsidRPr="00164C02">
        <w:rPr>
          <w:rFonts w:ascii="David" w:hAnsi="David" w:cs="David" w:hint="cs"/>
          <w:sz w:val="24"/>
          <w:szCs w:val="24"/>
          <w:rtl/>
        </w:rPr>
        <w:t>בהשלמת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המתוארות</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בדירות</w:t>
      </w:r>
      <w:r w:rsidRPr="00164C02">
        <w:rPr>
          <w:rFonts w:ascii="David" w:hAnsi="David" w:cs="David"/>
          <w:sz w:val="24"/>
          <w:szCs w:val="24"/>
          <w:rtl/>
        </w:rPr>
        <w:t xml:space="preserve"> </w:t>
      </w:r>
      <w:r w:rsidRPr="00164C02">
        <w:rPr>
          <w:rFonts w:ascii="David" w:hAnsi="David" w:cs="David" w:hint="cs"/>
          <w:sz w:val="24"/>
          <w:szCs w:val="24"/>
          <w:rtl/>
        </w:rPr>
        <w:t>גג</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מכורות</w:t>
      </w:r>
      <w:r w:rsidRPr="00164C02">
        <w:rPr>
          <w:rFonts w:ascii="David" w:hAnsi="David" w:cs="David"/>
          <w:sz w:val="24"/>
          <w:szCs w:val="24"/>
          <w:rtl/>
        </w:rPr>
        <w:t xml:space="preserve"> </w:t>
      </w:r>
      <w:r w:rsidRPr="00164C02">
        <w:rPr>
          <w:rFonts w:ascii="David" w:hAnsi="David" w:cs="David" w:hint="cs"/>
          <w:sz w:val="24"/>
          <w:szCs w:val="24"/>
          <w:rtl/>
        </w:rPr>
        <w:t>וזאת</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w:t>
      </w:r>
      <w:r w:rsidRPr="00164C02">
        <w:rPr>
          <w:rFonts w:ascii="David" w:hAnsi="David" w:cs="David"/>
          <w:sz w:val="24"/>
          <w:szCs w:val="24"/>
          <w:rtl/>
        </w:rPr>
        <w:t xml:space="preserve">-8 </w:t>
      </w:r>
      <w:r w:rsidRPr="00164C02">
        <w:rPr>
          <w:rFonts w:ascii="David" w:hAnsi="David" w:cs="David" w:hint="cs"/>
          <w:sz w:val="24"/>
          <w:szCs w:val="24"/>
          <w:rtl/>
        </w:rPr>
        <w:t>שבועות</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הצפוי</w:t>
      </w:r>
      <w:r w:rsidRPr="00164C02">
        <w:rPr>
          <w:rFonts w:ascii="David" w:hAnsi="David" w:cs="David"/>
          <w:sz w:val="24"/>
          <w:szCs w:val="24"/>
          <w:rtl/>
        </w:rPr>
        <w:t xml:space="preserve"> </w:t>
      </w:r>
      <w:r w:rsidRPr="00164C02">
        <w:rPr>
          <w:rFonts w:ascii="David" w:hAnsi="David" w:cs="David" w:hint="cs"/>
          <w:sz w:val="24"/>
          <w:szCs w:val="24"/>
          <w:rtl/>
        </w:rPr>
        <w:t>לקבלת</w:t>
      </w:r>
      <w:r w:rsidRPr="00164C02">
        <w:rPr>
          <w:rFonts w:ascii="David" w:hAnsi="David" w:cs="David"/>
          <w:sz w:val="24"/>
          <w:szCs w:val="24"/>
          <w:rtl/>
        </w:rPr>
        <w:t xml:space="preserve"> </w:t>
      </w:r>
      <w:r w:rsidRPr="00164C02">
        <w:rPr>
          <w:rFonts w:ascii="David" w:hAnsi="David" w:cs="David" w:hint="cs"/>
          <w:sz w:val="24"/>
          <w:szCs w:val="24"/>
          <w:rtl/>
        </w:rPr>
        <w:t>טופס</w:t>
      </w:r>
      <w:r w:rsidRPr="00164C02">
        <w:rPr>
          <w:rFonts w:ascii="David" w:hAnsi="David" w:cs="David"/>
          <w:sz w:val="24"/>
          <w:szCs w:val="24"/>
          <w:rtl/>
        </w:rPr>
        <w:t xml:space="preserve"> 4 </w:t>
      </w:r>
      <w:r w:rsidRPr="00164C02">
        <w:rPr>
          <w:rFonts w:ascii="David" w:hAnsi="David" w:cs="David" w:hint="cs"/>
          <w:sz w:val="24"/>
          <w:szCs w:val="24"/>
          <w:rtl/>
        </w:rPr>
        <w:t>ללא</w:t>
      </w:r>
      <w:r w:rsidRPr="00164C02">
        <w:rPr>
          <w:rFonts w:ascii="David" w:hAnsi="David" w:cs="David"/>
          <w:sz w:val="24"/>
          <w:szCs w:val="24"/>
          <w:rtl/>
        </w:rPr>
        <w:t xml:space="preserve"> </w:t>
      </w:r>
      <w:r w:rsidRPr="00164C02">
        <w:rPr>
          <w:rFonts w:ascii="David" w:hAnsi="David" w:cs="David" w:hint="cs"/>
          <w:sz w:val="24"/>
          <w:szCs w:val="24"/>
          <w:rtl/>
        </w:rPr>
        <w:t>תמורה</w:t>
      </w:r>
      <w:r w:rsidRPr="00164C02">
        <w:rPr>
          <w:rFonts w:ascii="David" w:hAnsi="David" w:cs="David"/>
          <w:sz w:val="24"/>
          <w:szCs w:val="24"/>
          <w:rtl/>
        </w:rPr>
        <w:t xml:space="preserve"> </w:t>
      </w:r>
      <w:r w:rsidRPr="00164C02">
        <w:rPr>
          <w:rFonts w:ascii="David" w:hAnsi="David" w:cs="David" w:hint="cs"/>
          <w:sz w:val="24"/>
          <w:szCs w:val="24"/>
          <w:rtl/>
        </w:rPr>
        <w:t>נוספת</w:t>
      </w:r>
      <w:r w:rsidRPr="00164C02">
        <w:rPr>
          <w:rFonts w:ascii="David" w:hAnsi="David" w:cs="David"/>
          <w:sz w:val="24"/>
          <w:szCs w:val="24"/>
          <w:rtl/>
        </w:rPr>
        <w:t xml:space="preserve"> </w:t>
      </w:r>
      <w:r w:rsidRPr="00164C02">
        <w:rPr>
          <w:rFonts w:ascii="David" w:hAnsi="David" w:cs="David" w:hint="cs"/>
          <w:sz w:val="24"/>
          <w:szCs w:val="24"/>
          <w:rtl/>
        </w:rPr>
        <w:t>ככל</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סיים</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עבודתו</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p>
    <w:p w14:paraId="225CF371" w14:textId="77777777" w:rsidR="00EF4F1C" w:rsidRPr="00164C02" w:rsidRDefault="00EF4F1C" w:rsidP="00DA0D66">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להתמיד</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בשקידה</w:t>
      </w:r>
      <w:r w:rsidRPr="00164C02">
        <w:rPr>
          <w:rFonts w:ascii="David" w:hAnsi="David" w:cs="David"/>
          <w:i/>
          <w:sz w:val="24"/>
          <w:szCs w:val="24"/>
          <w:rtl/>
        </w:rPr>
        <w:t xml:space="preserve">, </w:t>
      </w:r>
      <w:r w:rsidRPr="00164C02">
        <w:rPr>
          <w:rFonts w:ascii="David" w:hAnsi="David" w:cs="David" w:hint="eastAsia"/>
          <w:i/>
          <w:sz w:val="24"/>
          <w:szCs w:val="24"/>
          <w:rtl/>
        </w:rPr>
        <w:t>באמצעים</w:t>
      </w:r>
      <w:r w:rsidRPr="00164C02">
        <w:rPr>
          <w:rFonts w:ascii="David" w:hAnsi="David" w:cs="David"/>
          <w:i/>
          <w:sz w:val="24"/>
          <w:szCs w:val="24"/>
          <w:rtl/>
        </w:rPr>
        <w:t xml:space="preserve"> </w:t>
      </w:r>
      <w:r w:rsidRPr="00164C02">
        <w:rPr>
          <w:rFonts w:ascii="David" w:hAnsi="David" w:cs="David" w:hint="eastAsia"/>
          <w:i/>
          <w:sz w:val="24"/>
          <w:szCs w:val="24"/>
          <w:rtl/>
        </w:rPr>
        <w:t>ובקצב</w:t>
      </w:r>
      <w:r w:rsidRPr="00164C02">
        <w:rPr>
          <w:rFonts w:ascii="David" w:hAnsi="David" w:cs="David"/>
          <w:i/>
          <w:sz w:val="24"/>
          <w:szCs w:val="24"/>
          <w:rtl/>
        </w:rPr>
        <w:t xml:space="preserve"> </w:t>
      </w:r>
      <w:r w:rsidRPr="00164C02">
        <w:rPr>
          <w:rFonts w:ascii="David" w:hAnsi="David" w:cs="David" w:hint="eastAsia"/>
          <w:i/>
          <w:sz w:val="24"/>
          <w:szCs w:val="24"/>
          <w:rtl/>
        </w:rPr>
        <w:t>המבטיחים</w:t>
      </w:r>
      <w:r w:rsidRPr="00164C02">
        <w:rPr>
          <w:rFonts w:ascii="David" w:hAnsi="David" w:cs="David"/>
          <w:i/>
          <w:sz w:val="24"/>
          <w:szCs w:val="24"/>
          <w:rtl/>
        </w:rPr>
        <w:t xml:space="preserve"> </w:t>
      </w:r>
      <w:r w:rsidRPr="00164C02">
        <w:rPr>
          <w:rFonts w:ascii="David" w:hAnsi="David" w:cs="David" w:hint="eastAsia"/>
          <w:i/>
          <w:sz w:val="24"/>
          <w:szCs w:val="24"/>
          <w:rtl/>
        </w:rPr>
        <w:t>השלמתן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מזה</w:t>
      </w:r>
      <w:r w:rsidRPr="00164C02">
        <w:rPr>
          <w:rFonts w:ascii="David" w:hAnsi="David" w:cs="David"/>
          <w:i/>
          <w:sz w:val="24"/>
          <w:szCs w:val="24"/>
          <w:rtl/>
        </w:rPr>
        <w:t xml:space="preserve"> </w:t>
      </w:r>
      <w:r w:rsidRPr="00164C02">
        <w:rPr>
          <w:rFonts w:ascii="David" w:hAnsi="David" w:cs="David" w:hint="eastAsia"/>
          <w:i/>
          <w:sz w:val="24"/>
          <w:szCs w:val="24"/>
          <w:rtl/>
        </w:rPr>
        <w:t>הקבוע</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w:t>
      </w:r>
    </w:p>
    <w:p w14:paraId="62F40BD8" w14:textId="77777777" w:rsidR="00EF4F1C" w:rsidRPr="00164C02" w:rsidRDefault="00EF4F1C" w:rsidP="0044573C">
      <w:pPr>
        <w:spacing w:after="0" w:afterAutospacing="0" w:line="240" w:lineRule="auto"/>
        <w:ind w:left="1082"/>
        <w:rPr>
          <w:rFonts w:ascii="David" w:hAnsi="David" w:cs="David"/>
          <w:sz w:val="24"/>
          <w:szCs w:val="24"/>
          <w:rtl/>
        </w:rPr>
      </w:pP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קובע</w:t>
      </w:r>
      <w:r w:rsidRPr="00164C02">
        <w:rPr>
          <w:rFonts w:ascii="David" w:hAnsi="David" w:cs="David"/>
          <w:sz w:val="24"/>
          <w:szCs w:val="24"/>
          <w:rtl/>
        </w:rPr>
        <w:t xml:space="preserve"> </w:t>
      </w:r>
      <w:r w:rsidRPr="00164C02">
        <w:rPr>
          <w:rFonts w:ascii="David" w:hAnsi="David" w:cs="David" w:hint="cs"/>
          <w:sz w:val="24"/>
          <w:szCs w:val="24"/>
          <w:rtl/>
        </w:rPr>
        <w:t>בלעדית</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באיזה</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שהוא</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אין</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ממלא</w:t>
      </w:r>
      <w:r w:rsidRPr="00164C02">
        <w:rPr>
          <w:rFonts w:ascii="David" w:hAnsi="David" w:cs="David"/>
          <w:sz w:val="24"/>
          <w:szCs w:val="24"/>
          <w:rtl/>
        </w:rPr>
        <w:t xml:space="preserve"> </w:t>
      </w:r>
      <w:r w:rsidRPr="00164C02">
        <w:rPr>
          <w:rFonts w:ascii="David" w:hAnsi="David" w:cs="David" w:hint="cs"/>
          <w:sz w:val="24"/>
          <w:szCs w:val="24"/>
          <w:rtl/>
        </w:rPr>
        <w:t>אחר</w:t>
      </w:r>
      <w:r w:rsidRPr="00164C02">
        <w:rPr>
          <w:rFonts w:ascii="David" w:hAnsi="David" w:cs="David"/>
          <w:sz w:val="24"/>
          <w:szCs w:val="24"/>
          <w:rtl/>
        </w:rPr>
        <w:t xml:space="preserve"> </w:t>
      </w:r>
      <w:r w:rsidRPr="00164C02">
        <w:rPr>
          <w:rFonts w:ascii="David" w:hAnsi="David" w:cs="David" w:hint="cs"/>
          <w:sz w:val="24"/>
          <w:szCs w:val="24"/>
          <w:rtl/>
        </w:rPr>
        <w:t>התחייבותו</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ובמקרה</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קביעה</w:t>
      </w:r>
      <w:r w:rsidRPr="00164C02">
        <w:rPr>
          <w:rFonts w:ascii="David" w:hAnsi="David" w:cs="David"/>
          <w:sz w:val="24"/>
          <w:szCs w:val="24"/>
          <w:rtl/>
        </w:rPr>
        <w:t xml:space="preserve"> </w:t>
      </w:r>
      <w:r w:rsidRPr="00164C02">
        <w:rPr>
          <w:rFonts w:ascii="David" w:hAnsi="David" w:cs="David" w:hint="cs"/>
          <w:sz w:val="24"/>
          <w:szCs w:val="24"/>
          <w:rtl/>
        </w:rPr>
        <w:t>כזו</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לפעול</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להוראות</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24 </w:t>
      </w:r>
      <w:r w:rsidRPr="00164C02">
        <w:rPr>
          <w:rFonts w:ascii="David" w:hAnsi="David" w:cs="David" w:hint="cs"/>
          <w:sz w:val="24"/>
          <w:szCs w:val="24"/>
          <w:rtl/>
        </w:rPr>
        <w:t>להלן</w:t>
      </w:r>
      <w:r w:rsidRPr="00164C02">
        <w:rPr>
          <w:rFonts w:ascii="David" w:hAnsi="David" w:cs="David"/>
          <w:sz w:val="24"/>
          <w:szCs w:val="24"/>
          <w:rtl/>
        </w:rPr>
        <w:t xml:space="preserve">. </w:t>
      </w:r>
    </w:p>
    <w:p w14:paraId="4777367C" w14:textId="77777777" w:rsidR="00EF4F1C" w:rsidRPr="00164C02" w:rsidRDefault="00EF4F1C" w:rsidP="0044573C">
      <w:pPr>
        <w:spacing w:after="0" w:afterAutospacing="0" w:line="240" w:lineRule="auto"/>
        <w:ind w:left="1082"/>
        <w:rPr>
          <w:rFonts w:ascii="David" w:hAnsi="David" w:cs="David"/>
          <w:sz w:val="24"/>
          <w:szCs w:val="24"/>
          <w:rtl/>
        </w:rPr>
      </w:pP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מצהיר</w:t>
      </w:r>
      <w:r w:rsidRPr="00164C02">
        <w:rPr>
          <w:rFonts w:ascii="David" w:hAnsi="David" w:cs="David"/>
          <w:sz w:val="24"/>
          <w:szCs w:val="24"/>
          <w:rtl/>
        </w:rPr>
        <w:t xml:space="preserve"> </w:t>
      </w:r>
      <w:r w:rsidRPr="00164C02">
        <w:rPr>
          <w:rFonts w:ascii="David" w:hAnsi="David" w:cs="David" w:hint="cs"/>
          <w:sz w:val="24"/>
          <w:szCs w:val="24"/>
          <w:rtl/>
        </w:rPr>
        <w:t>ומתחייב</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בהתחייבו</w:t>
      </w:r>
      <w:r w:rsidRPr="00164C02">
        <w:rPr>
          <w:rFonts w:ascii="David" w:hAnsi="David" w:cs="David"/>
          <w:sz w:val="24"/>
          <w:szCs w:val="24"/>
          <w:rtl/>
        </w:rPr>
        <w:t xml:space="preserve"> </w:t>
      </w:r>
      <w:r w:rsidRPr="00164C02">
        <w:rPr>
          <w:rFonts w:ascii="David" w:hAnsi="David" w:cs="David" w:hint="cs"/>
          <w:sz w:val="24"/>
          <w:szCs w:val="24"/>
          <w:rtl/>
        </w:rPr>
        <w:t>להשלים</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המיועד</w:t>
      </w:r>
      <w:r w:rsidRPr="00164C02">
        <w:rPr>
          <w:rFonts w:ascii="David" w:hAnsi="David" w:cs="David"/>
          <w:sz w:val="24"/>
          <w:szCs w:val="24"/>
          <w:rtl/>
        </w:rPr>
        <w:t xml:space="preserve"> </w:t>
      </w:r>
      <w:r w:rsidRPr="00164C02">
        <w:rPr>
          <w:rFonts w:ascii="David" w:hAnsi="David" w:cs="David" w:hint="cs"/>
          <w:sz w:val="24"/>
          <w:szCs w:val="24"/>
          <w:rtl/>
        </w:rPr>
        <w:t>לגמר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הביא</w:t>
      </w:r>
      <w:r w:rsidRPr="00164C02">
        <w:rPr>
          <w:rFonts w:ascii="David" w:hAnsi="David" w:cs="David"/>
          <w:sz w:val="24"/>
          <w:szCs w:val="24"/>
          <w:rtl/>
        </w:rPr>
        <w:t xml:space="preserve"> </w:t>
      </w:r>
      <w:r w:rsidRPr="00164C02">
        <w:rPr>
          <w:rFonts w:ascii="David" w:hAnsi="David" w:cs="David" w:hint="cs"/>
          <w:sz w:val="24"/>
          <w:szCs w:val="24"/>
          <w:rtl/>
        </w:rPr>
        <w:t>בחשבון</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גורמי</w:t>
      </w:r>
      <w:r w:rsidRPr="00164C02">
        <w:rPr>
          <w:rFonts w:ascii="David" w:hAnsi="David" w:cs="David"/>
          <w:sz w:val="24"/>
          <w:szCs w:val="24"/>
          <w:rtl/>
        </w:rPr>
        <w:t xml:space="preserve"> </w:t>
      </w:r>
      <w:r w:rsidRPr="00164C02">
        <w:rPr>
          <w:rFonts w:ascii="David" w:hAnsi="David" w:cs="David" w:hint="cs"/>
          <w:sz w:val="24"/>
          <w:szCs w:val="24"/>
          <w:rtl/>
        </w:rPr>
        <w:t>העיכוב</w:t>
      </w:r>
      <w:r w:rsidRPr="00164C02">
        <w:rPr>
          <w:rFonts w:ascii="David" w:hAnsi="David" w:cs="David"/>
          <w:sz w:val="24"/>
          <w:szCs w:val="24"/>
          <w:rtl/>
        </w:rPr>
        <w:t xml:space="preserve"> </w:t>
      </w:r>
      <w:r w:rsidRPr="00164C02">
        <w:rPr>
          <w:rFonts w:ascii="David" w:hAnsi="David" w:cs="David" w:hint="cs"/>
          <w:sz w:val="24"/>
          <w:szCs w:val="24"/>
          <w:rtl/>
        </w:rPr>
        <w:t>האפשריים</w:t>
      </w:r>
      <w:r w:rsidRPr="00164C02">
        <w:rPr>
          <w:rFonts w:ascii="David" w:hAnsi="David" w:cs="David"/>
          <w:sz w:val="24"/>
          <w:szCs w:val="24"/>
          <w:rtl/>
        </w:rPr>
        <w:t xml:space="preserve"> </w:t>
      </w:r>
      <w:r w:rsidRPr="00164C02">
        <w:rPr>
          <w:rFonts w:ascii="David" w:hAnsi="David" w:cs="David" w:hint="cs"/>
          <w:sz w:val="24"/>
          <w:szCs w:val="24"/>
          <w:rtl/>
        </w:rPr>
        <w:t>ובכלל</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מקרה</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הפסקת</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לתקופות</w:t>
      </w:r>
      <w:r w:rsidRPr="00164C02">
        <w:rPr>
          <w:rFonts w:ascii="David" w:hAnsi="David" w:cs="David"/>
          <w:sz w:val="24"/>
          <w:szCs w:val="24"/>
          <w:rtl/>
        </w:rPr>
        <w:t xml:space="preserve"> </w:t>
      </w:r>
      <w:r w:rsidRPr="00164C02">
        <w:rPr>
          <w:rFonts w:ascii="David" w:hAnsi="David" w:cs="David" w:hint="cs"/>
          <w:sz w:val="24"/>
          <w:szCs w:val="24"/>
          <w:rtl/>
        </w:rPr>
        <w:t>הפסקת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המוסכמת</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בסעיף</w:t>
      </w:r>
      <w:r w:rsidRPr="00164C02">
        <w:rPr>
          <w:rFonts w:ascii="David" w:hAnsi="David" w:cs="David"/>
          <w:sz w:val="24"/>
          <w:szCs w:val="24"/>
          <w:rtl/>
        </w:rPr>
        <w:t xml:space="preserve"> 23.3.3 </w:t>
      </w:r>
      <w:r w:rsidRPr="00164C02">
        <w:rPr>
          <w:rFonts w:ascii="David" w:hAnsi="David" w:cs="David" w:hint="cs"/>
          <w:sz w:val="24"/>
          <w:szCs w:val="24"/>
          <w:rtl/>
        </w:rPr>
        <w:t>להלן</w:t>
      </w:r>
      <w:r w:rsidRPr="00164C02">
        <w:rPr>
          <w:rFonts w:ascii="David" w:hAnsi="David" w:cs="David"/>
          <w:sz w:val="24"/>
          <w:szCs w:val="24"/>
          <w:rtl/>
        </w:rPr>
        <w:t xml:space="preserve">, </w:t>
      </w:r>
      <w:r w:rsidRPr="00164C02">
        <w:rPr>
          <w:rFonts w:ascii="David" w:hAnsi="David" w:cs="David" w:hint="cs"/>
          <w:sz w:val="24"/>
          <w:szCs w:val="24"/>
          <w:rtl/>
        </w:rPr>
        <w:t>אך</w:t>
      </w:r>
      <w:r w:rsidRPr="00164C02">
        <w:rPr>
          <w:rFonts w:ascii="David" w:hAnsi="David" w:cs="David"/>
          <w:sz w:val="24"/>
          <w:szCs w:val="24"/>
          <w:rtl/>
        </w:rPr>
        <w:t xml:space="preserve"> </w:t>
      </w: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לפגוע</w:t>
      </w:r>
      <w:r w:rsidRPr="00164C02">
        <w:rPr>
          <w:rFonts w:ascii="David" w:hAnsi="David" w:cs="David"/>
          <w:sz w:val="24"/>
          <w:szCs w:val="24"/>
          <w:rtl/>
        </w:rPr>
        <w:t xml:space="preserve"> </w:t>
      </w:r>
      <w:r w:rsidRPr="00164C02">
        <w:rPr>
          <w:rFonts w:ascii="David" w:hAnsi="David" w:cs="David" w:hint="cs"/>
          <w:sz w:val="24"/>
          <w:szCs w:val="24"/>
          <w:rtl/>
        </w:rPr>
        <w:t>בכלליות</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 </w:t>
      </w:r>
      <w:r w:rsidRPr="00164C02">
        <w:rPr>
          <w:rFonts w:ascii="David" w:hAnsi="David" w:cs="David" w:hint="cs"/>
          <w:sz w:val="24"/>
          <w:szCs w:val="24"/>
          <w:rtl/>
        </w:rPr>
        <w:t>שירות</w:t>
      </w:r>
      <w:r w:rsidRPr="00164C02">
        <w:rPr>
          <w:rFonts w:ascii="David" w:hAnsi="David" w:cs="David"/>
          <w:sz w:val="24"/>
          <w:szCs w:val="24"/>
          <w:rtl/>
        </w:rPr>
        <w:t xml:space="preserve"> </w:t>
      </w:r>
      <w:r w:rsidRPr="00164C02">
        <w:rPr>
          <w:rFonts w:ascii="David" w:hAnsi="David" w:cs="David" w:hint="cs"/>
          <w:sz w:val="24"/>
          <w:szCs w:val="24"/>
          <w:rtl/>
        </w:rPr>
        <w:t>מילואים</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עובדים</w:t>
      </w:r>
      <w:r w:rsidRPr="00164C02">
        <w:rPr>
          <w:rFonts w:ascii="David" w:hAnsi="David" w:cs="David"/>
          <w:sz w:val="24"/>
          <w:szCs w:val="24"/>
          <w:rtl/>
        </w:rPr>
        <w:t xml:space="preserve"> </w:t>
      </w:r>
      <w:r w:rsidRPr="00164C02">
        <w:rPr>
          <w:rFonts w:ascii="David" w:hAnsi="David" w:cs="David" w:hint="cs"/>
          <w:sz w:val="24"/>
          <w:szCs w:val="24"/>
          <w:rtl/>
        </w:rPr>
        <w:t>ושוק</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החומרים</w:t>
      </w:r>
      <w:r w:rsidRPr="00164C02">
        <w:rPr>
          <w:rFonts w:ascii="David" w:hAnsi="David" w:cs="David"/>
          <w:sz w:val="24"/>
          <w:szCs w:val="24"/>
          <w:rtl/>
        </w:rPr>
        <w:t xml:space="preserve"> </w:t>
      </w:r>
      <w:r w:rsidRPr="00164C02">
        <w:rPr>
          <w:rFonts w:ascii="David" w:hAnsi="David" w:cs="David" w:hint="cs"/>
          <w:sz w:val="24"/>
          <w:szCs w:val="24"/>
          <w:rtl/>
        </w:rPr>
        <w:t>והשירותים</w:t>
      </w:r>
      <w:r w:rsidRPr="00164C02">
        <w:rPr>
          <w:rFonts w:ascii="David" w:hAnsi="David" w:cs="David"/>
          <w:sz w:val="24"/>
          <w:szCs w:val="24"/>
          <w:rtl/>
        </w:rPr>
        <w:t xml:space="preserve"> </w:t>
      </w:r>
      <w:r w:rsidRPr="00164C02">
        <w:rPr>
          <w:rFonts w:ascii="David" w:hAnsi="David" w:cs="David" w:hint="cs"/>
          <w:sz w:val="24"/>
          <w:szCs w:val="24"/>
          <w:rtl/>
        </w:rPr>
        <w:t>כפי</w:t>
      </w:r>
      <w:r w:rsidRPr="00164C02">
        <w:rPr>
          <w:rFonts w:ascii="David" w:hAnsi="David" w:cs="David"/>
          <w:sz w:val="24"/>
          <w:szCs w:val="24"/>
          <w:rtl/>
        </w:rPr>
        <w:t xml:space="preserve"> </w:t>
      </w:r>
      <w:r w:rsidRPr="00164C02">
        <w:rPr>
          <w:rFonts w:ascii="David" w:hAnsi="David" w:cs="David" w:hint="cs"/>
          <w:sz w:val="24"/>
          <w:szCs w:val="24"/>
          <w:rtl/>
        </w:rPr>
        <w:t>שהוא</w:t>
      </w:r>
      <w:r w:rsidRPr="00164C02">
        <w:rPr>
          <w:rFonts w:ascii="David" w:hAnsi="David" w:cs="David"/>
          <w:sz w:val="24"/>
          <w:szCs w:val="24"/>
          <w:rtl/>
        </w:rPr>
        <w:t xml:space="preserve"> </w:t>
      </w:r>
      <w:r w:rsidRPr="00164C02">
        <w:rPr>
          <w:rFonts w:ascii="David" w:hAnsi="David" w:cs="David" w:hint="cs"/>
          <w:sz w:val="24"/>
          <w:szCs w:val="24"/>
          <w:rtl/>
        </w:rPr>
        <w:t>עלול</w:t>
      </w:r>
      <w:r w:rsidRPr="00164C02">
        <w:rPr>
          <w:rFonts w:ascii="David" w:hAnsi="David" w:cs="David"/>
          <w:sz w:val="24"/>
          <w:szCs w:val="24"/>
          <w:rtl/>
        </w:rPr>
        <w:t xml:space="preserve"> </w:t>
      </w:r>
      <w:r w:rsidRPr="00164C02">
        <w:rPr>
          <w:rFonts w:ascii="David" w:hAnsi="David" w:cs="David" w:hint="cs"/>
          <w:sz w:val="24"/>
          <w:szCs w:val="24"/>
          <w:rtl/>
        </w:rPr>
        <w:t>להיות</w:t>
      </w:r>
      <w:r w:rsidRPr="00164C02">
        <w:rPr>
          <w:rFonts w:ascii="David" w:hAnsi="David" w:cs="David"/>
          <w:sz w:val="24"/>
          <w:szCs w:val="24"/>
          <w:rtl/>
        </w:rPr>
        <w:t xml:space="preserve"> </w:t>
      </w:r>
      <w:r w:rsidRPr="00164C02">
        <w:rPr>
          <w:rFonts w:ascii="David" w:hAnsi="David" w:cs="David" w:hint="cs"/>
          <w:sz w:val="24"/>
          <w:szCs w:val="24"/>
          <w:rtl/>
        </w:rPr>
        <w:t>במשך</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המבוצעות</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קבלני</w:t>
      </w:r>
      <w:r w:rsidRPr="00164C02">
        <w:rPr>
          <w:rFonts w:ascii="David" w:hAnsi="David" w:cs="David"/>
          <w:sz w:val="24"/>
          <w:szCs w:val="24"/>
          <w:rtl/>
        </w:rPr>
        <w:t xml:space="preserve"> </w:t>
      </w:r>
      <w:r w:rsidRPr="00164C02">
        <w:rPr>
          <w:rFonts w:ascii="David" w:hAnsi="David" w:cs="David" w:hint="cs"/>
          <w:sz w:val="24"/>
          <w:szCs w:val="24"/>
          <w:rtl/>
        </w:rPr>
        <w:t>משנה</w:t>
      </w:r>
      <w:r w:rsidRPr="00164C02">
        <w:rPr>
          <w:rFonts w:ascii="David" w:hAnsi="David" w:cs="David"/>
          <w:sz w:val="24"/>
          <w:szCs w:val="24"/>
          <w:rtl/>
        </w:rPr>
        <w:t xml:space="preserve">, </w:t>
      </w:r>
      <w:r w:rsidRPr="00164C02">
        <w:rPr>
          <w:rFonts w:ascii="David" w:hAnsi="David" w:cs="David" w:hint="cs"/>
          <w:sz w:val="24"/>
          <w:szCs w:val="24"/>
          <w:rtl/>
        </w:rPr>
        <w:t>קבלנים</w:t>
      </w:r>
      <w:r w:rsidRPr="00164C02">
        <w:rPr>
          <w:rFonts w:ascii="David" w:hAnsi="David" w:cs="David"/>
          <w:sz w:val="24"/>
          <w:szCs w:val="24"/>
          <w:rtl/>
        </w:rPr>
        <w:t xml:space="preserve"> </w:t>
      </w:r>
      <w:r w:rsidRPr="00164C02">
        <w:rPr>
          <w:rFonts w:ascii="David" w:hAnsi="David" w:cs="David" w:hint="cs"/>
          <w:sz w:val="24"/>
          <w:szCs w:val="24"/>
          <w:rtl/>
        </w:rPr>
        <w:t>מיוחדים</w:t>
      </w:r>
      <w:r w:rsidRPr="00164C02">
        <w:rPr>
          <w:rFonts w:ascii="David" w:hAnsi="David" w:cs="David"/>
          <w:sz w:val="24"/>
          <w:szCs w:val="24"/>
          <w:rtl/>
        </w:rPr>
        <w:t xml:space="preserve"> </w:t>
      </w:r>
      <w:r w:rsidRPr="00164C02">
        <w:rPr>
          <w:rFonts w:ascii="David" w:hAnsi="David" w:cs="David" w:hint="cs"/>
          <w:sz w:val="24"/>
          <w:szCs w:val="24"/>
          <w:rtl/>
        </w:rPr>
        <w:t>וקבלנים</w:t>
      </w:r>
      <w:r w:rsidRPr="00164C02">
        <w:rPr>
          <w:rFonts w:ascii="David" w:hAnsi="David" w:cs="David"/>
          <w:sz w:val="24"/>
          <w:szCs w:val="24"/>
          <w:rtl/>
        </w:rPr>
        <w:t xml:space="preserve"> </w:t>
      </w:r>
      <w:r w:rsidRPr="00164C02">
        <w:rPr>
          <w:rFonts w:ascii="David" w:hAnsi="David" w:cs="David" w:hint="cs"/>
          <w:sz w:val="24"/>
          <w:szCs w:val="24"/>
          <w:rtl/>
        </w:rPr>
        <w:t>אחרים</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נוספות</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w:t>
      </w:r>
      <w:r w:rsidRPr="00164C02">
        <w:rPr>
          <w:rFonts w:ascii="David" w:hAnsi="David" w:cs="David" w:hint="cs"/>
          <w:sz w:val="24"/>
          <w:szCs w:val="24"/>
          <w:rtl/>
        </w:rPr>
        <w:t>וגם</w:t>
      </w:r>
      <w:r w:rsidRPr="00164C02">
        <w:rPr>
          <w:rFonts w:ascii="David" w:hAnsi="David" w:cs="David"/>
          <w:sz w:val="24"/>
          <w:szCs w:val="24"/>
          <w:rtl/>
        </w:rPr>
        <w:t xml:space="preserve"> </w:t>
      </w:r>
      <w:r w:rsidRPr="00164C02">
        <w:rPr>
          <w:rFonts w:ascii="David" w:hAnsi="David" w:cs="David" w:hint="cs"/>
          <w:sz w:val="24"/>
          <w:szCs w:val="24"/>
          <w:rtl/>
        </w:rPr>
        <w:t>שינויים</w:t>
      </w:r>
      <w:r w:rsidRPr="00164C02">
        <w:rPr>
          <w:rFonts w:ascii="David" w:hAnsi="David" w:cs="David"/>
          <w:sz w:val="24"/>
          <w:szCs w:val="24"/>
          <w:rtl/>
        </w:rPr>
        <w:t xml:space="preserve"> </w:t>
      </w:r>
      <w:r w:rsidRPr="00164C02">
        <w:rPr>
          <w:rFonts w:ascii="David" w:hAnsi="David" w:cs="David" w:hint="cs"/>
          <w:sz w:val="24"/>
          <w:szCs w:val="24"/>
          <w:rtl/>
        </w:rPr>
        <w:t>אפשריים</w:t>
      </w:r>
      <w:r w:rsidRPr="00164C02">
        <w:rPr>
          <w:rFonts w:ascii="David" w:hAnsi="David" w:cs="David"/>
          <w:sz w:val="24"/>
          <w:szCs w:val="24"/>
          <w:rtl/>
        </w:rPr>
        <w:t xml:space="preserve"> </w:t>
      </w:r>
      <w:r w:rsidRPr="00164C02">
        <w:rPr>
          <w:rFonts w:ascii="David" w:hAnsi="David" w:cs="David" w:hint="cs"/>
          <w:sz w:val="24"/>
          <w:szCs w:val="24"/>
          <w:rtl/>
        </w:rPr>
        <w:t>בעבודות</w:t>
      </w:r>
      <w:r w:rsidRPr="00164C02">
        <w:rPr>
          <w:rFonts w:ascii="David" w:hAnsi="David" w:cs="David"/>
          <w:sz w:val="24"/>
          <w:szCs w:val="24"/>
          <w:rtl/>
        </w:rPr>
        <w:t xml:space="preserve"> </w:t>
      </w:r>
      <w:r w:rsidRPr="00164C02">
        <w:rPr>
          <w:rFonts w:ascii="David" w:hAnsi="David" w:cs="David" w:hint="cs"/>
          <w:sz w:val="24"/>
          <w:szCs w:val="24"/>
          <w:rtl/>
        </w:rPr>
        <w:t>וכן</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גורמי</w:t>
      </w:r>
      <w:r w:rsidRPr="00164C02">
        <w:rPr>
          <w:rFonts w:ascii="David" w:hAnsi="David" w:cs="David"/>
          <w:sz w:val="24"/>
          <w:szCs w:val="24"/>
          <w:rtl/>
        </w:rPr>
        <w:t xml:space="preserve"> </w:t>
      </w:r>
      <w:r w:rsidRPr="00164C02">
        <w:rPr>
          <w:rFonts w:ascii="David" w:hAnsi="David" w:cs="David" w:hint="cs"/>
          <w:sz w:val="24"/>
          <w:szCs w:val="24"/>
          <w:rtl/>
        </w:rPr>
        <w:t>טבע</w:t>
      </w:r>
      <w:r w:rsidRPr="00164C02">
        <w:rPr>
          <w:rFonts w:ascii="David" w:hAnsi="David" w:cs="David"/>
          <w:sz w:val="24"/>
          <w:szCs w:val="24"/>
          <w:rtl/>
        </w:rPr>
        <w:t xml:space="preserve"> </w:t>
      </w:r>
      <w:r w:rsidRPr="00164C02">
        <w:rPr>
          <w:rFonts w:ascii="David" w:hAnsi="David" w:cs="David" w:hint="cs"/>
          <w:sz w:val="24"/>
          <w:szCs w:val="24"/>
          <w:rtl/>
        </w:rPr>
        <w:t>כגון</w:t>
      </w:r>
      <w:r w:rsidRPr="00164C02">
        <w:rPr>
          <w:rFonts w:ascii="David" w:hAnsi="David" w:cs="David"/>
          <w:sz w:val="24"/>
          <w:szCs w:val="24"/>
          <w:rtl/>
        </w:rPr>
        <w:t xml:space="preserve">: </w:t>
      </w:r>
      <w:r w:rsidRPr="00164C02">
        <w:rPr>
          <w:rFonts w:ascii="David" w:hAnsi="David" w:cs="David" w:hint="cs"/>
          <w:sz w:val="24"/>
          <w:szCs w:val="24"/>
          <w:rtl/>
        </w:rPr>
        <w:t>מזג</w:t>
      </w:r>
      <w:r w:rsidRPr="00164C02">
        <w:rPr>
          <w:rFonts w:ascii="David" w:hAnsi="David" w:cs="David"/>
          <w:sz w:val="24"/>
          <w:szCs w:val="24"/>
          <w:rtl/>
        </w:rPr>
        <w:t xml:space="preserve"> </w:t>
      </w:r>
      <w:r w:rsidRPr="00164C02">
        <w:rPr>
          <w:rFonts w:ascii="David" w:hAnsi="David" w:cs="David" w:hint="cs"/>
          <w:sz w:val="24"/>
          <w:szCs w:val="24"/>
          <w:rtl/>
        </w:rPr>
        <w:t>אויר</w:t>
      </w:r>
      <w:r w:rsidRPr="00164C02">
        <w:rPr>
          <w:rFonts w:ascii="David" w:hAnsi="David" w:cs="David"/>
          <w:sz w:val="24"/>
          <w:szCs w:val="24"/>
          <w:rtl/>
        </w:rPr>
        <w:t xml:space="preserve"> </w:t>
      </w:r>
      <w:r w:rsidRPr="00164C02">
        <w:rPr>
          <w:rFonts w:ascii="David" w:hAnsi="David" w:cs="David" w:hint="cs"/>
          <w:sz w:val="24"/>
          <w:szCs w:val="24"/>
          <w:rtl/>
        </w:rPr>
        <w:t>וכו</w:t>
      </w:r>
      <w:r w:rsidRPr="00164C02">
        <w:rPr>
          <w:rFonts w:ascii="David" w:hAnsi="David" w:cs="David"/>
          <w:sz w:val="24"/>
          <w:szCs w:val="24"/>
          <w:rtl/>
        </w:rPr>
        <w:t xml:space="preserve">', </w:t>
      </w:r>
      <w:r w:rsidRPr="00164C02">
        <w:rPr>
          <w:rFonts w:ascii="David" w:hAnsi="David" w:cs="David" w:hint="cs"/>
          <w:sz w:val="24"/>
          <w:szCs w:val="24"/>
          <w:rtl/>
        </w:rPr>
        <w:t>ואולם</w:t>
      </w:r>
      <w:r w:rsidRPr="00164C02">
        <w:rPr>
          <w:rFonts w:ascii="David" w:hAnsi="David" w:cs="David"/>
          <w:sz w:val="24"/>
          <w:szCs w:val="24"/>
          <w:rtl/>
        </w:rPr>
        <w:t xml:space="preserve"> </w:t>
      </w:r>
      <w:r w:rsidRPr="00164C02">
        <w:rPr>
          <w:rFonts w:ascii="David" w:hAnsi="David" w:cs="David" w:hint="cs"/>
          <w:sz w:val="24"/>
          <w:szCs w:val="24"/>
          <w:rtl/>
        </w:rPr>
        <w:t>אין</w:t>
      </w:r>
      <w:r w:rsidRPr="00164C02">
        <w:rPr>
          <w:rFonts w:ascii="David" w:hAnsi="David" w:cs="David"/>
          <w:sz w:val="24"/>
          <w:szCs w:val="24"/>
          <w:rtl/>
        </w:rPr>
        <w:t xml:space="preserve"> </w:t>
      </w:r>
      <w:r w:rsidRPr="00164C02">
        <w:rPr>
          <w:rFonts w:ascii="David" w:hAnsi="David" w:cs="David" w:hint="cs"/>
          <w:sz w:val="24"/>
          <w:szCs w:val="24"/>
          <w:rtl/>
        </w:rPr>
        <w:t>באמור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כדי</w:t>
      </w:r>
      <w:r w:rsidRPr="00164C02">
        <w:rPr>
          <w:rFonts w:ascii="David" w:hAnsi="David" w:cs="David"/>
          <w:sz w:val="24"/>
          <w:szCs w:val="24"/>
          <w:rtl/>
        </w:rPr>
        <w:t xml:space="preserve"> </w:t>
      </w:r>
      <w:r w:rsidRPr="00164C02">
        <w:rPr>
          <w:rFonts w:ascii="David" w:hAnsi="David" w:cs="David" w:hint="cs"/>
          <w:sz w:val="24"/>
          <w:szCs w:val="24"/>
          <w:rtl/>
        </w:rPr>
        <w:t>להביא</w:t>
      </w:r>
      <w:r w:rsidRPr="00164C02">
        <w:rPr>
          <w:rFonts w:ascii="David" w:hAnsi="David" w:cs="David"/>
          <w:sz w:val="24"/>
          <w:szCs w:val="24"/>
          <w:rtl/>
        </w:rPr>
        <w:t xml:space="preserve"> </w:t>
      </w:r>
      <w:r w:rsidRPr="00164C02">
        <w:rPr>
          <w:rFonts w:ascii="David" w:hAnsi="David" w:cs="David" w:hint="cs"/>
          <w:sz w:val="24"/>
          <w:szCs w:val="24"/>
          <w:rtl/>
        </w:rPr>
        <w:t>בחשבון</w:t>
      </w:r>
      <w:r w:rsidRPr="00164C02">
        <w:rPr>
          <w:rFonts w:ascii="David" w:hAnsi="David" w:cs="David"/>
          <w:sz w:val="24"/>
          <w:szCs w:val="24"/>
          <w:rtl/>
        </w:rPr>
        <w:t xml:space="preserve"> </w:t>
      </w:r>
      <w:r w:rsidRPr="00164C02">
        <w:rPr>
          <w:rFonts w:ascii="David" w:hAnsi="David" w:cs="David" w:hint="cs"/>
          <w:sz w:val="24"/>
          <w:szCs w:val="24"/>
          <w:rtl/>
        </w:rPr>
        <w:t>גיוס</w:t>
      </w:r>
      <w:r w:rsidRPr="00164C02">
        <w:rPr>
          <w:rFonts w:ascii="David" w:hAnsi="David" w:cs="David"/>
          <w:sz w:val="24"/>
          <w:szCs w:val="24"/>
          <w:rtl/>
        </w:rPr>
        <w:t xml:space="preserve"> </w:t>
      </w:r>
      <w:r w:rsidRPr="00164C02">
        <w:rPr>
          <w:rFonts w:ascii="David" w:hAnsi="David" w:cs="David" w:hint="cs"/>
          <w:sz w:val="24"/>
          <w:szCs w:val="24"/>
          <w:rtl/>
        </w:rPr>
        <w:t>כללי</w:t>
      </w:r>
      <w:r w:rsidRPr="00164C02">
        <w:rPr>
          <w:rFonts w:ascii="David" w:hAnsi="David" w:cs="David"/>
          <w:sz w:val="24"/>
          <w:szCs w:val="24"/>
          <w:rtl/>
        </w:rPr>
        <w:t xml:space="preserve"> </w:t>
      </w:r>
      <w:r w:rsidRPr="00164C02">
        <w:rPr>
          <w:rFonts w:ascii="David" w:hAnsi="David" w:cs="David" w:hint="cs"/>
          <w:sz w:val="24"/>
          <w:szCs w:val="24"/>
          <w:rtl/>
        </w:rPr>
        <w:t>לצבא</w:t>
      </w:r>
      <w:r w:rsidRPr="00164C02">
        <w:rPr>
          <w:rFonts w:ascii="David" w:hAnsi="David" w:cs="David"/>
          <w:sz w:val="24"/>
          <w:szCs w:val="24"/>
          <w:rtl/>
        </w:rPr>
        <w:t>.</w:t>
      </w:r>
    </w:p>
    <w:p w14:paraId="437204C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082EC01C" w14:textId="77777777" w:rsidR="00EF4F1C" w:rsidRPr="00164C02" w:rsidRDefault="00EF4F1C" w:rsidP="00A11D74">
      <w:pPr>
        <w:numPr>
          <w:ilvl w:val="2"/>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דרישתו</w:t>
      </w:r>
      <w:r w:rsidRPr="00164C02">
        <w:rPr>
          <w:rFonts w:ascii="David" w:hAnsi="David" w:cs="David"/>
          <w:i/>
          <w:sz w:val="24"/>
          <w:szCs w:val="24"/>
          <w:rtl/>
        </w:rPr>
        <w:t xml:space="preserve"> </w:t>
      </w:r>
      <w:r w:rsidRPr="00164C02">
        <w:rPr>
          <w:rFonts w:ascii="David" w:hAnsi="David" w:cs="David" w:hint="eastAsia"/>
          <w:i/>
          <w:sz w:val="24"/>
          <w:szCs w:val="24"/>
          <w:rtl/>
        </w:rPr>
        <w:t>מזמן</w:t>
      </w:r>
      <w:r w:rsidRPr="00164C02">
        <w:rPr>
          <w:rFonts w:ascii="David" w:hAnsi="David" w:cs="David"/>
          <w:i/>
          <w:sz w:val="24"/>
          <w:szCs w:val="24"/>
          <w:rtl/>
        </w:rPr>
        <w:t xml:space="preserve"> </w:t>
      </w:r>
      <w:r w:rsidRPr="00164C02">
        <w:rPr>
          <w:rFonts w:ascii="David" w:hAnsi="David" w:cs="David" w:hint="eastAsia"/>
          <w:i/>
          <w:sz w:val="24"/>
          <w:szCs w:val="24"/>
          <w:rtl/>
        </w:rPr>
        <w:t>לזמן</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ודיווח</w:t>
      </w:r>
      <w:r w:rsidRPr="00164C02">
        <w:rPr>
          <w:rFonts w:ascii="David" w:hAnsi="David" w:cs="David"/>
          <w:i/>
          <w:sz w:val="24"/>
          <w:szCs w:val="24"/>
          <w:rtl/>
        </w:rPr>
        <w:t xml:space="preserve"> </w:t>
      </w:r>
      <w:r w:rsidRPr="00164C02">
        <w:rPr>
          <w:rFonts w:ascii="David" w:hAnsi="David" w:cs="David" w:hint="eastAsia"/>
          <w:i/>
          <w:sz w:val="24"/>
          <w:szCs w:val="24"/>
          <w:rtl/>
        </w:rPr>
        <w:t>מלא</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ודרכי</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רשימת</w:t>
      </w:r>
      <w:r w:rsidRPr="00164C02">
        <w:rPr>
          <w:rFonts w:ascii="David" w:hAnsi="David" w:cs="David"/>
          <w:i/>
          <w:sz w:val="24"/>
          <w:szCs w:val="24"/>
          <w:rtl/>
        </w:rPr>
        <w:t xml:space="preserve"> </w:t>
      </w:r>
      <w:r w:rsidRPr="00164C02">
        <w:rPr>
          <w:rFonts w:ascii="David" w:hAnsi="David" w:cs="David" w:hint="eastAsia"/>
          <w:i/>
          <w:sz w:val="24"/>
          <w:szCs w:val="24"/>
          <w:rtl/>
        </w:rPr>
        <w:t>מתקנים</w:t>
      </w:r>
      <w:r w:rsidRPr="00164C02">
        <w:rPr>
          <w:rFonts w:ascii="David" w:hAnsi="David" w:cs="David"/>
          <w:i/>
          <w:sz w:val="24"/>
          <w:szCs w:val="24"/>
          <w:rtl/>
        </w:rPr>
        <w:t xml:space="preserve"> </w:t>
      </w:r>
      <w:r w:rsidRPr="00164C02">
        <w:rPr>
          <w:rFonts w:ascii="David" w:hAnsi="David" w:cs="David" w:hint="eastAsia"/>
          <w:i/>
          <w:sz w:val="24"/>
          <w:szCs w:val="24"/>
          <w:rtl/>
        </w:rPr>
        <w:t>ומבני</w:t>
      </w:r>
      <w:r w:rsidRPr="00164C02">
        <w:rPr>
          <w:rFonts w:ascii="David" w:hAnsi="David" w:cs="David"/>
          <w:i/>
          <w:sz w:val="24"/>
          <w:szCs w:val="24"/>
          <w:rtl/>
        </w:rPr>
        <w:t xml:space="preserve"> </w:t>
      </w:r>
      <w:r w:rsidRPr="00164C02">
        <w:rPr>
          <w:rFonts w:ascii="David" w:hAnsi="David" w:cs="David" w:hint="eastAsia"/>
          <w:i/>
          <w:sz w:val="24"/>
          <w:szCs w:val="24"/>
          <w:rtl/>
        </w:rPr>
        <w:t>עזר</w:t>
      </w:r>
      <w:r w:rsidRPr="00164C02">
        <w:rPr>
          <w:rFonts w:ascii="David" w:hAnsi="David" w:cs="David"/>
          <w:i/>
          <w:sz w:val="24"/>
          <w:szCs w:val="24"/>
          <w:rtl/>
        </w:rPr>
        <w:t xml:space="preserve"> </w:t>
      </w:r>
      <w:r w:rsidRPr="00164C02">
        <w:rPr>
          <w:rFonts w:ascii="David" w:hAnsi="David" w:cs="David" w:hint="eastAsia"/>
          <w:i/>
          <w:sz w:val="24"/>
          <w:szCs w:val="24"/>
          <w:rtl/>
        </w:rPr>
        <w:t>שיש</w:t>
      </w:r>
      <w:r w:rsidRPr="00164C02">
        <w:rPr>
          <w:rFonts w:ascii="David" w:hAnsi="David" w:cs="David"/>
          <w:i/>
          <w:sz w:val="24"/>
          <w:szCs w:val="24"/>
          <w:rtl/>
        </w:rPr>
        <w:t xml:space="preserve"> </w:t>
      </w:r>
      <w:r w:rsidRPr="00164C02">
        <w:rPr>
          <w:rFonts w:ascii="David" w:hAnsi="David" w:cs="David" w:hint="eastAsia"/>
          <w:i/>
          <w:sz w:val="24"/>
          <w:szCs w:val="24"/>
          <w:rtl/>
        </w:rPr>
        <w:t>בדעת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להשתמש</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רשימת</w:t>
      </w:r>
      <w:r w:rsidRPr="00164C02">
        <w:rPr>
          <w:rFonts w:ascii="David" w:hAnsi="David" w:cs="David"/>
          <w:i/>
          <w:sz w:val="24"/>
          <w:szCs w:val="24"/>
          <w:rtl/>
        </w:rPr>
        <w:t xml:space="preserve"> </w:t>
      </w:r>
      <w:r w:rsidRPr="00164C02">
        <w:rPr>
          <w:rFonts w:ascii="David" w:hAnsi="David" w:cs="David" w:hint="eastAsia"/>
          <w:i/>
          <w:sz w:val="24"/>
          <w:szCs w:val="24"/>
          <w:rtl/>
        </w:rPr>
        <w:t>בתי</w:t>
      </w:r>
      <w:r w:rsidRPr="00164C02">
        <w:rPr>
          <w:rFonts w:ascii="David" w:hAnsi="David" w:cs="David"/>
          <w:i/>
          <w:sz w:val="24"/>
          <w:szCs w:val="24"/>
          <w:rtl/>
        </w:rPr>
        <w:t xml:space="preserve"> </w:t>
      </w:r>
      <w:r w:rsidRPr="00164C02">
        <w:rPr>
          <w:rFonts w:ascii="David" w:hAnsi="David" w:cs="David" w:hint="eastAsia"/>
          <w:i/>
          <w:sz w:val="24"/>
          <w:szCs w:val="24"/>
          <w:rtl/>
        </w:rPr>
        <w:t>המלאכה</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תבוצענה</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מצבת</w:t>
      </w:r>
      <w:r w:rsidRPr="00164C02">
        <w:rPr>
          <w:rFonts w:ascii="David" w:hAnsi="David" w:cs="David"/>
          <w:i/>
          <w:sz w:val="24"/>
          <w:szCs w:val="24"/>
          <w:rtl/>
        </w:rPr>
        <w:t xml:space="preserve"> </w:t>
      </w:r>
      <w:r w:rsidRPr="00164C02">
        <w:rPr>
          <w:rFonts w:ascii="David" w:hAnsi="David" w:cs="David" w:hint="eastAsia"/>
          <w:i/>
          <w:sz w:val="24"/>
          <w:szCs w:val="24"/>
          <w:rtl/>
        </w:rPr>
        <w:t>כוח</w:t>
      </w:r>
      <w:r w:rsidRPr="00164C02">
        <w:rPr>
          <w:rFonts w:ascii="David" w:hAnsi="David" w:cs="David"/>
          <w:i/>
          <w:sz w:val="24"/>
          <w:szCs w:val="24"/>
          <w:rtl/>
        </w:rPr>
        <w:t xml:space="preserve"> </w:t>
      </w:r>
      <w:r w:rsidRPr="00164C02">
        <w:rPr>
          <w:rFonts w:ascii="David" w:hAnsi="David" w:cs="David" w:hint="eastAsia"/>
          <w:i/>
          <w:sz w:val="24"/>
          <w:szCs w:val="24"/>
          <w:rtl/>
        </w:rPr>
        <w:t>אדם</w:t>
      </w:r>
      <w:r w:rsidRPr="00164C02">
        <w:rPr>
          <w:rFonts w:ascii="David" w:hAnsi="David" w:cs="David"/>
          <w:i/>
          <w:sz w:val="24"/>
          <w:szCs w:val="24"/>
          <w:rtl/>
        </w:rPr>
        <w:t xml:space="preserve">, </w:t>
      </w:r>
      <w:r w:rsidRPr="00164C02">
        <w:rPr>
          <w:rFonts w:ascii="David" w:hAnsi="David" w:cs="David" w:hint="eastAsia"/>
          <w:i/>
          <w:sz w:val="24"/>
          <w:szCs w:val="24"/>
          <w:rtl/>
        </w:rPr>
        <w:t>תזרים</w:t>
      </w:r>
      <w:r w:rsidRPr="00164C02">
        <w:rPr>
          <w:rFonts w:ascii="David" w:hAnsi="David" w:cs="David"/>
          <w:i/>
          <w:sz w:val="24"/>
          <w:szCs w:val="24"/>
          <w:rtl/>
        </w:rPr>
        <w:t xml:space="preserve"> </w:t>
      </w:r>
      <w:r w:rsidRPr="00164C02">
        <w:rPr>
          <w:rFonts w:ascii="David" w:hAnsi="David" w:cs="David" w:hint="eastAsia"/>
          <w:i/>
          <w:sz w:val="24"/>
          <w:szCs w:val="24"/>
          <w:rtl/>
        </w:rPr>
        <w:t>מזומנים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מידע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ידרוש</w:t>
      </w:r>
      <w:r w:rsidRPr="00164C02">
        <w:rPr>
          <w:rFonts w:ascii="David" w:hAnsi="David" w:cs="David"/>
          <w:i/>
          <w:sz w:val="24"/>
          <w:szCs w:val="24"/>
          <w:rtl/>
        </w:rPr>
        <w:t xml:space="preserve">. </w:t>
      </w:r>
      <w:r w:rsidRPr="00164C02">
        <w:rPr>
          <w:rFonts w:ascii="David" w:hAnsi="David" w:cs="David" w:hint="eastAsia"/>
          <w:i/>
          <w:sz w:val="24"/>
          <w:szCs w:val="24"/>
          <w:rtl/>
        </w:rPr>
        <w:t>המצאת</w:t>
      </w:r>
      <w:r w:rsidRPr="00164C02">
        <w:rPr>
          <w:rFonts w:ascii="David" w:hAnsi="David" w:cs="David"/>
          <w:i/>
          <w:sz w:val="24"/>
          <w:szCs w:val="24"/>
          <w:rtl/>
        </w:rPr>
        <w:t xml:space="preserve"> </w:t>
      </w:r>
      <w:r w:rsidRPr="00164C02">
        <w:rPr>
          <w:rFonts w:ascii="David" w:hAnsi="David" w:cs="David" w:hint="eastAsia"/>
          <w:i/>
          <w:sz w:val="24"/>
          <w:szCs w:val="24"/>
          <w:rtl/>
        </w:rPr>
        <w:t>החומר</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שאישר</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אישרו</w:t>
      </w:r>
      <w:r w:rsidRPr="00164C02">
        <w:rPr>
          <w:rFonts w:ascii="David" w:hAnsi="David" w:cs="David"/>
          <w:i/>
          <w:sz w:val="24"/>
          <w:szCs w:val="24"/>
          <w:rtl/>
        </w:rPr>
        <w:t xml:space="preserve">, </w:t>
      </w:r>
      <w:r w:rsidRPr="00164C02">
        <w:rPr>
          <w:rFonts w:ascii="David" w:hAnsi="David" w:cs="David" w:hint="eastAsia"/>
          <w:i/>
          <w:sz w:val="24"/>
          <w:szCs w:val="24"/>
          <w:rtl/>
        </w:rPr>
        <w:t>אינה</w:t>
      </w:r>
      <w:r w:rsidRPr="00164C02">
        <w:rPr>
          <w:rFonts w:ascii="David" w:hAnsi="David" w:cs="David"/>
          <w:i/>
          <w:sz w:val="24"/>
          <w:szCs w:val="24"/>
          <w:rtl/>
        </w:rPr>
        <w:t xml:space="preserve"> </w:t>
      </w:r>
      <w:r w:rsidRPr="00164C02">
        <w:rPr>
          <w:rFonts w:ascii="David" w:hAnsi="David" w:cs="David" w:hint="eastAsia"/>
          <w:i/>
          <w:sz w:val="24"/>
          <w:szCs w:val="24"/>
          <w:rtl/>
        </w:rPr>
        <w:t>פוטרת</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מאחריות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המוטלת</w:t>
      </w:r>
      <w:r w:rsidRPr="00164C02">
        <w:rPr>
          <w:rFonts w:ascii="David" w:hAnsi="David" w:cs="David"/>
          <w:i/>
          <w:sz w:val="24"/>
          <w:szCs w:val="24"/>
          <w:rtl/>
        </w:rPr>
        <w:t xml:space="preserve"> </w:t>
      </w:r>
      <w:r w:rsidRPr="00164C02">
        <w:rPr>
          <w:rFonts w:ascii="David" w:hAnsi="David" w:cs="David" w:hint="eastAsia"/>
          <w:i/>
          <w:sz w:val="24"/>
          <w:szCs w:val="24"/>
          <w:rtl/>
        </w:rPr>
        <w:t>עליו</w:t>
      </w:r>
      <w:r w:rsidRPr="00164C02">
        <w:rPr>
          <w:rFonts w:ascii="David" w:hAnsi="David" w:cs="David"/>
          <w:i/>
          <w:sz w:val="24"/>
          <w:szCs w:val="24"/>
          <w:rtl/>
        </w:rPr>
        <w:t xml:space="preserve">. </w:t>
      </w:r>
      <w:r w:rsidRPr="00164C02">
        <w:rPr>
          <w:rFonts w:ascii="David" w:hAnsi="David" w:cs="David" w:hint="eastAsia"/>
          <w:i/>
          <w:sz w:val="24"/>
          <w:szCs w:val="24"/>
          <w:rtl/>
        </w:rPr>
        <w:t>נדרש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דיווח</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שעל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מותנה</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הדיווח</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לכן</w:t>
      </w:r>
      <w:r w:rsidRPr="00164C02">
        <w:rPr>
          <w:rFonts w:ascii="David" w:hAnsi="David" w:cs="David"/>
          <w:i/>
          <w:sz w:val="24"/>
          <w:szCs w:val="24"/>
          <w:rtl/>
        </w:rPr>
        <w:t>.</w:t>
      </w:r>
    </w:p>
    <w:p w14:paraId="048C95E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תכנית</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ההרמה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ההובלה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השינוע</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האכסון</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ציוד</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התבניות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החלקים</w:t>
      </w:r>
      <w:r w:rsidRPr="00164C02">
        <w:rPr>
          <w:rFonts w:ascii="David" w:hAnsi="David" w:cs="David"/>
          <w:i/>
          <w:sz w:val="24"/>
          <w:szCs w:val="24"/>
          <w:rtl/>
        </w:rPr>
        <w:t xml:space="preserve">    </w:t>
      </w:r>
      <w:r w:rsidRPr="00164C02">
        <w:rPr>
          <w:rFonts w:ascii="David" w:hAnsi="David" w:cs="David" w:hint="eastAsia"/>
          <w:i/>
          <w:sz w:val="24"/>
          <w:szCs w:val="24"/>
          <w:rtl/>
        </w:rPr>
        <w:t>היצוקים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אופן</w:t>
      </w:r>
      <w:r w:rsidRPr="00164C02">
        <w:rPr>
          <w:rFonts w:ascii="David" w:hAnsi="David" w:cs="David"/>
          <w:i/>
          <w:sz w:val="24"/>
          <w:szCs w:val="24"/>
          <w:rtl/>
        </w:rPr>
        <w:t xml:space="preserve"> </w:t>
      </w:r>
      <w:r w:rsidRPr="00164C02">
        <w:rPr>
          <w:rFonts w:ascii="David" w:hAnsi="David" w:cs="David" w:hint="eastAsia"/>
          <w:i/>
          <w:sz w:val="24"/>
          <w:szCs w:val="24"/>
          <w:rtl/>
        </w:rPr>
        <w:t>הרכבתם</w:t>
      </w:r>
      <w:r w:rsidRPr="00164C02">
        <w:rPr>
          <w:rFonts w:ascii="David" w:hAnsi="David" w:cs="David"/>
          <w:i/>
          <w:sz w:val="24"/>
          <w:szCs w:val="24"/>
          <w:rtl/>
        </w:rPr>
        <w:t xml:space="preserve"> </w:t>
      </w:r>
      <w:r w:rsidRPr="00164C02">
        <w:rPr>
          <w:rFonts w:ascii="David" w:hAnsi="David" w:cs="David" w:hint="eastAsia"/>
          <w:i/>
          <w:sz w:val="24"/>
          <w:szCs w:val="24"/>
          <w:rtl/>
        </w:rPr>
        <w:t>ופירוקם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מועדי</w:t>
      </w:r>
      <w:r w:rsidRPr="00164C02">
        <w:rPr>
          <w:rFonts w:ascii="David" w:hAnsi="David" w:cs="David"/>
          <w:i/>
          <w:sz w:val="24"/>
          <w:szCs w:val="24"/>
          <w:rtl/>
        </w:rPr>
        <w:t xml:space="preserve"> </w:t>
      </w:r>
      <w:r w:rsidRPr="00164C02">
        <w:rPr>
          <w:rFonts w:ascii="David" w:hAnsi="David" w:cs="David" w:hint="eastAsia"/>
          <w:i/>
          <w:sz w:val="24"/>
          <w:szCs w:val="24"/>
          <w:rtl/>
        </w:rPr>
        <w:t>ההרכבה</w:t>
      </w:r>
      <w:r w:rsidRPr="00164C02">
        <w:rPr>
          <w:rFonts w:ascii="David" w:hAnsi="David" w:cs="David"/>
          <w:i/>
          <w:sz w:val="24"/>
          <w:szCs w:val="24"/>
          <w:rtl/>
        </w:rPr>
        <w:t xml:space="preserve"> </w:t>
      </w:r>
      <w:r w:rsidRPr="00164C02">
        <w:rPr>
          <w:rFonts w:ascii="David" w:hAnsi="David" w:cs="David" w:hint="eastAsia"/>
          <w:i/>
          <w:sz w:val="24"/>
          <w:szCs w:val="24"/>
          <w:rtl/>
        </w:rPr>
        <w:t>והפירוק</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תיאור</w:t>
      </w:r>
      <w:r w:rsidRPr="00164C02">
        <w:rPr>
          <w:rFonts w:ascii="David" w:hAnsi="David" w:cs="David"/>
          <w:i/>
          <w:sz w:val="24"/>
          <w:szCs w:val="24"/>
          <w:rtl/>
        </w:rPr>
        <w:t xml:space="preserve"> </w:t>
      </w:r>
      <w:r w:rsidRPr="00164C02">
        <w:rPr>
          <w:rFonts w:ascii="David" w:hAnsi="David" w:cs="David" w:hint="eastAsia"/>
          <w:i/>
          <w:sz w:val="24"/>
          <w:szCs w:val="24"/>
          <w:rtl/>
        </w:rPr>
        <w:t>הפיגומים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התבניות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שיטות</w:t>
      </w:r>
      <w:r w:rsidRPr="00164C02">
        <w:rPr>
          <w:rFonts w:ascii="David" w:hAnsi="David" w:cs="David"/>
          <w:i/>
          <w:sz w:val="24"/>
          <w:szCs w:val="24"/>
          <w:rtl/>
        </w:rPr>
        <w:t xml:space="preserve"> </w:t>
      </w:r>
      <w:r w:rsidRPr="00164C02">
        <w:rPr>
          <w:rFonts w:ascii="David" w:hAnsi="David" w:cs="David" w:hint="eastAsia"/>
          <w:i/>
          <w:sz w:val="24"/>
          <w:szCs w:val="24"/>
          <w:rtl/>
        </w:rPr>
        <w:t>היציקה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סוג</w:t>
      </w:r>
      <w:r w:rsidRPr="00164C02">
        <w:rPr>
          <w:rFonts w:ascii="David" w:hAnsi="David" w:cs="David"/>
          <w:i/>
          <w:sz w:val="24"/>
          <w:szCs w:val="24"/>
          <w:rtl/>
        </w:rPr>
        <w:t xml:space="preserve"> </w:t>
      </w:r>
      <w:r w:rsidRPr="00164C02">
        <w:rPr>
          <w:rFonts w:ascii="David" w:hAnsi="David" w:cs="David" w:hint="eastAsia"/>
          <w:i/>
          <w:sz w:val="24"/>
          <w:szCs w:val="24"/>
          <w:rtl/>
        </w:rPr>
        <w:t>מעליות</w:t>
      </w:r>
      <w:r w:rsidRPr="00164C02">
        <w:rPr>
          <w:rFonts w:ascii="David" w:hAnsi="David" w:cs="David"/>
          <w:i/>
          <w:sz w:val="24"/>
          <w:szCs w:val="24"/>
          <w:rtl/>
        </w:rPr>
        <w:t xml:space="preserve"> </w:t>
      </w:r>
      <w:r w:rsidRPr="00164C02">
        <w:rPr>
          <w:rFonts w:ascii="David" w:hAnsi="David" w:cs="David" w:hint="eastAsia"/>
          <w:i/>
          <w:sz w:val="24"/>
          <w:szCs w:val="24"/>
          <w:rtl/>
        </w:rPr>
        <w:t>המשא</w:t>
      </w:r>
      <w:r w:rsidRPr="00164C02">
        <w:rPr>
          <w:rFonts w:ascii="David" w:hAnsi="David" w:cs="David"/>
          <w:i/>
          <w:sz w:val="24"/>
          <w:szCs w:val="24"/>
          <w:rtl/>
        </w:rPr>
        <w:t xml:space="preserve"> </w:t>
      </w:r>
      <w:r w:rsidRPr="00164C02">
        <w:rPr>
          <w:rFonts w:ascii="David" w:hAnsi="David" w:cs="David" w:hint="eastAsia"/>
          <w:i/>
          <w:sz w:val="24"/>
          <w:szCs w:val="24"/>
          <w:rtl/>
        </w:rPr>
        <w:t>הזמניות</w:t>
      </w:r>
      <w:r w:rsidRPr="00164C02">
        <w:rPr>
          <w:rFonts w:ascii="David" w:hAnsi="David" w:cs="David"/>
          <w:i/>
          <w:sz w:val="24"/>
          <w:szCs w:val="24"/>
          <w:rtl/>
        </w:rPr>
        <w:t xml:space="preserve"> </w:t>
      </w:r>
      <w:r w:rsidRPr="00164C02">
        <w:rPr>
          <w:rFonts w:ascii="David" w:hAnsi="David" w:cs="David" w:hint="eastAsia"/>
          <w:i/>
          <w:sz w:val="24"/>
          <w:szCs w:val="24"/>
          <w:rtl/>
        </w:rPr>
        <w:t>והיכן</w:t>
      </w:r>
      <w:r w:rsidRPr="00164C02">
        <w:rPr>
          <w:rFonts w:ascii="David" w:hAnsi="David" w:cs="David"/>
          <w:i/>
          <w:sz w:val="24"/>
          <w:szCs w:val="24"/>
          <w:rtl/>
        </w:rPr>
        <w:t xml:space="preserve"> </w:t>
      </w:r>
      <w:r w:rsidRPr="00164C02">
        <w:rPr>
          <w:rFonts w:ascii="David" w:hAnsi="David" w:cs="David" w:hint="eastAsia"/>
          <w:i/>
          <w:sz w:val="24"/>
          <w:szCs w:val="24"/>
          <w:rtl/>
        </w:rPr>
        <w:t>בכוונתו</w:t>
      </w:r>
      <w:r w:rsidRPr="00164C02">
        <w:rPr>
          <w:rFonts w:ascii="David" w:hAnsi="David" w:cs="David"/>
          <w:i/>
          <w:sz w:val="24"/>
          <w:szCs w:val="24"/>
          <w:rtl/>
        </w:rPr>
        <w:t xml:space="preserve"> </w:t>
      </w:r>
      <w:r w:rsidRPr="00164C02">
        <w:rPr>
          <w:rFonts w:ascii="David" w:hAnsi="David" w:cs="David" w:hint="eastAsia"/>
          <w:i/>
          <w:sz w:val="24"/>
          <w:szCs w:val="24"/>
          <w:rtl/>
        </w:rPr>
        <w:t>למקמן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מתכנניו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מנהל</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מטעמו</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יוצע</w:t>
      </w:r>
      <w:r w:rsidRPr="00164C02">
        <w:rPr>
          <w:rFonts w:ascii="David" w:hAnsi="David" w:cs="David"/>
          <w:i/>
          <w:sz w:val="24"/>
          <w:szCs w:val="24"/>
          <w:rtl/>
        </w:rPr>
        <w:t xml:space="preserve"> </w:t>
      </w:r>
      <w:r w:rsidRPr="00164C02">
        <w:rPr>
          <w:rFonts w:ascii="David" w:hAnsi="David" w:cs="David" w:hint="eastAsia"/>
          <w:i/>
          <w:sz w:val="24"/>
          <w:szCs w:val="24"/>
          <w:rtl/>
        </w:rPr>
        <w:t>בפניהם</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ישחרר</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מאחריות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יגרע</w:t>
      </w:r>
      <w:r w:rsidRPr="00164C02">
        <w:rPr>
          <w:rFonts w:ascii="David" w:hAnsi="David" w:cs="David"/>
          <w:i/>
          <w:sz w:val="24"/>
          <w:szCs w:val="24"/>
          <w:rtl/>
        </w:rPr>
        <w:t xml:space="preserve"> </w:t>
      </w:r>
      <w:r w:rsidRPr="00164C02">
        <w:rPr>
          <w:rFonts w:ascii="David" w:hAnsi="David" w:cs="David" w:hint="eastAsia"/>
          <w:i/>
          <w:sz w:val="24"/>
          <w:szCs w:val="24"/>
          <w:rtl/>
        </w:rPr>
        <w:t>הימנה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יוותר</w:t>
      </w:r>
      <w:r w:rsidRPr="00164C02">
        <w:rPr>
          <w:rFonts w:ascii="David" w:hAnsi="David" w:cs="David"/>
          <w:i/>
          <w:sz w:val="24"/>
          <w:szCs w:val="24"/>
          <w:rtl/>
        </w:rPr>
        <w:t xml:space="preserve"> </w:t>
      </w:r>
      <w:r w:rsidRPr="00164C02">
        <w:rPr>
          <w:rFonts w:ascii="David" w:hAnsi="David" w:cs="David" w:hint="eastAsia"/>
          <w:i/>
          <w:sz w:val="24"/>
          <w:szCs w:val="24"/>
          <w:rtl/>
        </w:rPr>
        <w:t>האחראי</w:t>
      </w:r>
      <w:r w:rsidRPr="00164C02">
        <w:rPr>
          <w:rFonts w:ascii="David" w:hAnsi="David" w:cs="David"/>
          <w:i/>
          <w:sz w:val="24"/>
          <w:szCs w:val="24"/>
          <w:rtl/>
        </w:rPr>
        <w:t xml:space="preserve"> </w:t>
      </w:r>
      <w:r w:rsidRPr="00164C02">
        <w:rPr>
          <w:rFonts w:ascii="David" w:hAnsi="David" w:cs="David" w:hint="eastAsia"/>
          <w:i/>
          <w:sz w:val="24"/>
          <w:szCs w:val="24"/>
          <w:rtl/>
        </w:rPr>
        <w:t>הבלעדי</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ויישא</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הכרוכות</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התארגנות</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שטחי</w:t>
      </w:r>
      <w:r w:rsidRPr="00164C02">
        <w:rPr>
          <w:rFonts w:ascii="David" w:hAnsi="David" w:cs="David"/>
          <w:i/>
          <w:sz w:val="24"/>
          <w:szCs w:val="24"/>
          <w:rtl/>
        </w:rPr>
        <w:t xml:space="preserve"> </w:t>
      </w:r>
      <w:r w:rsidRPr="00164C02">
        <w:rPr>
          <w:rFonts w:ascii="David" w:hAnsi="David" w:cs="David" w:hint="eastAsia"/>
          <w:i/>
          <w:sz w:val="24"/>
          <w:szCs w:val="24"/>
          <w:rtl/>
        </w:rPr>
        <w:t>ההתארגנות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בתחומי</w:t>
      </w:r>
      <w:r w:rsidRPr="00164C02">
        <w:rPr>
          <w:rFonts w:ascii="David" w:hAnsi="David" w:cs="David"/>
          <w:i/>
          <w:sz w:val="24"/>
          <w:szCs w:val="24"/>
          <w:rtl/>
        </w:rPr>
        <w:t xml:space="preserve"> </w:t>
      </w:r>
      <w:r w:rsidRPr="00164C02">
        <w:rPr>
          <w:rFonts w:ascii="David" w:hAnsi="David" w:cs="David" w:hint="eastAsia"/>
          <w:i/>
          <w:sz w:val="24"/>
          <w:szCs w:val="24"/>
          <w:rtl/>
        </w:rPr>
        <w:t>המגרש</w:t>
      </w:r>
      <w:r w:rsidRPr="00164C02">
        <w:rPr>
          <w:rFonts w:ascii="David" w:hAnsi="David" w:cs="David"/>
          <w:i/>
          <w:sz w:val="24"/>
          <w:szCs w:val="24"/>
          <w:rtl/>
        </w:rPr>
        <w:t>.</w:t>
      </w:r>
    </w:p>
    <w:p w14:paraId="205FFE23" w14:textId="77777777" w:rsidR="00EF4F1C" w:rsidRPr="00164C02" w:rsidRDefault="00EF4F1C" w:rsidP="0044573C">
      <w:pPr>
        <w:spacing w:after="0" w:afterAutospacing="0" w:line="240" w:lineRule="auto"/>
        <w:ind w:left="1508"/>
        <w:rPr>
          <w:rFonts w:ascii="David" w:hAnsi="David" w:cs="David"/>
          <w:sz w:val="24"/>
          <w:szCs w:val="24"/>
          <w:rtl/>
        </w:rPr>
      </w:pP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רשאי</w:t>
      </w:r>
      <w:r w:rsidRPr="00164C02">
        <w:rPr>
          <w:rFonts w:ascii="David" w:hAnsi="David" w:cs="David"/>
          <w:sz w:val="24"/>
          <w:szCs w:val="24"/>
          <w:rtl/>
        </w:rPr>
        <w:t xml:space="preserve"> </w:t>
      </w:r>
      <w:r w:rsidRPr="00164C02">
        <w:rPr>
          <w:rFonts w:ascii="David" w:hAnsi="David" w:cs="David" w:hint="eastAsia"/>
          <w:sz w:val="24"/>
          <w:szCs w:val="24"/>
          <w:rtl/>
        </w:rPr>
        <w:t>לבקש</w:t>
      </w:r>
      <w:r w:rsidRPr="00164C02">
        <w:rPr>
          <w:rFonts w:ascii="David" w:hAnsi="David" w:cs="David"/>
          <w:sz w:val="24"/>
          <w:szCs w:val="24"/>
          <w:rtl/>
        </w:rPr>
        <w:t xml:space="preserve"> </w:t>
      </w:r>
      <w:r w:rsidRPr="00164C02">
        <w:rPr>
          <w:rFonts w:ascii="David" w:hAnsi="David" w:cs="David" w:hint="eastAsia"/>
          <w:sz w:val="24"/>
          <w:szCs w:val="24"/>
          <w:rtl/>
        </w:rPr>
        <w:t>מהרשות</w:t>
      </w:r>
      <w:r w:rsidRPr="00164C02">
        <w:rPr>
          <w:rFonts w:ascii="David" w:hAnsi="David" w:cs="David"/>
          <w:sz w:val="24"/>
          <w:szCs w:val="24"/>
          <w:rtl/>
        </w:rPr>
        <w:t xml:space="preserve"> </w:t>
      </w:r>
      <w:r w:rsidRPr="00164C02">
        <w:rPr>
          <w:rFonts w:ascii="David" w:hAnsi="David" w:cs="David" w:hint="eastAsia"/>
          <w:sz w:val="24"/>
          <w:szCs w:val="24"/>
          <w:rtl/>
        </w:rPr>
        <w:t>המקומית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להתארגנות</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להצבת</w:t>
      </w:r>
      <w:r w:rsidRPr="00164C02">
        <w:rPr>
          <w:rFonts w:ascii="David" w:hAnsi="David" w:cs="David"/>
          <w:sz w:val="24"/>
          <w:szCs w:val="24"/>
          <w:rtl/>
        </w:rPr>
        <w:t xml:space="preserve"> </w:t>
      </w:r>
      <w:r w:rsidRPr="00164C02">
        <w:rPr>
          <w:rFonts w:ascii="David" w:hAnsi="David" w:cs="David" w:hint="eastAsia"/>
          <w:sz w:val="24"/>
          <w:szCs w:val="24"/>
          <w:rtl/>
        </w:rPr>
        <w:t>ציוד</w:t>
      </w:r>
      <w:r w:rsidRPr="00164C02">
        <w:rPr>
          <w:rFonts w:ascii="David" w:hAnsi="David" w:cs="David"/>
          <w:sz w:val="24"/>
          <w:szCs w:val="24"/>
          <w:rtl/>
        </w:rPr>
        <w:t xml:space="preserve"> </w:t>
      </w:r>
      <w:r w:rsidRPr="00164C02">
        <w:rPr>
          <w:rFonts w:ascii="David" w:hAnsi="David" w:cs="David" w:hint="eastAsia"/>
          <w:sz w:val="24"/>
          <w:szCs w:val="24"/>
          <w:rtl/>
        </w:rPr>
        <w:t>מחוץ</w:t>
      </w:r>
      <w:r w:rsidRPr="00164C02">
        <w:rPr>
          <w:rFonts w:ascii="David" w:hAnsi="David" w:cs="David"/>
          <w:sz w:val="24"/>
          <w:szCs w:val="24"/>
          <w:rtl/>
        </w:rPr>
        <w:t xml:space="preserve"> </w:t>
      </w:r>
      <w:r w:rsidRPr="00164C02">
        <w:rPr>
          <w:rFonts w:ascii="David" w:hAnsi="David" w:cs="David" w:hint="eastAsia"/>
          <w:sz w:val="24"/>
          <w:szCs w:val="24"/>
          <w:rtl/>
        </w:rPr>
        <w:t>לתחומי</w:t>
      </w:r>
      <w:r w:rsidRPr="00164C02">
        <w:rPr>
          <w:rFonts w:ascii="David" w:hAnsi="David" w:cs="David"/>
          <w:sz w:val="24"/>
          <w:szCs w:val="24"/>
          <w:rtl/>
        </w:rPr>
        <w:t xml:space="preserve"> </w:t>
      </w:r>
      <w:r w:rsidRPr="00164C02">
        <w:rPr>
          <w:rFonts w:ascii="David" w:hAnsi="David" w:cs="David" w:hint="eastAsia"/>
          <w:sz w:val="24"/>
          <w:szCs w:val="24"/>
          <w:rtl/>
        </w:rPr>
        <w:t>המגרש</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מחויבותו</w:t>
      </w:r>
      <w:r w:rsidRPr="00164C02">
        <w:rPr>
          <w:rFonts w:ascii="David" w:hAnsi="David" w:cs="David"/>
          <w:sz w:val="24"/>
          <w:szCs w:val="24"/>
          <w:rtl/>
        </w:rPr>
        <w:t xml:space="preserve"> </w:t>
      </w:r>
      <w:r w:rsidRPr="00164C02">
        <w:rPr>
          <w:rFonts w:ascii="David" w:hAnsi="David" w:cs="David" w:hint="eastAsia"/>
          <w:sz w:val="24"/>
          <w:szCs w:val="24"/>
          <w:rtl/>
        </w:rPr>
        <w:t>כלפי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תהיה</w:t>
      </w:r>
      <w:r w:rsidRPr="00164C02">
        <w:rPr>
          <w:rFonts w:ascii="David" w:hAnsi="David" w:cs="David"/>
          <w:sz w:val="24"/>
          <w:szCs w:val="24"/>
          <w:rtl/>
        </w:rPr>
        <w:t xml:space="preserve"> </w:t>
      </w:r>
      <w:r w:rsidRPr="00164C02">
        <w:rPr>
          <w:rFonts w:ascii="David" w:hAnsi="David" w:cs="David" w:hint="eastAsia"/>
          <w:sz w:val="24"/>
          <w:szCs w:val="24"/>
          <w:rtl/>
        </w:rPr>
        <w:t>מותנית</w:t>
      </w:r>
      <w:r w:rsidRPr="00164C02">
        <w:rPr>
          <w:rFonts w:ascii="David" w:hAnsi="David" w:cs="David"/>
          <w:sz w:val="24"/>
          <w:szCs w:val="24"/>
          <w:rtl/>
        </w:rPr>
        <w:t xml:space="preserve"> </w:t>
      </w:r>
      <w:r w:rsidRPr="00164C02">
        <w:rPr>
          <w:rFonts w:ascii="David" w:hAnsi="David" w:cs="David" w:hint="eastAsia"/>
          <w:sz w:val="24"/>
          <w:szCs w:val="24"/>
          <w:rtl/>
        </w:rPr>
        <w:t>בקבלת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w:t>
      </w:r>
    </w:p>
    <w:p w14:paraId="1DA54D2C" w14:textId="77777777" w:rsidR="00EF4F1C" w:rsidRPr="00164C02" w:rsidRDefault="00EF4F1C" w:rsidP="0044573C">
      <w:pPr>
        <w:spacing w:after="0" w:afterAutospacing="0" w:line="240" w:lineRule="auto"/>
        <w:ind w:left="1508"/>
        <w:rPr>
          <w:rFonts w:ascii="David" w:hAnsi="David" w:cs="David"/>
          <w:sz w:val="24"/>
          <w:szCs w:val="24"/>
          <w:rtl/>
        </w:rPr>
      </w:pPr>
      <w:r w:rsidRPr="00164C02">
        <w:rPr>
          <w:rFonts w:ascii="David" w:hAnsi="David" w:cs="David" w:hint="eastAsia"/>
          <w:sz w:val="24"/>
          <w:szCs w:val="24"/>
          <w:rtl/>
        </w:rPr>
        <w:t>למען</w:t>
      </w:r>
      <w:r w:rsidRPr="00164C02">
        <w:rPr>
          <w:rFonts w:ascii="David" w:hAnsi="David" w:cs="David"/>
          <w:sz w:val="24"/>
          <w:szCs w:val="24"/>
          <w:rtl/>
        </w:rPr>
        <w:t xml:space="preserve"> </w:t>
      </w:r>
      <w:r w:rsidRPr="00164C02">
        <w:rPr>
          <w:rFonts w:ascii="David" w:hAnsi="David" w:cs="David" w:hint="eastAsia"/>
          <w:sz w:val="24"/>
          <w:szCs w:val="24"/>
          <w:rtl/>
        </w:rPr>
        <w:t>הסר</w:t>
      </w:r>
      <w:r w:rsidRPr="00164C02">
        <w:rPr>
          <w:rFonts w:ascii="David" w:hAnsi="David" w:cs="David"/>
          <w:sz w:val="24"/>
          <w:szCs w:val="24"/>
          <w:rtl/>
        </w:rPr>
        <w:t xml:space="preserve"> </w:t>
      </w:r>
      <w:r w:rsidRPr="00164C02">
        <w:rPr>
          <w:rFonts w:ascii="David" w:hAnsi="David" w:cs="David" w:hint="eastAsia"/>
          <w:sz w:val="24"/>
          <w:szCs w:val="24"/>
          <w:rtl/>
        </w:rPr>
        <w:t>ספק</w:t>
      </w:r>
      <w:r w:rsidRPr="00164C02">
        <w:rPr>
          <w:rFonts w:ascii="David" w:hAnsi="David" w:cs="David"/>
          <w:sz w:val="24"/>
          <w:szCs w:val="24"/>
          <w:rtl/>
        </w:rPr>
        <w:t xml:space="preserve"> </w:t>
      </w:r>
      <w:r w:rsidRPr="00164C02">
        <w:rPr>
          <w:rFonts w:ascii="David" w:hAnsi="David" w:cs="David" w:hint="eastAsia"/>
          <w:sz w:val="24"/>
          <w:szCs w:val="24"/>
          <w:rtl/>
        </w:rPr>
        <w:t>מובהר</w:t>
      </w:r>
      <w:r w:rsidRPr="00164C02">
        <w:rPr>
          <w:rFonts w:ascii="David" w:hAnsi="David" w:cs="David"/>
          <w:sz w:val="24"/>
          <w:szCs w:val="24"/>
          <w:rtl/>
        </w:rPr>
        <w:t xml:space="preserve"> </w:t>
      </w:r>
      <w:r w:rsidRPr="00164C02">
        <w:rPr>
          <w:rFonts w:ascii="David" w:hAnsi="David" w:cs="David" w:hint="eastAsia"/>
          <w:sz w:val="24"/>
          <w:szCs w:val="24"/>
          <w:rtl/>
        </w:rPr>
        <w:t>כי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יישא</w:t>
      </w:r>
      <w:r w:rsidRPr="00164C02">
        <w:rPr>
          <w:rFonts w:ascii="David" w:hAnsi="David" w:cs="David"/>
          <w:sz w:val="24"/>
          <w:szCs w:val="24"/>
          <w:rtl/>
        </w:rPr>
        <w:t xml:space="preserve"> </w:t>
      </w:r>
      <w:r w:rsidRPr="00164C02">
        <w:rPr>
          <w:rFonts w:ascii="David" w:hAnsi="David" w:cs="David" w:hint="eastAsia"/>
          <w:sz w:val="24"/>
          <w:szCs w:val="24"/>
          <w:rtl/>
        </w:rPr>
        <w:t>בהוצאות</w:t>
      </w:r>
      <w:r w:rsidRPr="00164C02">
        <w:rPr>
          <w:rFonts w:ascii="David" w:hAnsi="David" w:cs="David"/>
          <w:sz w:val="24"/>
          <w:szCs w:val="24"/>
          <w:rtl/>
        </w:rPr>
        <w:t xml:space="preserve"> </w:t>
      </w:r>
      <w:r w:rsidRPr="00164C02">
        <w:rPr>
          <w:rFonts w:ascii="David" w:hAnsi="David" w:cs="David" w:hint="eastAsia"/>
          <w:sz w:val="24"/>
          <w:szCs w:val="24"/>
          <w:rtl/>
        </w:rPr>
        <w:t>כלשהן</w:t>
      </w:r>
      <w:r w:rsidRPr="00164C02">
        <w:rPr>
          <w:rFonts w:ascii="David" w:hAnsi="David" w:cs="David"/>
          <w:sz w:val="24"/>
          <w:szCs w:val="24"/>
          <w:rtl/>
        </w:rPr>
        <w:t xml:space="preserve"> </w:t>
      </w:r>
      <w:r w:rsidRPr="00164C02">
        <w:rPr>
          <w:rFonts w:ascii="David" w:hAnsi="David" w:cs="David" w:hint="eastAsia"/>
          <w:sz w:val="24"/>
          <w:szCs w:val="24"/>
          <w:rtl/>
        </w:rPr>
        <w:t>שתיגרמנה</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לשם</w:t>
      </w:r>
      <w:r w:rsidRPr="00164C02">
        <w:rPr>
          <w:rFonts w:ascii="David" w:hAnsi="David" w:cs="David"/>
          <w:sz w:val="24"/>
          <w:szCs w:val="24"/>
          <w:rtl/>
        </w:rPr>
        <w:t xml:space="preserve"> </w:t>
      </w:r>
      <w:r w:rsidRPr="00164C02">
        <w:rPr>
          <w:rFonts w:ascii="David" w:hAnsi="David" w:cs="David" w:hint="eastAsia"/>
          <w:sz w:val="24"/>
          <w:szCs w:val="24"/>
          <w:rtl/>
        </w:rPr>
        <w:t>קבלת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w:t>
      </w:r>
    </w:p>
    <w:p w14:paraId="698E5D42" w14:textId="77777777" w:rsidR="00EF4F1C" w:rsidRPr="00164C02" w:rsidRDefault="00EF4F1C" w:rsidP="00164C02">
      <w:pPr>
        <w:numPr>
          <w:ilvl w:val="2"/>
          <w:numId w:val="4"/>
        </w:numPr>
        <w:tabs>
          <w:tab w:val="clear" w:pos="1497"/>
          <w:tab w:val="num" w:pos="1933"/>
        </w:tabs>
        <w:spacing w:after="0" w:afterAutospacing="0" w:line="240" w:lineRule="auto"/>
        <w:ind w:left="1791" w:hanging="798"/>
        <w:rPr>
          <w:rFonts w:ascii="David" w:hAnsi="David" w:cs="David"/>
          <w:i/>
          <w:sz w:val="24"/>
          <w:szCs w:val="24"/>
          <w:rtl/>
        </w:rPr>
      </w:pP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10.10.1,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7 </w:t>
      </w:r>
      <w:r w:rsidRPr="00164C02">
        <w:rPr>
          <w:rFonts w:ascii="David" w:hAnsi="David" w:cs="David" w:hint="eastAsia"/>
          <w:i/>
          <w:sz w:val="24"/>
          <w:szCs w:val="24"/>
          <w:rtl/>
        </w:rPr>
        <w:t>ימים</w:t>
      </w:r>
      <w:r w:rsidRPr="00164C02">
        <w:rPr>
          <w:rFonts w:ascii="David" w:hAnsi="David" w:cs="David"/>
          <w:i/>
          <w:sz w:val="24"/>
          <w:szCs w:val="24"/>
          <w:rtl/>
        </w:rPr>
        <w:t xml:space="preserve"> </w:t>
      </w:r>
      <w:r w:rsidRPr="00164C02">
        <w:rPr>
          <w:rFonts w:ascii="David" w:hAnsi="David" w:cs="David" w:hint="eastAsia"/>
          <w:i/>
          <w:sz w:val="24"/>
          <w:szCs w:val="24"/>
          <w:rtl/>
        </w:rPr>
        <w:t>מתאריך</w:t>
      </w:r>
      <w:r w:rsidRPr="00164C02">
        <w:rPr>
          <w:rFonts w:ascii="David" w:hAnsi="David" w:cs="David"/>
          <w:i/>
          <w:sz w:val="24"/>
          <w:szCs w:val="24"/>
          <w:rtl/>
        </w:rPr>
        <w:t xml:space="preserve"> </w:t>
      </w:r>
      <w:r w:rsidRPr="00164C02">
        <w:rPr>
          <w:rFonts w:ascii="David" w:hAnsi="David" w:cs="David" w:hint="eastAsia"/>
          <w:i/>
          <w:sz w:val="24"/>
          <w:szCs w:val="24"/>
          <w:rtl/>
        </w:rPr>
        <w:t>חתימת</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האישורים</w:t>
      </w:r>
      <w:r w:rsidRPr="00164C02">
        <w:rPr>
          <w:rFonts w:ascii="David" w:hAnsi="David" w:cs="David"/>
          <w:i/>
          <w:sz w:val="24"/>
          <w:szCs w:val="24"/>
          <w:rtl/>
        </w:rPr>
        <w:t xml:space="preserve"> </w:t>
      </w:r>
      <w:r w:rsidRPr="00164C02">
        <w:rPr>
          <w:rFonts w:ascii="David" w:hAnsi="David" w:cs="David" w:hint="eastAsia"/>
          <w:i/>
          <w:sz w:val="24"/>
          <w:szCs w:val="24"/>
          <w:rtl/>
        </w:rPr>
        <w:t>למינוי</w:t>
      </w:r>
      <w:r w:rsidRPr="00164C02">
        <w:rPr>
          <w:rFonts w:ascii="David" w:hAnsi="David" w:cs="David"/>
          <w:i/>
          <w:sz w:val="24"/>
          <w:szCs w:val="24"/>
          <w:rtl/>
        </w:rPr>
        <w:t xml:space="preserve"> </w:t>
      </w:r>
      <w:r w:rsidRPr="00164C02">
        <w:rPr>
          <w:rFonts w:ascii="David" w:hAnsi="David" w:cs="David" w:hint="eastAsia"/>
          <w:i/>
          <w:sz w:val="24"/>
          <w:szCs w:val="24"/>
          <w:rtl/>
        </w:rPr>
        <w:t>ממונה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בטיחות</w:t>
      </w:r>
      <w:r w:rsidRPr="00164C02">
        <w:rPr>
          <w:rFonts w:ascii="David" w:hAnsi="David" w:cs="David"/>
          <w:i/>
          <w:sz w:val="24"/>
          <w:szCs w:val="24"/>
          <w:rtl/>
        </w:rPr>
        <w:t xml:space="preserve">, </w:t>
      </w:r>
      <w:r w:rsidRPr="00164C02">
        <w:rPr>
          <w:rFonts w:ascii="David" w:hAnsi="David" w:cs="David" w:hint="eastAsia"/>
          <w:i/>
          <w:sz w:val="24"/>
          <w:szCs w:val="24"/>
          <w:rtl/>
        </w:rPr>
        <w:t>אחראי</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הביקורת</w:t>
      </w:r>
      <w:r w:rsidRPr="00164C02">
        <w:rPr>
          <w:rFonts w:ascii="David" w:hAnsi="David" w:cs="David"/>
          <w:i/>
          <w:sz w:val="24"/>
          <w:szCs w:val="24"/>
          <w:rtl/>
        </w:rPr>
        <w:t xml:space="preserve">, </w:t>
      </w:r>
      <w:r w:rsidRPr="00164C02">
        <w:rPr>
          <w:rFonts w:ascii="David" w:hAnsi="David" w:cs="David" w:hint="eastAsia"/>
          <w:i/>
          <w:sz w:val="24"/>
          <w:szCs w:val="24"/>
          <w:rtl/>
        </w:rPr>
        <w:t>ואחראי</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השלד</w:t>
      </w:r>
      <w:r w:rsidRPr="00164C02">
        <w:rPr>
          <w:rFonts w:ascii="David" w:hAnsi="David" w:cs="David"/>
          <w:i/>
          <w:sz w:val="24"/>
          <w:szCs w:val="24"/>
          <w:rtl/>
        </w:rPr>
        <w:t xml:space="preserve"> </w:t>
      </w:r>
      <w:r w:rsidRPr="00164C02">
        <w:rPr>
          <w:rFonts w:ascii="David" w:hAnsi="David" w:cs="David" w:hint="eastAsia"/>
          <w:i/>
          <w:sz w:val="24"/>
          <w:szCs w:val="24"/>
          <w:rtl/>
        </w:rPr>
        <w:t>ותכנית</w:t>
      </w:r>
      <w:r w:rsidRPr="00164C02">
        <w:rPr>
          <w:rFonts w:ascii="David" w:hAnsi="David" w:cs="David"/>
          <w:i/>
          <w:sz w:val="24"/>
          <w:szCs w:val="24"/>
          <w:rtl/>
        </w:rPr>
        <w:t xml:space="preserve"> </w:t>
      </w:r>
      <w:r w:rsidRPr="00164C02">
        <w:rPr>
          <w:rFonts w:ascii="David" w:hAnsi="David" w:cs="David" w:hint="eastAsia"/>
          <w:i/>
          <w:sz w:val="24"/>
          <w:szCs w:val="24"/>
          <w:rtl/>
        </w:rPr>
        <w:t>התארגנות</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מקום</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והפעלת</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הגישה</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מידע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שיידרש</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p>
    <w:p w14:paraId="159CA9BC" w14:textId="77777777" w:rsidR="00EF4F1C" w:rsidRPr="00164C02" w:rsidRDefault="00EF4F1C" w:rsidP="004F5B39">
      <w:pPr>
        <w:spacing w:after="0" w:afterAutospacing="0" w:line="240" w:lineRule="auto"/>
        <w:ind w:left="1791"/>
        <w:rPr>
          <w:rFonts w:ascii="David" w:hAnsi="David" w:cs="David"/>
          <w:sz w:val="24"/>
          <w:szCs w:val="24"/>
          <w:rtl/>
        </w:rPr>
      </w:pP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טעונה</w:t>
      </w:r>
      <w:r w:rsidRPr="00164C02">
        <w:rPr>
          <w:rFonts w:ascii="David" w:hAnsi="David" w:cs="David"/>
          <w:sz w:val="24"/>
          <w:szCs w:val="24"/>
          <w:rtl/>
        </w:rPr>
        <w:t xml:space="preserve"> </w:t>
      </w:r>
      <w:r w:rsidRPr="00164C02">
        <w:rPr>
          <w:rFonts w:ascii="David" w:hAnsi="David" w:cs="David" w:hint="cs"/>
          <w:sz w:val="24"/>
          <w:szCs w:val="24"/>
          <w:rtl/>
        </w:rPr>
        <w:t>אישור</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ובכל</w:t>
      </w:r>
      <w:r w:rsidRPr="00164C02">
        <w:rPr>
          <w:rFonts w:ascii="David" w:hAnsi="David" w:cs="David"/>
          <w:sz w:val="24"/>
          <w:szCs w:val="24"/>
          <w:rtl/>
        </w:rPr>
        <w:t xml:space="preserve"> </w:t>
      </w:r>
      <w:r w:rsidRPr="00164C02">
        <w:rPr>
          <w:rFonts w:ascii="David" w:hAnsi="David" w:cs="David" w:hint="cs"/>
          <w:sz w:val="24"/>
          <w:szCs w:val="24"/>
          <w:rtl/>
        </w:rPr>
        <w:t>מקרה</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יתחיל</w:t>
      </w:r>
      <w:r w:rsidRPr="00164C02">
        <w:rPr>
          <w:rFonts w:ascii="David" w:hAnsi="David" w:cs="David"/>
          <w:sz w:val="24"/>
          <w:szCs w:val="24"/>
          <w:rtl/>
        </w:rPr>
        <w:t xml:space="preserve"> </w:t>
      </w:r>
      <w:r w:rsidRPr="00164C02">
        <w:rPr>
          <w:rFonts w:ascii="David" w:hAnsi="David" w:cs="David" w:hint="cs"/>
          <w:sz w:val="24"/>
          <w:szCs w:val="24"/>
          <w:rtl/>
        </w:rPr>
        <w:t>בביצוע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טרם</w:t>
      </w:r>
      <w:r w:rsidRPr="00164C02">
        <w:rPr>
          <w:rFonts w:ascii="David" w:hAnsi="David" w:cs="David"/>
          <w:sz w:val="24"/>
          <w:szCs w:val="24"/>
          <w:rtl/>
        </w:rPr>
        <w:t xml:space="preserve"> </w:t>
      </w:r>
      <w:r w:rsidRPr="00164C02">
        <w:rPr>
          <w:rFonts w:ascii="David" w:hAnsi="David" w:cs="David" w:hint="cs"/>
          <w:sz w:val="24"/>
          <w:szCs w:val="24"/>
          <w:rtl/>
        </w:rPr>
        <w:t>מונו</w:t>
      </w:r>
      <w:r w:rsidRPr="00164C02">
        <w:rPr>
          <w:rFonts w:ascii="David" w:hAnsi="David" w:cs="David"/>
          <w:sz w:val="24"/>
          <w:szCs w:val="24"/>
          <w:rtl/>
        </w:rPr>
        <w:t xml:space="preserve"> </w:t>
      </w:r>
      <w:r w:rsidRPr="00164C02">
        <w:rPr>
          <w:rFonts w:ascii="David" w:hAnsi="David" w:cs="David" w:hint="cs"/>
          <w:sz w:val="24"/>
          <w:szCs w:val="24"/>
          <w:rtl/>
        </w:rPr>
        <w:t>האחראים</w:t>
      </w:r>
      <w:r w:rsidRPr="00164C02">
        <w:rPr>
          <w:rFonts w:ascii="David" w:hAnsi="David" w:cs="David"/>
          <w:sz w:val="24"/>
          <w:szCs w:val="24"/>
          <w:rtl/>
        </w:rPr>
        <w:t xml:space="preserve"> </w:t>
      </w:r>
      <w:r w:rsidRPr="00164C02">
        <w:rPr>
          <w:rFonts w:ascii="David" w:hAnsi="David" w:cs="David" w:hint="cs"/>
          <w:sz w:val="24"/>
          <w:szCs w:val="24"/>
          <w:rtl/>
        </w:rPr>
        <w:t>הנזכרים</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הגיש</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למפקח</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יראו</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התקופה</w:t>
      </w:r>
      <w:r w:rsidRPr="00164C02">
        <w:rPr>
          <w:rFonts w:ascii="David" w:hAnsi="David" w:cs="David"/>
          <w:sz w:val="24"/>
          <w:szCs w:val="24"/>
          <w:rtl/>
        </w:rPr>
        <w:t xml:space="preserve"> </w:t>
      </w:r>
      <w:r w:rsidRPr="00164C02">
        <w:rPr>
          <w:rFonts w:ascii="David" w:hAnsi="David" w:cs="David" w:hint="cs"/>
          <w:sz w:val="24"/>
          <w:szCs w:val="24"/>
          <w:rtl/>
        </w:rPr>
        <w:t>בה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כאילו</w:t>
      </w:r>
      <w:r w:rsidRPr="00164C02">
        <w:rPr>
          <w:rFonts w:ascii="David" w:hAnsi="David" w:cs="David"/>
          <w:sz w:val="24"/>
          <w:szCs w:val="24"/>
          <w:rtl/>
        </w:rPr>
        <w:t xml:space="preserve"> </w:t>
      </w:r>
      <w:r w:rsidRPr="00164C02">
        <w:rPr>
          <w:rFonts w:ascii="David" w:hAnsi="David" w:cs="David" w:hint="cs"/>
          <w:sz w:val="24"/>
          <w:szCs w:val="24"/>
          <w:rtl/>
        </w:rPr>
        <w:t>התחילה</w:t>
      </w:r>
      <w:r w:rsidRPr="00164C02">
        <w:rPr>
          <w:rFonts w:ascii="David" w:hAnsi="David" w:cs="David"/>
          <w:sz w:val="24"/>
          <w:szCs w:val="24"/>
          <w:rtl/>
        </w:rPr>
        <w:t xml:space="preserve"> </w:t>
      </w:r>
      <w:r w:rsidRPr="00164C02">
        <w:rPr>
          <w:rFonts w:ascii="David" w:hAnsi="David" w:cs="David" w:hint="cs"/>
          <w:sz w:val="24"/>
          <w:szCs w:val="24"/>
          <w:rtl/>
        </w:rPr>
        <w:t>בתום</w:t>
      </w:r>
      <w:r w:rsidRPr="00164C02">
        <w:rPr>
          <w:rFonts w:ascii="David" w:hAnsi="David" w:cs="David"/>
          <w:sz w:val="24"/>
          <w:szCs w:val="24"/>
          <w:rtl/>
        </w:rPr>
        <w:t xml:space="preserve"> 7 </w:t>
      </w:r>
      <w:r w:rsidRPr="00164C02">
        <w:rPr>
          <w:rFonts w:ascii="David" w:hAnsi="David" w:cs="David" w:hint="cs"/>
          <w:sz w:val="24"/>
          <w:szCs w:val="24"/>
          <w:rtl/>
        </w:rPr>
        <w:t>ימים</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היה</w:t>
      </w:r>
      <w:r w:rsidRPr="00164C02">
        <w:rPr>
          <w:rFonts w:ascii="David" w:hAnsi="David" w:cs="David"/>
          <w:sz w:val="24"/>
          <w:szCs w:val="24"/>
          <w:rtl/>
        </w:rPr>
        <w:t xml:space="preserve"> </w:t>
      </w:r>
      <w:r w:rsidRPr="00164C02">
        <w:rPr>
          <w:rFonts w:ascii="David" w:hAnsi="David" w:cs="David" w:hint="cs"/>
          <w:sz w:val="24"/>
          <w:szCs w:val="24"/>
          <w:rtl/>
        </w:rPr>
        <w:t>עליו</w:t>
      </w:r>
      <w:r w:rsidRPr="00164C02">
        <w:rPr>
          <w:rFonts w:ascii="David" w:hAnsi="David" w:cs="David"/>
          <w:sz w:val="24"/>
          <w:szCs w:val="24"/>
          <w:rtl/>
        </w:rPr>
        <w:t xml:space="preserve"> </w:t>
      </w:r>
      <w:r w:rsidRPr="00164C02">
        <w:rPr>
          <w:rFonts w:ascii="David" w:hAnsi="David" w:cs="David" w:hint="cs"/>
          <w:sz w:val="24"/>
          <w:szCs w:val="24"/>
          <w:rtl/>
        </w:rPr>
        <w:t>להגיש</w:t>
      </w:r>
      <w:r w:rsidRPr="00164C02">
        <w:rPr>
          <w:rFonts w:ascii="David" w:hAnsi="David" w:cs="David"/>
          <w:sz w:val="24"/>
          <w:szCs w:val="24"/>
          <w:rtl/>
        </w:rPr>
        <w:t xml:space="preserve"> </w:t>
      </w:r>
      <w:r w:rsidRPr="00164C02">
        <w:rPr>
          <w:rFonts w:ascii="David" w:hAnsi="David" w:cs="David" w:hint="cs"/>
          <w:sz w:val="24"/>
          <w:szCs w:val="24"/>
          <w:rtl/>
        </w:rPr>
        <w:t>למפקח</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שלא</w:t>
      </w:r>
      <w:r w:rsidRPr="00164C02">
        <w:rPr>
          <w:rFonts w:ascii="David" w:hAnsi="David" w:cs="David"/>
          <w:sz w:val="24"/>
          <w:szCs w:val="24"/>
          <w:rtl/>
        </w:rPr>
        <w:t xml:space="preserve"> </w:t>
      </w:r>
      <w:r w:rsidRPr="00164C02">
        <w:rPr>
          <w:rFonts w:ascii="David" w:hAnsi="David" w:cs="David" w:hint="cs"/>
          <w:sz w:val="24"/>
          <w:szCs w:val="24"/>
          <w:rtl/>
        </w:rPr>
        <w:t>ניתן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36285555"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445E7505"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זמן</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בדעה</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מדי</w:t>
      </w:r>
      <w:r w:rsidRPr="00164C02">
        <w:rPr>
          <w:rFonts w:ascii="David" w:hAnsi="David" w:cs="David"/>
          <w:i/>
          <w:sz w:val="24"/>
          <w:szCs w:val="24"/>
          <w:rtl/>
        </w:rPr>
        <w:t xml:space="preserve"> </w:t>
      </w:r>
      <w:r w:rsidRPr="00164C02">
        <w:rPr>
          <w:rFonts w:ascii="David" w:hAnsi="David" w:cs="David" w:hint="eastAsia"/>
          <w:i/>
          <w:sz w:val="24"/>
          <w:szCs w:val="24"/>
          <w:rtl/>
        </w:rPr>
        <w:t>מכדי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יודיע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ינקוט</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באמצעים</w:t>
      </w:r>
      <w:r w:rsidRPr="00164C02">
        <w:rPr>
          <w:rFonts w:ascii="David" w:hAnsi="David" w:cs="David"/>
          <w:i/>
          <w:sz w:val="24"/>
          <w:szCs w:val="24"/>
          <w:rtl/>
        </w:rPr>
        <w:t xml:space="preserve"> </w:t>
      </w:r>
      <w:r w:rsidRPr="00164C02">
        <w:rPr>
          <w:rFonts w:ascii="David" w:hAnsi="David" w:cs="David" w:hint="eastAsia"/>
          <w:i/>
          <w:sz w:val="24"/>
          <w:szCs w:val="24"/>
          <w:rtl/>
        </w:rPr>
        <w:t>הדרושים</w:t>
      </w:r>
      <w:r w:rsidRPr="00164C02">
        <w:rPr>
          <w:rFonts w:ascii="David" w:hAnsi="David" w:cs="David"/>
          <w:i/>
          <w:sz w:val="24"/>
          <w:szCs w:val="24"/>
          <w:rtl/>
        </w:rPr>
        <w:t xml:space="preserve"> </w:t>
      </w:r>
      <w:r w:rsidRPr="00164C02">
        <w:rPr>
          <w:rFonts w:ascii="David" w:hAnsi="David" w:cs="David" w:hint="eastAsia"/>
          <w:i/>
          <w:sz w:val="24"/>
          <w:szCs w:val="24"/>
          <w:rtl/>
        </w:rPr>
        <w:t>בכדי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ויודיע</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אמצעים</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w:t>
      </w:r>
    </w:p>
    <w:p w14:paraId="76BC242B"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בדעה</w:t>
      </w:r>
      <w:r w:rsidRPr="00164C02">
        <w:rPr>
          <w:rFonts w:ascii="David" w:hAnsi="David" w:cs="David"/>
          <w:i/>
          <w:sz w:val="24"/>
          <w:szCs w:val="24"/>
          <w:rtl/>
        </w:rPr>
        <w:t xml:space="preserve"> </w:t>
      </w:r>
      <w:r w:rsidRPr="00164C02">
        <w:rPr>
          <w:rFonts w:ascii="David" w:hAnsi="David" w:cs="David" w:hint="eastAsia"/>
          <w:i/>
          <w:sz w:val="24"/>
          <w:szCs w:val="24"/>
          <w:rtl/>
        </w:rPr>
        <w:t>שהאמצעים</w:t>
      </w:r>
      <w:r w:rsidRPr="00164C02">
        <w:rPr>
          <w:rFonts w:ascii="David" w:hAnsi="David" w:cs="David"/>
          <w:i/>
          <w:sz w:val="24"/>
          <w:szCs w:val="24"/>
          <w:rtl/>
        </w:rPr>
        <w:t xml:space="preserve"> </w:t>
      </w:r>
      <w:r w:rsidRPr="00164C02">
        <w:rPr>
          <w:rFonts w:ascii="David" w:hAnsi="David" w:cs="David" w:hint="eastAsia"/>
          <w:i/>
          <w:sz w:val="24"/>
          <w:szCs w:val="24"/>
          <w:rtl/>
        </w:rPr>
        <w:t>שנקט</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10.11.1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אינם</w:t>
      </w:r>
      <w:r w:rsidRPr="00164C02">
        <w:rPr>
          <w:rFonts w:ascii="David" w:hAnsi="David" w:cs="David"/>
          <w:i/>
          <w:sz w:val="24"/>
          <w:szCs w:val="24"/>
          <w:rtl/>
        </w:rPr>
        <w:t xml:space="preserve"> </w:t>
      </w:r>
      <w:r w:rsidRPr="00164C02">
        <w:rPr>
          <w:rFonts w:ascii="David" w:hAnsi="David" w:cs="David" w:hint="eastAsia"/>
          <w:i/>
          <w:sz w:val="24"/>
          <w:szCs w:val="24"/>
          <w:rtl/>
        </w:rPr>
        <w:t>מספיקים</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יורה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שלדעת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יש</w:t>
      </w:r>
      <w:r w:rsidRPr="00164C02">
        <w:rPr>
          <w:rFonts w:ascii="David" w:hAnsi="David" w:cs="David"/>
          <w:i/>
          <w:sz w:val="24"/>
          <w:szCs w:val="24"/>
          <w:rtl/>
        </w:rPr>
        <w:t xml:space="preserve"> </w:t>
      </w:r>
      <w:r w:rsidRPr="00164C02">
        <w:rPr>
          <w:rFonts w:ascii="David" w:hAnsi="David" w:cs="David" w:hint="eastAsia"/>
          <w:i/>
          <w:sz w:val="24"/>
          <w:szCs w:val="24"/>
          <w:rtl/>
        </w:rPr>
        <w:t>לנקוט</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לפגוע</w:t>
      </w:r>
      <w:r w:rsidRPr="00164C02">
        <w:rPr>
          <w:rFonts w:ascii="David" w:hAnsi="David" w:cs="David"/>
          <w:i/>
          <w:sz w:val="24"/>
          <w:szCs w:val="24"/>
          <w:rtl/>
        </w:rPr>
        <w:t xml:space="preserve"> </w:t>
      </w:r>
      <w:r w:rsidRPr="00164C02">
        <w:rPr>
          <w:rFonts w:ascii="David" w:hAnsi="David" w:cs="David" w:hint="eastAsia"/>
          <w:i/>
          <w:sz w:val="24"/>
          <w:szCs w:val="24"/>
          <w:rtl/>
        </w:rPr>
        <w:t>בכלליות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כוח</w:t>
      </w:r>
      <w:r w:rsidRPr="00164C02">
        <w:rPr>
          <w:rFonts w:ascii="David" w:hAnsi="David" w:cs="David"/>
          <w:i/>
          <w:sz w:val="24"/>
          <w:szCs w:val="24"/>
          <w:rtl/>
        </w:rPr>
        <w:t xml:space="preserve"> </w:t>
      </w:r>
      <w:r w:rsidRPr="00164C02">
        <w:rPr>
          <w:rFonts w:ascii="David" w:hAnsi="David" w:cs="David" w:hint="eastAsia"/>
          <w:i/>
          <w:sz w:val="24"/>
          <w:szCs w:val="24"/>
          <w:rtl/>
        </w:rPr>
        <w:t>אדם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שעות</w:t>
      </w:r>
      <w:r w:rsidRPr="00164C02">
        <w:rPr>
          <w:rFonts w:ascii="David" w:hAnsi="David" w:cs="David"/>
          <w:i/>
          <w:sz w:val="24"/>
          <w:szCs w:val="24"/>
          <w:rtl/>
        </w:rPr>
        <w:t xml:space="preserve"> </w:t>
      </w:r>
      <w:r w:rsidRPr="00164C02">
        <w:rPr>
          <w:rFonts w:ascii="David" w:hAnsi="David" w:cs="David" w:hint="eastAsia"/>
          <w:i/>
          <w:sz w:val="24"/>
          <w:szCs w:val="24"/>
          <w:rtl/>
        </w:rPr>
        <w:t>נוספות</w:t>
      </w:r>
      <w:r w:rsidRPr="00164C02">
        <w:rPr>
          <w:rFonts w:ascii="David" w:hAnsi="David" w:cs="David"/>
          <w:i/>
          <w:sz w:val="24"/>
          <w:szCs w:val="24"/>
          <w:rtl/>
        </w:rPr>
        <w:t xml:space="preserve"> </w:t>
      </w:r>
      <w:r w:rsidRPr="00164C02">
        <w:rPr>
          <w:rFonts w:ascii="David" w:hAnsi="David" w:cs="David" w:hint="eastAsia"/>
          <w:i/>
          <w:sz w:val="24"/>
          <w:szCs w:val="24"/>
          <w:rtl/>
        </w:rPr>
        <w:t>ומשמרות</w:t>
      </w:r>
      <w:r w:rsidRPr="00164C02">
        <w:rPr>
          <w:rFonts w:ascii="David" w:hAnsi="David" w:cs="David"/>
          <w:i/>
          <w:sz w:val="24"/>
          <w:szCs w:val="24"/>
          <w:rtl/>
        </w:rPr>
        <w:t xml:space="preserve"> </w:t>
      </w:r>
      <w:r w:rsidRPr="00164C02">
        <w:rPr>
          <w:rFonts w:ascii="David" w:hAnsi="David" w:cs="David" w:hint="eastAsia"/>
          <w:i/>
          <w:sz w:val="24"/>
          <w:szCs w:val="24"/>
          <w:rtl/>
        </w:rPr>
        <w:t>נוספות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אמצעים</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לנקוט</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בצעדים</w:t>
      </w:r>
      <w:r w:rsidRPr="00164C02">
        <w:rPr>
          <w:rFonts w:ascii="David" w:hAnsi="David" w:cs="David"/>
          <w:i/>
          <w:sz w:val="24"/>
          <w:szCs w:val="24"/>
          <w:rtl/>
        </w:rPr>
        <w:t xml:space="preserve"> </w:t>
      </w:r>
      <w:r w:rsidRPr="00164C02">
        <w:rPr>
          <w:rFonts w:ascii="David" w:hAnsi="David" w:cs="David" w:hint="eastAsia"/>
          <w:i/>
          <w:sz w:val="24"/>
          <w:szCs w:val="24"/>
          <w:rtl/>
        </w:rPr>
        <w:t>המתחייבים</w:t>
      </w:r>
      <w:r w:rsidRPr="00164C02">
        <w:rPr>
          <w:rFonts w:ascii="David" w:hAnsi="David" w:cs="David"/>
          <w:i/>
          <w:sz w:val="24"/>
          <w:szCs w:val="24"/>
          <w:rtl/>
        </w:rPr>
        <w:t>.</w:t>
      </w:r>
    </w:p>
    <w:p w14:paraId="2AC48048"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לתבוע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ביותר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משמרת</w:t>
      </w:r>
      <w:r w:rsidRPr="00164C02">
        <w:rPr>
          <w:rFonts w:ascii="David" w:hAnsi="David" w:cs="David"/>
          <w:i/>
          <w:sz w:val="24"/>
          <w:szCs w:val="24"/>
          <w:rtl/>
        </w:rPr>
        <w:t xml:space="preserve"> </w:t>
      </w:r>
      <w:r w:rsidRPr="00164C02">
        <w:rPr>
          <w:rFonts w:ascii="David" w:hAnsi="David" w:cs="David" w:hint="eastAsia"/>
          <w:i/>
          <w:sz w:val="24"/>
          <w:szCs w:val="24"/>
          <w:rtl/>
        </w:rPr>
        <w:t>אחת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פועלים</w:t>
      </w:r>
      <w:r w:rsidRPr="00164C02">
        <w:rPr>
          <w:rFonts w:ascii="David" w:hAnsi="David" w:cs="David"/>
          <w:i/>
          <w:sz w:val="24"/>
          <w:szCs w:val="24"/>
          <w:rtl/>
        </w:rPr>
        <w:t xml:space="preserve"> </w:t>
      </w:r>
      <w:r w:rsidRPr="00164C02">
        <w:rPr>
          <w:rFonts w:ascii="David" w:hAnsi="David" w:cs="David" w:hint="eastAsia"/>
          <w:i/>
          <w:sz w:val="24"/>
          <w:szCs w:val="24"/>
          <w:rtl/>
        </w:rPr>
        <w:t>ליום</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עבודת</w:t>
      </w:r>
      <w:r w:rsidRPr="00164C02">
        <w:rPr>
          <w:rFonts w:ascii="David" w:hAnsi="David" w:cs="David"/>
          <w:i/>
          <w:sz w:val="24"/>
          <w:szCs w:val="24"/>
          <w:rtl/>
        </w:rPr>
        <w:t xml:space="preserve"> </w:t>
      </w:r>
      <w:r w:rsidRPr="00164C02">
        <w:rPr>
          <w:rFonts w:ascii="David" w:hAnsi="David" w:cs="David" w:hint="eastAsia"/>
          <w:i/>
          <w:sz w:val="24"/>
          <w:szCs w:val="24"/>
          <w:rtl/>
        </w:rPr>
        <w:t>לילה</w:t>
      </w:r>
      <w:r w:rsidRPr="00164C02">
        <w:rPr>
          <w:rFonts w:ascii="David" w:hAnsi="David" w:cs="David"/>
          <w:i/>
          <w:sz w:val="24"/>
          <w:szCs w:val="24"/>
          <w:rtl/>
        </w:rPr>
        <w:t>.</w:t>
      </w:r>
    </w:p>
    <w:p w14:paraId="4F7A0AF8"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מילא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התחייבותו</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בסעיפים</w:t>
      </w:r>
      <w:r w:rsidRPr="00164C02">
        <w:rPr>
          <w:rFonts w:ascii="David" w:hAnsi="David" w:cs="David"/>
          <w:i/>
          <w:sz w:val="24"/>
          <w:szCs w:val="24"/>
          <w:rtl/>
        </w:rPr>
        <w:t xml:space="preserve"> 10.11.1 </w:t>
      </w:r>
      <w:r w:rsidRPr="00164C02">
        <w:rPr>
          <w:rFonts w:ascii="David" w:hAnsi="David" w:cs="David" w:hint="eastAsia"/>
          <w:i/>
          <w:sz w:val="24"/>
          <w:szCs w:val="24"/>
          <w:rtl/>
        </w:rPr>
        <w:t>ו</w:t>
      </w:r>
      <w:r w:rsidRPr="00164C02">
        <w:rPr>
          <w:rFonts w:ascii="David" w:hAnsi="David" w:cs="David"/>
          <w:i/>
          <w:sz w:val="24"/>
          <w:szCs w:val="24"/>
        </w:rPr>
        <w:t>–</w:t>
      </w:r>
      <w:r w:rsidRPr="00164C02">
        <w:rPr>
          <w:rFonts w:ascii="David" w:hAnsi="David" w:cs="David"/>
          <w:i/>
          <w:sz w:val="24"/>
          <w:szCs w:val="24"/>
          <w:rtl/>
        </w:rPr>
        <w:t xml:space="preserve"> 10.11.2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לנהוג</w:t>
      </w:r>
      <w:r w:rsidRPr="00164C02">
        <w:rPr>
          <w:rFonts w:ascii="David" w:hAnsi="David" w:cs="David"/>
          <w:i/>
          <w:sz w:val="24"/>
          <w:szCs w:val="24"/>
          <w:rtl/>
        </w:rPr>
        <w:t xml:space="preserve"> </w:t>
      </w:r>
      <w:r w:rsidRPr="00164C02">
        <w:rPr>
          <w:rFonts w:ascii="David" w:hAnsi="David" w:cs="David" w:hint="eastAsia"/>
          <w:i/>
          <w:sz w:val="24"/>
          <w:szCs w:val="24"/>
          <w:rtl/>
        </w:rPr>
        <w:t>באחת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יותר</w:t>
      </w:r>
      <w:r w:rsidRPr="00164C02">
        <w:rPr>
          <w:rFonts w:ascii="David" w:hAnsi="David" w:cs="David"/>
          <w:i/>
          <w:sz w:val="24"/>
          <w:szCs w:val="24"/>
          <w:rtl/>
        </w:rPr>
        <w:t xml:space="preserve"> </w:t>
      </w:r>
      <w:r w:rsidRPr="00164C02">
        <w:rPr>
          <w:rFonts w:ascii="David" w:hAnsi="David" w:cs="David" w:hint="eastAsia"/>
          <w:i/>
          <w:sz w:val="24"/>
          <w:szCs w:val="24"/>
          <w:rtl/>
        </w:rPr>
        <w:t>מהדרכים</w:t>
      </w:r>
      <w:r w:rsidRPr="00164C02">
        <w:rPr>
          <w:rFonts w:ascii="David" w:hAnsi="David" w:cs="David"/>
          <w:i/>
          <w:sz w:val="24"/>
          <w:szCs w:val="24"/>
          <w:rtl/>
        </w:rPr>
        <w:t xml:space="preserve"> </w:t>
      </w:r>
      <w:r w:rsidRPr="00164C02">
        <w:rPr>
          <w:rFonts w:ascii="David" w:hAnsi="David" w:cs="David" w:hint="eastAsia"/>
          <w:i/>
          <w:sz w:val="24"/>
          <w:szCs w:val="24"/>
          <w:rtl/>
        </w:rPr>
        <w:t>הבאות</w:t>
      </w:r>
      <w:r w:rsidRPr="00164C02">
        <w:rPr>
          <w:rFonts w:ascii="David" w:hAnsi="David" w:cs="David"/>
          <w:i/>
          <w:sz w:val="24"/>
          <w:szCs w:val="24"/>
          <w:rtl/>
        </w:rPr>
        <w:t>:</w:t>
      </w:r>
    </w:p>
    <w:p w14:paraId="1803AA82"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מחמת</w:t>
      </w:r>
      <w:r w:rsidRPr="00164C02">
        <w:rPr>
          <w:rFonts w:ascii="David" w:hAnsi="David" w:cs="David"/>
          <w:i/>
          <w:sz w:val="24"/>
          <w:szCs w:val="24"/>
          <w:rtl/>
        </w:rPr>
        <w:t xml:space="preserve"> </w:t>
      </w:r>
      <w:r w:rsidRPr="00164C02">
        <w:rPr>
          <w:rFonts w:ascii="David" w:hAnsi="David" w:cs="David" w:hint="eastAsia"/>
          <w:i/>
          <w:sz w:val="24"/>
          <w:szCs w:val="24"/>
          <w:rtl/>
        </w:rPr>
        <w:t>שחומרים</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לעבודות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סופקו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נאגרו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לספק</w:t>
      </w:r>
      <w:r w:rsidRPr="00164C02">
        <w:rPr>
          <w:rFonts w:ascii="David" w:hAnsi="David" w:cs="David"/>
          <w:i/>
          <w:sz w:val="24"/>
          <w:szCs w:val="24"/>
          <w:rtl/>
        </w:rPr>
        <w:t xml:space="preserve"> </w:t>
      </w:r>
      <w:r w:rsidRPr="00164C02">
        <w:rPr>
          <w:rFonts w:ascii="David" w:hAnsi="David" w:cs="David" w:hint="eastAsia"/>
          <w:i/>
          <w:sz w:val="24"/>
          <w:szCs w:val="24"/>
          <w:rtl/>
        </w:rPr>
        <w:t>חומרים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ובמקרה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ממחיר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השווה</w:t>
      </w:r>
      <w:r w:rsidRPr="00164C02">
        <w:rPr>
          <w:rFonts w:ascii="David" w:hAnsi="David" w:cs="David"/>
          <w:i/>
          <w:sz w:val="24"/>
          <w:szCs w:val="24"/>
          <w:rtl/>
        </w:rPr>
        <w:t xml:space="preserve"> </w:t>
      </w:r>
      <w:r w:rsidRPr="00164C02">
        <w:rPr>
          <w:rFonts w:ascii="David" w:hAnsi="David" w:cs="David" w:hint="eastAsia"/>
          <w:i/>
          <w:sz w:val="24"/>
          <w:szCs w:val="24"/>
          <w:rtl/>
        </w:rPr>
        <w:t>לעלות</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ואספקתם</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כשהיא</w:t>
      </w:r>
      <w:r w:rsidRPr="00164C02">
        <w:rPr>
          <w:rFonts w:ascii="David" w:hAnsi="David" w:cs="David"/>
          <w:i/>
          <w:sz w:val="24"/>
          <w:szCs w:val="24"/>
          <w:rtl/>
        </w:rPr>
        <w:t xml:space="preserve"> </w:t>
      </w:r>
      <w:r w:rsidRPr="00164C02">
        <w:rPr>
          <w:rFonts w:ascii="David" w:hAnsi="David" w:cs="David" w:hint="eastAsia"/>
          <w:i/>
          <w:sz w:val="24"/>
          <w:szCs w:val="24"/>
          <w:rtl/>
        </w:rPr>
        <w:t>צמודה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w:t>
      </w:r>
    </w:p>
    <w:p w14:paraId="5FB0EB9B"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מהן</w:t>
      </w:r>
      <w:r w:rsidRPr="00164C02">
        <w:rPr>
          <w:rFonts w:ascii="David" w:hAnsi="David" w:cs="David"/>
          <w:i/>
          <w:sz w:val="24"/>
          <w:szCs w:val="24"/>
          <w:rtl/>
        </w:rPr>
        <w:t xml:space="preserve"> </w:t>
      </w:r>
      <w:r w:rsidRPr="00164C02">
        <w:rPr>
          <w:rFonts w:ascii="David" w:hAnsi="David" w:cs="David" w:hint="eastAsia"/>
          <w:i/>
          <w:sz w:val="24"/>
          <w:szCs w:val="24"/>
          <w:rtl/>
        </w:rPr>
        <w:t>באמצעות</w:t>
      </w:r>
      <w:r w:rsidRPr="00164C02">
        <w:rPr>
          <w:rFonts w:ascii="David" w:hAnsi="David" w:cs="David"/>
          <w:i/>
          <w:sz w:val="24"/>
          <w:szCs w:val="24"/>
          <w:rtl/>
        </w:rPr>
        <w:t xml:space="preserve"> </w:t>
      </w:r>
      <w:r w:rsidRPr="00164C02">
        <w:rPr>
          <w:rFonts w:ascii="David" w:hAnsi="David" w:cs="David" w:hint="eastAsia"/>
          <w:i/>
          <w:sz w:val="24"/>
          <w:szCs w:val="24"/>
          <w:rtl/>
        </w:rPr>
        <w:t>קבלן</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ובמקרה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ממחיר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שישולם</w:t>
      </w:r>
      <w:r w:rsidRPr="00164C02">
        <w:rPr>
          <w:rFonts w:ascii="David" w:hAnsi="David" w:cs="David"/>
          <w:i/>
          <w:sz w:val="24"/>
          <w:szCs w:val="24"/>
          <w:rtl/>
        </w:rPr>
        <w:t xml:space="preserve"> </w:t>
      </w:r>
      <w:r w:rsidRPr="00164C02">
        <w:rPr>
          <w:rFonts w:ascii="David" w:hAnsi="David" w:cs="David" w:hint="eastAsia"/>
          <w:i/>
          <w:sz w:val="24"/>
          <w:szCs w:val="24"/>
          <w:rtl/>
        </w:rPr>
        <w:t>לאותו</w:t>
      </w:r>
      <w:r w:rsidRPr="00164C02">
        <w:rPr>
          <w:rFonts w:ascii="David" w:hAnsi="David" w:cs="David"/>
          <w:i/>
          <w:sz w:val="24"/>
          <w:szCs w:val="24"/>
          <w:rtl/>
        </w:rPr>
        <w:t xml:space="preserve"> </w:t>
      </w:r>
      <w:r w:rsidRPr="00164C02">
        <w:rPr>
          <w:rFonts w:ascii="David" w:hAnsi="David" w:cs="David" w:hint="eastAsia"/>
          <w:i/>
          <w:sz w:val="24"/>
          <w:szCs w:val="24"/>
          <w:rtl/>
        </w:rPr>
        <w:t>קבלן</w:t>
      </w:r>
      <w:r w:rsidRPr="00164C02">
        <w:rPr>
          <w:rFonts w:ascii="David" w:hAnsi="David" w:cs="David"/>
          <w:i/>
          <w:sz w:val="24"/>
          <w:szCs w:val="24"/>
          <w:rtl/>
        </w:rPr>
        <w:t xml:space="preserve"> </w:t>
      </w:r>
      <w:r w:rsidRPr="00164C02">
        <w:rPr>
          <w:rFonts w:ascii="David" w:hAnsi="David" w:cs="David" w:hint="eastAsia"/>
          <w:i/>
          <w:sz w:val="24"/>
          <w:szCs w:val="24"/>
          <w:rtl/>
        </w:rPr>
        <w:t>כשהוא</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w:t>
      </w:r>
    </w:p>
    <w:p w14:paraId="214B83DC"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לנהוג</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24 </w:t>
      </w:r>
      <w:r w:rsidRPr="00164C02">
        <w:rPr>
          <w:rFonts w:ascii="David" w:hAnsi="David" w:cs="David" w:hint="eastAsia"/>
          <w:i/>
          <w:sz w:val="24"/>
          <w:szCs w:val="24"/>
          <w:rtl/>
        </w:rPr>
        <w:t>להלן</w:t>
      </w:r>
      <w:r w:rsidRPr="00164C02">
        <w:rPr>
          <w:rFonts w:ascii="David" w:hAnsi="David" w:cs="David"/>
          <w:i/>
          <w:sz w:val="24"/>
          <w:szCs w:val="24"/>
          <w:rtl/>
        </w:rPr>
        <w:t>.</w:t>
      </w:r>
    </w:p>
    <w:p w14:paraId="690E4DA2" w14:textId="77777777" w:rsidR="00EF4F1C" w:rsidRPr="00164C02" w:rsidRDefault="00EF4F1C" w:rsidP="004F5B39">
      <w:pPr>
        <w:spacing w:after="0" w:afterAutospacing="0" w:line="240" w:lineRule="auto"/>
        <w:ind w:firstLine="941"/>
        <w:rPr>
          <w:rFonts w:ascii="David" w:hAnsi="David" w:cs="David"/>
          <w:sz w:val="24"/>
          <w:szCs w:val="24"/>
          <w:rtl/>
        </w:rPr>
      </w:pP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אלה</w:t>
      </w:r>
      <w:r w:rsidRPr="00164C02">
        <w:rPr>
          <w:rFonts w:ascii="David" w:hAnsi="David" w:cs="David"/>
          <w:sz w:val="24"/>
          <w:szCs w:val="24"/>
          <w:rtl/>
        </w:rPr>
        <w:t xml:space="preserve"> </w:t>
      </w: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לגרוע</w:t>
      </w:r>
      <w:r w:rsidRPr="00164C02">
        <w:rPr>
          <w:rFonts w:ascii="David" w:hAnsi="David" w:cs="David"/>
          <w:sz w:val="24"/>
          <w:szCs w:val="24"/>
          <w:rtl/>
        </w:rPr>
        <w:t xml:space="preserve"> </w:t>
      </w:r>
      <w:r w:rsidRPr="00164C02">
        <w:rPr>
          <w:rFonts w:ascii="David" w:hAnsi="David" w:cs="David" w:hint="cs"/>
          <w:sz w:val="24"/>
          <w:szCs w:val="24"/>
          <w:rtl/>
        </w:rPr>
        <w:t>מכל</w:t>
      </w:r>
      <w:r w:rsidRPr="00164C02">
        <w:rPr>
          <w:rFonts w:ascii="David" w:hAnsi="David" w:cs="David"/>
          <w:sz w:val="24"/>
          <w:szCs w:val="24"/>
          <w:rtl/>
        </w:rPr>
        <w:t xml:space="preserve"> </w:t>
      </w:r>
      <w:r w:rsidRPr="00164C02">
        <w:rPr>
          <w:rFonts w:ascii="David" w:hAnsi="David" w:cs="David" w:hint="cs"/>
          <w:sz w:val="24"/>
          <w:szCs w:val="24"/>
          <w:rtl/>
        </w:rPr>
        <w:t>זכות</w:t>
      </w:r>
      <w:r w:rsidRPr="00164C02">
        <w:rPr>
          <w:rFonts w:ascii="David" w:hAnsi="David" w:cs="David"/>
          <w:sz w:val="24"/>
          <w:szCs w:val="24"/>
          <w:rtl/>
        </w:rPr>
        <w:t xml:space="preserve"> </w:t>
      </w:r>
      <w:r w:rsidRPr="00164C02">
        <w:rPr>
          <w:rFonts w:ascii="David" w:hAnsi="David" w:cs="David" w:hint="cs"/>
          <w:sz w:val="24"/>
          <w:szCs w:val="24"/>
          <w:rtl/>
        </w:rPr>
        <w:t>אחרת</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החוזה</w:t>
      </w:r>
      <w:r w:rsidRPr="00164C02">
        <w:rPr>
          <w:rFonts w:ascii="David" w:hAnsi="David" w:cs="David"/>
          <w:sz w:val="24"/>
          <w:szCs w:val="24"/>
          <w:rtl/>
        </w:rPr>
        <w:t xml:space="preserve"> </w:t>
      </w:r>
      <w:r w:rsidRPr="00164C02">
        <w:rPr>
          <w:rFonts w:ascii="David" w:hAnsi="David" w:cs="David" w:hint="cs"/>
          <w:sz w:val="24"/>
          <w:szCs w:val="24"/>
          <w:rtl/>
        </w:rPr>
        <w:t>ולפי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דין</w:t>
      </w:r>
      <w:r w:rsidRPr="00164C02">
        <w:rPr>
          <w:rFonts w:ascii="David" w:hAnsi="David" w:cs="David"/>
          <w:sz w:val="24"/>
          <w:szCs w:val="24"/>
          <w:rtl/>
        </w:rPr>
        <w:t>.</w:t>
      </w:r>
    </w:p>
    <w:p w14:paraId="64C5415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דחיות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תינתנה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תופרע</w:t>
      </w:r>
      <w:r w:rsidRPr="00164C02">
        <w:rPr>
          <w:rFonts w:ascii="David" w:hAnsi="David" w:cs="David"/>
          <w:i/>
          <w:sz w:val="24"/>
          <w:szCs w:val="24"/>
          <w:rtl/>
        </w:rPr>
        <w:t xml:space="preserve"> </w:t>
      </w:r>
      <w:r w:rsidRPr="00164C02">
        <w:rPr>
          <w:rFonts w:ascii="David" w:hAnsi="David" w:cs="David" w:hint="eastAsia"/>
          <w:i/>
          <w:sz w:val="24"/>
          <w:szCs w:val="24"/>
          <w:rtl/>
        </w:rPr>
        <w:t>עבודת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מעשה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מחדל</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כח</w:t>
      </w:r>
      <w:r w:rsidRPr="00164C02">
        <w:rPr>
          <w:rFonts w:ascii="David" w:hAnsi="David" w:cs="David"/>
          <w:i/>
          <w:sz w:val="24"/>
          <w:szCs w:val="24"/>
          <w:rtl/>
        </w:rPr>
        <w:t xml:space="preserve"> </w:t>
      </w:r>
      <w:r w:rsidRPr="00164C02">
        <w:rPr>
          <w:rFonts w:ascii="David" w:hAnsi="David" w:cs="David" w:hint="eastAsia"/>
          <w:i/>
          <w:sz w:val="24"/>
          <w:szCs w:val="24"/>
          <w:rtl/>
        </w:rPr>
        <w:t>עליון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קבע</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התקיימו</w:t>
      </w:r>
      <w:r w:rsidRPr="00164C02">
        <w:rPr>
          <w:rFonts w:ascii="David" w:hAnsi="David" w:cs="David"/>
          <w:i/>
          <w:sz w:val="24"/>
          <w:szCs w:val="24"/>
          <w:rtl/>
        </w:rPr>
        <w:t xml:space="preserve"> </w:t>
      </w:r>
      <w:r w:rsidRPr="00164C02">
        <w:rPr>
          <w:rFonts w:ascii="David" w:hAnsi="David" w:cs="David" w:hint="eastAsia"/>
          <w:i/>
          <w:sz w:val="24"/>
          <w:szCs w:val="24"/>
          <w:rtl/>
        </w:rPr>
        <w:t>וכי</w:t>
      </w:r>
      <w:r w:rsidRPr="00164C02">
        <w:rPr>
          <w:rFonts w:ascii="David" w:hAnsi="David" w:cs="David"/>
          <w:i/>
          <w:sz w:val="24"/>
          <w:szCs w:val="24"/>
          <w:rtl/>
        </w:rPr>
        <w:t xml:space="preserve"> </w:t>
      </w:r>
      <w:r w:rsidRPr="00164C02">
        <w:rPr>
          <w:rFonts w:ascii="David" w:hAnsi="David" w:cs="David" w:hint="eastAsia"/>
          <w:i/>
          <w:sz w:val="24"/>
          <w:szCs w:val="24"/>
          <w:rtl/>
        </w:rPr>
        <w:t>הם</w:t>
      </w:r>
      <w:r w:rsidRPr="00164C02">
        <w:rPr>
          <w:rFonts w:ascii="David" w:hAnsi="David" w:cs="David"/>
          <w:i/>
          <w:sz w:val="24"/>
          <w:szCs w:val="24"/>
          <w:rtl/>
        </w:rPr>
        <w:t xml:space="preserve"> </w:t>
      </w:r>
      <w:r w:rsidRPr="00164C02">
        <w:rPr>
          <w:rFonts w:ascii="David" w:hAnsi="David" w:cs="David" w:hint="eastAsia"/>
          <w:i/>
          <w:sz w:val="24"/>
          <w:szCs w:val="24"/>
          <w:rtl/>
        </w:rPr>
        <w:t>מצדיקים</w:t>
      </w:r>
      <w:r w:rsidRPr="00164C02">
        <w:rPr>
          <w:rFonts w:ascii="David" w:hAnsi="David" w:cs="David"/>
          <w:i/>
          <w:sz w:val="24"/>
          <w:szCs w:val="24"/>
          <w:rtl/>
        </w:rPr>
        <w:t xml:space="preserve"> </w:t>
      </w:r>
      <w:r w:rsidRPr="00164C02">
        <w:rPr>
          <w:rFonts w:ascii="David" w:hAnsi="David" w:cs="David" w:hint="eastAsia"/>
          <w:i/>
          <w:sz w:val="24"/>
          <w:szCs w:val="24"/>
          <w:rtl/>
        </w:rPr>
        <w:t>דחיית</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המונח</w:t>
      </w:r>
      <w:r w:rsidRPr="00164C02">
        <w:rPr>
          <w:rFonts w:ascii="David" w:hAnsi="David" w:cs="David"/>
          <w:i/>
          <w:sz w:val="24"/>
          <w:szCs w:val="24"/>
          <w:rtl/>
        </w:rPr>
        <w:t xml:space="preserve"> "</w:t>
      </w:r>
      <w:r w:rsidRPr="00164C02">
        <w:rPr>
          <w:rFonts w:ascii="David" w:hAnsi="David" w:cs="David" w:hint="eastAsia"/>
          <w:i/>
          <w:sz w:val="24"/>
          <w:szCs w:val="24"/>
          <w:rtl/>
        </w:rPr>
        <w:t>כח</w:t>
      </w:r>
      <w:r w:rsidRPr="00164C02">
        <w:rPr>
          <w:rFonts w:ascii="David" w:hAnsi="David" w:cs="David"/>
          <w:i/>
          <w:sz w:val="24"/>
          <w:szCs w:val="24"/>
          <w:rtl/>
        </w:rPr>
        <w:t xml:space="preserve"> </w:t>
      </w:r>
      <w:r w:rsidRPr="00164C02">
        <w:rPr>
          <w:rFonts w:ascii="David" w:hAnsi="David" w:cs="David" w:hint="eastAsia"/>
          <w:i/>
          <w:sz w:val="24"/>
          <w:szCs w:val="24"/>
          <w:rtl/>
        </w:rPr>
        <w:t>עליון</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שריפה</w:t>
      </w:r>
      <w:r w:rsidRPr="00164C02">
        <w:rPr>
          <w:rFonts w:ascii="David" w:hAnsi="David" w:cs="David"/>
          <w:i/>
          <w:sz w:val="24"/>
          <w:szCs w:val="24"/>
          <w:rtl/>
        </w:rPr>
        <w:t xml:space="preserve"> </w:t>
      </w:r>
      <w:r w:rsidRPr="00164C02">
        <w:rPr>
          <w:rFonts w:ascii="David" w:hAnsi="David" w:cs="David" w:hint="eastAsia"/>
          <w:i/>
          <w:sz w:val="24"/>
          <w:szCs w:val="24"/>
          <w:rtl/>
        </w:rPr>
        <w:t>ורעידת</w:t>
      </w:r>
      <w:r w:rsidRPr="00164C02">
        <w:rPr>
          <w:rFonts w:ascii="David" w:hAnsi="David" w:cs="David"/>
          <w:i/>
          <w:sz w:val="24"/>
          <w:szCs w:val="24"/>
          <w:rtl/>
        </w:rPr>
        <w:t xml:space="preserve"> </w:t>
      </w:r>
      <w:r w:rsidRPr="00164C02">
        <w:rPr>
          <w:rFonts w:ascii="David" w:hAnsi="David" w:cs="David" w:hint="eastAsia"/>
          <w:i/>
          <w:sz w:val="24"/>
          <w:szCs w:val="24"/>
          <w:rtl/>
        </w:rPr>
        <w:t>אדמה</w:t>
      </w:r>
      <w:r w:rsidRPr="00164C02">
        <w:rPr>
          <w:rFonts w:ascii="David" w:hAnsi="David" w:cs="David"/>
          <w:i/>
          <w:sz w:val="24"/>
          <w:szCs w:val="24"/>
          <w:rtl/>
        </w:rPr>
        <w:t xml:space="preserve"> </w:t>
      </w:r>
      <w:r w:rsidRPr="00164C02">
        <w:rPr>
          <w:rFonts w:ascii="David" w:hAnsi="David" w:cs="David" w:hint="eastAsia"/>
          <w:i/>
          <w:sz w:val="24"/>
          <w:szCs w:val="24"/>
          <w:rtl/>
        </w:rPr>
        <w:t>שפגעו</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גיוס</w:t>
      </w:r>
      <w:r w:rsidRPr="00164C02">
        <w:rPr>
          <w:rFonts w:ascii="David" w:hAnsi="David" w:cs="David"/>
          <w:i/>
          <w:sz w:val="24"/>
          <w:szCs w:val="24"/>
          <w:rtl/>
        </w:rPr>
        <w:t xml:space="preserve"> </w:t>
      </w:r>
      <w:r w:rsidRPr="00164C02">
        <w:rPr>
          <w:rFonts w:ascii="David" w:hAnsi="David" w:cs="David" w:hint="eastAsia"/>
          <w:i/>
          <w:sz w:val="24"/>
          <w:szCs w:val="24"/>
          <w:rtl/>
        </w:rPr>
        <w:t>כללי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שביתה</w:t>
      </w:r>
      <w:r w:rsidRPr="00164C02">
        <w:rPr>
          <w:rFonts w:ascii="David" w:hAnsi="David" w:cs="David"/>
          <w:i/>
          <w:sz w:val="24"/>
          <w:szCs w:val="24"/>
          <w:rtl/>
        </w:rPr>
        <w:t xml:space="preserve"> </w:t>
      </w:r>
      <w:r w:rsidRPr="00164C02">
        <w:rPr>
          <w:rFonts w:ascii="David" w:hAnsi="David" w:cs="David" w:hint="eastAsia"/>
          <w:i/>
          <w:sz w:val="24"/>
          <w:szCs w:val="24"/>
          <w:rtl/>
        </w:rPr>
        <w:t>כללית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דחייה</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לתקופה</w:t>
      </w:r>
      <w:r w:rsidRPr="00164C02">
        <w:rPr>
          <w:rFonts w:ascii="David" w:hAnsi="David" w:cs="David"/>
          <w:i/>
          <w:sz w:val="24"/>
          <w:szCs w:val="24"/>
          <w:rtl/>
        </w:rPr>
        <w:t xml:space="preserve"> </w:t>
      </w:r>
      <w:r w:rsidRPr="00164C02">
        <w:rPr>
          <w:rFonts w:ascii="David" w:hAnsi="David" w:cs="David" w:hint="eastAsia"/>
          <w:i/>
          <w:sz w:val="24"/>
          <w:szCs w:val="24"/>
          <w:rtl/>
        </w:rPr>
        <w:t>שנקבעה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כמוצדקת</w:t>
      </w:r>
      <w:r w:rsidRPr="00164C02">
        <w:rPr>
          <w:rFonts w:ascii="David" w:hAnsi="David" w:cs="David"/>
          <w:i/>
          <w:sz w:val="24"/>
          <w:szCs w:val="24"/>
          <w:rtl/>
        </w:rPr>
        <w:t xml:space="preserve"> </w:t>
      </w:r>
      <w:r w:rsidRPr="00164C02">
        <w:rPr>
          <w:rFonts w:ascii="David" w:hAnsi="David" w:cs="David" w:hint="eastAsia"/>
          <w:i/>
          <w:sz w:val="24"/>
          <w:szCs w:val="24"/>
          <w:rtl/>
        </w:rPr>
        <w:t>בנסיבות</w:t>
      </w:r>
      <w:r w:rsidRPr="00164C02">
        <w:rPr>
          <w:rFonts w:ascii="David" w:hAnsi="David" w:cs="David"/>
          <w:i/>
          <w:sz w:val="24"/>
          <w:szCs w:val="24"/>
          <w:rtl/>
        </w:rPr>
        <w:t xml:space="preserve"> </w:t>
      </w:r>
      <w:r w:rsidRPr="00164C02">
        <w:rPr>
          <w:rFonts w:ascii="David" w:hAnsi="David" w:cs="David" w:hint="eastAsia"/>
          <w:i/>
          <w:sz w:val="24"/>
          <w:szCs w:val="24"/>
          <w:rtl/>
        </w:rPr>
        <w:t>הקבועות</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תשמש</w:t>
      </w:r>
      <w:r w:rsidRPr="00164C02">
        <w:rPr>
          <w:rFonts w:ascii="David" w:hAnsi="David" w:cs="David"/>
          <w:i/>
          <w:sz w:val="24"/>
          <w:szCs w:val="24"/>
          <w:rtl/>
        </w:rPr>
        <w:t xml:space="preserve"> </w:t>
      </w:r>
      <w:r w:rsidRPr="00164C02">
        <w:rPr>
          <w:rFonts w:ascii="David" w:hAnsi="David" w:cs="David" w:hint="eastAsia"/>
          <w:i/>
          <w:sz w:val="24"/>
          <w:szCs w:val="24"/>
          <w:rtl/>
        </w:rPr>
        <w:t>עילה</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לפיצוי</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p>
    <w:p w14:paraId="7E68088E" w14:textId="77777777" w:rsidR="00EF4F1C" w:rsidRPr="00164C02" w:rsidRDefault="00EF4F1C" w:rsidP="00164C02">
      <w:pPr>
        <w:spacing w:after="0" w:afterAutospacing="0" w:line="240" w:lineRule="auto"/>
        <w:ind w:left="799"/>
        <w:rPr>
          <w:rFonts w:ascii="David" w:hAnsi="David" w:cs="David"/>
          <w:sz w:val="24"/>
          <w:szCs w:val="24"/>
          <w:rtl/>
        </w:rPr>
      </w:pPr>
      <w:r w:rsidRPr="00164C02">
        <w:rPr>
          <w:rFonts w:ascii="David" w:hAnsi="David" w:cs="David" w:hint="cs"/>
          <w:sz w:val="24"/>
          <w:szCs w:val="24"/>
          <w:rtl/>
        </w:rPr>
        <w:t>תנאי</w:t>
      </w:r>
      <w:r w:rsidRPr="00164C02">
        <w:rPr>
          <w:rFonts w:ascii="David" w:hAnsi="David" w:cs="David"/>
          <w:sz w:val="24"/>
          <w:szCs w:val="24"/>
          <w:rtl/>
        </w:rPr>
        <w:t xml:space="preserve"> </w:t>
      </w:r>
      <w:r w:rsidRPr="00164C02">
        <w:rPr>
          <w:rFonts w:ascii="David" w:hAnsi="David" w:cs="David" w:hint="cs"/>
          <w:sz w:val="24"/>
          <w:szCs w:val="24"/>
          <w:rtl/>
        </w:rPr>
        <w:t>לדיון</w:t>
      </w:r>
      <w:r w:rsidRPr="00164C02">
        <w:rPr>
          <w:rFonts w:ascii="David" w:hAnsi="David" w:cs="David"/>
          <w:sz w:val="24"/>
          <w:szCs w:val="24"/>
          <w:rtl/>
        </w:rPr>
        <w:t xml:space="preserve"> </w:t>
      </w:r>
      <w:r w:rsidRPr="00164C02">
        <w:rPr>
          <w:rFonts w:ascii="David" w:hAnsi="David" w:cs="David" w:hint="cs"/>
          <w:sz w:val="24"/>
          <w:szCs w:val="24"/>
          <w:rtl/>
        </w:rPr>
        <w:t>בבקשת</w:t>
      </w:r>
      <w:r w:rsidRPr="00164C02">
        <w:rPr>
          <w:rFonts w:ascii="David" w:hAnsi="David" w:cs="David"/>
          <w:sz w:val="24"/>
          <w:szCs w:val="24"/>
          <w:rtl/>
        </w:rPr>
        <w:t xml:space="preserve"> </w:t>
      </w:r>
      <w:r w:rsidRPr="00164C02">
        <w:rPr>
          <w:rFonts w:ascii="David" w:hAnsi="David" w:cs="David" w:hint="cs"/>
          <w:sz w:val="24"/>
          <w:szCs w:val="24"/>
          <w:rtl/>
        </w:rPr>
        <w:t>דחייה</w:t>
      </w:r>
      <w:r w:rsidRPr="00164C02">
        <w:rPr>
          <w:rFonts w:ascii="David" w:hAnsi="David" w:cs="David"/>
          <w:sz w:val="24"/>
          <w:szCs w:val="24"/>
          <w:rtl/>
        </w:rPr>
        <w:t xml:space="preserve"> </w:t>
      </w:r>
      <w:r w:rsidRPr="00164C02">
        <w:rPr>
          <w:rFonts w:ascii="David" w:hAnsi="David" w:cs="David" w:hint="cs"/>
          <w:sz w:val="24"/>
          <w:szCs w:val="24"/>
          <w:rtl/>
        </w:rPr>
        <w:t>עפ</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הוא</w:t>
      </w:r>
      <w:r w:rsidRPr="00164C02">
        <w:rPr>
          <w:rFonts w:ascii="David" w:hAnsi="David" w:cs="David"/>
          <w:sz w:val="24"/>
          <w:szCs w:val="24"/>
          <w:rtl/>
        </w:rPr>
        <w:t xml:space="preserve"> </w:t>
      </w:r>
      <w:r w:rsidRPr="00164C02">
        <w:rPr>
          <w:rFonts w:ascii="David" w:hAnsi="David" w:cs="David" w:hint="cs"/>
          <w:sz w:val="24"/>
          <w:szCs w:val="24"/>
          <w:rtl/>
        </w:rPr>
        <w:t>שהקבלן</w:t>
      </w:r>
      <w:r w:rsidRPr="00164C02">
        <w:rPr>
          <w:rFonts w:ascii="David" w:hAnsi="David" w:cs="David"/>
          <w:sz w:val="24"/>
          <w:szCs w:val="24"/>
          <w:rtl/>
        </w:rPr>
        <w:t xml:space="preserve"> </w:t>
      </w:r>
      <w:r w:rsidRPr="00164C02">
        <w:rPr>
          <w:rFonts w:ascii="David" w:hAnsi="David" w:cs="David" w:hint="cs"/>
          <w:sz w:val="24"/>
          <w:szCs w:val="24"/>
          <w:rtl/>
        </w:rPr>
        <w:t>בקש</w:t>
      </w:r>
      <w:r w:rsidRPr="00164C02">
        <w:rPr>
          <w:rFonts w:ascii="David" w:hAnsi="David" w:cs="David"/>
          <w:sz w:val="24"/>
          <w:szCs w:val="24"/>
          <w:rtl/>
        </w:rPr>
        <w:t xml:space="preserve"> </w:t>
      </w:r>
      <w:r w:rsidRPr="00164C02">
        <w:rPr>
          <w:rFonts w:ascii="David" w:hAnsi="David" w:cs="David" w:hint="cs"/>
          <w:sz w:val="24"/>
          <w:szCs w:val="24"/>
          <w:rtl/>
        </w:rPr>
        <w:t>זאת</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יאוחר</w:t>
      </w:r>
      <w:r w:rsidRPr="00164C02">
        <w:rPr>
          <w:rFonts w:ascii="David" w:hAnsi="David" w:cs="David"/>
          <w:sz w:val="24"/>
          <w:szCs w:val="24"/>
          <w:rtl/>
        </w:rPr>
        <w:t xml:space="preserve"> </w:t>
      </w:r>
      <w:r w:rsidRPr="00164C02">
        <w:rPr>
          <w:rFonts w:ascii="David" w:hAnsi="David" w:cs="David" w:hint="cs"/>
          <w:sz w:val="24"/>
          <w:szCs w:val="24"/>
          <w:rtl/>
        </w:rPr>
        <w:t>מאשר</w:t>
      </w:r>
      <w:r w:rsidRPr="00164C02">
        <w:rPr>
          <w:rFonts w:ascii="David" w:hAnsi="David" w:cs="David"/>
          <w:sz w:val="24"/>
          <w:szCs w:val="24"/>
          <w:rtl/>
        </w:rPr>
        <w:t xml:space="preserve"> </w:t>
      </w:r>
      <w:r w:rsidRPr="00164C02">
        <w:rPr>
          <w:rFonts w:ascii="David" w:hAnsi="David" w:cs="David" w:hint="cs"/>
          <w:sz w:val="24"/>
          <w:szCs w:val="24"/>
          <w:rtl/>
        </w:rPr>
        <w:t>תוך</w:t>
      </w:r>
      <w:r w:rsidRPr="00164C02">
        <w:rPr>
          <w:rFonts w:ascii="David" w:hAnsi="David" w:cs="David"/>
          <w:sz w:val="24"/>
          <w:szCs w:val="24"/>
          <w:rtl/>
        </w:rPr>
        <w:t xml:space="preserve"> 60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חל</w:t>
      </w:r>
      <w:r w:rsidRPr="00164C02">
        <w:rPr>
          <w:rFonts w:ascii="David" w:hAnsi="David" w:cs="David"/>
          <w:sz w:val="24"/>
          <w:szCs w:val="24"/>
          <w:rtl/>
        </w:rPr>
        <w:t xml:space="preserve"> </w:t>
      </w:r>
      <w:r w:rsidRPr="00164C02">
        <w:rPr>
          <w:rFonts w:ascii="David" w:hAnsi="David" w:cs="David" w:hint="cs"/>
          <w:sz w:val="24"/>
          <w:szCs w:val="24"/>
          <w:rtl/>
        </w:rPr>
        <w:t>האירוע</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לטענתו</w:t>
      </w:r>
      <w:r w:rsidRPr="00164C02">
        <w:rPr>
          <w:rFonts w:ascii="David" w:hAnsi="David" w:cs="David"/>
          <w:sz w:val="24"/>
          <w:szCs w:val="24"/>
          <w:rtl/>
        </w:rPr>
        <w:t xml:space="preserve"> </w:t>
      </w:r>
      <w:r w:rsidRPr="00164C02">
        <w:rPr>
          <w:rFonts w:ascii="David" w:hAnsi="David" w:cs="David" w:hint="cs"/>
          <w:sz w:val="24"/>
          <w:szCs w:val="24"/>
          <w:rtl/>
        </w:rPr>
        <w:t>מצדיק</w:t>
      </w:r>
      <w:r w:rsidRPr="00164C02">
        <w:rPr>
          <w:rFonts w:ascii="David" w:hAnsi="David" w:cs="David"/>
          <w:sz w:val="24"/>
          <w:szCs w:val="24"/>
          <w:rtl/>
        </w:rPr>
        <w:t xml:space="preserve"> </w:t>
      </w:r>
      <w:r w:rsidRPr="00164C02">
        <w:rPr>
          <w:rFonts w:ascii="David" w:hAnsi="David" w:cs="David" w:hint="cs"/>
          <w:sz w:val="24"/>
          <w:szCs w:val="24"/>
          <w:rtl/>
        </w:rPr>
        <w:t>הדחייה</w:t>
      </w:r>
      <w:r w:rsidRPr="00164C02">
        <w:rPr>
          <w:rFonts w:ascii="David" w:hAnsi="David" w:cs="David"/>
          <w:sz w:val="24"/>
          <w:szCs w:val="24"/>
          <w:rtl/>
        </w:rPr>
        <w:t xml:space="preserve">, </w:t>
      </w:r>
      <w:r w:rsidRPr="00164C02">
        <w:rPr>
          <w:rFonts w:ascii="David" w:hAnsi="David" w:cs="David" w:hint="cs"/>
          <w:sz w:val="24"/>
          <w:szCs w:val="24"/>
          <w:rtl/>
        </w:rPr>
        <w:t>והוכיח</w:t>
      </w:r>
      <w:r w:rsidRPr="00164C02">
        <w:rPr>
          <w:rFonts w:ascii="David" w:hAnsi="David" w:cs="David"/>
          <w:sz w:val="24"/>
          <w:szCs w:val="24"/>
          <w:rtl/>
        </w:rPr>
        <w:t xml:space="preserve"> </w:t>
      </w:r>
      <w:r w:rsidRPr="00164C02">
        <w:rPr>
          <w:rFonts w:ascii="David" w:hAnsi="David" w:cs="David" w:hint="cs"/>
          <w:sz w:val="24"/>
          <w:szCs w:val="24"/>
          <w:rtl/>
        </w:rPr>
        <w:t>להנחת</w:t>
      </w:r>
      <w:r w:rsidRPr="00164C02">
        <w:rPr>
          <w:rFonts w:ascii="David" w:hAnsi="David" w:cs="David"/>
          <w:sz w:val="24"/>
          <w:szCs w:val="24"/>
          <w:rtl/>
        </w:rPr>
        <w:t xml:space="preserve"> </w:t>
      </w:r>
      <w:r w:rsidRPr="00164C02">
        <w:rPr>
          <w:rFonts w:ascii="David" w:hAnsi="David" w:cs="David" w:hint="cs"/>
          <w:sz w:val="24"/>
          <w:szCs w:val="24"/>
          <w:rtl/>
        </w:rPr>
        <w:t>דעת</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קיומו</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אירוע</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רישומו</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התרחשותו</w:t>
      </w:r>
      <w:r w:rsidRPr="00164C02">
        <w:rPr>
          <w:rFonts w:ascii="David" w:hAnsi="David" w:cs="David"/>
          <w:sz w:val="24"/>
          <w:szCs w:val="24"/>
          <w:rtl/>
        </w:rPr>
        <w:t xml:space="preserve"> </w:t>
      </w:r>
      <w:r w:rsidRPr="00164C02">
        <w:rPr>
          <w:rFonts w:ascii="David" w:hAnsi="David" w:cs="David" w:hint="cs"/>
          <w:sz w:val="24"/>
          <w:szCs w:val="24"/>
          <w:rtl/>
        </w:rPr>
        <w:t>ביומן</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ומידת</w:t>
      </w:r>
      <w:r w:rsidRPr="00164C02">
        <w:rPr>
          <w:rFonts w:ascii="David" w:hAnsi="David" w:cs="David"/>
          <w:sz w:val="24"/>
          <w:szCs w:val="24"/>
          <w:rtl/>
        </w:rPr>
        <w:t xml:space="preserve"> </w:t>
      </w:r>
      <w:r w:rsidRPr="00164C02">
        <w:rPr>
          <w:rFonts w:ascii="David" w:hAnsi="David" w:cs="David" w:hint="cs"/>
          <w:sz w:val="24"/>
          <w:szCs w:val="24"/>
          <w:rtl/>
        </w:rPr>
        <w:t>השפעתו</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w:t>
      </w:r>
    </w:p>
    <w:p w14:paraId="781D3601"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שנתנה</w:t>
      </w:r>
      <w:r w:rsidRPr="00164C02">
        <w:rPr>
          <w:rFonts w:ascii="David" w:hAnsi="David" w:cs="David"/>
          <w:i/>
          <w:sz w:val="24"/>
          <w:szCs w:val="24"/>
          <w:rtl/>
        </w:rPr>
        <w:t xml:space="preserve"> </w:t>
      </w:r>
      <w:r w:rsidRPr="00164C02">
        <w:rPr>
          <w:rFonts w:ascii="David" w:hAnsi="David" w:cs="David" w:hint="eastAsia"/>
          <w:i/>
          <w:sz w:val="24"/>
          <w:szCs w:val="24"/>
          <w:rtl/>
        </w:rPr>
        <w:t>פקודת</w:t>
      </w:r>
      <w:r w:rsidRPr="00164C02">
        <w:rPr>
          <w:rFonts w:ascii="David" w:hAnsi="David" w:cs="David"/>
          <w:i/>
          <w:sz w:val="24"/>
          <w:szCs w:val="24"/>
          <w:rtl/>
        </w:rPr>
        <w:t xml:space="preserve"> </w:t>
      </w: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המצמצמת</w:t>
      </w:r>
      <w:r w:rsidRPr="00164C02">
        <w:rPr>
          <w:rFonts w:ascii="David" w:hAnsi="David" w:cs="David"/>
          <w:i/>
          <w:sz w:val="24"/>
          <w:szCs w:val="24"/>
          <w:rtl/>
        </w:rPr>
        <w:t xml:space="preserve"> </w:t>
      </w:r>
      <w:r w:rsidRPr="00164C02">
        <w:rPr>
          <w:rFonts w:ascii="David" w:hAnsi="David" w:cs="David" w:hint="eastAsia"/>
          <w:i/>
          <w:sz w:val="24"/>
          <w:szCs w:val="24"/>
          <w:rtl/>
        </w:rPr>
        <w:t>היקף</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הנחסך</w:t>
      </w:r>
      <w:r w:rsidRPr="00164C02">
        <w:rPr>
          <w:rFonts w:ascii="David" w:hAnsi="David" w:cs="David"/>
          <w:i/>
          <w:sz w:val="24"/>
          <w:szCs w:val="24"/>
          <w:rtl/>
        </w:rPr>
        <w:t xml:space="preserve"> </w:t>
      </w:r>
      <w:r w:rsidRPr="00164C02">
        <w:rPr>
          <w:rFonts w:ascii="David" w:hAnsi="David" w:cs="David" w:hint="eastAsia"/>
          <w:i/>
          <w:sz w:val="24"/>
          <w:szCs w:val="24"/>
          <w:rtl/>
        </w:rPr>
        <w:t>ולפי</w:t>
      </w:r>
      <w:r w:rsidRPr="00164C02">
        <w:rPr>
          <w:rFonts w:ascii="David" w:hAnsi="David" w:cs="David"/>
          <w:i/>
          <w:sz w:val="24"/>
          <w:szCs w:val="24"/>
          <w:rtl/>
        </w:rPr>
        <w:t xml:space="preserve"> </w:t>
      </w:r>
      <w:r w:rsidRPr="00164C02">
        <w:rPr>
          <w:rFonts w:ascii="David" w:hAnsi="David" w:cs="David" w:hint="eastAsia"/>
          <w:i/>
          <w:sz w:val="24"/>
          <w:szCs w:val="24"/>
          <w:rtl/>
        </w:rPr>
        <w:t>דרישתו</w:t>
      </w:r>
      <w:r w:rsidRPr="00164C02">
        <w:rPr>
          <w:rFonts w:ascii="David" w:hAnsi="David" w:cs="David"/>
          <w:i/>
          <w:sz w:val="24"/>
          <w:szCs w:val="24"/>
          <w:rtl/>
        </w:rPr>
        <w:t xml:space="preserve">, </w:t>
      </w:r>
      <w:r w:rsidRPr="00164C02">
        <w:rPr>
          <w:rFonts w:ascii="David" w:hAnsi="David" w:cs="David" w:hint="eastAsia"/>
          <w:i/>
          <w:sz w:val="24"/>
          <w:szCs w:val="24"/>
          <w:rtl/>
        </w:rPr>
        <w:t>יוקדם</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13ADBF79"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התקופה</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כמוגדר</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להתאמות</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12.01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תחשב</w:t>
      </w:r>
      <w:r w:rsidRPr="00164C02">
        <w:rPr>
          <w:rFonts w:ascii="David" w:hAnsi="David" w:cs="David"/>
          <w:i/>
          <w:sz w:val="24"/>
          <w:szCs w:val="24"/>
          <w:rtl/>
        </w:rPr>
        <w:t xml:space="preserve"> </w:t>
      </w:r>
      <w:r w:rsidRPr="00164C02">
        <w:rPr>
          <w:rFonts w:ascii="David" w:hAnsi="David" w:cs="David" w:hint="eastAsia"/>
          <w:i/>
          <w:sz w:val="24"/>
          <w:szCs w:val="24"/>
          <w:rtl/>
        </w:rPr>
        <w:t>כתקופת</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המאושרת</w:t>
      </w:r>
      <w:r w:rsidRPr="00164C02">
        <w:rPr>
          <w:rFonts w:ascii="David" w:hAnsi="David" w:cs="David"/>
          <w:i/>
          <w:sz w:val="24"/>
          <w:szCs w:val="24"/>
          <w:rtl/>
        </w:rPr>
        <w:t xml:space="preserve"> </w:t>
      </w:r>
      <w:r w:rsidRPr="00164C02">
        <w:rPr>
          <w:rFonts w:ascii="David" w:hAnsi="David" w:cs="David" w:hint="eastAsia"/>
          <w:i/>
          <w:sz w:val="24"/>
          <w:szCs w:val="24"/>
          <w:rtl/>
        </w:rPr>
        <w:t>לצרכי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0B974938"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יעשה</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האפשרי</w:t>
      </w:r>
      <w:r w:rsidRPr="00164C02">
        <w:rPr>
          <w:rFonts w:ascii="David" w:hAnsi="David" w:cs="David"/>
          <w:i/>
          <w:sz w:val="24"/>
          <w:szCs w:val="24"/>
          <w:rtl/>
        </w:rPr>
        <w:t xml:space="preserve"> </w:t>
      </w:r>
      <w:r w:rsidRPr="00164C02">
        <w:rPr>
          <w:rFonts w:ascii="David" w:hAnsi="David" w:cs="David" w:hint="eastAsia"/>
          <w:i/>
          <w:sz w:val="24"/>
          <w:szCs w:val="24"/>
          <w:rtl/>
        </w:rPr>
        <w:t>להחשת</w:t>
      </w:r>
      <w:r w:rsidRPr="00164C02">
        <w:rPr>
          <w:rFonts w:ascii="David" w:hAnsi="David" w:cs="David"/>
          <w:i/>
          <w:sz w:val="24"/>
          <w:szCs w:val="24"/>
          <w:rtl/>
        </w:rPr>
        <w:t xml:space="preserve"> </w:t>
      </w:r>
      <w:r w:rsidRPr="00164C02">
        <w:rPr>
          <w:rFonts w:ascii="David" w:hAnsi="David" w:cs="David" w:hint="eastAsia"/>
          <w:i/>
          <w:sz w:val="24"/>
          <w:szCs w:val="24"/>
          <w:rtl/>
        </w:rPr>
        <w:t>קצב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להאטתו</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למתחייב</w:t>
      </w:r>
      <w:r w:rsidRPr="00164C02">
        <w:rPr>
          <w:rFonts w:ascii="David" w:hAnsi="David" w:cs="David"/>
          <w:i/>
          <w:sz w:val="24"/>
          <w:szCs w:val="24"/>
          <w:rtl/>
        </w:rPr>
        <w:t xml:space="preserve"> </w:t>
      </w:r>
      <w:r w:rsidRPr="00164C02">
        <w:rPr>
          <w:rFonts w:ascii="David" w:hAnsi="David" w:cs="David" w:hint="eastAsia"/>
          <w:i/>
          <w:sz w:val="24"/>
          <w:szCs w:val="24"/>
          <w:rtl/>
        </w:rPr>
        <w:t>מלוח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יתבקש</w:t>
      </w:r>
      <w:r w:rsidRPr="00164C02">
        <w:rPr>
          <w:rFonts w:ascii="David" w:hAnsi="David" w:cs="David"/>
          <w:i/>
          <w:sz w:val="24"/>
          <w:szCs w:val="24"/>
          <w:rtl/>
        </w:rPr>
        <w:t xml:space="preserve"> </w:t>
      </w:r>
      <w:r w:rsidRPr="00164C02">
        <w:rPr>
          <w:rFonts w:ascii="David" w:hAnsi="David" w:cs="David" w:hint="eastAsia"/>
          <w:i/>
          <w:sz w:val="24"/>
          <w:szCs w:val="24"/>
          <w:rtl/>
        </w:rPr>
        <w:t>לעשות</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ויהיה</w:t>
      </w:r>
      <w:r w:rsidRPr="00164C02">
        <w:rPr>
          <w:rFonts w:ascii="David" w:hAnsi="David" w:cs="David"/>
          <w:i/>
          <w:sz w:val="24"/>
          <w:szCs w:val="24"/>
          <w:rtl/>
        </w:rPr>
        <w:t xml:space="preserve"> </w:t>
      </w:r>
      <w:r w:rsidRPr="00164C02">
        <w:rPr>
          <w:rFonts w:ascii="David" w:hAnsi="David" w:cs="David" w:hint="eastAsia"/>
          <w:i/>
          <w:sz w:val="24"/>
          <w:szCs w:val="24"/>
          <w:rtl/>
        </w:rPr>
        <w:t>נכון</w:t>
      </w:r>
      <w:r w:rsidRPr="00164C02">
        <w:rPr>
          <w:rFonts w:ascii="David" w:hAnsi="David" w:cs="David"/>
          <w:i/>
          <w:sz w:val="24"/>
          <w:szCs w:val="24"/>
          <w:rtl/>
        </w:rPr>
        <w:t xml:space="preserve"> </w:t>
      </w:r>
      <w:r w:rsidRPr="00164C02">
        <w:rPr>
          <w:rFonts w:ascii="David" w:hAnsi="David" w:cs="David" w:hint="eastAsia"/>
          <w:i/>
          <w:sz w:val="24"/>
          <w:szCs w:val="24"/>
          <w:rtl/>
        </w:rPr>
        <w:t>וערוך</w:t>
      </w:r>
      <w:r w:rsidRPr="00164C02">
        <w:rPr>
          <w:rFonts w:ascii="David" w:hAnsi="David" w:cs="David"/>
          <w:i/>
          <w:sz w:val="24"/>
          <w:szCs w:val="24"/>
          <w:rtl/>
        </w:rPr>
        <w:t xml:space="preserve"> </w:t>
      </w:r>
      <w:r w:rsidRPr="00164C02">
        <w:rPr>
          <w:rFonts w:ascii="David" w:hAnsi="David" w:cs="David" w:hint="eastAsia"/>
          <w:i/>
          <w:sz w:val="24"/>
          <w:szCs w:val="24"/>
          <w:rtl/>
        </w:rPr>
        <w:t>להחשת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האטת</w:t>
      </w:r>
      <w:r w:rsidRPr="00164C02">
        <w:rPr>
          <w:rFonts w:ascii="David" w:hAnsi="David" w:cs="David"/>
          <w:i/>
          <w:sz w:val="24"/>
          <w:szCs w:val="24"/>
          <w:rtl/>
        </w:rPr>
        <w:t xml:space="preserve"> </w:t>
      </w:r>
      <w:r w:rsidRPr="00164C02">
        <w:rPr>
          <w:rFonts w:ascii="David" w:hAnsi="David" w:cs="David" w:hint="eastAsia"/>
          <w:i/>
          <w:sz w:val="24"/>
          <w:szCs w:val="24"/>
          <w:rtl/>
        </w:rPr>
        <w:t>הקצב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ויחולו</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10.8 </w:t>
      </w:r>
      <w:r w:rsidRPr="00164C02">
        <w:rPr>
          <w:rFonts w:ascii="David" w:hAnsi="David" w:cs="David" w:hint="eastAsia"/>
          <w:i/>
          <w:sz w:val="24"/>
          <w:szCs w:val="24"/>
          <w:rtl/>
        </w:rPr>
        <w:t>לעיל</w:t>
      </w:r>
      <w:r w:rsidRPr="00164C02">
        <w:rPr>
          <w:rFonts w:ascii="David" w:hAnsi="David" w:cs="David"/>
          <w:i/>
          <w:sz w:val="24"/>
          <w:szCs w:val="24"/>
          <w:rtl/>
        </w:rPr>
        <w:t>.</w:t>
      </w:r>
    </w:p>
    <w:p w14:paraId="45E0AF07"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שומר</w:t>
      </w:r>
      <w:r w:rsidRPr="00164C02">
        <w:rPr>
          <w:rFonts w:ascii="David" w:hAnsi="David" w:cs="David"/>
          <w:i/>
          <w:sz w:val="24"/>
          <w:szCs w:val="24"/>
          <w:rtl/>
        </w:rPr>
        <w:t xml:space="preserve"> </w:t>
      </w:r>
      <w:r w:rsidRPr="00164C02">
        <w:rPr>
          <w:rFonts w:ascii="David" w:hAnsi="David" w:cs="David" w:hint="eastAsia"/>
          <w:i/>
          <w:sz w:val="24"/>
          <w:szCs w:val="24"/>
          <w:rtl/>
        </w:rPr>
        <w:t>לעצמו</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לקבל</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7A77689" w14:textId="77777777" w:rsidR="00EF4F1C" w:rsidRPr="00164C02"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ירצה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בהמשך</w:t>
      </w:r>
      <w:r w:rsidRPr="00164C02">
        <w:rPr>
          <w:rFonts w:ascii="David" w:hAnsi="David" w:cs="David"/>
          <w:i/>
          <w:sz w:val="24"/>
          <w:szCs w:val="24"/>
          <w:rtl/>
        </w:rPr>
        <w:t xml:space="preserve"> </w:t>
      </w:r>
      <w:r w:rsidRPr="00164C02">
        <w:rPr>
          <w:rFonts w:ascii="David" w:hAnsi="David" w:cs="David" w:hint="eastAsia"/>
          <w:i/>
          <w:sz w:val="24"/>
          <w:szCs w:val="24"/>
          <w:rtl/>
        </w:rPr>
        <w:t>שרותיו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תחזוקת</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מכורות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ירצה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בהמשך</w:t>
      </w:r>
      <w:r w:rsidRPr="00164C02">
        <w:rPr>
          <w:rFonts w:ascii="David" w:hAnsi="David" w:cs="David"/>
          <w:i/>
          <w:sz w:val="24"/>
          <w:szCs w:val="24"/>
          <w:rtl/>
        </w:rPr>
        <w:t xml:space="preserve"> </w:t>
      </w:r>
      <w:r w:rsidRPr="00164C02">
        <w:rPr>
          <w:rFonts w:ascii="David" w:hAnsi="David" w:cs="David" w:hint="eastAsia"/>
          <w:i/>
          <w:sz w:val="24"/>
          <w:szCs w:val="24"/>
          <w:rtl/>
        </w:rPr>
        <w:t>שרותיו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דחיית</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מכורות</w:t>
      </w:r>
      <w:r w:rsidRPr="00164C02">
        <w:rPr>
          <w:rFonts w:ascii="David" w:hAnsi="David" w:cs="David"/>
          <w:i/>
          <w:sz w:val="24"/>
          <w:szCs w:val="24"/>
          <w:rtl/>
        </w:rPr>
        <w:t xml:space="preserve"> </w:t>
      </w:r>
      <w:r w:rsidRPr="00164C02">
        <w:rPr>
          <w:rFonts w:ascii="David" w:hAnsi="David" w:cs="David" w:hint="eastAsia"/>
          <w:i/>
          <w:sz w:val="24"/>
          <w:szCs w:val="24"/>
          <w:rtl/>
        </w:rPr>
        <w:t>וזאת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לתום</w:t>
      </w:r>
      <w:r w:rsidRPr="00164C02">
        <w:rPr>
          <w:rFonts w:ascii="David" w:hAnsi="David" w:cs="David"/>
          <w:i/>
          <w:sz w:val="24"/>
          <w:szCs w:val="24"/>
          <w:rtl/>
        </w:rPr>
        <w:t xml:space="preserve"> </w:t>
      </w:r>
      <w:r w:rsidRPr="00164C02">
        <w:rPr>
          <w:rFonts w:ascii="David" w:hAnsi="David" w:cs="David" w:hint="eastAsia"/>
          <w:i/>
          <w:sz w:val="24"/>
          <w:szCs w:val="24"/>
          <w:rtl/>
        </w:rPr>
        <w:t>שנתיים</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יסוכם</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המהנדס</w:t>
      </w:r>
      <w:r w:rsidRPr="00164C02">
        <w:rPr>
          <w:rFonts w:ascii="David" w:hAnsi="David" w:cs="David"/>
          <w:i/>
          <w:sz w:val="24"/>
          <w:szCs w:val="24"/>
          <w:rtl/>
        </w:rPr>
        <w:t xml:space="preserve"> </w:t>
      </w:r>
      <w:r w:rsidRPr="00164C02">
        <w:rPr>
          <w:rFonts w:ascii="David" w:hAnsi="David" w:cs="David" w:hint="eastAsia"/>
          <w:i/>
          <w:sz w:val="24"/>
          <w:szCs w:val="24"/>
          <w:rtl/>
        </w:rPr>
        <w:t>הראשי</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וסמנכ</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הנדסה</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בתשלומי</w:t>
      </w:r>
      <w:r w:rsidRPr="00164C02">
        <w:rPr>
          <w:rFonts w:ascii="David" w:hAnsi="David" w:cs="David"/>
          <w:i/>
          <w:sz w:val="24"/>
          <w:szCs w:val="24"/>
          <w:rtl/>
        </w:rPr>
        <w:t xml:space="preserve"> </w:t>
      </w:r>
      <w:r w:rsidRPr="00164C02">
        <w:rPr>
          <w:rFonts w:ascii="David" w:hAnsi="David" w:cs="David" w:hint="eastAsia"/>
          <w:i/>
          <w:sz w:val="24"/>
          <w:szCs w:val="24"/>
          <w:rtl/>
        </w:rPr>
        <w:t>ארנונה</w:t>
      </w:r>
      <w:r w:rsidRPr="00164C02">
        <w:rPr>
          <w:rFonts w:ascii="David" w:hAnsi="David" w:cs="David"/>
          <w:i/>
          <w:sz w:val="24"/>
          <w:szCs w:val="24"/>
          <w:rtl/>
        </w:rPr>
        <w:t xml:space="preserve"> </w:t>
      </w:r>
      <w:r w:rsidRPr="00164C02">
        <w:rPr>
          <w:rFonts w:ascii="David" w:hAnsi="David" w:cs="David" w:hint="eastAsia"/>
          <w:i/>
          <w:sz w:val="24"/>
          <w:szCs w:val="24"/>
          <w:rtl/>
        </w:rPr>
        <w:t>וועד</w:t>
      </w:r>
      <w:r w:rsidRPr="00164C02">
        <w:rPr>
          <w:rFonts w:ascii="David" w:hAnsi="David" w:cs="David"/>
          <w:i/>
          <w:sz w:val="24"/>
          <w:szCs w:val="24"/>
          <w:rtl/>
        </w:rPr>
        <w:t xml:space="preserve"> </w:t>
      </w:r>
      <w:r w:rsidRPr="00164C02">
        <w:rPr>
          <w:rFonts w:ascii="David" w:hAnsi="David" w:cs="David" w:hint="eastAsia"/>
          <w:i/>
          <w:sz w:val="24"/>
          <w:szCs w:val="24"/>
          <w:rtl/>
        </w:rPr>
        <w:t>הבית</w:t>
      </w:r>
      <w:r w:rsidRPr="00164C02">
        <w:rPr>
          <w:rFonts w:ascii="David" w:hAnsi="David" w:cs="David"/>
          <w:i/>
          <w:sz w:val="24"/>
          <w:szCs w:val="24"/>
          <w:rtl/>
        </w:rPr>
        <w:t xml:space="preserve"> </w:t>
      </w:r>
      <w:r w:rsidRPr="00164C02">
        <w:rPr>
          <w:rFonts w:ascii="David" w:hAnsi="David" w:cs="David" w:hint="eastAsia"/>
          <w:i/>
          <w:sz w:val="24"/>
          <w:szCs w:val="24"/>
          <w:rtl/>
        </w:rPr>
        <w:t>החל</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ואלה</w:t>
      </w:r>
      <w:r w:rsidRPr="00164C02">
        <w:rPr>
          <w:rFonts w:ascii="David" w:hAnsi="David" w:cs="David"/>
          <w:i/>
          <w:sz w:val="24"/>
          <w:szCs w:val="24"/>
          <w:rtl/>
        </w:rPr>
        <w:t xml:space="preserve"> </w:t>
      </w:r>
      <w:r w:rsidRPr="00164C02">
        <w:rPr>
          <w:rFonts w:ascii="David" w:hAnsi="David" w:cs="David" w:hint="eastAsia"/>
          <w:i/>
          <w:sz w:val="24"/>
          <w:szCs w:val="24"/>
          <w:rtl/>
        </w:rPr>
        <w:t>ישולמו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ויחולו</w:t>
      </w:r>
      <w:r w:rsidRPr="00164C02">
        <w:rPr>
          <w:rFonts w:ascii="David" w:hAnsi="David" w:cs="David"/>
          <w:i/>
          <w:sz w:val="24"/>
          <w:szCs w:val="24"/>
          <w:rtl/>
        </w:rPr>
        <w:t>.</w:t>
      </w:r>
    </w:p>
    <w:p w14:paraId="4E7B3B30" w14:textId="77777777" w:rsidR="00EF4F1C"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בוטל</w:t>
      </w:r>
      <w:r w:rsidRPr="00164C02">
        <w:rPr>
          <w:rFonts w:ascii="David" w:hAnsi="David" w:cs="David"/>
          <w:i/>
          <w:sz w:val="24"/>
          <w:szCs w:val="24"/>
          <w:rtl/>
        </w:rPr>
        <w:t xml:space="preserve">. </w:t>
      </w:r>
    </w:p>
    <w:p w14:paraId="28035A90" w14:textId="77777777" w:rsidR="00164C02" w:rsidRPr="00164C02" w:rsidRDefault="00164C02" w:rsidP="00164C02">
      <w:pPr>
        <w:spacing w:after="0" w:afterAutospacing="0" w:line="240" w:lineRule="auto"/>
        <w:ind w:left="792"/>
        <w:rPr>
          <w:rFonts w:ascii="David" w:hAnsi="David" w:cs="David"/>
          <w:i/>
          <w:sz w:val="24"/>
          <w:szCs w:val="24"/>
        </w:rPr>
      </w:pPr>
    </w:p>
    <w:p w14:paraId="689A7CF9" w14:textId="77777777" w:rsidR="00EF4F1C" w:rsidRPr="00F13018"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הסבת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וקבלני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משנה</w:t>
      </w:r>
    </w:p>
    <w:p w14:paraId="09B942D0"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i/>
          <w:sz w:val="24"/>
          <w:szCs w:val="24"/>
          <w:rtl/>
        </w:rPr>
        <w:t xml:space="preserve"> </w:t>
      </w:r>
      <w:r w:rsidRPr="00F13018">
        <w:rPr>
          <w:rFonts w:ascii="David" w:hAnsi="David" w:cs="David" w:hint="eastAsia"/>
          <w:i/>
          <w:sz w:val="24"/>
          <w:szCs w:val="24"/>
          <w:rtl/>
        </w:rPr>
        <w:t>אין</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למסור</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להמחות</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להעביר</w:t>
      </w:r>
      <w:r w:rsidRPr="00F13018">
        <w:rPr>
          <w:rFonts w:ascii="David" w:hAnsi="David" w:cs="David"/>
          <w:i/>
          <w:sz w:val="24"/>
          <w:szCs w:val="24"/>
          <w:rtl/>
        </w:rPr>
        <w:t xml:space="preserve"> </w:t>
      </w:r>
      <w:r w:rsidRPr="00F13018">
        <w:rPr>
          <w:rFonts w:ascii="David" w:hAnsi="David" w:cs="David" w:hint="eastAsia"/>
          <w:i/>
          <w:sz w:val="24"/>
          <w:szCs w:val="24"/>
          <w:rtl/>
        </w:rPr>
        <w:t>לאחרים</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זכויות</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התחייבויות</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אלא</w:t>
      </w:r>
      <w:r w:rsidRPr="00F13018">
        <w:rPr>
          <w:rFonts w:ascii="David" w:hAnsi="David" w:cs="David"/>
          <w:i/>
          <w:sz w:val="24"/>
          <w:szCs w:val="24"/>
          <w:rtl/>
        </w:rPr>
        <w:t xml:space="preserve"> </w:t>
      </w:r>
      <w:r w:rsidRPr="00F13018">
        <w:rPr>
          <w:rFonts w:ascii="David" w:hAnsi="David" w:cs="David" w:hint="eastAsia"/>
          <w:i/>
          <w:sz w:val="24"/>
          <w:szCs w:val="24"/>
          <w:rtl/>
        </w:rPr>
        <w:t>בתנאים</w:t>
      </w:r>
      <w:r w:rsidRPr="00F13018">
        <w:rPr>
          <w:rFonts w:ascii="David" w:hAnsi="David" w:cs="David"/>
          <w:i/>
          <w:sz w:val="24"/>
          <w:szCs w:val="24"/>
          <w:rtl/>
        </w:rPr>
        <w:t xml:space="preserve"> </w:t>
      </w:r>
      <w:r w:rsidRPr="00F13018">
        <w:rPr>
          <w:rFonts w:ascii="David" w:hAnsi="David" w:cs="David" w:hint="eastAsia"/>
          <w:i/>
          <w:sz w:val="24"/>
          <w:szCs w:val="24"/>
          <w:rtl/>
        </w:rPr>
        <w:t>ובמידה</w:t>
      </w:r>
      <w:r w:rsidRPr="00F13018">
        <w:rPr>
          <w:rFonts w:ascii="David" w:hAnsi="David" w:cs="David"/>
          <w:i/>
          <w:sz w:val="24"/>
          <w:szCs w:val="24"/>
          <w:rtl/>
        </w:rPr>
        <w:t xml:space="preserve"> </w:t>
      </w:r>
      <w:r w:rsidRPr="00F13018">
        <w:rPr>
          <w:rFonts w:ascii="David" w:hAnsi="David" w:cs="David" w:hint="eastAsia"/>
          <w:i/>
          <w:sz w:val="24"/>
          <w:szCs w:val="24"/>
          <w:rtl/>
        </w:rPr>
        <w:t>שהמזמין</w:t>
      </w:r>
      <w:r w:rsidRPr="00F13018">
        <w:rPr>
          <w:rFonts w:ascii="David" w:hAnsi="David" w:cs="David"/>
          <w:i/>
          <w:sz w:val="24"/>
          <w:szCs w:val="24"/>
          <w:rtl/>
        </w:rPr>
        <w:t xml:space="preserve"> </w:t>
      </w:r>
      <w:r w:rsidRPr="00F13018">
        <w:rPr>
          <w:rFonts w:ascii="David" w:hAnsi="David" w:cs="David" w:hint="eastAsia"/>
          <w:i/>
          <w:sz w:val="24"/>
          <w:szCs w:val="24"/>
          <w:rtl/>
        </w:rPr>
        <w:t>הסכים</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 xml:space="preserve"> </w:t>
      </w:r>
      <w:r w:rsidRPr="00F13018">
        <w:rPr>
          <w:rFonts w:ascii="David" w:hAnsi="David" w:cs="David" w:hint="eastAsia"/>
          <w:i/>
          <w:sz w:val="24"/>
          <w:szCs w:val="24"/>
          <w:rtl/>
        </w:rPr>
        <w:t>ומראש</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לזהות</w:t>
      </w:r>
      <w:r w:rsidRPr="00F13018">
        <w:rPr>
          <w:rFonts w:ascii="David" w:hAnsi="David" w:cs="David"/>
          <w:i/>
          <w:sz w:val="24"/>
          <w:szCs w:val="24"/>
          <w:rtl/>
        </w:rPr>
        <w:t xml:space="preserve"> </w:t>
      </w:r>
      <w:r w:rsidRPr="00F13018">
        <w:rPr>
          <w:rFonts w:ascii="David" w:hAnsi="David" w:cs="David" w:hint="eastAsia"/>
          <w:i/>
          <w:sz w:val="24"/>
          <w:szCs w:val="24"/>
          <w:rtl/>
        </w:rPr>
        <w:t>הנמחים</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הנעברים</w:t>
      </w:r>
      <w:r w:rsidRPr="00F13018">
        <w:rPr>
          <w:rFonts w:ascii="David" w:hAnsi="David" w:cs="David"/>
          <w:i/>
          <w:sz w:val="24"/>
          <w:szCs w:val="24"/>
          <w:rtl/>
        </w:rPr>
        <w:t xml:space="preserve">. </w:t>
      </w:r>
      <w:r w:rsidRPr="00F13018">
        <w:rPr>
          <w:rFonts w:ascii="David" w:hAnsi="David" w:cs="David" w:hint="eastAsia"/>
          <w:i/>
          <w:sz w:val="24"/>
          <w:szCs w:val="24"/>
          <w:rtl/>
        </w:rPr>
        <w:t>העסקת</w:t>
      </w:r>
      <w:r w:rsidRPr="00F13018">
        <w:rPr>
          <w:rFonts w:ascii="David" w:hAnsi="David" w:cs="David"/>
          <w:i/>
          <w:sz w:val="24"/>
          <w:szCs w:val="24"/>
          <w:rtl/>
        </w:rPr>
        <w:t xml:space="preserve"> </w:t>
      </w:r>
      <w:r w:rsidRPr="00F13018">
        <w:rPr>
          <w:rFonts w:ascii="David" w:hAnsi="David" w:cs="David" w:hint="eastAsia"/>
          <w:i/>
          <w:sz w:val="24"/>
          <w:szCs w:val="24"/>
          <w:rtl/>
        </w:rPr>
        <w:t>קבלני</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תהא</w:t>
      </w:r>
      <w:r w:rsidRPr="00F13018">
        <w:rPr>
          <w:rFonts w:ascii="David" w:hAnsi="David" w:cs="David"/>
          <w:i/>
          <w:sz w:val="24"/>
          <w:szCs w:val="24"/>
          <w:rtl/>
        </w:rPr>
        <w:t xml:space="preserve"> </w:t>
      </w:r>
      <w:r w:rsidRPr="00F13018">
        <w:rPr>
          <w:rFonts w:ascii="David" w:hAnsi="David" w:cs="David" w:hint="eastAsia"/>
          <w:i/>
          <w:sz w:val="24"/>
          <w:szCs w:val="24"/>
          <w:rtl/>
        </w:rPr>
        <w:t>באישור</w:t>
      </w:r>
      <w:r w:rsidRPr="00F13018">
        <w:rPr>
          <w:rFonts w:ascii="David" w:hAnsi="David" w:cs="David"/>
          <w:i/>
          <w:sz w:val="24"/>
          <w:szCs w:val="24"/>
          <w:rtl/>
        </w:rPr>
        <w:t xml:space="preserve"> </w:t>
      </w:r>
      <w:r w:rsidRPr="00F13018">
        <w:rPr>
          <w:rFonts w:ascii="David" w:hAnsi="David" w:cs="David" w:hint="eastAsia"/>
          <w:i/>
          <w:sz w:val="24"/>
          <w:szCs w:val="24"/>
          <w:rtl/>
        </w:rPr>
        <w:t>מוקדם</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בפועל</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w:t>
      </w:r>
    </w:p>
    <w:p w14:paraId="2344DDB0" w14:textId="77777777" w:rsidR="00EF4F1C" w:rsidRPr="00F13018" w:rsidRDefault="00EF4F1C" w:rsidP="00F13018">
      <w:pPr>
        <w:spacing w:after="0" w:afterAutospacing="0" w:line="240" w:lineRule="auto"/>
        <w:ind w:left="799"/>
        <w:rPr>
          <w:rFonts w:ascii="David" w:hAnsi="David" w:cs="David"/>
          <w:sz w:val="24"/>
          <w:szCs w:val="24"/>
          <w:rtl/>
        </w:rPr>
      </w:pPr>
      <w:r w:rsidRPr="00F13018">
        <w:rPr>
          <w:rFonts w:ascii="David" w:hAnsi="David" w:cs="David" w:hint="cs"/>
          <w:sz w:val="24"/>
          <w:szCs w:val="24"/>
          <w:rtl/>
        </w:rPr>
        <w:t>מבלי</w:t>
      </w:r>
      <w:r w:rsidRPr="00F13018">
        <w:rPr>
          <w:rFonts w:ascii="David" w:hAnsi="David" w:cs="David"/>
          <w:sz w:val="24"/>
          <w:szCs w:val="24"/>
          <w:rtl/>
        </w:rPr>
        <w:t xml:space="preserve"> </w:t>
      </w:r>
      <w:r w:rsidRPr="00F13018">
        <w:rPr>
          <w:rFonts w:ascii="David" w:hAnsi="David" w:cs="David" w:hint="cs"/>
          <w:sz w:val="24"/>
          <w:szCs w:val="24"/>
          <w:rtl/>
        </w:rPr>
        <w:t>לגרוע</w:t>
      </w:r>
      <w:r w:rsidRPr="00F13018">
        <w:rPr>
          <w:rFonts w:ascii="David" w:hAnsi="David" w:cs="David"/>
          <w:sz w:val="24"/>
          <w:szCs w:val="24"/>
          <w:rtl/>
        </w:rPr>
        <w:t xml:space="preserve"> </w:t>
      </w:r>
      <w:r w:rsidRPr="00F13018">
        <w:rPr>
          <w:rFonts w:ascii="David" w:hAnsi="David" w:cs="David" w:hint="cs"/>
          <w:sz w:val="24"/>
          <w:szCs w:val="24"/>
          <w:rtl/>
        </w:rPr>
        <w:t>מסעדי</w:t>
      </w:r>
      <w:r w:rsidRPr="00F13018">
        <w:rPr>
          <w:rFonts w:ascii="David" w:hAnsi="David" w:cs="David"/>
          <w:sz w:val="24"/>
          <w:szCs w:val="24"/>
          <w:rtl/>
        </w:rPr>
        <w:t xml:space="preserve"> </w:t>
      </w:r>
      <w:r w:rsidRPr="00F13018">
        <w:rPr>
          <w:rFonts w:ascii="David" w:hAnsi="David" w:cs="David" w:hint="cs"/>
          <w:sz w:val="24"/>
          <w:szCs w:val="24"/>
          <w:rtl/>
        </w:rPr>
        <w:t>המזמין</w:t>
      </w:r>
      <w:r w:rsidRPr="00F13018">
        <w:rPr>
          <w:rFonts w:ascii="David" w:hAnsi="David" w:cs="David"/>
          <w:sz w:val="24"/>
          <w:szCs w:val="24"/>
          <w:rtl/>
        </w:rPr>
        <w:t xml:space="preserve"> </w:t>
      </w:r>
      <w:r w:rsidRPr="00F13018">
        <w:rPr>
          <w:rFonts w:ascii="David" w:hAnsi="David" w:cs="David" w:hint="cs"/>
          <w:sz w:val="24"/>
          <w:szCs w:val="24"/>
          <w:rtl/>
        </w:rPr>
        <w:t>עפ</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חוזה</w:t>
      </w:r>
      <w:r w:rsidRPr="00F13018">
        <w:rPr>
          <w:rFonts w:ascii="David" w:hAnsi="David" w:cs="David"/>
          <w:sz w:val="24"/>
          <w:szCs w:val="24"/>
          <w:rtl/>
        </w:rPr>
        <w:t xml:space="preserve"> </w:t>
      </w:r>
      <w:r w:rsidRPr="00F13018">
        <w:rPr>
          <w:rFonts w:ascii="David" w:hAnsi="David" w:cs="David" w:hint="cs"/>
          <w:sz w:val="24"/>
          <w:szCs w:val="24"/>
          <w:rtl/>
        </w:rPr>
        <w:t>זה</w:t>
      </w:r>
      <w:r w:rsidRPr="00F13018">
        <w:rPr>
          <w:rFonts w:ascii="David" w:hAnsi="David" w:cs="David"/>
          <w:sz w:val="24"/>
          <w:szCs w:val="24"/>
          <w:rtl/>
        </w:rPr>
        <w:t xml:space="preserve"> </w:t>
      </w:r>
      <w:r w:rsidRPr="00F13018">
        <w:rPr>
          <w:rFonts w:ascii="David" w:hAnsi="David" w:cs="David" w:hint="cs"/>
          <w:sz w:val="24"/>
          <w:szCs w:val="24"/>
          <w:rtl/>
        </w:rPr>
        <w:t>ועפ</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כל</w:t>
      </w:r>
      <w:r w:rsidRPr="00F13018">
        <w:rPr>
          <w:rFonts w:ascii="David" w:hAnsi="David" w:cs="David"/>
          <w:sz w:val="24"/>
          <w:szCs w:val="24"/>
          <w:rtl/>
        </w:rPr>
        <w:t xml:space="preserve"> </w:t>
      </w:r>
      <w:r w:rsidRPr="00F13018">
        <w:rPr>
          <w:rFonts w:ascii="David" w:hAnsi="David" w:cs="David" w:hint="cs"/>
          <w:sz w:val="24"/>
          <w:szCs w:val="24"/>
          <w:rtl/>
        </w:rPr>
        <w:t>דין</w:t>
      </w:r>
      <w:r w:rsidRPr="00F13018">
        <w:rPr>
          <w:rFonts w:ascii="David" w:hAnsi="David" w:cs="David"/>
          <w:sz w:val="24"/>
          <w:szCs w:val="24"/>
          <w:rtl/>
        </w:rPr>
        <w:t xml:space="preserve">, </w:t>
      </w:r>
      <w:r w:rsidRPr="00F13018">
        <w:rPr>
          <w:rFonts w:ascii="David" w:hAnsi="David" w:cs="David" w:hint="cs"/>
          <w:sz w:val="24"/>
          <w:szCs w:val="24"/>
          <w:rtl/>
        </w:rPr>
        <w:t>במקרה</w:t>
      </w:r>
      <w:r w:rsidRPr="00F13018">
        <w:rPr>
          <w:rFonts w:ascii="David" w:hAnsi="David" w:cs="David"/>
          <w:sz w:val="24"/>
          <w:szCs w:val="24"/>
          <w:rtl/>
        </w:rPr>
        <w:t xml:space="preserve"> </w:t>
      </w:r>
      <w:r w:rsidRPr="00F13018">
        <w:rPr>
          <w:rFonts w:ascii="David" w:hAnsi="David" w:cs="David" w:hint="cs"/>
          <w:sz w:val="24"/>
          <w:szCs w:val="24"/>
          <w:rtl/>
        </w:rPr>
        <w:t>של</w:t>
      </w:r>
      <w:r w:rsidRPr="00F13018">
        <w:rPr>
          <w:rFonts w:ascii="David" w:hAnsi="David" w:cs="David"/>
          <w:sz w:val="24"/>
          <w:szCs w:val="24"/>
          <w:rtl/>
        </w:rPr>
        <w:t xml:space="preserve"> </w:t>
      </w:r>
      <w:r w:rsidRPr="00F13018">
        <w:rPr>
          <w:rFonts w:ascii="David" w:hAnsi="David" w:cs="David" w:hint="cs"/>
          <w:sz w:val="24"/>
          <w:szCs w:val="24"/>
          <w:rtl/>
        </w:rPr>
        <w:t>הפרת</w:t>
      </w:r>
      <w:r w:rsidRPr="00F13018">
        <w:rPr>
          <w:rFonts w:ascii="David" w:hAnsi="David" w:cs="David"/>
          <w:sz w:val="24"/>
          <w:szCs w:val="24"/>
          <w:rtl/>
        </w:rPr>
        <w:t xml:space="preserve"> </w:t>
      </w:r>
      <w:r w:rsidRPr="00F13018">
        <w:rPr>
          <w:rFonts w:ascii="David" w:hAnsi="David" w:cs="David" w:hint="cs"/>
          <w:sz w:val="24"/>
          <w:szCs w:val="24"/>
          <w:rtl/>
        </w:rPr>
        <w:t>התחייבות</w:t>
      </w:r>
      <w:r w:rsidRPr="00F13018">
        <w:rPr>
          <w:rFonts w:ascii="David" w:hAnsi="David" w:cs="David"/>
          <w:sz w:val="24"/>
          <w:szCs w:val="24"/>
          <w:rtl/>
        </w:rPr>
        <w:t xml:space="preserve"> </w:t>
      </w:r>
      <w:r w:rsidRPr="00F13018">
        <w:rPr>
          <w:rFonts w:ascii="David" w:hAnsi="David" w:cs="David" w:hint="cs"/>
          <w:sz w:val="24"/>
          <w:szCs w:val="24"/>
          <w:rtl/>
        </w:rPr>
        <w:t>זו</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הקבלן</w:t>
      </w:r>
      <w:r w:rsidRPr="00F13018">
        <w:rPr>
          <w:rFonts w:ascii="David" w:hAnsi="David" w:cs="David"/>
          <w:sz w:val="24"/>
          <w:szCs w:val="24"/>
          <w:rtl/>
        </w:rPr>
        <w:t xml:space="preserve">, </w:t>
      </w:r>
      <w:r w:rsidRPr="00F13018">
        <w:rPr>
          <w:rFonts w:ascii="David" w:hAnsi="David" w:cs="David" w:hint="cs"/>
          <w:sz w:val="24"/>
          <w:szCs w:val="24"/>
          <w:rtl/>
        </w:rPr>
        <w:t>לא</w:t>
      </w:r>
      <w:r w:rsidRPr="00F13018">
        <w:rPr>
          <w:rFonts w:ascii="David" w:hAnsi="David" w:cs="David"/>
          <w:sz w:val="24"/>
          <w:szCs w:val="24"/>
          <w:rtl/>
        </w:rPr>
        <w:t xml:space="preserve"> </w:t>
      </w:r>
      <w:r w:rsidRPr="00F13018">
        <w:rPr>
          <w:rFonts w:ascii="David" w:hAnsi="David" w:cs="David" w:hint="cs"/>
          <w:sz w:val="24"/>
          <w:szCs w:val="24"/>
          <w:rtl/>
        </w:rPr>
        <w:t>יהיה</w:t>
      </w:r>
      <w:r w:rsidRPr="00F13018">
        <w:rPr>
          <w:rFonts w:ascii="David" w:hAnsi="David" w:cs="David"/>
          <w:sz w:val="24"/>
          <w:szCs w:val="24"/>
          <w:rtl/>
        </w:rPr>
        <w:t xml:space="preserve"> </w:t>
      </w:r>
      <w:r w:rsidRPr="00F13018">
        <w:rPr>
          <w:rFonts w:ascii="David" w:hAnsi="David" w:cs="David" w:hint="cs"/>
          <w:sz w:val="24"/>
          <w:szCs w:val="24"/>
          <w:rtl/>
        </w:rPr>
        <w:t>זכאי</w:t>
      </w:r>
      <w:r w:rsidRPr="00F13018">
        <w:rPr>
          <w:rFonts w:ascii="David" w:hAnsi="David" w:cs="David"/>
          <w:sz w:val="24"/>
          <w:szCs w:val="24"/>
          <w:rtl/>
        </w:rPr>
        <w:t xml:space="preserve"> </w:t>
      </w:r>
      <w:r w:rsidRPr="00F13018">
        <w:rPr>
          <w:rFonts w:ascii="David" w:hAnsi="David" w:cs="David" w:hint="cs"/>
          <w:sz w:val="24"/>
          <w:szCs w:val="24"/>
          <w:rtl/>
        </w:rPr>
        <w:t>הקבלן</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אותו</w:t>
      </w:r>
      <w:r w:rsidRPr="00F13018">
        <w:rPr>
          <w:rFonts w:ascii="David" w:hAnsi="David" w:cs="David"/>
          <w:sz w:val="24"/>
          <w:szCs w:val="24"/>
          <w:rtl/>
        </w:rPr>
        <w:t xml:space="preserve"> </w:t>
      </w:r>
      <w:r w:rsidRPr="00F13018">
        <w:rPr>
          <w:rFonts w:ascii="David" w:hAnsi="David" w:cs="David" w:hint="cs"/>
          <w:sz w:val="24"/>
          <w:szCs w:val="24"/>
          <w:rtl/>
        </w:rPr>
        <w:t>נמחה</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נעבר</w:t>
      </w:r>
      <w:r w:rsidRPr="00F13018">
        <w:rPr>
          <w:rFonts w:ascii="David" w:hAnsi="David" w:cs="David"/>
          <w:sz w:val="24"/>
          <w:szCs w:val="24"/>
          <w:rtl/>
        </w:rPr>
        <w:t xml:space="preserve"> </w:t>
      </w:r>
      <w:r w:rsidRPr="00F13018">
        <w:rPr>
          <w:rFonts w:ascii="David" w:hAnsi="David" w:cs="David" w:hint="cs"/>
          <w:sz w:val="24"/>
          <w:szCs w:val="24"/>
          <w:rtl/>
        </w:rPr>
        <w:t>לתמורה</w:t>
      </w:r>
      <w:r w:rsidRPr="00F13018">
        <w:rPr>
          <w:rFonts w:ascii="David" w:hAnsi="David" w:cs="David"/>
          <w:sz w:val="24"/>
          <w:szCs w:val="24"/>
          <w:rtl/>
        </w:rPr>
        <w:t xml:space="preserve"> </w:t>
      </w:r>
      <w:r w:rsidRPr="00F13018">
        <w:rPr>
          <w:rFonts w:ascii="David" w:hAnsi="David" w:cs="David" w:hint="cs"/>
          <w:sz w:val="24"/>
          <w:szCs w:val="24"/>
          <w:rtl/>
        </w:rPr>
        <w:t>כלשהי</w:t>
      </w:r>
      <w:r w:rsidRPr="00F13018">
        <w:rPr>
          <w:rFonts w:ascii="David" w:hAnsi="David" w:cs="David"/>
          <w:sz w:val="24"/>
          <w:szCs w:val="24"/>
          <w:rtl/>
        </w:rPr>
        <w:t xml:space="preserve"> </w:t>
      </w:r>
      <w:r w:rsidRPr="00F13018">
        <w:rPr>
          <w:rFonts w:ascii="David" w:hAnsi="David" w:cs="David" w:hint="cs"/>
          <w:sz w:val="24"/>
          <w:szCs w:val="24"/>
          <w:rtl/>
        </w:rPr>
        <w:t>בגין</w:t>
      </w:r>
      <w:r w:rsidRPr="00F13018">
        <w:rPr>
          <w:rFonts w:ascii="David" w:hAnsi="David" w:cs="David"/>
          <w:sz w:val="24"/>
          <w:szCs w:val="24"/>
          <w:rtl/>
        </w:rPr>
        <w:t xml:space="preserve"> </w:t>
      </w:r>
      <w:r w:rsidRPr="00F13018">
        <w:rPr>
          <w:rFonts w:ascii="David" w:hAnsi="David" w:cs="David" w:hint="cs"/>
          <w:sz w:val="24"/>
          <w:szCs w:val="24"/>
          <w:rtl/>
        </w:rPr>
        <w:t>ביצוע</w:t>
      </w:r>
      <w:r w:rsidRPr="00F13018">
        <w:rPr>
          <w:rFonts w:ascii="David" w:hAnsi="David" w:cs="David"/>
          <w:sz w:val="24"/>
          <w:szCs w:val="24"/>
          <w:rtl/>
        </w:rPr>
        <w:t xml:space="preserve"> </w:t>
      </w:r>
      <w:r w:rsidRPr="00F13018">
        <w:rPr>
          <w:rFonts w:ascii="David" w:hAnsi="David" w:cs="David" w:hint="cs"/>
          <w:sz w:val="24"/>
          <w:szCs w:val="24"/>
          <w:rtl/>
        </w:rPr>
        <w:t>העבודות</w:t>
      </w:r>
      <w:r w:rsidRPr="00F13018">
        <w:rPr>
          <w:rFonts w:ascii="David" w:hAnsi="David" w:cs="David"/>
          <w:sz w:val="24"/>
          <w:szCs w:val="24"/>
          <w:rtl/>
        </w:rPr>
        <w:t xml:space="preserve"> </w:t>
      </w:r>
      <w:r w:rsidRPr="00F13018">
        <w:rPr>
          <w:rFonts w:ascii="David" w:hAnsi="David" w:cs="David" w:hint="cs"/>
          <w:sz w:val="24"/>
          <w:szCs w:val="24"/>
          <w:rtl/>
        </w:rPr>
        <w:t>שתעשנה</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אותו</w:t>
      </w:r>
      <w:r w:rsidRPr="00F13018">
        <w:rPr>
          <w:rFonts w:ascii="David" w:hAnsi="David" w:cs="David"/>
          <w:sz w:val="24"/>
          <w:szCs w:val="24"/>
          <w:rtl/>
        </w:rPr>
        <w:t xml:space="preserve"> </w:t>
      </w:r>
      <w:r w:rsidRPr="00F13018">
        <w:rPr>
          <w:rFonts w:ascii="David" w:hAnsi="David" w:cs="David" w:hint="cs"/>
          <w:sz w:val="24"/>
          <w:szCs w:val="24"/>
          <w:rtl/>
        </w:rPr>
        <w:t>נמחה</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נעבר</w:t>
      </w:r>
      <w:r w:rsidRPr="00F13018">
        <w:rPr>
          <w:rFonts w:ascii="David" w:hAnsi="David" w:cs="David"/>
          <w:sz w:val="24"/>
          <w:szCs w:val="24"/>
          <w:rtl/>
        </w:rPr>
        <w:t>.</w:t>
      </w:r>
    </w:p>
    <w:p w14:paraId="23F95E4A"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להעביר</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לשעבד</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צורה</w:t>
      </w:r>
      <w:r w:rsidRPr="00F13018">
        <w:rPr>
          <w:rFonts w:ascii="David" w:hAnsi="David" w:cs="David"/>
          <w:i/>
          <w:sz w:val="24"/>
          <w:szCs w:val="24"/>
          <w:rtl/>
        </w:rPr>
        <w:t xml:space="preserve"> </w:t>
      </w:r>
      <w:r w:rsidRPr="00F13018">
        <w:rPr>
          <w:rFonts w:ascii="David" w:hAnsi="David" w:cs="David" w:hint="eastAsia"/>
          <w:i/>
          <w:sz w:val="24"/>
          <w:szCs w:val="24"/>
          <w:rtl/>
        </w:rPr>
        <w:t>שהיא</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הזכויות</w:t>
      </w:r>
      <w:r w:rsidRPr="00F13018">
        <w:rPr>
          <w:rFonts w:ascii="David" w:hAnsi="David" w:cs="David"/>
          <w:i/>
          <w:sz w:val="24"/>
          <w:szCs w:val="24"/>
          <w:rtl/>
        </w:rPr>
        <w:t xml:space="preserve"> </w:t>
      </w:r>
      <w:r w:rsidRPr="00F13018">
        <w:rPr>
          <w:rFonts w:ascii="David" w:hAnsi="David" w:cs="David" w:hint="eastAsia"/>
          <w:i/>
          <w:sz w:val="24"/>
          <w:szCs w:val="24"/>
          <w:rtl/>
        </w:rPr>
        <w:t>והערבויות</w:t>
      </w:r>
      <w:r w:rsidRPr="00F13018">
        <w:rPr>
          <w:rFonts w:ascii="David" w:hAnsi="David" w:cs="David"/>
          <w:i/>
          <w:sz w:val="24"/>
          <w:szCs w:val="24"/>
          <w:rtl/>
        </w:rPr>
        <w:t xml:space="preserve"> </w:t>
      </w:r>
      <w:r w:rsidRPr="00F13018">
        <w:rPr>
          <w:rFonts w:ascii="David" w:hAnsi="David" w:cs="David" w:hint="eastAsia"/>
          <w:i/>
          <w:sz w:val="24"/>
          <w:szCs w:val="24"/>
          <w:rtl/>
        </w:rPr>
        <w:t>ככל</w:t>
      </w:r>
      <w:r w:rsidRPr="00F13018">
        <w:rPr>
          <w:rFonts w:ascii="David" w:hAnsi="David" w:cs="David"/>
          <w:i/>
          <w:sz w:val="24"/>
          <w:szCs w:val="24"/>
          <w:rtl/>
        </w:rPr>
        <w:t xml:space="preserve"> </w:t>
      </w:r>
      <w:r w:rsidRPr="00F13018">
        <w:rPr>
          <w:rFonts w:ascii="David" w:hAnsi="David" w:cs="David" w:hint="eastAsia"/>
          <w:i/>
          <w:sz w:val="24"/>
          <w:szCs w:val="24"/>
          <w:rtl/>
        </w:rPr>
        <w:t>שיהיו</w:t>
      </w:r>
      <w:r w:rsidRPr="00F13018">
        <w:rPr>
          <w:rFonts w:ascii="David" w:hAnsi="David" w:cs="David"/>
          <w:i/>
          <w:sz w:val="24"/>
          <w:szCs w:val="24"/>
          <w:rtl/>
        </w:rPr>
        <w:t xml:space="preserve">, </w:t>
      </w:r>
      <w:r w:rsidRPr="00F13018">
        <w:rPr>
          <w:rFonts w:ascii="David" w:hAnsi="David" w:cs="David" w:hint="eastAsia"/>
          <w:i/>
          <w:sz w:val="24"/>
          <w:szCs w:val="24"/>
          <w:rtl/>
        </w:rPr>
        <w:t>עפ</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לכל</w:t>
      </w:r>
      <w:r w:rsidRPr="00F13018">
        <w:rPr>
          <w:rFonts w:ascii="David" w:hAnsi="David" w:cs="David"/>
          <w:i/>
          <w:sz w:val="24"/>
          <w:szCs w:val="24"/>
          <w:rtl/>
        </w:rPr>
        <w:t xml:space="preserve"> </w:t>
      </w:r>
      <w:r w:rsidRPr="00F13018">
        <w:rPr>
          <w:rFonts w:ascii="David" w:hAnsi="David" w:cs="David" w:hint="eastAsia"/>
          <w:i/>
          <w:sz w:val="24"/>
          <w:szCs w:val="24"/>
          <w:rtl/>
        </w:rPr>
        <w:t>גורם</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מכר</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המגרש</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הבניין</w:t>
      </w:r>
      <w:r w:rsidRPr="00F13018">
        <w:rPr>
          <w:rFonts w:ascii="David" w:hAnsi="David" w:cs="David"/>
          <w:i/>
          <w:sz w:val="24"/>
          <w:szCs w:val="24"/>
          <w:rtl/>
        </w:rPr>
        <w:t xml:space="preserve"> </w:t>
      </w:r>
      <w:r w:rsidRPr="00F13018">
        <w:rPr>
          <w:rFonts w:ascii="David" w:hAnsi="David" w:cs="David" w:hint="eastAsia"/>
          <w:i/>
          <w:sz w:val="24"/>
          <w:szCs w:val="24"/>
          <w:rtl/>
        </w:rPr>
        <w:t>ולרבות</w:t>
      </w:r>
      <w:r w:rsidRPr="00F13018">
        <w:rPr>
          <w:rFonts w:ascii="David" w:hAnsi="David" w:cs="David"/>
          <w:i/>
          <w:sz w:val="24"/>
          <w:szCs w:val="24"/>
          <w:rtl/>
        </w:rPr>
        <w:t xml:space="preserve"> </w:t>
      </w:r>
      <w:r w:rsidRPr="00F13018">
        <w:rPr>
          <w:rFonts w:ascii="David" w:hAnsi="David" w:cs="David" w:hint="eastAsia"/>
          <w:i/>
          <w:sz w:val="24"/>
          <w:szCs w:val="24"/>
          <w:rtl/>
        </w:rPr>
        <w:t>לבנק</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לתאגיד</w:t>
      </w:r>
      <w:r w:rsidRPr="00F13018">
        <w:rPr>
          <w:rFonts w:ascii="David" w:hAnsi="David" w:cs="David"/>
          <w:i/>
          <w:sz w:val="24"/>
          <w:szCs w:val="24"/>
          <w:rtl/>
        </w:rPr>
        <w:t xml:space="preserve"> </w:t>
      </w:r>
      <w:r w:rsidRPr="00F13018">
        <w:rPr>
          <w:rFonts w:ascii="David" w:hAnsi="David" w:cs="David" w:hint="eastAsia"/>
          <w:i/>
          <w:sz w:val="24"/>
          <w:szCs w:val="24"/>
          <w:rtl/>
        </w:rPr>
        <w:t>הביטוחי</w:t>
      </w:r>
      <w:r w:rsidRPr="00F13018">
        <w:rPr>
          <w:rFonts w:ascii="David" w:hAnsi="David" w:cs="David"/>
          <w:i/>
          <w:sz w:val="24"/>
          <w:szCs w:val="24"/>
          <w:rtl/>
        </w:rPr>
        <w:t xml:space="preserve"> </w:t>
      </w:r>
      <w:r w:rsidRPr="00F13018">
        <w:rPr>
          <w:rFonts w:ascii="David" w:hAnsi="David" w:cs="David" w:hint="eastAsia"/>
          <w:i/>
          <w:sz w:val="24"/>
          <w:szCs w:val="24"/>
          <w:rtl/>
        </w:rPr>
        <w:t>המלווה</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וזאת</w:t>
      </w:r>
      <w:r w:rsidRPr="00F13018">
        <w:rPr>
          <w:rFonts w:ascii="David" w:hAnsi="David" w:cs="David"/>
          <w:i/>
          <w:sz w:val="24"/>
          <w:szCs w:val="24"/>
          <w:rtl/>
        </w:rPr>
        <w:t xml:space="preserve"> </w:t>
      </w:r>
      <w:r w:rsidRPr="00F13018">
        <w:rPr>
          <w:rFonts w:ascii="David" w:hAnsi="David" w:cs="David" w:hint="eastAsia"/>
          <w:i/>
          <w:sz w:val="24"/>
          <w:szCs w:val="24"/>
          <w:rtl/>
        </w:rPr>
        <w:t>ללא</w:t>
      </w:r>
      <w:r w:rsidRPr="00F13018">
        <w:rPr>
          <w:rFonts w:ascii="David" w:hAnsi="David" w:cs="David"/>
          <w:i/>
          <w:sz w:val="24"/>
          <w:szCs w:val="24"/>
          <w:rtl/>
        </w:rPr>
        <w:t xml:space="preserve"> </w:t>
      </w:r>
      <w:r w:rsidRPr="00F13018">
        <w:rPr>
          <w:rFonts w:ascii="David" w:hAnsi="David" w:cs="David" w:hint="eastAsia"/>
          <w:i/>
          <w:sz w:val="24"/>
          <w:szCs w:val="24"/>
          <w:rtl/>
        </w:rPr>
        <w:t>צורך</w:t>
      </w:r>
      <w:r w:rsidRPr="00F13018">
        <w:rPr>
          <w:rFonts w:ascii="David" w:hAnsi="David" w:cs="David"/>
          <w:i/>
          <w:sz w:val="24"/>
          <w:szCs w:val="24"/>
          <w:rtl/>
        </w:rPr>
        <w:t xml:space="preserve"> </w:t>
      </w:r>
      <w:r w:rsidRPr="00F13018">
        <w:rPr>
          <w:rFonts w:ascii="David" w:hAnsi="David" w:cs="David" w:hint="eastAsia"/>
          <w:i/>
          <w:sz w:val="24"/>
          <w:szCs w:val="24"/>
          <w:rtl/>
        </w:rPr>
        <w:t>בהסכמת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ובכפוף</w:t>
      </w:r>
      <w:r w:rsidRPr="00F13018">
        <w:rPr>
          <w:rFonts w:ascii="David" w:hAnsi="David" w:cs="David"/>
          <w:i/>
          <w:sz w:val="24"/>
          <w:szCs w:val="24"/>
          <w:rtl/>
        </w:rPr>
        <w:t xml:space="preserve"> </w:t>
      </w:r>
      <w:r w:rsidRPr="00F13018">
        <w:rPr>
          <w:rFonts w:ascii="David" w:hAnsi="David" w:cs="David" w:hint="eastAsia"/>
          <w:i/>
          <w:sz w:val="24"/>
          <w:szCs w:val="24"/>
          <w:rtl/>
        </w:rPr>
        <w:t>לכך</w:t>
      </w:r>
      <w:r w:rsidRPr="00F13018">
        <w:rPr>
          <w:rFonts w:ascii="David" w:hAnsi="David" w:cs="David"/>
          <w:i/>
          <w:sz w:val="24"/>
          <w:szCs w:val="24"/>
          <w:rtl/>
        </w:rPr>
        <w:t xml:space="preserve"> </w:t>
      </w:r>
      <w:r w:rsidRPr="00F13018">
        <w:rPr>
          <w:rFonts w:ascii="David" w:hAnsi="David" w:cs="David" w:hint="eastAsia"/>
          <w:i/>
          <w:sz w:val="24"/>
          <w:szCs w:val="24"/>
          <w:rtl/>
        </w:rPr>
        <w:t>שזכויות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פי</w:t>
      </w:r>
      <w:r w:rsidRPr="00F13018">
        <w:rPr>
          <w:rFonts w:ascii="David" w:hAnsi="David" w:cs="David"/>
          <w:i/>
          <w:sz w:val="24"/>
          <w:szCs w:val="24"/>
          <w:rtl/>
        </w:rPr>
        <w:t xml:space="preserve"> </w:t>
      </w:r>
      <w:r w:rsidRPr="00F13018">
        <w:rPr>
          <w:rFonts w:ascii="David" w:hAnsi="David" w:cs="David" w:hint="eastAsia"/>
          <w:i/>
          <w:sz w:val="24"/>
          <w:szCs w:val="24"/>
          <w:rtl/>
        </w:rPr>
        <w:t>הסכם</w:t>
      </w:r>
      <w:r w:rsidRPr="00F13018">
        <w:rPr>
          <w:rFonts w:ascii="David" w:hAnsi="David" w:cs="David"/>
          <w:i/>
          <w:sz w:val="24"/>
          <w:szCs w:val="24"/>
          <w:rtl/>
        </w:rPr>
        <w:t xml:space="preserve">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תיפגענה</w:t>
      </w:r>
      <w:r w:rsidRPr="00F13018">
        <w:rPr>
          <w:rFonts w:ascii="David" w:hAnsi="David" w:cs="David"/>
          <w:i/>
          <w:sz w:val="24"/>
          <w:szCs w:val="24"/>
          <w:rtl/>
        </w:rPr>
        <w:t>.</w:t>
      </w:r>
    </w:p>
    <w:p w14:paraId="30A2FCF3"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אין</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לאחר</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חלק</w:t>
      </w:r>
      <w:r w:rsidRPr="00F13018">
        <w:rPr>
          <w:rFonts w:ascii="David" w:hAnsi="David" w:cs="David"/>
          <w:i/>
          <w:sz w:val="24"/>
          <w:szCs w:val="24"/>
          <w:rtl/>
        </w:rPr>
        <w:t xml:space="preserve"> </w:t>
      </w:r>
      <w:r w:rsidRPr="00F13018">
        <w:rPr>
          <w:rFonts w:ascii="David" w:hAnsi="David" w:cs="David" w:hint="eastAsia"/>
          <w:i/>
          <w:sz w:val="24"/>
          <w:szCs w:val="24"/>
          <w:rtl/>
        </w:rPr>
        <w:t>ממנו</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לבצע</w:t>
      </w:r>
      <w:r w:rsidRPr="00F13018">
        <w:rPr>
          <w:rFonts w:ascii="David" w:hAnsi="David" w:cs="David"/>
          <w:i/>
          <w:sz w:val="24"/>
          <w:szCs w:val="24"/>
          <w:rtl/>
        </w:rPr>
        <w:t xml:space="preserve"> </w:t>
      </w:r>
      <w:r w:rsidRPr="00F13018">
        <w:rPr>
          <w:rFonts w:ascii="David" w:hAnsi="David" w:cs="David" w:hint="eastAsia"/>
          <w:i/>
          <w:sz w:val="24"/>
          <w:szCs w:val="24"/>
          <w:rtl/>
        </w:rPr>
        <w:t>עבודה</w:t>
      </w:r>
      <w:r w:rsidRPr="00F13018">
        <w:rPr>
          <w:rFonts w:ascii="David" w:hAnsi="David" w:cs="David"/>
          <w:i/>
          <w:sz w:val="24"/>
          <w:szCs w:val="24"/>
          <w:rtl/>
        </w:rPr>
        <w:t xml:space="preserve"> </w:t>
      </w:r>
      <w:r w:rsidRPr="00F13018">
        <w:rPr>
          <w:rFonts w:ascii="David" w:hAnsi="David" w:cs="David" w:hint="eastAsia"/>
          <w:i/>
          <w:sz w:val="24"/>
          <w:szCs w:val="24"/>
          <w:rtl/>
        </w:rPr>
        <w:t>כלשהי</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מבלי</w:t>
      </w:r>
      <w:r w:rsidRPr="00F13018">
        <w:rPr>
          <w:rFonts w:ascii="David" w:hAnsi="David" w:cs="David"/>
          <w:i/>
          <w:sz w:val="24"/>
          <w:szCs w:val="24"/>
          <w:rtl/>
        </w:rPr>
        <w:t xml:space="preserve"> </w:t>
      </w:r>
      <w:r w:rsidRPr="00F13018">
        <w:rPr>
          <w:rFonts w:ascii="David" w:hAnsi="David" w:cs="David" w:hint="eastAsia"/>
          <w:i/>
          <w:sz w:val="24"/>
          <w:szCs w:val="24"/>
          <w:rtl/>
        </w:rPr>
        <w:t>הסכמת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 xml:space="preserve">, </w:t>
      </w:r>
      <w:r w:rsidRPr="00F13018">
        <w:rPr>
          <w:rFonts w:ascii="David" w:hAnsi="David" w:cs="David" w:hint="eastAsia"/>
          <w:i/>
          <w:sz w:val="24"/>
          <w:szCs w:val="24"/>
          <w:rtl/>
        </w:rPr>
        <w:t>ואף</w:t>
      </w:r>
      <w:r w:rsidRPr="00F13018">
        <w:rPr>
          <w:rFonts w:ascii="David" w:hAnsi="David" w:cs="David"/>
          <w:i/>
          <w:sz w:val="24"/>
          <w:szCs w:val="24"/>
          <w:rtl/>
        </w:rPr>
        <w:t xml:space="preserve"> </w:t>
      </w:r>
      <w:r w:rsidRPr="00F13018">
        <w:rPr>
          <w:rFonts w:ascii="David" w:hAnsi="David" w:cs="David" w:hint="eastAsia"/>
          <w:i/>
          <w:sz w:val="24"/>
          <w:szCs w:val="24"/>
          <w:rtl/>
        </w:rPr>
        <w:t>אם</w:t>
      </w:r>
      <w:r w:rsidRPr="00F13018">
        <w:rPr>
          <w:rFonts w:ascii="David" w:hAnsi="David" w:cs="David"/>
          <w:i/>
          <w:sz w:val="24"/>
          <w:szCs w:val="24"/>
          <w:rtl/>
        </w:rPr>
        <w:t xml:space="preserve"> </w:t>
      </w:r>
      <w:r w:rsidRPr="00F13018">
        <w:rPr>
          <w:rFonts w:ascii="David" w:hAnsi="David" w:cs="David" w:hint="eastAsia"/>
          <w:i/>
          <w:sz w:val="24"/>
          <w:szCs w:val="24"/>
          <w:rtl/>
        </w:rPr>
        <w:t>יקבל</w:t>
      </w:r>
      <w:r w:rsidRPr="00F13018">
        <w:rPr>
          <w:rFonts w:ascii="David" w:hAnsi="David" w:cs="David"/>
          <w:i/>
          <w:sz w:val="24"/>
          <w:szCs w:val="24"/>
          <w:rtl/>
        </w:rPr>
        <w:t xml:space="preserve"> </w:t>
      </w:r>
      <w:r w:rsidRPr="00F13018">
        <w:rPr>
          <w:rFonts w:ascii="David" w:hAnsi="David" w:cs="David" w:hint="eastAsia"/>
          <w:i/>
          <w:sz w:val="24"/>
          <w:szCs w:val="24"/>
          <w:rtl/>
        </w:rPr>
        <w:t>הסכמה</w:t>
      </w:r>
      <w:r w:rsidRPr="00F13018">
        <w:rPr>
          <w:rFonts w:ascii="David" w:hAnsi="David" w:cs="David"/>
          <w:i/>
          <w:sz w:val="24"/>
          <w:szCs w:val="24"/>
          <w:rtl/>
        </w:rPr>
        <w:t xml:space="preserve"> </w:t>
      </w:r>
      <w:r w:rsidRPr="00F13018">
        <w:rPr>
          <w:rFonts w:ascii="David" w:hAnsi="David" w:cs="David" w:hint="eastAsia"/>
          <w:i/>
          <w:sz w:val="24"/>
          <w:szCs w:val="24"/>
          <w:rtl/>
        </w:rPr>
        <w:t>זאת</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יופטר</w:t>
      </w:r>
      <w:r w:rsidRPr="00F13018">
        <w:rPr>
          <w:rFonts w:ascii="David" w:hAnsi="David" w:cs="David"/>
          <w:i/>
          <w:sz w:val="24"/>
          <w:szCs w:val="24"/>
          <w:rtl/>
        </w:rPr>
        <w:t xml:space="preserve"> </w:t>
      </w:r>
      <w:r w:rsidRPr="00F13018">
        <w:rPr>
          <w:rFonts w:ascii="David" w:hAnsi="David" w:cs="David" w:hint="eastAsia"/>
          <w:i/>
          <w:sz w:val="24"/>
          <w:szCs w:val="24"/>
          <w:rtl/>
        </w:rPr>
        <w:t>מאחריותו</w:t>
      </w:r>
      <w:r w:rsidRPr="00F13018">
        <w:rPr>
          <w:rFonts w:ascii="David" w:hAnsi="David" w:cs="David"/>
          <w:i/>
          <w:sz w:val="24"/>
          <w:szCs w:val="24"/>
          <w:rtl/>
        </w:rPr>
        <w:t xml:space="preserve"> </w:t>
      </w:r>
      <w:r w:rsidRPr="00F13018">
        <w:rPr>
          <w:rFonts w:ascii="David" w:hAnsi="David" w:cs="David" w:hint="eastAsia"/>
          <w:i/>
          <w:sz w:val="24"/>
          <w:szCs w:val="24"/>
          <w:rtl/>
        </w:rPr>
        <w:t>ומהתחייבויותיו</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יישא</w:t>
      </w:r>
      <w:r w:rsidRPr="00F13018">
        <w:rPr>
          <w:rFonts w:ascii="David" w:hAnsi="David" w:cs="David"/>
          <w:i/>
          <w:sz w:val="24"/>
          <w:szCs w:val="24"/>
          <w:rtl/>
        </w:rPr>
        <w:t xml:space="preserve"> </w:t>
      </w:r>
      <w:r w:rsidRPr="00F13018">
        <w:rPr>
          <w:rFonts w:ascii="David" w:hAnsi="David" w:cs="David" w:hint="eastAsia"/>
          <w:i/>
          <w:sz w:val="24"/>
          <w:szCs w:val="24"/>
          <w:rtl/>
        </w:rPr>
        <w:t>באחריות</w:t>
      </w:r>
      <w:r w:rsidRPr="00F13018">
        <w:rPr>
          <w:rFonts w:ascii="David" w:hAnsi="David" w:cs="David"/>
          <w:i/>
          <w:sz w:val="24"/>
          <w:szCs w:val="24"/>
          <w:rtl/>
        </w:rPr>
        <w:t xml:space="preserve"> </w:t>
      </w:r>
      <w:r w:rsidRPr="00F13018">
        <w:rPr>
          <w:rFonts w:ascii="David" w:hAnsi="David" w:cs="David" w:hint="eastAsia"/>
          <w:i/>
          <w:sz w:val="24"/>
          <w:szCs w:val="24"/>
          <w:rtl/>
        </w:rPr>
        <w:t>מלאה</w:t>
      </w:r>
      <w:r w:rsidRPr="00F13018">
        <w:rPr>
          <w:rFonts w:ascii="David" w:hAnsi="David" w:cs="David"/>
          <w:i/>
          <w:sz w:val="24"/>
          <w:szCs w:val="24"/>
          <w:rtl/>
        </w:rPr>
        <w:t xml:space="preserve"> </w:t>
      </w:r>
      <w:r w:rsidRPr="00F13018">
        <w:rPr>
          <w:rFonts w:ascii="David" w:hAnsi="David" w:cs="David" w:hint="eastAsia"/>
          <w:i/>
          <w:sz w:val="24"/>
          <w:szCs w:val="24"/>
          <w:rtl/>
        </w:rPr>
        <w:t>לכל</w:t>
      </w:r>
      <w:r w:rsidRPr="00F13018">
        <w:rPr>
          <w:rFonts w:ascii="David" w:hAnsi="David" w:cs="David"/>
          <w:i/>
          <w:sz w:val="24"/>
          <w:szCs w:val="24"/>
          <w:rtl/>
        </w:rPr>
        <w:t xml:space="preserve"> </w:t>
      </w:r>
      <w:r w:rsidRPr="00F13018">
        <w:rPr>
          <w:rFonts w:ascii="David" w:hAnsi="David" w:cs="David" w:hint="eastAsia"/>
          <w:i/>
          <w:sz w:val="24"/>
          <w:szCs w:val="24"/>
          <w:rtl/>
        </w:rPr>
        <w:t>מעשיו</w:t>
      </w:r>
      <w:r w:rsidRPr="00F13018">
        <w:rPr>
          <w:rFonts w:ascii="David" w:hAnsi="David" w:cs="David"/>
          <w:i/>
          <w:sz w:val="24"/>
          <w:szCs w:val="24"/>
          <w:rtl/>
        </w:rPr>
        <w:t xml:space="preserve"> </w:t>
      </w:r>
      <w:r w:rsidRPr="00F13018">
        <w:rPr>
          <w:rFonts w:ascii="David" w:hAnsi="David" w:cs="David" w:hint="eastAsia"/>
          <w:i/>
          <w:sz w:val="24"/>
          <w:szCs w:val="24"/>
          <w:rtl/>
        </w:rPr>
        <w:t>ומחדליו</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כזה</w:t>
      </w:r>
      <w:r w:rsidRPr="00F13018">
        <w:rPr>
          <w:rFonts w:ascii="David" w:hAnsi="David" w:cs="David"/>
          <w:i/>
          <w:sz w:val="24"/>
          <w:szCs w:val="24"/>
          <w:rtl/>
        </w:rPr>
        <w:t xml:space="preserve"> </w:t>
      </w:r>
      <w:r w:rsidRPr="00F13018">
        <w:rPr>
          <w:rFonts w:ascii="David" w:hAnsi="David" w:cs="David" w:hint="eastAsia"/>
          <w:i/>
          <w:sz w:val="24"/>
          <w:szCs w:val="24"/>
          <w:rtl/>
        </w:rPr>
        <w:t>ויהיה</w:t>
      </w:r>
      <w:r w:rsidRPr="00F13018">
        <w:rPr>
          <w:rFonts w:ascii="David" w:hAnsi="David" w:cs="David"/>
          <w:i/>
          <w:sz w:val="24"/>
          <w:szCs w:val="24"/>
          <w:rtl/>
        </w:rPr>
        <w:t xml:space="preserve"> </w:t>
      </w:r>
      <w:r w:rsidRPr="00F13018">
        <w:rPr>
          <w:rFonts w:ascii="David" w:hAnsi="David" w:cs="David" w:hint="eastAsia"/>
          <w:i/>
          <w:sz w:val="24"/>
          <w:szCs w:val="24"/>
          <w:rtl/>
        </w:rPr>
        <w:t>אחראי</w:t>
      </w:r>
      <w:r w:rsidRPr="00F13018">
        <w:rPr>
          <w:rFonts w:ascii="David" w:hAnsi="David" w:cs="David"/>
          <w:i/>
          <w:sz w:val="24"/>
          <w:szCs w:val="24"/>
          <w:rtl/>
        </w:rPr>
        <w:t xml:space="preserve"> </w:t>
      </w:r>
      <w:r w:rsidRPr="00F13018">
        <w:rPr>
          <w:rFonts w:ascii="David" w:hAnsi="David" w:cs="David" w:hint="eastAsia"/>
          <w:i/>
          <w:sz w:val="24"/>
          <w:szCs w:val="24"/>
          <w:rtl/>
        </w:rPr>
        <w:t>כלפי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באופן</w:t>
      </w:r>
      <w:r w:rsidRPr="00F13018">
        <w:rPr>
          <w:rFonts w:ascii="David" w:hAnsi="David" w:cs="David"/>
          <w:i/>
          <w:sz w:val="24"/>
          <w:szCs w:val="24"/>
          <w:rtl/>
        </w:rPr>
        <w:t xml:space="preserve"> </w:t>
      </w:r>
      <w:r w:rsidRPr="00F13018">
        <w:rPr>
          <w:rFonts w:ascii="David" w:hAnsi="David" w:cs="David" w:hint="eastAsia"/>
          <w:i/>
          <w:sz w:val="24"/>
          <w:szCs w:val="24"/>
          <w:rtl/>
        </w:rPr>
        <w:t>מלא</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הנוגע</w:t>
      </w:r>
      <w:r w:rsidRPr="00F13018">
        <w:rPr>
          <w:rFonts w:ascii="David" w:hAnsi="David" w:cs="David"/>
          <w:i/>
          <w:sz w:val="24"/>
          <w:szCs w:val="24"/>
          <w:rtl/>
        </w:rPr>
        <w:t xml:space="preserve"> </w:t>
      </w:r>
      <w:r w:rsidRPr="00F13018">
        <w:rPr>
          <w:rFonts w:ascii="David" w:hAnsi="David" w:cs="David" w:hint="eastAsia"/>
          <w:i/>
          <w:sz w:val="24"/>
          <w:szCs w:val="24"/>
          <w:rtl/>
        </w:rPr>
        <w:t>לעבודה</w:t>
      </w:r>
      <w:r w:rsidRPr="00F13018">
        <w:rPr>
          <w:rFonts w:ascii="David" w:hAnsi="David" w:cs="David"/>
          <w:i/>
          <w:sz w:val="24"/>
          <w:szCs w:val="24"/>
          <w:rtl/>
        </w:rPr>
        <w:t xml:space="preserve"> </w:t>
      </w:r>
      <w:r w:rsidRPr="00F13018">
        <w:rPr>
          <w:rFonts w:ascii="David" w:hAnsi="David" w:cs="David" w:hint="eastAsia"/>
          <w:i/>
          <w:sz w:val="24"/>
          <w:szCs w:val="24"/>
          <w:rtl/>
        </w:rPr>
        <w:t>המבוצעת</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כאילו</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לבצעה</w:t>
      </w:r>
      <w:r w:rsidRPr="00F13018">
        <w:rPr>
          <w:rFonts w:ascii="David" w:hAnsi="David" w:cs="David"/>
          <w:i/>
          <w:sz w:val="24"/>
          <w:szCs w:val="24"/>
          <w:rtl/>
        </w:rPr>
        <w:t xml:space="preserve"> </w:t>
      </w:r>
      <w:r w:rsidRPr="00F13018">
        <w:rPr>
          <w:rFonts w:ascii="David" w:hAnsi="David" w:cs="David" w:hint="eastAsia"/>
          <w:i/>
          <w:sz w:val="24"/>
          <w:szCs w:val="24"/>
          <w:rtl/>
        </w:rPr>
        <w:t>ואכן</w:t>
      </w:r>
      <w:r w:rsidRPr="00F13018">
        <w:rPr>
          <w:rFonts w:ascii="David" w:hAnsi="David" w:cs="David"/>
          <w:i/>
          <w:sz w:val="24"/>
          <w:szCs w:val="24"/>
          <w:rtl/>
        </w:rPr>
        <w:t xml:space="preserve"> </w:t>
      </w:r>
      <w:r w:rsidRPr="00F13018">
        <w:rPr>
          <w:rFonts w:ascii="David" w:hAnsi="David" w:cs="David" w:hint="eastAsia"/>
          <w:i/>
          <w:sz w:val="24"/>
          <w:szCs w:val="24"/>
          <w:rtl/>
        </w:rPr>
        <w:t>בצעה</w:t>
      </w:r>
      <w:r w:rsidRPr="00F13018">
        <w:rPr>
          <w:rFonts w:ascii="David" w:hAnsi="David" w:cs="David"/>
          <w:i/>
          <w:sz w:val="24"/>
          <w:szCs w:val="24"/>
          <w:rtl/>
        </w:rPr>
        <w:t xml:space="preserve"> </w:t>
      </w:r>
      <w:r w:rsidRPr="00F13018">
        <w:rPr>
          <w:rFonts w:ascii="David" w:hAnsi="David" w:cs="David" w:hint="eastAsia"/>
          <w:i/>
          <w:sz w:val="24"/>
          <w:szCs w:val="24"/>
          <w:rtl/>
        </w:rPr>
        <w:t>בעצמו</w:t>
      </w:r>
      <w:r w:rsidRPr="00F13018">
        <w:rPr>
          <w:rFonts w:ascii="David" w:hAnsi="David" w:cs="David"/>
          <w:i/>
          <w:sz w:val="24"/>
          <w:szCs w:val="24"/>
          <w:rtl/>
        </w:rPr>
        <w:t>.</w:t>
      </w:r>
    </w:p>
    <w:p w14:paraId="77CEB55D" w14:textId="77777777" w:rsidR="00EF4F1C" w:rsidRPr="00F13018" w:rsidRDefault="00EF4F1C" w:rsidP="00F13018">
      <w:pPr>
        <w:spacing w:after="0" w:afterAutospacing="0" w:line="240" w:lineRule="auto"/>
        <w:ind w:left="799"/>
        <w:rPr>
          <w:rFonts w:ascii="David" w:hAnsi="David" w:cs="David"/>
          <w:sz w:val="24"/>
          <w:szCs w:val="24"/>
          <w:rtl/>
        </w:rPr>
      </w:pPr>
      <w:r w:rsidRPr="00F13018">
        <w:rPr>
          <w:rFonts w:ascii="David" w:hAnsi="David" w:cs="David" w:hint="cs"/>
          <w:sz w:val="24"/>
          <w:szCs w:val="24"/>
          <w:rtl/>
        </w:rPr>
        <w:t>מבלי</w:t>
      </w:r>
      <w:r w:rsidRPr="00F13018">
        <w:rPr>
          <w:rFonts w:ascii="David" w:hAnsi="David" w:cs="David"/>
          <w:sz w:val="24"/>
          <w:szCs w:val="24"/>
          <w:rtl/>
        </w:rPr>
        <w:t xml:space="preserve"> </w:t>
      </w:r>
      <w:r w:rsidRPr="00F13018">
        <w:rPr>
          <w:rFonts w:ascii="David" w:hAnsi="David" w:cs="David" w:hint="cs"/>
          <w:sz w:val="24"/>
          <w:szCs w:val="24"/>
          <w:rtl/>
        </w:rPr>
        <w:t>לגרוע</w:t>
      </w:r>
      <w:r w:rsidRPr="00F13018">
        <w:rPr>
          <w:rFonts w:ascii="David" w:hAnsi="David" w:cs="David"/>
          <w:sz w:val="24"/>
          <w:szCs w:val="24"/>
          <w:rtl/>
        </w:rPr>
        <w:t xml:space="preserve"> </w:t>
      </w:r>
      <w:r w:rsidRPr="00F13018">
        <w:rPr>
          <w:rFonts w:ascii="David" w:hAnsi="David" w:cs="David" w:hint="cs"/>
          <w:sz w:val="24"/>
          <w:szCs w:val="24"/>
          <w:rtl/>
        </w:rPr>
        <w:t>מהאמור</w:t>
      </w:r>
      <w:r w:rsidRPr="00F13018">
        <w:rPr>
          <w:rFonts w:ascii="David" w:hAnsi="David" w:cs="David"/>
          <w:sz w:val="24"/>
          <w:szCs w:val="24"/>
          <w:rtl/>
        </w:rPr>
        <w:t xml:space="preserve"> </w:t>
      </w:r>
      <w:r w:rsidRPr="00F13018">
        <w:rPr>
          <w:rFonts w:ascii="David" w:hAnsi="David" w:cs="David" w:hint="cs"/>
          <w:sz w:val="24"/>
          <w:szCs w:val="24"/>
          <w:rtl/>
        </w:rPr>
        <w:t>לעיל</w:t>
      </w:r>
      <w:r w:rsidRPr="00F13018">
        <w:rPr>
          <w:rFonts w:ascii="David" w:hAnsi="David" w:cs="David"/>
          <w:sz w:val="24"/>
          <w:szCs w:val="24"/>
          <w:rtl/>
        </w:rPr>
        <w:t xml:space="preserve">, </w:t>
      </w:r>
      <w:r w:rsidRPr="00F13018">
        <w:rPr>
          <w:rFonts w:ascii="David" w:hAnsi="David" w:cs="David" w:hint="cs"/>
          <w:sz w:val="24"/>
          <w:szCs w:val="24"/>
          <w:rtl/>
        </w:rPr>
        <w:t>ביצוע</w:t>
      </w:r>
      <w:r w:rsidRPr="00F13018">
        <w:rPr>
          <w:rFonts w:ascii="David" w:hAnsi="David" w:cs="David"/>
          <w:sz w:val="24"/>
          <w:szCs w:val="24"/>
          <w:rtl/>
        </w:rPr>
        <w:t xml:space="preserve"> </w:t>
      </w:r>
      <w:r w:rsidRPr="00F13018">
        <w:rPr>
          <w:rFonts w:ascii="David" w:hAnsi="David" w:cs="David" w:hint="cs"/>
          <w:sz w:val="24"/>
          <w:szCs w:val="24"/>
          <w:rtl/>
        </w:rPr>
        <w:t>עבודות</w:t>
      </w:r>
      <w:r w:rsidRPr="00F13018">
        <w:rPr>
          <w:rFonts w:ascii="David" w:hAnsi="David" w:cs="David"/>
          <w:sz w:val="24"/>
          <w:szCs w:val="24"/>
          <w:rtl/>
        </w:rPr>
        <w:t xml:space="preserve"> </w:t>
      </w:r>
      <w:r w:rsidRPr="00F13018">
        <w:rPr>
          <w:rFonts w:ascii="David" w:hAnsi="David" w:cs="David" w:hint="cs"/>
          <w:sz w:val="24"/>
          <w:szCs w:val="24"/>
          <w:rtl/>
        </w:rPr>
        <w:t>פיתוח</w:t>
      </w:r>
      <w:r w:rsidRPr="00F13018">
        <w:rPr>
          <w:rFonts w:ascii="David" w:hAnsi="David" w:cs="David"/>
          <w:sz w:val="24"/>
          <w:szCs w:val="24"/>
          <w:rtl/>
        </w:rPr>
        <w:t xml:space="preserve"> </w:t>
      </w:r>
      <w:r w:rsidRPr="00F13018">
        <w:rPr>
          <w:rFonts w:ascii="David" w:hAnsi="David" w:cs="David" w:hint="cs"/>
          <w:sz w:val="24"/>
          <w:szCs w:val="24"/>
          <w:rtl/>
        </w:rPr>
        <w:t>ותשתיות</w:t>
      </w:r>
      <w:r w:rsidRPr="00F13018">
        <w:rPr>
          <w:rFonts w:ascii="David" w:hAnsi="David" w:cs="David"/>
          <w:sz w:val="24"/>
          <w:szCs w:val="24"/>
          <w:rtl/>
        </w:rPr>
        <w:t xml:space="preserve"> </w:t>
      </w:r>
      <w:r w:rsidRPr="00F13018">
        <w:rPr>
          <w:rFonts w:ascii="David" w:hAnsi="David" w:cs="David" w:hint="cs"/>
          <w:sz w:val="24"/>
          <w:szCs w:val="24"/>
          <w:rtl/>
        </w:rPr>
        <w:t>מחוץ</w:t>
      </w:r>
      <w:r w:rsidRPr="00F13018">
        <w:rPr>
          <w:rFonts w:ascii="David" w:hAnsi="David" w:cs="David"/>
          <w:sz w:val="24"/>
          <w:szCs w:val="24"/>
          <w:rtl/>
        </w:rPr>
        <w:t xml:space="preserve"> </w:t>
      </w:r>
      <w:r w:rsidRPr="00F13018">
        <w:rPr>
          <w:rFonts w:ascii="David" w:hAnsi="David" w:cs="David" w:hint="cs"/>
          <w:sz w:val="24"/>
          <w:szCs w:val="24"/>
          <w:rtl/>
        </w:rPr>
        <w:t>לגבולות</w:t>
      </w:r>
      <w:r w:rsidRPr="00F13018">
        <w:rPr>
          <w:rFonts w:ascii="David" w:hAnsi="David" w:cs="David"/>
          <w:sz w:val="24"/>
          <w:szCs w:val="24"/>
          <w:rtl/>
        </w:rPr>
        <w:t xml:space="preserve"> </w:t>
      </w:r>
      <w:r w:rsidRPr="00F13018">
        <w:rPr>
          <w:rFonts w:ascii="David" w:hAnsi="David" w:cs="David" w:hint="cs"/>
          <w:sz w:val="24"/>
          <w:szCs w:val="24"/>
          <w:rtl/>
        </w:rPr>
        <w:t>מקרקעי</w:t>
      </w:r>
      <w:r w:rsidRPr="00F13018">
        <w:rPr>
          <w:rFonts w:ascii="David" w:hAnsi="David" w:cs="David"/>
          <w:sz w:val="24"/>
          <w:szCs w:val="24"/>
          <w:rtl/>
        </w:rPr>
        <w:t xml:space="preserve"> </w:t>
      </w:r>
      <w:r w:rsidRPr="00F13018">
        <w:rPr>
          <w:rFonts w:ascii="David" w:hAnsi="David" w:cs="David" w:hint="cs"/>
          <w:sz w:val="24"/>
          <w:szCs w:val="24"/>
          <w:rtl/>
        </w:rPr>
        <w:t>הפרויקט</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קבלני</w:t>
      </w:r>
      <w:r w:rsidRPr="00F13018">
        <w:rPr>
          <w:rFonts w:ascii="David" w:hAnsi="David" w:cs="David"/>
          <w:sz w:val="24"/>
          <w:szCs w:val="24"/>
          <w:rtl/>
        </w:rPr>
        <w:t xml:space="preserve"> </w:t>
      </w:r>
      <w:r w:rsidRPr="00F13018">
        <w:rPr>
          <w:rFonts w:ascii="David" w:hAnsi="David" w:cs="David" w:hint="cs"/>
          <w:sz w:val="24"/>
          <w:szCs w:val="24"/>
          <w:rtl/>
        </w:rPr>
        <w:t>משנה</w:t>
      </w:r>
      <w:r w:rsidRPr="00F13018">
        <w:rPr>
          <w:rFonts w:ascii="David" w:hAnsi="David" w:cs="David"/>
          <w:sz w:val="24"/>
          <w:szCs w:val="24"/>
          <w:rtl/>
        </w:rPr>
        <w:t xml:space="preserve">, </w:t>
      </w:r>
      <w:r w:rsidRPr="00F13018">
        <w:rPr>
          <w:rFonts w:ascii="David" w:hAnsi="David" w:cs="David" w:hint="cs"/>
          <w:sz w:val="24"/>
          <w:szCs w:val="24"/>
          <w:rtl/>
        </w:rPr>
        <w:t>טעון</w:t>
      </w:r>
      <w:r w:rsidRPr="00F13018">
        <w:rPr>
          <w:rFonts w:ascii="David" w:hAnsi="David" w:cs="David"/>
          <w:sz w:val="24"/>
          <w:szCs w:val="24"/>
          <w:rtl/>
        </w:rPr>
        <w:t xml:space="preserve"> </w:t>
      </w:r>
      <w:r w:rsidRPr="00F13018">
        <w:rPr>
          <w:rFonts w:ascii="David" w:hAnsi="David" w:cs="David" w:hint="cs"/>
          <w:sz w:val="24"/>
          <w:szCs w:val="24"/>
          <w:rtl/>
        </w:rPr>
        <w:t>בנוסף</w:t>
      </w:r>
      <w:r w:rsidRPr="00F13018">
        <w:rPr>
          <w:rFonts w:ascii="David" w:hAnsi="David" w:cs="David"/>
          <w:sz w:val="24"/>
          <w:szCs w:val="24"/>
          <w:rtl/>
        </w:rPr>
        <w:t xml:space="preserve"> </w:t>
      </w:r>
      <w:r w:rsidRPr="00F13018">
        <w:rPr>
          <w:rFonts w:ascii="David" w:hAnsi="David" w:cs="David" w:hint="cs"/>
          <w:sz w:val="24"/>
          <w:szCs w:val="24"/>
          <w:rtl/>
        </w:rPr>
        <w:t>גם</w:t>
      </w:r>
      <w:r w:rsidRPr="00F13018">
        <w:rPr>
          <w:rFonts w:ascii="David" w:hAnsi="David" w:cs="David"/>
          <w:sz w:val="24"/>
          <w:szCs w:val="24"/>
          <w:rtl/>
        </w:rPr>
        <w:t xml:space="preserve"> </w:t>
      </w:r>
      <w:r w:rsidRPr="00F13018">
        <w:rPr>
          <w:rFonts w:ascii="David" w:hAnsi="David" w:cs="David" w:hint="cs"/>
          <w:sz w:val="24"/>
          <w:szCs w:val="24"/>
          <w:rtl/>
        </w:rPr>
        <w:t>אישורם</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הרשות</w:t>
      </w:r>
      <w:r w:rsidRPr="00F13018">
        <w:rPr>
          <w:rFonts w:ascii="David" w:hAnsi="David" w:cs="David"/>
          <w:sz w:val="24"/>
          <w:szCs w:val="24"/>
          <w:rtl/>
        </w:rPr>
        <w:t xml:space="preserve"> </w:t>
      </w:r>
      <w:r w:rsidRPr="00F13018">
        <w:rPr>
          <w:rFonts w:ascii="David" w:hAnsi="David" w:cs="David" w:hint="cs"/>
          <w:sz w:val="24"/>
          <w:szCs w:val="24"/>
          <w:rtl/>
        </w:rPr>
        <w:t>המקומית</w:t>
      </w:r>
      <w:r w:rsidRPr="00F13018">
        <w:rPr>
          <w:rFonts w:ascii="David" w:hAnsi="David" w:cs="David"/>
          <w:sz w:val="24"/>
          <w:szCs w:val="24"/>
          <w:rtl/>
        </w:rPr>
        <w:t xml:space="preserve">, </w:t>
      </w:r>
      <w:r w:rsidRPr="00F13018">
        <w:rPr>
          <w:rFonts w:ascii="David" w:hAnsi="David" w:cs="David" w:hint="cs"/>
          <w:sz w:val="24"/>
          <w:szCs w:val="24"/>
          <w:rtl/>
        </w:rPr>
        <w:t>ככל</w:t>
      </w:r>
      <w:r w:rsidRPr="00F13018">
        <w:rPr>
          <w:rFonts w:ascii="David" w:hAnsi="David" w:cs="David"/>
          <w:sz w:val="24"/>
          <w:szCs w:val="24"/>
          <w:rtl/>
        </w:rPr>
        <w:t xml:space="preserve"> </w:t>
      </w:r>
      <w:r w:rsidRPr="00F13018">
        <w:rPr>
          <w:rFonts w:ascii="David" w:hAnsi="David" w:cs="David" w:hint="cs"/>
          <w:sz w:val="24"/>
          <w:szCs w:val="24"/>
          <w:rtl/>
        </w:rPr>
        <w:t>שזו</w:t>
      </w:r>
      <w:r w:rsidRPr="00F13018">
        <w:rPr>
          <w:rFonts w:ascii="David" w:hAnsi="David" w:cs="David"/>
          <w:sz w:val="24"/>
          <w:szCs w:val="24"/>
          <w:rtl/>
        </w:rPr>
        <w:t xml:space="preserve"> </w:t>
      </w:r>
      <w:r w:rsidRPr="00F13018">
        <w:rPr>
          <w:rFonts w:ascii="David" w:hAnsi="David" w:cs="David" w:hint="cs"/>
          <w:sz w:val="24"/>
          <w:szCs w:val="24"/>
          <w:rtl/>
        </w:rPr>
        <w:t>תדרוש</w:t>
      </w:r>
      <w:r w:rsidRPr="00F13018">
        <w:rPr>
          <w:rFonts w:ascii="David" w:hAnsi="David" w:cs="David"/>
          <w:sz w:val="24"/>
          <w:szCs w:val="24"/>
          <w:rtl/>
        </w:rPr>
        <w:t xml:space="preserve"> </w:t>
      </w:r>
      <w:r w:rsidRPr="00F13018">
        <w:rPr>
          <w:rFonts w:ascii="David" w:hAnsi="David" w:cs="David" w:hint="cs"/>
          <w:sz w:val="24"/>
          <w:szCs w:val="24"/>
          <w:rtl/>
        </w:rPr>
        <w:t>זאת</w:t>
      </w:r>
      <w:r w:rsidRPr="00F13018">
        <w:rPr>
          <w:rFonts w:ascii="David" w:hAnsi="David" w:cs="David"/>
          <w:sz w:val="24"/>
          <w:szCs w:val="24"/>
          <w:rtl/>
        </w:rPr>
        <w:t>.</w:t>
      </w:r>
    </w:p>
    <w:p w14:paraId="5010AEBD"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מבלי</w:t>
      </w:r>
      <w:r w:rsidRPr="00F13018">
        <w:rPr>
          <w:rFonts w:ascii="David" w:hAnsi="David" w:cs="David"/>
          <w:i/>
          <w:sz w:val="24"/>
          <w:szCs w:val="24"/>
          <w:rtl/>
        </w:rPr>
        <w:t xml:space="preserve"> </w:t>
      </w:r>
      <w:r w:rsidRPr="00F13018">
        <w:rPr>
          <w:rFonts w:ascii="David" w:hAnsi="David" w:cs="David" w:hint="eastAsia"/>
          <w:i/>
          <w:sz w:val="24"/>
          <w:szCs w:val="24"/>
          <w:rtl/>
        </w:rPr>
        <w:t>לגרוע</w:t>
      </w:r>
      <w:r w:rsidRPr="00F13018">
        <w:rPr>
          <w:rFonts w:ascii="David" w:hAnsi="David" w:cs="David"/>
          <w:i/>
          <w:sz w:val="24"/>
          <w:szCs w:val="24"/>
          <w:rtl/>
        </w:rPr>
        <w:t xml:space="preserve"> </w:t>
      </w:r>
      <w:r w:rsidRPr="00F13018">
        <w:rPr>
          <w:rFonts w:ascii="David" w:hAnsi="David" w:cs="David" w:hint="eastAsia"/>
          <w:i/>
          <w:sz w:val="24"/>
          <w:szCs w:val="24"/>
          <w:rtl/>
        </w:rPr>
        <w:t>מאחריות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סעיף</w:t>
      </w:r>
      <w:r w:rsidRPr="00F13018">
        <w:rPr>
          <w:rFonts w:ascii="David" w:hAnsi="David" w:cs="David"/>
          <w:i/>
          <w:sz w:val="24"/>
          <w:szCs w:val="24"/>
          <w:rtl/>
        </w:rPr>
        <w:t xml:space="preserve"> 11.3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להבטיח</w:t>
      </w:r>
      <w:r w:rsidRPr="00F13018">
        <w:rPr>
          <w:rFonts w:ascii="David" w:hAnsi="David" w:cs="David"/>
          <w:i/>
          <w:sz w:val="24"/>
          <w:szCs w:val="24"/>
          <w:rtl/>
        </w:rPr>
        <w:t xml:space="preserve"> </w:t>
      </w:r>
      <w:r w:rsidRPr="00F13018">
        <w:rPr>
          <w:rFonts w:ascii="David" w:hAnsi="David" w:cs="David" w:hint="eastAsia"/>
          <w:i/>
          <w:sz w:val="24"/>
          <w:szCs w:val="24"/>
          <w:rtl/>
        </w:rPr>
        <w:t>כי</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תחולנה</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התחייבויות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וכי</w:t>
      </w:r>
      <w:r w:rsidRPr="00F13018">
        <w:rPr>
          <w:rFonts w:ascii="David" w:hAnsi="David" w:cs="David"/>
          <w:i/>
          <w:sz w:val="24"/>
          <w:szCs w:val="24"/>
          <w:rtl/>
        </w:rPr>
        <w:t xml:space="preserve"> </w:t>
      </w:r>
      <w:r w:rsidRPr="00F13018">
        <w:rPr>
          <w:rFonts w:ascii="David" w:hAnsi="David" w:cs="David" w:hint="eastAsia"/>
          <w:i/>
          <w:sz w:val="24"/>
          <w:szCs w:val="24"/>
          <w:rtl/>
        </w:rPr>
        <w:t>ימלא</w:t>
      </w:r>
      <w:r w:rsidRPr="00F13018">
        <w:rPr>
          <w:rFonts w:ascii="David" w:hAnsi="David" w:cs="David"/>
          <w:i/>
          <w:sz w:val="24"/>
          <w:szCs w:val="24"/>
          <w:rtl/>
        </w:rPr>
        <w:t xml:space="preserve"> </w:t>
      </w:r>
      <w:r w:rsidRPr="00F13018">
        <w:rPr>
          <w:rFonts w:ascii="David" w:hAnsi="David" w:cs="David" w:hint="eastAsia"/>
          <w:i/>
          <w:sz w:val="24"/>
          <w:szCs w:val="24"/>
          <w:rtl/>
        </w:rPr>
        <w:t>אחריהם</w:t>
      </w:r>
      <w:r w:rsidRPr="00F13018">
        <w:rPr>
          <w:rFonts w:ascii="David" w:hAnsi="David" w:cs="David"/>
          <w:i/>
          <w:sz w:val="24"/>
          <w:szCs w:val="24"/>
          <w:rtl/>
        </w:rPr>
        <w:t xml:space="preserve">, </w:t>
      </w:r>
      <w:r w:rsidRPr="00F13018">
        <w:rPr>
          <w:rFonts w:ascii="David" w:hAnsi="David" w:cs="David" w:hint="eastAsia"/>
          <w:i/>
          <w:sz w:val="24"/>
          <w:szCs w:val="24"/>
          <w:rtl/>
        </w:rPr>
        <w:t>ומבלי</w:t>
      </w:r>
      <w:r w:rsidRPr="00F13018">
        <w:rPr>
          <w:rFonts w:ascii="David" w:hAnsi="David" w:cs="David"/>
          <w:i/>
          <w:sz w:val="24"/>
          <w:szCs w:val="24"/>
          <w:rtl/>
        </w:rPr>
        <w:t xml:space="preserve"> </w:t>
      </w:r>
      <w:r w:rsidRPr="00F13018">
        <w:rPr>
          <w:rFonts w:ascii="David" w:hAnsi="David" w:cs="David" w:hint="eastAsia"/>
          <w:i/>
          <w:sz w:val="24"/>
          <w:szCs w:val="24"/>
          <w:rtl/>
        </w:rPr>
        <w:t>לגרוע</w:t>
      </w:r>
      <w:r w:rsidRPr="00F13018">
        <w:rPr>
          <w:rFonts w:ascii="David" w:hAnsi="David" w:cs="David"/>
          <w:i/>
          <w:sz w:val="24"/>
          <w:szCs w:val="24"/>
          <w:rtl/>
        </w:rPr>
        <w:t xml:space="preserve"> </w:t>
      </w:r>
      <w:r w:rsidRPr="00F13018">
        <w:rPr>
          <w:rFonts w:ascii="David" w:hAnsi="David" w:cs="David" w:hint="eastAsia"/>
          <w:i/>
          <w:sz w:val="24"/>
          <w:szCs w:val="24"/>
          <w:rtl/>
        </w:rPr>
        <w:t>מכלליות</w:t>
      </w:r>
      <w:r w:rsidRPr="00F13018">
        <w:rPr>
          <w:rFonts w:ascii="David" w:hAnsi="David" w:cs="David"/>
          <w:i/>
          <w:sz w:val="24"/>
          <w:szCs w:val="24"/>
          <w:rtl/>
        </w:rPr>
        <w:t xml:space="preserve"> </w:t>
      </w:r>
      <w:r w:rsidRPr="00F13018">
        <w:rPr>
          <w:rFonts w:ascii="David" w:hAnsi="David" w:cs="David" w:hint="eastAsia"/>
          <w:i/>
          <w:sz w:val="24"/>
          <w:szCs w:val="24"/>
          <w:rtl/>
        </w:rPr>
        <w:t>האמור</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להבטיח</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יציית</w:t>
      </w:r>
      <w:r w:rsidRPr="00F13018">
        <w:rPr>
          <w:rFonts w:ascii="David" w:hAnsi="David" w:cs="David"/>
          <w:i/>
          <w:sz w:val="24"/>
          <w:szCs w:val="24"/>
          <w:rtl/>
        </w:rPr>
        <w:t xml:space="preserve"> </w:t>
      </w:r>
      <w:r w:rsidRPr="00F13018">
        <w:rPr>
          <w:rFonts w:ascii="David" w:hAnsi="David" w:cs="David" w:hint="eastAsia"/>
          <w:i/>
          <w:sz w:val="24"/>
          <w:szCs w:val="24"/>
          <w:rtl/>
        </w:rPr>
        <w:t>להוראות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כמפורט</w:t>
      </w:r>
      <w:r w:rsidRPr="00F13018">
        <w:rPr>
          <w:rFonts w:ascii="David" w:hAnsi="David" w:cs="David"/>
          <w:i/>
          <w:sz w:val="24"/>
          <w:szCs w:val="24"/>
          <w:rtl/>
        </w:rPr>
        <w:t xml:space="preserve"> </w:t>
      </w:r>
      <w:r w:rsidRPr="00F13018">
        <w:rPr>
          <w:rFonts w:ascii="David" w:hAnsi="David" w:cs="David" w:hint="eastAsia"/>
          <w:i/>
          <w:sz w:val="24"/>
          <w:szCs w:val="24"/>
          <w:rtl/>
        </w:rPr>
        <w:t>בחוזה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לכלול</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חוזה</w:t>
      </w:r>
      <w:r w:rsidRPr="00F13018">
        <w:rPr>
          <w:rFonts w:ascii="David" w:hAnsi="David" w:cs="David"/>
          <w:i/>
          <w:sz w:val="24"/>
          <w:szCs w:val="24"/>
          <w:rtl/>
        </w:rPr>
        <w:t xml:space="preserve"> </w:t>
      </w:r>
      <w:r w:rsidRPr="00F13018">
        <w:rPr>
          <w:rFonts w:ascii="David" w:hAnsi="David" w:cs="David" w:hint="eastAsia"/>
          <w:i/>
          <w:sz w:val="24"/>
          <w:szCs w:val="24"/>
          <w:rtl/>
        </w:rPr>
        <w:t>שיעשה</w:t>
      </w:r>
      <w:r w:rsidRPr="00F13018">
        <w:rPr>
          <w:rFonts w:ascii="David" w:hAnsi="David" w:cs="David"/>
          <w:i/>
          <w:sz w:val="24"/>
          <w:szCs w:val="24"/>
          <w:rtl/>
        </w:rPr>
        <w:t xml:space="preserve"> </w:t>
      </w:r>
      <w:r w:rsidRPr="00F13018">
        <w:rPr>
          <w:rFonts w:ascii="David" w:hAnsi="David" w:cs="David" w:hint="eastAsia"/>
          <w:i/>
          <w:sz w:val="24"/>
          <w:szCs w:val="24"/>
          <w:rtl/>
        </w:rPr>
        <w:t>בינו</w:t>
      </w:r>
      <w:r w:rsidRPr="00F13018">
        <w:rPr>
          <w:rFonts w:ascii="David" w:hAnsi="David" w:cs="David"/>
          <w:i/>
          <w:sz w:val="24"/>
          <w:szCs w:val="24"/>
          <w:rtl/>
        </w:rPr>
        <w:t xml:space="preserve"> </w:t>
      </w:r>
      <w:r w:rsidRPr="00F13018">
        <w:rPr>
          <w:rFonts w:ascii="David" w:hAnsi="David" w:cs="David" w:hint="eastAsia"/>
          <w:i/>
          <w:sz w:val="24"/>
          <w:szCs w:val="24"/>
          <w:rtl/>
        </w:rPr>
        <w:t>לבין</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הוראות</w:t>
      </w:r>
      <w:r w:rsidRPr="00F13018">
        <w:rPr>
          <w:rFonts w:ascii="David" w:hAnsi="David" w:cs="David"/>
          <w:i/>
          <w:sz w:val="24"/>
          <w:szCs w:val="24"/>
          <w:rtl/>
        </w:rPr>
        <w:t xml:space="preserve"> </w:t>
      </w:r>
      <w:r w:rsidRPr="00F13018">
        <w:rPr>
          <w:rFonts w:ascii="David" w:hAnsi="David" w:cs="David" w:hint="eastAsia"/>
          <w:i/>
          <w:sz w:val="24"/>
          <w:szCs w:val="24"/>
          <w:rtl/>
        </w:rPr>
        <w:t>המבטאות</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האמור</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בסעיף</w:t>
      </w:r>
      <w:r w:rsidRPr="00F13018">
        <w:rPr>
          <w:rFonts w:ascii="David" w:hAnsi="David" w:cs="David"/>
          <w:i/>
          <w:sz w:val="24"/>
          <w:szCs w:val="24"/>
          <w:rtl/>
        </w:rPr>
        <w:t xml:space="preserve">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והמבטיחות</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ביצועו</w:t>
      </w:r>
      <w:r w:rsidRPr="00F13018">
        <w:rPr>
          <w:rFonts w:ascii="David" w:hAnsi="David" w:cs="David"/>
          <w:i/>
          <w:sz w:val="24"/>
          <w:szCs w:val="24"/>
          <w:rtl/>
        </w:rPr>
        <w:t>.</w:t>
      </w:r>
    </w:p>
    <w:p w14:paraId="2B0C6F8A"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יפסיק</w:t>
      </w:r>
      <w:r w:rsidRPr="00F13018">
        <w:rPr>
          <w:rFonts w:ascii="David" w:hAnsi="David" w:cs="David"/>
          <w:i/>
          <w:sz w:val="24"/>
          <w:szCs w:val="24"/>
          <w:rtl/>
        </w:rPr>
        <w:t xml:space="preserve"> </w:t>
      </w:r>
      <w:r w:rsidRPr="00F13018">
        <w:rPr>
          <w:rFonts w:ascii="David" w:hAnsi="David" w:cs="David" w:hint="eastAsia"/>
          <w:i/>
          <w:sz w:val="24"/>
          <w:szCs w:val="24"/>
          <w:rtl/>
        </w:rPr>
        <w:t>עבודת</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דרישת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ועליו</w:t>
      </w:r>
      <w:r w:rsidRPr="00F13018">
        <w:rPr>
          <w:rFonts w:ascii="David" w:hAnsi="David" w:cs="David"/>
          <w:i/>
          <w:sz w:val="24"/>
          <w:szCs w:val="24"/>
          <w:rtl/>
        </w:rPr>
        <w:t xml:space="preserve"> </w:t>
      </w:r>
      <w:r w:rsidRPr="00F13018">
        <w:rPr>
          <w:rFonts w:ascii="David" w:hAnsi="David" w:cs="David" w:hint="eastAsia"/>
          <w:i/>
          <w:sz w:val="24"/>
          <w:szCs w:val="24"/>
          <w:rtl/>
        </w:rPr>
        <w:t>לגרום</w:t>
      </w:r>
      <w:r w:rsidRPr="00F13018">
        <w:rPr>
          <w:rFonts w:ascii="David" w:hAnsi="David" w:cs="David"/>
          <w:i/>
          <w:sz w:val="24"/>
          <w:szCs w:val="24"/>
          <w:rtl/>
        </w:rPr>
        <w:t xml:space="preserve"> </w:t>
      </w:r>
      <w:r w:rsidRPr="00F13018">
        <w:rPr>
          <w:rFonts w:ascii="David" w:hAnsi="David" w:cs="David" w:hint="eastAsia"/>
          <w:i/>
          <w:sz w:val="24"/>
          <w:szCs w:val="24"/>
          <w:rtl/>
        </w:rPr>
        <w:t>לכך</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יבוא</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טענה</w:t>
      </w:r>
      <w:r w:rsidRPr="00F13018">
        <w:rPr>
          <w:rFonts w:ascii="David" w:hAnsi="David" w:cs="David"/>
          <w:i/>
          <w:sz w:val="24"/>
          <w:szCs w:val="24"/>
          <w:rtl/>
        </w:rPr>
        <w:t xml:space="preserve"> </w:t>
      </w:r>
      <w:r w:rsidRPr="00F13018">
        <w:rPr>
          <w:rFonts w:ascii="David" w:hAnsi="David" w:cs="David" w:hint="eastAsia"/>
          <w:i/>
          <w:sz w:val="24"/>
          <w:szCs w:val="24"/>
          <w:rtl/>
        </w:rPr>
        <w:t>ובכל</w:t>
      </w:r>
      <w:r w:rsidRPr="00F13018">
        <w:rPr>
          <w:rFonts w:ascii="David" w:hAnsi="David" w:cs="David"/>
          <w:i/>
          <w:sz w:val="24"/>
          <w:szCs w:val="24"/>
          <w:rtl/>
        </w:rPr>
        <w:t xml:space="preserve"> </w:t>
      </w:r>
      <w:r w:rsidRPr="00F13018">
        <w:rPr>
          <w:rFonts w:ascii="David" w:hAnsi="David" w:cs="David" w:hint="eastAsia"/>
          <w:i/>
          <w:sz w:val="24"/>
          <w:szCs w:val="24"/>
          <w:rtl/>
        </w:rPr>
        <w:t>תביעה</w:t>
      </w:r>
      <w:r w:rsidRPr="00F13018">
        <w:rPr>
          <w:rFonts w:ascii="David" w:hAnsi="David" w:cs="David"/>
          <w:i/>
          <w:sz w:val="24"/>
          <w:szCs w:val="24"/>
          <w:rtl/>
        </w:rPr>
        <w:t xml:space="preserve"> </w:t>
      </w:r>
      <w:r w:rsidRPr="00F13018">
        <w:rPr>
          <w:rFonts w:ascii="David" w:hAnsi="David" w:cs="David" w:hint="eastAsia"/>
          <w:i/>
          <w:sz w:val="24"/>
          <w:szCs w:val="24"/>
          <w:rtl/>
        </w:rPr>
        <w:t>כלפי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בקשר</w:t>
      </w:r>
      <w:r w:rsidRPr="00F13018">
        <w:rPr>
          <w:rFonts w:ascii="David" w:hAnsi="David" w:cs="David"/>
          <w:i/>
          <w:sz w:val="24"/>
          <w:szCs w:val="24"/>
          <w:rtl/>
        </w:rPr>
        <w:t xml:space="preserve"> </w:t>
      </w:r>
      <w:r w:rsidRPr="00F13018">
        <w:rPr>
          <w:rFonts w:ascii="David" w:hAnsi="David" w:cs="David" w:hint="eastAsia"/>
          <w:i/>
          <w:sz w:val="24"/>
          <w:szCs w:val="24"/>
          <w:rtl/>
        </w:rPr>
        <w:t>עם</w:t>
      </w:r>
      <w:r w:rsidRPr="00F13018">
        <w:rPr>
          <w:rFonts w:ascii="David" w:hAnsi="David" w:cs="David"/>
          <w:i/>
          <w:sz w:val="24"/>
          <w:szCs w:val="24"/>
          <w:rtl/>
        </w:rPr>
        <w:t xml:space="preserve"> </w:t>
      </w:r>
      <w:r w:rsidRPr="00F13018">
        <w:rPr>
          <w:rFonts w:ascii="David" w:hAnsi="David" w:cs="David" w:hint="eastAsia"/>
          <w:i/>
          <w:sz w:val="24"/>
          <w:szCs w:val="24"/>
          <w:rtl/>
        </w:rPr>
        <w:t>הפסקת</w:t>
      </w:r>
      <w:r w:rsidRPr="00F13018">
        <w:rPr>
          <w:rFonts w:ascii="David" w:hAnsi="David" w:cs="David"/>
          <w:i/>
          <w:sz w:val="24"/>
          <w:szCs w:val="24"/>
          <w:rtl/>
        </w:rPr>
        <w:t xml:space="preserve"> </w:t>
      </w:r>
      <w:r w:rsidRPr="00F13018">
        <w:rPr>
          <w:rFonts w:ascii="David" w:hAnsi="David" w:cs="David" w:hint="eastAsia"/>
          <w:i/>
          <w:sz w:val="24"/>
          <w:szCs w:val="24"/>
          <w:rtl/>
        </w:rPr>
        <w:t>עבודתו</w:t>
      </w:r>
      <w:r w:rsidRPr="00F13018">
        <w:rPr>
          <w:rFonts w:ascii="David" w:hAnsi="David" w:cs="David"/>
          <w:i/>
          <w:sz w:val="24"/>
          <w:szCs w:val="24"/>
          <w:rtl/>
        </w:rPr>
        <w:t>.</w:t>
      </w:r>
    </w:p>
    <w:p w14:paraId="171FC3AC" w14:textId="77777777" w:rsidR="00EF4F1C" w:rsidRDefault="00EF4F1C" w:rsidP="00A11D74">
      <w:pPr>
        <w:numPr>
          <w:ilvl w:val="1"/>
          <w:numId w:val="4"/>
        </w:numPr>
        <w:spacing w:after="0" w:afterAutospacing="0" w:line="240" w:lineRule="auto"/>
        <w:rPr>
          <w:rFonts w:ascii="David" w:hAnsi="David" w:cs="David"/>
          <w:i/>
          <w:sz w:val="24"/>
          <w:szCs w:val="24"/>
        </w:rPr>
      </w:pPr>
      <w:r w:rsidRPr="00F13018">
        <w:rPr>
          <w:rFonts w:ascii="David" w:hAnsi="David" w:cs="David" w:hint="eastAsia"/>
          <w:sz w:val="24"/>
          <w:szCs w:val="24"/>
          <w:rtl/>
        </w:rPr>
        <w:t>המפקח</w:t>
      </w:r>
      <w:r w:rsidRPr="00F13018">
        <w:rPr>
          <w:rFonts w:ascii="David" w:hAnsi="David" w:cs="David"/>
          <w:sz w:val="24"/>
          <w:szCs w:val="24"/>
          <w:rtl/>
        </w:rPr>
        <w:t xml:space="preserve"> </w:t>
      </w:r>
      <w:r w:rsidRPr="00F13018">
        <w:rPr>
          <w:rFonts w:ascii="David" w:hAnsi="David" w:cs="David" w:hint="eastAsia"/>
          <w:sz w:val="24"/>
          <w:szCs w:val="24"/>
          <w:rtl/>
        </w:rPr>
        <w:t>רשאי</w:t>
      </w:r>
      <w:r w:rsidRPr="00F13018">
        <w:rPr>
          <w:rFonts w:ascii="David" w:hAnsi="David" w:cs="David"/>
          <w:sz w:val="24"/>
          <w:szCs w:val="24"/>
          <w:rtl/>
        </w:rPr>
        <w:t xml:space="preserve"> </w:t>
      </w:r>
      <w:r w:rsidRPr="00F13018">
        <w:rPr>
          <w:rFonts w:ascii="David" w:hAnsi="David" w:cs="David" w:hint="eastAsia"/>
          <w:sz w:val="24"/>
          <w:szCs w:val="24"/>
          <w:rtl/>
        </w:rPr>
        <w:t>להורות</w:t>
      </w:r>
      <w:r w:rsidRPr="00F13018">
        <w:rPr>
          <w:rFonts w:ascii="David" w:hAnsi="David" w:cs="David"/>
          <w:sz w:val="24"/>
          <w:szCs w:val="24"/>
          <w:rtl/>
        </w:rPr>
        <w:t xml:space="preserve"> </w:t>
      </w:r>
      <w:r w:rsidRPr="00F13018">
        <w:rPr>
          <w:rFonts w:ascii="David" w:hAnsi="David" w:cs="David" w:hint="eastAsia"/>
          <w:sz w:val="24"/>
          <w:szCs w:val="24"/>
          <w:rtl/>
        </w:rPr>
        <w:t>לקבלן</w:t>
      </w:r>
      <w:r w:rsidRPr="00F13018">
        <w:rPr>
          <w:rFonts w:ascii="David" w:hAnsi="David" w:cs="David"/>
          <w:sz w:val="24"/>
          <w:szCs w:val="24"/>
          <w:rtl/>
        </w:rPr>
        <w:t xml:space="preserve">, </w:t>
      </w:r>
      <w:r w:rsidRPr="00F13018">
        <w:rPr>
          <w:rFonts w:ascii="David" w:hAnsi="David" w:cs="David" w:hint="eastAsia"/>
          <w:sz w:val="24"/>
          <w:szCs w:val="24"/>
          <w:rtl/>
        </w:rPr>
        <w:t>ממניעים</w:t>
      </w:r>
      <w:r w:rsidRPr="00F13018">
        <w:rPr>
          <w:rFonts w:ascii="David" w:hAnsi="David" w:cs="David"/>
          <w:sz w:val="24"/>
          <w:szCs w:val="24"/>
          <w:rtl/>
        </w:rPr>
        <w:t xml:space="preserve"> </w:t>
      </w:r>
      <w:r w:rsidRPr="00F13018">
        <w:rPr>
          <w:rFonts w:ascii="David" w:hAnsi="David" w:cs="David" w:hint="eastAsia"/>
          <w:sz w:val="24"/>
          <w:szCs w:val="24"/>
          <w:rtl/>
        </w:rPr>
        <w:t>סבירים</w:t>
      </w:r>
      <w:r w:rsidRPr="00F13018">
        <w:rPr>
          <w:rFonts w:ascii="David" w:hAnsi="David" w:cs="David"/>
          <w:sz w:val="24"/>
          <w:szCs w:val="24"/>
          <w:rtl/>
        </w:rPr>
        <w:t xml:space="preserve"> </w:t>
      </w:r>
      <w:r w:rsidRPr="00F13018">
        <w:rPr>
          <w:rFonts w:ascii="David" w:hAnsi="David" w:cs="David" w:hint="eastAsia"/>
          <w:sz w:val="24"/>
          <w:szCs w:val="24"/>
          <w:rtl/>
        </w:rPr>
        <w:t>והקבלן</w:t>
      </w:r>
      <w:r w:rsidRPr="00F13018">
        <w:rPr>
          <w:rFonts w:ascii="David" w:hAnsi="David" w:cs="David"/>
          <w:sz w:val="24"/>
          <w:szCs w:val="24"/>
          <w:rtl/>
        </w:rPr>
        <w:t xml:space="preserve"> </w:t>
      </w:r>
      <w:r w:rsidRPr="00F13018">
        <w:rPr>
          <w:rFonts w:ascii="David" w:hAnsi="David" w:cs="David" w:hint="eastAsia"/>
          <w:sz w:val="24"/>
          <w:szCs w:val="24"/>
          <w:rtl/>
        </w:rPr>
        <w:t>מתחייב</w:t>
      </w:r>
      <w:r w:rsidRPr="00F13018">
        <w:rPr>
          <w:rFonts w:ascii="David" w:hAnsi="David" w:cs="David"/>
          <w:sz w:val="24"/>
          <w:szCs w:val="24"/>
          <w:rtl/>
        </w:rPr>
        <w:t xml:space="preserve"> </w:t>
      </w:r>
      <w:r w:rsidRPr="00F13018">
        <w:rPr>
          <w:rFonts w:ascii="David" w:hAnsi="David" w:cs="David" w:hint="eastAsia"/>
          <w:sz w:val="24"/>
          <w:szCs w:val="24"/>
          <w:rtl/>
        </w:rPr>
        <w:t>להרחיק</w:t>
      </w:r>
      <w:r w:rsidRPr="00F13018">
        <w:rPr>
          <w:rFonts w:ascii="David" w:hAnsi="David" w:cs="David"/>
          <w:sz w:val="24"/>
          <w:szCs w:val="24"/>
          <w:rtl/>
        </w:rPr>
        <w:t xml:space="preserve"> </w:t>
      </w:r>
      <w:r w:rsidRPr="00F13018">
        <w:rPr>
          <w:rFonts w:ascii="David" w:hAnsi="David" w:cs="David" w:hint="eastAsia"/>
          <w:sz w:val="24"/>
          <w:szCs w:val="24"/>
          <w:rtl/>
        </w:rPr>
        <w:t>משטח</w:t>
      </w:r>
      <w:r w:rsidRPr="00F13018">
        <w:rPr>
          <w:rFonts w:ascii="David" w:hAnsi="David" w:cs="David"/>
          <w:sz w:val="24"/>
          <w:szCs w:val="24"/>
          <w:rtl/>
        </w:rPr>
        <w:t xml:space="preserve"> </w:t>
      </w:r>
      <w:r w:rsidRPr="00F13018">
        <w:rPr>
          <w:rFonts w:ascii="David" w:hAnsi="David" w:cs="David" w:hint="eastAsia"/>
          <w:sz w:val="24"/>
          <w:szCs w:val="24"/>
          <w:rtl/>
        </w:rPr>
        <w:t>העבודה</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עובד</w:t>
      </w:r>
      <w:r w:rsidRPr="00F13018">
        <w:rPr>
          <w:rFonts w:ascii="David" w:hAnsi="David" w:cs="David"/>
          <w:sz w:val="24"/>
          <w:szCs w:val="24"/>
          <w:rtl/>
        </w:rPr>
        <w:t xml:space="preserve"> </w:t>
      </w:r>
      <w:r w:rsidRPr="00F13018">
        <w:rPr>
          <w:rFonts w:ascii="David" w:hAnsi="David" w:cs="David" w:hint="eastAsia"/>
          <w:sz w:val="24"/>
          <w:szCs w:val="24"/>
          <w:rtl/>
        </w:rPr>
        <w:t>של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r w:rsidRPr="00F13018">
        <w:rPr>
          <w:rFonts w:ascii="David" w:hAnsi="David" w:cs="David" w:hint="eastAsia"/>
          <w:sz w:val="24"/>
          <w:szCs w:val="24"/>
          <w:rtl/>
        </w:rPr>
        <w:t>ו</w:t>
      </w:r>
      <w:r w:rsidRPr="00F13018">
        <w:rPr>
          <w:rFonts w:ascii="David" w:hAnsi="David" w:cs="David"/>
          <w:sz w:val="24"/>
          <w:szCs w:val="24"/>
          <w:rtl/>
        </w:rPr>
        <w:t>/</w:t>
      </w:r>
      <w:r w:rsidRPr="00F13018">
        <w:rPr>
          <w:rFonts w:ascii="David" w:hAnsi="David" w:cs="David" w:hint="eastAsia"/>
          <w:sz w:val="24"/>
          <w:szCs w:val="24"/>
          <w:rtl/>
        </w:rPr>
        <w:t>או</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קבלן</w:t>
      </w:r>
      <w:r w:rsidRPr="00F13018">
        <w:rPr>
          <w:rFonts w:ascii="David" w:hAnsi="David" w:cs="David"/>
          <w:sz w:val="24"/>
          <w:szCs w:val="24"/>
          <w:rtl/>
        </w:rPr>
        <w:t xml:space="preserve"> </w:t>
      </w:r>
      <w:r w:rsidRPr="00F13018">
        <w:rPr>
          <w:rFonts w:ascii="David" w:hAnsi="David" w:cs="David" w:hint="eastAsia"/>
          <w:sz w:val="24"/>
          <w:szCs w:val="24"/>
          <w:rtl/>
        </w:rPr>
        <w:t>משנה</w:t>
      </w:r>
      <w:r w:rsidRPr="00F13018">
        <w:rPr>
          <w:rFonts w:ascii="David" w:hAnsi="David" w:cs="David"/>
          <w:sz w:val="24"/>
          <w:szCs w:val="24"/>
          <w:rtl/>
        </w:rPr>
        <w:t xml:space="preserve"> </w:t>
      </w:r>
      <w:r w:rsidRPr="00F13018">
        <w:rPr>
          <w:rFonts w:ascii="David" w:hAnsi="David" w:cs="David" w:hint="eastAsia"/>
          <w:sz w:val="24"/>
          <w:szCs w:val="24"/>
          <w:rtl/>
        </w:rPr>
        <w:t>ו</w:t>
      </w:r>
      <w:r w:rsidRPr="00F13018">
        <w:rPr>
          <w:rFonts w:ascii="David" w:hAnsi="David" w:cs="David"/>
          <w:sz w:val="24"/>
          <w:szCs w:val="24"/>
          <w:rtl/>
        </w:rPr>
        <w:t>/</w:t>
      </w:r>
      <w:r w:rsidRPr="00F13018">
        <w:rPr>
          <w:rFonts w:ascii="David" w:hAnsi="David" w:cs="David" w:hint="eastAsia"/>
          <w:sz w:val="24"/>
          <w:szCs w:val="24"/>
          <w:rtl/>
        </w:rPr>
        <w:t>או</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מי</w:t>
      </w:r>
      <w:r w:rsidRPr="00F13018">
        <w:rPr>
          <w:rFonts w:ascii="David" w:hAnsi="David" w:cs="David"/>
          <w:sz w:val="24"/>
          <w:szCs w:val="24"/>
          <w:rtl/>
        </w:rPr>
        <w:t xml:space="preserve"> </w:t>
      </w:r>
      <w:r w:rsidRPr="00F13018">
        <w:rPr>
          <w:rFonts w:ascii="David" w:hAnsi="David" w:cs="David" w:hint="eastAsia"/>
          <w:sz w:val="24"/>
          <w:szCs w:val="24"/>
          <w:rtl/>
        </w:rPr>
        <w:t>מטעמו</w:t>
      </w:r>
      <w:r w:rsidRPr="00F13018">
        <w:rPr>
          <w:rFonts w:ascii="David" w:hAnsi="David" w:cs="David"/>
          <w:sz w:val="24"/>
          <w:szCs w:val="24"/>
          <w:rtl/>
        </w:rPr>
        <w:t xml:space="preserve"> </w:t>
      </w:r>
      <w:r w:rsidRPr="00F13018">
        <w:rPr>
          <w:rFonts w:ascii="David" w:hAnsi="David" w:cs="David" w:hint="eastAsia"/>
          <w:sz w:val="24"/>
          <w:szCs w:val="24"/>
          <w:rtl/>
        </w:rPr>
        <w:t>ועל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r w:rsidRPr="00F13018">
        <w:rPr>
          <w:rFonts w:ascii="David" w:hAnsi="David" w:cs="David" w:hint="eastAsia"/>
          <w:sz w:val="24"/>
          <w:szCs w:val="24"/>
          <w:rtl/>
        </w:rPr>
        <w:t>להחליפו</w:t>
      </w:r>
      <w:r w:rsidRPr="00F13018">
        <w:rPr>
          <w:rFonts w:ascii="David" w:hAnsi="David" w:cs="David"/>
          <w:sz w:val="24"/>
          <w:szCs w:val="24"/>
          <w:rtl/>
        </w:rPr>
        <w:t xml:space="preserve"> </w:t>
      </w:r>
      <w:r w:rsidRPr="00F13018">
        <w:rPr>
          <w:rFonts w:ascii="David" w:hAnsi="David" w:cs="David" w:hint="eastAsia"/>
          <w:sz w:val="24"/>
          <w:szCs w:val="24"/>
          <w:rtl/>
        </w:rPr>
        <w:t>באחר</w:t>
      </w:r>
      <w:r w:rsidRPr="00F13018">
        <w:rPr>
          <w:rFonts w:ascii="David" w:hAnsi="David" w:cs="David"/>
          <w:sz w:val="24"/>
          <w:szCs w:val="24"/>
          <w:rtl/>
        </w:rPr>
        <w:t xml:space="preserve"> </w:t>
      </w:r>
      <w:r w:rsidRPr="00F13018">
        <w:rPr>
          <w:rFonts w:ascii="David" w:hAnsi="David" w:cs="David" w:hint="eastAsia"/>
          <w:sz w:val="24"/>
          <w:szCs w:val="24"/>
          <w:rtl/>
        </w:rPr>
        <w:t>למען</w:t>
      </w:r>
      <w:r w:rsidRPr="00F13018">
        <w:rPr>
          <w:rFonts w:ascii="David" w:hAnsi="David" w:cs="David"/>
          <w:sz w:val="24"/>
          <w:szCs w:val="24"/>
          <w:rtl/>
        </w:rPr>
        <w:t xml:space="preserve"> </w:t>
      </w:r>
      <w:r w:rsidRPr="00F13018">
        <w:rPr>
          <w:rFonts w:ascii="David" w:hAnsi="David" w:cs="David" w:hint="eastAsia"/>
          <w:sz w:val="24"/>
          <w:szCs w:val="24"/>
          <w:rtl/>
        </w:rPr>
        <w:t>ביצוע</w:t>
      </w:r>
      <w:r w:rsidRPr="00F13018">
        <w:rPr>
          <w:rFonts w:ascii="David" w:hAnsi="David" w:cs="David"/>
          <w:sz w:val="24"/>
          <w:szCs w:val="24"/>
          <w:rtl/>
        </w:rPr>
        <w:t xml:space="preserve"> </w:t>
      </w:r>
      <w:r w:rsidRPr="00F13018">
        <w:rPr>
          <w:rFonts w:ascii="David" w:hAnsi="David" w:cs="David" w:hint="eastAsia"/>
          <w:sz w:val="24"/>
          <w:szCs w:val="24"/>
          <w:rtl/>
        </w:rPr>
        <w:t>העבודה</w:t>
      </w:r>
      <w:r w:rsidRPr="00F13018">
        <w:rPr>
          <w:rFonts w:ascii="David" w:hAnsi="David" w:cs="David"/>
          <w:sz w:val="24"/>
          <w:szCs w:val="24"/>
          <w:rtl/>
        </w:rPr>
        <w:t xml:space="preserve">. </w:t>
      </w:r>
      <w:r w:rsidRPr="00F13018">
        <w:rPr>
          <w:rFonts w:ascii="David" w:hAnsi="David" w:cs="David" w:hint="eastAsia"/>
          <w:sz w:val="24"/>
          <w:szCs w:val="24"/>
          <w:rtl/>
        </w:rPr>
        <w:t>ההחלפה</w:t>
      </w:r>
      <w:r w:rsidRPr="00F13018">
        <w:rPr>
          <w:rFonts w:ascii="David" w:hAnsi="David" w:cs="David"/>
          <w:sz w:val="24"/>
          <w:szCs w:val="24"/>
          <w:rtl/>
        </w:rPr>
        <w:t xml:space="preserve"> </w:t>
      </w:r>
      <w:r w:rsidRPr="00F13018">
        <w:rPr>
          <w:rFonts w:ascii="David" w:hAnsi="David" w:cs="David" w:hint="eastAsia"/>
          <w:sz w:val="24"/>
          <w:szCs w:val="24"/>
          <w:rtl/>
        </w:rPr>
        <w:t>הנ</w:t>
      </w:r>
      <w:r w:rsidRPr="00F13018">
        <w:rPr>
          <w:rFonts w:ascii="David" w:hAnsi="David" w:cs="David"/>
          <w:sz w:val="24"/>
          <w:szCs w:val="24"/>
          <w:rtl/>
        </w:rPr>
        <w:t>"</w:t>
      </w:r>
      <w:r w:rsidRPr="00F13018">
        <w:rPr>
          <w:rFonts w:ascii="David" w:hAnsi="David" w:cs="David" w:hint="eastAsia"/>
          <w:sz w:val="24"/>
          <w:szCs w:val="24"/>
          <w:rtl/>
        </w:rPr>
        <w:t>ל</w:t>
      </w:r>
      <w:r w:rsidRPr="00F13018">
        <w:rPr>
          <w:rFonts w:ascii="David" w:hAnsi="David" w:cs="David"/>
          <w:sz w:val="24"/>
          <w:szCs w:val="24"/>
          <w:rtl/>
        </w:rPr>
        <w:t xml:space="preserve"> </w:t>
      </w:r>
      <w:r w:rsidRPr="00F13018">
        <w:rPr>
          <w:rFonts w:ascii="David" w:hAnsi="David" w:cs="David" w:hint="eastAsia"/>
          <w:sz w:val="24"/>
          <w:szCs w:val="24"/>
          <w:rtl/>
        </w:rPr>
        <w:t>תיעשה</w:t>
      </w:r>
      <w:r w:rsidRPr="00F13018">
        <w:rPr>
          <w:rFonts w:ascii="David" w:hAnsi="David" w:cs="David"/>
          <w:sz w:val="24"/>
          <w:szCs w:val="24"/>
          <w:rtl/>
        </w:rPr>
        <w:t xml:space="preserve"> </w:t>
      </w:r>
      <w:r w:rsidRPr="00F13018">
        <w:rPr>
          <w:rFonts w:ascii="David" w:hAnsi="David" w:cs="David" w:hint="eastAsia"/>
          <w:sz w:val="24"/>
          <w:szCs w:val="24"/>
          <w:rtl/>
        </w:rPr>
        <w:t>באחריותו</w:t>
      </w:r>
      <w:r w:rsidRPr="00F13018">
        <w:rPr>
          <w:rFonts w:ascii="David" w:hAnsi="David" w:cs="David"/>
          <w:sz w:val="24"/>
          <w:szCs w:val="24"/>
          <w:rtl/>
        </w:rPr>
        <w:t xml:space="preserve"> </w:t>
      </w:r>
      <w:r w:rsidRPr="00F13018">
        <w:rPr>
          <w:rFonts w:ascii="David" w:hAnsi="David" w:cs="David" w:hint="eastAsia"/>
          <w:sz w:val="24"/>
          <w:szCs w:val="24"/>
          <w:rtl/>
        </w:rPr>
        <w:t>ועל</w:t>
      </w:r>
      <w:r w:rsidRPr="00F13018">
        <w:rPr>
          <w:rFonts w:ascii="David" w:hAnsi="David" w:cs="David"/>
          <w:sz w:val="24"/>
          <w:szCs w:val="24"/>
          <w:rtl/>
        </w:rPr>
        <w:t xml:space="preserve"> </w:t>
      </w:r>
      <w:r w:rsidRPr="00F13018">
        <w:rPr>
          <w:rFonts w:ascii="David" w:hAnsi="David" w:cs="David" w:hint="eastAsia"/>
          <w:sz w:val="24"/>
          <w:szCs w:val="24"/>
          <w:rtl/>
        </w:rPr>
        <w:t>חשבונו</w:t>
      </w:r>
      <w:r w:rsidRPr="00F13018">
        <w:rPr>
          <w:rFonts w:ascii="David" w:hAnsi="David" w:cs="David"/>
          <w:sz w:val="24"/>
          <w:szCs w:val="24"/>
          <w:rtl/>
        </w:rPr>
        <w:t xml:space="preserve"> </w:t>
      </w:r>
      <w:r w:rsidRPr="00F13018">
        <w:rPr>
          <w:rFonts w:ascii="David" w:hAnsi="David" w:cs="David" w:hint="eastAsia"/>
          <w:sz w:val="24"/>
          <w:szCs w:val="24"/>
          <w:rtl/>
        </w:rPr>
        <w:t>של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p>
    <w:p w14:paraId="7AE50328" w14:textId="77777777" w:rsidR="00F13018" w:rsidRPr="00F13018" w:rsidRDefault="00F13018" w:rsidP="00F13018">
      <w:pPr>
        <w:spacing w:after="0" w:afterAutospacing="0" w:line="240" w:lineRule="auto"/>
        <w:ind w:left="792"/>
        <w:rPr>
          <w:rFonts w:ascii="David" w:hAnsi="David" w:cs="David"/>
          <w:i/>
          <w:sz w:val="24"/>
          <w:szCs w:val="24"/>
        </w:rPr>
      </w:pPr>
    </w:p>
    <w:p w14:paraId="38A25C5A" w14:textId="77777777" w:rsidR="00EF4F1C" w:rsidRDefault="00EF4F1C" w:rsidP="00A11D74">
      <w:pPr>
        <w:numPr>
          <w:ilvl w:val="0"/>
          <w:numId w:val="4"/>
        </w:numPr>
        <w:spacing w:after="0" w:afterAutospacing="0" w:line="240" w:lineRule="auto"/>
        <w:rPr>
          <w:rFonts w:ascii="David" w:hAnsi="David" w:cs="David"/>
          <w:b/>
          <w:bCs/>
          <w:sz w:val="24"/>
          <w:szCs w:val="24"/>
        </w:rPr>
      </w:pPr>
      <w:r w:rsidRPr="00F13018">
        <w:rPr>
          <w:rFonts w:ascii="David" w:hAnsi="David" w:cs="David" w:hint="eastAsia"/>
          <w:b/>
          <w:bCs/>
          <w:sz w:val="24"/>
          <w:szCs w:val="24"/>
          <w:u w:val="single"/>
          <w:rtl/>
        </w:rPr>
        <w:t>קבלנים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וגורמים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אחרים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באתר</w:t>
      </w:r>
      <w:r w:rsidRPr="00F13018">
        <w:rPr>
          <w:rFonts w:ascii="David" w:hAnsi="David" w:cs="David"/>
          <w:b/>
          <w:bCs/>
          <w:sz w:val="24"/>
          <w:szCs w:val="24"/>
          <w:rtl/>
        </w:rPr>
        <w:t xml:space="preserve"> </w:t>
      </w:r>
    </w:p>
    <w:p w14:paraId="1E5732AA" w14:textId="615F2E08" w:rsidR="00445F7E" w:rsidRPr="00F13018" w:rsidRDefault="00445F7E" w:rsidP="00445F7E">
      <w:pPr>
        <w:spacing w:after="0" w:afterAutospacing="0" w:line="240" w:lineRule="auto"/>
        <w:ind w:left="360"/>
        <w:rPr>
          <w:rFonts w:ascii="David" w:hAnsi="David" w:cs="David"/>
          <w:b/>
          <w:bCs/>
          <w:sz w:val="24"/>
          <w:szCs w:val="24"/>
          <w:rtl/>
        </w:rPr>
      </w:pPr>
      <w:r>
        <w:rPr>
          <w:rFonts w:ascii="David" w:hAnsi="David" w:cs="David" w:hint="cs"/>
          <w:b/>
          <w:bCs/>
          <w:sz w:val="24"/>
          <w:szCs w:val="24"/>
          <w:rtl/>
        </w:rPr>
        <w:t>קבלנים מיוחדים</w:t>
      </w:r>
    </w:p>
    <w:p w14:paraId="47BDAB62"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זכאי</w:t>
      </w:r>
      <w:r w:rsidRPr="00F13018">
        <w:rPr>
          <w:rFonts w:ascii="David" w:hAnsi="David" w:cs="David"/>
          <w:i/>
          <w:sz w:val="24"/>
          <w:szCs w:val="24"/>
          <w:rtl/>
        </w:rPr>
        <w:t xml:space="preserve"> </w:t>
      </w:r>
      <w:r w:rsidRPr="00F13018">
        <w:rPr>
          <w:rFonts w:ascii="David" w:hAnsi="David" w:cs="David" w:hint="eastAsia"/>
          <w:i/>
          <w:sz w:val="24"/>
          <w:szCs w:val="24"/>
          <w:rtl/>
        </w:rPr>
        <w:t>למסור</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עבודה</w:t>
      </w:r>
      <w:r w:rsidRPr="00F13018">
        <w:rPr>
          <w:rFonts w:ascii="David" w:hAnsi="David" w:cs="David"/>
          <w:i/>
          <w:sz w:val="24"/>
          <w:szCs w:val="24"/>
          <w:rtl/>
        </w:rPr>
        <w:t xml:space="preserve"> </w:t>
      </w:r>
      <w:r w:rsidRPr="00F13018">
        <w:rPr>
          <w:rFonts w:ascii="David" w:hAnsi="David" w:cs="David" w:hint="eastAsia"/>
          <w:i/>
          <w:sz w:val="24"/>
          <w:szCs w:val="24"/>
          <w:rtl/>
        </w:rPr>
        <w:t>שאינה</w:t>
      </w:r>
      <w:r w:rsidRPr="00F13018">
        <w:rPr>
          <w:rFonts w:ascii="David" w:hAnsi="David" w:cs="David"/>
          <w:i/>
          <w:sz w:val="24"/>
          <w:szCs w:val="24"/>
          <w:rtl/>
        </w:rPr>
        <w:t xml:space="preserve"> </w:t>
      </w:r>
      <w:r w:rsidRPr="00F13018">
        <w:rPr>
          <w:rFonts w:ascii="David" w:hAnsi="David" w:cs="David" w:hint="eastAsia"/>
          <w:i/>
          <w:sz w:val="24"/>
          <w:szCs w:val="24"/>
          <w:rtl/>
        </w:rPr>
        <w:t>כלולה</w:t>
      </w:r>
      <w:r w:rsidRPr="00F13018">
        <w:rPr>
          <w:rFonts w:ascii="David" w:hAnsi="David" w:cs="David"/>
          <w:i/>
          <w:sz w:val="24"/>
          <w:szCs w:val="24"/>
          <w:rtl/>
        </w:rPr>
        <w:t xml:space="preserve"> </w:t>
      </w:r>
      <w:r w:rsidRPr="00F13018">
        <w:rPr>
          <w:rFonts w:ascii="David" w:hAnsi="David" w:cs="David" w:hint="eastAsia"/>
          <w:i/>
          <w:sz w:val="24"/>
          <w:szCs w:val="24"/>
          <w:rtl/>
        </w:rPr>
        <w:t>בעבודות</w:t>
      </w:r>
      <w:r w:rsidRPr="00F13018">
        <w:rPr>
          <w:rFonts w:ascii="David" w:hAnsi="David" w:cs="David"/>
          <w:i/>
          <w:sz w:val="24"/>
          <w:szCs w:val="24"/>
          <w:rtl/>
        </w:rPr>
        <w:t xml:space="preserve">, </w:t>
      </w:r>
      <w:r w:rsidRPr="00F13018">
        <w:rPr>
          <w:rFonts w:ascii="David" w:hAnsi="David" w:cs="David" w:hint="eastAsia"/>
          <w:i/>
          <w:sz w:val="24"/>
          <w:szCs w:val="24"/>
          <w:rtl/>
        </w:rPr>
        <w:t>לביצועם</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אחרים</w:t>
      </w:r>
      <w:r w:rsidRPr="00F13018">
        <w:rPr>
          <w:rFonts w:ascii="David" w:hAnsi="David" w:cs="David"/>
          <w:i/>
          <w:sz w:val="24"/>
          <w:szCs w:val="24"/>
          <w:rtl/>
        </w:rPr>
        <w:t xml:space="preserve"> </w:t>
      </w:r>
      <w:r w:rsidRPr="00F13018">
        <w:rPr>
          <w:rFonts w:ascii="David" w:hAnsi="David" w:cs="David" w:hint="eastAsia"/>
          <w:i/>
          <w:sz w:val="24"/>
          <w:szCs w:val="24"/>
          <w:rtl/>
        </w:rPr>
        <w:t>שיקבעו</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החלטתו</w:t>
      </w:r>
      <w:r w:rsidRPr="00F13018">
        <w:rPr>
          <w:rFonts w:ascii="David" w:hAnsi="David" w:cs="David"/>
          <w:i/>
          <w:sz w:val="24"/>
          <w:szCs w:val="24"/>
          <w:rtl/>
        </w:rPr>
        <w:t xml:space="preserve"> </w:t>
      </w:r>
      <w:r w:rsidRPr="00F13018">
        <w:rPr>
          <w:rFonts w:ascii="David" w:hAnsi="David" w:cs="David" w:hint="eastAsia"/>
          <w:i/>
          <w:sz w:val="24"/>
          <w:szCs w:val="24"/>
          <w:rtl/>
        </w:rPr>
        <w:t>הבלעדית</w:t>
      </w:r>
      <w:r w:rsidRPr="00F13018">
        <w:rPr>
          <w:rFonts w:ascii="David" w:hAnsi="David" w:cs="David"/>
          <w:i/>
          <w:sz w:val="24"/>
          <w:szCs w:val="24"/>
          <w:rtl/>
        </w:rPr>
        <w:t xml:space="preserve"> (</w:t>
      </w:r>
      <w:r w:rsidRPr="00F13018">
        <w:rPr>
          <w:rFonts w:ascii="David" w:hAnsi="David" w:cs="David" w:hint="eastAsia"/>
          <w:i/>
          <w:sz w:val="24"/>
          <w:szCs w:val="24"/>
          <w:rtl/>
        </w:rPr>
        <w:t>להלן</w:t>
      </w:r>
      <w:r w:rsidRPr="00F13018">
        <w:rPr>
          <w:rFonts w:ascii="David" w:hAnsi="David" w:cs="David"/>
          <w:i/>
          <w:sz w:val="24"/>
          <w:szCs w:val="24"/>
          <w:rtl/>
        </w:rPr>
        <w:t xml:space="preserve"> -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w:t>
      </w:r>
    </w:p>
    <w:p w14:paraId="52649B67"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מתחייב</w:t>
      </w:r>
      <w:r w:rsidRPr="00F13018">
        <w:rPr>
          <w:rFonts w:ascii="David" w:hAnsi="David" w:cs="David"/>
          <w:i/>
          <w:sz w:val="24"/>
          <w:szCs w:val="24"/>
          <w:rtl/>
        </w:rPr>
        <w:t xml:space="preserve"> </w:t>
      </w:r>
      <w:r w:rsidRPr="00F13018">
        <w:rPr>
          <w:rFonts w:ascii="David" w:hAnsi="David" w:cs="David" w:hint="eastAsia"/>
          <w:i/>
          <w:sz w:val="24"/>
          <w:szCs w:val="24"/>
          <w:rtl/>
        </w:rPr>
        <w:t>לספק</w:t>
      </w:r>
      <w:r w:rsidRPr="00F13018">
        <w:rPr>
          <w:rFonts w:ascii="David" w:hAnsi="David" w:cs="David"/>
          <w:i/>
          <w:sz w:val="24"/>
          <w:szCs w:val="24"/>
          <w:rtl/>
        </w:rPr>
        <w:t xml:space="preserve"> </w:t>
      </w:r>
      <w:r w:rsidRPr="00F13018">
        <w:rPr>
          <w:rFonts w:ascii="David" w:hAnsi="David" w:cs="David" w:hint="eastAsia"/>
          <w:i/>
          <w:sz w:val="24"/>
          <w:szCs w:val="24"/>
          <w:rtl/>
        </w:rPr>
        <w:t>ללא</w:t>
      </w:r>
      <w:r w:rsidRPr="00F13018">
        <w:rPr>
          <w:rFonts w:ascii="David" w:hAnsi="David" w:cs="David"/>
          <w:i/>
          <w:sz w:val="24"/>
          <w:szCs w:val="24"/>
          <w:rtl/>
        </w:rPr>
        <w:t xml:space="preserve"> </w:t>
      </w:r>
      <w:r w:rsidRPr="00F13018">
        <w:rPr>
          <w:rFonts w:ascii="David" w:hAnsi="David" w:cs="David" w:hint="eastAsia"/>
          <w:i/>
          <w:sz w:val="24"/>
          <w:szCs w:val="24"/>
          <w:rtl/>
        </w:rPr>
        <w:t>תשלום</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השירותים</w:t>
      </w:r>
      <w:r w:rsidRPr="00F13018">
        <w:rPr>
          <w:rFonts w:ascii="David" w:hAnsi="David" w:cs="David"/>
          <w:i/>
          <w:sz w:val="24"/>
          <w:szCs w:val="24"/>
          <w:rtl/>
        </w:rPr>
        <w:t xml:space="preserve"> </w:t>
      </w:r>
      <w:r w:rsidRPr="00F13018">
        <w:rPr>
          <w:rFonts w:ascii="David" w:hAnsi="David" w:cs="David" w:hint="eastAsia"/>
          <w:i/>
          <w:sz w:val="24"/>
          <w:szCs w:val="24"/>
          <w:rtl/>
        </w:rPr>
        <w:t>הבאים</w:t>
      </w:r>
      <w:r w:rsidRPr="00F13018">
        <w:rPr>
          <w:rFonts w:ascii="David" w:hAnsi="David" w:cs="David"/>
          <w:i/>
          <w:sz w:val="24"/>
          <w:szCs w:val="24"/>
          <w:rtl/>
        </w:rPr>
        <w:t xml:space="preserve"> </w:t>
      </w:r>
      <w:r w:rsidRPr="00F13018">
        <w:rPr>
          <w:rFonts w:ascii="David" w:hAnsi="David" w:cs="David" w:hint="eastAsia"/>
          <w:i/>
          <w:sz w:val="24"/>
          <w:szCs w:val="24"/>
          <w:rtl/>
        </w:rPr>
        <w:t>ככל</w:t>
      </w:r>
      <w:r w:rsidRPr="00F13018">
        <w:rPr>
          <w:rFonts w:ascii="David" w:hAnsi="David" w:cs="David"/>
          <w:i/>
          <w:sz w:val="24"/>
          <w:szCs w:val="24"/>
          <w:rtl/>
        </w:rPr>
        <w:t xml:space="preserve"> </w:t>
      </w:r>
      <w:r w:rsidRPr="00F13018">
        <w:rPr>
          <w:rFonts w:ascii="David" w:hAnsi="David" w:cs="David" w:hint="eastAsia"/>
          <w:i/>
          <w:sz w:val="24"/>
          <w:szCs w:val="24"/>
          <w:rtl/>
        </w:rPr>
        <w:t>הנדרש</w:t>
      </w:r>
      <w:r w:rsidRPr="00F13018">
        <w:rPr>
          <w:rFonts w:ascii="David" w:hAnsi="David" w:cs="David"/>
          <w:i/>
          <w:sz w:val="24"/>
          <w:szCs w:val="24"/>
          <w:rtl/>
        </w:rPr>
        <w:t xml:space="preserve"> </w:t>
      </w:r>
      <w:r w:rsidRPr="00F13018">
        <w:rPr>
          <w:rFonts w:ascii="David" w:hAnsi="David" w:cs="David" w:hint="eastAsia"/>
          <w:i/>
          <w:sz w:val="24"/>
          <w:szCs w:val="24"/>
          <w:rtl/>
        </w:rPr>
        <w:t>לביצוע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ולתעדם</w:t>
      </w:r>
      <w:r w:rsidRPr="00F13018">
        <w:rPr>
          <w:rFonts w:ascii="David" w:hAnsi="David" w:cs="David"/>
          <w:i/>
          <w:sz w:val="24"/>
          <w:szCs w:val="24"/>
          <w:rtl/>
        </w:rPr>
        <w:t xml:space="preserve"> </w:t>
      </w:r>
      <w:r w:rsidRPr="00F13018">
        <w:rPr>
          <w:rFonts w:ascii="David" w:hAnsi="David" w:cs="David" w:hint="eastAsia"/>
          <w:i/>
          <w:sz w:val="24"/>
          <w:szCs w:val="24"/>
          <w:rtl/>
        </w:rPr>
        <w:t>ביומן</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w:t>
      </w:r>
    </w:p>
    <w:p w14:paraId="78AA9F3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השאלת</w:t>
      </w:r>
      <w:r w:rsidRPr="00F13018">
        <w:rPr>
          <w:rFonts w:ascii="David" w:hAnsi="David" w:cs="David"/>
          <w:i/>
          <w:sz w:val="24"/>
          <w:szCs w:val="24"/>
          <w:rtl/>
        </w:rPr>
        <w:t xml:space="preserve"> </w:t>
      </w:r>
      <w:r w:rsidRPr="00F13018">
        <w:rPr>
          <w:rFonts w:ascii="David" w:hAnsi="David" w:cs="David" w:hint="eastAsia"/>
          <w:i/>
          <w:sz w:val="24"/>
          <w:szCs w:val="24"/>
          <w:rtl/>
        </w:rPr>
        <w:t>תכניות</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לעיון</w:t>
      </w:r>
      <w:r w:rsidRPr="00F13018">
        <w:rPr>
          <w:rFonts w:ascii="David" w:hAnsi="David" w:cs="David"/>
          <w:i/>
          <w:sz w:val="24"/>
          <w:szCs w:val="24"/>
          <w:rtl/>
        </w:rPr>
        <w:t xml:space="preserve"> </w:t>
      </w:r>
      <w:r w:rsidRPr="00F13018">
        <w:rPr>
          <w:rFonts w:ascii="David" w:hAnsi="David" w:cs="David" w:hint="eastAsia"/>
          <w:i/>
          <w:sz w:val="24"/>
          <w:szCs w:val="24"/>
          <w:rtl/>
        </w:rPr>
        <w:t>ומתן</w:t>
      </w:r>
      <w:r w:rsidRPr="00F13018">
        <w:rPr>
          <w:rFonts w:ascii="David" w:hAnsi="David" w:cs="David"/>
          <w:i/>
          <w:sz w:val="24"/>
          <w:szCs w:val="24"/>
          <w:rtl/>
        </w:rPr>
        <w:t xml:space="preserve"> </w:t>
      </w:r>
      <w:r w:rsidRPr="00F13018">
        <w:rPr>
          <w:rFonts w:ascii="David" w:hAnsi="David" w:cs="David" w:hint="eastAsia"/>
          <w:i/>
          <w:sz w:val="24"/>
          <w:szCs w:val="24"/>
          <w:rtl/>
        </w:rPr>
        <w:t>הדרכה</w:t>
      </w:r>
      <w:r w:rsidRPr="00F13018">
        <w:rPr>
          <w:rFonts w:ascii="David" w:hAnsi="David" w:cs="David"/>
          <w:i/>
          <w:sz w:val="24"/>
          <w:szCs w:val="24"/>
          <w:rtl/>
        </w:rPr>
        <w:t xml:space="preserve"> </w:t>
      </w:r>
      <w:r w:rsidRPr="00F13018">
        <w:rPr>
          <w:rFonts w:ascii="David" w:hAnsi="David" w:cs="David" w:hint="eastAsia"/>
          <w:i/>
          <w:sz w:val="24"/>
          <w:szCs w:val="24"/>
          <w:rtl/>
        </w:rPr>
        <w:t>והסברים</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שלבי</w:t>
      </w:r>
      <w:r w:rsidRPr="00F13018">
        <w:rPr>
          <w:rFonts w:ascii="David" w:hAnsi="David" w:cs="David"/>
          <w:i/>
          <w:sz w:val="24"/>
          <w:szCs w:val="24"/>
          <w:rtl/>
        </w:rPr>
        <w:t xml:space="preserve"> </w:t>
      </w:r>
      <w:r w:rsidRPr="00F13018">
        <w:rPr>
          <w:rFonts w:ascii="David" w:hAnsi="David" w:cs="David" w:hint="eastAsia"/>
          <w:i/>
          <w:sz w:val="24"/>
          <w:szCs w:val="24"/>
          <w:rtl/>
        </w:rPr>
        <w:t>הביצוע</w:t>
      </w:r>
      <w:r w:rsidRPr="00F13018">
        <w:rPr>
          <w:rFonts w:ascii="David" w:hAnsi="David" w:cs="David"/>
          <w:i/>
          <w:sz w:val="24"/>
          <w:szCs w:val="24"/>
          <w:rtl/>
        </w:rPr>
        <w:t xml:space="preserve"> </w:t>
      </w:r>
      <w:r w:rsidRPr="00F13018">
        <w:rPr>
          <w:rFonts w:ascii="David" w:hAnsi="David" w:cs="David" w:hint="eastAsia"/>
          <w:i/>
          <w:sz w:val="24"/>
          <w:szCs w:val="24"/>
          <w:rtl/>
        </w:rPr>
        <w:t>ושילוב</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הגורמים</w:t>
      </w:r>
      <w:r w:rsidRPr="00F13018">
        <w:rPr>
          <w:rFonts w:ascii="David" w:hAnsi="David" w:cs="David"/>
          <w:i/>
          <w:sz w:val="24"/>
          <w:szCs w:val="24"/>
          <w:rtl/>
        </w:rPr>
        <w:t xml:space="preserve"> </w:t>
      </w:r>
      <w:r w:rsidRPr="00F13018">
        <w:rPr>
          <w:rFonts w:ascii="David" w:hAnsi="David" w:cs="David" w:hint="eastAsia"/>
          <w:i/>
          <w:sz w:val="24"/>
          <w:szCs w:val="24"/>
          <w:rtl/>
        </w:rPr>
        <w:t>השונים</w:t>
      </w:r>
      <w:r w:rsidRPr="00F13018">
        <w:rPr>
          <w:rFonts w:ascii="David" w:hAnsi="David" w:cs="David"/>
          <w:i/>
          <w:sz w:val="24"/>
          <w:szCs w:val="24"/>
          <w:rtl/>
        </w:rPr>
        <w:t xml:space="preserve"> </w:t>
      </w:r>
      <w:r w:rsidRPr="00F13018">
        <w:rPr>
          <w:rFonts w:ascii="David" w:hAnsi="David" w:cs="David" w:hint="eastAsia"/>
          <w:i/>
          <w:sz w:val="24"/>
          <w:szCs w:val="24"/>
          <w:rtl/>
        </w:rPr>
        <w:t>הפועלים</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w:t>
      </w:r>
    </w:p>
    <w:p w14:paraId="44AB419F"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מתן</w:t>
      </w:r>
      <w:r w:rsidRPr="00F13018">
        <w:rPr>
          <w:rFonts w:ascii="David" w:hAnsi="David" w:cs="David"/>
          <w:i/>
          <w:sz w:val="24"/>
          <w:szCs w:val="24"/>
          <w:rtl/>
        </w:rPr>
        <w:t xml:space="preserve"> </w:t>
      </w:r>
      <w:r w:rsidRPr="00F13018">
        <w:rPr>
          <w:rFonts w:ascii="David" w:hAnsi="David" w:cs="David" w:hint="eastAsia"/>
          <w:i/>
          <w:sz w:val="24"/>
          <w:szCs w:val="24"/>
          <w:rtl/>
        </w:rPr>
        <w:t>מידע</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שכבר</w:t>
      </w:r>
      <w:r w:rsidRPr="00F13018">
        <w:rPr>
          <w:rFonts w:ascii="David" w:hAnsi="David" w:cs="David"/>
          <w:i/>
          <w:sz w:val="24"/>
          <w:szCs w:val="24"/>
          <w:rtl/>
        </w:rPr>
        <w:t xml:space="preserve"> </w:t>
      </w:r>
      <w:r w:rsidRPr="00F13018">
        <w:rPr>
          <w:rFonts w:ascii="David" w:hAnsi="David" w:cs="David" w:hint="eastAsia"/>
          <w:i/>
          <w:sz w:val="24"/>
          <w:szCs w:val="24"/>
          <w:rtl/>
        </w:rPr>
        <w:t>בוצעו</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 xml:space="preserve"> </w:t>
      </w:r>
      <w:r w:rsidRPr="00F13018">
        <w:rPr>
          <w:rFonts w:ascii="David" w:hAnsi="David" w:cs="David" w:hint="eastAsia"/>
          <w:i/>
          <w:sz w:val="24"/>
          <w:szCs w:val="24"/>
          <w:rtl/>
        </w:rPr>
        <w:t>והמערכות</w:t>
      </w:r>
      <w:r w:rsidRPr="00F13018">
        <w:rPr>
          <w:rFonts w:ascii="David" w:hAnsi="David" w:cs="David"/>
          <w:i/>
          <w:sz w:val="24"/>
          <w:szCs w:val="24"/>
          <w:rtl/>
        </w:rPr>
        <w:t xml:space="preserve"> </w:t>
      </w:r>
      <w:r w:rsidRPr="00F13018">
        <w:rPr>
          <w:rFonts w:ascii="David" w:hAnsi="David" w:cs="David" w:hint="eastAsia"/>
          <w:i/>
          <w:sz w:val="24"/>
          <w:szCs w:val="24"/>
          <w:rtl/>
        </w:rPr>
        <w:t>הקיימות</w:t>
      </w:r>
      <w:r w:rsidRPr="00F13018">
        <w:rPr>
          <w:rFonts w:ascii="David" w:hAnsi="David" w:cs="David"/>
          <w:i/>
          <w:sz w:val="24"/>
          <w:szCs w:val="24"/>
          <w:rtl/>
        </w:rPr>
        <w:t xml:space="preserve"> </w:t>
      </w:r>
      <w:r w:rsidRPr="00F13018">
        <w:rPr>
          <w:rFonts w:ascii="David" w:hAnsi="David" w:cs="David" w:hint="eastAsia"/>
          <w:i/>
          <w:sz w:val="24"/>
          <w:szCs w:val="24"/>
          <w:rtl/>
        </w:rPr>
        <w:t>בו</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בסביבתו</w:t>
      </w:r>
      <w:r w:rsidRPr="00F13018">
        <w:rPr>
          <w:rFonts w:ascii="David" w:hAnsi="David" w:cs="David"/>
          <w:i/>
          <w:sz w:val="24"/>
          <w:szCs w:val="24"/>
          <w:rtl/>
        </w:rPr>
        <w:t>.</w:t>
      </w:r>
    </w:p>
    <w:p w14:paraId="79014A9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הכנת</w:t>
      </w:r>
      <w:r w:rsidRPr="00F13018">
        <w:rPr>
          <w:rFonts w:ascii="David" w:hAnsi="David" w:cs="David"/>
          <w:i/>
          <w:sz w:val="24"/>
          <w:szCs w:val="24"/>
          <w:rtl/>
        </w:rPr>
        <w:t xml:space="preserve"> </w:t>
      </w:r>
      <w:r w:rsidRPr="00F13018">
        <w:rPr>
          <w:rFonts w:ascii="David" w:hAnsi="David" w:cs="David" w:hint="eastAsia"/>
          <w:i/>
          <w:sz w:val="24"/>
          <w:szCs w:val="24"/>
          <w:rtl/>
        </w:rPr>
        <w:t>נקודות</w:t>
      </w:r>
      <w:r w:rsidRPr="00F13018">
        <w:rPr>
          <w:rFonts w:ascii="David" w:hAnsi="David" w:cs="David"/>
          <w:i/>
          <w:sz w:val="24"/>
          <w:szCs w:val="24"/>
          <w:rtl/>
        </w:rPr>
        <w:t xml:space="preserve"> </w:t>
      </w:r>
      <w:r w:rsidRPr="00F13018">
        <w:rPr>
          <w:rFonts w:ascii="David" w:hAnsi="David" w:cs="David" w:hint="eastAsia"/>
          <w:i/>
          <w:sz w:val="24"/>
          <w:szCs w:val="24"/>
          <w:rtl/>
        </w:rPr>
        <w:t>מיקום</w:t>
      </w:r>
      <w:r w:rsidRPr="00F13018">
        <w:rPr>
          <w:rFonts w:ascii="David" w:hAnsi="David" w:cs="David"/>
          <w:i/>
          <w:sz w:val="24"/>
          <w:szCs w:val="24"/>
          <w:rtl/>
        </w:rPr>
        <w:t xml:space="preserve"> </w:t>
      </w:r>
      <w:r w:rsidRPr="00F13018">
        <w:rPr>
          <w:rFonts w:ascii="David" w:hAnsi="David" w:cs="David" w:hint="eastAsia"/>
          <w:i/>
          <w:sz w:val="24"/>
          <w:szCs w:val="24"/>
          <w:rtl/>
        </w:rPr>
        <w:t>וגובה</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חלקי</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w:t>
      </w:r>
    </w:p>
    <w:p w14:paraId="4197C79E"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הדרכה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כללי</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 xml:space="preserve"> </w:t>
      </w:r>
      <w:r w:rsidRPr="00F13018">
        <w:rPr>
          <w:rFonts w:ascii="David" w:hAnsi="David" w:cs="David" w:hint="eastAsia"/>
          <w:i/>
          <w:sz w:val="24"/>
          <w:szCs w:val="24"/>
          <w:rtl/>
        </w:rPr>
        <w:t>הנדרשים</w:t>
      </w:r>
      <w:r w:rsidRPr="00F13018">
        <w:rPr>
          <w:rFonts w:ascii="David" w:hAnsi="David" w:cs="David"/>
          <w:i/>
          <w:sz w:val="24"/>
          <w:szCs w:val="24"/>
          <w:rtl/>
        </w:rPr>
        <w:t xml:space="preserve"> </w:t>
      </w:r>
      <w:r w:rsidRPr="00F13018">
        <w:rPr>
          <w:rFonts w:ascii="David" w:hAnsi="David" w:cs="David" w:hint="eastAsia"/>
          <w:i/>
          <w:sz w:val="24"/>
          <w:szCs w:val="24"/>
          <w:rtl/>
        </w:rPr>
        <w:t>מבחינת</w:t>
      </w:r>
      <w:r w:rsidRPr="00F13018">
        <w:rPr>
          <w:rFonts w:ascii="David" w:hAnsi="David" w:cs="David"/>
          <w:i/>
          <w:sz w:val="24"/>
          <w:szCs w:val="24"/>
          <w:rtl/>
        </w:rPr>
        <w:t xml:space="preserve"> </w:t>
      </w:r>
      <w:r w:rsidRPr="00F13018">
        <w:rPr>
          <w:rFonts w:ascii="David" w:hAnsi="David" w:cs="David" w:hint="eastAsia"/>
          <w:i/>
          <w:sz w:val="24"/>
          <w:szCs w:val="24"/>
          <w:rtl/>
        </w:rPr>
        <w:t>בטיחות</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 xml:space="preserve"> </w:t>
      </w:r>
      <w:r w:rsidRPr="00F13018">
        <w:rPr>
          <w:rFonts w:ascii="David" w:hAnsi="David" w:cs="David" w:hint="eastAsia"/>
          <w:i/>
          <w:sz w:val="24"/>
          <w:szCs w:val="24"/>
          <w:rtl/>
        </w:rPr>
        <w:t>וכל</w:t>
      </w:r>
      <w:r w:rsidRPr="00F13018">
        <w:rPr>
          <w:rFonts w:ascii="David" w:hAnsi="David" w:cs="David"/>
          <w:i/>
          <w:sz w:val="24"/>
          <w:szCs w:val="24"/>
          <w:rtl/>
        </w:rPr>
        <w:t xml:space="preserve"> </w:t>
      </w:r>
      <w:r w:rsidRPr="00F13018">
        <w:rPr>
          <w:rFonts w:ascii="David" w:hAnsi="David" w:cs="David" w:hint="eastAsia"/>
          <w:i/>
          <w:sz w:val="24"/>
          <w:szCs w:val="24"/>
          <w:rtl/>
        </w:rPr>
        <w:t>המבוצע</w:t>
      </w:r>
      <w:r w:rsidRPr="00F13018">
        <w:rPr>
          <w:rFonts w:ascii="David" w:hAnsi="David" w:cs="David"/>
          <w:i/>
          <w:sz w:val="24"/>
          <w:szCs w:val="24"/>
          <w:rtl/>
        </w:rPr>
        <w:t xml:space="preserve"> </w:t>
      </w:r>
      <w:r w:rsidRPr="00F13018">
        <w:rPr>
          <w:rFonts w:ascii="David" w:hAnsi="David" w:cs="David" w:hint="eastAsia"/>
          <w:i/>
          <w:sz w:val="24"/>
          <w:szCs w:val="24"/>
          <w:rtl/>
        </w:rPr>
        <w:t>בו</w:t>
      </w:r>
      <w:r w:rsidRPr="00F13018">
        <w:rPr>
          <w:rFonts w:ascii="David" w:hAnsi="David" w:cs="David"/>
          <w:i/>
          <w:sz w:val="24"/>
          <w:szCs w:val="24"/>
          <w:rtl/>
        </w:rPr>
        <w:t xml:space="preserve"> </w:t>
      </w:r>
      <w:r w:rsidRPr="00F13018">
        <w:rPr>
          <w:rFonts w:ascii="David" w:hAnsi="David" w:cs="David" w:hint="eastAsia"/>
          <w:i/>
          <w:sz w:val="24"/>
          <w:szCs w:val="24"/>
          <w:rtl/>
        </w:rPr>
        <w:t>ומבחינת</w:t>
      </w:r>
      <w:r w:rsidRPr="00F13018">
        <w:rPr>
          <w:rFonts w:ascii="David" w:hAnsi="David" w:cs="David"/>
          <w:i/>
          <w:sz w:val="24"/>
          <w:szCs w:val="24"/>
          <w:rtl/>
        </w:rPr>
        <w:t xml:space="preserve"> </w:t>
      </w:r>
      <w:r w:rsidRPr="00F13018">
        <w:rPr>
          <w:rFonts w:ascii="David" w:hAnsi="David" w:cs="David" w:hint="eastAsia"/>
          <w:i/>
          <w:sz w:val="24"/>
          <w:szCs w:val="24"/>
          <w:rtl/>
        </w:rPr>
        <w:t>בטיחות</w:t>
      </w:r>
      <w:r w:rsidRPr="00F13018">
        <w:rPr>
          <w:rFonts w:ascii="David" w:hAnsi="David" w:cs="David"/>
          <w:i/>
          <w:sz w:val="24"/>
          <w:szCs w:val="24"/>
          <w:rtl/>
        </w:rPr>
        <w:t xml:space="preserve"> </w:t>
      </w:r>
      <w:r w:rsidRPr="00F13018">
        <w:rPr>
          <w:rFonts w:ascii="David" w:hAnsi="David" w:cs="David" w:hint="eastAsia"/>
          <w:i/>
          <w:sz w:val="24"/>
          <w:szCs w:val="24"/>
          <w:rtl/>
        </w:rPr>
        <w:t>מבנים</w:t>
      </w:r>
      <w:r w:rsidRPr="00F13018">
        <w:rPr>
          <w:rFonts w:ascii="David" w:hAnsi="David" w:cs="David"/>
          <w:i/>
          <w:sz w:val="24"/>
          <w:szCs w:val="24"/>
          <w:rtl/>
        </w:rPr>
        <w:t xml:space="preserve"> </w:t>
      </w:r>
      <w:r w:rsidRPr="00F13018">
        <w:rPr>
          <w:rFonts w:ascii="David" w:hAnsi="David" w:cs="David" w:hint="eastAsia"/>
          <w:i/>
          <w:sz w:val="24"/>
          <w:szCs w:val="24"/>
          <w:rtl/>
        </w:rPr>
        <w:t>וכבישים</w:t>
      </w:r>
      <w:r w:rsidRPr="00F13018">
        <w:rPr>
          <w:rFonts w:ascii="David" w:hAnsi="David" w:cs="David"/>
          <w:i/>
          <w:sz w:val="24"/>
          <w:szCs w:val="24"/>
          <w:rtl/>
        </w:rPr>
        <w:t xml:space="preserve"> </w:t>
      </w:r>
      <w:r w:rsidRPr="00F13018">
        <w:rPr>
          <w:rFonts w:ascii="David" w:hAnsi="David" w:cs="David" w:hint="eastAsia"/>
          <w:i/>
          <w:sz w:val="24"/>
          <w:szCs w:val="24"/>
          <w:rtl/>
        </w:rPr>
        <w:t>בסביבתו</w:t>
      </w:r>
      <w:r w:rsidRPr="00F13018">
        <w:rPr>
          <w:rFonts w:ascii="David" w:hAnsi="David" w:cs="David"/>
          <w:i/>
          <w:sz w:val="24"/>
          <w:szCs w:val="24"/>
          <w:rtl/>
        </w:rPr>
        <w:t>.</w:t>
      </w:r>
    </w:p>
    <w:p w14:paraId="76D1D1EF"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הכנת</w:t>
      </w:r>
      <w:r w:rsidRPr="00F13018">
        <w:rPr>
          <w:rFonts w:ascii="David" w:hAnsi="David" w:cs="David"/>
          <w:i/>
          <w:sz w:val="24"/>
          <w:szCs w:val="24"/>
          <w:rtl/>
        </w:rPr>
        <w:t xml:space="preserve"> </w:t>
      </w:r>
      <w:r w:rsidRPr="00F13018">
        <w:rPr>
          <w:rFonts w:ascii="David" w:hAnsi="David" w:cs="David" w:hint="eastAsia"/>
          <w:i/>
          <w:sz w:val="24"/>
          <w:szCs w:val="24"/>
          <w:rtl/>
        </w:rPr>
        <w:t>מקומות</w:t>
      </w:r>
      <w:r w:rsidRPr="00F13018">
        <w:rPr>
          <w:rFonts w:ascii="David" w:hAnsi="David" w:cs="David"/>
          <w:i/>
          <w:sz w:val="24"/>
          <w:szCs w:val="24"/>
          <w:rtl/>
        </w:rPr>
        <w:t xml:space="preserve"> </w:t>
      </w:r>
      <w:r w:rsidRPr="00F13018">
        <w:rPr>
          <w:rFonts w:ascii="David" w:hAnsi="David" w:cs="David" w:hint="eastAsia"/>
          <w:i/>
          <w:sz w:val="24"/>
          <w:szCs w:val="24"/>
          <w:rtl/>
        </w:rPr>
        <w:t>התארגנות</w:t>
      </w:r>
      <w:r w:rsidRPr="00F13018">
        <w:rPr>
          <w:rFonts w:ascii="David" w:hAnsi="David" w:cs="David"/>
          <w:i/>
          <w:sz w:val="24"/>
          <w:szCs w:val="24"/>
          <w:rtl/>
        </w:rPr>
        <w:t xml:space="preserve"> </w:t>
      </w:r>
      <w:r w:rsidRPr="00F13018">
        <w:rPr>
          <w:rFonts w:ascii="David" w:hAnsi="David" w:cs="David" w:hint="eastAsia"/>
          <w:i/>
          <w:sz w:val="24"/>
          <w:szCs w:val="24"/>
          <w:rtl/>
        </w:rPr>
        <w:t>ואחסון</w:t>
      </w:r>
      <w:r w:rsidRPr="00F13018">
        <w:rPr>
          <w:rFonts w:ascii="David" w:hAnsi="David" w:cs="David"/>
          <w:i/>
          <w:sz w:val="24"/>
          <w:szCs w:val="24"/>
          <w:rtl/>
        </w:rPr>
        <w:t xml:space="preserve"> </w:t>
      </w:r>
      <w:r w:rsidRPr="00F13018">
        <w:rPr>
          <w:rFonts w:ascii="David" w:hAnsi="David" w:cs="David" w:hint="eastAsia"/>
          <w:i/>
          <w:sz w:val="24"/>
          <w:szCs w:val="24"/>
          <w:rtl/>
        </w:rPr>
        <w:t>בתחומי</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 xml:space="preserve"> (</w:t>
      </w:r>
      <w:r w:rsidRPr="00F13018">
        <w:rPr>
          <w:rFonts w:ascii="David" w:hAnsi="David" w:cs="David" w:hint="eastAsia"/>
          <w:i/>
          <w:sz w:val="24"/>
          <w:szCs w:val="24"/>
          <w:rtl/>
        </w:rPr>
        <w:t>בשטחים</w:t>
      </w:r>
      <w:r w:rsidRPr="00F13018">
        <w:rPr>
          <w:rFonts w:ascii="David" w:hAnsi="David" w:cs="David"/>
          <w:i/>
          <w:sz w:val="24"/>
          <w:szCs w:val="24"/>
          <w:rtl/>
        </w:rPr>
        <w:t xml:space="preserve"> </w:t>
      </w:r>
      <w:r w:rsidRPr="00F13018">
        <w:rPr>
          <w:rFonts w:ascii="David" w:hAnsi="David" w:cs="David" w:hint="eastAsia"/>
          <w:i/>
          <w:sz w:val="24"/>
          <w:szCs w:val="24"/>
          <w:rtl/>
        </w:rPr>
        <w:t>פתוחים</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במחסנים</w:t>
      </w:r>
      <w:r w:rsidRPr="00F13018">
        <w:rPr>
          <w:rFonts w:ascii="David" w:hAnsi="David" w:cs="David"/>
          <w:i/>
          <w:sz w:val="24"/>
          <w:szCs w:val="24"/>
          <w:rtl/>
        </w:rPr>
        <w:t xml:space="preserve"> </w:t>
      </w:r>
      <w:r w:rsidRPr="00F13018">
        <w:rPr>
          <w:rFonts w:ascii="David" w:hAnsi="David" w:cs="David" w:hint="eastAsia"/>
          <w:i/>
          <w:sz w:val="24"/>
          <w:szCs w:val="24"/>
          <w:rtl/>
        </w:rPr>
        <w:t>נעולים</w:t>
      </w:r>
      <w:r w:rsidRPr="00F13018">
        <w:rPr>
          <w:rFonts w:ascii="David" w:hAnsi="David" w:cs="David"/>
          <w:i/>
          <w:sz w:val="24"/>
          <w:szCs w:val="24"/>
          <w:rtl/>
        </w:rPr>
        <w:t xml:space="preserve"> </w:t>
      </w:r>
      <w:r w:rsidRPr="00F13018">
        <w:rPr>
          <w:rFonts w:ascii="David" w:hAnsi="David" w:cs="David" w:hint="eastAsia"/>
          <w:i/>
          <w:sz w:val="24"/>
          <w:szCs w:val="24"/>
          <w:rtl/>
        </w:rPr>
        <w:t>כפי</w:t>
      </w:r>
      <w:r w:rsidRPr="00F13018">
        <w:rPr>
          <w:rFonts w:ascii="David" w:hAnsi="David" w:cs="David"/>
          <w:i/>
          <w:sz w:val="24"/>
          <w:szCs w:val="24"/>
          <w:rtl/>
        </w:rPr>
        <w:t xml:space="preserve"> </w:t>
      </w:r>
      <w:r w:rsidRPr="00F13018">
        <w:rPr>
          <w:rFonts w:ascii="David" w:hAnsi="David" w:cs="David" w:hint="eastAsia"/>
          <w:i/>
          <w:sz w:val="24"/>
          <w:szCs w:val="24"/>
          <w:rtl/>
        </w:rPr>
        <w:t>שיקבע</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w:t>
      </w:r>
    </w:p>
    <w:p w14:paraId="6A6FC05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שמירה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חומרי</w:t>
      </w:r>
      <w:r w:rsidRPr="00F13018">
        <w:rPr>
          <w:rFonts w:ascii="David" w:hAnsi="David" w:cs="David"/>
          <w:i/>
          <w:sz w:val="24"/>
          <w:szCs w:val="24"/>
          <w:rtl/>
        </w:rPr>
        <w:t xml:space="preserve"> </w:t>
      </w:r>
      <w:r w:rsidRPr="00F13018">
        <w:rPr>
          <w:rFonts w:ascii="David" w:hAnsi="David" w:cs="David" w:hint="eastAsia"/>
          <w:i/>
          <w:sz w:val="24"/>
          <w:szCs w:val="24"/>
          <w:rtl/>
        </w:rPr>
        <w:t>ואמצעי</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ועל</w:t>
      </w:r>
      <w:r w:rsidRPr="00F13018">
        <w:rPr>
          <w:rFonts w:ascii="David" w:hAnsi="David" w:cs="David"/>
          <w:i/>
          <w:sz w:val="24"/>
          <w:szCs w:val="24"/>
          <w:rtl/>
        </w:rPr>
        <w:t xml:space="preserve"> </w:t>
      </w:r>
      <w:r w:rsidRPr="00F13018">
        <w:rPr>
          <w:rFonts w:ascii="David" w:hAnsi="David" w:cs="David" w:hint="eastAsia"/>
          <w:i/>
          <w:sz w:val="24"/>
          <w:szCs w:val="24"/>
          <w:rtl/>
        </w:rPr>
        <w:t>עבודותיהם</w:t>
      </w:r>
      <w:r w:rsidRPr="00F13018">
        <w:rPr>
          <w:rFonts w:ascii="David" w:hAnsi="David" w:cs="David"/>
          <w:i/>
          <w:sz w:val="24"/>
          <w:szCs w:val="24"/>
          <w:rtl/>
        </w:rPr>
        <w:t>.</w:t>
      </w:r>
    </w:p>
    <w:p w14:paraId="5C33005B"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באמצעי</w:t>
      </w:r>
      <w:r w:rsidRPr="00F13018">
        <w:rPr>
          <w:rFonts w:ascii="David" w:hAnsi="David" w:cs="David"/>
          <w:i/>
          <w:sz w:val="24"/>
          <w:szCs w:val="24"/>
          <w:rtl/>
        </w:rPr>
        <w:t xml:space="preserve"> </w:t>
      </w:r>
      <w:r w:rsidRPr="00F13018">
        <w:rPr>
          <w:rFonts w:ascii="David" w:hAnsi="David" w:cs="David" w:hint="eastAsia"/>
          <w:i/>
          <w:sz w:val="24"/>
          <w:szCs w:val="24"/>
          <w:rtl/>
        </w:rPr>
        <w:t>הרמה</w:t>
      </w:r>
      <w:r w:rsidRPr="00F13018">
        <w:rPr>
          <w:rFonts w:ascii="David" w:hAnsi="David" w:cs="David"/>
          <w:i/>
          <w:sz w:val="24"/>
          <w:szCs w:val="24"/>
          <w:rtl/>
        </w:rPr>
        <w:t xml:space="preserve"> </w:t>
      </w:r>
      <w:r w:rsidRPr="00F13018">
        <w:rPr>
          <w:rFonts w:ascii="David" w:hAnsi="David" w:cs="David" w:hint="eastAsia"/>
          <w:i/>
          <w:sz w:val="24"/>
          <w:szCs w:val="24"/>
          <w:rtl/>
        </w:rPr>
        <w:t>ושינוע</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בעגורן</w:t>
      </w:r>
      <w:r w:rsidRPr="00F13018">
        <w:rPr>
          <w:rFonts w:ascii="David" w:hAnsi="David" w:cs="David"/>
          <w:i/>
          <w:sz w:val="24"/>
          <w:szCs w:val="24"/>
          <w:rtl/>
        </w:rPr>
        <w:t xml:space="preserve"> </w:t>
      </w:r>
      <w:r w:rsidRPr="00F13018">
        <w:rPr>
          <w:rFonts w:ascii="David" w:hAnsi="David" w:cs="David" w:hint="eastAsia"/>
          <w:i/>
          <w:sz w:val="24"/>
          <w:szCs w:val="24"/>
          <w:rtl/>
        </w:rPr>
        <w:t>ובמעלית</w:t>
      </w:r>
      <w:r w:rsidRPr="00F13018">
        <w:rPr>
          <w:rFonts w:ascii="David" w:hAnsi="David" w:cs="David"/>
          <w:i/>
          <w:sz w:val="24"/>
          <w:szCs w:val="24"/>
          <w:rtl/>
        </w:rPr>
        <w:t xml:space="preserve"> </w:t>
      </w:r>
      <w:r w:rsidRPr="00F13018">
        <w:rPr>
          <w:rFonts w:ascii="David" w:hAnsi="David" w:cs="David" w:hint="eastAsia"/>
          <w:i/>
          <w:sz w:val="24"/>
          <w:szCs w:val="24"/>
          <w:rtl/>
        </w:rPr>
        <w:t>שרות</w:t>
      </w:r>
      <w:r w:rsidRPr="00F13018">
        <w:rPr>
          <w:rFonts w:ascii="David" w:hAnsi="David" w:cs="David"/>
          <w:i/>
          <w:sz w:val="24"/>
          <w:szCs w:val="24"/>
          <w:rtl/>
        </w:rPr>
        <w:t>.</w:t>
      </w:r>
    </w:p>
    <w:p w14:paraId="2BA17DB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בשירותים</w:t>
      </w:r>
      <w:r w:rsidRPr="00F13018">
        <w:rPr>
          <w:rFonts w:ascii="David" w:hAnsi="David" w:cs="David"/>
          <w:i/>
          <w:sz w:val="24"/>
          <w:szCs w:val="24"/>
          <w:rtl/>
        </w:rPr>
        <w:t xml:space="preserve">, </w:t>
      </w:r>
      <w:r w:rsidRPr="00F13018">
        <w:rPr>
          <w:rFonts w:ascii="David" w:hAnsi="David" w:cs="David" w:hint="eastAsia"/>
          <w:i/>
          <w:sz w:val="24"/>
          <w:szCs w:val="24"/>
          <w:rtl/>
        </w:rPr>
        <w:t>וכן</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חלקי</w:t>
      </w:r>
      <w:r w:rsidRPr="00F13018">
        <w:rPr>
          <w:rFonts w:ascii="David" w:hAnsi="David" w:cs="David"/>
          <w:i/>
          <w:sz w:val="24"/>
          <w:szCs w:val="24"/>
          <w:rtl/>
        </w:rPr>
        <w:t xml:space="preserve"> </w:t>
      </w:r>
      <w:r w:rsidRPr="00F13018">
        <w:rPr>
          <w:rFonts w:ascii="David" w:hAnsi="David" w:cs="David" w:hint="eastAsia"/>
          <w:i/>
          <w:sz w:val="24"/>
          <w:szCs w:val="24"/>
          <w:rtl/>
        </w:rPr>
        <w:t>במשרד</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w:t>
      </w:r>
    </w:p>
    <w:p w14:paraId="6D60F3CD"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בחשמל</w:t>
      </w:r>
      <w:r w:rsidRPr="00F13018">
        <w:rPr>
          <w:rFonts w:ascii="David" w:hAnsi="David" w:cs="David"/>
          <w:i/>
          <w:sz w:val="24"/>
          <w:szCs w:val="24"/>
          <w:rtl/>
        </w:rPr>
        <w:t xml:space="preserve"> </w:t>
      </w:r>
      <w:r w:rsidRPr="00F13018">
        <w:rPr>
          <w:rFonts w:ascii="David" w:hAnsi="David" w:cs="David" w:hint="eastAsia"/>
          <w:i/>
          <w:sz w:val="24"/>
          <w:szCs w:val="24"/>
          <w:rtl/>
        </w:rPr>
        <w:t>ובמים</w:t>
      </w:r>
      <w:r w:rsidRPr="00F13018">
        <w:rPr>
          <w:rFonts w:ascii="David" w:hAnsi="David" w:cs="David"/>
          <w:i/>
          <w:sz w:val="24"/>
          <w:szCs w:val="24"/>
          <w:rtl/>
        </w:rPr>
        <w:t xml:space="preserve"> </w:t>
      </w:r>
      <w:r w:rsidRPr="00F13018">
        <w:rPr>
          <w:rFonts w:ascii="David" w:hAnsi="David" w:cs="David" w:hint="eastAsia"/>
          <w:i/>
          <w:sz w:val="24"/>
          <w:szCs w:val="24"/>
          <w:rtl/>
        </w:rPr>
        <w:t>ובמוליכיהם</w:t>
      </w:r>
      <w:r w:rsidRPr="00F13018">
        <w:rPr>
          <w:rFonts w:ascii="David" w:hAnsi="David" w:cs="David"/>
          <w:i/>
          <w:sz w:val="24"/>
          <w:szCs w:val="24"/>
          <w:rtl/>
        </w:rPr>
        <w:t>.</w:t>
      </w:r>
    </w:p>
    <w:p w14:paraId="3B75F842"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הצבת</w:t>
      </w:r>
      <w:r w:rsidRPr="00F13018">
        <w:rPr>
          <w:rFonts w:ascii="David" w:hAnsi="David" w:cs="David"/>
          <w:i/>
          <w:sz w:val="24"/>
          <w:szCs w:val="24"/>
          <w:rtl/>
        </w:rPr>
        <w:t xml:space="preserve"> </w:t>
      </w:r>
      <w:r w:rsidRPr="00F13018">
        <w:rPr>
          <w:rFonts w:ascii="David" w:hAnsi="David" w:cs="David" w:hint="eastAsia"/>
          <w:i/>
          <w:sz w:val="24"/>
          <w:szCs w:val="24"/>
          <w:rtl/>
        </w:rPr>
        <w:t>פגומים</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פיגום</w:t>
      </w:r>
      <w:r w:rsidRPr="00F13018">
        <w:rPr>
          <w:rFonts w:ascii="David" w:hAnsi="David" w:cs="David"/>
          <w:i/>
          <w:sz w:val="24"/>
          <w:szCs w:val="24"/>
          <w:rtl/>
        </w:rPr>
        <w:t xml:space="preserve"> </w:t>
      </w:r>
      <w:r w:rsidRPr="00F13018">
        <w:rPr>
          <w:rFonts w:ascii="David" w:hAnsi="David" w:cs="David" w:hint="eastAsia"/>
          <w:i/>
          <w:sz w:val="24"/>
          <w:szCs w:val="24"/>
          <w:rtl/>
        </w:rPr>
        <w:t>למעלית</w:t>
      </w:r>
      <w:r w:rsidRPr="00F13018">
        <w:rPr>
          <w:rFonts w:ascii="David" w:hAnsi="David" w:cs="David"/>
          <w:i/>
          <w:sz w:val="24"/>
          <w:szCs w:val="24"/>
          <w:rtl/>
        </w:rPr>
        <w:t xml:space="preserve">, </w:t>
      </w:r>
      <w:r w:rsidRPr="00F13018">
        <w:rPr>
          <w:rFonts w:ascii="David" w:hAnsi="David" w:cs="David" w:hint="eastAsia"/>
          <w:i/>
          <w:sz w:val="24"/>
          <w:szCs w:val="24"/>
          <w:rtl/>
        </w:rPr>
        <w:t>סעדים</w:t>
      </w:r>
      <w:r w:rsidRPr="00F13018">
        <w:rPr>
          <w:rFonts w:ascii="David" w:hAnsi="David" w:cs="David"/>
          <w:i/>
          <w:sz w:val="24"/>
          <w:szCs w:val="24"/>
          <w:rtl/>
        </w:rPr>
        <w:t xml:space="preserve"> </w:t>
      </w:r>
      <w:r w:rsidRPr="00F13018">
        <w:rPr>
          <w:rFonts w:ascii="David" w:hAnsi="David" w:cs="David" w:hint="eastAsia"/>
          <w:i/>
          <w:sz w:val="24"/>
          <w:szCs w:val="24"/>
          <w:rtl/>
        </w:rPr>
        <w:t>ומתקנים</w:t>
      </w:r>
      <w:r w:rsidRPr="00F13018">
        <w:rPr>
          <w:rFonts w:ascii="David" w:hAnsi="David" w:cs="David"/>
          <w:i/>
          <w:sz w:val="24"/>
          <w:szCs w:val="24"/>
          <w:rtl/>
        </w:rPr>
        <w:t xml:space="preserve"> </w:t>
      </w:r>
      <w:r w:rsidRPr="00F13018">
        <w:rPr>
          <w:rFonts w:ascii="David" w:hAnsi="David" w:cs="David" w:hint="eastAsia"/>
          <w:i/>
          <w:sz w:val="24"/>
          <w:szCs w:val="24"/>
          <w:rtl/>
        </w:rPr>
        <w:t>אחרים</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באמצעים</w:t>
      </w:r>
      <w:r w:rsidRPr="00F13018">
        <w:rPr>
          <w:rFonts w:ascii="David" w:hAnsi="David" w:cs="David"/>
          <w:i/>
          <w:sz w:val="24"/>
          <w:szCs w:val="24"/>
          <w:rtl/>
        </w:rPr>
        <w:t xml:space="preserve"> </w:t>
      </w:r>
      <w:r w:rsidRPr="00F13018">
        <w:rPr>
          <w:rFonts w:ascii="David" w:hAnsi="David" w:cs="David" w:hint="eastAsia"/>
          <w:i/>
          <w:sz w:val="24"/>
          <w:szCs w:val="24"/>
          <w:rtl/>
        </w:rPr>
        <w:t>כאמור</w:t>
      </w:r>
      <w:r w:rsidRPr="00F13018">
        <w:rPr>
          <w:rFonts w:ascii="David" w:hAnsi="David" w:cs="David"/>
          <w:i/>
          <w:sz w:val="24"/>
          <w:szCs w:val="24"/>
          <w:rtl/>
        </w:rPr>
        <w:t>.</w:t>
      </w:r>
    </w:p>
    <w:p w14:paraId="37C1CE53"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אספקה</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חומר</w:t>
      </w:r>
      <w:r w:rsidRPr="00F13018">
        <w:rPr>
          <w:rFonts w:ascii="David" w:hAnsi="David" w:cs="David"/>
          <w:i/>
          <w:sz w:val="24"/>
          <w:szCs w:val="24"/>
          <w:rtl/>
        </w:rPr>
        <w:t xml:space="preserve"> </w:t>
      </w:r>
      <w:r w:rsidRPr="00F13018">
        <w:rPr>
          <w:rFonts w:ascii="David" w:hAnsi="David" w:cs="David" w:hint="eastAsia"/>
          <w:i/>
          <w:sz w:val="24"/>
          <w:szCs w:val="24"/>
          <w:rtl/>
        </w:rPr>
        <w:t>קטן</w:t>
      </w:r>
      <w:r w:rsidRPr="00F13018">
        <w:rPr>
          <w:rFonts w:ascii="David" w:hAnsi="David" w:cs="David"/>
          <w:i/>
          <w:sz w:val="24"/>
          <w:szCs w:val="24"/>
          <w:rtl/>
        </w:rPr>
        <w:t xml:space="preserve"> </w:t>
      </w:r>
      <w:r w:rsidRPr="00F13018">
        <w:rPr>
          <w:rFonts w:ascii="David" w:hAnsi="David" w:cs="David" w:hint="eastAsia"/>
          <w:i/>
          <w:sz w:val="24"/>
          <w:szCs w:val="24"/>
          <w:rtl/>
        </w:rPr>
        <w:t>כגון</w:t>
      </w:r>
      <w:r w:rsidRPr="00F13018">
        <w:rPr>
          <w:rFonts w:ascii="David" w:hAnsi="David" w:cs="David"/>
          <w:i/>
          <w:sz w:val="24"/>
          <w:szCs w:val="24"/>
          <w:rtl/>
        </w:rPr>
        <w:t xml:space="preserve"> </w:t>
      </w:r>
      <w:r w:rsidRPr="00F13018">
        <w:rPr>
          <w:rFonts w:ascii="David" w:hAnsi="David" w:cs="David" w:hint="eastAsia"/>
          <w:i/>
          <w:sz w:val="24"/>
          <w:szCs w:val="24"/>
          <w:rtl/>
        </w:rPr>
        <w:t>טיט</w:t>
      </w:r>
      <w:r w:rsidRPr="00F13018">
        <w:rPr>
          <w:rFonts w:ascii="David" w:hAnsi="David" w:cs="David"/>
          <w:i/>
          <w:sz w:val="24"/>
          <w:szCs w:val="24"/>
          <w:rtl/>
        </w:rPr>
        <w:t xml:space="preserve">, </w:t>
      </w:r>
      <w:r w:rsidRPr="00F13018">
        <w:rPr>
          <w:rFonts w:ascii="David" w:hAnsi="David" w:cs="David" w:hint="eastAsia"/>
          <w:i/>
          <w:sz w:val="24"/>
          <w:szCs w:val="24"/>
          <w:rtl/>
        </w:rPr>
        <w:t>צמנט</w:t>
      </w:r>
      <w:r w:rsidRPr="00F13018">
        <w:rPr>
          <w:rFonts w:ascii="David" w:hAnsi="David" w:cs="David"/>
          <w:i/>
          <w:sz w:val="24"/>
          <w:szCs w:val="24"/>
          <w:rtl/>
        </w:rPr>
        <w:t xml:space="preserve">, </w:t>
      </w:r>
      <w:r w:rsidRPr="00F13018">
        <w:rPr>
          <w:rFonts w:ascii="David" w:hAnsi="David" w:cs="David" w:hint="eastAsia"/>
          <w:i/>
          <w:sz w:val="24"/>
          <w:szCs w:val="24"/>
          <w:rtl/>
        </w:rPr>
        <w:t>אגרגט</w:t>
      </w:r>
      <w:r w:rsidRPr="00F13018">
        <w:rPr>
          <w:rFonts w:ascii="David" w:hAnsi="David" w:cs="David"/>
          <w:i/>
          <w:sz w:val="24"/>
          <w:szCs w:val="24"/>
          <w:rtl/>
        </w:rPr>
        <w:t xml:space="preserve"> </w:t>
      </w:r>
      <w:r w:rsidRPr="00F13018">
        <w:rPr>
          <w:rFonts w:ascii="David" w:hAnsi="David" w:cs="David" w:hint="eastAsia"/>
          <w:i/>
          <w:sz w:val="24"/>
          <w:szCs w:val="24"/>
          <w:rtl/>
        </w:rPr>
        <w:t>וכו</w:t>
      </w:r>
      <w:r w:rsidRPr="00F13018">
        <w:rPr>
          <w:rFonts w:ascii="David" w:hAnsi="David" w:cs="David"/>
          <w:i/>
          <w:sz w:val="24"/>
          <w:szCs w:val="24"/>
          <w:rtl/>
        </w:rPr>
        <w:t>'.</w:t>
      </w:r>
    </w:p>
    <w:p w14:paraId="21151188"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שלוב</w:t>
      </w:r>
      <w:r w:rsidRPr="00F13018">
        <w:rPr>
          <w:rFonts w:ascii="David" w:hAnsi="David" w:cs="David"/>
          <w:i/>
          <w:sz w:val="24"/>
          <w:szCs w:val="24"/>
          <w:rtl/>
        </w:rPr>
        <w:t xml:space="preserve"> </w:t>
      </w:r>
      <w:r w:rsidRPr="00F13018">
        <w:rPr>
          <w:rFonts w:ascii="David" w:hAnsi="David" w:cs="David" w:hint="eastAsia"/>
          <w:i/>
          <w:sz w:val="24"/>
          <w:szCs w:val="24"/>
          <w:rtl/>
        </w:rPr>
        <w:t>עבודת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בלוח</w:t>
      </w:r>
      <w:r w:rsidRPr="00F13018">
        <w:rPr>
          <w:rFonts w:ascii="David" w:hAnsi="David" w:cs="David"/>
          <w:i/>
          <w:sz w:val="24"/>
          <w:szCs w:val="24"/>
          <w:rtl/>
        </w:rPr>
        <w:t xml:space="preserve"> </w:t>
      </w:r>
      <w:r w:rsidRPr="00F13018">
        <w:rPr>
          <w:rFonts w:ascii="David" w:hAnsi="David" w:cs="David" w:hint="eastAsia"/>
          <w:i/>
          <w:sz w:val="24"/>
          <w:szCs w:val="24"/>
          <w:rtl/>
        </w:rPr>
        <w:t>הזמנים</w:t>
      </w:r>
      <w:r w:rsidRPr="00F13018">
        <w:rPr>
          <w:rFonts w:ascii="David" w:hAnsi="David" w:cs="David"/>
          <w:i/>
          <w:sz w:val="24"/>
          <w:szCs w:val="24"/>
          <w:rtl/>
        </w:rPr>
        <w:t xml:space="preserve">, </w:t>
      </w:r>
      <w:r w:rsidRPr="00F13018">
        <w:rPr>
          <w:rFonts w:ascii="David" w:hAnsi="David" w:cs="David" w:hint="eastAsia"/>
          <w:i/>
          <w:sz w:val="24"/>
          <w:szCs w:val="24"/>
          <w:rtl/>
        </w:rPr>
        <w:t>ותאום</w:t>
      </w:r>
      <w:r w:rsidRPr="00F13018">
        <w:rPr>
          <w:rFonts w:ascii="David" w:hAnsi="David" w:cs="David"/>
          <w:i/>
          <w:sz w:val="24"/>
          <w:szCs w:val="24"/>
          <w:rtl/>
        </w:rPr>
        <w:t xml:space="preserve"> </w:t>
      </w:r>
      <w:r w:rsidRPr="00F13018">
        <w:rPr>
          <w:rFonts w:ascii="David" w:hAnsi="David" w:cs="David" w:hint="eastAsia"/>
          <w:i/>
          <w:sz w:val="24"/>
          <w:szCs w:val="24"/>
          <w:rtl/>
        </w:rPr>
        <w:t>עבודותיהם</w:t>
      </w:r>
      <w:r w:rsidRPr="00F13018">
        <w:rPr>
          <w:rFonts w:ascii="David" w:hAnsi="David" w:cs="David"/>
          <w:i/>
          <w:sz w:val="24"/>
          <w:szCs w:val="24"/>
          <w:rtl/>
        </w:rPr>
        <w:t xml:space="preserve"> </w:t>
      </w:r>
      <w:r w:rsidRPr="00F13018">
        <w:rPr>
          <w:rFonts w:ascii="David" w:hAnsi="David" w:cs="David" w:hint="eastAsia"/>
          <w:i/>
          <w:sz w:val="24"/>
          <w:szCs w:val="24"/>
          <w:rtl/>
        </w:rPr>
        <w:t>עם</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אחרות</w:t>
      </w:r>
      <w:r w:rsidRPr="00F13018">
        <w:rPr>
          <w:rFonts w:ascii="David" w:hAnsi="David" w:cs="David"/>
          <w:i/>
          <w:sz w:val="24"/>
          <w:szCs w:val="24"/>
          <w:rtl/>
        </w:rPr>
        <w:t xml:space="preserve"> </w:t>
      </w:r>
      <w:r w:rsidRPr="00F13018">
        <w:rPr>
          <w:rFonts w:ascii="David" w:hAnsi="David" w:cs="David" w:hint="eastAsia"/>
          <w:i/>
          <w:sz w:val="24"/>
          <w:szCs w:val="24"/>
          <w:rtl/>
        </w:rPr>
        <w:t>בבניין</w:t>
      </w:r>
      <w:r w:rsidRPr="00F13018">
        <w:rPr>
          <w:rFonts w:ascii="David" w:hAnsi="David" w:cs="David"/>
          <w:i/>
          <w:sz w:val="24"/>
          <w:szCs w:val="24"/>
          <w:rtl/>
        </w:rPr>
        <w:t xml:space="preserve"> </w:t>
      </w:r>
      <w:r w:rsidRPr="00F13018">
        <w:rPr>
          <w:rFonts w:ascii="David" w:hAnsi="David" w:cs="David" w:hint="eastAsia"/>
          <w:i/>
          <w:sz w:val="24"/>
          <w:szCs w:val="24"/>
          <w:rtl/>
        </w:rPr>
        <w:t>בהתאם</w:t>
      </w:r>
      <w:r w:rsidRPr="00F13018">
        <w:rPr>
          <w:rFonts w:ascii="David" w:hAnsi="David" w:cs="David"/>
          <w:i/>
          <w:sz w:val="24"/>
          <w:szCs w:val="24"/>
          <w:rtl/>
        </w:rPr>
        <w:t xml:space="preserve"> </w:t>
      </w:r>
      <w:r w:rsidRPr="00F13018">
        <w:rPr>
          <w:rFonts w:ascii="David" w:hAnsi="David" w:cs="David" w:hint="eastAsia"/>
          <w:i/>
          <w:sz w:val="24"/>
          <w:szCs w:val="24"/>
          <w:rtl/>
        </w:rPr>
        <w:t>ללוח</w:t>
      </w:r>
      <w:r w:rsidRPr="00F13018">
        <w:rPr>
          <w:rFonts w:ascii="David" w:hAnsi="David" w:cs="David"/>
          <w:i/>
          <w:sz w:val="24"/>
          <w:szCs w:val="24"/>
          <w:rtl/>
        </w:rPr>
        <w:t xml:space="preserve"> </w:t>
      </w:r>
      <w:r w:rsidRPr="00F13018">
        <w:rPr>
          <w:rFonts w:ascii="David" w:hAnsi="David" w:cs="David" w:hint="eastAsia"/>
          <w:i/>
          <w:sz w:val="24"/>
          <w:szCs w:val="24"/>
          <w:rtl/>
        </w:rPr>
        <w:t>הזמנים</w:t>
      </w:r>
      <w:r w:rsidRPr="00F13018">
        <w:rPr>
          <w:rFonts w:ascii="David" w:hAnsi="David" w:cs="David"/>
          <w:i/>
          <w:sz w:val="24"/>
          <w:szCs w:val="24"/>
          <w:rtl/>
        </w:rPr>
        <w:t xml:space="preserve"> </w:t>
      </w:r>
      <w:r w:rsidRPr="00F13018">
        <w:rPr>
          <w:rFonts w:ascii="David" w:hAnsi="David" w:cs="David" w:hint="eastAsia"/>
          <w:i/>
          <w:sz w:val="24"/>
          <w:szCs w:val="24"/>
          <w:rtl/>
        </w:rPr>
        <w:t>באופן</w:t>
      </w:r>
      <w:r w:rsidRPr="00F13018">
        <w:rPr>
          <w:rFonts w:ascii="David" w:hAnsi="David" w:cs="David"/>
          <w:i/>
          <w:sz w:val="24"/>
          <w:szCs w:val="24"/>
          <w:rtl/>
        </w:rPr>
        <w:t xml:space="preserve"> </w:t>
      </w:r>
      <w:r w:rsidRPr="00F13018">
        <w:rPr>
          <w:rFonts w:ascii="David" w:hAnsi="David" w:cs="David" w:hint="eastAsia"/>
          <w:i/>
          <w:sz w:val="24"/>
          <w:szCs w:val="24"/>
          <w:rtl/>
        </w:rPr>
        <w:t>שיבטיח</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השלמת</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אלה</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יאוחר</w:t>
      </w:r>
      <w:r w:rsidRPr="00F13018">
        <w:rPr>
          <w:rFonts w:ascii="David" w:hAnsi="David" w:cs="David"/>
          <w:i/>
          <w:sz w:val="24"/>
          <w:szCs w:val="24"/>
          <w:rtl/>
        </w:rPr>
        <w:t xml:space="preserve"> </w:t>
      </w:r>
      <w:r w:rsidRPr="00F13018">
        <w:rPr>
          <w:rFonts w:ascii="David" w:hAnsi="David" w:cs="David" w:hint="eastAsia"/>
          <w:i/>
          <w:sz w:val="24"/>
          <w:szCs w:val="24"/>
          <w:rtl/>
        </w:rPr>
        <w:t>מאשר</w:t>
      </w:r>
      <w:r w:rsidRPr="00F13018">
        <w:rPr>
          <w:rFonts w:ascii="David" w:hAnsi="David" w:cs="David"/>
          <w:i/>
          <w:sz w:val="24"/>
          <w:szCs w:val="24"/>
          <w:rtl/>
        </w:rPr>
        <w:t xml:space="preserve"> </w:t>
      </w:r>
      <w:r w:rsidRPr="00F13018">
        <w:rPr>
          <w:rFonts w:ascii="David" w:hAnsi="David" w:cs="David" w:hint="eastAsia"/>
          <w:i/>
          <w:sz w:val="24"/>
          <w:szCs w:val="24"/>
          <w:rtl/>
        </w:rPr>
        <w:t>במועד</w:t>
      </w:r>
      <w:r w:rsidRPr="00F13018">
        <w:rPr>
          <w:rFonts w:ascii="David" w:hAnsi="David" w:cs="David"/>
          <w:i/>
          <w:sz w:val="24"/>
          <w:szCs w:val="24"/>
          <w:rtl/>
        </w:rPr>
        <w:t xml:space="preserve"> </w:t>
      </w:r>
      <w:r w:rsidRPr="00F13018">
        <w:rPr>
          <w:rFonts w:ascii="David" w:hAnsi="David" w:cs="David" w:hint="eastAsia"/>
          <w:i/>
          <w:sz w:val="24"/>
          <w:szCs w:val="24"/>
          <w:rtl/>
        </w:rPr>
        <w:t>המיועד</w:t>
      </w:r>
      <w:r w:rsidRPr="00F13018">
        <w:rPr>
          <w:rFonts w:ascii="David" w:hAnsi="David" w:cs="David"/>
          <w:i/>
          <w:sz w:val="24"/>
          <w:szCs w:val="24"/>
          <w:rtl/>
        </w:rPr>
        <w:t xml:space="preserve"> </w:t>
      </w:r>
      <w:r w:rsidRPr="00F13018">
        <w:rPr>
          <w:rFonts w:ascii="David" w:hAnsi="David" w:cs="David" w:hint="eastAsia"/>
          <w:i/>
          <w:sz w:val="24"/>
          <w:szCs w:val="24"/>
          <w:rtl/>
        </w:rPr>
        <w:t>לגמר</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ובלבד</w:t>
      </w:r>
      <w:r w:rsidRPr="00F13018">
        <w:rPr>
          <w:rFonts w:ascii="David" w:hAnsi="David" w:cs="David"/>
          <w:i/>
          <w:sz w:val="24"/>
          <w:szCs w:val="24"/>
          <w:rtl/>
        </w:rPr>
        <w:t xml:space="preserve"> </w:t>
      </w:r>
      <w:r w:rsidRPr="00F13018">
        <w:rPr>
          <w:rFonts w:ascii="David" w:hAnsi="David" w:cs="David" w:hint="eastAsia"/>
          <w:i/>
          <w:sz w:val="24"/>
          <w:szCs w:val="24"/>
          <w:rtl/>
        </w:rPr>
        <w:t>שבכל</w:t>
      </w:r>
      <w:r w:rsidRPr="00F13018">
        <w:rPr>
          <w:rFonts w:ascii="David" w:hAnsi="David" w:cs="David"/>
          <w:i/>
          <w:sz w:val="24"/>
          <w:szCs w:val="24"/>
          <w:rtl/>
        </w:rPr>
        <w:t xml:space="preserve"> </w:t>
      </w:r>
      <w:r w:rsidRPr="00F13018">
        <w:rPr>
          <w:rFonts w:ascii="David" w:hAnsi="David" w:cs="David" w:hint="eastAsia"/>
          <w:i/>
          <w:sz w:val="24"/>
          <w:szCs w:val="24"/>
          <w:rtl/>
        </w:rPr>
        <w:t>מקרה</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מיוחד</w:t>
      </w:r>
      <w:r w:rsidRPr="00F13018">
        <w:rPr>
          <w:rFonts w:ascii="David" w:hAnsi="David" w:cs="David"/>
          <w:i/>
          <w:sz w:val="24"/>
          <w:szCs w:val="24"/>
          <w:rtl/>
        </w:rPr>
        <w:t xml:space="preserve"> </w:t>
      </w:r>
      <w:r w:rsidRPr="00F13018">
        <w:rPr>
          <w:rFonts w:ascii="David" w:hAnsi="David" w:cs="David" w:hint="eastAsia"/>
          <w:i/>
          <w:sz w:val="24"/>
          <w:szCs w:val="24"/>
          <w:rtl/>
        </w:rPr>
        <w:t>יפסיק</w:t>
      </w:r>
      <w:r w:rsidRPr="00F13018">
        <w:rPr>
          <w:rFonts w:ascii="David" w:hAnsi="David" w:cs="David"/>
          <w:i/>
          <w:sz w:val="24"/>
          <w:szCs w:val="24"/>
          <w:rtl/>
        </w:rPr>
        <w:t xml:space="preserve"> </w:t>
      </w:r>
      <w:r w:rsidRPr="00F13018">
        <w:rPr>
          <w:rFonts w:ascii="David" w:hAnsi="David" w:cs="David" w:hint="eastAsia"/>
          <w:i/>
          <w:sz w:val="24"/>
          <w:szCs w:val="24"/>
          <w:rtl/>
        </w:rPr>
        <w:t>עבודתו</w:t>
      </w:r>
      <w:r w:rsidRPr="00F13018">
        <w:rPr>
          <w:rFonts w:ascii="David" w:hAnsi="David" w:cs="David"/>
          <w:i/>
          <w:sz w:val="24"/>
          <w:szCs w:val="24"/>
          <w:rtl/>
        </w:rPr>
        <w:t xml:space="preserve"> </w:t>
      </w:r>
      <w:r w:rsidRPr="00F13018">
        <w:rPr>
          <w:rFonts w:ascii="David" w:hAnsi="David" w:cs="David" w:hint="eastAsia"/>
          <w:i/>
          <w:sz w:val="24"/>
          <w:szCs w:val="24"/>
          <w:rtl/>
        </w:rPr>
        <w:t>לפני</w:t>
      </w:r>
      <w:r w:rsidRPr="00F13018">
        <w:rPr>
          <w:rFonts w:ascii="David" w:hAnsi="David" w:cs="David"/>
          <w:i/>
          <w:sz w:val="24"/>
          <w:szCs w:val="24"/>
          <w:rtl/>
        </w:rPr>
        <w:t xml:space="preserve"> </w:t>
      </w:r>
      <w:r w:rsidRPr="00F13018">
        <w:rPr>
          <w:rFonts w:ascii="David" w:hAnsi="David" w:cs="David" w:hint="eastAsia"/>
          <w:i/>
          <w:sz w:val="24"/>
          <w:szCs w:val="24"/>
          <w:rtl/>
        </w:rPr>
        <w:t>השלמתה</w:t>
      </w:r>
      <w:r w:rsidRPr="00F13018">
        <w:rPr>
          <w:rFonts w:ascii="David" w:hAnsi="David" w:cs="David"/>
          <w:i/>
          <w:sz w:val="24"/>
          <w:szCs w:val="24"/>
          <w:rtl/>
        </w:rPr>
        <w:t xml:space="preserve"> </w:t>
      </w:r>
      <w:r w:rsidRPr="00F13018">
        <w:rPr>
          <w:rFonts w:ascii="David" w:hAnsi="David" w:cs="David" w:hint="eastAsia"/>
          <w:i/>
          <w:sz w:val="24"/>
          <w:szCs w:val="24"/>
          <w:rtl/>
        </w:rPr>
        <w:t>ידאג</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למסירת</w:t>
      </w:r>
      <w:r w:rsidRPr="00F13018">
        <w:rPr>
          <w:rFonts w:ascii="David" w:hAnsi="David" w:cs="David"/>
          <w:i/>
          <w:sz w:val="24"/>
          <w:szCs w:val="24"/>
          <w:rtl/>
        </w:rPr>
        <w:t xml:space="preserve"> </w:t>
      </w:r>
      <w:r w:rsidRPr="00F13018">
        <w:rPr>
          <w:rFonts w:ascii="David" w:hAnsi="David" w:cs="David" w:hint="eastAsia"/>
          <w:i/>
          <w:sz w:val="24"/>
          <w:szCs w:val="24"/>
          <w:rtl/>
        </w:rPr>
        <w:t>השלמת</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 xml:space="preserve"> </w:t>
      </w:r>
      <w:r w:rsidRPr="00F13018">
        <w:rPr>
          <w:rFonts w:ascii="David" w:hAnsi="David" w:cs="David" w:hint="eastAsia"/>
          <w:i/>
          <w:sz w:val="24"/>
          <w:szCs w:val="24"/>
          <w:rtl/>
        </w:rPr>
        <w:t>לקבלן</w:t>
      </w:r>
      <w:r w:rsidRPr="00F13018">
        <w:rPr>
          <w:rFonts w:ascii="David" w:hAnsi="David" w:cs="David"/>
          <w:i/>
          <w:sz w:val="24"/>
          <w:szCs w:val="24"/>
          <w:rtl/>
        </w:rPr>
        <w:t xml:space="preserve"> </w:t>
      </w:r>
      <w:r w:rsidRPr="00F13018">
        <w:rPr>
          <w:rFonts w:ascii="David" w:hAnsi="David" w:cs="David" w:hint="eastAsia"/>
          <w:i/>
          <w:sz w:val="24"/>
          <w:szCs w:val="24"/>
          <w:rtl/>
        </w:rPr>
        <w:t>מיוחד</w:t>
      </w:r>
      <w:r w:rsidRPr="00F13018">
        <w:rPr>
          <w:rFonts w:ascii="David" w:hAnsi="David" w:cs="David"/>
          <w:i/>
          <w:sz w:val="24"/>
          <w:szCs w:val="24"/>
          <w:rtl/>
        </w:rPr>
        <w:t xml:space="preserve"> </w:t>
      </w:r>
      <w:r w:rsidRPr="00F13018">
        <w:rPr>
          <w:rFonts w:ascii="David" w:hAnsi="David" w:cs="David" w:hint="eastAsia"/>
          <w:i/>
          <w:sz w:val="24"/>
          <w:szCs w:val="24"/>
          <w:rtl/>
        </w:rPr>
        <w:t>אחר</w:t>
      </w:r>
      <w:r w:rsidRPr="00F13018">
        <w:rPr>
          <w:rFonts w:ascii="David" w:hAnsi="David" w:cs="David"/>
          <w:i/>
          <w:sz w:val="24"/>
          <w:szCs w:val="24"/>
          <w:rtl/>
        </w:rPr>
        <w:t xml:space="preserve"> </w:t>
      </w:r>
      <w:r w:rsidRPr="00F13018">
        <w:rPr>
          <w:rFonts w:ascii="David" w:hAnsi="David" w:cs="David" w:hint="eastAsia"/>
          <w:i/>
          <w:sz w:val="24"/>
          <w:szCs w:val="24"/>
          <w:rtl/>
        </w:rPr>
        <w:t>בהקדם</w:t>
      </w:r>
      <w:r w:rsidRPr="00F13018">
        <w:rPr>
          <w:rFonts w:ascii="David" w:hAnsi="David" w:cs="David"/>
          <w:i/>
          <w:sz w:val="24"/>
          <w:szCs w:val="24"/>
          <w:rtl/>
        </w:rPr>
        <w:t xml:space="preserve"> </w:t>
      </w:r>
      <w:r w:rsidRPr="00F13018">
        <w:rPr>
          <w:rFonts w:ascii="David" w:hAnsi="David" w:cs="David" w:hint="eastAsia"/>
          <w:i/>
          <w:sz w:val="24"/>
          <w:szCs w:val="24"/>
          <w:rtl/>
        </w:rPr>
        <w:t>האפשרי</w:t>
      </w:r>
      <w:r w:rsidRPr="00F13018">
        <w:rPr>
          <w:rFonts w:ascii="David" w:hAnsi="David" w:cs="David"/>
          <w:i/>
          <w:sz w:val="24"/>
          <w:szCs w:val="24"/>
          <w:rtl/>
        </w:rPr>
        <w:t>).</w:t>
      </w:r>
    </w:p>
    <w:p w14:paraId="404E5DE8"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הכנה</w:t>
      </w:r>
      <w:r w:rsidRPr="00F13018">
        <w:rPr>
          <w:rFonts w:ascii="David" w:hAnsi="David" w:cs="David"/>
          <w:i/>
          <w:sz w:val="24"/>
          <w:szCs w:val="24"/>
          <w:rtl/>
        </w:rPr>
        <w:t xml:space="preserve"> </w:t>
      </w:r>
      <w:r w:rsidRPr="00F13018">
        <w:rPr>
          <w:rFonts w:ascii="David" w:hAnsi="David" w:cs="David" w:hint="eastAsia"/>
          <w:i/>
          <w:sz w:val="24"/>
          <w:szCs w:val="24"/>
          <w:rtl/>
        </w:rPr>
        <w:t>לביצוע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כגון</w:t>
      </w:r>
      <w:r w:rsidRPr="00F13018">
        <w:rPr>
          <w:rFonts w:ascii="David" w:hAnsi="David" w:cs="David"/>
          <w:i/>
          <w:sz w:val="24"/>
          <w:szCs w:val="24"/>
          <w:rtl/>
        </w:rPr>
        <w:t xml:space="preserve"> - </w:t>
      </w:r>
      <w:r w:rsidRPr="00F13018">
        <w:rPr>
          <w:rFonts w:ascii="David" w:hAnsi="David" w:cs="David" w:hint="eastAsia"/>
          <w:i/>
          <w:sz w:val="24"/>
          <w:szCs w:val="24"/>
          <w:rtl/>
        </w:rPr>
        <w:t>מגרעות</w:t>
      </w:r>
      <w:r w:rsidRPr="00F13018">
        <w:rPr>
          <w:rFonts w:ascii="David" w:hAnsi="David" w:cs="David"/>
          <w:i/>
          <w:sz w:val="24"/>
          <w:szCs w:val="24"/>
          <w:rtl/>
        </w:rPr>
        <w:t xml:space="preserve">, </w:t>
      </w:r>
      <w:r w:rsidRPr="00F13018">
        <w:rPr>
          <w:rFonts w:ascii="David" w:hAnsi="David" w:cs="David" w:hint="eastAsia"/>
          <w:i/>
          <w:sz w:val="24"/>
          <w:szCs w:val="24"/>
          <w:rtl/>
        </w:rPr>
        <w:t>חורים</w:t>
      </w:r>
      <w:r w:rsidRPr="00F13018">
        <w:rPr>
          <w:rFonts w:ascii="David" w:hAnsi="David" w:cs="David"/>
          <w:i/>
          <w:sz w:val="24"/>
          <w:szCs w:val="24"/>
          <w:rtl/>
        </w:rPr>
        <w:t xml:space="preserve">, </w:t>
      </w:r>
      <w:r w:rsidRPr="00F13018">
        <w:rPr>
          <w:rFonts w:ascii="David" w:hAnsi="David" w:cs="David" w:hint="eastAsia"/>
          <w:i/>
          <w:sz w:val="24"/>
          <w:szCs w:val="24"/>
          <w:rtl/>
        </w:rPr>
        <w:t>חריצים</w:t>
      </w:r>
      <w:r w:rsidRPr="00F13018">
        <w:rPr>
          <w:rFonts w:ascii="David" w:hAnsi="David" w:cs="David"/>
          <w:i/>
          <w:sz w:val="24"/>
          <w:szCs w:val="24"/>
          <w:rtl/>
        </w:rPr>
        <w:t xml:space="preserve">, </w:t>
      </w:r>
      <w:r w:rsidRPr="00F13018">
        <w:rPr>
          <w:rFonts w:ascii="David" w:hAnsi="David" w:cs="David" w:hint="eastAsia"/>
          <w:i/>
          <w:sz w:val="24"/>
          <w:szCs w:val="24"/>
          <w:rtl/>
        </w:rPr>
        <w:t>סיתותים</w:t>
      </w:r>
      <w:r w:rsidRPr="00F13018">
        <w:rPr>
          <w:rFonts w:ascii="David" w:hAnsi="David" w:cs="David"/>
          <w:i/>
          <w:sz w:val="24"/>
          <w:szCs w:val="24"/>
          <w:rtl/>
        </w:rPr>
        <w:t xml:space="preserve"> </w:t>
      </w:r>
      <w:r w:rsidRPr="00F13018">
        <w:rPr>
          <w:rFonts w:ascii="David" w:hAnsi="David" w:cs="David" w:hint="eastAsia"/>
          <w:i/>
          <w:sz w:val="24"/>
          <w:szCs w:val="24"/>
          <w:rtl/>
        </w:rPr>
        <w:t>וחציבות</w:t>
      </w:r>
      <w:r w:rsidRPr="00F13018">
        <w:rPr>
          <w:rFonts w:ascii="David" w:hAnsi="David" w:cs="David"/>
          <w:i/>
          <w:sz w:val="24"/>
          <w:szCs w:val="24"/>
          <w:rtl/>
        </w:rPr>
        <w:t xml:space="preserve"> </w:t>
      </w:r>
      <w:r w:rsidRPr="00F13018">
        <w:rPr>
          <w:rFonts w:ascii="David" w:hAnsi="David" w:cs="David" w:hint="eastAsia"/>
          <w:i/>
          <w:sz w:val="24"/>
          <w:szCs w:val="24"/>
          <w:rtl/>
        </w:rPr>
        <w:t>ואיטומם</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הכרוך</w:t>
      </w:r>
      <w:r w:rsidRPr="00F13018">
        <w:rPr>
          <w:rFonts w:ascii="David" w:hAnsi="David" w:cs="David"/>
          <w:i/>
          <w:sz w:val="24"/>
          <w:szCs w:val="24"/>
          <w:rtl/>
        </w:rPr>
        <w:t xml:space="preserve"> </w:t>
      </w:r>
      <w:r w:rsidRPr="00F13018">
        <w:rPr>
          <w:rFonts w:ascii="David" w:hAnsi="David" w:cs="David" w:hint="eastAsia"/>
          <w:i/>
          <w:sz w:val="24"/>
          <w:szCs w:val="24"/>
          <w:rtl/>
        </w:rPr>
        <w:t>בכך</w:t>
      </w:r>
      <w:r w:rsidRPr="00F13018">
        <w:rPr>
          <w:rFonts w:ascii="David" w:hAnsi="David" w:cs="David"/>
          <w:i/>
          <w:sz w:val="24"/>
          <w:szCs w:val="24"/>
          <w:rtl/>
        </w:rPr>
        <w:t>).</w:t>
      </w:r>
    </w:p>
    <w:p w14:paraId="19755C6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השתתפות</w:t>
      </w:r>
      <w:r w:rsidRPr="00F13018">
        <w:rPr>
          <w:rFonts w:ascii="David" w:hAnsi="David" w:cs="David"/>
          <w:i/>
          <w:sz w:val="24"/>
          <w:szCs w:val="24"/>
          <w:rtl/>
        </w:rPr>
        <w:t xml:space="preserve"> </w:t>
      </w:r>
      <w:r w:rsidRPr="00F13018">
        <w:rPr>
          <w:rFonts w:ascii="David" w:hAnsi="David" w:cs="David" w:hint="eastAsia"/>
          <w:i/>
          <w:sz w:val="24"/>
          <w:szCs w:val="24"/>
          <w:rtl/>
        </w:rPr>
        <w:t>במסירת</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 xml:space="preserve">, </w:t>
      </w:r>
      <w:r w:rsidRPr="00F13018">
        <w:rPr>
          <w:rFonts w:ascii="David" w:hAnsi="David" w:cs="David" w:hint="eastAsia"/>
          <w:i/>
          <w:sz w:val="24"/>
          <w:szCs w:val="24"/>
          <w:rtl/>
        </w:rPr>
        <w:t>פיקוח</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התיקונים</w:t>
      </w:r>
      <w:r w:rsidRPr="00F13018">
        <w:rPr>
          <w:rFonts w:ascii="David" w:hAnsi="David" w:cs="David"/>
          <w:i/>
          <w:sz w:val="24"/>
          <w:szCs w:val="24"/>
          <w:rtl/>
        </w:rPr>
        <w:t xml:space="preserve"> </w:t>
      </w:r>
      <w:r w:rsidRPr="00F13018">
        <w:rPr>
          <w:rFonts w:ascii="David" w:hAnsi="David" w:cs="David" w:hint="eastAsia"/>
          <w:i/>
          <w:sz w:val="24"/>
          <w:szCs w:val="24"/>
          <w:rtl/>
        </w:rPr>
        <w:t>עד</w:t>
      </w:r>
      <w:r w:rsidRPr="00F13018">
        <w:rPr>
          <w:rFonts w:ascii="David" w:hAnsi="David" w:cs="David"/>
          <w:i/>
          <w:sz w:val="24"/>
          <w:szCs w:val="24"/>
          <w:rtl/>
        </w:rPr>
        <w:t xml:space="preserve"> </w:t>
      </w:r>
      <w:r w:rsidRPr="00F13018">
        <w:rPr>
          <w:rFonts w:ascii="David" w:hAnsi="David" w:cs="David" w:hint="eastAsia"/>
          <w:i/>
          <w:sz w:val="24"/>
          <w:szCs w:val="24"/>
          <w:rtl/>
        </w:rPr>
        <w:t>למסירה</w:t>
      </w:r>
      <w:r w:rsidRPr="00F13018">
        <w:rPr>
          <w:rFonts w:ascii="David" w:hAnsi="David" w:cs="David"/>
          <w:i/>
          <w:sz w:val="24"/>
          <w:szCs w:val="24"/>
          <w:rtl/>
        </w:rPr>
        <w:t xml:space="preserve"> </w:t>
      </w:r>
      <w:r w:rsidRPr="00F13018">
        <w:rPr>
          <w:rFonts w:ascii="David" w:hAnsi="David" w:cs="David" w:hint="eastAsia"/>
          <w:i/>
          <w:sz w:val="24"/>
          <w:szCs w:val="24"/>
          <w:rtl/>
        </w:rPr>
        <w:t>הסופית</w:t>
      </w:r>
      <w:r w:rsidRPr="00F13018">
        <w:rPr>
          <w:rFonts w:ascii="David" w:hAnsi="David" w:cs="David"/>
          <w:i/>
          <w:sz w:val="24"/>
          <w:szCs w:val="24"/>
          <w:rtl/>
        </w:rPr>
        <w:t xml:space="preserve">, </w:t>
      </w:r>
      <w:r w:rsidRPr="00F13018">
        <w:rPr>
          <w:rFonts w:ascii="David" w:hAnsi="David" w:cs="David" w:hint="eastAsia"/>
          <w:i/>
          <w:sz w:val="24"/>
          <w:szCs w:val="24"/>
          <w:rtl/>
        </w:rPr>
        <w:t>וסיוע</w:t>
      </w:r>
      <w:r w:rsidRPr="00F13018">
        <w:rPr>
          <w:rFonts w:ascii="David" w:hAnsi="David" w:cs="David"/>
          <w:i/>
          <w:sz w:val="24"/>
          <w:szCs w:val="24"/>
          <w:rtl/>
        </w:rPr>
        <w:t xml:space="preserve"> </w:t>
      </w:r>
      <w:r w:rsidRPr="00F13018">
        <w:rPr>
          <w:rFonts w:ascii="David" w:hAnsi="David" w:cs="David" w:hint="eastAsia"/>
          <w:i/>
          <w:sz w:val="24"/>
          <w:szCs w:val="24"/>
          <w:rtl/>
        </w:rPr>
        <w:t>בבדיקת</w:t>
      </w:r>
      <w:r w:rsidRPr="00F13018">
        <w:rPr>
          <w:rFonts w:ascii="David" w:hAnsi="David" w:cs="David"/>
          <w:i/>
          <w:sz w:val="24"/>
          <w:szCs w:val="24"/>
          <w:rtl/>
        </w:rPr>
        <w:t xml:space="preserve"> </w:t>
      </w:r>
      <w:r w:rsidRPr="00F13018">
        <w:rPr>
          <w:rFonts w:ascii="David" w:hAnsi="David" w:cs="David" w:hint="eastAsia"/>
          <w:i/>
          <w:sz w:val="24"/>
          <w:szCs w:val="24"/>
          <w:rtl/>
        </w:rPr>
        <w:t>אישור</w:t>
      </w:r>
      <w:r w:rsidRPr="00F13018">
        <w:rPr>
          <w:rFonts w:ascii="David" w:hAnsi="David" w:cs="David"/>
          <w:i/>
          <w:sz w:val="24"/>
          <w:szCs w:val="24"/>
          <w:rtl/>
        </w:rPr>
        <w:t xml:space="preserve"> </w:t>
      </w:r>
      <w:r w:rsidRPr="00F13018">
        <w:rPr>
          <w:rFonts w:ascii="David" w:hAnsi="David" w:cs="David" w:hint="eastAsia"/>
          <w:i/>
          <w:sz w:val="24"/>
          <w:szCs w:val="24"/>
          <w:rtl/>
        </w:rPr>
        <w:t>חשבונות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w:t>
      </w:r>
    </w:p>
    <w:p w14:paraId="4666D46D"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התיקונים</w:t>
      </w:r>
      <w:r w:rsidRPr="00F13018">
        <w:rPr>
          <w:rFonts w:ascii="David" w:hAnsi="David" w:cs="David"/>
          <w:i/>
          <w:sz w:val="24"/>
          <w:szCs w:val="24"/>
          <w:rtl/>
        </w:rPr>
        <w:t xml:space="preserve"> </w:t>
      </w:r>
      <w:r w:rsidRPr="00F13018">
        <w:rPr>
          <w:rFonts w:ascii="David" w:hAnsi="David" w:cs="David" w:hint="eastAsia"/>
          <w:i/>
          <w:sz w:val="24"/>
          <w:szCs w:val="24"/>
          <w:rtl/>
        </w:rPr>
        <w:t>שיהיו</w:t>
      </w:r>
      <w:r w:rsidRPr="00F13018">
        <w:rPr>
          <w:rFonts w:ascii="David" w:hAnsi="David" w:cs="David"/>
          <w:i/>
          <w:sz w:val="24"/>
          <w:szCs w:val="24"/>
          <w:rtl/>
        </w:rPr>
        <w:t xml:space="preserve"> </w:t>
      </w:r>
      <w:r w:rsidRPr="00F13018">
        <w:rPr>
          <w:rFonts w:ascii="David" w:hAnsi="David" w:cs="David" w:hint="eastAsia"/>
          <w:i/>
          <w:sz w:val="24"/>
          <w:szCs w:val="24"/>
          <w:rtl/>
        </w:rPr>
        <w:t>מתחייבים</w:t>
      </w:r>
      <w:r w:rsidRPr="00F13018">
        <w:rPr>
          <w:rFonts w:ascii="David" w:hAnsi="David" w:cs="David"/>
          <w:i/>
          <w:sz w:val="24"/>
          <w:szCs w:val="24"/>
          <w:rtl/>
        </w:rPr>
        <w:t xml:space="preserve"> </w:t>
      </w:r>
      <w:r w:rsidRPr="00F13018">
        <w:rPr>
          <w:rFonts w:ascii="David" w:hAnsi="David" w:cs="David" w:hint="eastAsia"/>
          <w:i/>
          <w:sz w:val="24"/>
          <w:szCs w:val="24"/>
          <w:rtl/>
        </w:rPr>
        <w:t>מעבודות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אלה</w:t>
      </w:r>
      <w:r w:rsidRPr="00F13018">
        <w:rPr>
          <w:rFonts w:ascii="David" w:hAnsi="David" w:cs="David"/>
          <w:i/>
          <w:sz w:val="24"/>
          <w:szCs w:val="24"/>
          <w:rtl/>
        </w:rPr>
        <w:t xml:space="preserve"> </w:t>
      </w:r>
      <w:r w:rsidRPr="00F13018">
        <w:rPr>
          <w:rFonts w:ascii="David" w:hAnsi="David" w:cs="David" w:hint="eastAsia"/>
          <w:i/>
          <w:sz w:val="24"/>
          <w:szCs w:val="24"/>
          <w:rtl/>
        </w:rPr>
        <w:t>שיתחייבו</w:t>
      </w:r>
      <w:r w:rsidRPr="00F13018">
        <w:rPr>
          <w:rFonts w:ascii="David" w:hAnsi="David" w:cs="David"/>
          <w:i/>
          <w:sz w:val="24"/>
          <w:szCs w:val="24"/>
          <w:rtl/>
        </w:rPr>
        <w:t xml:space="preserve"> </w:t>
      </w:r>
      <w:r w:rsidRPr="00F13018">
        <w:rPr>
          <w:rFonts w:ascii="David" w:hAnsi="David" w:cs="David" w:hint="eastAsia"/>
          <w:i/>
          <w:sz w:val="24"/>
          <w:szCs w:val="24"/>
          <w:rtl/>
        </w:rPr>
        <w:t>מתיקונים</w:t>
      </w:r>
      <w:r w:rsidRPr="00F13018">
        <w:rPr>
          <w:rFonts w:ascii="David" w:hAnsi="David" w:cs="David"/>
          <w:i/>
          <w:sz w:val="24"/>
          <w:szCs w:val="24"/>
          <w:rtl/>
        </w:rPr>
        <w:t xml:space="preserve"> </w:t>
      </w:r>
      <w:r w:rsidRPr="00F13018">
        <w:rPr>
          <w:rFonts w:ascii="David" w:hAnsi="David" w:cs="David" w:hint="eastAsia"/>
          <w:i/>
          <w:sz w:val="24"/>
          <w:szCs w:val="24"/>
          <w:rtl/>
        </w:rPr>
        <w:t>שיעשו</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בתוקף</w:t>
      </w:r>
      <w:r w:rsidRPr="00F13018">
        <w:rPr>
          <w:rFonts w:ascii="David" w:hAnsi="David" w:cs="David"/>
          <w:i/>
          <w:sz w:val="24"/>
          <w:szCs w:val="24"/>
          <w:rtl/>
        </w:rPr>
        <w:t xml:space="preserve"> </w:t>
      </w:r>
      <w:r w:rsidRPr="00F13018">
        <w:rPr>
          <w:rFonts w:ascii="David" w:hAnsi="David" w:cs="David" w:hint="eastAsia"/>
          <w:i/>
          <w:sz w:val="24"/>
          <w:szCs w:val="24"/>
          <w:rtl/>
        </w:rPr>
        <w:t>האחריות</w:t>
      </w:r>
      <w:r w:rsidRPr="00F13018">
        <w:rPr>
          <w:rFonts w:ascii="David" w:hAnsi="David" w:cs="David"/>
          <w:i/>
          <w:sz w:val="24"/>
          <w:szCs w:val="24"/>
          <w:rtl/>
        </w:rPr>
        <w:t xml:space="preserve"> </w:t>
      </w:r>
      <w:r w:rsidRPr="00F13018">
        <w:rPr>
          <w:rFonts w:ascii="David" w:hAnsi="David" w:cs="David" w:hint="eastAsia"/>
          <w:i/>
          <w:sz w:val="24"/>
          <w:szCs w:val="24"/>
          <w:rtl/>
        </w:rPr>
        <w:t>שאלה</w:t>
      </w:r>
      <w:r w:rsidRPr="00F13018">
        <w:rPr>
          <w:rFonts w:ascii="David" w:hAnsi="David" w:cs="David"/>
          <w:i/>
          <w:sz w:val="24"/>
          <w:szCs w:val="24"/>
          <w:rtl/>
        </w:rPr>
        <w:t xml:space="preserve"> </w:t>
      </w:r>
      <w:r w:rsidRPr="00F13018">
        <w:rPr>
          <w:rFonts w:ascii="David" w:hAnsi="David" w:cs="David" w:hint="eastAsia"/>
          <w:i/>
          <w:sz w:val="24"/>
          <w:szCs w:val="24"/>
          <w:rtl/>
        </w:rPr>
        <w:t>יתנו</w:t>
      </w:r>
      <w:r w:rsidRPr="00F13018">
        <w:rPr>
          <w:rFonts w:ascii="David" w:hAnsi="David" w:cs="David"/>
          <w:i/>
          <w:sz w:val="24"/>
          <w:szCs w:val="24"/>
          <w:rtl/>
        </w:rPr>
        <w:t xml:space="preserve"> </w:t>
      </w:r>
      <w:r w:rsidRPr="00F13018">
        <w:rPr>
          <w:rFonts w:ascii="David" w:hAnsi="David" w:cs="David" w:hint="eastAsia"/>
          <w:i/>
          <w:sz w:val="24"/>
          <w:szCs w:val="24"/>
          <w:rtl/>
        </w:rPr>
        <w:t>בגין</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שיבוצעו</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ידם</w:t>
      </w:r>
      <w:r w:rsidRPr="00F13018">
        <w:rPr>
          <w:rFonts w:ascii="David" w:hAnsi="David" w:cs="David"/>
          <w:i/>
          <w:sz w:val="24"/>
          <w:szCs w:val="24"/>
          <w:rtl/>
        </w:rPr>
        <w:t>.</w:t>
      </w:r>
    </w:p>
    <w:p w14:paraId="71F040D9"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בתמורה</w:t>
      </w:r>
      <w:r w:rsidRPr="00F13018">
        <w:rPr>
          <w:rFonts w:ascii="David" w:hAnsi="David" w:cs="David"/>
          <w:i/>
          <w:sz w:val="24"/>
          <w:szCs w:val="24"/>
          <w:rtl/>
        </w:rPr>
        <w:t xml:space="preserve"> </w:t>
      </w:r>
      <w:r w:rsidRPr="00F13018">
        <w:rPr>
          <w:rFonts w:ascii="David" w:hAnsi="David" w:cs="David" w:hint="eastAsia"/>
          <w:i/>
          <w:sz w:val="24"/>
          <w:szCs w:val="24"/>
          <w:rtl/>
        </w:rPr>
        <w:t>להתחייבויות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סעיף</w:t>
      </w:r>
      <w:r w:rsidRPr="00F13018">
        <w:rPr>
          <w:rFonts w:ascii="David" w:hAnsi="David" w:cs="David"/>
          <w:i/>
          <w:sz w:val="24"/>
          <w:szCs w:val="24"/>
          <w:rtl/>
        </w:rPr>
        <w:t xml:space="preserve"> 12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ולהלן</w:t>
      </w:r>
      <w:r w:rsidRPr="00F13018">
        <w:rPr>
          <w:rFonts w:ascii="David" w:hAnsi="David" w:cs="David"/>
          <w:i/>
          <w:sz w:val="24"/>
          <w:szCs w:val="24"/>
          <w:rtl/>
        </w:rPr>
        <w:t xml:space="preserve"> </w:t>
      </w:r>
      <w:r w:rsidRPr="00F13018">
        <w:rPr>
          <w:rFonts w:ascii="David" w:hAnsi="David" w:cs="David" w:hint="eastAsia"/>
          <w:i/>
          <w:sz w:val="24"/>
          <w:szCs w:val="24"/>
          <w:rtl/>
        </w:rPr>
        <w:t>ולביצוען</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כסוי</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הוצאותיו</w:t>
      </w:r>
      <w:r w:rsidRPr="00F13018">
        <w:rPr>
          <w:rFonts w:ascii="David" w:hAnsi="David" w:cs="David"/>
          <w:i/>
          <w:sz w:val="24"/>
          <w:szCs w:val="24"/>
          <w:rtl/>
        </w:rPr>
        <w:t xml:space="preserve"> </w:t>
      </w:r>
      <w:r w:rsidRPr="00F13018">
        <w:rPr>
          <w:rFonts w:ascii="David" w:hAnsi="David" w:cs="David" w:hint="eastAsia"/>
          <w:i/>
          <w:sz w:val="24"/>
          <w:szCs w:val="24"/>
          <w:rtl/>
        </w:rPr>
        <w:t>ורווחיו</w:t>
      </w:r>
      <w:r w:rsidRPr="00F13018">
        <w:rPr>
          <w:rFonts w:ascii="David" w:hAnsi="David" w:cs="David"/>
          <w:i/>
          <w:sz w:val="24"/>
          <w:szCs w:val="24"/>
          <w:rtl/>
        </w:rPr>
        <w:t xml:space="preserve">, </w:t>
      </w:r>
      <w:r w:rsidRPr="00F13018">
        <w:rPr>
          <w:rFonts w:ascii="David" w:hAnsi="David" w:cs="David" w:hint="eastAsia"/>
          <w:i/>
          <w:sz w:val="24"/>
          <w:szCs w:val="24"/>
          <w:rtl/>
        </w:rPr>
        <w:t>ישלם</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לקבלן</w:t>
      </w:r>
      <w:r w:rsidRPr="00F13018">
        <w:rPr>
          <w:rFonts w:ascii="David" w:hAnsi="David" w:cs="David"/>
          <w:i/>
          <w:sz w:val="24"/>
          <w:szCs w:val="24"/>
          <w:rtl/>
        </w:rPr>
        <w:t xml:space="preserve"> </w:t>
      </w:r>
      <w:r w:rsidRPr="00F13018">
        <w:rPr>
          <w:rFonts w:ascii="David" w:hAnsi="David" w:cs="David" w:hint="eastAsia"/>
          <w:i/>
          <w:sz w:val="24"/>
          <w:szCs w:val="24"/>
          <w:rtl/>
        </w:rPr>
        <w:t>סכום</w:t>
      </w:r>
      <w:r w:rsidRPr="00F13018">
        <w:rPr>
          <w:rFonts w:ascii="David" w:hAnsi="David" w:cs="David"/>
          <w:i/>
          <w:sz w:val="24"/>
          <w:szCs w:val="24"/>
          <w:rtl/>
        </w:rPr>
        <w:t xml:space="preserve"> </w:t>
      </w:r>
      <w:r w:rsidRPr="00F13018">
        <w:rPr>
          <w:rFonts w:ascii="David" w:hAnsi="David" w:cs="David" w:hint="eastAsia"/>
          <w:i/>
          <w:sz w:val="24"/>
          <w:szCs w:val="24"/>
          <w:rtl/>
        </w:rPr>
        <w:t>בשיעור</w:t>
      </w:r>
      <w:r w:rsidRPr="00F13018">
        <w:rPr>
          <w:rFonts w:ascii="David" w:hAnsi="David" w:cs="David"/>
          <w:i/>
          <w:sz w:val="24"/>
          <w:szCs w:val="24"/>
          <w:rtl/>
        </w:rPr>
        <w:t xml:space="preserve"> </w:t>
      </w:r>
      <w:r w:rsidRPr="00F13018">
        <w:rPr>
          <w:rFonts w:ascii="David" w:hAnsi="David" w:cs="David" w:hint="eastAsia"/>
          <w:i/>
          <w:sz w:val="24"/>
          <w:szCs w:val="24"/>
          <w:rtl/>
        </w:rPr>
        <w:t>הנקוב</w:t>
      </w:r>
      <w:r w:rsidRPr="00F13018">
        <w:rPr>
          <w:rFonts w:ascii="David" w:hAnsi="David" w:cs="David"/>
          <w:i/>
          <w:sz w:val="24"/>
          <w:szCs w:val="24"/>
          <w:rtl/>
        </w:rPr>
        <w:t xml:space="preserve"> </w:t>
      </w:r>
      <w:r w:rsidRPr="00F13018">
        <w:rPr>
          <w:rFonts w:ascii="David" w:hAnsi="David" w:cs="David" w:hint="eastAsia"/>
          <w:i/>
          <w:sz w:val="24"/>
          <w:szCs w:val="24"/>
          <w:rtl/>
        </w:rPr>
        <w:t>בנספח</w:t>
      </w:r>
      <w:r w:rsidRPr="00F13018">
        <w:rPr>
          <w:rFonts w:ascii="David" w:hAnsi="David" w:cs="David"/>
          <w:i/>
          <w:sz w:val="24"/>
          <w:szCs w:val="24"/>
          <w:rtl/>
        </w:rPr>
        <w:t xml:space="preserve"> 3.1.1 </w:t>
      </w:r>
      <w:r w:rsidRPr="00F13018">
        <w:rPr>
          <w:rFonts w:ascii="David" w:hAnsi="David" w:cs="David" w:hint="eastAsia"/>
          <w:i/>
          <w:sz w:val="24"/>
          <w:szCs w:val="24"/>
          <w:rtl/>
        </w:rPr>
        <w:t>ממחיר</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מסוימות</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 xml:space="preserve"> (</w:t>
      </w:r>
      <w:r w:rsidRPr="00F13018">
        <w:rPr>
          <w:rFonts w:ascii="David" w:hAnsi="David" w:cs="David" w:hint="eastAsia"/>
          <w:i/>
          <w:sz w:val="24"/>
          <w:szCs w:val="24"/>
          <w:rtl/>
        </w:rPr>
        <w:t>להלן</w:t>
      </w:r>
      <w:r w:rsidRPr="00F13018">
        <w:rPr>
          <w:rFonts w:ascii="David" w:hAnsi="David" w:cs="David"/>
          <w:i/>
          <w:sz w:val="24"/>
          <w:szCs w:val="24"/>
          <w:rtl/>
        </w:rPr>
        <w:t>-"</w:t>
      </w:r>
      <w:r w:rsidRPr="00F13018">
        <w:rPr>
          <w:rFonts w:ascii="David" w:hAnsi="David" w:cs="David" w:hint="eastAsia"/>
          <w:i/>
          <w:sz w:val="24"/>
          <w:szCs w:val="24"/>
          <w:rtl/>
        </w:rPr>
        <w:t>עמלת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w:t>
      </w:r>
    </w:p>
    <w:p w14:paraId="28F4AA36" w14:textId="77777777" w:rsidR="00EF4F1C" w:rsidRPr="00445F7E" w:rsidRDefault="00EF4F1C" w:rsidP="00445F7E">
      <w:pPr>
        <w:spacing w:after="0" w:afterAutospacing="0" w:line="240" w:lineRule="auto"/>
        <w:ind w:left="799"/>
        <w:rPr>
          <w:rFonts w:ascii="David" w:hAnsi="David" w:cs="David"/>
          <w:i/>
          <w:sz w:val="24"/>
          <w:szCs w:val="24"/>
          <w:rtl/>
        </w:rPr>
      </w:pPr>
      <w:r w:rsidRPr="00445F7E">
        <w:rPr>
          <w:rFonts w:ascii="David" w:hAnsi="David" w:cs="David" w:hint="cs"/>
          <w:i/>
          <w:sz w:val="24"/>
          <w:szCs w:val="24"/>
          <w:rtl/>
        </w:rPr>
        <w:t>עמלת</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תשולם</w:t>
      </w:r>
      <w:r w:rsidRPr="00445F7E">
        <w:rPr>
          <w:rFonts w:ascii="David" w:hAnsi="David" w:cs="David"/>
          <w:i/>
          <w:sz w:val="24"/>
          <w:szCs w:val="24"/>
          <w:rtl/>
        </w:rPr>
        <w:t xml:space="preserve"> </w:t>
      </w:r>
      <w:r w:rsidRPr="00445F7E">
        <w:rPr>
          <w:rFonts w:ascii="David" w:hAnsi="David" w:cs="David" w:hint="cs"/>
          <w:i/>
          <w:sz w:val="24"/>
          <w:szCs w:val="24"/>
          <w:rtl/>
        </w:rPr>
        <w:t>עם</w:t>
      </w:r>
      <w:r w:rsidRPr="00445F7E">
        <w:rPr>
          <w:rFonts w:ascii="David" w:hAnsi="David" w:cs="David"/>
          <w:i/>
          <w:sz w:val="24"/>
          <w:szCs w:val="24"/>
          <w:rtl/>
        </w:rPr>
        <w:t xml:space="preserve"> </w:t>
      </w:r>
      <w:r w:rsidRPr="00445F7E">
        <w:rPr>
          <w:rFonts w:ascii="David" w:hAnsi="David" w:cs="David" w:hint="cs"/>
          <w:i/>
          <w:sz w:val="24"/>
          <w:szCs w:val="24"/>
          <w:rtl/>
        </w:rPr>
        <w:t>תשלום</w:t>
      </w:r>
      <w:r w:rsidRPr="00445F7E">
        <w:rPr>
          <w:rFonts w:ascii="David" w:hAnsi="David" w:cs="David"/>
          <w:i/>
          <w:sz w:val="24"/>
          <w:szCs w:val="24"/>
          <w:rtl/>
        </w:rPr>
        <w:t xml:space="preserve"> </w:t>
      </w:r>
      <w:r w:rsidRPr="00445F7E">
        <w:rPr>
          <w:rFonts w:ascii="David" w:hAnsi="David" w:cs="David" w:hint="cs"/>
          <w:i/>
          <w:sz w:val="24"/>
          <w:szCs w:val="24"/>
          <w:rtl/>
        </w:rPr>
        <w:t>חשבון</w:t>
      </w:r>
      <w:r w:rsidRPr="00445F7E">
        <w:rPr>
          <w:rFonts w:ascii="David" w:hAnsi="David" w:cs="David"/>
          <w:i/>
          <w:sz w:val="24"/>
          <w:szCs w:val="24"/>
          <w:rtl/>
        </w:rPr>
        <w:t xml:space="preserve"> </w:t>
      </w:r>
      <w:r w:rsidRPr="00445F7E">
        <w:rPr>
          <w:rFonts w:ascii="David" w:hAnsi="David" w:cs="David" w:hint="cs"/>
          <w:i/>
          <w:sz w:val="24"/>
          <w:szCs w:val="24"/>
          <w:rtl/>
        </w:rPr>
        <w:t>ביניים</w:t>
      </w:r>
      <w:r w:rsidRPr="00445F7E">
        <w:rPr>
          <w:rFonts w:ascii="David" w:hAnsi="David" w:cs="David"/>
          <w:i/>
          <w:sz w:val="24"/>
          <w:szCs w:val="24"/>
          <w:rtl/>
        </w:rPr>
        <w:t xml:space="preserve"> </w:t>
      </w:r>
      <w:r w:rsidRPr="00445F7E">
        <w:rPr>
          <w:rFonts w:ascii="David" w:hAnsi="David" w:cs="David" w:hint="cs"/>
          <w:i/>
          <w:sz w:val="24"/>
          <w:szCs w:val="24"/>
          <w:rtl/>
        </w:rPr>
        <w:t>של</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הכולל</w:t>
      </w:r>
      <w:r w:rsidRPr="00445F7E">
        <w:rPr>
          <w:rFonts w:ascii="David" w:hAnsi="David" w:cs="David"/>
          <w:i/>
          <w:sz w:val="24"/>
          <w:szCs w:val="24"/>
          <w:rtl/>
        </w:rPr>
        <w:t xml:space="preserve"> </w:t>
      </w:r>
      <w:r w:rsidRPr="00445F7E">
        <w:rPr>
          <w:rFonts w:ascii="David" w:hAnsi="David" w:cs="David" w:hint="cs"/>
          <w:i/>
          <w:sz w:val="24"/>
          <w:szCs w:val="24"/>
          <w:rtl/>
        </w:rPr>
        <w:t>את</w:t>
      </w:r>
      <w:r w:rsidRPr="00445F7E">
        <w:rPr>
          <w:rFonts w:ascii="David" w:hAnsi="David" w:cs="David"/>
          <w:i/>
          <w:sz w:val="24"/>
          <w:szCs w:val="24"/>
          <w:rtl/>
        </w:rPr>
        <w:t xml:space="preserve"> </w:t>
      </w:r>
      <w:r w:rsidRPr="00445F7E">
        <w:rPr>
          <w:rFonts w:ascii="David" w:hAnsi="David" w:cs="David" w:hint="cs"/>
          <w:i/>
          <w:sz w:val="24"/>
          <w:szCs w:val="24"/>
          <w:rtl/>
        </w:rPr>
        <w:t>עמלת</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בגין</w:t>
      </w:r>
      <w:r w:rsidRPr="00445F7E">
        <w:rPr>
          <w:rFonts w:ascii="David" w:hAnsi="David" w:cs="David"/>
          <w:i/>
          <w:sz w:val="24"/>
          <w:szCs w:val="24"/>
          <w:rtl/>
        </w:rPr>
        <w:t xml:space="preserve"> </w:t>
      </w:r>
      <w:r w:rsidRPr="00445F7E">
        <w:rPr>
          <w:rFonts w:ascii="David" w:hAnsi="David" w:cs="David" w:hint="cs"/>
          <w:i/>
          <w:sz w:val="24"/>
          <w:szCs w:val="24"/>
          <w:rtl/>
        </w:rPr>
        <w:t>חשבונות</w:t>
      </w:r>
      <w:r w:rsidRPr="00445F7E">
        <w:rPr>
          <w:rFonts w:ascii="David" w:hAnsi="David" w:cs="David"/>
          <w:i/>
          <w:sz w:val="24"/>
          <w:szCs w:val="24"/>
          <w:rtl/>
        </w:rPr>
        <w:t xml:space="preserve"> </w:t>
      </w:r>
      <w:r w:rsidRPr="00445F7E">
        <w:rPr>
          <w:rFonts w:ascii="David" w:hAnsi="David" w:cs="David" w:hint="cs"/>
          <w:i/>
          <w:sz w:val="24"/>
          <w:szCs w:val="24"/>
          <w:rtl/>
        </w:rPr>
        <w:t>ביניים</w:t>
      </w:r>
      <w:r w:rsidRPr="00445F7E">
        <w:rPr>
          <w:rFonts w:ascii="David" w:hAnsi="David" w:cs="David"/>
          <w:i/>
          <w:sz w:val="24"/>
          <w:szCs w:val="24"/>
          <w:rtl/>
        </w:rPr>
        <w:t xml:space="preserve"> </w:t>
      </w:r>
      <w:r w:rsidRPr="00445F7E">
        <w:rPr>
          <w:rFonts w:ascii="David" w:hAnsi="David" w:cs="David" w:hint="cs"/>
          <w:i/>
          <w:sz w:val="24"/>
          <w:szCs w:val="24"/>
          <w:rtl/>
        </w:rPr>
        <w:t>ששולמו</w:t>
      </w:r>
      <w:r w:rsidRPr="00445F7E">
        <w:rPr>
          <w:rFonts w:ascii="David" w:hAnsi="David" w:cs="David"/>
          <w:i/>
          <w:sz w:val="24"/>
          <w:szCs w:val="24"/>
          <w:rtl/>
        </w:rPr>
        <w:t xml:space="preserve"> </w:t>
      </w:r>
      <w:r w:rsidRPr="00445F7E">
        <w:rPr>
          <w:rFonts w:ascii="David" w:hAnsi="David" w:cs="David" w:hint="cs"/>
          <w:i/>
          <w:sz w:val="24"/>
          <w:szCs w:val="24"/>
          <w:rtl/>
        </w:rPr>
        <w:t>לקבלנים</w:t>
      </w:r>
      <w:r w:rsidRPr="00445F7E">
        <w:rPr>
          <w:rFonts w:ascii="David" w:hAnsi="David" w:cs="David"/>
          <w:i/>
          <w:sz w:val="24"/>
          <w:szCs w:val="24"/>
          <w:rtl/>
        </w:rPr>
        <w:t xml:space="preserve"> </w:t>
      </w:r>
      <w:r w:rsidRPr="00445F7E">
        <w:rPr>
          <w:rFonts w:ascii="David" w:hAnsi="David" w:cs="David" w:hint="cs"/>
          <w:i/>
          <w:sz w:val="24"/>
          <w:szCs w:val="24"/>
          <w:rtl/>
        </w:rPr>
        <w:t>מיוחדים</w:t>
      </w:r>
      <w:r w:rsidRPr="00445F7E">
        <w:rPr>
          <w:rFonts w:ascii="David" w:hAnsi="David" w:cs="David"/>
          <w:i/>
          <w:sz w:val="24"/>
          <w:szCs w:val="24"/>
          <w:rtl/>
        </w:rPr>
        <w:t xml:space="preserve">, </w:t>
      </w:r>
      <w:r w:rsidRPr="00445F7E">
        <w:rPr>
          <w:rFonts w:ascii="David" w:hAnsi="David" w:cs="David" w:hint="cs"/>
          <w:i/>
          <w:sz w:val="24"/>
          <w:szCs w:val="24"/>
          <w:rtl/>
        </w:rPr>
        <w:t>לפני</w:t>
      </w:r>
      <w:r w:rsidRPr="00445F7E">
        <w:rPr>
          <w:rFonts w:ascii="David" w:hAnsi="David" w:cs="David"/>
          <w:i/>
          <w:sz w:val="24"/>
          <w:szCs w:val="24"/>
          <w:rtl/>
        </w:rPr>
        <w:t xml:space="preserve"> </w:t>
      </w:r>
      <w:r w:rsidRPr="00445F7E">
        <w:rPr>
          <w:rFonts w:ascii="David" w:hAnsi="David" w:cs="David" w:hint="cs"/>
          <w:i/>
          <w:sz w:val="24"/>
          <w:szCs w:val="24"/>
          <w:rtl/>
        </w:rPr>
        <w:t>הגשתו</w:t>
      </w:r>
      <w:r w:rsidRPr="00445F7E">
        <w:rPr>
          <w:rFonts w:ascii="David" w:hAnsi="David" w:cs="David"/>
          <w:i/>
          <w:sz w:val="24"/>
          <w:szCs w:val="24"/>
          <w:rtl/>
        </w:rPr>
        <w:t>.</w:t>
      </w:r>
    </w:p>
    <w:p w14:paraId="2BBCB0F4" w14:textId="748FA5A3" w:rsidR="00EF4F1C" w:rsidRDefault="00EF4F1C" w:rsidP="00445F7E">
      <w:pPr>
        <w:spacing w:after="0" w:afterAutospacing="0" w:line="240" w:lineRule="auto"/>
        <w:ind w:left="799"/>
        <w:rPr>
          <w:rFonts w:ascii="David" w:hAnsi="David" w:cs="David"/>
          <w:sz w:val="24"/>
          <w:szCs w:val="24"/>
          <w:rtl/>
        </w:rPr>
      </w:pPr>
      <w:r w:rsidRPr="00445F7E">
        <w:rPr>
          <w:rFonts w:ascii="David" w:hAnsi="David" w:cs="David" w:hint="cs"/>
          <w:sz w:val="24"/>
          <w:szCs w:val="24"/>
          <w:rtl/>
        </w:rPr>
        <w:t>למען</w:t>
      </w:r>
      <w:r w:rsidRPr="00445F7E">
        <w:rPr>
          <w:rFonts w:ascii="David" w:hAnsi="David" w:cs="David"/>
          <w:sz w:val="24"/>
          <w:szCs w:val="24"/>
          <w:rtl/>
        </w:rPr>
        <w:t xml:space="preserve"> </w:t>
      </w:r>
      <w:r w:rsidRPr="00445F7E">
        <w:rPr>
          <w:rFonts w:ascii="David" w:hAnsi="David" w:cs="David" w:hint="cs"/>
          <w:sz w:val="24"/>
          <w:szCs w:val="24"/>
          <w:rtl/>
        </w:rPr>
        <w:t>הסר</w:t>
      </w:r>
      <w:r w:rsidRPr="00445F7E">
        <w:rPr>
          <w:rFonts w:ascii="David" w:hAnsi="David" w:cs="David"/>
          <w:sz w:val="24"/>
          <w:szCs w:val="24"/>
          <w:rtl/>
        </w:rPr>
        <w:t xml:space="preserve"> </w:t>
      </w:r>
      <w:r w:rsidRPr="00445F7E">
        <w:rPr>
          <w:rFonts w:ascii="David" w:hAnsi="David" w:cs="David" w:hint="cs"/>
          <w:sz w:val="24"/>
          <w:szCs w:val="24"/>
          <w:rtl/>
        </w:rPr>
        <w:t>ספק</w:t>
      </w:r>
      <w:r w:rsidRPr="00445F7E">
        <w:rPr>
          <w:rFonts w:ascii="David" w:hAnsi="David" w:cs="David"/>
          <w:sz w:val="24"/>
          <w:szCs w:val="24"/>
          <w:rtl/>
        </w:rPr>
        <w:t xml:space="preserve"> </w:t>
      </w:r>
      <w:r w:rsidRPr="00445F7E">
        <w:rPr>
          <w:rFonts w:ascii="David" w:hAnsi="David" w:cs="David" w:hint="cs"/>
          <w:sz w:val="24"/>
          <w:szCs w:val="24"/>
          <w:rtl/>
        </w:rPr>
        <w:t>מובהר</w:t>
      </w:r>
      <w:r w:rsidRPr="00445F7E">
        <w:rPr>
          <w:rFonts w:ascii="David" w:hAnsi="David" w:cs="David"/>
          <w:sz w:val="24"/>
          <w:szCs w:val="24"/>
          <w:rtl/>
        </w:rPr>
        <w:t xml:space="preserve"> </w:t>
      </w:r>
      <w:r w:rsidRPr="00445F7E">
        <w:rPr>
          <w:rFonts w:ascii="David" w:hAnsi="David" w:cs="David" w:hint="cs"/>
          <w:sz w:val="24"/>
          <w:szCs w:val="24"/>
          <w:rtl/>
        </w:rPr>
        <w:t>כי</w:t>
      </w:r>
      <w:r w:rsidRPr="00445F7E">
        <w:rPr>
          <w:rFonts w:ascii="David" w:hAnsi="David" w:cs="David"/>
          <w:sz w:val="24"/>
          <w:szCs w:val="24"/>
          <w:rtl/>
        </w:rPr>
        <w:t xml:space="preserve"> </w:t>
      </w:r>
      <w:r w:rsidRPr="00445F7E">
        <w:rPr>
          <w:rFonts w:ascii="David" w:hAnsi="David" w:cs="David" w:hint="cs"/>
          <w:sz w:val="24"/>
          <w:szCs w:val="24"/>
          <w:rtl/>
        </w:rPr>
        <w:t>בכל</w:t>
      </w:r>
      <w:r w:rsidRPr="00445F7E">
        <w:rPr>
          <w:rFonts w:ascii="David" w:hAnsi="David" w:cs="David"/>
          <w:sz w:val="24"/>
          <w:szCs w:val="24"/>
          <w:rtl/>
        </w:rPr>
        <w:t xml:space="preserve"> </w:t>
      </w:r>
      <w:r w:rsidRPr="00445F7E">
        <w:rPr>
          <w:rFonts w:ascii="David" w:hAnsi="David" w:cs="David" w:hint="cs"/>
          <w:sz w:val="24"/>
          <w:szCs w:val="24"/>
          <w:rtl/>
        </w:rPr>
        <w:t>מקרה</w:t>
      </w:r>
      <w:r w:rsidRPr="00445F7E">
        <w:rPr>
          <w:rFonts w:ascii="David" w:hAnsi="David" w:cs="David"/>
          <w:sz w:val="24"/>
          <w:szCs w:val="24"/>
          <w:rtl/>
        </w:rPr>
        <w:t xml:space="preserve"> </w:t>
      </w:r>
      <w:r w:rsidRPr="00445F7E">
        <w:rPr>
          <w:rFonts w:ascii="David" w:hAnsi="David" w:cs="David" w:hint="cs"/>
          <w:sz w:val="24"/>
          <w:szCs w:val="24"/>
          <w:rtl/>
        </w:rPr>
        <w:t>רשויות</w:t>
      </w:r>
      <w:r w:rsidRPr="00445F7E">
        <w:rPr>
          <w:rFonts w:ascii="David" w:hAnsi="David" w:cs="David"/>
          <w:sz w:val="24"/>
          <w:szCs w:val="24"/>
          <w:rtl/>
        </w:rPr>
        <w:t xml:space="preserve"> </w:t>
      </w:r>
      <w:r w:rsidRPr="00445F7E">
        <w:rPr>
          <w:rFonts w:ascii="David" w:hAnsi="David" w:cs="David" w:hint="cs"/>
          <w:sz w:val="24"/>
          <w:szCs w:val="24"/>
          <w:rtl/>
        </w:rPr>
        <w:t>מוסמכות</w:t>
      </w:r>
      <w:r w:rsidRPr="00445F7E">
        <w:rPr>
          <w:rFonts w:ascii="David" w:hAnsi="David" w:cs="David"/>
          <w:sz w:val="24"/>
          <w:szCs w:val="24"/>
          <w:rtl/>
        </w:rPr>
        <w:t xml:space="preserve">, </w:t>
      </w:r>
      <w:r w:rsidRPr="00445F7E">
        <w:rPr>
          <w:rFonts w:ascii="David" w:hAnsi="David" w:cs="David" w:hint="cs"/>
          <w:sz w:val="24"/>
          <w:szCs w:val="24"/>
          <w:rtl/>
        </w:rPr>
        <w:t>חברת</w:t>
      </w:r>
      <w:r w:rsidRPr="00445F7E">
        <w:rPr>
          <w:rFonts w:ascii="David" w:hAnsi="David" w:cs="David"/>
          <w:sz w:val="24"/>
          <w:szCs w:val="24"/>
          <w:rtl/>
        </w:rPr>
        <w:t xml:space="preserve"> </w:t>
      </w:r>
      <w:r w:rsidRPr="00445F7E">
        <w:rPr>
          <w:rFonts w:ascii="David" w:hAnsi="David" w:cs="David" w:hint="cs"/>
          <w:sz w:val="24"/>
          <w:szCs w:val="24"/>
          <w:rtl/>
        </w:rPr>
        <w:t>חשמל</w:t>
      </w:r>
      <w:r w:rsidRPr="00445F7E">
        <w:rPr>
          <w:rFonts w:ascii="David" w:hAnsi="David" w:cs="David"/>
          <w:sz w:val="24"/>
          <w:szCs w:val="24"/>
          <w:rtl/>
        </w:rPr>
        <w:t xml:space="preserve">, </w:t>
      </w:r>
      <w:r w:rsidRPr="00445F7E">
        <w:rPr>
          <w:rFonts w:ascii="David" w:hAnsi="David" w:cs="David" w:hint="cs"/>
          <w:sz w:val="24"/>
          <w:szCs w:val="24"/>
          <w:rtl/>
        </w:rPr>
        <w:t>בזק</w:t>
      </w:r>
      <w:r w:rsidRPr="00445F7E">
        <w:rPr>
          <w:rFonts w:ascii="David" w:hAnsi="David" w:cs="David"/>
          <w:sz w:val="24"/>
          <w:szCs w:val="24"/>
          <w:rtl/>
        </w:rPr>
        <w:t xml:space="preserve">, </w:t>
      </w:r>
      <w:r w:rsidRPr="00445F7E">
        <w:rPr>
          <w:rFonts w:ascii="David" w:hAnsi="David" w:cs="David" w:hint="cs"/>
          <w:sz w:val="24"/>
          <w:szCs w:val="24"/>
          <w:rtl/>
        </w:rPr>
        <w:t>חברות</w:t>
      </w:r>
      <w:r w:rsidRPr="00445F7E">
        <w:rPr>
          <w:rFonts w:ascii="David" w:hAnsi="David" w:cs="David"/>
          <w:sz w:val="24"/>
          <w:szCs w:val="24"/>
          <w:rtl/>
        </w:rPr>
        <w:t xml:space="preserve"> </w:t>
      </w:r>
      <w:r w:rsidRPr="00445F7E">
        <w:rPr>
          <w:rFonts w:ascii="David" w:hAnsi="David" w:cs="David" w:hint="cs"/>
          <w:sz w:val="24"/>
          <w:szCs w:val="24"/>
          <w:rtl/>
        </w:rPr>
        <w:t>הכבלים</w:t>
      </w:r>
      <w:r w:rsidRPr="00445F7E">
        <w:rPr>
          <w:rFonts w:ascii="David" w:hAnsi="David" w:cs="David"/>
          <w:sz w:val="24"/>
          <w:szCs w:val="24"/>
          <w:rtl/>
        </w:rPr>
        <w:t xml:space="preserve">, </w:t>
      </w:r>
      <w:r w:rsidRPr="00445F7E">
        <w:rPr>
          <w:rFonts w:ascii="David" w:hAnsi="David" w:cs="David" w:hint="cs"/>
          <w:sz w:val="24"/>
          <w:szCs w:val="24"/>
          <w:rtl/>
        </w:rPr>
        <w:t>חברת</w:t>
      </w:r>
      <w:r w:rsidRPr="00445F7E">
        <w:rPr>
          <w:rFonts w:ascii="David" w:hAnsi="David" w:cs="David"/>
          <w:sz w:val="24"/>
          <w:szCs w:val="24"/>
          <w:rtl/>
        </w:rPr>
        <w:t xml:space="preserve"> </w:t>
      </w:r>
      <w:r w:rsidRPr="00445F7E">
        <w:rPr>
          <w:rFonts w:ascii="David" w:hAnsi="David" w:cs="David" w:hint="cs"/>
          <w:sz w:val="24"/>
          <w:szCs w:val="24"/>
          <w:rtl/>
        </w:rPr>
        <w:t>הלוין</w:t>
      </w:r>
      <w:r w:rsidRPr="00445F7E">
        <w:rPr>
          <w:rFonts w:ascii="David" w:hAnsi="David" w:cs="David"/>
          <w:sz w:val="24"/>
          <w:szCs w:val="24"/>
          <w:rtl/>
        </w:rPr>
        <w:t xml:space="preserve"> </w:t>
      </w:r>
      <w:r w:rsidRPr="00445F7E">
        <w:rPr>
          <w:rFonts w:ascii="David" w:hAnsi="David" w:cs="David" w:hint="cs"/>
          <w:sz w:val="24"/>
          <w:szCs w:val="24"/>
          <w:rtl/>
        </w:rPr>
        <w:t>וכל</w:t>
      </w:r>
      <w:r w:rsidRPr="00445F7E">
        <w:rPr>
          <w:rFonts w:ascii="David" w:hAnsi="David" w:cs="David"/>
          <w:sz w:val="24"/>
          <w:szCs w:val="24"/>
          <w:rtl/>
        </w:rPr>
        <w:t xml:space="preserve"> </w:t>
      </w:r>
      <w:r w:rsidRPr="00445F7E">
        <w:rPr>
          <w:rFonts w:ascii="David" w:hAnsi="David" w:cs="David" w:hint="cs"/>
          <w:sz w:val="24"/>
          <w:szCs w:val="24"/>
          <w:rtl/>
        </w:rPr>
        <w:t>גוף</w:t>
      </w:r>
      <w:r w:rsidRPr="00445F7E">
        <w:rPr>
          <w:rFonts w:ascii="David" w:hAnsi="David" w:cs="David"/>
          <w:sz w:val="24"/>
          <w:szCs w:val="24"/>
          <w:rtl/>
        </w:rPr>
        <w:t xml:space="preserve"> </w:t>
      </w:r>
      <w:r w:rsidRPr="00445F7E">
        <w:rPr>
          <w:rFonts w:ascii="David" w:hAnsi="David" w:cs="David" w:hint="cs"/>
          <w:sz w:val="24"/>
          <w:szCs w:val="24"/>
          <w:rtl/>
        </w:rPr>
        <w:t>שיבוא</w:t>
      </w:r>
      <w:r w:rsidRPr="00445F7E">
        <w:rPr>
          <w:rFonts w:ascii="David" w:hAnsi="David" w:cs="David"/>
          <w:sz w:val="24"/>
          <w:szCs w:val="24"/>
          <w:rtl/>
        </w:rPr>
        <w:t xml:space="preserve"> </w:t>
      </w:r>
      <w:r w:rsidRPr="00445F7E">
        <w:rPr>
          <w:rFonts w:ascii="David" w:hAnsi="David" w:cs="David" w:hint="cs"/>
          <w:sz w:val="24"/>
          <w:szCs w:val="24"/>
          <w:rtl/>
        </w:rPr>
        <w:t>במקומם</w:t>
      </w:r>
      <w:r w:rsidRPr="00445F7E">
        <w:rPr>
          <w:rFonts w:ascii="David" w:hAnsi="David" w:cs="David"/>
          <w:sz w:val="24"/>
          <w:szCs w:val="24"/>
          <w:rtl/>
        </w:rPr>
        <w:t xml:space="preserve">, </w:t>
      </w:r>
      <w:r w:rsidRPr="00445F7E">
        <w:rPr>
          <w:rFonts w:ascii="David" w:hAnsi="David" w:cs="David" w:hint="cs"/>
          <w:sz w:val="24"/>
          <w:szCs w:val="24"/>
          <w:rtl/>
        </w:rPr>
        <w:t>לא</w:t>
      </w:r>
      <w:r w:rsidRPr="00445F7E">
        <w:rPr>
          <w:rFonts w:ascii="David" w:hAnsi="David" w:cs="David"/>
          <w:sz w:val="24"/>
          <w:szCs w:val="24"/>
          <w:rtl/>
        </w:rPr>
        <w:t xml:space="preserve"> </w:t>
      </w:r>
      <w:r w:rsidRPr="00445F7E">
        <w:rPr>
          <w:rFonts w:ascii="David" w:hAnsi="David" w:cs="David" w:hint="cs"/>
          <w:sz w:val="24"/>
          <w:szCs w:val="24"/>
          <w:rtl/>
        </w:rPr>
        <w:t>יהוו</w:t>
      </w:r>
      <w:r w:rsidRPr="00445F7E">
        <w:rPr>
          <w:rFonts w:ascii="David" w:hAnsi="David" w:cs="David"/>
          <w:sz w:val="24"/>
          <w:szCs w:val="24"/>
          <w:rtl/>
        </w:rPr>
        <w:t xml:space="preserve"> </w:t>
      </w:r>
      <w:r w:rsidRPr="00445F7E">
        <w:rPr>
          <w:rFonts w:ascii="David" w:hAnsi="David" w:cs="David" w:hint="cs"/>
          <w:sz w:val="24"/>
          <w:szCs w:val="24"/>
          <w:rtl/>
        </w:rPr>
        <w:t>קבלנים</w:t>
      </w:r>
      <w:r w:rsidRPr="00445F7E">
        <w:rPr>
          <w:rFonts w:ascii="David" w:hAnsi="David" w:cs="David"/>
          <w:sz w:val="24"/>
          <w:szCs w:val="24"/>
          <w:rtl/>
        </w:rPr>
        <w:t xml:space="preserve"> </w:t>
      </w:r>
      <w:r w:rsidRPr="00445F7E">
        <w:rPr>
          <w:rFonts w:ascii="David" w:hAnsi="David" w:cs="David" w:hint="cs"/>
          <w:sz w:val="24"/>
          <w:szCs w:val="24"/>
          <w:rtl/>
        </w:rPr>
        <w:t>מיוחדים</w:t>
      </w:r>
      <w:r w:rsidRPr="00445F7E">
        <w:rPr>
          <w:rFonts w:ascii="David" w:hAnsi="David" w:cs="David"/>
          <w:sz w:val="24"/>
          <w:szCs w:val="24"/>
          <w:rtl/>
        </w:rPr>
        <w:t xml:space="preserve"> </w:t>
      </w:r>
      <w:r w:rsidRPr="00445F7E">
        <w:rPr>
          <w:rFonts w:ascii="David" w:hAnsi="David" w:cs="David" w:hint="cs"/>
          <w:sz w:val="24"/>
          <w:szCs w:val="24"/>
          <w:rtl/>
        </w:rPr>
        <w:t>לעניין</w:t>
      </w:r>
      <w:r w:rsidRPr="00445F7E">
        <w:rPr>
          <w:rFonts w:ascii="David" w:hAnsi="David" w:cs="David"/>
          <w:sz w:val="24"/>
          <w:szCs w:val="24"/>
          <w:rtl/>
        </w:rPr>
        <w:t xml:space="preserve"> </w:t>
      </w:r>
      <w:r w:rsidRPr="00445F7E">
        <w:rPr>
          <w:rFonts w:ascii="David" w:hAnsi="David" w:cs="David" w:hint="cs"/>
          <w:sz w:val="24"/>
          <w:szCs w:val="24"/>
          <w:rtl/>
        </w:rPr>
        <w:t>זכאות</w:t>
      </w:r>
      <w:r w:rsidRPr="00445F7E">
        <w:rPr>
          <w:rFonts w:ascii="David" w:hAnsi="David" w:cs="David"/>
          <w:sz w:val="24"/>
          <w:szCs w:val="24"/>
          <w:rtl/>
        </w:rPr>
        <w:t xml:space="preserve"> </w:t>
      </w:r>
      <w:r w:rsidRPr="00445F7E">
        <w:rPr>
          <w:rFonts w:ascii="David" w:hAnsi="David" w:cs="David" w:hint="cs"/>
          <w:sz w:val="24"/>
          <w:szCs w:val="24"/>
          <w:rtl/>
        </w:rPr>
        <w:t>הקבלן</w:t>
      </w:r>
      <w:r w:rsidRPr="00445F7E">
        <w:rPr>
          <w:rFonts w:ascii="David" w:hAnsi="David" w:cs="David"/>
          <w:sz w:val="24"/>
          <w:szCs w:val="24"/>
          <w:rtl/>
        </w:rPr>
        <w:t xml:space="preserve"> </w:t>
      </w:r>
      <w:r w:rsidRPr="00445F7E">
        <w:rPr>
          <w:rFonts w:ascii="David" w:hAnsi="David" w:cs="David" w:hint="cs"/>
          <w:sz w:val="24"/>
          <w:szCs w:val="24"/>
          <w:rtl/>
        </w:rPr>
        <w:t>לעמלה</w:t>
      </w:r>
      <w:r w:rsidRPr="00445F7E">
        <w:rPr>
          <w:rFonts w:ascii="David" w:hAnsi="David" w:cs="David"/>
          <w:sz w:val="24"/>
          <w:szCs w:val="24"/>
          <w:rtl/>
        </w:rPr>
        <w:t xml:space="preserve"> </w:t>
      </w:r>
      <w:r w:rsidRPr="00445F7E">
        <w:rPr>
          <w:rFonts w:ascii="David" w:hAnsi="David" w:cs="David" w:hint="cs"/>
          <w:sz w:val="24"/>
          <w:szCs w:val="24"/>
          <w:rtl/>
        </w:rPr>
        <w:t>כאמור</w:t>
      </w:r>
      <w:r w:rsidRPr="00445F7E">
        <w:rPr>
          <w:rFonts w:ascii="David" w:hAnsi="David" w:cs="David"/>
          <w:sz w:val="24"/>
          <w:szCs w:val="24"/>
          <w:rtl/>
        </w:rPr>
        <w:t xml:space="preserve">, </w:t>
      </w:r>
      <w:r w:rsidRPr="00445F7E">
        <w:rPr>
          <w:rFonts w:ascii="David" w:hAnsi="David" w:cs="David" w:hint="cs"/>
          <w:sz w:val="24"/>
          <w:szCs w:val="24"/>
          <w:rtl/>
        </w:rPr>
        <w:t>ובכלל</w:t>
      </w:r>
      <w:r w:rsidRPr="00445F7E">
        <w:rPr>
          <w:rFonts w:ascii="David" w:hAnsi="David" w:cs="David"/>
          <w:sz w:val="24"/>
          <w:szCs w:val="24"/>
          <w:rtl/>
        </w:rPr>
        <w:t xml:space="preserve"> </w:t>
      </w:r>
      <w:r w:rsidRPr="00445F7E">
        <w:rPr>
          <w:rFonts w:ascii="David" w:hAnsi="David" w:cs="David" w:hint="cs"/>
          <w:sz w:val="24"/>
          <w:szCs w:val="24"/>
          <w:rtl/>
        </w:rPr>
        <w:t>זה</w:t>
      </w:r>
      <w:r w:rsidRPr="00445F7E">
        <w:rPr>
          <w:rFonts w:ascii="David" w:hAnsi="David" w:cs="David"/>
          <w:sz w:val="24"/>
          <w:szCs w:val="24"/>
          <w:rtl/>
        </w:rPr>
        <w:t xml:space="preserve"> </w:t>
      </w:r>
      <w:r w:rsidRPr="00445F7E">
        <w:rPr>
          <w:rFonts w:ascii="David" w:hAnsi="David" w:cs="David" w:hint="cs"/>
          <w:sz w:val="24"/>
          <w:szCs w:val="24"/>
          <w:rtl/>
        </w:rPr>
        <w:t>גם</w:t>
      </w:r>
      <w:r w:rsidRPr="00445F7E">
        <w:rPr>
          <w:rFonts w:ascii="David" w:hAnsi="David" w:cs="David"/>
          <w:sz w:val="24"/>
          <w:szCs w:val="24"/>
          <w:rtl/>
        </w:rPr>
        <w:t xml:space="preserve"> </w:t>
      </w:r>
      <w:r w:rsidRPr="00445F7E">
        <w:rPr>
          <w:rFonts w:ascii="David" w:hAnsi="David" w:cs="David" w:hint="cs"/>
          <w:sz w:val="24"/>
          <w:szCs w:val="24"/>
          <w:rtl/>
        </w:rPr>
        <w:t>קבלני</w:t>
      </w:r>
      <w:r w:rsidRPr="00445F7E">
        <w:rPr>
          <w:rFonts w:ascii="David" w:hAnsi="David" w:cs="David"/>
          <w:sz w:val="24"/>
          <w:szCs w:val="24"/>
          <w:rtl/>
        </w:rPr>
        <w:t xml:space="preserve"> </w:t>
      </w:r>
      <w:r w:rsidRPr="00445F7E">
        <w:rPr>
          <w:rFonts w:ascii="David" w:hAnsi="David" w:cs="David" w:hint="cs"/>
          <w:sz w:val="24"/>
          <w:szCs w:val="24"/>
          <w:rtl/>
        </w:rPr>
        <w:t>ריהוט</w:t>
      </w:r>
      <w:r w:rsidRPr="00445F7E">
        <w:rPr>
          <w:rFonts w:ascii="David" w:hAnsi="David" w:cs="David"/>
          <w:sz w:val="24"/>
          <w:szCs w:val="24"/>
          <w:rtl/>
        </w:rPr>
        <w:t xml:space="preserve">, </w:t>
      </w:r>
      <w:r w:rsidRPr="00445F7E">
        <w:rPr>
          <w:rFonts w:ascii="David" w:hAnsi="David" w:cs="David" w:hint="cs"/>
          <w:sz w:val="24"/>
          <w:szCs w:val="24"/>
          <w:rtl/>
        </w:rPr>
        <w:t>ציוד</w:t>
      </w:r>
      <w:r w:rsidRPr="00445F7E">
        <w:rPr>
          <w:rFonts w:ascii="David" w:hAnsi="David" w:cs="David"/>
          <w:sz w:val="24"/>
          <w:szCs w:val="24"/>
          <w:rtl/>
        </w:rPr>
        <w:t xml:space="preserve"> </w:t>
      </w:r>
      <w:r w:rsidRPr="00445F7E">
        <w:rPr>
          <w:rFonts w:ascii="David" w:hAnsi="David" w:cs="David" w:hint="cs"/>
          <w:sz w:val="24"/>
          <w:szCs w:val="24"/>
          <w:rtl/>
        </w:rPr>
        <w:t>ואביזרים</w:t>
      </w:r>
      <w:r w:rsidRPr="00445F7E">
        <w:rPr>
          <w:rFonts w:ascii="David" w:hAnsi="David" w:cs="David"/>
          <w:sz w:val="24"/>
          <w:szCs w:val="24"/>
          <w:rtl/>
        </w:rPr>
        <w:t xml:space="preserve"> </w:t>
      </w:r>
      <w:r w:rsidRPr="00445F7E">
        <w:rPr>
          <w:rFonts w:ascii="David" w:hAnsi="David" w:cs="David" w:hint="cs"/>
          <w:sz w:val="24"/>
          <w:szCs w:val="24"/>
          <w:rtl/>
        </w:rPr>
        <w:t>בדירות</w:t>
      </w:r>
      <w:r w:rsidRPr="00445F7E">
        <w:rPr>
          <w:rFonts w:ascii="David" w:hAnsi="David" w:cs="David"/>
          <w:sz w:val="24"/>
          <w:szCs w:val="24"/>
          <w:rtl/>
        </w:rPr>
        <w:t>/</w:t>
      </w:r>
      <w:r w:rsidRPr="00445F7E">
        <w:rPr>
          <w:rFonts w:ascii="David" w:hAnsi="David" w:cs="David" w:hint="cs"/>
          <w:sz w:val="24"/>
          <w:szCs w:val="24"/>
          <w:rtl/>
        </w:rPr>
        <w:t>קומה</w:t>
      </w:r>
      <w:r w:rsidRPr="00445F7E">
        <w:rPr>
          <w:rFonts w:ascii="David" w:hAnsi="David" w:cs="David"/>
          <w:sz w:val="24"/>
          <w:szCs w:val="24"/>
          <w:rtl/>
        </w:rPr>
        <w:t xml:space="preserve"> </w:t>
      </w:r>
      <w:r w:rsidRPr="00445F7E">
        <w:rPr>
          <w:rFonts w:ascii="David" w:hAnsi="David" w:cs="David" w:hint="cs"/>
          <w:sz w:val="24"/>
          <w:szCs w:val="24"/>
          <w:rtl/>
        </w:rPr>
        <w:t>לדוגמא</w:t>
      </w:r>
      <w:r w:rsidRPr="00445F7E">
        <w:rPr>
          <w:rFonts w:ascii="David" w:hAnsi="David" w:cs="David"/>
          <w:sz w:val="24"/>
          <w:szCs w:val="24"/>
          <w:rtl/>
        </w:rPr>
        <w:t xml:space="preserve">. </w:t>
      </w:r>
      <w:r w:rsidRPr="00445F7E">
        <w:rPr>
          <w:rFonts w:ascii="David" w:hAnsi="David" w:cs="David" w:hint="cs"/>
          <w:sz w:val="24"/>
          <w:szCs w:val="24"/>
          <w:rtl/>
        </w:rPr>
        <w:t>לרבות</w:t>
      </w:r>
      <w:r w:rsidRPr="00445F7E">
        <w:rPr>
          <w:rFonts w:ascii="David" w:hAnsi="David" w:cs="David"/>
          <w:sz w:val="24"/>
          <w:szCs w:val="24"/>
          <w:rtl/>
        </w:rPr>
        <w:t xml:space="preserve"> </w:t>
      </w:r>
      <w:r w:rsidRPr="00445F7E">
        <w:rPr>
          <w:rFonts w:ascii="David" w:hAnsi="David" w:cs="David" w:hint="cs"/>
          <w:sz w:val="24"/>
          <w:szCs w:val="24"/>
          <w:rtl/>
        </w:rPr>
        <w:t>קבלני</w:t>
      </w:r>
      <w:r w:rsidRPr="00445F7E">
        <w:rPr>
          <w:rFonts w:ascii="David" w:hAnsi="David" w:cs="David"/>
          <w:sz w:val="24"/>
          <w:szCs w:val="24"/>
          <w:rtl/>
        </w:rPr>
        <w:t xml:space="preserve"> </w:t>
      </w:r>
      <w:r w:rsidRPr="00445F7E">
        <w:rPr>
          <w:rFonts w:ascii="David" w:hAnsi="David" w:cs="David" w:hint="cs"/>
          <w:sz w:val="24"/>
          <w:szCs w:val="24"/>
          <w:rtl/>
        </w:rPr>
        <w:t>ריהוט</w:t>
      </w:r>
      <w:r w:rsidRPr="00445F7E">
        <w:rPr>
          <w:rFonts w:ascii="David" w:hAnsi="David" w:cs="David"/>
          <w:sz w:val="24"/>
          <w:szCs w:val="24"/>
          <w:rtl/>
        </w:rPr>
        <w:t xml:space="preserve"> </w:t>
      </w:r>
      <w:r w:rsidRPr="00445F7E">
        <w:rPr>
          <w:rFonts w:ascii="David" w:hAnsi="David" w:cs="David" w:hint="cs"/>
          <w:sz w:val="24"/>
          <w:szCs w:val="24"/>
          <w:rtl/>
        </w:rPr>
        <w:t>וציוד</w:t>
      </w:r>
      <w:r w:rsidRPr="00445F7E">
        <w:rPr>
          <w:rFonts w:ascii="David" w:hAnsi="David" w:cs="David"/>
          <w:sz w:val="24"/>
          <w:szCs w:val="24"/>
          <w:rtl/>
        </w:rPr>
        <w:t xml:space="preserve"> </w:t>
      </w:r>
      <w:r w:rsidRPr="00445F7E">
        <w:rPr>
          <w:rFonts w:ascii="David" w:hAnsi="David" w:cs="David" w:hint="cs"/>
          <w:sz w:val="24"/>
          <w:szCs w:val="24"/>
          <w:rtl/>
        </w:rPr>
        <w:t>עבור</w:t>
      </w:r>
      <w:r w:rsidRPr="00445F7E">
        <w:rPr>
          <w:rFonts w:ascii="David" w:hAnsi="David" w:cs="David"/>
          <w:sz w:val="24"/>
          <w:szCs w:val="24"/>
          <w:rtl/>
        </w:rPr>
        <w:t xml:space="preserve"> </w:t>
      </w:r>
      <w:r w:rsidRPr="00445F7E">
        <w:rPr>
          <w:rFonts w:ascii="David" w:hAnsi="David" w:cs="David" w:hint="cs"/>
          <w:sz w:val="24"/>
          <w:szCs w:val="24"/>
          <w:rtl/>
        </w:rPr>
        <w:t>השטחים</w:t>
      </w:r>
      <w:r w:rsidRPr="00445F7E">
        <w:rPr>
          <w:rFonts w:ascii="David" w:hAnsi="David" w:cs="David"/>
          <w:sz w:val="24"/>
          <w:szCs w:val="24"/>
          <w:rtl/>
        </w:rPr>
        <w:t xml:space="preserve"> </w:t>
      </w:r>
      <w:r w:rsidRPr="00445F7E">
        <w:rPr>
          <w:rFonts w:ascii="David" w:hAnsi="David" w:cs="David" w:hint="cs"/>
          <w:sz w:val="24"/>
          <w:szCs w:val="24"/>
          <w:rtl/>
        </w:rPr>
        <w:t>המשותפים</w:t>
      </w:r>
      <w:r w:rsidRPr="00445F7E">
        <w:rPr>
          <w:rFonts w:ascii="David" w:hAnsi="David" w:cs="David"/>
          <w:sz w:val="24"/>
          <w:szCs w:val="24"/>
          <w:rtl/>
        </w:rPr>
        <w:t xml:space="preserve"> </w:t>
      </w:r>
      <w:r w:rsidRPr="00445F7E">
        <w:rPr>
          <w:rFonts w:ascii="David" w:hAnsi="David" w:cs="David" w:hint="cs"/>
          <w:sz w:val="24"/>
          <w:szCs w:val="24"/>
          <w:rtl/>
        </w:rPr>
        <w:t>למניעת</w:t>
      </w:r>
      <w:r w:rsidRPr="00445F7E">
        <w:rPr>
          <w:rFonts w:ascii="David" w:hAnsi="David" w:cs="David"/>
          <w:sz w:val="24"/>
          <w:szCs w:val="24"/>
          <w:rtl/>
        </w:rPr>
        <w:t xml:space="preserve"> </w:t>
      </w:r>
      <w:r w:rsidRPr="00445F7E">
        <w:rPr>
          <w:rFonts w:ascii="David" w:hAnsi="David" w:cs="David" w:hint="cs"/>
          <w:sz w:val="24"/>
          <w:szCs w:val="24"/>
          <w:rtl/>
        </w:rPr>
        <w:t>ספקות</w:t>
      </w:r>
      <w:r w:rsidRPr="00445F7E">
        <w:rPr>
          <w:rFonts w:ascii="David" w:hAnsi="David" w:cs="David"/>
          <w:sz w:val="24"/>
          <w:szCs w:val="24"/>
          <w:rtl/>
        </w:rPr>
        <w:t xml:space="preserve"> </w:t>
      </w:r>
      <w:r w:rsidRPr="00445F7E">
        <w:rPr>
          <w:rFonts w:ascii="David" w:hAnsi="David" w:cs="David" w:hint="cs"/>
          <w:sz w:val="24"/>
          <w:szCs w:val="24"/>
          <w:rtl/>
        </w:rPr>
        <w:t>מוצהר</w:t>
      </w:r>
      <w:r w:rsidRPr="00445F7E">
        <w:rPr>
          <w:rFonts w:ascii="David" w:hAnsi="David" w:cs="David"/>
          <w:sz w:val="24"/>
          <w:szCs w:val="24"/>
          <w:rtl/>
        </w:rPr>
        <w:t xml:space="preserve"> </w:t>
      </w:r>
      <w:r w:rsidRPr="00445F7E">
        <w:rPr>
          <w:rFonts w:ascii="David" w:hAnsi="David" w:cs="David" w:hint="cs"/>
          <w:sz w:val="24"/>
          <w:szCs w:val="24"/>
          <w:rtl/>
        </w:rPr>
        <w:t>במפורש</w:t>
      </w:r>
      <w:r w:rsidRPr="00445F7E">
        <w:rPr>
          <w:rFonts w:ascii="David" w:hAnsi="David" w:cs="David"/>
          <w:sz w:val="24"/>
          <w:szCs w:val="24"/>
          <w:rtl/>
        </w:rPr>
        <w:t xml:space="preserve"> </w:t>
      </w:r>
      <w:r w:rsidRPr="00445F7E">
        <w:rPr>
          <w:rFonts w:ascii="David" w:hAnsi="David" w:cs="David" w:hint="cs"/>
          <w:sz w:val="24"/>
          <w:szCs w:val="24"/>
          <w:rtl/>
        </w:rPr>
        <w:t>כי</w:t>
      </w:r>
      <w:r w:rsidRPr="00445F7E">
        <w:rPr>
          <w:rFonts w:ascii="David" w:hAnsi="David" w:cs="David"/>
          <w:sz w:val="24"/>
          <w:szCs w:val="24"/>
          <w:rtl/>
        </w:rPr>
        <w:t xml:space="preserve"> </w:t>
      </w:r>
      <w:r w:rsidRPr="00445F7E">
        <w:rPr>
          <w:rFonts w:ascii="David" w:hAnsi="David" w:cs="David" w:hint="cs"/>
          <w:sz w:val="24"/>
          <w:szCs w:val="24"/>
          <w:rtl/>
        </w:rPr>
        <w:t>התחייבותו</w:t>
      </w:r>
      <w:r w:rsidRPr="00445F7E">
        <w:rPr>
          <w:rFonts w:ascii="David" w:hAnsi="David" w:cs="David"/>
          <w:sz w:val="24"/>
          <w:szCs w:val="24"/>
          <w:rtl/>
        </w:rPr>
        <w:t xml:space="preserve"> </w:t>
      </w:r>
      <w:r w:rsidRPr="00445F7E">
        <w:rPr>
          <w:rFonts w:ascii="David" w:hAnsi="David" w:cs="David" w:hint="cs"/>
          <w:sz w:val="24"/>
          <w:szCs w:val="24"/>
          <w:rtl/>
        </w:rPr>
        <w:t>של</w:t>
      </w:r>
      <w:r w:rsidRPr="00445F7E">
        <w:rPr>
          <w:rFonts w:ascii="David" w:hAnsi="David" w:cs="David"/>
          <w:sz w:val="24"/>
          <w:szCs w:val="24"/>
          <w:rtl/>
        </w:rPr>
        <w:t xml:space="preserve"> </w:t>
      </w:r>
      <w:r w:rsidRPr="00445F7E">
        <w:rPr>
          <w:rFonts w:ascii="David" w:hAnsi="David" w:cs="David" w:hint="cs"/>
          <w:sz w:val="24"/>
          <w:szCs w:val="24"/>
          <w:rtl/>
        </w:rPr>
        <w:t>הקבלן</w:t>
      </w:r>
      <w:r w:rsidRPr="00445F7E">
        <w:rPr>
          <w:rFonts w:ascii="David" w:hAnsi="David" w:cs="David"/>
          <w:sz w:val="24"/>
          <w:szCs w:val="24"/>
          <w:rtl/>
        </w:rPr>
        <w:t xml:space="preserve"> </w:t>
      </w:r>
      <w:r w:rsidRPr="00445F7E">
        <w:rPr>
          <w:rFonts w:ascii="David" w:hAnsi="David" w:cs="David" w:hint="cs"/>
          <w:sz w:val="24"/>
          <w:szCs w:val="24"/>
          <w:rtl/>
        </w:rPr>
        <w:t>לספק</w:t>
      </w:r>
      <w:r w:rsidRPr="00445F7E">
        <w:rPr>
          <w:rFonts w:ascii="David" w:hAnsi="David" w:cs="David"/>
          <w:sz w:val="24"/>
          <w:szCs w:val="24"/>
          <w:rtl/>
        </w:rPr>
        <w:t xml:space="preserve"> </w:t>
      </w:r>
      <w:r w:rsidRPr="00445F7E">
        <w:rPr>
          <w:rFonts w:ascii="David" w:hAnsi="David" w:cs="David" w:hint="cs"/>
          <w:sz w:val="24"/>
          <w:szCs w:val="24"/>
          <w:rtl/>
        </w:rPr>
        <w:t>שירותים</w:t>
      </w:r>
      <w:r w:rsidRPr="00445F7E">
        <w:rPr>
          <w:rFonts w:ascii="David" w:hAnsi="David" w:cs="David"/>
          <w:sz w:val="24"/>
          <w:szCs w:val="24"/>
          <w:rtl/>
        </w:rPr>
        <w:t xml:space="preserve"> </w:t>
      </w:r>
      <w:r w:rsidRPr="00445F7E">
        <w:rPr>
          <w:rFonts w:ascii="David" w:hAnsi="David" w:cs="David" w:hint="cs"/>
          <w:sz w:val="24"/>
          <w:szCs w:val="24"/>
          <w:rtl/>
        </w:rPr>
        <w:t>כמוגדר</w:t>
      </w:r>
      <w:r w:rsidRPr="00445F7E">
        <w:rPr>
          <w:rFonts w:ascii="David" w:hAnsi="David" w:cs="David"/>
          <w:sz w:val="24"/>
          <w:szCs w:val="24"/>
          <w:rtl/>
        </w:rPr>
        <w:t xml:space="preserve"> </w:t>
      </w:r>
      <w:r w:rsidRPr="00445F7E">
        <w:rPr>
          <w:rFonts w:ascii="David" w:hAnsi="David" w:cs="David" w:hint="cs"/>
          <w:sz w:val="24"/>
          <w:szCs w:val="24"/>
          <w:rtl/>
        </w:rPr>
        <w:t>בסעיף</w:t>
      </w:r>
      <w:r w:rsidRPr="00445F7E">
        <w:rPr>
          <w:rFonts w:ascii="David" w:hAnsi="David" w:cs="David"/>
          <w:sz w:val="24"/>
          <w:szCs w:val="24"/>
          <w:rtl/>
        </w:rPr>
        <w:t xml:space="preserve"> 12.2 </w:t>
      </w:r>
      <w:r w:rsidRPr="00445F7E">
        <w:rPr>
          <w:rFonts w:ascii="David" w:hAnsi="David" w:cs="David" w:hint="cs"/>
          <w:sz w:val="24"/>
          <w:szCs w:val="24"/>
          <w:rtl/>
        </w:rPr>
        <w:t>לעיל</w:t>
      </w:r>
      <w:r w:rsidRPr="00445F7E">
        <w:rPr>
          <w:rFonts w:ascii="David" w:hAnsi="David" w:cs="David"/>
          <w:sz w:val="24"/>
          <w:szCs w:val="24"/>
          <w:rtl/>
        </w:rPr>
        <w:t xml:space="preserve">, </w:t>
      </w:r>
      <w:r w:rsidRPr="00445F7E">
        <w:rPr>
          <w:rFonts w:ascii="David" w:hAnsi="David" w:cs="David" w:hint="cs"/>
          <w:sz w:val="24"/>
          <w:szCs w:val="24"/>
          <w:rtl/>
        </w:rPr>
        <w:t>תתייחס</w:t>
      </w:r>
      <w:r w:rsidRPr="00445F7E">
        <w:rPr>
          <w:rFonts w:ascii="David" w:hAnsi="David" w:cs="David"/>
          <w:sz w:val="24"/>
          <w:szCs w:val="24"/>
          <w:rtl/>
        </w:rPr>
        <w:t xml:space="preserve"> </w:t>
      </w:r>
      <w:r w:rsidRPr="00445F7E">
        <w:rPr>
          <w:rFonts w:ascii="David" w:hAnsi="David" w:cs="David" w:hint="cs"/>
          <w:sz w:val="24"/>
          <w:szCs w:val="24"/>
          <w:rtl/>
        </w:rPr>
        <w:t>גם</w:t>
      </w:r>
      <w:r w:rsidRPr="00445F7E">
        <w:rPr>
          <w:rFonts w:ascii="David" w:hAnsi="David" w:cs="David"/>
          <w:sz w:val="24"/>
          <w:szCs w:val="24"/>
          <w:rtl/>
        </w:rPr>
        <w:t xml:space="preserve"> </w:t>
      </w:r>
      <w:r w:rsidRPr="00445F7E">
        <w:rPr>
          <w:rFonts w:ascii="David" w:hAnsi="David" w:cs="David" w:hint="cs"/>
          <w:sz w:val="24"/>
          <w:szCs w:val="24"/>
          <w:rtl/>
        </w:rPr>
        <w:t>לאותו</w:t>
      </w:r>
      <w:r w:rsidRPr="00445F7E">
        <w:rPr>
          <w:rFonts w:ascii="David" w:hAnsi="David" w:cs="David"/>
          <w:sz w:val="24"/>
          <w:szCs w:val="24"/>
          <w:rtl/>
        </w:rPr>
        <w:t xml:space="preserve"> </w:t>
      </w:r>
      <w:r w:rsidRPr="00445F7E">
        <w:rPr>
          <w:rFonts w:ascii="David" w:hAnsi="David" w:cs="David" w:hint="cs"/>
          <w:sz w:val="24"/>
          <w:szCs w:val="24"/>
          <w:rtl/>
        </w:rPr>
        <w:t>חלק</w:t>
      </w:r>
      <w:r w:rsidRPr="00445F7E">
        <w:rPr>
          <w:rFonts w:ascii="David" w:hAnsi="David" w:cs="David"/>
          <w:sz w:val="24"/>
          <w:szCs w:val="24"/>
          <w:rtl/>
        </w:rPr>
        <w:t xml:space="preserve"> </w:t>
      </w:r>
      <w:r w:rsidRPr="00445F7E">
        <w:rPr>
          <w:rFonts w:ascii="David" w:hAnsi="David" w:cs="David" w:hint="cs"/>
          <w:sz w:val="24"/>
          <w:szCs w:val="24"/>
          <w:rtl/>
        </w:rPr>
        <w:t>מעבודות</w:t>
      </w:r>
      <w:r w:rsidRPr="00445F7E">
        <w:rPr>
          <w:rFonts w:ascii="David" w:hAnsi="David" w:cs="David"/>
          <w:sz w:val="24"/>
          <w:szCs w:val="24"/>
          <w:rtl/>
        </w:rPr>
        <w:t xml:space="preserve"> </w:t>
      </w:r>
      <w:r w:rsidRPr="00445F7E">
        <w:rPr>
          <w:rFonts w:ascii="David" w:hAnsi="David" w:cs="David" w:hint="cs"/>
          <w:sz w:val="24"/>
          <w:szCs w:val="24"/>
          <w:rtl/>
        </w:rPr>
        <w:t>הקבלנים</w:t>
      </w:r>
      <w:r w:rsidRPr="00445F7E">
        <w:rPr>
          <w:rFonts w:ascii="David" w:hAnsi="David" w:cs="David"/>
          <w:sz w:val="24"/>
          <w:szCs w:val="24"/>
          <w:rtl/>
        </w:rPr>
        <w:t xml:space="preserve"> </w:t>
      </w:r>
      <w:r w:rsidRPr="00445F7E">
        <w:rPr>
          <w:rFonts w:ascii="David" w:hAnsi="David" w:cs="David" w:hint="cs"/>
          <w:sz w:val="24"/>
          <w:szCs w:val="24"/>
          <w:rtl/>
        </w:rPr>
        <w:t>המיוחדים</w:t>
      </w:r>
      <w:r w:rsidRPr="00445F7E">
        <w:rPr>
          <w:rFonts w:ascii="David" w:hAnsi="David" w:cs="David"/>
          <w:sz w:val="24"/>
          <w:szCs w:val="24"/>
          <w:rtl/>
        </w:rPr>
        <w:t xml:space="preserve"> </w:t>
      </w:r>
      <w:r w:rsidRPr="00445F7E">
        <w:rPr>
          <w:rFonts w:ascii="David" w:hAnsi="David" w:cs="David" w:hint="cs"/>
          <w:sz w:val="24"/>
          <w:szCs w:val="24"/>
          <w:rtl/>
        </w:rPr>
        <w:t>מהם</w:t>
      </w:r>
      <w:r w:rsidRPr="00445F7E">
        <w:rPr>
          <w:rFonts w:ascii="David" w:hAnsi="David" w:cs="David"/>
          <w:sz w:val="24"/>
          <w:szCs w:val="24"/>
          <w:rtl/>
        </w:rPr>
        <w:t xml:space="preserve"> </w:t>
      </w:r>
      <w:r w:rsidRPr="00445F7E">
        <w:rPr>
          <w:rFonts w:ascii="David" w:hAnsi="David" w:cs="David" w:hint="cs"/>
          <w:sz w:val="24"/>
          <w:szCs w:val="24"/>
          <w:rtl/>
        </w:rPr>
        <w:t>לא</w:t>
      </w:r>
      <w:r w:rsidRPr="00445F7E">
        <w:rPr>
          <w:rFonts w:ascii="David" w:hAnsi="David" w:cs="David"/>
          <w:sz w:val="24"/>
          <w:szCs w:val="24"/>
          <w:rtl/>
        </w:rPr>
        <w:t xml:space="preserve"> </w:t>
      </w:r>
      <w:r w:rsidRPr="00445F7E">
        <w:rPr>
          <w:rFonts w:ascii="David" w:hAnsi="David" w:cs="David" w:hint="cs"/>
          <w:sz w:val="24"/>
          <w:szCs w:val="24"/>
          <w:rtl/>
        </w:rPr>
        <w:t>משולמת</w:t>
      </w:r>
      <w:r w:rsidRPr="00445F7E">
        <w:rPr>
          <w:rFonts w:ascii="David" w:hAnsi="David" w:cs="David"/>
          <w:sz w:val="24"/>
          <w:szCs w:val="24"/>
          <w:rtl/>
        </w:rPr>
        <w:t xml:space="preserve"> </w:t>
      </w:r>
      <w:r w:rsidRPr="00445F7E">
        <w:rPr>
          <w:rFonts w:ascii="David" w:hAnsi="David" w:cs="David" w:hint="cs"/>
          <w:sz w:val="24"/>
          <w:szCs w:val="24"/>
          <w:rtl/>
        </w:rPr>
        <w:t>עמלת</w:t>
      </w:r>
      <w:r w:rsidRPr="00445F7E">
        <w:rPr>
          <w:rFonts w:ascii="David" w:hAnsi="David" w:cs="David"/>
          <w:sz w:val="24"/>
          <w:szCs w:val="24"/>
          <w:rtl/>
        </w:rPr>
        <w:t xml:space="preserve"> </w:t>
      </w:r>
      <w:r w:rsidRPr="00445F7E">
        <w:rPr>
          <w:rFonts w:ascii="David" w:hAnsi="David" w:cs="David" w:hint="cs"/>
          <w:sz w:val="24"/>
          <w:szCs w:val="24"/>
          <w:rtl/>
        </w:rPr>
        <w:t>הקבלן</w:t>
      </w:r>
      <w:r w:rsidR="00445F7E" w:rsidRPr="00445F7E">
        <w:rPr>
          <w:rFonts w:ascii="David" w:hAnsi="David" w:cs="David"/>
          <w:sz w:val="24"/>
          <w:szCs w:val="24"/>
          <w:rtl/>
        </w:rPr>
        <w:t>.</w:t>
      </w:r>
    </w:p>
    <w:p w14:paraId="01D4CCA3" w14:textId="71532774" w:rsidR="00D133B6" w:rsidRPr="00445F7E" w:rsidRDefault="00D133B6" w:rsidP="00445F7E">
      <w:pPr>
        <w:spacing w:after="0" w:afterAutospacing="0" w:line="240" w:lineRule="auto"/>
        <w:ind w:left="799"/>
        <w:rPr>
          <w:rFonts w:ascii="David" w:hAnsi="David" w:cs="David"/>
          <w:sz w:val="24"/>
          <w:szCs w:val="24"/>
          <w:rtl/>
        </w:rPr>
      </w:pPr>
      <w:r w:rsidRPr="00D133B6">
        <w:rPr>
          <w:rFonts w:ascii="David" w:hAnsi="David" w:cs="David" w:hint="cs"/>
          <w:sz w:val="24"/>
          <w:szCs w:val="24"/>
          <w:highlight w:val="yellow"/>
          <w:rtl/>
        </w:rPr>
        <w:t xml:space="preserve">קבלנים אחרים ? 12.7 בחוזה קבלן כללי </w:t>
      </w:r>
      <w:r>
        <w:rPr>
          <w:rFonts w:ascii="David" w:hAnsi="David" w:cs="David" w:hint="cs"/>
          <w:sz w:val="24"/>
          <w:szCs w:val="24"/>
          <w:highlight w:val="yellow"/>
          <w:rtl/>
        </w:rPr>
        <w:t>(שונה)</w:t>
      </w:r>
    </w:p>
    <w:p w14:paraId="00DD5E15" w14:textId="77777777" w:rsidR="00EF4F1C" w:rsidRPr="00445F7E" w:rsidRDefault="00EF4F1C" w:rsidP="00A11D74">
      <w:pPr>
        <w:numPr>
          <w:ilvl w:val="1"/>
          <w:numId w:val="4"/>
        </w:numPr>
        <w:spacing w:after="0" w:afterAutospacing="0" w:line="240" w:lineRule="auto"/>
        <w:rPr>
          <w:rFonts w:ascii="David" w:hAnsi="David" w:cs="David"/>
          <w:i/>
          <w:sz w:val="24"/>
          <w:szCs w:val="24"/>
          <w:rtl/>
        </w:rPr>
      </w:pPr>
      <w:r w:rsidRPr="00445F7E">
        <w:rPr>
          <w:rFonts w:ascii="David" w:hAnsi="David" w:cs="David" w:hint="eastAsia"/>
          <w:sz w:val="24"/>
          <w:szCs w:val="24"/>
          <w:rtl/>
        </w:rPr>
        <w:t>הזכות</w:t>
      </w:r>
      <w:r w:rsidRPr="00445F7E">
        <w:rPr>
          <w:rFonts w:ascii="David" w:hAnsi="David" w:cs="David"/>
          <w:sz w:val="24"/>
          <w:szCs w:val="24"/>
          <w:rtl/>
        </w:rPr>
        <w:t xml:space="preserve"> </w:t>
      </w:r>
      <w:r w:rsidRPr="00445F7E">
        <w:rPr>
          <w:rFonts w:ascii="David" w:hAnsi="David" w:cs="David" w:hint="eastAsia"/>
          <w:sz w:val="24"/>
          <w:szCs w:val="24"/>
          <w:rtl/>
        </w:rPr>
        <w:t>למזמין</w:t>
      </w:r>
      <w:r w:rsidRPr="00445F7E">
        <w:rPr>
          <w:rFonts w:ascii="David" w:hAnsi="David" w:cs="David"/>
          <w:sz w:val="24"/>
          <w:szCs w:val="24"/>
          <w:rtl/>
        </w:rPr>
        <w:t xml:space="preserve"> </w:t>
      </w:r>
      <w:r w:rsidRPr="00445F7E">
        <w:rPr>
          <w:rFonts w:ascii="David" w:hAnsi="David" w:cs="David" w:hint="eastAsia"/>
          <w:sz w:val="24"/>
          <w:szCs w:val="24"/>
          <w:rtl/>
        </w:rPr>
        <w:t>לדרוש</w:t>
      </w:r>
      <w:r w:rsidRPr="00445F7E">
        <w:rPr>
          <w:rFonts w:ascii="David" w:hAnsi="David" w:cs="David"/>
          <w:sz w:val="24"/>
          <w:szCs w:val="24"/>
          <w:rtl/>
        </w:rPr>
        <w:t xml:space="preserve"> </w:t>
      </w:r>
      <w:r w:rsidRPr="00445F7E">
        <w:rPr>
          <w:rFonts w:ascii="David" w:hAnsi="David" w:cs="David" w:hint="eastAsia"/>
          <w:sz w:val="24"/>
          <w:szCs w:val="24"/>
          <w:rtl/>
        </w:rPr>
        <w:t>מהקבלן</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ההתקשרות</w:t>
      </w:r>
      <w:r w:rsidRPr="00445F7E">
        <w:rPr>
          <w:rFonts w:ascii="David" w:hAnsi="David" w:cs="David"/>
          <w:sz w:val="24"/>
          <w:szCs w:val="24"/>
          <w:rtl/>
        </w:rPr>
        <w:t xml:space="preserve"> </w:t>
      </w:r>
      <w:r w:rsidRPr="00445F7E">
        <w:rPr>
          <w:rFonts w:ascii="David" w:hAnsi="David" w:cs="David" w:hint="eastAsia"/>
          <w:sz w:val="24"/>
          <w:szCs w:val="24"/>
          <w:rtl/>
        </w:rPr>
        <w:t>עם</w:t>
      </w:r>
      <w:r w:rsidRPr="00445F7E">
        <w:rPr>
          <w:rFonts w:ascii="David" w:hAnsi="David" w:cs="David"/>
          <w:sz w:val="24"/>
          <w:szCs w:val="24"/>
          <w:rtl/>
        </w:rPr>
        <w:t xml:space="preserve"> </w:t>
      </w:r>
      <w:r w:rsidRPr="00445F7E">
        <w:rPr>
          <w:rFonts w:ascii="David" w:hAnsi="David" w:cs="David" w:hint="eastAsia"/>
          <w:sz w:val="24"/>
          <w:szCs w:val="24"/>
          <w:rtl/>
        </w:rPr>
        <w:t>קבלן</w:t>
      </w:r>
      <w:r w:rsidRPr="00445F7E">
        <w:rPr>
          <w:rFonts w:ascii="David" w:hAnsi="David" w:cs="David"/>
          <w:sz w:val="24"/>
          <w:szCs w:val="24"/>
          <w:rtl/>
        </w:rPr>
        <w:t xml:space="preserve"> </w:t>
      </w:r>
      <w:r w:rsidRPr="00445F7E">
        <w:rPr>
          <w:rFonts w:ascii="David" w:hAnsi="David" w:cs="David" w:hint="eastAsia"/>
          <w:sz w:val="24"/>
          <w:szCs w:val="24"/>
          <w:rtl/>
        </w:rPr>
        <w:t>מיוחד</w:t>
      </w:r>
      <w:r w:rsidRPr="00445F7E">
        <w:rPr>
          <w:rFonts w:ascii="David" w:hAnsi="David" w:cs="David"/>
          <w:sz w:val="24"/>
          <w:szCs w:val="24"/>
          <w:rtl/>
        </w:rPr>
        <w:t xml:space="preserve"> </w:t>
      </w:r>
      <w:r w:rsidRPr="00445F7E">
        <w:rPr>
          <w:rFonts w:ascii="David" w:hAnsi="David" w:cs="David" w:hint="eastAsia"/>
          <w:sz w:val="24"/>
          <w:szCs w:val="24"/>
          <w:rtl/>
        </w:rPr>
        <w:t>תהיה</w:t>
      </w:r>
      <w:r w:rsidRPr="00445F7E">
        <w:rPr>
          <w:rFonts w:ascii="David" w:hAnsi="David" w:cs="David"/>
          <w:sz w:val="24"/>
          <w:szCs w:val="24"/>
          <w:rtl/>
        </w:rPr>
        <w:t xml:space="preserve"> </w:t>
      </w:r>
      <w:r w:rsidRPr="00445F7E">
        <w:rPr>
          <w:rFonts w:ascii="David" w:hAnsi="David" w:cs="David" w:hint="eastAsia"/>
          <w:sz w:val="24"/>
          <w:szCs w:val="24"/>
          <w:rtl/>
        </w:rPr>
        <w:t>ישירות</w:t>
      </w:r>
      <w:r w:rsidRPr="00445F7E">
        <w:rPr>
          <w:rFonts w:ascii="David" w:hAnsi="David" w:cs="David"/>
          <w:sz w:val="24"/>
          <w:szCs w:val="24"/>
          <w:rtl/>
        </w:rPr>
        <w:t xml:space="preserve"> </w:t>
      </w:r>
      <w:r w:rsidRPr="00445F7E">
        <w:rPr>
          <w:rFonts w:ascii="David" w:hAnsi="David" w:cs="David" w:hint="eastAsia"/>
          <w:sz w:val="24"/>
          <w:szCs w:val="24"/>
          <w:rtl/>
        </w:rPr>
        <w:t>בין</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לבין</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המיוחד</w:t>
      </w:r>
      <w:r w:rsidRPr="00445F7E">
        <w:rPr>
          <w:rFonts w:ascii="David" w:hAnsi="David" w:cs="David"/>
          <w:sz w:val="24"/>
          <w:szCs w:val="24"/>
          <w:rtl/>
        </w:rPr>
        <w:t xml:space="preserve">. </w:t>
      </w:r>
      <w:r w:rsidRPr="00445F7E">
        <w:rPr>
          <w:rFonts w:ascii="David" w:hAnsi="David" w:cs="David" w:hint="eastAsia"/>
          <w:sz w:val="24"/>
          <w:szCs w:val="24"/>
          <w:rtl/>
        </w:rPr>
        <w:t>על</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למלא</w:t>
      </w:r>
      <w:r w:rsidRPr="00445F7E">
        <w:rPr>
          <w:rFonts w:ascii="David" w:hAnsi="David" w:cs="David"/>
          <w:sz w:val="24"/>
          <w:szCs w:val="24"/>
          <w:rtl/>
        </w:rPr>
        <w:t xml:space="preserve"> </w:t>
      </w:r>
      <w:r w:rsidRPr="00445F7E">
        <w:rPr>
          <w:rFonts w:ascii="David" w:hAnsi="David" w:cs="David" w:hint="eastAsia"/>
          <w:sz w:val="24"/>
          <w:szCs w:val="24"/>
          <w:rtl/>
        </w:rPr>
        <w:t>אחר</w:t>
      </w:r>
      <w:r w:rsidRPr="00445F7E">
        <w:rPr>
          <w:rFonts w:ascii="David" w:hAnsi="David" w:cs="David"/>
          <w:sz w:val="24"/>
          <w:szCs w:val="24"/>
          <w:rtl/>
        </w:rPr>
        <w:t xml:space="preserve"> </w:t>
      </w:r>
      <w:r w:rsidRPr="00445F7E">
        <w:rPr>
          <w:rFonts w:ascii="David" w:hAnsi="David" w:cs="David" w:hint="eastAsia"/>
          <w:sz w:val="24"/>
          <w:szCs w:val="24"/>
          <w:rtl/>
        </w:rPr>
        <w:t>דרישה</w:t>
      </w:r>
      <w:r w:rsidRPr="00445F7E">
        <w:rPr>
          <w:rFonts w:ascii="David" w:hAnsi="David" w:cs="David"/>
          <w:sz w:val="24"/>
          <w:szCs w:val="24"/>
          <w:rtl/>
        </w:rPr>
        <w:t xml:space="preserve"> </w:t>
      </w:r>
      <w:r w:rsidRPr="00445F7E">
        <w:rPr>
          <w:rFonts w:ascii="David" w:hAnsi="David" w:cs="David" w:hint="eastAsia"/>
          <w:sz w:val="24"/>
          <w:szCs w:val="24"/>
          <w:rtl/>
        </w:rPr>
        <w:t>כאמור</w:t>
      </w:r>
      <w:r w:rsidRPr="00445F7E">
        <w:rPr>
          <w:rFonts w:ascii="David" w:hAnsi="David" w:cs="David"/>
          <w:sz w:val="24"/>
          <w:szCs w:val="24"/>
          <w:rtl/>
        </w:rPr>
        <w:t xml:space="preserve"> </w:t>
      </w:r>
      <w:r w:rsidRPr="00445F7E">
        <w:rPr>
          <w:rFonts w:ascii="David" w:hAnsi="David" w:cs="David" w:hint="eastAsia"/>
          <w:sz w:val="24"/>
          <w:szCs w:val="24"/>
          <w:rtl/>
        </w:rPr>
        <w:t>של</w:t>
      </w:r>
      <w:r w:rsidRPr="00445F7E">
        <w:rPr>
          <w:rFonts w:ascii="David" w:hAnsi="David" w:cs="David"/>
          <w:sz w:val="24"/>
          <w:szCs w:val="24"/>
          <w:rtl/>
        </w:rPr>
        <w:t xml:space="preserve"> </w:t>
      </w:r>
      <w:r w:rsidRPr="00445F7E">
        <w:rPr>
          <w:rFonts w:ascii="David" w:hAnsi="David" w:cs="David" w:hint="eastAsia"/>
          <w:sz w:val="24"/>
          <w:szCs w:val="24"/>
          <w:rtl/>
        </w:rPr>
        <w:t>המזמין</w:t>
      </w:r>
      <w:r w:rsidRPr="00445F7E">
        <w:rPr>
          <w:rFonts w:ascii="David" w:hAnsi="David" w:cs="David"/>
          <w:sz w:val="24"/>
          <w:szCs w:val="24"/>
          <w:rtl/>
        </w:rPr>
        <w:t xml:space="preserve">, </w:t>
      </w:r>
      <w:r w:rsidRPr="00445F7E">
        <w:rPr>
          <w:rFonts w:ascii="David" w:hAnsi="David" w:cs="David" w:hint="eastAsia"/>
          <w:sz w:val="24"/>
          <w:szCs w:val="24"/>
          <w:rtl/>
        </w:rPr>
        <w:t>ובמקרה</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תחולנה</w:t>
      </w:r>
      <w:r w:rsidRPr="00445F7E">
        <w:rPr>
          <w:rFonts w:ascii="David" w:hAnsi="David" w:cs="David"/>
          <w:sz w:val="24"/>
          <w:szCs w:val="24"/>
          <w:rtl/>
        </w:rPr>
        <w:t xml:space="preserve"> </w:t>
      </w:r>
      <w:r w:rsidRPr="00445F7E">
        <w:rPr>
          <w:rFonts w:ascii="David" w:hAnsi="David" w:cs="David" w:hint="eastAsia"/>
          <w:sz w:val="24"/>
          <w:szCs w:val="24"/>
          <w:rtl/>
        </w:rPr>
        <w:t>ההוראות</w:t>
      </w:r>
      <w:r w:rsidRPr="00445F7E">
        <w:rPr>
          <w:rFonts w:ascii="David" w:hAnsi="David" w:cs="David"/>
          <w:sz w:val="24"/>
          <w:szCs w:val="24"/>
          <w:rtl/>
        </w:rPr>
        <w:t xml:space="preserve"> </w:t>
      </w:r>
      <w:r w:rsidRPr="00445F7E">
        <w:rPr>
          <w:rFonts w:ascii="David" w:hAnsi="David" w:cs="David" w:hint="eastAsia"/>
          <w:sz w:val="24"/>
          <w:szCs w:val="24"/>
          <w:rtl/>
        </w:rPr>
        <w:t>דלקמן</w:t>
      </w:r>
      <w:r w:rsidRPr="00445F7E">
        <w:rPr>
          <w:rFonts w:ascii="David" w:hAnsi="David" w:cs="David"/>
          <w:sz w:val="24"/>
          <w:szCs w:val="24"/>
          <w:rtl/>
        </w:rPr>
        <w:t xml:space="preserve">: </w:t>
      </w:r>
    </w:p>
    <w:p w14:paraId="476EEC26"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יחתום</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שיקבע</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במקרה</w:t>
      </w:r>
      <w:r w:rsidRPr="00445F7E">
        <w:rPr>
          <w:rFonts w:ascii="David" w:hAnsi="David" w:cs="David"/>
          <w:i/>
          <w:sz w:val="24"/>
          <w:szCs w:val="24"/>
          <w:rtl/>
        </w:rPr>
        <w:t xml:space="preserve"> </w:t>
      </w:r>
      <w:r w:rsidRPr="00445F7E">
        <w:rPr>
          <w:rFonts w:ascii="David" w:hAnsi="David" w:cs="David" w:hint="eastAsia"/>
          <w:i/>
          <w:sz w:val="24"/>
          <w:szCs w:val="24"/>
          <w:rtl/>
        </w:rPr>
        <w:t>שהמזמין</w:t>
      </w:r>
      <w:r w:rsidRPr="00445F7E">
        <w:rPr>
          <w:rFonts w:ascii="David" w:hAnsi="David" w:cs="David"/>
          <w:i/>
          <w:sz w:val="24"/>
          <w:szCs w:val="24"/>
          <w:rtl/>
        </w:rPr>
        <w:t xml:space="preserve"> </w:t>
      </w:r>
      <w:r w:rsidRPr="00445F7E">
        <w:rPr>
          <w:rFonts w:ascii="David" w:hAnsi="David" w:cs="David" w:hint="eastAsia"/>
          <w:i/>
          <w:sz w:val="24"/>
          <w:szCs w:val="24"/>
          <w:rtl/>
        </w:rPr>
        <w:t>כבר</w:t>
      </w:r>
      <w:r w:rsidRPr="00445F7E">
        <w:rPr>
          <w:rFonts w:ascii="David" w:hAnsi="David" w:cs="David"/>
          <w:i/>
          <w:sz w:val="24"/>
          <w:szCs w:val="24"/>
          <w:rtl/>
        </w:rPr>
        <w:t xml:space="preserve"> </w:t>
      </w:r>
      <w:r w:rsidRPr="00445F7E">
        <w:rPr>
          <w:rFonts w:ascii="David" w:hAnsi="David" w:cs="David" w:hint="eastAsia"/>
          <w:i/>
          <w:sz w:val="24"/>
          <w:szCs w:val="24"/>
          <w:rtl/>
        </w:rPr>
        <w:t>חתם</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חוזה</w:t>
      </w:r>
      <w:r w:rsidRPr="00445F7E">
        <w:rPr>
          <w:rFonts w:ascii="David" w:hAnsi="David" w:cs="David"/>
          <w:i/>
          <w:sz w:val="24"/>
          <w:szCs w:val="24"/>
          <w:rtl/>
        </w:rPr>
        <w:t xml:space="preserve"> </w:t>
      </w:r>
      <w:r w:rsidRPr="00445F7E">
        <w:rPr>
          <w:rFonts w:ascii="David" w:hAnsi="David" w:cs="David" w:hint="eastAsia"/>
          <w:i/>
          <w:sz w:val="24"/>
          <w:szCs w:val="24"/>
          <w:rtl/>
        </w:rPr>
        <w:t>משולש</w:t>
      </w:r>
      <w:r w:rsidRPr="00445F7E">
        <w:rPr>
          <w:rFonts w:ascii="David" w:hAnsi="David" w:cs="David"/>
          <w:i/>
          <w:sz w:val="24"/>
          <w:szCs w:val="24"/>
          <w:rtl/>
        </w:rPr>
        <w:t xml:space="preserve"> </w:t>
      </w:r>
      <w:r w:rsidRPr="00445F7E">
        <w:rPr>
          <w:rFonts w:ascii="David" w:hAnsi="David" w:cs="David" w:hint="eastAsia"/>
          <w:i/>
          <w:sz w:val="24"/>
          <w:szCs w:val="24"/>
          <w:rtl/>
        </w:rPr>
        <w:t>שהצדדים</w:t>
      </w:r>
      <w:r w:rsidRPr="00445F7E">
        <w:rPr>
          <w:rFonts w:ascii="David" w:hAnsi="David" w:cs="David"/>
          <w:i/>
          <w:sz w:val="24"/>
          <w:szCs w:val="24"/>
          <w:rtl/>
        </w:rPr>
        <w:t xml:space="preserve"> </w:t>
      </w:r>
      <w:r w:rsidRPr="00445F7E">
        <w:rPr>
          <w:rFonts w:ascii="David" w:hAnsi="David" w:cs="David" w:hint="eastAsia"/>
          <w:i/>
          <w:sz w:val="24"/>
          <w:szCs w:val="24"/>
          <w:rtl/>
        </w:rPr>
        <w:t>לו</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והקבלן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הרצוף</w:t>
      </w:r>
      <w:r w:rsidRPr="00445F7E">
        <w:rPr>
          <w:rFonts w:ascii="David" w:hAnsi="David" w:cs="David"/>
          <w:i/>
          <w:sz w:val="24"/>
          <w:szCs w:val="24"/>
          <w:rtl/>
        </w:rPr>
        <w:t xml:space="preserve"> </w:t>
      </w:r>
      <w:r w:rsidRPr="00445F7E">
        <w:rPr>
          <w:rFonts w:ascii="David" w:hAnsi="David" w:cs="David" w:hint="eastAsia"/>
          <w:i/>
          <w:sz w:val="24"/>
          <w:szCs w:val="24"/>
          <w:rtl/>
        </w:rPr>
        <w:t>לחוזה</w:t>
      </w:r>
      <w:r w:rsidRPr="00445F7E">
        <w:rPr>
          <w:rFonts w:ascii="David" w:hAnsi="David" w:cs="David"/>
          <w:i/>
          <w:sz w:val="24"/>
          <w:szCs w:val="24"/>
          <w:rtl/>
        </w:rPr>
        <w:t xml:space="preserve"> (</w:t>
      </w:r>
      <w:r w:rsidRPr="00445F7E">
        <w:rPr>
          <w:rFonts w:ascii="David" w:hAnsi="David" w:cs="David" w:hint="eastAsia"/>
          <w:i/>
          <w:sz w:val="24"/>
          <w:szCs w:val="24"/>
          <w:rtl/>
        </w:rPr>
        <w:t>נספח</w:t>
      </w:r>
      <w:r w:rsidRPr="00445F7E">
        <w:rPr>
          <w:rFonts w:ascii="David" w:hAnsi="David" w:cs="David"/>
          <w:i/>
          <w:sz w:val="24"/>
          <w:szCs w:val="24"/>
          <w:rtl/>
        </w:rPr>
        <w:t xml:space="preserve"> 3.1.10)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אחר</w:t>
      </w:r>
      <w:r w:rsidRPr="00445F7E">
        <w:rPr>
          <w:rFonts w:ascii="David" w:hAnsi="David" w:cs="David"/>
          <w:i/>
          <w:sz w:val="24"/>
          <w:szCs w:val="24"/>
          <w:rtl/>
        </w:rPr>
        <w:t xml:space="preserve"> </w:t>
      </w:r>
      <w:r w:rsidRPr="00445F7E">
        <w:rPr>
          <w:rFonts w:ascii="David" w:hAnsi="David" w:cs="David" w:hint="eastAsia"/>
          <w:i/>
          <w:sz w:val="24"/>
          <w:szCs w:val="24"/>
          <w:rtl/>
        </w:rPr>
        <w:t>כפי</w:t>
      </w:r>
      <w:r w:rsidRPr="00445F7E">
        <w:rPr>
          <w:rFonts w:ascii="David" w:hAnsi="David" w:cs="David"/>
          <w:i/>
          <w:sz w:val="24"/>
          <w:szCs w:val="24"/>
          <w:rtl/>
        </w:rPr>
        <w:t xml:space="preserve"> </w:t>
      </w:r>
      <w:r w:rsidRPr="00445F7E">
        <w:rPr>
          <w:rFonts w:ascii="David" w:hAnsi="David" w:cs="David" w:hint="eastAsia"/>
          <w:i/>
          <w:sz w:val="24"/>
          <w:szCs w:val="24"/>
          <w:rtl/>
        </w:rPr>
        <w:t>שיוסכם</w:t>
      </w:r>
      <w:r w:rsidRPr="00445F7E">
        <w:rPr>
          <w:rFonts w:ascii="David" w:hAnsi="David" w:cs="David"/>
          <w:i/>
          <w:sz w:val="24"/>
          <w:szCs w:val="24"/>
          <w:rtl/>
        </w:rPr>
        <w:t xml:space="preserve"> </w:t>
      </w:r>
      <w:r w:rsidRPr="00445F7E">
        <w:rPr>
          <w:rFonts w:ascii="David" w:hAnsi="David" w:cs="David" w:hint="eastAsia"/>
          <w:i/>
          <w:sz w:val="24"/>
          <w:szCs w:val="24"/>
          <w:rtl/>
        </w:rPr>
        <w:t>בין</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לבין</w:t>
      </w:r>
      <w:r w:rsidRPr="00445F7E">
        <w:rPr>
          <w:rFonts w:ascii="David" w:hAnsi="David" w:cs="David"/>
          <w:i/>
          <w:sz w:val="24"/>
          <w:szCs w:val="24"/>
          <w:rtl/>
        </w:rPr>
        <w:t xml:space="preserve"> </w:t>
      </w:r>
      <w:r w:rsidRPr="00445F7E">
        <w:rPr>
          <w:rFonts w:ascii="David" w:hAnsi="David" w:cs="David" w:hint="eastAsia"/>
          <w:i/>
          <w:sz w:val="24"/>
          <w:szCs w:val="24"/>
          <w:rtl/>
        </w:rPr>
        <w:t>הקבלנים</w:t>
      </w:r>
      <w:r w:rsidRPr="00445F7E">
        <w:rPr>
          <w:rFonts w:ascii="David" w:hAnsi="David" w:cs="David"/>
          <w:i/>
          <w:sz w:val="24"/>
          <w:szCs w:val="24"/>
          <w:rtl/>
        </w:rPr>
        <w:t xml:space="preserve"> </w:t>
      </w:r>
      <w:r w:rsidRPr="00445F7E">
        <w:rPr>
          <w:rFonts w:ascii="David" w:hAnsi="David" w:cs="David" w:hint="eastAsia"/>
          <w:i/>
          <w:sz w:val="24"/>
          <w:szCs w:val="24"/>
          <w:rtl/>
        </w:rPr>
        <w:t>המיוחדים</w:t>
      </w:r>
      <w:r w:rsidRPr="00445F7E">
        <w:rPr>
          <w:rFonts w:ascii="David" w:hAnsi="David" w:cs="David"/>
          <w:i/>
          <w:sz w:val="24"/>
          <w:szCs w:val="24"/>
          <w:rtl/>
        </w:rPr>
        <w:t xml:space="preserve"> (</w:t>
      </w:r>
      <w:r w:rsidRPr="00445F7E">
        <w:rPr>
          <w:rFonts w:ascii="David" w:hAnsi="David" w:cs="David" w:hint="eastAsia"/>
          <w:i/>
          <w:sz w:val="24"/>
          <w:szCs w:val="24"/>
          <w:rtl/>
        </w:rPr>
        <w:t>להלן</w:t>
      </w:r>
      <w:r w:rsidRPr="00445F7E">
        <w:rPr>
          <w:rFonts w:ascii="David" w:hAnsi="David" w:cs="David"/>
          <w:i/>
          <w:sz w:val="24"/>
          <w:szCs w:val="24"/>
          <w:rtl/>
        </w:rPr>
        <w:t xml:space="preserve"> -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05664134"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sz w:val="24"/>
          <w:szCs w:val="24"/>
          <w:rtl/>
        </w:rPr>
        <w:t>יראו</w:t>
      </w:r>
      <w:r w:rsidRPr="00445F7E">
        <w:rPr>
          <w:rFonts w:ascii="David" w:hAnsi="David" w:cs="David"/>
          <w:sz w:val="24"/>
          <w:szCs w:val="24"/>
          <w:rtl/>
        </w:rPr>
        <w:t xml:space="preserve"> </w:t>
      </w:r>
      <w:r w:rsidRPr="00445F7E">
        <w:rPr>
          <w:rFonts w:ascii="David" w:hAnsi="David" w:cs="David" w:hint="eastAsia"/>
          <w:sz w:val="24"/>
          <w:szCs w:val="24"/>
          <w:rtl/>
        </w:rPr>
        <w:t>את</w:t>
      </w:r>
      <w:r w:rsidRPr="00445F7E">
        <w:rPr>
          <w:rFonts w:ascii="David" w:hAnsi="David" w:cs="David"/>
          <w:sz w:val="24"/>
          <w:szCs w:val="24"/>
          <w:rtl/>
        </w:rPr>
        <w:t xml:space="preserve"> </w:t>
      </w:r>
      <w:r w:rsidRPr="00445F7E">
        <w:rPr>
          <w:rFonts w:ascii="David" w:hAnsi="David" w:cs="David" w:hint="eastAsia"/>
          <w:sz w:val="24"/>
          <w:szCs w:val="24"/>
          <w:rtl/>
        </w:rPr>
        <w:t>העבודה</w:t>
      </w:r>
      <w:r w:rsidRPr="00445F7E">
        <w:rPr>
          <w:rFonts w:ascii="David" w:hAnsi="David" w:cs="David"/>
          <w:sz w:val="24"/>
          <w:szCs w:val="24"/>
          <w:rtl/>
        </w:rPr>
        <w:t xml:space="preserve"> </w:t>
      </w:r>
      <w:r w:rsidRPr="00445F7E">
        <w:rPr>
          <w:rFonts w:ascii="David" w:hAnsi="David" w:cs="David" w:hint="eastAsia"/>
          <w:sz w:val="24"/>
          <w:szCs w:val="24"/>
          <w:rtl/>
        </w:rPr>
        <w:t>נשוא</w:t>
      </w:r>
      <w:r w:rsidRPr="00445F7E">
        <w:rPr>
          <w:rFonts w:ascii="David" w:hAnsi="David" w:cs="David"/>
          <w:sz w:val="24"/>
          <w:szCs w:val="24"/>
          <w:rtl/>
        </w:rPr>
        <w:t xml:space="preserve"> </w:t>
      </w:r>
      <w:r w:rsidRPr="00445F7E">
        <w:rPr>
          <w:rFonts w:ascii="David" w:hAnsi="David" w:cs="David" w:hint="eastAsia"/>
          <w:sz w:val="24"/>
          <w:szCs w:val="24"/>
          <w:rtl/>
        </w:rPr>
        <w:t>הסכם</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המיוחד</w:t>
      </w:r>
      <w:r w:rsidRPr="00445F7E">
        <w:rPr>
          <w:rFonts w:ascii="David" w:hAnsi="David" w:cs="David"/>
          <w:sz w:val="24"/>
          <w:szCs w:val="24"/>
          <w:rtl/>
        </w:rPr>
        <w:t xml:space="preserve"> </w:t>
      </w:r>
      <w:r w:rsidRPr="00445F7E">
        <w:rPr>
          <w:rFonts w:ascii="David" w:hAnsi="David" w:cs="David" w:hint="eastAsia"/>
          <w:sz w:val="24"/>
          <w:szCs w:val="24"/>
          <w:rtl/>
        </w:rPr>
        <w:t>כאילו</w:t>
      </w:r>
      <w:r w:rsidRPr="00445F7E">
        <w:rPr>
          <w:rFonts w:ascii="David" w:hAnsi="David" w:cs="David"/>
          <w:sz w:val="24"/>
          <w:szCs w:val="24"/>
          <w:rtl/>
        </w:rPr>
        <w:t xml:space="preserve"> </w:t>
      </w:r>
      <w:r w:rsidRPr="00445F7E">
        <w:rPr>
          <w:rFonts w:ascii="David" w:hAnsi="David" w:cs="David" w:hint="eastAsia"/>
          <w:sz w:val="24"/>
          <w:szCs w:val="24"/>
          <w:rtl/>
        </w:rPr>
        <w:t>נכללה</w:t>
      </w:r>
      <w:r w:rsidRPr="00445F7E">
        <w:rPr>
          <w:rFonts w:ascii="David" w:hAnsi="David" w:cs="David"/>
          <w:sz w:val="24"/>
          <w:szCs w:val="24"/>
          <w:rtl/>
        </w:rPr>
        <w:t xml:space="preserve"> </w:t>
      </w:r>
      <w:r w:rsidRPr="00445F7E">
        <w:rPr>
          <w:rFonts w:ascii="David" w:hAnsi="David" w:cs="David" w:hint="eastAsia"/>
          <w:sz w:val="24"/>
          <w:szCs w:val="24"/>
          <w:rtl/>
        </w:rPr>
        <w:t>בעבודות</w:t>
      </w:r>
      <w:r w:rsidRPr="00445F7E">
        <w:rPr>
          <w:rFonts w:ascii="David" w:hAnsi="David" w:cs="David"/>
          <w:sz w:val="24"/>
          <w:szCs w:val="24"/>
          <w:rtl/>
        </w:rPr>
        <w:t xml:space="preserve"> </w:t>
      </w:r>
      <w:r w:rsidRPr="00445F7E">
        <w:rPr>
          <w:rFonts w:ascii="David" w:hAnsi="David" w:cs="David" w:hint="eastAsia"/>
          <w:sz w:val="24"/>
          <w:szCs w:val="24"/>
          <w:rtl/>
        </w:rPr>
        <w:t>נשוא</w:t>
      </w:r>
      <w:r w:rsidRPr="00445F7E">
        <w:rPr>
          <w:rFonts w:ascii="David" w:hAnsi="David" w:cs="David"/>
          <w:sz w:val="24"/>
          <w:szCs w:val="24"/>
          <w:rtl/>
        </w:rPr>
        <w:t xml:space="preserve"> </w:t>
      </w:r>
      <w:r w:rsidRPr="00445F7E">
        <w:rPr>
          <w:rFonts w:ascii="David" w:hAnsi="David" w:cs="David" w:hint="eastAsia"/>
          <w:sz w:val="24"/>
          <w:szCs w:val="24"/>
          <w:rtl/>
        </w:rPr>
        <w:t>חוזה</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יהיה</w:t>
      </w:r>
      <w:r w:rsidRPr="00445F7E">
        <w:rPr>
          <w:rFonts w:ascii="David" w:hAnsi="David" w:cs="David"/>
          <w:i/>
          <w:sz w:val="24"/>
          <w:szCs w:val="24"/>
          <w:rtl/>
        </w:rPr>
        <w:t xml:space="preserve"> </w:t>
      </w:r>
      <w:r w:rsidRPr="00445F7E">
        <w:rPr>
          <w:rFonts w:ascii="David" w:hAnsi="David" w:cs="David" w:hint="eastAsia"/>
          <w:i/>
          <w:sz w:val="24"/>
          <w:szCs w:val="24"/>
          <w:rtl/>
        </w:rPr>
        <w:t>אחראי</w:t>
      </w:r>
      <w:r w:rsidRPr="00445F7E">
        <w:rPr>
          <w:rFonts w:ascii="David" w:hAnsi="David" w:cs="David"/>
          <w:i/>
          <w:sz w:val="24"/>
          <w:szCs w:val="24"/>
          <w:rtl/>
        </w:rPr>
        <w:t xml:space="preserve"> </w:t>
      </w:r>
      <w:r w:rsidRPr="00445F7E">
        <w:rPr>
          <w:rFonts w:ascii="David" w:hAnsi="David" w:cs="David" w:hint="eastAsia"/>
          <w:i/>
          <w:sz w:val="24"/>
          <w:szCs w:val="24"/>
          <w:rtl/>
        </w:rPr>
        <w:t>כלפי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לביצועה</w:t>
      </w:r>
      <w:r w:rsidRPr="00445F7E">
        <w:rPr>
          <w:rFonts w:ascii="David" w:hAnsi="David" w:cs="David"/>
          <w:i/>
          <w:sz w:val="24"/>
          <w:szCs w:val="24"/>
          <w:rtl/>
        </w:rPr>
        <w:t xml:space="preserve">, </w:t>
      </w:r>
      <w:r w:rsidRPr="00445F7E">
        <w:rPr>
          <w:rFonts w:ascii="David" w:hAnsi="David" w:cs="David" w:hint="eastAsia"/>
          <w:i/>
          <w:sz w:val="24"/>
          <w:szCs w:val="24"/>
          <w:rtl/>
        </w:rPr>
        <w:t>וכל</w:t>
      </w:r>
      <w:r w:rsidRPr="00445F7E">
        <w:rPr>
          <w:rFonts w:ascii="David" w:hAnsi="David" w:cs="David"/>
          <w:i/>
          <w:sz w:val="24"/>
          <w:szCs w:val="24"/>
          <w:rtl/>
        </w:rPr>
        <w:t xml:space="preserve"> </w:t>
      </w:r>
      <w:r w:rsidRPr="00445F7E">
        <w:rPr>
          <w:rFonts w:ascii="David" w:hAnsi="David" w:cs="David" w:hint="eastAsia"/>
          <w:i/>
          <w:sz w:val="24"/>
          <w:szCs w:val="24"/>
          <w:rtl/>
        </w:rPr>
        <w:t>הוראות</w:t>
      </w:r>
      <w:r w:rsidRPr="00445F7E">
        <w:rPr>
          <w:rFonts w:ascii="David" w:hAnsi="David" w:cs="David"/>
          <w:i/>
          <w:sz w:val="24"/>
          <w:szCs w:val="24"/>
          <w:rtl/>
        </w:rPr>
        <w:t xml:space="preserve"> </w:t>
      </w:r>
      <w:r w:rsidRPr="00445F7E">
        <w:rPr>
          <w:rFonts w:ascii="David" w:hAnsi="David" w:cs="David" w:hint="eastAsia"/>
          <w:i/>
          <w:sz w:val="24"/>
          <w:szCs w:val="24"/>
          <w:rtl/>
        </w:rPr>
        <w:t>חוזה</w:t>
      </w:r>
      <w:r w:rsidRPr="00445F7E">
        <w:rPr>
          <w:rFonts w:ascii="David" w:hAnsi="David" w:cs="David"/>
          <w:i/>
          <w:sz w:val="24"/>
          <w:szCs w:val="24"/>
          <w:rtl/>
        </w:rPr>
        <w:t xml:space="preserve"> </w:t>
      </w:r>
      <w:r w:rsidRPr="00445F7E">
        <w:rPr>
          <w:rFonts w:ascii="David" w:hAnsi="David" w:cs="David" w:hint="eastAsia"/>
          <w:i/>
          <w:sz w:val="24"/>
          <w:szCs w:val="24"/>
          <w:rtl/>
        </w:rPr>
        <w:t>זה</w:t>
      </w:r>
      <w:r w:rsidRPr="00445F7E">
        <w:rPr>
          <w:rFonts w:ascii="David" w:hAnsi="David" w:cs="David"/>
          <w:i/>
          <w:sz w:val="24"/>
          <w:szCs w:val="24"/>
          <w:rtl/>
        </w:rPr>
        <w:t xml:space="preserve"> </w:t>
      </w:r>
      <w:r w:rsidRPr="00445F7E">
        <w:rPr>
          <w:rFonts w:ascii="David" w:hAnsi="David" w:cs="David" w:hint="eastAsia"/>
          <w:i/>
          <w:sz w:val="24"/>
          <w:szCs w:val="24"/>
          <w:rtl/>
        </w:rPr>
        <w:t>המתייחסות</w:t>
      </w:r>
      <w:r w:rsidRPr="00445F7E">
        <w:rPr>
          <w:rFonts w:ascii="David" w:hAnsi="David" w:cs="David"/>
          <w:i/>
          <w:sz w:val="24"/>
          <w:szCs w:val="24"/>
          <w:rtl/>
        </w:rPr>
        <w:t xml:space="preserve"> </w:t>
      </w:r>
      <w:r w:rsidRPr="00445F7E">
        <w:rPr>
          <w:rFonts w:ascii="David" w:hAnsi="David" w:cs="David" w:hint="eastAsia"/>
          <w:i/>
          <w:sz w:val="24"/>
          <w:szCs w:val="24"/>
          <w:rtl/>
        </w:rPr>
        <w:t>לעבודות</w:t>
      </w:r>
      <w:r w:rsidRPr="00445F7E">
        <w:rPr>
          <w:rFonts w:ascii="David" w:hAnsi="David" w:cs="David"/>
          <w:i/>
          <w:sz w:val="24"/>
          <w:szCs w:val="24"/>
          <w:rtl/>
        </w:rPr>
        <w:t xml:space="preserve">, </w:t>
      </w:r>
      <w:r w:rsidRPr="00445F7E">
        <w:rPr>
          <w:rFonts w:ascii="David" w:hAnsi="David" w:cs="David" w:hint="eastAsia"/>
          <w:i/>
          <w:sz w:val="24"/>
          <w:szCs w:val="24"/>
          <w:rtl/>
        </w:rPr>
        <w:t>לביצוען</w:t>
      </w:r>
      <w:r w:rsidRPr="00445F7E">
        <w:rPr>
          <w:rFonts w:ascii="David" w:hAnsi="David" w:cs="David"/>
          <w:i/>
          <w:sz w:val="24"/>
          <w:szCs w:val="24"/>
          <w:rtl/>
        </w:rPr>
        <w:t xml:space="preserve"> </w:t>
      </w:r>
      <w:r w:rsidRPr="00445F7E">
        <w:rPr>
          <w:rFonts w:ascii="David" w:hAnsi="David" w:cs="David" w:hint="eastAsia"/>
          <w:i/>
          <w:sz w:val="24"/>
          <w:szCs w:val="24"/>
          <w:rtl/>
        </w:rPr>
        <w:t>ומועד</w:t>
      </w:r>
      <w:r w:rsidRPr="00445F7E">
        <w:rPr>
          <w:rFonts w:ascii="David" w:hAnsi="David" w:cs="David"/>
          <w:i/>
          <w:sz w:val="24"/>
          <w:szCs w:val="24"/>
          <w:rtl/>
        </w:rPr>
        <w:t xml:space="preserve"> </w:t>
      </w:r>
      <w:r w:rsidRPr="00445F7E">
        <w:rPr>
          <w:rFonts w:ascii="David" w:hAnsi="David" w:cs="David" w:hint="eastAsia"/>
          <w:i/>
          <w:sz w:val="24"/>
          <w:szCs w:val="24"/>
          <w:rtl/>
        </w:rPr>
        <w:t>מסירתן</w:t>
      </w:r>
      <w:r w:rsidRPr="00445F7E">
        <w:rPr>
          <w:rFonts w:ascii="David" w:hAnsi="David" w:cs="David"/>
          <w:i/>
          <w:sz w:val="24"/>
          <w:szCs w:val="24"/>
          <w:rtl/>
        </w:rPr>
        <w:t xml:space="preserve"> </w:t>
      </w:r>
      <w:r w:rsidRPr="00445F7E">
        <w:rPr>
          <w:rFonts w:ascii="David" w:hAnsi="David" w:cs="David" w:hint="eastAsia"/>
          <w:i/>
          <w:sz w:val="24"/>
          <w:szCs w:val="24"/>
          <w:rtl/>
        </w:rPr>
        <w:t>יחולו</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עבודות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3EE02D33"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יראו</w:t>
      </w:r>
      <w:r w:rsidRPr="00445F7E">
        <w:rPr>
          <w:rFonts w:ascii="David" w:hAnsi="David" w:cs="David"/>
          <w:i/>
          <w:sz w:val="24"/>
          <w:szCs w:val="24"/>
          <w:rtl/>
        </w:rPr>
        <w:t xml:space="preserve"> </w:t>
      </w:r>
      <w:r w:rsidRPr="00445F7E">
        <w:rPr>
          <w:rFonts w:ascii="David" w:hAnsi="David" w:cs="David" w:hint="eastAsia"/>
          <w:i/>
          <w:sz w:val="24"/>
          <w:szCs w:val="24"/>
          <w:rtl/>
        </w:rPr>
        <w:t>את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לכל</w:t>
      </w:r>
      <w:r w:rsidRPr="00445F7E">
        <w:rPr>
          <w:rFonts w:ascii="David" w:hAnsi="David" w:cs="David"/>
          <w:i/>
          <w:sz w:val="24"/>
          <w:szCs w:val="24"/>
          <w:rtl/>
        </w:rPr>
        <w:t xml:space="preserve"> </w:t>
      </w:r>
      <w:r w:rsidRPr="00445F7E">
        <w:rPr>
          <w:rFonts w:ascii="David" w:hAnsi="David" w:cs="David" w:hint="eastAsia"/>
          <w:i/>
          <w:sz w:val="24"/>
          <w:szCs w:val="24"/>
          <w:rtl/>
        </w:rPr>
        <w:t>עניין</w:t>
      </w:r>
      <w:r w:rsidRPr="00445F7E">
        <w:rPr>
          <w:rFonts w:ascii="David" w:hAnsi="David" w:cs="David"/>
          <w:i/>
          <w:sz w:val="24"/>
          <w:szCs w:val="24"/>
          <w:rtl/>
        </w:rPr>
        <w:t xml:space="preserve"> </w:t>
      </w:r>
      <w:r w:rsidRPr="00445F7E">
        <w:rPr>
          <w:rFonts w:ascii="David" w:hAnsi="David" w:cs="David" w:hint="eastAsia"/>
          <w:i/>
          <w:sz w:val="24"/>
          <w:szCs w:val="24"/>
          <w:rtl/>
        </w:rPr>
        <w:t>כקבלן</w:t>
      </w:r>
      <w:r w:rsidRPr="00445F7E">
        <w:rPr>
          <w:rFonts w:ascii="David" w:hAnsi="David" w:cs="David"/>
          <w:i/>
          <w:sz w:val="24"/>
          <w:szCs w:val="24"/>
          <w:rtl/>
        </w:rPr>
        <w:t xml:space="preserve"> </w:t>
      </w:r>
      <w:r w:rsidRPr="00445F7E">
        <w:rPr>
          <w:rFonts w:ascii="David" w:hAnsi="David" w:cs="David" w:hint="eastAsia"/>
          <w:i/>
          <w:sz w:val="24"/>
          <w:szCs w:val="24"/>
          <w:rtl/>
        </w:rPr>
        <w:t>משנה</w:t>
      </w:r>
      <w:r w:rsidRPr="00445F7E">
        <w:rPr>
          <w:rFonts w:ascii="David" w:hAnsi="David" w:cs="David"/>
          <w:i/>
          <w:sz w:val="24"/>
          <w:szCs w:val="24"/>
          <w:rtl/>
        </w:rPr>
        <w:t xml:space="preserve"> </w:t>
      </w:r>
      <w:r w:rsidRPr="00445F7E">
        <w:rPr>
          <w:rFonts w:ascii="David" w:hAnsi="David" w:cs="David" w:hint="eastAsia"/>
          <w:i/>
          <w:sz w:val="24"/>
          <w:szCs w:val="24"/>
          <w:rtl/>
        </w:rPr>
        <w:t>של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והאחריות</w:t>
      </w:r>
      <w:r w:rsidRPr="00445F7E">
        <w:rPr>
          <w:rFonts w:ascii="David" w:hAnsi="David" w:cs="David"/>
          <w:i/>
          <w:sz w:val="24"/>
          <w:szCs w:val="24"/>
          <w:rtl/>
        </w:rPr>
        <w:t xml:space="preserve"> </w:t>
      </w:r>
      <w:r w:rsidRPr="00445F7E">
        <w:rPr>
          <w:rFonts w:ascii="David" w:hAnsi="David" w:cs="David" w:hint="eastAsia"/>
          <w:i/>
          <w:sz w:val="24"/>
          <w:szCs w:val="24"/>
          <w:rtl/>
        </w:rPr>
        <w:t>המלאה</w:t>
      </w:r>
      <w:r w:rsidRPr="00445F7E">
        <w:rPr>
          <w:rFonts w:ascii="David" w:hAnsi="David" w:cs="David"/>
          <w:i/>
          <w:sz w:val="24"/>
          <w:szCs w:val="24"/>
          <w:rtl/>
        </w:rPr>
        <w:t xml:space="preserve"> </w:t>
      </w:r>
      <w:r w:rsidRPr="00445F7E">
        <w:rPr>
          <w:rFonts w:ascii="David" w:hAnsi="David" w:cs="David" w:hint="eastAsia"/>
          <w:i/>
          <w:sz w:val="24"/>
          <w:szCs w:val="24"/>
          <w:rtl/>
        </w:rPr>
        <w:t>בכל</w:t>
      </w:r>
      <w:r w:rsidRPr="00445F7E">
        <w:rPr>
          <w:rFonts w:ascii="David" w:hAnsi="David" w:cs="David"/>
          <w:i/>
          <w:sz w:val="24"/>
          <w:szCs w:val="24"/>
          <w:rtl/>
        </w:rPr>
        <w:t xml:space="preserve"> </w:t>
      </w:r>
      <w:r w:rsidRPr="00445F7E">
        <w:rPr>
          <w:rFonts w:ascii="David" w:hAnsi="David" w:cs="David" w:hint="eastAsia"/>
          <w:i/>
          <w:sz w:val="24"/>
          <w:szCs w:val="24"/>
          <w:rtl/>
        </w:rPr>
        <w:t>הנוגע</w:t>
      </w:r>
      <w:r w:rsidRPr="00445F7E">
        <w:rPr>
          <w:rFonts w:ascii="David" w:hAnsi="David" w:cs="David"/>
          <w:i/>
          <w:sz w:val="24"/>
          <w:szCs w:val="24"/>
          <w:rtl/>
        </w:rPr>
        <w:t xml:space="preserve"> </w:t>
      </w:r>
      <w:r w:rsidRPr="00445F7E">
        <w:rPr>
          <w:rFonts w:ascii="David" w:hAnsi="David" w:cs="David" w:hint="eastAsia"/>
          <w:i/>
          <w:sz w:val="24"/>
          <w:szCs w:val="24"/>
          <w:rtl/>
        </w:rPr>
        <w:t>לעבודה</w:t>
      </w:r>
      <w:r w:rsidRPr="00445F7E">
        <w:rPr>
          <w:rFonts w:ascii="David" w:hAnsi="David" w:cs="David"/>
          <w:i/>
          <w:sz w:val="24"/>
          <w:szCs w:val="24"/>
          <w:rtl/>
        </w:rPr>
        <w:t xml:space="preserve"> </w:t>
      </w:r>
      <w:r w:rsidRPr="00445F7E">
        <w:rPr>
          <w:rFonts w:ascii="David" w:hAnsi="David" w:cs="David" w:hint="eastAsia"/>
          <w:i/>
          <w:sz w:val="24"/>
          <w:szCs w:val="24"/>
          <w:rtl/>
        </w:rPr>
        <w:t>המתבצעת</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ידו</w:t>
      </w:r>
      <w:r w:rsidRPr="00445F7E">
        <w:rPr>
          <w:rFonts w:ascii="David" w:hAnsi="David" w:cs="David"/>
          <w:i/>
          <w:sz w:val="24"/>
          <w:szCs w:val="24"/>
          <w:rtl/>
        </w:rPr>
        <w:t xml:space="preserve"> </w:t>
      </w:r>
      <w:r w:rsidRPr="00445F7E">
        <w:rPr>
          <w:rFonts w:ascii="David" w:hAnsi="David" w:cs="David" w:hint="eastAsia"/>
          <w:i/>
          <w:sz w:val="24"/>
          <w:szCs w:val="24"/>
          <w:rtl/>
        </w:rPr>
        <w:t>תחול</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ואולם</w:t>
      </w:r>
      <w:r w:rsidRPr="00445F7E">
        <w:rPr>
          <w:rFonts w:ascii="David" w:hAnsi="David" w:cs="David"/>
          <w:i/>
          <w:sz w:val="24"/>
          <w:szCs w:val="24"/>
          <w:rtl/>
        </w:rPr>
        <w:t xml:space="preserve"> </w:t>
      </w:r>
      <w:r w:rsidRPr="00445F7E">
        <w:rPr>
          <w:rFonts w:ascii="David" w:hAnsi="David" w:cs="David" w:hint="eastAsia"/>
          <w:i/>
          <w:sz w:val="24"/>
          <w:szCs w:val="24"/>
          <w:rtl/>
        </w:rPr>
        <w:t>עריכת</w:t>
      </w:r>
      <w:r w:rsidRPr="00445F7E">
        <w:rPr>
          <w:rFonts w:ascii="David" w:hAnsi="David" w:cs="David"/>
          <w:i/>
          <w:sz w:val="24"/>
          <w:szCs w:val="24"/>
          <w:rtl/>
        </w:rPr>
        <w:t xml:space="preserve"> </w:t>
      </w:r>
      <w:r w:rsidRPr="00445F7E">
        <w:rPr>
          <w:rFonts w:ascii="David" w:hAnsi="David" w:cs="David" w:hint="eastAsia"/>
          <w:i/>
          <w:sz w:val="24"/>
          <w:szCs w:val="24"/>
          <w:rtl/>
        </w:rPr>
        <w:t>המדידות</w:t>
      </w:r>
      <w:r w:rsidRPr="00445F7E">
        <w:rPr>
          <w:rFonts w:ascii="David" w:hAnsi="David" w:cs="David"/>
          <w:i/>
          <w:sz w:val="24"/>
          <w:szCs w:val="24"/>
          <w:rtl/>
        </w:rPr>
        <w:t xml:space="preserve"> </w:t>
      </w:r>
      <w:r w:rsidRPr="00445F7E">
        <w:rPr>
          <w:rFonts w:ascii="David" w:hAnsi="David" w:cs="David" w:hint="eastAsia"/>
          <w:i/>
          <w:sz w:val="24"/>
          <w:szCs w:val="24"/>
          <w:rtl/>
        </w:rPr>
        <w:t>והחשבונות</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ותשלום</w:t>
      </w:r>
      <w:r w:rsidRPr="00445F7E">
        <w:rPr>
          <w:rFonts w:ascii="David" w:hAnsi="David" w:cs="David"/>
          <w:i/>
          <w:sz w:val="24"/>
          <w:szCs w:val="24"/>
          <w:rtl/>
        </w:rPr>
        <w:t xml:space="preserve"> </w:t>
      </w:r>
      <w:r w:rsidRPr="00445F7E">
        <w:rPr>
          <w:rFonts w:ascii="David" w:hAnsi="David" w:cs="David" w:hint="eastAsia"/>
          <w:i/>
          <w:sz w:val="24"/>
          <w:szCs w:val="24"/>
          <w:rtl/>
        </w:rPr>
        <w:t>המגיע</w:t>
      </w:r>
      <w:r w:rsidRPr="00445F7E">
        <w:rPr>
          <w:rFonts w:ascii="David" w:hAnsi="David" w:cs="David"/>
          <w:i/>
          <w:sz w:val="24"/>
          <w:szCs w:val="24"/>
          <w:rtl/>
        </w:rPr>
        <w:t xml:space="preserve"> </w:t>
      </w:r>
      <w:r w:rsidRPr="00445F7E">
        <w:rPr>
          <w:rFonts w:ascii="David" w:hAnsi="David" w:cs="David" w:hint="eastAsia"/>
          <w:i/>
          <w:sz w:val="24"/>
          <w:szCs w:val="24"/>
          <w:rtl/>
        </w:rPr>
        <w:t>לו</w:t>
      </w:r>
      <w:r w:rsidRPr="00445F7E">
        <w:rPr>
          <w:rFonts w:ascii="David" w:hAnsi="David" w:cs="David"/>
          <w:i/>
          <w:sz w:val="24"/>
          <w:szCs w:val="24"/>
          <w:rtl/>
        </w:rPr>
        <w:t xml:space="preserve"> </w:t>
      </w:r>
      <w:r w:rsidRPr="00445F7E">
        <w:rPr>
          <w:rFonts w:ascii="David" w:hAnsi="David" w:cs="David" w:hint="eastAsia"/>
          <w:i/>
          <w:sz w:val="24"/>
          <w:szCs w:val="24"/>
          <w:rtl/>
        </w:rPr>
        <w:t>יעשו</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קבלן</w:t>
      </w:r>
      <w:r w:rsidRPr="00445F7E">
        <w:rPr>
          <w:rFonts w:ascii="David" w:hAnsi="David" w:cs="David"/>
          <w:i/>
          <w:sz w:val="24"/>
          <w:szCs w:val="24"/>
          <w:rtl/>
        </w:rPr>
        <w:t xml:space="preserve">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ישירות</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כפי</w:t>
      </w:r>
      <w:r w:rsidRPr="00445F7E">
        <w:rPr>
          <w:rFonts w:ascii="David" w:hAnsi="David" w:cs="David"/>
          <w:i/>
          <w:sz w:val="24"/>
          <w:szCs w:val="24"/>
          <w:rtl/>
        </w:rPr>
        <w:t xml:space="preserve"> </w:t>
      </w:r>
      <w:r w:rsidRPr="00445F7E">
        <w:rPr>
          <w:rFonts w:ascii="David" w:hAnsi="David" w:cs="David" w:hint="eastAsia"/>
          <w:i/>
          <w:sz w:val="24"/>
          <w:szCs w:val="24"/>
          <w:rtl/>
        </w:rPr>
        <w:t>שהמזמין</w:t>
      </w:r>
      <w:r w:rsidRPr="00445F7E">
        <w:rPr>
          <w:rFonts w:ascii="David" w:hAnsi="David" w:cs="David"/>
          <w:i/>
          <w:sz w:val="24"/>
          <w:szCs w:val="24"/>
          <w:rtl/>
        </w:rPr>
        <w:t xml:space="preserve"> </w:t>
      </w:r>
      <w:r w:rsidRPr="00445F7E">
        <w:rPr>
          <w:rFonts w:ascii="David" w:hAnsi="David" w:cs="David" w:hint="eastAsia"/>
          <w:i/>
          <w:sz w:val="24"/>
          <w:szCs w:val="24"/>
          <w:rtl/>
        </w:rPr>
        <w:t>יקבע</w:t>
      </w:r>
      <w:r w:rsidRPr="00445F7E">
        <w:rPr>
          <w:rFonts w:ascii="David" w:hAnsi="David" w:cs="David"/>
          <w:i/>
          <w:sz w:val="24"/>
          <w:szCs w:val="24"/>
          <w:rtl/>
        </w:rPr>
        <w:t xml:space="preserve"> </w:t>
      </w:r>
      <w:r w:rsidRPr="00445F7E">
        <w:rPr>
          <w:rFonts w:ascii="David" w:hAnsi="David" w:cs="David" w:hint="eastAsia"/>
          <w:i/>
          <w:sz w:val="24"/>
          <w:szCs w:val="24"/>
          <w:rtl/>
        </w:rPr>
        <w:t>לפני</w:t>
      </w:r>
      <w:r w:rsidRPr="00445F7E">
        <w:rPr>
          <w:rFonts w:ascii="David" w:hAnsi="David" w:cs="David"/>
          <w:i/>
          <w:sz w:val="24"/>
          <w:szCs w:val="24"/>
          <w:rtl/>
        </w:rPr>
        <w:t xml:space="preserve"> </w:t>
      </w:r>
      <w:r w:rsidRPr="00445F7E">
        <w:rPr>
          <w:rFonts w:ascii="David" w:hAnsi="David" w:cs="David" w:hint="eastAsia"/>
          <w:i/>
          <w:sz w:val="24"/>
          <w:szCs w:val="24"/>
          <w:rtl/>
        </w:rPr>
        <w:t>ההתקשרות</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6E96E1A7" w14:textId="489E8249" w:rsidR="00EF4F1C" w:rsidRPr="00160C8C" w:rsidRDefault="00EF4F1C" w:rsidP="00160C8C">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לדאוג</w:t>
      </w:r>
      <w:r w:rsidRPr="00445F7E">
        <w:rPr>
          <w:rFonts w:ascii="David" w:hAnsi="David" w:cs="David"/>
          <w:i/>
          <w:sz w:val="24"/>
          <w:szCs w:val="24"/>
          <w:rtl/>
        </w:rPr>
        <w:t xml:space="preserve"> </w:t>
      </w:r>
      <w:r w:rsidRPr="00445F7E">
        <w:rPr>
          <w:rFonts w:ascii="David" w:hAnsi="David" w:cs="David" w:hint="eastAsia"/>
          <w:i/>
          <w:sz w:val="24"/>
          <w:szCs w:val="24"/>
          <w:rtl/>
        </w:rPr>
        <w:t>לבטוח</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והעבודות</w:t>
      </w:r>
      <w:r w:rsidRPr="00445F7E">
        <w:rPr>
          <w:rFonts w:ascii="David" w:hAnsi="David" w:cs="David"/>
          <w:i/>
          <w:sz w:val="24"/>
          <w:szCs w:val="24"/>
          <w:rtl/>
        </w:rPr>
        <w:t xml:space="preserve"> </w:t>
      </w:r>
      <w:r w:rsidRPr="00445F7E">
        <w:rPr>
          <w:rFonts w:ascii="David" w:hAnsi="David" w:cs="David" w:hint="eastAsia"/>
          <w:i/>
          <w:sz w:val="24"/>
          <w:szCs w:val="24"/>
          <w:rtl/>
        </w:rPr>
        <w:t>שתבוצענה</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ידו</w:t>
      </w:r>
      <w:r w:rsidRPr="00445F7E">
        <w:rPr>
          <w:rFonts w:ascii="David" w:hAnsi="David" w:cs="David"/>
          <w:i/>
          <w:sz w:val="24"/>
          <w:szCs w:val="24"/>
          <w:rtl/>
        </w:rPr>
        <w:t xml:space="preserve">, </w:t>
      </w:r>
      <w:r w:rsidRPr="00445F7E">
        <w:rPr>
          <w:rFonts w:ascii="David" w:hAnsi="David" w:cs="David" w:hint="eastAsia"/>
          <w:i/>
          <w:sz w:val="24"/>
          <w:szCs w:val="24"/>
          <w:rtl/>
        </w:rPr>
        <w:t>וכן</w:t>
      </w:r>
      <w:r w:rsidRPr="00445F7E">
        <w:rPr>
          <w:rFonts w:ascii="David" w:hAnsi="David" w:cs="David"/>
          <w:i/>
          <w:sz w:val="24"/>
          <w:szCs w:val="24"/>
          <w:rtl/>
        </w:rPr>
        <w:t xml:space="preserve"> </w:t>
      </w:r>
      <w:r w:rsidRPr="00445F7E">
        <w:rPr>
          <w:rFonts w:ascii="David" w:hAnsi="David" w:cs="David" w:hint="eastAsia"/>
          <w:i/>
          <w:sz w:val="24"/>
          <w:szCs w:val="24"/>
          <w:rtl/>
        </w:rPr>
        <w:t>לדאוג</w:t>
      </w:r>
      <w:r w:rsidRPr="00445F7E">
        <w:rPr>
          <w:rFonts w:ascii="David" w:hAnsi="David" w:cs="David"/>
          <w:i/>
          <w:sz w:val="24"/>
          <w:szCs w:val="24"/>
          <w:rtl/>
        </w:rPr>
        <w:t xml:space="preserve"> </w:t>
      </w:r>
      <w:r w:rsidRPr="00445F7E">
        <w:rPr>
          <w:rFonts w:ascii="David" w:hAnsi="David" w:cs="David" w:hint="eastAsia"/>
          <w:i/>
          <w:sz w:val="24"/>
          <w:szCs w:val="24"/>
          <w:rtl/>
        </w:rPr>
        <w:t>לבטוח</w:t>
      </w:r>
      <w:r w:rsidRPr="00445F7E">
        <w:rPr>
          <w:rFonts w:ascii="David" w:hAnsi="David" w:cs="David"/>
          <w:i/>
          <w:sz w:val="24"/>
          <w:szCs w:val="24"/>
          <w:rtl/>
        </w:rPr>
        <w:t xml:space="preserve"> </w:t>
      </w:r>
      <w:r w:rsidRPr="00445F7E">
        <w:rPr>
          <w:rFonts w:ascii="David" w:hAnsi="David" w:cs="David" w:hint="eastAsia"/>
          <w:i/>
          <w:sz w:val="24"/>
          <w:szCs w:val="24"/>
          <w:rtl/>
        </w:rPr>
        <w:t>צד</w:t>
      </w:r>
      <w:r w:rsidRPr="00445F7E">
        <w:rPr>
          <w:rFonts w:ascii="David" w:hAnsi="David" w:cs="David"/>
          <w:i/>
          <w:sz w:val="24"/>
          <w:szCs w:val="24"/>
          <w:rtl/>
        </w:rPr>
        <w:t xml:space="preserve"> </w:t>
      </w:r>
      <w:r w:rsidRPr="00445F7E">
        <w:rPr>
          <w:rFonts w:ascii="David" w:hAnsi="David" w:cs="David" w:hint="eastAsia"/>
          <w:i/>
          <w:sz w:val="24"/>
          <w:szCs w:val="24"/>
          <w:rtl/>
        </w:rPr>
        <w:t>ג</w:t>
      </w:r>
      <w:r w:rsidRPr="00445F7E">
        <w:rPr>
          <w:rFonts w:ascii="David" w:hAnsi="David" w:cs="David"/>
          <w:i/>
          <w:sz w:val="24"/>
          <w:szCs w:val="24"/>
          <w:rtl/>
        </w:rPr>
        <w:t xml:space="preserve">' </w:t>
      </w:r>
      <w:r w:rsidRPr="00445F7E">
        <w:rPr>
          <w:rFonts w:ascii="David" w:hAnsi="David" w:cs="David" w:hint="eastAsia"/>
          <w:i/>
          <w:sz w:val="24"/>
          <w:szCs w:val="24"/>
          <w:rtl/>
        </w:rPr>
        <w:t>בגינו</w:t>
      </w:r>
      <w:r w:rsidRPr="00445F7E">
        <w:rPr>
          <w:rFonts w:ascii="David" w:hAnsi="David" w:cs="David"/>
          <w:i/>
          <w:sz w:val="24"/>
          <w:szCs w:val="24"/>
          <w:rtl/>
        </w:rPr>
        <w:t xml:space="preserve">, </w:t>
      </w:r>
      <w:r w:rsidRPr="00445F7E">
        <w:rPr>
          <w:rFonts w:ascii="David" w:hAnsi="David" w:cs="David" w:hint="eastAsia"/>
          <w:i/>
          <w:sz w:val="24"/>
          <w:szCs w:val="24"/>
          <w:rtl/>
        </w:rPr>
        <w:t>הכול</w:t>
      </w:r>
      <w:r w:rsidRPr="00445F7E">
        <w:rPr>
          <w:rFonts w:ascii="David" w:hAnsi="David" w:cs="David"/>
          <w:i/>
          <w:sz w:val="24"/>
          <w:szCs w:val="24"/>
          <w:rtl/>
        </w:rPr>
        <w:t xml:space="preserve"> </w:t>
      </w:r>
      <w:r w:rsidRPr="00445F7E">
        <w:rPr>
          <w:rFonts w:ascii="David" w:hAnsi="David" w:cs="David" w:hint="eastAsia"/>
          <w:i/>
          <w:sz w:val="24"/>
          <w:szCs w:val="24"/>
          <w:rtl/>
        </w:rPr>
        <w:t>לפי</w:t>
      </w:r>
      <w:r w:rsidRPr="00445F7E">
        <w:rPr>
          <w:rFonts w:ascii="David" w:hAnsi="David" w:cs="David"/>
          <w:i/>
          <w:sz w:val="24"/>
          <w:szCs w:val="24"/>
          <w:rtl/>
        </w:rPr>
        <w:t xml:space="preserve"> </w:t>
      </w:r>
      <w:r w:rsidRPr="00445F7E">
        <w:rPr>
          <w:rFonts w:ascii="David" w:hAnsi="David" w:cs="David" w:hint="eastAsia"/>
          <w:i/>
          <w:sz w:val="24"/>
          <w:szCs w:val="24"/>
          <w:rtl/>
        </w:rPr>
        <w:t>העקרונות</w:t>
      </w:r>
      <w:r w:rsidRPr="00445F7E">
        <w:rPr>
          <w:rFonts w:ascii="David" w:hAnsi="David" w:cs="David"/>
          <w:i/>
          <w:sz w:val="24"/>
          <w:szCs w:val="24"/>
          <w:rtl/>
        </w:rPr>
        <w:t xml:space="preserve"> </w:t>
      </w:r>
      <w:r w:rsidRPr="00445F7E">
        <w:rPr>
          <w:rFonts w:ascii="David" w:hAnsi="David" w:cs="David" w:hint="eastAsia"/>
          <w:i/>
          <w:sz w:val="24"/>
          <w:szCs w:val="24"/>
          <w:rtl/>
        </w:rPr>
        <w:t>המפורטים</w:t>
      </w:r>
      <w:r w:rsidRPr="00445F7E">
        <w:rPr>
          <w:rFonts w:ascii="David" w:hAnsi="David" w:cs="David"/>
          <w:i/>
          <w:sz w:val="24"/>
          <w:szCs w:val="24"/>
          <w:rtl/>
        </w:rPr>
        <w:t xml:space="preserve"> </w:t>
      </w:r>
      <w:r w:rsidRPr="00445F7E">
        <w:rPr>
          <w:rFonts w:ascii="David" w:hAnsi="David" w:cs="David" w:hint="eastAsia"/>
          <w:i/>
          <w:sz w:val="24"/>
          <w:szCs w:val="24"/>
          <w:rtl/>
        </w:rPr>
        <w:t>בסעיף</w:t>
      </w:r>
      <w:r w:rsidRPr="00445F7E">
        <w:rPr>
          <w:rFonts w:ascii="David" w:hAnsi="David" w:cs="David"/>
          <w:i/>
          <w:sz w:val="24"/>
          <w:szCs w:val="24"/>
          <w:rtl/>
        </w:rPr>
        <w:t xml:space="preserve"> 16 </w:t>
      </w:r>
      <w:r w:rsidRPr="00445F7E">
        <w:rPr>
          <w:rFonts w:ascii="David" w:hAnsi="David" w:cs="David" w:hint="eastAsia"/>
          <w:i/>
          <w:sz w:val="24"/>
          <w:szCs w:val="24"/>
          <w:rtl/>
        </w:rPr>
        <w:t>להלן</w:t>
      </w:r>
      <w:r w:rsidRPr="00445F7E">
        <w:rPr>
          <w:rFonts w:ascii="David" w:hAnsi="David" w:cs="David"/>
          <w:i/>
          <w:sz w:val="24"/>
          <w:szCs w:val="24"/>
          <w:rtl/>
        </w:rPr>
        <w:t>.</w:t>
      </w:r>
    </w:p>
    <w:p w14:paraId="2D5BC4B2" w14:textId="77777777" w:rsidR="00EF4F1C" w:rsidRPr="00445F7E" w:rsidRDefault="00EF4F1C" w:rsidP="00445F7E">
      <w:pPr>
        <w:numPr>
          <w:ilvl w:val="2"/>
          <w:numId w:val="4"/>
        </w:numPr>
        <w:tabs>
          <w:tab w:val="clear" w:pos="1497"/>
          <w:tab w:val="num" w:pos="1791"/>
        </w:tabs>
        <w:spacing w:after="0" w:afterAutospacing="0" w:line="240" w:lineRule="auto"/>
        <w:ind w:left="1649" w:hanging="656"/>
        <w:rPr>
          <w:rFonts w:ascii="David" w:hAnsi="David" w:cs="David"/>
          <w:i/>
          <w:sz w:val="24"/>
          <w:szCs w:val="24"/>
          <w:rtl/>
        </w:rPr>
      </w:pPr>
      <w:r w:rsidRPr="00445F7E">
        <w:rPr>
          <w:rFonts w:ascii="David" w:hAnsi="David" w:cs="David" w:hint="eastAsia"/>
          <w:i/>
          <w:sz w:val="24"/>
          <w:szCs w:val="24"/>
          <w:rtl/>
        </w:rPr>
        <w:t>הערבויות</w:t>
      </w:r>
      <w:r w:rsidRPr="00445F7E">
        <w:rPr>
          <w:rFonts w:ascii="David" w:hAnsi="David" w:cs="David"/>
          <w:i/>
          <w:sz w:val="24"/>
          <w:szCs w:val="24"/>
          <w:rtl/>
        </w:rPr>
        <w:t xml:space="preserve"> </w:t>
      </w:r>
      <w:r w:rsidRPr="00445F7E">
        <w:rPr>
          <w:rFonts w:ascii="David" w:hAnsi="David" w:cs="David" w:hint="eastAsia"/>
          <w:i/>
          <w:sz w:val="24"/>
          <w:szCs w:val="24"/>
          <w:rtl/>
        </w:rPr>
        <w:t>לקיום</w:t>
      </w:r>
      <w:r w:rsidRPr="00445F7E">
        <w:rPr>
          <w:rFonts w:ascii="David" w:hAnsi="David" w:cs="David"/>
          <w:i/>
          <w:sz w:val="24"/>
          <w:szCs w:val="24"/>
          <w:rtl/>
        </w:rPr>
        <w:t xml:space="preserve"> </w:t>
      </w:r>
      <w:r w:rsidRPr="00445F7E">
        <w:rPr>
          <w:rFonts w:ascii="David" w:hAnsi="David" w:cs="David" w:hint="eastAsia"/>
          <w:i/>
          <w:sz w:val="24"/>
          <w:szCs w:val="24"/>
          <w:rtl/>
        </w:rPr>
        <w:t>תנאי</w:t>
      </w:r>
      <w:r w:rsidRPr="00445F7E">
        <w:rPr>
          <w:rFonts w:ascii="David" w:hAnsi="David" w:cs="David"/>
          <w:i/>
          <w:sz w:val="24"/>
          <w:szCs w:val="24"/>
          <w:rtl/>
        </w:rPr>
        <w:t xml:space="preserve"> </w:t>
      </w:r>
      <w:r w:rsidRPr="00445F7E">
        <w:rPr>
          <w:rFonts w:ascii="David" w:hAnsi="David" w:cs="David" w:hint="eastAsia"/>
          <w:i/>
          <w:sz w:val="24"/>
          <w:szCs w:val="24"/>
          <w:rtl/>
        </w:rPr>
        <w:t>החוזה</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הקבלנים</w:t>
      </w:r>
      <w:r w:rsidRPr="00445F7E">
        <w:rPr>
          <w:rFonts w:ascii="David" w:hAnsi="David" w:cs="David"/>
          <w:i/>
          <w:sz w:val="24"/>
          <w:szCs w:val="24"/>
          <w:rtl/>
        </w:rPr>
        <w:t xml:space="preserve"> </w:t>
      </w:r>
      <w:r w:rsidRPr="00445F7E">
        <w:rPr>
          <w:rFonts w:ascii="David" w:hAnsi="David" w:cs="David" w:hint="eastAsia"/>
          <w:i/>
          <w:sz w:val="24"/>
          <w:szCs w:val="24"/>
          <w:rtl/>
        </w:rPr>
        <w:t>המיוחדים</w:t>
      </w:r>
      <w:r w:rsidRPr="00445F7E">
        <w:rPr>
          <w:rFonts w:ascii="David" w:hAnsi="David" w:cs="David"/>
          <w:i/>
          <w:sz w:val="24"/>
          <w:szCs w:val="24"/>
          <w:rtl/>
        </w:rPr>
        <w:t xml:space="preserve"> </w:t>
      </w:r>
      <w:r w:rsidRPr="00445F7E">
        <w:rPr>
          <w:rFonts w:ascii="David" w:hAnsi="David" w:cs="David" w:hint="eastAsia"/>
          <w:i/>
          <w:sz w:val="24"/>
          <w:szCs w:val="24"/>
          <w:rtl/>
        </w:rPr>
        <w:t>יהיו</w:t>
      </w:r>
      <w:r w:rsidRPr="00445F7E">
        <w:rPr>
          <w:rFonts w:ascii="David" w:hAnsi="David" w:cs="David"/>
          <w:i/>
          <w:sz w:val="24"/>
          <w:szCs w:val="24"/>
          <w:rtl/>
        </w:rPr>
        <w:t xml:space="preserve"> </w:t>
      </w:r>
      <w:r w:rsidRPr="00445F7E">
        <w:rPr>
          <w:rFonts w:ascii="David" w:hAnsi="David" w:cs="David" w:hint="eastAsia"/>
          <w:i/>
          <w:sz w:val="24"/>
          <w:szCs w:val="24"/>
          <w:rtl/>
        </w:rPr>
        <w:t>ויישארו</w:t>
      </w:r>
      <w:r w:rsidRPr="00445F7E">
        <w:rPr>
          <w:rFonts w:ascii="David" w:hAnsi="David" w:cs="David"/>
          <w:i/>
          <w:sz w:val="24"/>
          <w:szCs w:val="24"/>
          <w:rtl/>
        </w:rPr>
        <w:t xml:space="preserve"> </w:t>
      </w:r>
      <w:r w:rsidRPr="00445F7E">
        <w:rPr>
          <w:rFonts w:ascii="David" w:hAnsi="David" w:cs="David" w:hint="eastAsia"/>
          <w:i/>
          <w:sz w:val="24"/>
          <w:szCs w:val="24"/>
          <w:rtl/>
        </w:rPr>
        <w:t>לטובת</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w:t>
      </w:r>
    </w:p>
    <w:p w14:paraId="6DEA4680" w14:textId="556E3D97" w:rsidR="00EF4F1C" w:rsidRPr="00445F7E" w:rsidRDefault="00EF4F1C" w:rsidP="00445F7E">
      <w:pPr>
        <w:numPr>
          <w:ilvl w:val="1"/>
          <w:numId w:val="4"/>
        </w:numPr>
        <w:spacing w:after="0" w:afterAutospacing="0" w:line="240" w:lineRule="auto"/>
        <w:rPr>
          <w:rFonts w:ascii="David" w:hAnsi="David" w:cs="David"/>
          <w:i/>
          <w:sz w:val="24"/>
          <w:szCs w:val="24"/>
        </w:rPr>
      </w:pPr>
      <w:r w:rsidRPr="00445F7E">
        <w:rPr>
          <w:rFonts w:ascii="David" w:hAnsi="David" w:cs="David" w:hint="eastAsia"/>
          <w:i/>
          <w:sz w:val="24"/>
          <w:szCs w:val="24"/>
          <w:rtl/>
        </w:rPr>
        <w:t>למרות</w:t>
      </w:r>
      <w:r w:rsidRPr="00445F7E">
        <w:rPr>
          <w:rFonts w:ascii="David" w:hAnsi="David" w:cs="David"/>
          <w:i/>
          <w:sz w:val="24"/>
          <w:szCs w:val="24"/>
          <w:rtl/>
        </w:rPr>
        <w:t xml:space="preserve"> </w:t>
      </w:r>
      <w:r w:rsidRPr="00445F7E">
        <w:rPr>
          <w:rFonts w:ascii="David" w:hAnsi="David" w:cs="David" w:hint="eastAsia"/>
          <w:i/>
          <w:sz w:val="24"/>
          <w:szCs w:val="24"/>
          <w:rtl/>
        </w:rPr>
        <w:t>האמור</w:t>
      </w:r>
      <w:r w:rsidRPr="00445F7E">
        <w:rPr>
          <w:rFonts w:ascii="David" w:hAnsi="David" w:cs="David"/>
          <w:i/>
          <w:sz w:val="24"/>
          <w:szCs w:val="24"/>
          <w:rtl/>
        </w:rPr>
        <w:t xml:space="preserve"> </w:t>
      </w:r>
      <w:r w:rsidRPr="00445F7E">
        <w:rPr>
          <w:rFonts w:ascii="David" w:hAnsi="David" w:cs="David" w:hint="eastAsia"/>
          <w:i/>
          <w:sz w:val="24"/>
          <w:szCs w:val="24"/>
          <w:rtl/>
        </w:rPr>
        <w:t>בסעיפים</w:t>
      </w:r>
      <w:r w:rsidRPr="00445F7E">
        <w:rPr>
          <w:rFonts w:ascii="David" w:hAnsi="David" w:cs="David"/>
          <w:i/>
          <w:sz w:val="24"/>
          <w:szCs w:val="24"/>
          <w:rtl/>
        </w:rPr>
        <w:t xml:space="preserve"> 12.4 </w:t>
      </w:r>
      <w:r w:rsidRPr="00445F7E">
        <w:rPr>
          <w:rFonts w:ascii="David" w:hAnsi="David" w:cs="David" w:hint="eastAsia"/>
          <w:i/>
          <w:sz w:val="24"/>
          <w:szCs w:val="24"/>
          <w:rtl/>
        </w:rPr>
        <w:t>ו</w:t>
      </w:r>
      <w:r w:rsidRPr="00445F7E">
        <w:rPr>
          <w:rFonts w:ascii="David" w:hAnsi="David" w:cs="David"/>
          <w:i/>
          <w:sz w:val="24"/>
          <w:szCs w:val="24"/>
          <w:rtl/>
        </w:rPr>
        <w:t xml:space="preserve"> </w:t>
      </w:r>
      <w:r w:rsidRPr="00445F7E">
        <w:rPr>
          <w:rFonts w:ascii="David" w:hAnsi="David" w:cs="David"/>
          <w:i/>
          <w:sz w:val="24"/>
          <w:szCs w:val="24"/>
        </w:rPr>
        <w:t>–</w:t>
      </w:r>
      <w:r w:rsidRPr="00445F7E">
        <w:rPr>
          <w:rFonts w:ascii="David" w:hAnsi="David" w:cs="David"/>
          <w:i/>
          <w:sz w:val="24"/>
          <w:szCs w:val="24"/>
          <w:rtl/>
        </w:rPr>
        <w:t xml:space="preserve"> 12.5 </w:t>
      </w:r>
      <w:r w:rsidRPr="00445F7E">
        <w:rPr>
          <w:rFonts w:ascii="David" w:hAnsi="David" w:cs="David" w:hint="eastAsia"/>
          <w:i/>
          <w:sz w:val="24"/>
          <w:szCs w:val="24"/>
          <w:rtl/>
        </w:rPr>
        <w:t>לעיל</w:t>
      </w:r>
      <w:r w:rsidRPr="00445F7E">
        <w:rPr>
          <w:rFonts w:ascii="David" w:hAnsi="David" w:cs="David"/>
          <w:i/>
          <w:sz w:val="24"/>
          <w:szCs w:val="24"/>
          <w:rtl/>
        </w:rPr>
        <w:t xml:space="preserve"> </w:t>
      </w:r>
      <w:r w:rsidRPr="00445F7E">
        <w:rPr>
          <w:rFonts w:ascii="David" w:hAnsi="David" w:cs="David" w:hint="eastAsia"/>
          <w:i/>
          <w:sz w:val="24"/>
          <w:szCs w:val="24"/>
          <w:rtl/>
        </w:rPr>
        <w:t>לא</w:t>
      </w:r>
      <w:r w:rsidRPr="00445F7E">
        <w:rPr>
          <w:rFonts w:ascii="David" w:hAnsi="David" w:cs="David"/>
          <w:i/>
          <w:sz w:val="24"/>
          <w:szCs w:val="24"/>
          <w:rtl/>
        </w:rPr>
        <w:t xml:space="preserve"> </w:t>
      </w:r>
      <w:r w:rsidRPr="00445F7E">
        <w:rPr>
          <w:rFonts w:ascii="David" w:hAnsi="David" w:cs="David" w:hint="eastAsia"/>
          <w:i/>
          <w:sz w:val="24"/>
          <w:szCs w:val="24"/>
          <w:rtl/>
        </w:rPr>
        <w:t>יהיה</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זכאי</w:t>
      </w:r>
      <w:r w:rsidRPr="00445F7E">
        <w:rPr>
          <w:rFonts w:ascii="David" w:hAnsi="David" w:cs="David"/>
          <w:i/>
          <w:sz w:val="24"/>
          <w:szCs w:val="24"/>
          <w:rtl/>
        </w:rPr>
        <w:t xml:space="preserve"> </w:t>
      </w:r>
      <w:r w:rsidRPr="00445F7E">
        <w:rPr>
          <w:rFonts w:ascii="David" w:hAnsi="David" w:cs="David" w:hint="eastAsia"/>
          <w:i/>
          <w:sz w:val="24"/>
          <w:szCs w:val="24"/>
          <w:rtl/>
        </w:rPr>
        <w:t>לכל</w:t>
      </w:r>
      <w:r w:rsidRPr="00445F7E">
        <w:rPr>
          <w:rFonts w:ascii="David" w:hAnsi="David" w:cs="David"/>
          <w:i/>
          <w:sz w:val="24"/>
          <w:szCs w:val="24"/>
          <w:rtl/>
        </w:rPr>
        <w:t xml:space="preserve"> </w:t>
      </w:r>
      <w:r w:rsidRPr="00445F7E">
        <w:rPr>
          <w:rFonts w:ascii="David" w:hAnsi="David" w:cs="David" w:hint="eastAsia"/>
          <w:i/>
          <w:sz w:val="24"/>
          <w:szCs w:val="24"/>
          <w:rtl/>
        </w:rPr>
        <w:t>עמלה</w:t>
      </w:r>
      <w:r w:rsidRPr="00445F7E">
        <w:rPr>
          <w:rFonts w:ascii="David" w:hAnsi="David" w:cs="David"/>
          <w:i/>
          <w:sz w:val="24"/>
          <w:szCs w:val="24"/>
          <w:rtl/>
        </w:rPr>
        <w:t xml:space="preserve"> </w:t>
      </w:r>
      <w:r w:rsidRPr="00445F7E">
        <w:rPr>
          <w:rFonts w:ascii="David" w:hAnsi="David" w:cs="David" w:hint="eastAsia"/>
          <w:i/>
          <w:sz w:val="24"/>
          <w:szCs w:val="24"/>
          <w:rtl/>
        </w:rPr>
        <w:t>שהיא</w:t>
      </w:r>
      <w:r w:rsidRPr="00445F7E">
        <w:rPr>
          <w:rFonts w:ascii="David" w:hAnsi="David" w:cs="David"/>
          <w:i/>
          <w:sz w:val="24"/>
          <w:szCs w:val="24"/>
          <w:rtl/>
        </w:rPr>
        <w:t xml:space="preserve"> </w:t>
      </w:r>
      <w:r w:rsidRPr="00445F7E">
        <w:rPr>
          <w:rFonts w:ascii="David" w:hAnsi="David" w:cs="David" w:hint="eastAsia"/>
          <w:i/>
          <w:sz w:val="24"/>
          <w:szCs w:val="24"/>
          <w:rtl/>
        </w:rPr>
        <w:t>בגין</w:t>
      </w:r>
      <w:r w:rsidRPr="00445F7E">
        <w:rPr>
          <w:rFonts w:ascii="David" w:hAnsi="David" w:cs="David"/>
          <w:i/>
          <w:sz w:val="24"/>
          <w:szCs w:val="24"/>
          <w:rtl/>
        </w:rPr>
        <w:t xml:space="preserve"> </w:t>
      </w:r>
      <w:r w:rsidRPr="00445F7E">
        <w:rPr>
          <w:rFonts w:ascii="David" w:hAnsi="David" w:cs="David" w:hint="eastAsia"/>
          <w:i/>
          <w:sz w:val="24"/>
          <w:szCs w:val="24"/>
          <w:rtl/>
        </w:rPr>
        <w:t>כל</w:t>
      </w:r>
      <w:r w:rsidRPr="00445F7E">
        <w:rPr>
          <w:rFonts w:ascii="David" w:hAnsi="David" w:cs="David"/>
          <w:i/>
          <w:sz w:val="24"/>
          <w:szCs w:val="24"/>
          <w:rtl/>
        </w:rPr>
        <w:t xml:space="preserve"> </w:t>
      </w:r>
      <w:r w:rsidRPr="00445F7E">
        <w:rPr>
          <w:rFonts w:ascii="David" w:hAnsi="David" w:cs="David" w:hint="eastAsia"/>
          <w:i/>
          <w:sz w:val="24"/>
          <w:szCs w:val="24"/>
          <w:rtl/>
        </w:rPr>
        <w:t>עבודה</w:t>
      </w:r>
      <w:r w:rsidRPr="00445F7E">
        <w:rPr>
          <w:rFonts w:ascii="David" w:hAnsi="David" w:cs="David"/>
          <w:i/>
          <w:sz w:val="24"/>
          <w:szCs w:val="24"/>
          <w:rtl/>
        </w:rPr>
        <w:t xml:space="preserve"> </w:t>
      </w:r>
      <w:r w:rsidRPr="00445F7E">
        <w:rPr>
          <w:rFonts w:ascii="David" w:hAnsi="David" w:cs="David" w:hint="eastAsia"/>
          <w:i/>
          <w:sz w:val="24"/>
          <w:szCs w:val="24"/>
          <w:rtl/>
        </w:rPr>
        <w:t>נוספת</w:t>
      </w:r>
      <w:r w:rsidRPr="00445F7E">
        <w:rPr>
          <w:rFonts w:ascii="David" w:hAnsi="David" w:cs="David"/>
          <w:i/>
          <w:sz w:val="24"/>
          <w:szCs w:val="24"/>
          <w:rtl/>
        </w:rPr>
        <w:t xml:space="preserve"> </w:t>
      </w:r>
      <w:r w:rsidRPr="00445F7E">
        <w:rPr>
          <w:rFonts w:ascii="David" w:hAnsi="David" w:cs="David" w:hint="eastAsia"/>
          <w:i/>
          <w:sz w:val="24"/>
          <w:szCs w:val="24"/>
          <w:rtl/>
        </w:rPr>
        <w:t>שזכה</w:t>
      </w:r>
      <w:r w:rsidRPr="00445F7E">
        <w:rPr>
          <w:rFonts w:ascii="David" w:hAnsi="David" w:cs="David"/>
          <w:i/>
          <w:sz w:val="24"/>
          <w:szCs w:val="24"/>
          <w:rtl/>
        </w:rPr>
        <w:t xml:space="preserve"> </w:t>
      </w:r>
      <w:r w:rsidRPr="00445F7E">
        <w:rPr>
          <w:rFonts w:ascii="David" w:hAnsi="David" w:cs="David" w:hint="eastAsia"/>
          <w:i/>
          <w:sz w:val="24"/>
          <w:szCs w:val="24"/>
          <w:rtl/>
        </w:rPr>
        <w:t>בה</w:t>
      </w:r>
      <w:r w:rsidRPr="00445F7E">
        <w:rPr>
          <w:rFonts w:ascii="David" w:hAnsi="David" w:cs="David"/>
          <w:i/>
          <w:sz w:val="24"/>
          <w:szCs w:val="24"/>
          <w:rtl/>
        </w:rPr>
        <w:t xml:space="preserve"> </w:t>
      </w:r>
      <w:r w:rsidRPr="00445F7E">
        <w:rPr>
          <w:rFonts w:ascii="David" w:hAnsi="David" w:cs="David" w:hint="eastAsia"/>
          <w:i/>
          <w:sz w:val="24"/>
          <w:szCs w:val="24"/>
          <w:rtl/>
        </w:rPr>
        <w:t>בהשתתפו</w:t>
      </w:r>
      <w:r w:rsidRPr="00445F7E">
        <w:rPr>
          <w:rFonts w:ascii="David" w:hAnsi="David" w:cs="David"/>
          <w:i/>
          <w:sz w:val="24"/>
          <w:szCs w:val="24"/>
          <w:rtl/>
        </w:rPr>
        <w:t xml:space="preserve"> </w:t>
      </w:r>
      <w:r w:rsidRPr="00445F7E">
        <w:rPr>
          <w:rFonts w:ascii="David" w:hAnsi="David" w:cs="David" w:hint="eastAsia"/>
          <w:i/>
          <w:sz w:val="24"/>
          <w:szCs w:val="24"/>
          <w:rtl/>
        </w:rPr>
        <w:t>במכרז</w:t>
      </w:r>
      <w:r w:rsidRPr="00445F7E">
        <w:rPr>
          <w:rFonts w:ascii="David" w:hAnsi="David" w:cs="David"/>
          <w:i/>
          <w:sz w:val="24"/>
          <w:szCs w:val="24"/>
          <w:rtl/>
        </w:rPr>
        <w:t xml:space="preserve"> </w:t>
      </w:r>
      <w:r w:rsidRPr="00445F7E">
        <w:rPr>
          <w:rFonts w:ascii="David" w:hAnsi="David" w:cs="David" w:hint="eastAsia"/>
          <w:i/>
          <w:sz w:val="24"/>
          <w:szCs w:val="24"/>
          <w:rtl/>
        </w:rPr>
        <w:t>של</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לקבלנים</w:t>
      </w:r>
      <w:r w:rsidRPr="00445F7E">
        <w:rPr>
          <w:rFonts w:ascii="David" w:hAnsi="David" w:cs="David"/>
          <w:i/>
          <w:sz w:val="24"/>
          <w:szCs w:val="24"/>
          <w:rtl/>
        </w:rPr>
        <w:t xml:space="preserve"> </w:t>
      </w:r>
      <w:r w:rsidRPr="00445F7E">
        <w:rPr>
          <w:rFonts w:ascii="David" w:hAnsi="David" w:cs="David" w:hint="eastAsia"/>
          <w:i/>
          <w:sz w:val="24"/>
          <w:szCs w:val="24"/>
          <w:rtl/>
        </w:rPr>
        <w:t>מיוחדים</w:t>
      </w:r>
      <w:r w:rsidRPr="00445F7E">
        <w:rPr>
          <w:rFonts w:ascii="David" w:hAnsi="David" w:cs="David"/>
          <w:i/>
          <w:sz w:val="24"/>
          <w:szCs w:val="24"/>
          <w:rtl/>
        </w:rPr>
        <w:t xml:space="preserve">. </w:t>
      </w:r>
    </w:p>
    <w:p w14:paraId="4F9F8CF7" w14:textId="77777777" w:rsidR="00EF4F1C" w:rsidRPr="00445F7E" w:rsidRDefault="00EF4F1C" w:rsidP="00A11D74">
      <w:pPr>
        <w:spacing w:after="0" w:afterAutospacing="0" w:line="240" w:lineRule="auto"/>
        <w:rPr>
          <w:rFonts w:ascii="David" w:hAnsi="David" w:cs="David"/>
          <w:i/>
          <w:sz w:val="24"/>
          <w:szCs w:val="24"/>
          <w:u w:val="single"/>
        </w:rPr>
      </w:pPr>
      <w:r w:rsidRPr="00EF4F1C">
        <w:rPr>
          <w:rFonts w:ascii="David" w:hAnsi="David" w:cs="David" w:hint="eastAsia"/>
          <w:b/>
          <w:bCs/>
          <w:i/>
          <w:sz w:val="24"/>
          <w:szCs w:val="24"/>
          <w:u w:val="single"/>
          <w:rtl/>
        </w:rPr>
        <w:t>ספק</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ממונה</w:t>
      </w:r>
      <w:r w:rsidRPr="00EF4F1C">
        <w:rPr>
          <w:rFonts w:ascii="David" w:hAnsi="David" w:cs="David"/>
          <w:b/>
          <w:bCs/>
          <w:i/>
          <w:sz w:val="24"/>
          <w:szCs w:val="24"/>
          <w:u w:val="single"/>
          <w:rtl/>
        </w:rPr>
        <w:t xml:space="preserve"> </w:t>
      </w:r>
    </w:p>
    <w:p w14:paraId="36EFD24C" w14:textId="0056172D" w:rsidR="00EF4F1C" w:rsidRPr="00445F7E" w:rsidRDefault="00EF4F1C" w:rsidP="00445F7E">
      <w:pPr>
        <w:pStyle w:val="ListParagraph"/>
        <w:numPr>
          <w:ilvl w:val="1"/>
          <w:numId w:val="4"/>
        </w:numPr>
        <w:spacing w:after="0" w:afterAutospacing="0" w:line="240" w:lineRule="auto"/>
        <w:rPr>
          <w:rFonts w:ascii="David" w:hAnsi="David" w:cs="David"/>
          <w:i/>
          <w:sz w:val="24"/>
          <w:szCs w:val="24"/>
          <w:rtl/>
        </w:rPr>
      </w:pP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רשאי</w:t>
      </w:r>
      <w:r w:rsidRPr="00445F7E">
        <w:rPr>
          <w:rFonts w:ascii="David" w:hAnsi="David" w:cs="David"/>
          <w:i/>
          <w:sz w:val="24"/>
          <w:szCs w:val="24"/>
          <w:rtl/>
        </w:rPr>
        <w:t xml:space="preserve"> </w:t>
      </w:r>
      <w:r w:rsidRPr="00445F7E">
        <w:rPr>
          <w:rFonts w:ascii="David" w:hAnsi="David" w:cs="David" w:hint="eastAsia"/>
          <w:i/>
          <w:sz w:val="24"/>
          <w:szCs w:val="24"/>
          <w:rtl/>
        </w:rPr>
        <w:t>להנחות</w:t>
      </w:r>
      <w:r w:rsidRPr="00445F7E">
        <w:rPr>
          <w:rFonts w:ascii="David" w:hAnsi="David" w:cs="David"/>
          <w:i/>
          <w:sz w:val="24"/>
          <w:szCs w:val="24"/>
          <w:rtl/>
        </w:rPr>
        <w:t xml:space="preserve"> </w:t>
      </w:r>
      <w:r w:rsidRPr="00445F7E">
        <w:rPr>
          <w:rFonts w:ascii="David" w:hAnsi="David" w:cs="David" w:hint="eastAsia"/>
          <w:i/>
          <w:sz w:val="24"/>
          <w:szCs w:val="24"/>
          <w:rtl/>
        </w:rPr>
        <w:t>את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והקבלן</w:t>
      </w:r>
      <w:r w:rsidRPr="00445F7E">
        <w:rPr>
          <w:rFonts w:ascii="David" w:hAnsi="David" w:cs="David"/>
          <w:i/>
          <w:sz w:val="24"/>
          <w:szCs w:val="24"/>
          <w:rtl/>
        </w:rPr>
        <w:t xml:space="preserve"> </w:t>
      </w:r>
      <w:r w:rsidRPr="00445F7E">
        <w:rPr>
          <w:rFonts w:ascii="David" w:hAnsi="David" w:cs="David" w:hint="eastAsia"/>
          <w:i/>
          <w:sz w:val="24"/>
          <w:szCs w:val="24"/>
          <w:rtl/>
        </w:rPr>
        <w:t>מתחייב</w:t>
      </w:r>
      <w:r w:rsidRPr="00445F7E">
        <w:rPr>
          <w:rFonts w:ascii="David" w:hAnsi="David" w:cs="David"/>
          <w:i/>
          <w:sz w:val="24"/>
          <w:szCs w:val="24"/>
          <w:rtl/>
        </w:rPr>
        <w:t xml:space="preserve">  </w:t>
      </w:r>
      <w:r w:rsidRPr="00445F7E">
        <w:rPr>
          <w:rFonts w:ascii="David" w:hAnsi="David" w:cs="David" w:hint="eastAsia"/>
          <w:i/>
          <w:sz w:val="24"/>
          <w:szCs w:val="24"/>
          <w:rtl/>
        </w:rPr>
        <w:t>להתקשר</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ספק</w:t>
      </w:r>
      <w:r w:rsidRPr="00445F7E">
        <w:rPr>
          <w:rFonts w:ascii="David" w:hAnsi="David" w:cs="David"/>
          <w:i/>
          <w:sz w:val="24"/>
          <w:szCs w:val="24"/>
          <w:rtl/>
        </w:rPr>
        <w:t xml:space="preserve"> (</w:t>
      </w:r>
      <w:r w:rsidRPr="00445F7E">
        <w:rPr>
          <w:rFonts w:ascii="David" w:hAnsi="David" w:cs="David" w:hint="eastAsia"/>
          <w:i/>
          <w:sz w:val="24"/>
          <w:szCs w:val="24"/>
          <w:rtl/>
        </w:rPr>
        <w:t>להלן</w:t>
      </w:r>
      <w:r w:rsidRPr="00445F7E">
        <w:rPr>
          <w:rFonts w:ascii="David" w:hAnsi="David" w:cs="David"/>
          <w:i/>
          <w:sz w:val="24"/>
          <w:szCs w:val="24"/>
          <w:rtl/>
        </w:rPr>
        <w:t>: "</w:t>
      </w:r>
      <w:r w:rsidRPr="00445F7E">
        <w:rPr>
          <w:rFonts w:ascii="David" w:hAnsi="David" w:cs="David" w:hint="eastAsia"/>
          <w:i/>
          <w:sz w:val="24"/>
          <w:szCs w:val="24"/>
          <w:rtl/>
        </w:rPr>
        <w:t>הספק</w:t>
      </w:r>
      <w:r w:rsidRPr="00445F7E">
        <w:rPr>
          <w:rFonts w:ascii="David" w:hAnsi="David" w:cs="David"/>
          <w:i/>
          <w:sz w:val="24"/>
          <w:szCs w:val="24"/>
          <w:rtl/>
        </w:rPr>
        <w:t xml:space="preserve"> </w:t>
      </w:r>
      <w:r w:rsidRPr="00445F7E">
        <w:rPr>
          <w:rFonts w:ascii="David" w:hAnsi="David" w:cs="David" w:hint="eastAsia"/>
          <w:i/>
          <w:sz w:val="24"/>
          <w:szCs w:val="24"/>
          <w:rtl/>
        </w:rPr>
        <w:t>הממונה</w:t>
      </w:r>
      <w:r w:rsidRPr="00445F7E">
        <w:rPr>
          <w:rFonts w:ascii="David" w:hAnsi="David" w:cs="David"/>
          <w:i/>
          <w:sz w:val="24"/>
          <w:szCs w:val="24"/>
          <w:rtl/>
        </w:rPr>
        <w:t xml:space="preserve">"), </w:t>
      </w:r>
      <w:r w:rsidRPr="00445F7E">
        <w:rPr>
          <w:rFonts w:ascii="David" w:hAnsi="David" w:cs="David" w:hint="eastAsia"/>
          <w:i/>
          <w:sz w:val="24"/>
          <w:szCs w:val="24"/>
          <w:rtl/>
        </w:rPr>
        <w:t>וזאת</w:t>
      </w:r>
      <w:r w:rsidRPr="00445F7E">
        <w:rPr>
          <w:rFonts w:ascii="David" w:hAnsi="David" w:cs="David"/>
          <w:i/>
          <w:sz w:val="24"/>
          <w:szCs w:val="24"/>
          <w:rtl/>
        </w:rPr>
        <w:t xml:space="preserve"> </w:t>
      </w:r>
      <w:r w:rsidRPr="00445F7E">
        <w:rPr>
          <w:rFonts w:ascii="David" w:hAnsi="David" w:cs="David" w:hint="eastAsia"/>
          <w:i/>
          <w:sz w:val="24"/>
          <w:szCs w:val="24"/>
          <w:rtl/>
        </w:rPr>
        <w:t>מבלי</w:t>
      </w:r>
      <w:r w:rsidRPr="00445F7E">
        <w:rPr>
          <w:rFonts w:ascii="David" w:hAnsi="David" w:cs="David"/>
          <w:i/>
          <w:sz w:val="24"/>
          <w:szCs w:val="24"/>
          <w:rtl/>
        </w:rPr>
        <w:t xml:space="preserve"> </w:t>
      </w:r>
      <w:r w:rsidRPr="00445F7E">
        <w:rPr>
          <w:rFonts w:ascii="David" w:hAnsi="David" w:cs="David" w:hint="eastAsia"/>
          <w:i/>
          <w:sz w:val="24"/>
          <w:szCs w:val="24"/>
          <w:rtl/>
        </w:rPr>
        <w:t>שיהיה</w:t>
      </w:r>
      <w:r w:rsidRPr="00445F7E">
        <w:rPr>
          <w:rFonts w:ascii="David" w:hAnsi="David" w:cs="David"/>
          <w:i/>
          <w:sz w:val="24"/>
          <w:szCs w:val="24"/>
          <w:rtl/>
        </w:rPr>
        <w:t xml:space="preserve"> </w:t>
      </w:r>
      <w:r w:rsidRPr="00445F7E">
        <w:rPr>
          <w:rFonts w:ascii="David" w:hAnsi="David" w:cs="David" w:hint="eastAsia"/>
          <w:i/>
          <w:sz w:val="24"/>
          <w:szCs w:val="24"/>
          <w:rtl/>
        </w:rPr>
        <w:t>בכך</w:t>
      </w:r>
      <w:r w:rsidRPr="00445F7E">
        <w:rPr>
          <w:rFonts w:ascii="David" w:hAnsi="David" w:cs="David"/>
          <w:i/>
          <w:sz w:val="24"/>
          <w:szCs w:val="24"/>
          <w:rtl/>
        </w:rPr>
        <w:t xml:space="preserve"> </w:t>
      </w:r>
      <w:r w:rsidRPr="00445F7E">
        <w:rPr>
          <w:rFonts w:ascii="David" w:hAnsi="David" w:cs="David" w:hint="eastAsia"/>
          <w:i/>
          <w:sz w:val="24"/>
          <w:szCs w:val="24"/>
          <w:rtl/>
        </w:rPr>
        <w:t>להטיל</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חבות</w:t>
      </w:r>
      <w:r w:rsidRPr="00445F7E">
        <w:rPr>
          <w:rFonts w:ascii="David" w:hAnsi="David" w:cs="David"/>
          <w:i/>
          <w:sz w:val="24"/>
          <w:szCs w:val="24"/>
          <w:rtl/>
        </w:rPr>
        <w:t xml:space="preserve"> </w:t>
      </w:r>
      <w:r w:rsidRPr="00445F7E">
        <w:rPr>
          <w:rFonts w:ascii="David" w:hAnsi="David" w:cs="David" w:hint="eastAsia"/>
          <w:i/>
          <w:sz w:val="24"/>
          <w:szCs w:val="24"/>
          <w:rtl/>
        </w:rPr>
        <w:t>ו</w:t>
      </w:r>
      <w:r w:rsidRPr="00445F7E">
        <w:rPr>
          <w:rFonts w:ascii="David" w:hAnsi="David" w:cs="David"/>
          <w:i/>
          <w:sz w:val="24"/>
          <w:szCs w:val="24"/>
          <w:rtl/>
        </w:rPr>
        <w:t>/</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אחריות</w:t>
      </w:r>
      <w:r w:rsidRPr="00445F7E">
        <w:rPr>
          <w:rFonts w:ascii="David" w:hAnsi="David" w:cs="David"/>
          <w:i/>
          <w:sz w:val="24"/>
          <w:szCs w:val="24"/>
          <w:rtl/>
        </w:rPr>
        <w:t xml:space="preserve"> </w:t>
      </w:r>
      <w:r w:rsidRPr="00445F7E">
        <w:rPr>
          <w:rFonts w:ascii="David" w:hAnsi="David" w:cs="David" w:hint="eastAsia"/>
          <w:i/>
          <w:sz w:val="24"/>
          <w:szCs w:val="24"/>
          <w:rtl/>
        </w:rPr>
        <w:t>כלשהי</w:t>
      </w:r>
      <w:r w:rsidRPr="00445F7E">
        <w:rPr>
          <w:rFonts w:ascii="David" w:hAnsi="David" w:cs="David"/>
          <w:i/>
          <w:sz w:val="24"/>
          <w:szCs w:val="24"/>
          <w:rtl/>
        </w:rPr>
        <w:t xml:space="preserve">. </w:t>
      </w:r>
      <w:r w:rsidRPr="00445F7E">
        <w:rPr>
          <w:rFonts w:ascii="David" w:hAnsi="David" w:cs="David" w:hint="eastAsia"/>
          <w:i/>
          <w:sz w:val="24"/>
          <w:szCs w:val="24"/>
          <w:rtl/>
        </w:rPr>
        <w:t>לפי</w:t>
      </w:r>
      <w:r w:rsidRPr="00445F7E">
        <w:rPr>
          <w:rFonts w:ascii="David" w:hAnsi="David" w:cs="David"/>
          <w:i/>
          <w:sz w:val="24"/>
          <w:szCs w:val="24"/>
          <w:rtl/>
        </w:rPr>
        <w:t xml:space="preserve"> </w:t>
      </w:r>
      <w:r w:rsidRPr="00445F7E">
        <w:rPr>
          <w:rFonts w:ascii="David" w:hAnsi="David" w:cs="David" w:hint="eastAsia"/>
          <w:i/>
          <w:sz w:val="24"/>
          <w:szCs w:val="24"/>
          <w:rtl/>
        </w:rPr>
        <w:t>דרישת</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יעביר</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למזמין</w:t>
      </w:r>
      <w:r w:rsidRPr="00445F7E">
        <w:rPr>
          <w:rFonts w:ascii="David" w:hAnsi="David" w:cs="David"/>
          <w:i/>
          <w:sz w:val="24"/>
          <w:szCs w:val="24"/>
          <w:rtl/>
        </w:rPr>
        <w:t xml:space="preserve">, </w:t>
      </w:r>
      <w:r w:rsidRPr="00445F7E">
        <w:rPr>
          <w:rFonts w:ascii="David" w:hAnsi="David" w:cs="David" w:hint="eastAsia"/>
          <w:i/>
          <w:sz w:val="24"/>
          <w:szCs w:val="24"/>
          <w:rtl/>
        </w:rPr>
        <w:t>נוסח</w:t>
      </w:r>
      <w:r w:rsidRPr="00445F7E">
        <w:rPr>
          <w:rFonts w:ascii="David" w:hAnsi="David" w:cs="David"/>
          <w:i/>
          <w:sz w:val="24"/>
          <w:szCs w:val="24"/>
          <w:rtl/>
        </w:rPr>
        <w:t xml:space="preserve"> </w:t>
      </w:r>
      <w:r w:rsidRPr="00445F7E">
        <w:rPr>
          <w:rFonts w:ascii="David" w:hAnsi="David" w:cs="David" w:hint="eastAsia"/>
          <w:i/>
          <w:sz w:val="24"/>
          <w:szCs w:val="24"/>
          <w:rtl/>
        </w:rPr>
        <w:t>ותנאי</w:t>
      </w:r>
      <w:r w:rsidRPr="00445F7E">
        <w:rPr>
          <w:rFonts w:ascii="David" w:hAnsi="David" w:cs="David"/>
          <w:i/>
          <w:sz w:val="24"/>
          <w:szCs w:val="24"/>
          <w:rtl/>
        </w:rPr>
        <w:t xml:space="preserve"> </w:t>
      </w:r>
      <w:r w:rsidRPr="00445F7E">
        <w:rPr>
          <w:rFonts w:ascii="David" w:hAnsi="David" w:cs="David" w:hint="eastAsia"/>
          <w:i/>
          <w:sz w:val="24"/>
          <w:szCs w:val="24"/>
          <w:rtl/>
        </w:rPr>
        <w:t>ההסכם</w:t>
      </w:r>
      <w:r w:rsidRPr="00445F7E">
        <w:rPr>
          <w:rFonts w:ascii="David" w:hAnsi="David" w:cs="David"/>
          <w:i/>
          <w:sz w:val="24"/>
          <w:szCs w:val="24"/>
          <w:rtl/>
        </w:rPr>
        <w:t xml:space="preserve"> </w:t>
      </w:r>
      <w:r w:rsidRPr="00445F7E">
        <w:rPr>
          <w:rFonts w:ascii="David" w:hAnsi="David" w:cs="David" w:hint="eastAsia"/>
          <w:i/>
          <w:sz w:val="24"/>
          <w:szCs w:val="24"/>
          <w:rtl/>
        </w:rPr>
        <w:t>שבכוונת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לחתום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הספק</w:t>
      </w:r>
      <w:r w:rsidRPr="00445F7E">
        <w:rPr>
          <w:rFonts w:ascii="David" w:hAnsi="David" w:cs="David"/>
          <w:i/>
          <w:sz w:val="24"/>
          <w:szCs w:val="24"/>
          <w:rtl/>
        </w:rPr>
        <w:t xml:space="preserve"> </w:t>
      </w:r>
      <w:r w:rsidRPr="00445F7E">
        <w:rPr>
          <w:rFonts w:ascii="David" w:hAnsi="David" w:cs="David" w:hint="eastAsia"/>
          <w:i/>
          <w:sz w:val="24"/>
          <w:szCs w:val="24"/>
          <w:rtl/>
        </w:rPr>
        <w:t>הממונה</w:t>
      </w:r>
      <w:r w:rsidRPr="00445F7E">
        <w:rPr>
          <w:rFonts w:ascii="David" w:hAnsi="David" w:cs="David"/>
          <w:i/>
          <w:sz w:val="24"/>
          <w:szCs w:val="24"/>
          <w:rtl/>
        </w:rPr>
        <w:t>.</w:t>
      </w:r>
      <w:r w:rsidRPr="00445F7E">
        <w:rPr>
          <w:rFonts w:ascii="David" w:hAnsi="David" w:cs="David" w:hint="cs"/>
          <w:i/>
          <w:sz w:val="24"/>
          <w:szCs w:val="24"/>
          <w:rtl/>
        </w:rPr>
        <w:t xml:space="preserve"> </w:t>
      </w:r>
      <w:r w:rsidRPr="00445F7E">
        <w:rPr>
          <w:rFonts w:ascii="David" w:hAnsi="David" w:cs="David"/>
          <w:i/>
          <w:sz w:val="24"/>
          <w:szCs w:val="24"/>
          <w:rtl/>
        </w:rPr>
        <w:t>התקשר הקבלן עם ספק ממונה כאמור, תחול עליו מלוא האחריות בקשר עם ההתקשרות עם אותו ספק ממונה. ולא תהיה לקבלן כל טענה מכל סוג שהו כלפי המזמין בקשר עם התקשרות זו.</w:t>
      </w:r>
    </w:p>
    <w:p w14:paraId="68C08A6C" w14:textId="74CEA690" w:rsidR="00EF4F1C" w:rsidRPr="00445F7E" w:rsidRDefault="00445F7E" w:rsidP="00445F7E">
      <w:pPr>
        <w:spacing w:after="0" w:afterAutospacing="0" w:line="240" w:lineRule="auto"/>
        <w:ind w:left="799" w:hanging="425"/>
        <w:rPr>
          <w:rFonts w:ascii="David" w:hAnsi="David" w:cs="David"/>
          <w:sz w:val="24"/>
          <w:szCs w:val="24"/>
        </w:rPr>
      </w:pPr>
      <w:r>
        <w:rPr>
          <w:rFonts w:ascii="David" w:hAnsi="David" w:cs="David" w:hint="cs"/>
          <w:sz w:val="24"/>
          <w:szCs w:val="24"/>
          <w:rtl/>
        </w:rPr>
        <w:t xml:space="preserve">12.7 </w:t>
      </w:r>
      <w:r w:rsidR="00EF4F1C" w:rsidRPr="00445F7E">
        <w:rPr>
          <w:rFonts w:ascii="David" w:hAnsi="David" w:cs="David" w:hint="eastAsia"/>
          <w:sz w:val="24"/>
          <w:szCs w:val="24"/>
          <w:rtl/>
        </w:rPr>
        <w:t>עבודות</w:t>
      </w:r>
      <w:r w:rsidR="00EF4F1C" w:rsidRPr="00445F7E">
        <w:rPr>
          <w:rFonts w:ascii="David" w:hAnsi="David" w:cs="David"/>
          <w:sz w:val="24"/>
          <w:szCs w:val="24"/>
          <w:rtl/>
        </w:rPr>
        <w:t>/</w:t>
      </w:r>
      <w:r w:rsidR="00EF4F1C" w:rsidRPr="00445F7E">
        <w:rPr>
          <w:rFonts w:ascii="David" w:hAnsi="David" w:cs="David" w:hint="eastAsia"/>
          <w:sz w:val="24"/>
          <w:szCs w:val="24"/>
          <w:rtl/>
        </w:rPr>
        <w:t>חומרים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שלגביהן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נקבע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בחוזה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זה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יוזמנו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ע</w:t>
      </w:r>
      <w:r w:rsidR="00EF4F1C" w:rsidRPr="00445F7E">
        <w:rPr>
          <w:rFonts w:ascii="David" w:hAnsi="David" w:cs="David"/>
          <w:sz w:val="24"/>
          <w:szCs w:val="24"/>
          <w:rtl/>
        </w:rPr>
        <w:t>"</w:t>
      </w:r>
      <w:r w:rsidR="00EF4F1C" w:rsidRPr="00445F7E">
        <w:rPr>
          <w:rFonts w:ascii="David" w:hAnsi="David" w:cs="David" w:hint="eastAsia"/>
          <w:sz w:val="24"/>
          <w:szCs w:val="24"/>
          <w:rtl/>
        </w:rPr>
        <w:t>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הקבלן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מהספק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הממונה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ע</w:t>
      </w:r>
      <w:r w:rsidR="00EF4F1C" w:rsidRPr="00445F7E">
        <w:rPr>
          <w:rFonts w:ascii="David" w:hAnsi="David" w:cs="David"/>
          <w:sz w:val="24"/>
          <w:szCs w:val="24"/>
          <w:rtl/>
        </w:rPr>
        <w:t>"</w:t>
      </w:r>
      <w:r w:rsidR="00EF4F1C" w:rsidRPr="00445F7E">
        <w:rPr>
          <w:rFonts w:ascii="David" w:hAnsi="David" w:cs="David" w:hint="eastAsia"/>
          <w:sz w:val="24"/>
          <w:szCs w:val="24"/>
          <w:rtl/>
        </w:rPr>
        <w:t>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המזמין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וסוגי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האביזרים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שיקבעו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בין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הקבלן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הממונה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לאביזרי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קצה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בתחום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החשמל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כולל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תאורה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אבן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פרקט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דקים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ארונות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מטבח</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שיש</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למטבח</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לרצוף</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לחפוי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לכלים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סניטריים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לברזים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וארונות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אמבטיה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לדלתות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פנים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וחוץ</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ולפרקט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יהיו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בהתאם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למפורט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בנספח</w:t>
      </w:r>
      <w:r w:rsidR="00EF4F1C" w:rsidRPr="00445F7E">
        <w:rPr>
          <w:rFonts w:ascii="David" w:hAnsi="David" w:cs="David"/>
          <w:sz w:val="24"/>
          <w:szCs w:val="24"/>
          <w:rtl/>
        </w:rPr>
        <w:t xml:space="preserve"> 3.1.2.1 </w:t>
      </w:r>
      <w:r w:rsidR="00EF4F1C" w:rsidRPr="00445F7E">
        <w:rPr>
          <w:rFonts w:ascii="David" w:hAnsi="David" w:cs="David" w:hint="eastAsia"/>
          <w:sz w:val="24"/>
          <w:szCs w:val="24"/>
          <w:rtl/>
        </w:rPr>
        <w:t>ו</w:t>
      </w:r>
      <w:r w:rsidR="00EF4F1C" w:rsidRPr="00445F7E">
        <w:rPr>
          <w:rFonts w:ascii="David" w:hAnsi="David" w:cs="David"/>
          <w:sz w:val="24"/>
          <w:szCs w:val="24"/>
          <w:rtl/>
        </w:rPr>
        <w:t xml:space="preserve">- 3.1.2.3 </w:t>
      </w:r>
      <w:r w:rsidR="00EF4F1C" w:rsidRPr="00445F7E">
        <w:rPr>
          <w:rFonts w:ascii="David" w:hAnsi="David" w:cs="David" w:hint="eastAsia"/>
          <w:sz w:val="24"/>
          <w:szCs w:val="24"/>
          <w:rtl/>
        </w:rPr>
        <w:t>אינם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כוללים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הרכבה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אביזרים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w:t>
      </w:r>
      <w:r w:rsidR="00EF4F1C" w:rsidRPr="00445F7E">
        <w:rPr>
          <w:rFonts w:ascii="David" w:hAnsi="David" w:cs="David"/>
          <w:sz w:val="24"/>
          <w:szCs w:val="24"/>
          <w:rtl/>
        </w:rPr>
        <w:t>/</w:t>
      </w:r>
      <w:r w:rsidR="00EF4F1C" w:rsidRPr="00445F7E">
        <w:rPr>
          <w:rFonts w:ascii="David" w:hAnsi="David" w:cs="David" w:hint="eastAsia"/>
          <w:sz w:val="24"/>
          <w:szCs w:val="24"/>
          <w:rtl/>
        </w:rPr>
        <w:t>או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ציוד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בגינם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נקבע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כאמור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ועלות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הרכבתם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כלולה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הכולל</w:t>
      </w:r>
      <w:r w:rsidR="00EF4F1C" w:rsidRPr="00445F7E">
        <w:rPr>
          <w:rFonts w:ascii="David" w:hAnsi="David" w:cs="David"/>
          <w:sz w:val="24"/>
          <w:szCs w:val="24"/>
          <w:rtl/>
        </w:rPr>
        <w:t>.</w:t>
      </w:r>
    </w:p>
    <w:p w14:paraId="3D8B4E5D" w14:textId="77777777" w:rsidR="00EF4F1C" w:rsidRPr="00445F7E" w:rsidRDefault="00EF4F1C" w:rsidP="00445F7E">
      <w:pPr>
        <w:spacing w:after="0" w:afterAutospacing="0" w:line="240" w:lineRule="auto"/>
        <w:ind w:left="799"/>
        <w:rPr>
          <w:rFonts w:ascii="David" w:hAnsi="David" w:cs="David"/>
          <w:i/>
          <w:sz w:val="24"/>
          <w:szCs w:val="24"/>
          <w:rtl/>
        </w:rPr>
      </w:pPr>
      <w:r w:rsidRPr="00445F7E">
        <w:rPr>
          <w:rFonts w:ascii="David" w:hAnsi="David" w:cs="David" w:hint="eastAsia"/>
          <w:sz w:val="24"/>
          <w:szCs w:val="24"/>
          <w:rtl/>
        </w:rPr>
        <w:t>מוסכם</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יהא</w:t>
      </w:r>
      <w:r w:rsidRPr="00445F7E">
        <w:rPr>
          <w:rFonts w:ascii="David" w:hAnsi="David" w:cs="David"/>
          <w:sz w:val="24"/>
          <w:szCs w:val="24"/>
          <w:rtl/>
        </w:rPr>
        <w:t xml:space="preserve"> </w:t>
      </w:r>
      <w:r w:rsidRPr="00445F7E">
        <w:rPr>
          <w:rFonts w:ascii="David" w:hAnsi="David" w:cs="David" w:hint="eastAsia"/>
          <w:sz w:val="24"/>
          <w:szCs w:val="24"/>
          <w:rtl/>
        </w:rPr>
        <w:t>רשאי</w:t>
      </w:r>
      <w:r w:rsidRPr="00445F7E">
        <w:rPr>
          <w:rFonts w:ascii="David" w:hAnsi="David" w:cs="David"/>
          <w:sz w:val="24"/>
          <w:szCs w:val="24"/>
          <w:rtl/>
        </w:rPr>
        <w:t xml:space="preserve"> </w:t>
      </w:r>
      <w:r w:rsidRPr="00445F7E">
        <w:rPr>
          <w:rFonts w:ascii="David" w:hAnsi="David" w:cs="David" w:hint="eastAsia"/>
          <w:sz w:val="24"/>
          <w:szCs w:val="24"/>
          <w:rtl/>
        </w:rPr>
        <w:t>להודיע</w:t>
      </w:r>
      <w:r w:rsidRPr="00445F7E">
        <w:rPr>
          <w:rFonts w:ascii="David" w:hAnsi="David" w:cs="David"/>
          <w:sz w:val="24"/>
          <w:szCs w:val="24"/>
          <w:rtl/>
        </w:rPr>
        <w:t xml:space="preserve"> </w:t>
      </w:r>
      <w:r w:rsidRPr="00445F7E">
        <w:rPr>
          <w:rFonts w:ascii="David" w:hAnsi="David" w:cs="David" w:hint="eastAsia"/>
          <w:sz w:val="24"/>
          <w:szCs w:val="24"/>
          <w:rtl/>
        </w:rPr>
        <w:t>למזמין</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הינו</w:t>
      </w:r>
      <w:r w:rsidRPr="00445F7E">
        <w:rPr>
          <w:rFonts w:ascii="David" w:hAnsi="David" w:cs="David"/>
          <w:sz w:val="24"/>
          <w:szCs w:val="24"/>
          <w:rtl/>
        </w:rPr>
        <w:t xml:space="preserve"> </w:t>
      </w:r>
      <w:r w:rsidRPr="00445F7E">
        <w:rPr>
          <w:rFonts w:ascii="David" w:hAnsi="David" w:cs="David" w:hint="eastAsia"/>
          <w:sz w:val="24"/>
          <w:szCs w:val="24"/>
          <w:rtl/>
        </w:rPr>
        <w:t>מסרב</w:t>
      </w:r>
      <w:r w:rsidRPr="00445F7E">
        <w:rPr>
          <w:rFonts w:ascii="David" w:hAnsi="David" w:cs="David"/>
          <w:sz w:val="24"/>
          <w:szCs w:val="24"/>
          <w:rtl/>
        </w:rPr>
        <w:t xml:space="preserve"> </w:t>
      </w:r>
      <w:r w:rsidRPr="00445F7E">
        <w:rPr>
          <w:rFonts w:ascii="David" w:hAnsi="David" w:cs="David" w:hint="eastAsia"/>
          <w:sz w:val="24"/>
          <w:szCs w:val="24"/>
          <w:rtl/>
        </w:rPr>
        <w:t>לקבלת</w:t>
      </w:r>
      <w:r w:rsidRPr="00445F7E">
        <w:rPr>
          <w:rFonts w:ascii="David" w:hAnsi="David" w:cs="David"/>
          <w:sz w:val="24"/>
          <w:szCs w:val="24"/>
          <w:rtl/>
        </w:rPr>
        <w:t xml:space="preserve"> </w:t>
      </w:r>
      <w:r w:rsidRPr="00445F7E">
        <w:rPr>
          <w:rFonts w:ascii="David" w:hAnsi="David" w:cs="David" w:hint="eastAsia"/>
          <w:sz w:val="24"/>
          <w:szCs w:val="24"/>
          <w:rtl/>
        </w:rPr>
        <w:t>ספק</w:t>
      </w:r>
      <w:r w:rsidRPr="00445F7E">
        <w:rPr>
          <w:rFonts w:ascii="David" w:hAnsi="David" w:cs="David"/>
          <w:sz w:val="24"/>
          <w:szCs w:val="24"/>
          <w:rtl/>
        </w:rPr>
        <w:t xml:space="preserve"> </w:t>
      </w:r>
      <w:r w:rsidRPr="00445F7E">
        <w:rPr>
          <w:rFonts w:ascii="David" w:hAnsi="David" w:cs="David" w:hint="eastAsia"/>
          <w:sz w:val="24"/>
          <w:szCs w:val="24"/>
          <w:rtl/>
        </w:rPr>
        <w:t>מסוים</w:t>
      </w:r>
      <w:r w:rsidRPr="00445F7E">
        <w:rPr>
          <w:rFonts w:ascii="David" w:hAnsi="David" w:cs="David"/>
          <w:sz w:val="24"/>
          <w:szCs w:val="24"/>
          <w:rtl/>
        </w:rPr>
        <w:t xml:space="preserve"> </w:t>
      </w:r>
      <w:r w:rsidRPr="00445F7E">
        <w:rPr>
          <w:rFonts w:ascii="David" w:hAnsi="David" w:cs="David" w:hint="eastAsia"/>
          <w:sz w:val="24"/>
          <w:szCs w:val="24"/>
          <w:rtl/>
        </w:rPr>
        <w:t>כספק</w:t>
      </w:r>
      <w:r w:rsidRPr="00445F7E">
        <w:rPr>
          <w:rFonts w:ascii="David" w:hAnsi="David" w:cs="David"/>
          <w:sz w:val="24"/>
          <w:szCs w:val="24"/>
          <w:rtl/>
        </w:rPr>
        <w:t xml:space="preserve"> </w:t>
      </w:r>
      <w:r w:rsidRPr="00445F7E">
        <w:rPr>
          <w:rFonts w:ascii="David" w:hAnsi="David" w:cs="David" w:hint="eastAsia"/>
          <w:sz w:val="24"/>
          <w:szCs w:val="24"/>
          <w:rtl/>
        </w:rPr>
        <w:t>ממונה</w:t>
      </w:r>
      <w:r w:rsidRPr="00445F7E">
        <w:rPr>
          <w:rFonts w:ascii="David" w:hAnsi="David" w:cs="David"/>
          <w:sz w:val="24"/>
          <w:szCs w:val="24"/>
          <w:rtl/>
        </w:rPr>
        <w:t xml:space="preserve">, </w:t>
      </w:r>
      <w:r w:rsidRPr="00445F7E">
        <w:rPr>
          <w:rFonts w:ascii="David" w:hAnsi="David" w:cs="David" w:hint="eastAsia"/>
          <w:sz w:val="24"/>
          <w:szCs w:val="24"/>
          <w:rtl/>
        </w:rPr>
        <w:t>וזאת</w:t>
      </w:r>
      <w:r w:rsidRPr="00445F7E">
        <w:rPr>
          <w:rFonts w:ascii="David" w:hAnsi="David" w:cs="David"/>
          <w:sz w:val="24"/>
          <w:szCs w:val="24"/>
          <w:rtl/>
        </w:rPr>
        <w:t xml:space="preserve"> </w:t>
      </w:r>
      <w:r w:rsidRPr="00445F7E">
        <w:rPr>
          <w:rFonts w:ascii="David" w:hAnsi="David" w:cs="David" w:hint="eastAsia"/>
          <w:sz w:val="24"/>
          <w:szCs w:val="24"/>
          <w:rtl/>
        </w:rPr>
        <w:t>מטעמים</w:t>
      </w:r>
      <w:r w:rsidRPr="00445F7E">
        <w:rPr>
          <w:rFonts w:ascii="David" w:hAnsi="David" w:cs="David"/>
          <w:sz w:val="24"/>
          <w:szCs w:val="24"/>
          <w:rtl/>
        </w:rPr>
        <w:t xml:space="preserve"> </w:t>
      </w:r>
      <w:r w:rsidRPr="00445F7E">
        <w:rPr>
          <w:rFonts w:ascii="David" w:hAnsi="David" w:cs="David" w:hint="eastAsia"/>
          <w:sz w:val="24"/>
          <w:szCs w:val="24"/>
          <w:rtl/>
        </w:rPr>
        <w:t>סבירים</w:t>
      </w:r>
      <w:r w:rsidRPr="00445F7E">
        <w:rPr>
          <w:rFonts w:ascii="David" w:hAnsi="David" w:cs="David"/>
          <w:sz w:val="24"/>
          <w:szCs w:val="24"/>
          <w:rtl/>
        </w:rPr>
        <w:t xml:space="preserve"> </w:t>
      </w:r>
      <w:r w:rsidRPr="00445F7E">
        <w:rPr>
          <w:rFonts w:ascii="David" w:hAnsi="David" w:cs="David" w:hint="eastAsia"/>
          <w:sz w:val="24"/>
          <w:szCs w:val="24"/>
          <w:rtl/>
        </w:rPr>
        <w:t>בלבד</w:t>
      </w:r>
      <w:r w:rsidRPr="00445F7E">
        <w:rPr>
          <w:rFonts w:ascii="David" w:hAnsi="David" w:cs="David"/>
          <w:sz w:val="24"/>
          <w:szCs w:val="24"/>
          <w:rtl/>
        </w:rPr>
        <w:t xml:space="preserve"> </w:t>
      </w:r>
      <w:r w:rsidRPr="00445F7E">
        <w:rPr>
          <w:rFonts w:ascii="David" w:hAnsi="David" w:cs="David" w:hint="eastAsia"/>
          <w:sz w:val="24"/>
          <w:szCs w:val="24"/>
          <w:rtl/>
        </w:rPr>
        <w:t>שיועלו</w:t>
      </w:r>
      <w:r w:rsidRPr="00445F7E">
        <w:rPr>
          <w:rFonts w:ascii="David" w:hAnsi="David" w:cs="David"/>
          <w:sz w:val="24"/>
          <w:szCs w:val="24"/>
          <w:rtl/>
        </w:rPr>
        <w:t xml:space="preserve"> </w:t>
      </w:r>
      <w:r w:rsidRPr="00445F7E">
        <w:rPr>
          <w:rFonts w:ascii="David" w:hAnsi="David" w:cs="David" w:hint="eastAsia"/>
          <w:sz w:val="24"/>
          <w:szCs w:val="24"/>
          <w:rtl/>
        </w:rPr>
        <w:t>על</w:t>
      </w:r>
      <w:r w:rsidRPr="00445F7E">
        <w:rPr>
          <w:rFonts w:ascii="David" w:hAnsi="David" w:cs="David"/>
          <w:sz w:val="24"/>
          <w:szCs w:val="24"/>
          <w:rtl/>
        </w:rPr>
        <w:t xml:space="preserve"> </w:t>
      </w:r>
      <w:r w:rsidRPr="00445F7E">
        <w:rPr>
          <w:rFonts w:ascii="David" w:hAnsi="David" w:cs="David" w:hint="eastAsia"/>
          <w:sz w:val="24"/>
          <w:szCs w:val="24"/>
          <w:rtl/>
        </w:rPr>
        <w:t>הכתב</w:t>
      </w:r>
      <w:r w:rsidRPr="00445F7E">
        <w:rPr>
          <w:rFonts w:ascii="David" w:hAnsi="David" w:cs="David"/>
          <w:sz w:val="24"/>
          <w:szCs w:val="24"/>
          <w:rtl/>
        </w:rPr>
        <w:t xml:space="preserve"> </w:t>
      </w:r>
      <w:r w:rsidRPr="00445F7E">
        <w:rPr>
          <w:rFonts w:ascii="David" w:hAnsi="David" w:cs="David" w:hint="eastAsia"/>
          <w:sz w:val="24"/>
          <w:szCs w:val="24"/>
          <w:rtl/>
        </w:rPr>
        <w:t>ע</w:t>
      </w:r>
      <w:r w:rsidRPr="00445F7E">
        <w:rPr>
          <w:rFonts w:ascii="David" w:hAnsi="David" w:cs="David"/>
          <w:sz w:val="24"/>
          <w:szCs w:val="24"/>
          <w:rtl/>
        </w:rPr>
        <w:t>"</w:t>
      </w:r>
      <w:r w:rsidRPr="00445F7E">
        <w:rPr>
          <w:rFonts w:ascii="David" w:hAnsi="David" w:cs="David" w:hint="eastAsia"/>
          <w:sz w:val="24"/>
          <w:szCs w:val="24"/>
          <w:rtl/>
        </w:rPr>
        <w:t>י</w:t>
      </w:r>
      <w:r w:rsidRPr="00445F7E">
        <w:rPr>
          <w:rFonts w:ascii="David" w:hAnsi="David" w:cs="David"/>
          <w:sz w:val="24"/>
          <w:szCs w:val="24"/>
          <w:rtl/>
        </w:rPr>
        <w:t xml:space="preserve"> </w:t>
      </w:r>
      <w:r w:rsidRPr="00445F7E">
        <w:rPr>
          <w:rFonts w:ascii="David" w:hAnsi="David" w:cs="David" w:hint="eastAsia"/>
          <w:sz w:val="24"/>
          <w:szCs w:val="24"/>
          <w:rtl/>
        </w:rPr>
        <w:t>המהנדס</w:t>
      </w:r>
      <w:r w:rsidRPr="00445F7E">
        <w:rPr>
          <w:rFonts w:ascii="David" w:hAnsi="David" w:cs="David"/>
          <w:sz w:val="24"/>
          <w:szCs w:val="24"/>
          <w:rtl/>
        </w:rPr>
        <w:t xml:space="preserve"> </w:t>
      </w:r>
      <w:r w:rsidRPr="00445F7E">
        <w:rPr>
          <w:rFonts w:ascii="David" w:hAnsi="David" w:cs="David" w:hint="eastAsia"/>
          <w:sz w:val="24"/>
          <w:szCs w:val="24"/>
          <w:rtl/>
        </w:rPr>
        <w:t>הראשי</w:t>
      </w:r>
      <w:r w:rsidRPr="00445F7E">
        <w:rPr>
          <w:rFonts w:ascii="David" w:hAnsi="David" w:cs="David"/>
          <w:sz w:val="24"/>
          <w:szCs w:val="24"/>
          <w:rtl/>
        </w:rPr>
        <w:t xml:space="preserve"> </w:t>
      </w:r>
      <w:r w:rsidRPr="00445F7E">
        <w:rPr>
          <w:rFonts w:ascii="David" w:hAnsi="David" w:cs="David" w:hint="eastAsia"/>
          <w:sz w:val="24"/>
          <w:szCs w:val="24"/>
          <w:rtl/>
        </w:rPr>
        <w:t>אצל</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Pr>
        <w:t xml:space="preserve">  </w:t>
      </w:r>
      <w:r w:rsidRPr="00445F7E">
        <w:rPr>
          <w:rFonts w:ascii="David" w:hAnsi="David" w:cs="David"/>
          <w:sz w:val="24"/>
          <w:szCs w:val="24"/>
          <w:rtl/>
        </w:rPr>
        <w:t xml:space="preserve"> </w:t>
      </w:r>
      <w:r w:rsidRPr="00445F7E">
        <w:rPr>
          <w:rFonts w:ascii="David" w:hAnsi="David" w:cs="David" w:hint="eastAsia"/>
          <w:sz w:val="24"/>
          <w:szCs w:val="24"/>
          <w:rtl/>
        </w:rPr>
        <w:t>ובמקרה</w:t>
      </w:r>
      <w:r w:rsidRPr="00445F7E">
        <w:rPr>
          <w:rFonts w:ascii="David" w:hAnsi="David" w:cs="David"/>
          <w:sz w:val="24"/>
          <w:szCs w:val="24"/>
          <w:rtl/>
        </w:rPr>
        <w:t xml:space="preserve"> </w:t>
      </w:r>
      <w:r w:rsidRPr="00445F7E">
        <w:rPr>
          <w:rFonts w:ascii="David" w:hAnsi="David" w:cs="David" w:hint="eastAsia"/>
          <w:sz w:val="24"/>
          <w:szCs w:val="24"/>
          <w:rtl/>
        </w:rPr>
        <w:t>כאמור</w:t>
      </w:r>
      <w:r w:rsidRPr="00445F7E">
        <w:rPr>
          <w:rFonts w:ascii="David" w:hAnsi="David" w:cs="David"/>
          <w:sz w:val="24"/>
          <w:szCs w:val="24"/>
          <w:rtl/>
        </w:rPr>
        <w:t xml:space="preserve"> </w:t>
      </w:r>
      <w:r w:rsidRPr="00445F7E">
        <w:rPr>
          <w:rFonts w:ascii="David" w:hAnsi="David" w:cs="David" w:hint="eastAsia"/>
          <w:sz w:val="24"/>
          <w:szCs w:val="24"/>
          <w:rtl/>
        </w:rPr>
        <w:t>יהא</w:t>
      </w:r>
      <w:r w:rsidRPr="00445F7E">
        <w:rPr>
          <w:rFonts w:ascii="David" w:hAnsi="David" w:cs="David"/>
          <w:sz w:val="24"/>
          <w:szCs w:val="24"/>
          <w:rtl/>
        </w:rPr>
        <w:t xml:space="preserve"> </w:t>
      </w:r>
      <w:r w:rsidRPr="00445F7E">
        <w:rPr>
          <w:rFonts w:ascii="David" w:hAnsi="David" w:cs="David" w:hint="eastAsia"/>
          <w:sz w:val="24"/>
          <w:szCs w:val="24"/>
          <w:rtl/>
        </w:rPr>
        <w:t>רשאי</w:t>
      </w:r>
      <w:r w:rsidRPr="00445F7E">
        <w:rPr>
          <w:rFonts w:ascii="David" w:hAnsi="David" w:cs="David"/>
          <w:sz w:val="24"/>
          <w:szCs w:val="24"/>
          <w:rtl/>
        </w:rPr>
        <w:t xml:space="preserve"> </w:t>
      </w:r>
      <w:r w:rsidRPr="00445F7E">
        <w:rPr>
          <w:rFonts w:ascii="David" w:hAnsi="David" w:cs="David" w:hint="eastAsia"/>
          <w:sz w:val="24"/>
          <w:szCs w:val="24"/>
          <w:rtl/>
        </w:rPr>
        <w:t>המזמין</w:t>
      </w:r>
      <w:r w:rsidRPr="00445F7E">
        <w:rPr>
          <w:rFonts w:ascii="David" w:hAnsi="David" w:cs="David"/>
          <w:sz w:val="24"/>
          <w:szCs w:val="24"/>
          <w:rtl/>
        </w:rPr>
        <w:t xml:space="preserve"> </w:t>
      </w:r>
      <w:r w:rsidRPr="00445F7E">
        <w:rPr>
          <w:rFonts w:ascii="David" w:hAnsi="David" w:cs="David" w:hint="eastAsia"/>
          <w:sz w:val="24"/>
          <w:szCs w:val="24"/>
          <w:rtl/>
        </w:rPr>
        <w:t>להציע</w:t>
      </w:r>
      <w:r w:rsidRPr="00445F7E">
        <w:rPr>
          <w:rFonts w:ascii="David" w:hAnsi="David" w:cs="David"/>
          <w:sz w:val="24"/>
          <w:szCs w:val="24"/>
          <w:rtl/>
        </w:rPr>
        <w:t xml:space="preserve"> </w:t>
      </w:r>
      <w:r w:rsidRPr="00445F7E">
        <w:rPr>
          <w:rFonts w:ascii="David" w:hAnsi="David" w:cs="David" w:hint="eastAsia"/>
          <w:sz w:val="24"/>
          <w:szCs w:val="24"/>
          <w:rtl/>
        </w:rPr>
        <w:t>ספק</w:t>
      </w:r>
      <w:r w:rsidRPr="00445F7E">
        <w:rPr>
          <w:rFonts w:ascii="David" w:hAnsi="David" w:cs="David"/>
          <w:sz w:val="24"/>
          <w:szCs w:val="24"/>
          <w:rtl/>
        </w:rPr>
        <w:t xml:space="preserve"> </w:t>
      </w:r>
      <w:r w:rsidRPr="00445F7E">
        <w:rPr>
          <w:rFonts w:ascii="David" w:hAnsi="David" w:cs="David" w:hint="eastAsia"/>
          <w:sz w:val="24"/>
          <w:szCs w:val="24"/>
          <w:rtl/>
        </w:rPr>
        <w:t>חלופי</w:t>
      </w:r>
      <w:r w:rsidRPr="00445F7E">
        <w:rPr>
          <w:rFonts w:ascii="David" w:hAnsi="David" w:cs="David"/>
          <w:sz w:val="24"/>
          <w:szCs w:val="24"/>
          <w:rtl/>
        </w:rPr>
        <w:t xml:space="preserve"> </w:t>
      </w:r>
      <w:r w:rsidRPr="00445F7E">
        <w:rPr>
          <w:rFonts w:ascii="David" w:hAnsi="David" w:cs="David" w:hint="eastAsia"/>
          <w:sz w:val="24"/>
          <w:szCs w:val="24"/>
          <w:rtl/>
        </w:rPr>
        <w:t>ויחולו</w:t>
      </w:r>
      <w:r w:rsidRPr="00445F7E">
        <w:rPr>
          <w:rFonts w:ascii="David" w:hAnsi="David" w:cs="David"/>
          <w:sz w:val="24"/>
          <w:szCs w:val="24"/>
          <w:rtl/>
        </w:rPr>
        <w:t xml:space="preserve"> </w:t>
      </w:r>
      <w:r w:rsidRPr="00445F7E">
        <w:rPr>
          <w:rFonts w:ascii="David" w:hAnsi="David" w:cs="David" w:hint="eastAsia"/>
          <w:sz w:val="24"/>
          <w:szCs w:val="24"/>
          <w:rtl/>
        </w:rPr>
        <w:t>הוראות</w:t>
      </w:r>
      <w:r w:rsidRPr="00445F7E">
        <w:rPr>
          <w:rFonts w:ascii="David" w:hAnsi="David" w:cs="David"/>
          <w:sz w:val="24"/>
          <w:szCs w:val="24"/>
          <w:rtl/>
        </w:rPr>
        <w:t xml:space="preserve"> </w:t>
      </w:r>
      <w:r w:rsidRPr="00445F7E">
        <w:rPr>
          <w:rFonts w:ascii="David" w:hAnsi="David" w:cs="David" w:hint="eastAsia"/>
          <w:sz w:val="24"/>
          <w:szCs w:val="24"/>
          <w:rtl/>
        </w:rPr>
        <w:t>סעיף</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בהתאמה</w:t>
      </w:r>
      <w:r w:rsidRPr="00445F7E">
        <w:rPr>
          <w:rFonts w:ascii="David" w:hAnsi="David" w:cs="David"/>
          <w:sz w:val="24"/>
          <w:szCs w:val="24"/>
          <w:rtl/>
        </w:rPr>
        <w:t>.</w:t>
      </w:r>
    </w:p>
    <w:p w14:paraId="244A2CAA" w14:textId="77777777" w:rsidR="00EF4F1C" w:rsidRPr="00D133B6"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שמירה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השגחה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ובטיחות</w:t>
      </w:r>
    </w:p>
    <w:p w14:paraId="4CA0384B"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מיום</w:t>
      </w:r>
      <w:r w:rsidRPr="00D133B6">
        <w:rPr>
          <w:rFonts w:ascii="David" w:hAnsi="David" w:cs="David"/>
          <w:i/>
          <w:sz w:val="24"/>
          <w:szCs w:val="24"/>
          <w:rtl/>
        </w:rPr>
        <w:t xml:space="preserve"> </w:t>
      </w:r>
      <w:r w:rsidRPr="00D133B6">
        <w:rPr>
          <w:rFonts w:ascii="David" w:hAnsi="David" w:cs="David" w:hint="eastAsia"/>
          <w:i/>
          <w:sz w:val="24"/>
          <w:szCs w:val="24"/>
          <w:rtl/>
        </w:rPr>
        <w:t>חתימת</w:t>
      </w:r>
      <w:r w:rsidRPr="00D133B6">
        <w:rPr>
          <w:rFonts w:ascii="David" w:hAnsi="David" w:cs="David"/>
          <w:i/>
          <w:sz w:val="24"/>
          <w:szCs w:val="24"/>
          <w:rtl/>
        </w:rPr>
        <w:t xml:space="preserve"> </w:t>
      </w:r>
      <w:r w:rsidRPr="00D133B6">
        <w:rPr>
          <w:rFonts w:ascii="David" w:hAnsi="David" w:cs="David" w:hint="eastAsia"/>
          <w:i/>
          <w:sz w:val="24"/>
          <w:szCs w:val="24"/>
          <w:rtl/>
        </w:rPr>
        <w:t>החוזה</w:t>
      </w:r>
      <w:r w:rsidRPr="00D133B6">
        <w:rPr>
          <w:rFonts w:ascii="David" w:hAnsi="David" w:cs="David"/>
          <w:i/>
          <w:sz w:val="24"/>
          <w:szCs w:val="24"/>
          <w:rtl/>
        </w:rPr>
        <w:t xml:space="preserve"> </w:t>
      </w:r>
      <w:r w:rsidRPr="00D133B6">
        <w:rPr>
          <w:rFonts w:ascii="David" w:hAnsi="David" w:cs="David" w:hint="eastAsia"/>
          <w:i/>
          <w:sz w:val="24"/>
          <w:szCs w:val="24"/>
          <w:rtl/>
        </w:rPr>
        <w:t>ועד</w:t>
      </w:r>
      <w:r w:rsidRPr="00D133B6">
        <w:rPr>
          <w:rFonts w:ascii="David" w:hAnsi="David" w:cs="David"/>
          <w:i/>
          <w:sz w:val="24"/>
          <w:szCs w:val="24"/>
          <w:rtl/>
        </w:rPr>
        <w:t xml:space="preserve"> </w:t>
      </w:r>
      <w:r w:rsidRPr="00D133B6">
        <w:rPr>
          <w:rFonts w:ascii="David" w:hAnsi="David" w:cs="David" w:hint="eastAsia"/>
          <w:i/>
          <w:sz w:val="24"/>
          <w:szCs w:val="24"/>
          <w:rtl/>
        </w:rPr>
        <w:t>למתן</w:t>
      </w:r>
      <w:r w:rsidRPr="00D133B6">
        <w:rPr>
          <w:rFonts w:ascii="David" w:hAnsi="David" w:cs="David"/>
          <w:i/>
          <w:sz w:val="24"/>
          <w:szCs w:val="24"/>
          <w:rtl/>
        </w:rPr>
        <w:t xml:space="preserve"> </w:t>
      </w:r>
      <w:r w:rsidRPr="00D133B6">
        <w:rPr>
          <w:rFonts w:ascii="David" w:hAnsi="David" w:cs="David" w:hint="eastAsia"/>
          <w:i/>
          <w:sz w:val="24"/>
          <w:szCs w:val="24"/>
          <w:rtl/>
        </w:rPr>
        <w:t>תעודת</w:t>
      </w:r>
      <w:r w:rsidRPr="00D133B6">
        <w:rPr>
          <w:rFonts w:ascii="David" w:hAnsi="David" w:cs="David"/>
          <w:i/>
          <w:sz w:val="24"/>
          <w:szCs w:val="24"/>
          <w:rtl/>
        </w:rPr>
        <w:t xml:space="preserve"> </w:t>
      </w:r>
      <w:r w:rsidRPr="00D133B6">
        <w:rPr>
          <w:rFonts w:ascii="David" w:hAnsi="David" w:cs="David" w:hint="eastAsia"/>
          <w:i/>
          <w:sz w:val="24"/>
          <w:szCs w:val="24"/>
          <w:rtl/>
        </w:rPr>
        <w:t>גמר</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להלן</w:t>
      </w:r>
      <w:r w:rsidRPr="00D133B6">
        <w:rPr>
          <w:rFonts w:ascii="David" w:hAnsi="David" w:cs="David"/>
          <w:i/>
          <w:sz w:val="24"/>
          <w:szCs w:val="24"/>
          <w:rtl/>
        </w:rPr>
        <w:t xml:space="preserve"> -"</w:t>
      </w:r>
      <w:r w:rsidRPr="00D133B6">
        <w:rPr>
          <w:rFonts w:ascii="David" w:hAnsi="David" w:cs="David" w:hint="eastAsia"/>
          <w:i/>
          <w:sz w:val="24"/>
          <w:szCs w:val="24"/>
          <w:rtl/>
        </w:rPr>
        <w:t>תקופת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לשמירת</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ולהשגחה</w:t>
      </w:r>
      <w:r w:rsidRPr="00D133B6">
        <w:rPr>
          <w:rFonts w:ascii="David" w:hAnsi="David" w:cs="David"/>
          <w:i/>
          <w:sz w:val="24"/>
          <w:szCs w:val="24"/>
          <w:rtl/>
        </w:rPr>
        <w:t xml:space="preserve"> </w:t>
      </w:r>
      <w:r w:rsidRPr="00D133B6">
        <w:rPr>
          <w:rFonts w:ascii="David" w:hAnsi="David" w:cs="David" w:hint="eastAsia"/>
          <w:i/>
          <w:sz w:val="24"/>
          <w:szCs w:val="24"/>
          <w:rtl/>
        </w:rPr>
        <w:t>עליו</w:t>
      </w:r>
      <w:r w:rsidRPr="00D133B6">
        <w:rPr>
          <w:rFonts w:ascii="David" w:hAnsi="David" w:cs="David"/>
          <w:i/>
          <w:sz w:val="24"/>
          <w:szCs w:val="24"/>
          <w:rtl/>
        </w:rPr>
        <w:t xml:space="preserve"> </w:t>
      </w:r>
      <w:r w:rsidRPr="00D133B6">
        <w:rPr>
          <w:rFonts w:ascii="David" w:hAnsi="David" w:cs="David" w:hint="eastAsia"/>
          <w:i/>
          <w:sz w:val="24"/>
          <w:szCs w:val="24"/>
          <w:rtl/>
        </w:rPr>
        <w:t>ועל</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הנמצא</w:t>
      </w:r>
      <w:r w:rsidRPr="00D133B6">
        <w:rPr>
          <w:rFonts w:ascii="David" w:hAnsi="David" w:cs="David"/>
          <w:i/>
          <w:sz w:val="24"/>
          <w:szCs w:val="24"/>
          <w:rtl/>
        </w:rPr>
        <w:t xml:space="preserve"> </w:t>
      </w:r>
      <w:r w:rsidRPr="00D133B6">
        <w:rPr>
          <w:rFonts w:ascii="David" w:hAnsi="David" w:cs="David" w:hint="eastAsia"/>
          <w:i/>
          <w:sz w:val="24"/>
          <w:szCs w:val="24"/>
          <w:rtl/>
        </w:rPr>
        <w:t>ושימצא</w:t>
      </w:r>
      <w:r w:rsidRPr="00D133B6">
        <w:rPr>
          <w:rFonts w:ascii="David" w:hAnsi="David" w:cs="David"/>
          <w:i/>
          <w:sz w:val="24"/>
          <w:szCs w:val="24"/>
          <w:rtl/>
        </w:rPr>
        <w:t xml:space="preserve"> </w:t>
      </w:r>
      <w:r w:rsidRPr="00D133B6">
        <w:rPr>
          <w:rFonts w:ascii="David" w:hAnsi="David" w:cs="David" w:hint="eastAsia"/>
          <w:i/>
          <w:sz w:val="24"/>
          <w:szCs w:val="24"/>
          <w:rtl/>
        </w:rPr>
        <w:t>בו</w:t>
      </w:r>
      <w:r w:rsidRPr="00D133B6">
        <w:rPr>
          <w:rFonts w:ascii="David" w:hAnsi="David" w:cs="David"/>
          <w:i/>
          <w:sz w:val="24"/>
          <w:szCs w:val="24"/>
          <w:rtl/>
        </w:rPr>
        <w:t xml:space="preserve">, </w:t>
      </w:r>
      <w:r w:rsidRPr="00D133B6">
        <w:rPr>
          <w:rFonts w:ascii="David" w:hAnsi="David" w:cs="David" w:hint="eastAsia"/>
          <w:i/>
          <w:sz w:val="24"/>
          <w:szCs w:val="24"/>
          <w:rtl/>
        </w:rPr>
        <w:t>ועליו</w:t>
      </w:r>
      <w:r w:rsidRPr="00D133B6">
        <w:rPr>
          <w:rFonts w:ascii="David" w:hAnsi="David" w:cs="David"/>
          <w:i/>
          <w:sz w:val="24"/>
          <w:szCs w:val="24"/>
          <w:rtl/>
        </w:rPr>
        <w:t xml:space="preserve"> </w:t>
      </w:r>
      <w:r w:rsidRPr="00D133B6">
        <w:rPr>
          <w:rFonts w:ascii="David" w:hAnsi="David" w:cs="David" w:hint="eastAsia"/>
          <w:i/>
          <w:sz w:val="24"/>
          <w:szCs w:val="24"/>
          <w:rtl/>
        </w:rPr>
        <w:t>לנקוט</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האמצעים</w:t>
      </w:r>
      <w:r w:rsidRPr="00D133B6">
        <w:rPr>
          <w:rFonts w:ascii="David" w:hAnsi="David" w:cs="David"/>
          <w:i/>
          <w:sz w:val="24"/>
          <w:szCs w:val="24"/>
          <w:rtl/>
        </w:rPr>
        <w:t xml:space="preserve"> </w:t>
      </w:r>
      <w:r w:rsidRPr="00D133B6">
        <w:rPr>
          <w:rFonts w:ascii="David" w:hAnsi="David" w:cs="David" w:hint="eastAsia"/>
          <w:i/>
          <w:sz w:val="24"/>
          <w:szCs w:val="24"/>
          <w:rtl/>
        </w:rPr>
        <w:t>המתחייבים</w:t>
      </w:r>
      <w:r w:rsidRPr="00D133B6">
        <w:rPr>
          <w:rFonts w:ascii="David" w:hAnsi="David" w:cs="David"/>
          <w:i/>
          <w:sz w:val="24"/>
          <w:szCs w:val="24"/>
          <w:rtl/>
        </w:rPr>
        <w:t xml:space="preserve"> </w:t>
      </w:r>
      <w:r w:rsidRPr="00D133B6">
        <w:rPr>
          <w:rFonts w:ascii="David" w:hAnsi="David" w:cs="David" w:hint="eastAsia"/>
          <w:i/>
          <w:sz w:val="24"/>
          <w:szCs w:val="24"/>
          <w:rtl/>
        </w:rPr>
        <w:t>מאחריות</w:t>
      </w:r>
      <w:r w:rsidRPr="00D133B6">
        <w:rPr>
          <w:rFonts w:ascii="David" w:hAnsi="David" w:cs="David"/>
          <w:i/>
          <w:sz w:val="24"/>
          <w:szCs w:val="24"/>
          <w:rtl/>
        </w:rPr>
        <w:t xml:space="preserve"> </w:t>
      </w:r>
      <w:r w:rsidRPr="00D133B6">
        <w:rPr>
          <w:rFonts w:ascii="David" w:hAnsi="David" w:cs="David" w:hint="eastAsia"/>
          <w:i/>
          <w:sz w:val="24"/>
          <w:szCs w:val="24"/>
          <w:rtl/>
        </w:rPr>
        <w:t>זו</w:t>
      </w:r>
      <w:r w:rsidRPr="00D133B6">
        <w:rPr>
          <w:rFonts w:ascii="David" w:hAnsi="David" w:cs="David"/>
          <w:i/>
          <w:sz w:val="24"/>
          <w:szCs w:val="24"/>
          <w:rtl/>
        </w:rPr>
        <w:t>.</w:t>
      </w:r>
    </w:p>
    <w:p w14:paraId="399C7A7A"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לקיים</w:t>
      </w:r>
      <w:r w:rsidRPr="00D133B6">
        <w:rPr>
          <w:rFonts w:ascii="David" w:hAnsi="David" w:cs="David"/>
          <w:i/>
          <w:sz w:val="24"/>
          <w:szCs w:val="24"/>
          <w:rtl/>
        </w:rPr>
        <w:t xml:space="preserve"> </w:t>
      </w:r>
      <w:r w:rsidRPr="00D133B6">
        <w:rPr>
          <w:rFonts w:ascii="David" w:hAnsi="David" w:cs="David" w:hint="eastAsia"/>
          <w:i/>
          <w:sz w:val="24"/>
          <w:szCs w:val="24"/>
          <w:rtl/>
        </w:rPr>
        <w:t>בקפדנות</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המתייחסים</w:t>
      </w:r>
      <w:r w:rsidRPr="00D133B6">
        <w:rPr>
          <w:rFonts w:ascii="David" w:hAnsi="David" w:cs="David"/>
          <w:i/>
          <w:sz w:val="24"/>
          <w:szCs w:val="24"/>
          <w:rtl/>
        </w:rPr>
        <w:t xml:space="preserve"> </w:t>
      </w:r>
      <w:r w:rsidRPr="00D133B6">
        <w:rPr>
          <w:rFonts w:ascii="David" w:hAnsi="David" w:cs="David" w:hint="eastAsia"/>
          <w:i/>
          <w:sz w:val="24"/>
          <w:szCs w:val="24"/>
          <w:rtl/>
        </w:rPr>
        <w:t>להעסקת</w:t>
      </w:r>
      <w:r w:rsidRPr="00D133B6">
        <w:rPr>
          <w:rFonts w:ascii="David" w:hAnsi="David" w:cs="David"/>
          <w:i/>
          <w:sz w:val="24"/>
          <w:szCs w:val="24"/>
          <w:rtl/>
        </w:rPr>
        <w:t xml:space="preserve"> </w:t>
      </w:r>
      <w:r w:rsidRPr="00D133B6">
        <w:rPr>
          <w:rFonts w:ascii="David" w:hAnsi="David" w:cs="David" w:hint="eastAsia"/>
          <w:i/>
          <w:sz w:val="24"/>
          <w:szCs w:val="24"/>
          <w:rtl/>
        </w:rPr>
        <w:t>עובדים</w:t>
      </w:r>
      <w:r w:rsidRPr="00D133B6">
        <w:rPr>
          <w:rFonts w:ascii="David" w:hAnsi="David" w:cs="David"/>
          <w:i/>
          <w:sz w:val="24"/>
          <w:szCs w:val="24"/>
          <w:rtl/>
        </w:rPr>
        <w:t xml:space="preserve"> </w:t>
      </w:r>
      <w:r w:rsidRPr="00D133B6">
        <w:rPr>
          <w:rFonts w:ascii="David" w:hAnsi="David" w:cs="David" w:hint="eastAsia"/>
          <w:i/>
          <w:sz w:val="24"/>
          <w:szCs w:val="24"/>
          <w:rtl/>
        </w:rPr>
        <w:t>ולביצוע</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נשוא</w:t>
      </w:r>
      <w:r w:rsidRPr="00D133B6">
        <w:rPr>
          <w:rFonts w:ascii="David" w:hAnsi="David" w:cs="David"/>
          <w:i/>
          <w:sz w:val="24"/>
          <w:szCs w:val="24"/>
          <w:rtl/>
        </w:rPr>
        <w:t xml:space="preserve"> </w:t>
      </w:r>
      <w:r w:rsidRPr="00D133B6">
        <w:rPr>
          <w:rFonts w:ascii="David" w:hAnsi="David" w:cs="David" w:hint="eastAsia"/>
          <w:i/>
          <w:sz w:val="24"/>
          <w:szCs w:val="24"/>
          <w:rtl/>
        </w:rPr>
        <w:t>חוזה</w:t>
      </w:r>
      <w:r w:rsidRPr="00D133B6">
        <w:rPr>
          <w:rFonts w:ascii="David" w:hAnsi="David" w:cs="David"/>
          <w:i/>
          <w:sz w:val="24"/>
          <w:szCs w:val="24"/>
          <w:rtl/>
        </w:rPr>
        <w:t xml:space="preserve"> </w:t>
      </w:r>
      <w:r w:rsidRPr="00D133B6">
        <w:rPr>
          <w:rFonts w:ascii="David" w:hAnsi="David" w:cs="David" w:hint="eastAsia"/>
          <w:i/>
          <w:sz w:val="24"/>
          <w:szCs w:val="24"/>
          <w:rtl/>
        </w:rPr>
        <w:t>זה</w:t>
      </w:r>
      <w:r w:rsidRPr="00D133B6">
        <w:rPr>
          <w:rFonts w:ascii="David" w:hAnsi="David" w:cs="David"/>
          <w:i/>
          <w:sz w:val="24"/>
          <w:szCs w:val="24"/>
          <w:rtl/>
        </w:rPr>
        <w:t xml:space="preserve">, </w:t>
      </w:r>
      <w:r w:rsidRPr="00D133B6">
        <w:rPr>
          <w:rFonts w:ascii="David" w:hAnsi="David" w:cs="David" w:hint="eastAsia"/>
          <w:i/>
          <w:sz w:val="24"/>
          <w:szCs w:val="24"/>
          <w:rtl/>
        </w:rPr>
        <w:t>ומסכים</w:t>
      </w:r>
      <w:r w:rsidRPr="00D133B6">
        <w:rPr>
          <w:rFonts w:ascii="David" w:hAnsi="David" w:cs="David"/>
          <w:i/>
          <w:sz w:val="24"/>
          <w:szCs w:val="24"/>
          <w:rtl/>
        </w:rPr>
        <w:t xml:space="preserve"> </w:t>
      </w:r>
      <w:r w:rsidRPr="00D133B6">
        <w:rPr>
          <w:rFonts w:ascii="David" w:hAnsi="David" w:cs="David" w:hint="eastAsia"/>
          <w:i/>
          <w:sz w:val="24"/>
          <w:szCs w:val="24"/>
          <w:rtl/>
        </w:rPr>
        <w:t>ומצהיר</w:t>
      </w:r>
      <w:r w:rsidRPr="00D133B6">
        <w:rPr>
          <w:rFonts w:ascii="David" w:hAnsi="David" w:cs="David"/>
          <w:i/>
          <w:sz w:val="24"/>
          <w:szCs w:val="24"/>
          <w:rtl/>
        </w:rPr>
        <w:t xml:space="preserve"> </w:t>
      </w:r>
      <w:r w:rsidRPr="00D133B6">
        <w:rPr>
          <w:rFonts w:ascii="David" w:hAnsi="David" w:cs="David" w:hint="eastAsia"/>
          <w:i/>
          <w:sz w:val="24"/>
          <w:szCs w:val="24"/>
          <w:rtl/>
        </w:rPr>
        <w:t>בזה</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למטרות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הוא</w:t>
      </w:r>
      <w:r w:rsidRPr="00D133B6">
        <w:rPr>
          <w:rFonts w:ascii="David" w:hAnsi="David" w:cs="David"/>
          <w:i/>
          <w:sz w:val="24"/>
          <w:szCs w:val="24"/>
          <w:rtl/>
        </w:rPr>
        <w:t xml:space="preserve"> </w:t>
      </w:r>
      <w:r w:rsidRPr="00D133B6">
        <w:rPr>
          <w:rFonts w:ascii="David" w:hAnsi="David" w:cs="David" w:hint="eastAsia"/>
          <w:i/>
          <w:sz w:val="24"/>
          <w:szCs w:val="24"/>
          <w:rtl/>
        </w:rPr>
        <w:t>בלעדית</w:t>
      </w:r>
      <w:r w:rsidRPr="00D133B6">
        <w:rPr>
          <w:rFonts w:ascii="David" w:hAnsi="David" w:cs="David"/>
          <w:i/>
          <w:sz w:val="24"/>
          <w:szCs w:val="24"/>
          <w:rtl/>
        </w:rPr>
        <w:t xml:space="preserve"> </w:t>
      </w:r>
      <w:r w:rsidRPr="00D133B6">
        <w:rPr>
          <w:rFonts w:ascii="David" w:hAnsi="David" w:cs="David" w:hint="eastAsia"/>
          <w:i/>
          <w:sz w:val="24"/>
          <w:szCs w:val="24"/>
          <w:rtl/>
        </w:rPr>
        <w:t>הינו</w:t>
      </w:r>
      <w:r w:rsidRPr="00D133B6">
        <w:rPr>
          <w:rFonts w:ascii="David" w:hAnsi="David" w:cs="David"/>
          <w:i/>
          <w:sz w:val="24"/>
          <w:szCs w:val="24"/>
          <w:rtl/>
        </w:rPr>
        <w:t xml:space="preserve"> "</w:t>
      </w:r>
      <w:r w:rsidRPr="00D133B6">
        <w:rPr>
          <w:rFonts w:ascii="David" w:hAnsi="David" w:cs="David" w:hint="eastAsia"/>
          <w:i/>
          <w:sz w:val="24"/>
          <w:szCs w:val="24"/>
          <w:rtl/>
        </w:rPr>
        <w:t>מבצע</w:t>
      </w:r>
      <w:r w:rsidRPr="00D133B6">
        <w:rPr>
          <w:rFonts w:ascii="David" w:hAnsi="David" w:cs="David"/>
          <w:i/>
          <w:sz w:val="24"/>
          <w:szCs w:val="24"/>
          <w:rtl/>
        </w:rPr>
        <w:t xml:space="preserve"> </w:t>
      </w:r>
      <w:r w:rsidRPr="00D133B6">
        <w:rPr>
          <w:rFonts w:ascii="David" w:hAnsi="David" w:cs="David" w:hint="eastAsia"/>
          <w:i/>
          <w:sz w:val="24"/>
          <w:szCs w:val="24"/>
          <w:rtl/>
        </w:rPr>
        <w:t>הבניה</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מנהל</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 xml:space="preserve">" </w:t>
      </w:r>
      <w:r w:rsidRPr="00D133B6">
        <w:rPr>
          <w:rFonts w:ascii="David" w:hAnsi="David" w:cs="David" w:hint="eastAsia"/>
          <w:i/>
          <w:sz w:val="24"/>
          <w:szCs w:val="24"/>
          <w:rtl/>
        </w:rPr>
        <w:t>למטרות</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הנ</w:t>
      </w:r>
      <w:r w:rsidRPr="00D133B6">
        <w:rPr>
          <w:rFonts w:ascii="David" w:hAnsi="David" w:cs="David"/>
          <w:i/>
          <w:sz w:val="24"/>
          <w:szCs w:val="24"/>
          <w:rtl/>
        </w:rPr>
        <w:t>"</w:t>
      </w:r>
      <w:r w:rsidRPr="00D133B6">
        <w:rPr>
          <w:rFonts w:ascii="David" w:hAnsi="David" w:cs="David" w:hint="eastAsia"/>
          <w:i/>
          <w:sz w:val="24"/>
          <w:szCs w:val="24"/>
          <w:rtl/>
        </w:rPr>
        <w:t>ל</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בלעדית</w:t>
      </w:r>
      <w:r w:rsidRPr="00D133B6">
        <w:rPr>
          <w:rFonts w:ascii="David" w:hAnsi="David" w:cs="David"/>
          <w:i/>
          <w:sz w:val="24"/>
          <w:szCs w:val="24"/>
          <w:rtl/>
        </w:rPr>
        <w:t xml:space="preserve"> </w:t>
      </w:r>
      <w:r w:rsidRPr="00D133B6">
        <w:rPr>
          <w:rFonts w:ascii="David" w:hAnsi="David" w:cs="David" w:hint="eastAsia"/>
          <w:i/>
          <w:sz w:val="24"/>
          <w:szCs w:val="24"/>
          <w:rtl/>
        </w:rPr>
        <w:t>לכל</w:t>
      </w:r>
      <w:r w:rsidRPr="00D133B6">
        <w:rPr>
          <w:rFonts w:ascii="David" w:hAnsi="David" w:cs="David"/>
          <w:i/>
          <w:sz w:val="24"/>
          <w:szCs w:val="24"/>
          <w:rtl/>
        </w:rPr>
        <w:t xml:space="preserve"> </w:t>
      </w:r>
      <w:r w:rsidRPr="00D133B6">
        <w:rPr>
          <w:rFonts w:ascii="David" w:hAnsi="David" w:cs="David" w:hint="eastAsia"/>
          <w:i/>
          <w:sz w:val="24"/>
          <w:szCs w:val="24"/>
          <w:rtl/>
        </w:rPr>
        <w:t>חובותיהם</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אלה</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הנ</w:t>
      </w:r>
      <w:r w:rsidRPr="00D133B6">
        <w:rPr>
          <w:rFonts w:ascii="David" w:hAnsi="David" w:cs="David"/>
          <w:i/>
          <w:sz w:val="24"/>
          <w:szCs w:val="24"/>
          <w:rtl/>
        </w:rPr>
        <w:t>"</w:t>
      </w:r>
      <w:r w:rsidRPr="00D133B6">
        <w:rPr>
          <w:rFonts w:ascii="David" w:hAnsi="David" w:cs="David" w:hint="eastAsia"/>
          <w:i/>
          <w:sz w:val="24"/>
          <w:szCs w:val="24"/>
          <w:rtl/>
        </w:rPr>
        <w:t>ל</w:t>
      </w:r>
      <w:r w:rsidRPr="00D133B6">
        <w:rPr>
          <w:rFonts w:ascii="David" w:hAnsi="David" w:cs="David"/>
          <w:i/>
          <w:sz w:val="24"/>
          <w:szCs w:val="24"/>
          <w:rtl/>
        </w:rPr>
        <w:t xml:space="preserve">, </w:t>
      </w:r>
      <w:r w:rsidRPr="00D133B6">
        <w:rPr>
          <w:rFonts w:ascii="David" w:hAnsi="David" w:cs="David" w:hint="eastAsia"/>
          <w:i/>
          <w:sz w:val="24"/>
          <w:szCs w:val="24"/>
          <w:rtl/>
        </w:rPr>
        <w:t>והינו</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לשפות</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בגין</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תביעה</w:t>
      </w:r>
      <w:r w:rsidRPr="00D133B6">
        <w:rPr>
          <w:rFonts w:ascii="David" w:hAnsi="David" w:cs="David"/>
          <w:i/>
          <w:sz w:val="24"/>
          <w:szCs w:val="24"/>
          <w:rtl/>
        </w:rPr>
        <w:t xml:space="preserve"> </w:t>
      </w:r>
      <w:r w:rsidRPr="00D133B6">
        <w:rPr>
          <w:rFonts w:ascii="David" w:hAnsi="David" w:cs="David" w:hint="eastAsia"/>
          <w:i/>
          <w:sz w:val="24"/>
          <w:szCs w:val="24"/>
          <w:rtl/>
        </w:rPr>
        <w:t>שתוגש</w:t>
      </w:r>
      <w:r w:rsidRPr="00D133B6">
        <w:rPr>
          <w:rFonts w:ascii="David" w:hAnsi="David" w:cs="David"/>
          <w:i/>
          <w:sz w:val="24"/>
          <w:szCs w:val="24"/>
          <w:rtl/>
        </w:rPr>
        <w:t xml:space="preserve"> </w:t>
      </w:r>
      <w:r w:rsidRPr="00D133B6">
        <w:rPr>
          <w:rFonts w:ascii="David" w:hAnsi="David" w:cs="David" w:hint="eastAsia"/>
          <w:i/>
          <w:sz w:val="24"/>
          <w:szCs w:val="24"/>
          <w:rtl/>
        </w:rPr>
        <w:t>נגדו</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הנוגע</w:t>
      </w:r>
      <w:r w:rsidRPr="00D133B6">
        <w:rPr>
          <w:rFonts w:ascii="David" w:hAnsi="David" w:cs="David"/>
          <w:i/>
          <w:sz w:val="24"/>
          <w:szCs w:val="24"/>
          <w:rtl/>
        </w:rPr>
        <w:t xml:space="preserve"> </w:t>
      </w:r>
      <w:r w:rsidRPr="00D133B6">
        <w:rPr>
          <w:rFonts w:ascii="David" w:hAnsi="David" w:cs="David" w:hint="eastAsia"/>
          <w:i/>
          <w:sz w:val="24"/>
          <w:szCs w:val="24"/>
          <w:rtl/>
        </w:rPr>
        <w:t>לכך</w:t>
      </w:r>
      <w:r w:rsidRPr="00D133B6">
        <w:rPr>
          <w:rFonts w:ascii="David" w:hAnsi="David" w:cs="David"/>
          <w:i/>
          <w:sz w:val="24"/>
          <w:szCs w:val="24"/>
          <w:rtl/>
        </w:rPr>
        <w:t xml:space="preserve"> </w:t>
      </w:r>
      <w:r w:rsidRPr="00D133B6">
        <w:rPr>
          <w:rFonts w:ascii="David" w:hAnsi="David" w:cs="David" w:hint="eastAsia"/>
          <w:i/>
          <w:sz w:val="24"/>
          <w:szCs w:val="24"/>
          <w:rtl/>
        </w:rPr>
        <w:t>מיד</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w:t>
      </w:r>
    </w:p>
    <w:p w14:paraId="43135D02"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מנהל</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hint="cs"/>
          <w:i/>
          <w:sz w:val="24"/>
          <w:szCs w:val="24"/>
          <w:rtl/>
        </w:rPr>
        <w:t>, מנהל הפרויקט מטעם הקבלן ו</w:t>
      </w:r>
      <w:r w:rsidRPr="00D133B6">
        <w:rPr>
          <w:rFonts w:ascii="David" w:hAnsi="David" w:cs="David" w:hint="eastAsia"/>
          <w:i/>
          <w:sz w:val="24"/>
          <w:szCs w:val="24"/>
          <w:rtl/>
        </w:rPr>
        <w:t>מהנדס</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כמוגדר</w:t>
      </w:r>
      <w:r w:rsidRPr="00D133B6">
        <w:rPr>
          <w:rFonts w:ascii="David" w:hAnsi="David" w:cs="David"/>
          <w:i/>
          <w:sz w:val="24"/>
          <w:szCs w:val="24"/>
          <w:rtl/>
        </w:rPr>
        <w:t xml:space="preserve"> </w:t>
      </w:r>
      <w:r w:rsidRPr="00D133B6">
        <w:rPr>
          <w:rFonts w:ascii="David" w:hAnsi="David" w:cs="David" w:hint="eastAsia"/>
          <w:i/>
          <w:sz w:val="24"/>
          <w:szCs w:val="24"/>
          <w:rtl/>
        </w:rPr>
        <w:t>בסעיף</w:t>
      </w:r>
      <w:r w:rsidRPr="00D133B6">
        <w:rPr>
          <w:rFonts w:ascii="David" w:hAnsi="David" w:cs="David"/>
          <w:i/>
          <w:sz w:val="24"/>
          <w:szCs w:val="24"/>
          <w:rtl/>
        </w:rPr>
        <w:t xml:space="preserve"> 17.3 </w:t>
      </w:r>
      <w:r w:rsidRPr="00D133B6">
        <w:rPr>
          <w:rFonts w:ascii="David" w:hAnsi="David" w:cs="David" w:hint="eastAsia"/>
          <w:i/>
          <w:sz w:val="24"/>
          <w:szCs w:val="24"/>
          <w:rtl/>
        </w:rPr>
        <w:t>להלן</w:t>
      </w:r>
      <w:r w:rsidRPr="00D133B6">
        <w:rPr>
          <w:rFonts w:ascii="David" w:hAnsi="David" w:cs="David"/>
          <w:i/>
          <w:sz w:val="24"/>
          <w:szCs w:val="24"/>
          <w:rtl/>
        </w:rPr>
        <w:t xml:space="preserve"> </w:t>
      </w:r>
      <w:r w:rsidRPr="00D133B6">
        <w:rPr>
          <w:rFonts w:ascii="David" w:hAnsi="David" w:cs="David" w:hint="eastAsia"/>
          <w:i/>
          <w:sz w:val="24"/>
          <w:szCs w:val="24"/>
          <w:rtl/>
        </w:rPr>
        <w:t>יהיו</w:t>
      </w:r>
      <w:r w:rsidRPr="00D133B6">
        <w:rPr>
          <w:rFonts w:ascii="David" w:hAnsi="David" w:cs="David"/>
          <w:i/>
          <w:sz w:val="24"/>
          <w:szCs w:val="24"/>
          <w:rtl/>
        </w:rPr>
        <w:t xml:space="preserve"> </w:t>
      </w:r>
      <w:r w:rsidRPr="00D133B6">
        <w:rPr>
          <w:rFonts w:ascii="David" w:hAnsi="David" w:cs="David" w:hint="eastAsia"/>
          <w:i/>
          <w:sz w:val="24"/>
          <w:szCs w:val="24"/>
          <w:rtl/>
        </w:rPr>
        <w:t>מצויים</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זמן</w:t>
      </w:r>
      <w:r w:rsidRPr="00D133B6">
        <w:rPr>
          <w:rFonts w:ascii="David" w:hAnsi="David" w:cs="David"/>
          <w:i/>
          <w:sz w:val="24"/>
          <w:szCs w:val="24"/>
          <w:rtl/>
        </w:rPr>
        <w:t xml:space="preserve"> </w:t>
      </w:r>
      <w:r w:rsidRPr="00D133B6">
        <w:rPr>
          <w:rFonts w:ascii="David" w:hAnsi="David" w:cs="David" w:hint="eastAsia"/>
          <w:i/>
          <w:sz w:val="24"/>
          <w:szCs w:val="24"/>
          <w:rtl/>
        </w:rPr>
        <w:t>בו</w:t>
      </w:r>
      <w:r w:rsidRPr="00D133B6">
        <w:rPr>
          <w:rFonts w:ascii="David" w:hAnsi="David" w:cs="David"/>
          <w:i/>
          <w:sz w:val="24"/>
          <w:szCs w:val="24"/>
          <w:rtl/>
        </w:rPr>
        <w:t xml:space="preserve"> </w:t>
      </w:r>
      <w:r w:rsidRPr="00D133B6">
        <w:rPr>
          <w:rFonts w:ascii="David" w:hAnsi="David" w:cs="David" w:hint="eastAsia"/>
          <w:i/>
          <w:sz w:val="24"/>
          <w:szCs w:val="24"/>
          <w:rtl/>
        </w:rPr>
        <w:t>מבוצעות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וישגיחו</w:t>
      </w:r>
      <w:r w:rsidRPr="00D133B6">
        <w:rPr>
          <w:rFonts w:ascii="David" w:hAnsi="David" w:cs="David"/>
          <w:i/>
          <w:sz w:val="24"/>
          <w:szCs w:val="24"/>
          <w:rtl/>
        </w:rPr>
        <w:t xml:space="preserve"> </w:t>
      </w:r>
      <w:r w:rsidRPr="00D133B6">
        <w:rPr>
          <w:rFonts w:ascii="David" w:hAnsi="David" w:cs="David" w:hint="eastAsia"/>
          <w:i/>
          <w:sz w:val="24"/>
          <w:szCs w:val="24"/>
          <w:rtl/>
        </w:rPr>
        <w:t>ברציפות</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ביצוען</w:t>
      </w:r>
      <w:r w:rsidRPr="00D133B6">
        <w:rPr>
          <w:rFonts w:ascii="David" w:hAnsi="David" w:cs="David"/>
          <w:i/>
          <w:sz w:val="24"/>
          <w:szCs w:val="24"/>
          <w:rtl/>
        </w:rPr>
        <w:t xml:space="preserve"> </w:t>
      </w:r>
      <w:r w:rsidRPr="00D133B6">
        <w:rPr>
          <w:rFonts w:ascii="David" w:hAnsi="David" w:cs="David" w:hint="eastAsia"/>
          <w:i/>
          <w:sz w:val="24"/>
          <w:szCs w:val="24"/>
          <w:rtl/>
        </w:rPr>
        <w:t>בהתאם</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חוזה</w:t>
      </w:r>
      <w:r w:rsidRPr="00D133B6">
        <w:rPr>
          <w:rFonts w:ascii="David" w:hAnsi="David" w:cs="David"/>
          <w:i/>
          <w:sz w:val="24"/>
          <w:szCs w:val="24"/>
          <w:rtl/>
        </w:rPr>
        <w:t xml:space="preserve"> </w:t>
      </w:r>
      <w:r w:rsidRPr="00D133B6">
        <w:rPr>
          <w:rFonts w:ascii="David" w:hAnsi="David" w:cs="David" w:hint="eastAsia"/>
          <w:i/>
          <w:sz w:val="24"/>
          <w:szCs w:val="24"/>
          <w:rtl/>
        </w:rPr>
        <w:t>זה</w:t>
      </w:r>
      <w:r w:rsidRPr="00D133B6">
        <w:rPr>
          <w:rFonts w:ascii="David" w:hAnsi="David" w:cs="David"/>
          <w:i/>
          <w:sz w:val="24"/>
          <w:szCs w:val="24"/>
          <w:rtl/>
        </w:rPr>
        <w:t xml:space="preserve"> </w:t>
      </w:r>
      <w:r w:rsidRPr="00D133B6">
        <w:rPr>
          <w:rFonts w:ascii="David" w:hAnsi="David" w:cs="David" w:hint="eastAsia"/>
          <w:i/>
          <w:sz w:val="24"/>
          <w:szCs w:val="24"/>
          <w:rtl/>
        </w:rPr>
        <w:t>וינהגו</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תקנות</w:t>
      </w:r>
      <w:r w:rsidRPr="00D133B6">
        <w:rPr>
          <w:rFonts w:ascii="David" w:hAnsi="David" w:cs="David"/>
          <w:i/>
          <w:sz w:val="24"/>
          <w:szCs w:val="24"/>
          <w:rtl/>
        </w:rPr>
        <w:t xml:space="preserve"> </w:t>
      </w:r>
      <w:r w:rsidRPr="00D133B6">
        <w:rPr>
          <w:rFonts w:ascii="David" w:hAnsi="David" w:cs="David" w:hint="eastAsia"/>
          <w:i/>
          <w:sz w:val="24"/>
          <w:szCs w:val="24"/>
          <w:rtl/>
        </w:rPr>
        <w:t>הבטיחות</w:t>
      </w:r>
      <w:r w:rsidRPr="00D133B6">
        <w:rPr>
          <w:rFonts w:ascii="David" w:hAnsi="David" w:cs="David"/>
          <w:i/>
          <w:sz w:val="24"/>
          <w:szCs w:val="24"/>
          <w:rtl/>
        </w:rPr>
        <w:t xml:space="preserve"> </w:t>
      </w:r>
      <w:r w:rsidRPr="00D133B6">
        <w:rPr>
          <w:rFonts w:ascii="David" w:hAnsi="David" w:cs="David" w:hint="eastAsia"/>
          <w:i/>
          <w:sz w:val="24"/>
          <w:szCs w:val="24"/>
          <w:rtl/>
        </w:rPr>
        <w:t>בעבודה</w:t>
      </w:r>
      <w:r w:rsidRPr="00D133B6">
        <w:rPr>
          <w:rFonts w:ascii="David" w:hAnsi="David" w:cs="David"/>
          <w:i/>
          <w:sz w:val="24"/>
          <w:szCs w:val="24"/>
          <w:rtl/>
        </w:rPr>
        <w:t xml:space="preserve"> (</w:t>
      </w:r>
      <w:r w:rsidRPr="00D133B6">
        <w:rPr>
          <w:rFonts w:ascii="David" w:hAnsi="David" w:cs="David" w:hint="eastAsia"/>
          <w:i/>
          <w:sz w:val="24"/>
          <w:szCs w:val="24"/>
          <w:rtl/>
        </w:rPr>
        <w:t>עבודות</w:t>
      </w:r>
      <w:r w:rsidRPr="00D133B6">
        <w:rPr>
          <w:rFonts w:ascii="David" w:hAnsi="David" w:cs="David"/>
          <w:i/>
          <w:sz w:val="24"/>
          <w:szCs w:val="24"/>
          <w:rtl/>
        </w:rPr>
        <w:t xml:space="preserve"> </w:t>
      </w:r>
      <w:r w:rsidRPr="00D133B6">
        <w:rPr>
          <w:rFonts w:ascii="David" w:hAnsi="David" w:cs="David" w:hint="eastAsia"/>
          <w:i/>
          <w:sz w:val="24"/>
          <w:szCs w:val="24"/>
          <w:rtl/>
        </w:rPr>
        <w:t>בניה</w:t>
      </w:r>
      <w:r w:rsidRPr="00D133B6">
        <w:rPr>
          <w:rFonts w:ascii="David" w:hAnsi="David" w:cs="David"/>
          <w:i/>
          <w:sz w:val="24"/>
          <w:szCs w:val="24"/>
          <w:rtl/>
        </w:rPr>
        <w:t xml:space="preserve">), </w:t>
      </w:r>
      <w:r w:rsidRPr="00D133B6">
        <w:rPr>
          <w:rFonts w:ascii="David" w:hAnsi="David" w:cs="David" w:hint="eastAsia"/>
          <w:i/>
          <w:sz w:val="24"/>
          <w:szCs w:val="24"/>
          <w:rtl/>
        </w:rPr>
        <w:t>התשמ</w:t>
      </w:r>
      <w:r w:rsidRPr="00D133B6">
        <w:rPr>
          <w:rFonts w:ascii="David" w:hAnsi="David" w:cs="David"/>
          <w:i/>
          <w:sz w:val="24"/>
          <w:szCs w:val="24"/>
          <w:rtl/>
        </w:rPr>
        <w:t>"</w:t>
      </w:r>
      <w:r w:rsidRPr="00D133B6">
        <w:rPr>
          <w:rFonts w:ascii="David" w:hAnsi="David" w:cs="David" w:hint="eastAsia"/>
          <w:i/>
          <w:sz w:val="24"/>
          <w:szCs w:val="24"/>
          <w:rtl/>
        </w:rPr>
        <w:t>ח</w:t>
      </w:r>
      <w:r w:rsidRPr="00D133B6">
        <w:rPr>
          <w:rFonts w:ascii="David" w:hAnsi="David" w:cs="David"/>
          <w:i/>
          <w:sz w:val="24"/>
          <w:szCs w:val="24"/>
          <w:rtl/>
        </w:rPr>
        <w:t>-1988.</w:t>
      </w:r>
    </w:p>
    <w:p w14:paraId="58E3E287"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p>
    <w:p w14:paraId="397635DA"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Pr>
      </w:pP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לשלמות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החומרים</w:t>
      </w:r>
      <w:r w:rsidRPr="00D133B6">
        <w:rPr>
          <w:rFonts w:ascii="David" w:hAnsi="David" w:cs="David"/>
          <w:i/>
          <w:sz w:val="24"/>
          <w:szCs w:val="24"/>
          <w:rtl/>
        </w:rPr>
        <w:t xml:space="preserve"> </w:t>
      </w:r>
      <w:r w:rsidRPr="00D133B6">
        <w:rPr>
          <w:rFonts w:ascii="David" w:hAnsi="David" w:cs="David" w:hint="eastAsia"/>
          <w:i/>
          <w:sz w:val="24"/>
          <w:szCs w:val="24"/>
          <w:rtl/>
        </w:rPr>
        <w:t>והעבודות</w:t>
      </w:r>
      <w:r w:rsidRPr="00D133B6">
        <w:rPr>
          <w:rFonts w:ascii="David" w:hAnsi="David" w:cs="David"/>
          <w:i/>
          <w:sz w:val="24"/>
          <w:szCs w:val="24"/>
          <w:rtl/>
        </w:rPr>
        <w:t xml:space="preserve"> </w:t>
      </w:r>
      <w:r w:rsidRPr="00D133B6">
        <w:rPr>
          <w:rFonts w:ascii="David" w:hAnsi="David" w:cs="David" w:hint="eastAsia"/>
          <w:i/>
          <w:sz w:val="24"/>
          <w:szCs w:val="24"/>
          <w:rtl/>
        </w:rPr>
        <w:t>וזאת</w:t>
      </w:r>
      <w:r w:rsidRPr="00D133B6">
        <w:rPr>
          <w:rFonts w:ascii="David" w:hAnsi="David" w:cs="David"/>
          <w:i/>
          <w:sz w:val="24"/>
          <w:szCs w:val="24"/>
          <w:rtl/>
        </w:rPr>
        <w:t xml:space="preserve"> </w:t>
      </w:r>
      <w:r w:rsidRPr="00D133B6">
        <w:rPr>
          <w:rFonts w:ascii="David" w:hAnsi="David" w:cs="David" w:hint="eastAsia"/>
          <w:i/>
          <w:sz w:val="24"/>
          <w:szCs w:val="24"/>
          <w:rtl/>
        </w:rPr>
        <w:t>עד</w:t>
      </w:r>
      <w:r w:rsidRPr="00D133B6">
        <w:rPr>
          <w:rFonts w:ascii="David" w:hAnsi="David" w:cs="David"/>
          <w:i/>
          <w:sz w:val="24"/>
          <w:szCs w:val="24"/>
          <w:rtl/>
        </w:rPr>
        <w:t xml:space="preserve"> </w:t>
      </w:r>
      <w:r w:rsidRPr="00D133B6">
        <w:rPr>
          <w:rFonts w:ascii="David" w:hAnsi="David" w:cs="David" w:hint="eastAsia"/>
          <w:i/>
          <w:sz w:val="24"/>
          <w:szCs w:val="24"/>
          <w:rtl/>
        </w:rPr>
        <w:t>למועד</w:t>
      </w:r>
      <w:r w:rsidRPr="00D133B6">
        <w:rPr>
          <w:rFonts w:ascii="David" w:hAnsi="David" w:cs="David"/>
          <w:i/>
          <w:sz w:val="24"/>
          <w:szCs w:val="24"/>
          <w:rtl/>
        </w:rPr>
        <w:t xml:space="preserve"> </w:t>
      </w:r>
      <w:r w:rsidRPr="00D133B6">
        <w:rPr>
          <w:rFonts w:ascii="David" w:hAnsi="David" w:cs="David" w:hint="eastAsia"/>
          <w:i/>
          <w:sz w:val="24"/>
          <w:szCs w:val="24"/>
          <w:rtl/>
        </w:rPr>
        <w:t>מסירת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ועליו</w:t>
      </w:r>
      <w:r w:rsidRPr="00D133B6">
        <w:rPr>
          <w:rFonts w:ascii="David" w:hAnsi="David" w:cs="David"/>
          <w:i/>
          <w:sz w:val="24"/>
          <w:szCs w:val="24"/>
          <w:rtl/>
        </w:rPr>
        <w:t xml:space="preserve"> </w:t>
      </w:r>
      <w:r w:rsidRPr="00D133B6">
        <w:rPr>
          <w:rFonts w:ascii="David" w:hAnsi="David" w:cs="David" w:hint="eastAsia"/>
          <w:i/>
          <w:sz w:val="24"/>
          <w:szCs w:val="24"/>
          <w:rtl/>
        </w:rPr>
        <w:t>לתקן</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להחליף</w:t>
      </w:r>
      <w:r w:rsidRPr="00D133B6">
        <w:rPr>
          <w:rFonts w:ascii="David" w:hAnsi="David" w:cs="David"/>
          <w:i/>
          <w:sz w:val="24"/>
          <w:szCs w:val="24"/>
          <w:rtl/>
        </w:rPr>
        <w:t xml:space="preserve"> </w:t>
      </w:r>
      <w:r w:rsidRPr="00D133B6">
        <w:rPr>
          <w:rFonts w:ascii="David" w:hAnsi="David" w:cs="David" w:hint="eastAsia"/>
          <w:i/>
          <w:sz w:val="24"/>
          <w:szCs w:val="24"/>
          <w:rtl/>
        </w:rPr>
        <w:t>באחר</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חשבונו</w:t>
      </w:r>
      <w:r w:rsidRPr="00D133B6">
        <w:rPr>
          <w:rFonts w:ascii="David" w:hAnsi="David" w:cs="David"/>
          <w:i/>
          <w:sz w:val="24"/>
          <w:szCs w:val="24"/>
          <w:rtl/>
        </w:rPr>
        <w:t xml:space="preserve"> </w:t>
      </w:r>
      <w:r w:rsidRPr="00D133B6">
        <w:rPr>
          <w:rFonts w:ascii="David" w:hAnsi="David" w:cs="David" w:hint="eastAsia"/>
          <w:i/>
          <w:sz w:val="24"/>
          <w:szCs w:val="24"/>
          <w:rtl/>
        </w:rPr>
        <w:t>ולפי</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חלק</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וכל</w:t>
      </w:r>
      <w:r w:rsidRPr="00D133B6">
        <w:rPr>
          <w:rFonts w:ascii="David" w:hAnsi="David" w:cs="David"/>
          <w:i/>
          <w:sz w:val="24"/>
          <w:szCs w:val="24"/>
          <w:rtl/>
        </w:rPr>
        <w:t xml:space="preserve"> </w:t>
      </w:r>
      <w:r w:rsidRPr="00D133B6">
        <w:rPr>
          <w:rFonts w:ascii="David" w:hAnsi="David" w:cs="David" w:hint="eastAsia"/>
          <w:i/>
          <w:sz w:val="24"/>
          <w:szCs w:val="24"/>
          <w:rtl/>
        </w:rPr>
        <w:t>חומר</w:t>
      </w:r>
      <w:r w:rsidRPr="00D133B6">
        <w:rPr>
          <w:rFonts w:ascii="David" w:hAnsi="David" w:cs="David"/>
          <w:i/>
          <w:sz w:val="24"/>
          <w:szCs w:val="24"/>
          <w:rtl/>
        </w:rPr>
        <w:t xml:space="preserve"> </w:t>
      </w:r>
      <w:r w:rsidRPr="00D133B6">
        <w:rPr>
          <w:rFonts w:ascii="David" w:hAnsi="David" w:cs="David" w:hint="eastAsia"/>
          <w:i/>
          <w:sz w:val="24"/>
          <w:szCs w:val="24"/>
          <w:rtl/>
        </w:rPr>
        <w:t>שיאבד</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ייפגם</w:t>
      </w:r>
      <w:r w:rsidRPr="00D133B6">
        <w:rPr>
          <w:rFonts w:ascii="David" w:hAnsi="David" w:cs="David"/>
          <w:i/>
          <w:sz w:val="24"/>
          <w:szCs w:val="24"/>
          <w:rtl/>
        </w:rPr>
        <w:t xml:space="preserve">. </w:t>
      </w:r>
      <w:r w:rsidRPr="00D133B6">
        <w:rPr>
          <w:rFonts w:ascii="David" w:hAnsi="David" w:cs="David" w:hint="eastAsia"/>
          <w:i/>
          <w:sz w:val="24"/>
          <w:szCs w:val="24"/>
          <w:rtl/>
        </w:rPr>
        <w:t>אחריות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כאמור</w:t>
      </w:r>
      <w:r w:rsidRPr="00D133B6">
        <w:rPr>
          <w:rFonts w:ascii="David" w:hAnsi="David" w:cs="David"/>
          <w:i/>
          <w:sz w:val="24"/>
          <w:szCs w:val="24"/>
          <w:rtl/>
        </w:rPr>
        <w:t xml:space="preserve"> </w:t>
      </w:r>
      <w:r w:rsidRPr="00D133B6">
        <w:rPr>
          <w:rFonts w:ascii="David" w:hAnsi="David" w:cs="David" w:hint="eastAsia"/>
          <w:i/>
          <w:sz w:val="24"/>
          <w:szCs w:val="24"/>
          <w:rtl/>
        </w:rPr>
        <w:t>חלה</w:t>
      </w:r>
      <w:r w:rsidRPr="00D133B6">
        <w:rPr>
          <w:rFonts w:ascii="David" w:hAnsi="David" w:cs="David"/>
          <w:i/>
          <w:sz w:val="24"/>
          <w:szCs w:val="24"/>
          <w:rtl/>
        </w:rPr>
        <w:t xml:space="preserve"> </w:t>
      </w:r>
      <w:r w:rsidRPr="00D133B6">
        <w:rPr>
          <w:rFonts w:ascii="David" w:hAnsi="David" w:cs="David" w:hint="eastAsia"/>
          <w:i/>
          <w:sz w:val="24"/>
          <w:szCs w:val="24"/>
          <w:rtl/>
        </w:rPr>
        <w:t>גם</w:t>
      </w:r>
      <w:r w:rsidRPr="00D133B6">
        <w:rPr>
          <w:rFonts w:ascii="David" w:hAnsi="David" w:cs="David"/>
          <w:i/>
          <w:sz w:val="24"/>
          <w:szCs w:val="24"/>
          <w:rtl/>
        </w:rPr>
        <w:t xml:space="preserve"> </w:t>
      </w:r>
      <w:r w:rsidRPr="00D133B6">
        <w:rPr>
          <w:rFonts w:ascii="David" w:hAnsi="David" w:cs="David" w:hint="eastAsia"/>
          <w:i/>
          <w:sz w:val="24"/>
          <w:szCs w:val="24"/>
          <w:rtl/>
        </w:rPr>
        <w:t>לגבי</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שנמסרו</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בתהליך</w:t>
      </w:r>
      <w:r w:rsidRPr="00D133B6">
        <w:rPr>
          <w:rFonts w:ascii="David" w:hAnsi="David" w:cs="David"/>
          <w:i/>
          <w:sz w:val="24"/>
          <w:szCs w:val="24"/>
          <w:rtl/>
        </w:rPr>
        <w:t xml:space="preserve"> </w:t>
      </w:r>
      <w:r w:rsidRPr="00D133B6">
        <w:rPr>
          <w:rFonts w:ascii="David" w:hAnsi="David" w:cs="David" w:hint="eastAsia"/>
          <w:i/>
          <w:sz w:val="24"/>
          <w:szCs w:val="24"/>
          <w:rtl/>
        </w:rPr>
        <w:t>ביצוע</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עוד</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הושלמה</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 xml:space="preserve"> </w:t>
      </w:r>
      <w:r w:rsidRPr="00D133B6">
        <w:rPr>
          <w:rFonts w:ascii="David" w:hAnsi="David" w:cs="David" w:hint="eastAsia"/>
          <w:i/>
          <w:sz w:val="24"/>
          <w:szCs w:val="24"/>
          <w:rtl/>
        </w:rPr>
        <w:t>לגביהם</w:t>
      </w:r>
      <w:r w:rsidRPr="00D133B6">
        <w:rPr>
          <w:rFonts w:ascii="David" w:hAnsi="David" w:cs="David"/>
          <w:i/>
          <w:sz w:val="24"/>
          <w:szCs w:val="24"/>
          <w:rtl/>
        </w:rPr>
        <w:t xml:space="preserve"> </w:t>
      </w:r>
      <w:r w:rsidRPr="00D133B6">
        <w:rPr>
          <w:rFonts w:ascii="David" w:hAnsi="David" w:cs="David" w:hint="eastAsia"/>
          <w:i/>
          <w:sz w:val="24"/>
          <w:szCs w:val="24"/>
          <w:rtl/>
        </w:rPr>
        <w:t>ואושרה</w:t>
      </w:r>
      <w:r w:rsidRPr="00D133B6">
        <w:rPr>
          <w:rFonts w:ascii="David" w:hAnsi="David" w:cs="David"/>
          <w:i/>
          <w:sz w:val="24"/>
          <w:szCs w:val="24"/>
          <w:rtl/>
        </w:rPr>
        <w:t xml:space="preserve"> </w:t>
      </w:r>
      <w:r w:rsidRPr="00D133B6">
        <w:rPr>
          <w:rFonts w:ascii="David" w:hAnsi="David" w:cs="David" w:hint="eastAsia"/>
          <w:i/>
          <w:sz w:val="24"/>
          <w:szCs w:val="24"/>
          <w:rtl/>
        </w:rPr>
        <w:t>מסירתם</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הקבוע</w:t>
      </w:r>
      <w:r w:rsidRPr="00D133B6">
        <w:rPr>
          <w:rFonts w:ascii="David" w:hAnsi="David" w:cs="David"/>
          <w:i/>
          <w:sz w:val="24"/>
          <w:szCs w:val="24"/>
          <w:rtl/>
        </w:rPr>
        <w:t xml:space="preserve"> </w:t>
      </w:r>
      <w:r w:rsidRPr="00D133B6">
        <w:rPr>
          <w:rFonts w:ascii="David" w:hAnsi="David" w:cs="David" w:hint="eastAsia"/>
          <w:i/>
          <w:sz w:val="24"/>
          <w:szCs w:val="24"/>
          <w:rtl/>
        </w:rPr>
        <w:t>בסעיף</w:t>
      </w:r>
      <w:r w:rsidRPr="00D133B6">
        <w:rPr>
          <w:rFonts w:ascii="David" w:hAnsi="David" w:cs="David"/>
          <w:i/>
          <w:sz w:val="24"/>
          <w:szCs w:val="24"/>
          <w:rtl/>
        </w:rPr>
        <w:t xml:space="preserve"> 27 </w:t>
      </w:r>
      <w:r w:rsidRPr="00D133B6">
        <w:rPr>
          <w:rFonts w:ascii="David" w:hAnsi="David" w:cs="David" w:hint="eastAsia"/>
          <w:i/>
          <w:sz w:val="24"/>
          <w:szCs w:val="24"/>
          <w:rtl/>
        </w:rPr>
        <w:t>להלן</w:t>
      </w:r>
      <w:r w:rsidRPr="00D133B6">
        <w:rPr>
          <w:rFonts w:ascii="David" w:hAnsi="David" w:cs="David"/>
          <w:i/>
          <w:sz w:val="24"/>
          <w:szCs w:val="24"/>
          <w:rtl/>
        </w:rPr>
        <w:t>.</w:t>
      </w:r>
    </w:p>
    <w:p w14:paraId="06FCB9C0"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מבלי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מהוראות</w:t>
      </w:r>
      <w:r w:rsidRPr="00D133B6">
        <w:rPr>
          <w:rFonts w:ascii="David" w:hAnsi="David" w:cs="David"/>
          <w:i/>
          <w:sz w:val="24"/>
          <w:szCs w:val="24"/>
          <w:rtl/>
        </w:rPr>
        <w:t xml:space="preserve"> </w:t>
      </w:r>
      <w:r w:rsidRPr="00D133B6">
        <w:rPr>
          <w:rFonts w:ascii="David" w:hAnsi="David" w:cs="David" w:hint="eastAsia"/>
          <w:i/>
          <w:sz w:val="24"/>
          <w:szCs w:val="24"/>
          <w:rtl/>
        </w:rPr>
        <w:t>סעיף</w:t>
      </w:r>
      <w:r w:rsidRPr="00D133B6">
        <w:rPr>
          <w:rFonts w:ascii="David" w:hAnsi="David" w:cs="David"/>
          <w:i/>
          <w:sz w:val="24"/>
          <w:szCs w:val="24"/>
          <w:rtl/>
        </w:rPr>
        <w:t xml:space="preserve"> 13.1 </w:t>
      </w:r>
      <w:r w:rsidRPr="00D133B6">
        <w:rPr>
          <w:rFonts w:ascii="David" w:hAnsi="David" w:cs="David" w:hint="eastAsia"/>
          <w:i/>
          <w:sz w:val="24"/>
          <w:szCs w:val="24"/>
          <w:rtl/>
        </w:rPr>
        <w:t>לעיל</w:t>
      </w:r>
      <w:r w:rsidRPr="00D133B6">
        <w:rPr>
          <w:rFonts w:ascii="David" w:hAnsi="David" w:cs="David"/>
          <w:i/>
          <w:sz w:val="24"/>
          <w:szCs w:val="24"/>
          <w:rtl/>
        </w:rPr>
        <w:t xml:space="preserve">, </w:t>
      </w:r>
      <w:r w:rsidRPr="00D133B6">
        <w:rPr>
          <w:rFonts w:ascii="David" w:hAnsi="David" w:cs="David" w:hint="eastAsia"/>
          <w:i/>
          <w:sz w:val="24"/>
          <w:szCs w:val="24"/>
          <w:rtl/>
        </w:rPr>
        <w:t>במקרה</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קלקול</w:t>
      </w:r>
      <w:r w:rsidRPr="00D133B6">
        <w:rPr>
          <w:rFonts w:ascii="David" w:hAnsi="David" w:cs="David"/>
          <w:i/>
          <w:sz w:val="24"/>
          <w:szCs w:val="24"/>
          <w:rtl/>
        </w:rPr>
        <w:t xml:space="preserve">, </w:t>
      </w:r>
      <w:r w:rsidRPr="00D133B6">
        <w:rPr>
          <w:rFonts w:ascii="David" w:hAnsi="David" w:cs="David" w:hint="eastAsia"/>
          <w:i/>
          <w:sz w:val="24"/>
          <w:szCs w:val="24"/>
          <w:rtl/>
        </w:rPr>
        <w:t>אבידה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גניבת</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אמצעים</w:t>
      </w:r>
      <w:r w:rsidRPr="00D133B6">
        <w:rPr>
          <w:rFonts w:ascii="David" w:hAnsi="David" w:cs="David"/>
          <w:i/>
          <w:sz w:val="24"/>
          <w:szCs w:val="24"/>
          <w:rtl/>
        </w:rPr>
        <w:t xml:space="preserve"> </w:t>
      </w:r>
      <w:r w:rsidRPr="00D133B6">
        <w:rPr>
          <w:rFonts w:ascii="David" w:hAnsi="David" w:cs="David" w:hint="eastAsia"/>
          <w:i/>
          <w:sz w:val="24"/>
          <w:szCs w:val="24"/>
          <w:rtl/>
        </w:rPr>
        <w:t>מרכוש</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יישא</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ההפסד</w:t>
      </w:r>
      <w:r w:rsidRPr="00D133B6">
        <w:rPr>
          <w:rFonts w:ascii="David" w:hAnsi="David" w:cs="David"/>
          <w:i/>
          <w:sz w:val="24"/>
          <w:szCs w:val="24"/>
          <w:rtl/>
        </w:rPr>
        <w:t xml:space="preserve">, </w:t>
      </w:r>
      <w:r w:rsidRPr="00D133B6">
        <w:rPr>
          <w:rFonts w:ascii="David" w:hAnsi="David" w:cs="David" w:hint="eastAsia"/>
          <w:i/>
          <w:sz w:val="24"/>
          <w:szCs w:val="24"/>
          <w:rtl/>
        </w:rPr>
        <w:t>ושום</w:t>
      </w:r>
      <w:r w:rsidRPr="00D133B6">
        <w:rPr>
          <w:rFonts w:ascii="David" w:hAnsi="David" w:cs="David"/>
          <w:i/>
          <w:sz w:val="24"/>
          <w:szCs w:val="24"/>
          <w:rtl/>
        </w:rPr>
        <w:t xml:space="preserve"> </w:t>
      </w:r>
      <w:r w:rsidRPr="00D133B6">
        <w:rPr>
          <w:rFonts w:ascii="David" w:hAnsi="David" w:cs="David" w:hint="eastAsia"/>
          <w:i/>
          <w:sz w:val="24"/>
          <w:szCs w:val="24"/>
          <w:rtl/>
        </w:rPr>
        <w:t>אחריות</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תחול</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ואילו</w:t>
      </w:r>
      <w:r w:rsidRPr="00D133B6">
        <w:rPr>
          <w:rFonts w:ascii="David" w:hAnsi="David" w:cs="David"/>
          <w:i/>
          <w:sz w:val="24"/>
          <w:szCs w:val="24"/>
          <w:rtl/>
        </w:rPr>
        <w:t xml:space="preserve"> </w:t>
      </w:r>
      <w:r w:rsidRPr="00D133B6">
        <w:rPr>
          <w:rFonts w:ascii="David" w:hAnsi="David" w:cs="David" w:hint="eastAsia"/>
          <w:i/>
          <w:sz w:val="24"/>
          <w:szCs w:val="24"/>
          <w:rtl/>
        </w:rPr>
        <w:t>במקרה</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קלקול</w:t>
      </w:r>
      <w:r w:rsidRPr="00D133B6">
        <w:rPr>
          <w:rFonts w:ascii="David" w:hAnsi="David" w:cs="David"/>
          <w:i/>
          <w:sz w:val="24"/>
          <w:szCs w:val="24"/>
          <w:rtl/>
        </w:rPr>
        <w:t xml:space="preserve">, </w:t>
      </w:r>
      <w:r w:rsidRPr="00D133B6">
        <w:rPr>
          <w:rFonts w:ascii="David" w:hAnsi="David" w:cs="David" w:hint="eastAsia"/>
          <w:i/>
          <w:sz w:val="24"/>
          <w:szCs w:val="24"/>
          <w:rtl/>
        </w:rPr>
        <w:t>אבידה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גניבת</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ציוד</w:t>
      </w:r>
      <w:r w:rsidRPr="00D133B6">
        <w:rPr>
          <w:rFonts w:ascii="David" w:hAnsi="David" w:cs="David"/>
          <w:i/>
          <w:sz w:val="24"/>
          <w:szCs w:val="24"/>
          <w:rtl/>
        </w:rPr>
        <w:t xml:space="preserve"> </w:t>
      </w:r>
      <w:r w:rsidRPr="00D133B6">
        <w:rPr>
          <w:rFonts w:ascii="David" w:hAnsi="David" w:cs="David" w:hint="eastAsia"/>
          <w:i/>
          <w:sz w:val="24"/>
          <w:szCs w:val="24"/>
          <w:rtl/>
        </w:rPr>
        <w:t>כלים</w:t>
      </w:r>
      <w:r w:rsidRPr="00D133B6">
        <w:rPr>
          <w:rFonts w:ascii="David" w:hAnsi="David" w:cs="David"/>
          <w:i/>
          <w:sz w:val="24"/>
          <w:szCs w:val="24"/>
          <w:rtl/>
        </w:rPr>
        <w:t xml:space="preserve"> </w:t>
      </w:r>
      <w:r w:rsidRPr="00D133B6">
        <w:rPr>
          <w:rFonts w:ascii="David" w:hAnsi="David" w:cs="David" w:hint="eastAsia"/>
          <w:i/>
          <w:sz w:val="24"/>
          <w:szCs w:val="24"/>
          <w:rtl/>
        </w:rPr>
        <w:t>מכשירים</w:t>
      </w:r>
      <w:r w:rsidRPr="00D133B6">
        <w:rPr>
          <w:rFonts w:ascii="David" w:hAnsi="David" w:cs="David"/>
          <w:i/>
          <w:sz w:val="24"/>
          <w:szCs w:val="24"/>
          <w:rtl/>
        </w:rPr>
        <w:t xml:space="preserve"> </w:t>
      </w:r>
      <w:r w:rsidRPr="00D133B6">
        <w:rPr>
          <w:rFonts w:ascii="David" w:hAnsi="David" w:cs="David" w:hint="eastAsia"/>
          <w:i/>
          <w:sz w:val="24"/>
          <w:szCs w:val="24"/>
          <w:rtl/>
        </w:rPr>
        <w:t>וכל</w:t>
      </w:r>
      <w:r w:rsidRPr="00D133B6">
        <w:rPr>
          <w:rFonts w:ascii="David" w:hAnsi="David" w:cs="David"/>
          <w:i/>
          <w:sz w:val="24"/>
          <w:szCs w:val="24"/>
          <w:rtl/>
        </w:rPr>
        <w:t xml:space="preserve"> </w:t>
      </w:r>
      <w:r w:rsidRPr="00D133B6">
        <w:rPr>
          <w:rFonts w:ascii="David" w:hAnsi="David" w:cs="David" w:hint="eastAsia"/>
          <w:i/>
          <w:sz w:val="24"/>
          <w:szCs w:val="24"/>
          <w:rtl/>
        </w:rPr>
        <w:t>רכוש</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שיהיו</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יהיה</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לשפות</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מלא</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דרישתו</w:t>
      </w:r>
      <w:r w:rsidRPr="00D133B6">
        <w:rPr>
          <w:rFonts w:ascii="David" w:hAnsi="David" w:cs="David"/>
          <w:i/>
          <w:sz w:val="24"/>
          <w:szCs w:val="24"/>
          <w:rtl/>
        </w:rPr>
        <w:t xml:space="preserve"> </w:t>
      </w:r>
      <w:r w:rsidRPr="00D133B6">
        <w:rPr>
          <w:rFonts w:ascii="David" w:hAnsi="David" w:cs="David" w:hint="eastAsia"/>
          <w:i/>
          <w:sz w:val="24"/>
          <w:szCs w:val="24"/>
          <w:rtl/>
        </w:rPr>
        <w:t>הראשונה</w:t>
      </w:r>
      <w:r w:rsidRPr="00D133B6">
        <w:rPr>
          <w:rFonts w:ascii="David" w:hAnsi="David" w:cs="David"/>
          <w:i/>
          <w:sz w:val="24"/>
          <w:szCs w:val="24"/>
          <w:rtl/>
        </w:rPr>
        <w:t>.</w:t>
      </w:r>
    </w:p>
    <w:p w14:paraId="286EAE27"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מבלי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מכלליות</w:t>
      </w:r>
      <w:r w:rsidRPr="00D133B6">
        <w:rPr>
          <w:rFonts w:ascii="David" w:hAnsi="David" w:cs="David"/>
          <w:i/>
          <w:sz w:val="24"/>
          <w:szCs w:val="24"/>
          <w:rtl/>
        </w:rPr>
        <w:t xml:space="preserve"> </w:t>
      </w:r>
      <w:r w:rsidRPr="00D133B6">
        <w:rPr>
          <w:rFonts w:ascii="David" w:hAnsi="David" w:cs="David" w:hint="eastAsia"/>
          <w:i/>
          <w:sz w:val="24"/>
          <w:szCs w:val="24"/>
          <w:rtl/>
        </w:rPr>
        <w:t>התחייבויות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בהתאם</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החוזה</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חשבונו</w:t>
      </w:r>
      <w:r w:rsidRPr="00D133B6">
        <w:rPr>
          <w:rFonts w:ascii="David" w:hAnsi="David" w:cs="David"/>
          <w:i/>
          <w:sz w:val="24"/>
          <w:szCs w:val="24"/>
          <w:rtl/>
        </w:rPr>
        <w:t>:</w:t>
      </w:r>
    </w:p>
    <w:p w14:paraId="391BD8DF"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להקים</w:t>
      </w:r>
      <w:r w:rsidRPr="00D133B6">
        <w:rPr>
          <w:rFonts w:ascii="David" w:hAnsi="David" w:cs="David"/>
          <w:i/>
          <w:sz w:val="24"/>
          <w:szCs w:val="24"/>
          <w:rtl/>
        </w:rPr>
        <w:t xml:space="preserve"> </w:t>
      </w:r>
      <w:r w:rsidRPr="00D133B6">
        <w:rPr>
          <w:rFonts w:ascii="David" w:hAnsi="David" w:cs="David" w:hint="eastAsia"/>
          <w:i/>
          <w:sz w:val="24"/>
          <w:szCs w:val="24"/>
          <w:rtl/>
        </w:rPr>
        <w:t>גדר</w:t>
      </w:r>
      <w:r w:rsidRPr="00D133B6">
        <w:rPr>
          <w:rFonts w:ascii="David" w:hAnsi="David" w:cs="David"/>
          <w:i/>
          <w:sz w:val="24"/>
          <w:szCs w:val="24"/>
          <w:rtl/>
        </w:rPr>
        <w:t xml:space="preserve"> </w:t>
      </w:r>
      <w:r w:rsidRPr="00D133B6">
        <w:rPr>
          <w:rFonts w:ascii="David" w:hAnsi="David" w:cs="David" w:hint="eastAsia"/>
          <w:i/>
          <w:sz w:val="24"/>
          <w:szCs w:val="24"/>
          <w:rtl/>
        </w:rPr>
        <w:t>מלוחות</w:t>
      </w:r>
      <w:r w:rsidRPr="00D133B6">
        <w:rPr>
          <w:rFonts w:ascii="David" w:hAnsi="David" w:cs="David"/>
          <w:i/>
          <w:sz w:val="24"/>
          <w:szCs w:val="24"/>
          <w:rtl/>
        </w:rPr>
        <w:t xml:space="preserve"> </w:t>
      </w:r>
      <w:r w:rsidRPr="00D133B6">
        <w:rPr>
          <w:rFonts w:ascii="David" w:hAnsi="David" w:cs="David" w:hint="eastAsia"/>
          <w:i/>
          <w:sz w:val="24"/>
          <w:szCs w:val="24"/>
          <w:rtl/>
        </w:rPr>
        <w:t>חדשים</w:t>
      </w:r>
      <w:r w:rsidRPr="00D133B6">
        <w:rPr>
          <w:rFonts w:ascii="David" w:hAnsi="David" w:cs="David"/>
          <w:i/>
          <w:sz w:val="24"/>
          <w:szCs w:val="24"/>
          <w:rtl/>
        </w:rPr>
        <w:t xml:space="preserve"> </w:t>
      </w:r>
      <w:r w:rsidRPr="00D133B6">
        <w:rPr>
          <w:rFonts w:ascii="David" w:hAnsi="David" w:cs="David" w:hint="eastAsia"/>
          <w:i/>
          <w:sz w:val="24"/>
          <w:szCs w:val="24"/>
          <w:rtl/>
        </w:rPr>
        <w:t>עשויים</w:t>
      </w:r>
      <w:r w:rsidRPr="00D133B6">
        <w:rPr>
          <w:rFonts w:ascii="David" w:hAnsi="David" w:cs="David"/>
          <w:i/>
          <w:sz w:val="24"/>
          <w:szCs w:val="24"/>
          <w:rtl/>
        </w:rPr>
        <w:t xml:space="preserve"> </w:t>
      </w:r>
      <w:r w:rsidRPr="00D133B6">
        <w:rPr>
          <w:rFonts w:ascii="David" w:hAnsi="David" w:cs="David" w:hint="eastAsia"/>
          <w:i/>
          <w:sz w:val="24"/>
          <w:szCs w:val="24"/>
          <w:rtl/>
        </w:rPr>
        <w:t>מפח</w:t>
      </w:r>
      <w:r w:rsidRPr="00D133B6">
        <w:rPr>
          <w:rFonts w:ascii="David" w:hAnsi="David" w:cs="David"/>
          <w:i/>
          <w:sz w:val="24"/>
          <w:szCs w:val="24"/>
          <w:rtl/>
        </w:rPr>
        <w:t xml:space="preserve"> </w:t>
      </w:r>
      <w:r w:rsidRPr="00D133B6">
        <w:rPr>
          <w:rFonts w:ascii="David" w:hAnsi="David" w:cs="David" w:hint="eastAsia"/>
          <w:i/>
          <w:sz w:val="24"/>
          <w:szCs w:val="24"/>
          <w:rtl/>
        </w:rPr>
        <w:t>מגולבן</w:t>
      </w:r>
      <w:r w:rsidRPr="00D133B6">
        <w:rPr>
          <w:rFonts w:ascii="David" w:hAnsi="David" w:cs="David"/>
          <w:i/>
          <w:sz w:val="24"/>
          <w:szCs w:val="24"/>
          <w:rtl/>
        </w:rPr>
        <w:t xml:space="preserve"> </w:t>
      </w:r>
      <w:r w:rsidRPr="00D133B6">
        <w:rPr>
          <w:rFonts w:ascii="David" w:hAnsi="David" w:cs="David" w:hint="eastAsia"/>
          <w:i/>
          <w:sz w:val="24"/>
          <w:szCs w:val="24"/>
          <w:rtl/>
        </w:rPr>
        <w:t>צבוע</w:t>
      </w:r>
      <w:r w:rsidRPr="00D133B6">
        <w:rPr>
          <w:rFonts w:ascii="David" w:hAnsi="David" w:cs="David"/>
          <w:i/>
          <w:sz w:val="24"/>
          <w:szCs w:val="24"/>
          <w:rtl/>
        </w:rPr>
        <w:t xml:space="preserve"> </w:t>
      </w:r>
      <w:r w:rsidRPr="00D133B6">
        <w:rPr>
          <w:rFonts w:ascii="David" w:hAnsi="David" w:cs="David" w:hint="eastAsia"/>
          <w:i/>
          <w:sz w:val="24"/>
          <w:szCs w:val="24"/>
          <w:rtl/>
        </w:rPr>
        <w:t>כדוגמת</w:t>
      </w:r>
      <w:r w:rsidRPr="00D133B6">
        <w:rPr>
          <w:rFonts w:ascii="David" w:hAnsi="David" w:cs="David"/>
          <w:i/>
          <w:sz w:val="24"/>
          <w:szCs w:val="24"/>
          <w:rtl/>
        </w:rPr>
        <w:t xml:space="preserve"> </w:t>
      </w:r>
      <w:r w:rsidRPr="00D133B6">
        <w:rPr>
          <w:rFonts w:ascii="David" w:hAnsi="David" w:cs="David" w:hint="eastAsia"/>
          <w:i/>
          <w:sz w:val="24"/>
          <w:szCs w:val="24"/>
          <w:rtl/>
        </w:rPr>
        <w:t>איסכורית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שו</w:t>
      </w:r>
      <w:r w:rsidRPr="00D133B6">
        <w:rPr>
          <w:rFonts w:ascii="David" w:hAnsi="David" w:cs="David"/>
          <w:i/>
          <w:sz w:val="24"/>
          <w:szCs w:val="24"/>
          <w:rtl/>
        </w:rPr>
        <w:t>"</w:t>
      </w:r>
      <w:r w:rsidRPr="00D133B6">
        <w:rPr>
          <w:rFonts w:ascii="David" w:hAnsi="David" w:cs="David" w:hint="eastAsia"/>
          <w:i/>
          <w:sz w:val="24"/>
          <w:szCs w:val="24"/>
          <w:rtl/>
        </w:rPr>
        <w:t>ע</w:t>
      </w:r>
      <w:r w:rsidRPr="00D133B6">
        <w:rPr>
          <w:rFonts w:ascii="David" w:hAnsi="David" w:cs="David"/>
          <w:i/>
          <w:sz w:val="24"/>
          <w:szCs w:val="24"/>
          <w:rtl/>
        </w:rPr>
        <w:t xml:space="preserve"> </w:t>
      </w:r>
      <w:r w:rsidRPr="00D133B6">
        <w:rPr>
          <w:rFonts w:ascii="David" w:hAnsi="David" w:cs="David" w:hint="eastAsia"/>
          <w:i/>
          <w:sz w:val="24"/>
          <w:szCs w:val="24"/>
          <w:rtl/>
        </w:rPr>
        <w:t>טכני</w:t>
      </w:r>
      <w:r w:rsidRPr="00D133B6">
        <w:rPr>
          <w:rFonts w:ascii="David" w:hAnsi="David" w:cs="David"/>
          <w:i/>
          <w:sz w:val="24"/>
          <w:szCs w:val="24"/>
          <w:rtl/>
        </w:rPr>
        <w:t xml:space="preserve"> </w:t>
      </w:r>
      <w:r w:rsidRPr="00D133B6">
        <w:rPr>
          <w:rFonts w:ascii="David" w:hAnsi="David" w:cs="David" w:hint="eastAsia"/>
          <w:i/>
          <w:sz w:val="24"/>
          <w:szCs w:val="24"/>
          <w:rtl/>
        </w:rPr>
        <w:t>צמודים</w:t>
      </w:r>
      <w:r w:rsidRPr="00D133B6">
        <w:rPr>
          <w:rFonts w:ascii="David" w:hAnsi="David" w:cs="David"/>
          <w:i/>
          <w:sz w:val="24"/>
          <w:szCs w:val="24"/>
          <w:rtl/>
        </w:rPr>
        <w:t xml:space="preserve"> </w:t>
      </w:r>
      <w:r w:rsidRPr="00D133B6">
        <w:rPr>
          <w:rFonts w:ascii="David" w:hAnsi="David" w:cs="David" w:hint="eastAsia"/>
          <w:i/>
          <w:sz w:val="24"/>
          <w:szCs w:val="24"/>
          <w:rtl/>
        </w:rPr>
        <w:t>אחד</w:t>
      </w:r>
      <w:r w:rsidRPr="00D133B6">
        <w:rPr>
          <w:rFonts w:ascii="David" w:hAnsi="David" w:cs="David"/>
          <w:i/>
          <w:sz w:val="24"/>
          <w:szCs w:val="24"/>
          <w:rtl/>
        </w:rPr>
        <w:t xml:space="preserve"> </w:t>
      </w:r>
      <w:r w:rsidRPr="00D133B6">
        <w:rPr>
          <w:rFonts w:ascii="David" w:hAnsi="David" w:cs="David" w:hint="eastAsia"/>
          <w:i/>
          <w:sz w:val="24"/>
          <w:szCs w:val="24"/>
          <w:rtl/>
        </w:rPr>
        <w:t>לשני</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שיהוו</w:t>
      </w:r>
      <w:r w:rsidRPr="00D133B6">
        <w:rPr>
          <w:rFonts w:ascii="David" w:hAnsi="David" w:cs="David"/>
          <w:i/>
          <w:sz w:val="24"/>
          <w:szCs w:val="24"/>
          <w:rtl/>
        </w:rPr>
        <w:t xml:space="preserve"> </w:t>
      </w:r>
      <w:r w:rsidRPr="00D133B6">
        <w:rPr>
          <w:rFonts w:ascii="David" w:hAnsi="David" w:cs="David" w:hint="eastAsia"/>
          <w:i/>
          <w:sz w:val="24"/>
          <w:szCs w:val="24"/>
          <w:rtl/>
        </w:rPr>
        <w:t>קיר</w:t>
      </w:r>
      <w:r w:rsidRPr="00D133B6">
        <w:rPr>
          <w:rFonts w:ascii="David" w:hAnsi="David" w:cs="David"/>
          <w:i/>
          <w:sz w:val="24"/>
          <w:szCs w:val="24"/>
          <w:rtl/>
        </w:rPr>
        <w:t xml:space="preserve"> </w:t>
      </w:r>
      <w:r w:rsidRPr="00D133B6">
        <w:rPr>
          <w:rFonts w:ascii="David" w:hAnsi="David" w:cs="David" w:hint="eastAsia"/>
          <w:i/>
          <w:sz w:val="24"/>
          <w:szCs w:val="24"/>
          <w:rtl/>
        </w:rPr>
        <w:t>אטום</w:t>
      </w:r>
      <w:r w:rsidRPr="00D133B6">
        <w:rPr>
          <w:rFonts w:ascii="David" w:hAnsi="David" w:cs="David"/>
          <w:i/>
          <w:sz w:val="24"/>
          <w:szCs w:val="24"/>
          <w:rtl/>
        </w:rPr>
        <w:t xml:space="preserve"> </w:t>
      </w:r>
      <w:r w:rsidRPr="00D133B6">
        <w:rPr>
          <w:rFonts w:ascii="David" w:hAnsi="David" w:cs="David" w:hint="eastAsia"/>
          <w:i/>
          <w:sz w:val="24"/>
          <w:szCs w:val="24"/>
          <w:rtl/>
        </w:rPr>
        <w:t>בגובה</w:t>
      </w:r>
      <w:r w:rsidRPr="00D133B6">
        <w:rPr>
          <w:rFonts w:ascii="David" w:hAnsi="David" w:cs="David"/>
          <w:i/>
          <w:sz w:val="24"/>
          <w:szCs w:val="24"/>
          <w:rtl/>
        </w:rPr>
        <w:t xml:space="preserve"> </w:t>
      </w:r>
      <w:r w:rsidRPr="00D133B6">
        <w:rPr>
          <w:rFonts w:ascii="David" w:hAnsi="David" w:cs="David" w:hint="eastAsia"/>
          <w:i/>
          <w:sz w:val="24"/>
          <w:szCs w:val="24"/>
          <w:rtl/>
        </w:rPr>
        <w:t>שלא</w:t>
      </w:r>
      <w:r w:rsidRPr="00D133B6">
        <w:rPr>
          <w:rFonts w:ascii="David" w:hAnsi="David" w:cs="David"/>
          <w:i/>
          <w:sz w:val="24"/>
          <w:szCs w:val="24"/>
          <w:rtl/>
        </w:rPr>
        <w:t xml:space="preserve"> </w:t>
      </w:r>
      <w:r w:rsidRPr="00D133B6">
        <w:rPr>
          <w:rFonts w:ascii="David" w:hAnsi="David" w:cs="David" w:hint="eastAsia"/>
          <w:i/>
          <w:sz w:val="24"/>
          <w:szCs w:val="24"/>
          <w:rtl/>
        </w:rPr>
        <w:t>יפחת</w:t>
      </w:r>
      <w:r w:rsidRPr="00D133B6">
        <w:rPr>
          <w:rFonts w:ascii="David" w:hAnsi="David" w:cs="David"/>
          <w:i/>
          <w:sz w:val="24"/>
          <w:szCs w:val="24"/>
          <w:rtl/>
        </w:rPr>
        <w:t xml:space="preserve"> </w:t>
      </w:r>
      <w:r w:rsidRPr="00D133B6">
        <w:rPr>
          <w:rFonts w:ascii="David" w:hAnsi="David" w:cs="David" w:hint="eastAsia"/>
          <w:i/>
          <w:sz w:val="24"/>
          <w:szCs w:val="24"/>
          <w:rtl/>
        </w:rPr>
        <w:t>מ</w:t>
      </w:r>
      <w:r w:rsidRPr="00D133B6">
        <w:rPr>
          <w:rFonts w:ascii="David" w:hAnsi="David" w:cs="David"/>
          <w:i/>
          <w:sz w:val="24"/>
          <w:szCs w:val="24"/>
          <w:rtl/>
        </w:rPr>
        <w:t xml:space="preserve">- 2 </w:t>
      </w:r>
      <w:r w:rsidRPr="00D133B6">
        <w:rPr>
          <w:rFonts w:ascii="David" w:hAnsi="David" w:cs="David" w:hint="eastAsia"/>
          <w:i/>
          <w:sz w:val="24"/>
          <w:szCs w:val="24"/>
          <w:rtl/>
        </w:rPr>
        <w:t>מטר</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כיסויי</w:t>
      </w:r>
      <w:r w:rsidRPr="00D133B6">
        <w:rPr>
          <w:rFonts w:ascii="David" w:hAnsi="David" w:cs="David"/>
          <w:i/>
          <w:sz w:val="24"/>
          <w:szCs w:val="24"/>
          <w:rtl/>
        </w:rPr>
        <w:t xml:space="preserve"> </w:t>
      </w:r>
      <w:r w:rsidRPr="00D133B6">
        <w:rPr>
          <w:rFonts w:ascii="David" w:hAnsi="David" w:cs="David" w:hint="eastAsia"/>
          <w:i/>
          <w:sz w:val="24"/>
          <w:szCs w:val="24"/>
          <w:rtl/>
        </w:rPr>
        <w:t>הגנה</w:t>
      </w:r>
      <w:r w:rsidRPr="00D133B6">
        <w:rPr>
          <w:rFonts w:ascii="David" w:hAnsi="David" w:cs="David"/>
          <w:i/>
          <w:sz w:val="24"/>
          <w:szCs w:val="24"/>
          <w:rtl/>
        </w:rPr>
        <w:t xml:space="preserve"> </w:t>
      </w:r>
      <w:r w:rsidRPr="00D133B6">
        <w:rPr>
          <w:rFonts w:ascii="David" w:hAnsi="David" w:cs="David" w:hint="eastAsia"/>
          <w:i/>
          <w:sz w:val="24"/>
          <w:szCs w:val="24"/>
          <w:rtl/>
        </w:rPr>
        <w:t>לאנשים</w:t>
      </w:r>
      <w:r w:rsidRPr="00D133B6">
        <w:rPr>
          <w:rFonts w:ascii="David" w:hAnsi="David" w:cs="David"/>
          <w:i/>
          <w:sz w:val="24"/>
          <w:szCs w:val="24"/>
          <w:rtl/>
        </w:rPr>
        <w:t xml:space="preserve"> </w:t>
      </w:r>
      <w:r w:rsidRPr="00D133B6">
        <w:rPr>
          <w:rFonts w:ascii="David" w:hAnsi="David" w:cs="David" w:hint="eastAsia"/>
          <w:i/>
          <w:sz w:val="24"/>
          <w:szCs w:val="24"/>
          <w:rtl/>
        </w:rPr>
        <w:t>ומכוניות</w:t>
      </w:r>
      <w:r w:rsidRPr="00D133B6">
        <w:rPr>
          <w:rFonts w:ascii="David" w:hAnsi="David" w:cs="David"/>
          <w:i/>
          <w:sz w:val="24"/>
          <w:szCs w:val="24"/>
          <w:rtl/>
        </w:rPr>
        <w:t xml:space="preserve"> </w:t>
      </w:r>
      <w:r w:rsidRPr="00D133B6">
        <w:rPr>
          <w:rFonts w:ascii="David" w:hAnsi="David" w:cs="David" w:hint="eastAsia"/>
          <w:i/>
          <w:sz w:val="24"/>
          <w:szCs w:val="24"/>
          <w:rtl/>
        </w:rPr>
        <w:t>בשילוב</w:t>
      </w:r>
      <w:r w:rsidRPr="00D133B6">
        <w:rPr>
          <w:rFonts w:ascii="David" w:hAnsi="David" w:cs="David"/>
          <w:i/>
          <w:sz w:val="24"/>
          <w:szCs w:val="24"/>
          <w:rtl/>
        </w:rPr>
        <w:t xml:space="preserve"> </w:t>
      </w:r>
      <w:r w:rsidRPr="00D133B6">
        <w:rPr>
          <w:rFonts w:ascii="David" w:hAnsi="David" w:cs="David" w:hint="eastAsia"/>
          <w:i/>
          <w:sz w:val="24"/>
          <w:szCs w:val="24"/>
          <w:rtl/>
        </w:rPr>
        <w:t>שערים</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גידור</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w:t>
      </w:r>
      <w:r w:rsidRPr="00D133B6">
        <w:rPr>
          <w:rFonts w:ascii="David" w:hAnsi="David" w:cs="David"/>
          <w:i/>
          <w:sz w:val="24"/>
          <w:szCs w:val="24"/>
          <w:rtl/>
        </w:rPr>
        <w:t xml:space="preserve"> </w:t>
      </w:r>
      <w:r w:rsidRPr="00D133B6">
        <w:rPr>
          <w:rFonts w:ascii="David" w:hAnsi="David" w:cs="David" w:hint="eastAsia"/>
          <w:i/>
          <w:sz w:val="24"/>
          <w:szCs w:val="24"/>
          <w:rtl/>
        </w:rPr>
        <w:t>הרשויות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מפרט</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שיקבע</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hint="cs"/>
          <w:i/>
          <w:sz w:val="24"/>
          <w:szCs w:val="24"/>
          <w:rtl/>
        </w:rPr>
        <w:t xml:space="preserve"> ובלבד שלא יפחת מהמפרט האמור </w:t>
      </w:r>
      <w:r w:rsidRPr="00D133B6">
        <w:rPr>
          <w:rFonts w:ascii="David" w:hAnsi="David" w:cs="David" w:hint="cs"/>
          <w:i/>
          <w:sz w:val="24"/>
          <w:szCs w:val="24"/>
          <w:highlight w:val="yellow"/>
          <w:rtl/>
        </w:rPr>
        <w:t xml:space="preserve">בנספח </w:t>
      </w:r>
      <w:r w:rsidRPr="00D133B6">
        <w:rPr>
          <w:rFonts w:ascii="David" w:hAnsi="David" w:cs="David"/>
          <w:i/>
          <w:sz w:val="24"/>
          <w:szCs w:val="24"/>
          <w:highlight w:val="yellow"/>
          <w:rtl/>
        </w:rPr>
        <w:t>_______</w:t>
      </w:r>
      <w:r w:rsidRPr="00D133B6">
        <w:rPr>
          <w:rFonts w:ascii="David" w:hAnsi="David" w:cs="David" w:hint="cs"/>
          <w:i/>
          <w:sz w:val="24"/>
          <w:szCs w:val="24"/>
          <w:highlight w:val="yellow"/>
          <w:rtl/>
        </w:rPr>
        <w:t>_</w:t>
      </w:r>
      <w:r w:rsidRPr="00D133B6">
        <w:rPr>
          <w:rFonts w:ascii="David" w:hAnsi="David" w:cs="David"/>
          <w:i/>
          <w:sz w:val="24"/>
          <w:szCs w:val="24"/>
          <w:rtl/>
        </w:rPr>
        <w:t xml:space="preserve">  </w:t>
      </w:r>
      <w:r w:rsidRPr="00D133B6">
        <w:rPr>
          <w:rFonts w:ascii="David" w:hAnsi="David" w:cs="David" w:hint="eastAsia"/>
          <w:i/>
          <w:sz w:val="24"/>
          <w:szCs w:val="24"/>
          <w:rtl/>
        </w:rPr>
        <w:t>וכן</w:t>
      </w:r>
      <w:r w:rsidRPr="00D133B6">
        <w:rPr>
          <w:rFonts w:ascii="David" w:hAnsi="David" w:cs="David"/>
          <w:i/>
          <w:sz w:val="24"/>
          <w:szCs w:val="24"/>
          <w:rtl/>
        </w:rPr>
        <w:t xml:space="preserve"> </w:t>
      </w:r>
      <w:r w:rsidRPr="00D133B6">
        <w:rPr>
          <w:rFonts w:ascii="David" w:hAnsi="David" w:cs="David" w:hint="eastAsia"/>
          <w:i/>
          <w:sz w:val="24"/>
          <w:szCs w:val="24"/>
          <w:rtl/>
        </w:rPr>
        <w:t>למקם</w:t>
      </w:r>
      <w:r w:rsidRPr="00D133B6">
        <w:rPr>
          <w:rFonts w:ascii="David" w:hAnsi="David" w:cs="David"/>
          <w:i/>
          <w:sz w:val="24"/>
          <w:szCs w:val="24"/>
          <w:rtl/>
        </w:rPr>
        <w:t xml:space="preserve"> </w:t>
      </w:r>
      <w:r w:rsidRPr="00D133B6">
        <w:rPr>
          <w:rFonts w:ascii="David" w:hAnsi="David" w:cs="David" w:hint="eastAsia"/>
          <w:i/>
          <w:sz w:val="24"/>
          <w:szCs w:val="24"/>
          <w:rtl/>
        </w:rPr>
        <w:t>הגדר</w:t>
      </w:r>
      <w:r w:rsidRPr="00D133B6">
        <w:rPr>
          <w:rFonts w:ascii="David" w:hAnsi="David" w:cs="David"/>
          <w:i/>
          <w:sz w:val="24"/>
          <w:szCs w:val="24"/>
          <w:rtl/>
        </w:rPr>
        <w:t xml:space="preserve"> </w:t>
      </w:r>
      <w:r w:rsidRPr="00D133B6">
        <w:rPr>
          <w:rFonts w:ascii="David" w:hAnsi="David" w:cs="David" w:hint="eastAsia"/>
          <w:i/>
          <w:sz w:val="24"/>
          <w:szCs w:val="24"/>
          <w:rtl/>
        </w:rPr>
        <w:t>בהתחשב</w:t>
      </w:r>
      <w:r w:rsidRPr="00D133B6">
        <w:rPr>
          <w:rFonts w:ascii="David" w:hAnsi="David" w:cs="David"/>
          <w:i/>
          <w:sz w:val="24"/>
          <w:szCs w:val="24"/>
          <w:rtl/>
        </w:rPr>
        <w:t xml:space="preserve"> </w:t>
      </w:r>
      <w:r w:rsidRPr="00D133B6">
        <w:rPr>
          <w:rFonts w:ascii="David" w:hAnsi="David" w:cs="David" w:hint="eastAsia"/>
          <w:i/>
          <w:sz w:val="24"/>
          <w:szCs w:val="24"/>
          <w:rtl/>
        </w:rPr>
        <w:t>בחפירה</w:t>
      </w:r>
      <w:r w:rsidRPr="00D133B6">
        <w:rPr>
          <w:rFonts w:ascii="David" w:hAnsi="David" w:cs="David"/>
          <w:i/>
          <w:sz w:val="24"/>
          <w:szCs w:val="24"/>
          <w:rtl/>
        </w:rPr>
        <w:t xml:space="preserve">, </w:t>
      </w:r>
      <w:r w:rsidRPr="00D133B6">
        <w:rPr>
          <w:rFonts w:ascii="David" w:hAnsi="David" w:cs="David" w:hint="eastAsia"/>
          <w:i/>
          <w:sz w:val="24"/>
          <w:szCs w:val="24"/>
          <w:rtl/>
        </w:rPr>
        <w:t>מרחב</w:t>
      </w:r>
      <w:r w:rsidRPr="00D133B6">
        <w:rPr>
          <w:rFonts w:ascii="David" w:hAnsi="David" w:cs="David"/>
          <w:i/>
          <w:sz w:val="24"/>
          <w:szCs w:val="24"/>
          <w:rtl/>
        </w:rPr>
        <w:t xml:space="preserve"> </w:t>
      </w:r>
      <w:r w:rsidRPr="00D133B6">
        <w:rPr>
          <w:rFonts w:ascii="David" w:hAnsi="David" w:cs="David" w:hint="eastAsia"/>
          <w:i/>
          <w:sz w:val="24"/>
          <w:szCs w:val="24"/>
          <w:rtl/>
        </w:rPr>
        <w:t>עבודה</w:t>
      </w:r>
      <w:r w:rsidRPr="00D133B6">
        <w:rPr>
          <w:rFonts w:ascii="David" w:hAnsi="David" w:cs="David"/>
          <w:i/>
          <w:sz w:val="24"/>
          <w:szCs w:val="24"/>
          <w:rtl/>
        </w:rPr>
        <w:t xml:space="preserve"> </w:t>
      </w:r>
      <w:r w:rsidRPr="00D133B6">
        <w:rPr>
          <w:rFonts w:ascii="David" w:hAnsi="David" w:cs="David" w:hint="eastAsia"/>
          <w:i/>
          <w:sz w:val="24"/>
          <w:szCs w:val="24"/>
          <w:rtl/>
        </w:rPr>
        <w:t>ודיפון</w:t>
      </w:r>
      <w:r w:rsidRPr="00D133B6">
        <w:rPr>
          <w:rFonts w:ascii="David" w:hAnsi="David" w:cs="David"/>
          <w:i/>
          <w:sz w:val="24"/>
          <w:szCs w:val="24"/>
          <w:rtl/>
        </w:rPr>
        <w:t xml:space="preserve"> </w:t>
      </w:r>
      <w:r w:rsidRPr="00D133B6">
        <w:rPr>
          <w:rFonts w:ascii="David" w:hAnsi="David" w:cs="David" w:hint="eastAsia"/>
          <w:i/>
          <w:sz w:val="24"/>
          <w:szCs w:val="24"/>
          <w:rtl/>
        </w:rPr>
        <w:t>בקו</w:t>
      </w:r>
      <w:r w:rsidRPr="00D133B6">
        <w:rPr>
          <w:rFonts w:ascii="David" w:hAnsi="David" w:cs="David"/>
          <w:i/>
          <w:sz w:val="24"/>
          <w:szCs w:val="24"/>
          <w:rtl/>
        </w:rPr>
        <w:t xml:space="preserve"> </w:t>
      </w:r>
      <w:r w:rsidRPr="00D133B6">
        <w:rPr>
          <w:rFonts w:ascii="David" w:hAnsi="David" w:cs="David" w:hint="eastAsia"/>
          <w:i/>
          <w:sz w:val="24"/>
          <w:szCs w:val="24"/>
          <w:rtl/>
        </w:rPr>
        <w:t>מגרש</w:t>
      </w:r>
      <w:r w:rsidRPr="00D133B6">
        <w:rPr>
          <w:rFonts w:ascii="David" w:hAnsi="David" w:cs="David"/>
          <w:i/>
          <w:sz w:val="24"/>
          <w:szCs w:val="24"/>
          <w:rtl/>
        </w:rPr>
        <w:t xml:space="preserve"> </w:t>
      </w:r>
      <w:r w:rsidRPr="00D133B6">
        <w:rPr>
          <w:rFonts w:ascii="David" w:hAnsi="David" w:cs="David" w:hint="eastAsia"/>
          <w:i/>
          <w:sz w:val="24"/>
          <w:szCs w:val="24"/>
          <w:rtl/>
        </w:rPr>
        <w:t>והכול</w:t>
      </w:r>
      <w:r w:rsidRPr="00D133B6">
        <w:rPr>
          <w:rFonts w:ascii="David" w:hAnsi="David" w:cs="David"/>
          <w:i/>
          <w:sz w:val="24"/>
          <w:szCs w:val="24"/>
          <w:rtl/>
        </w:rPr>
        <w:t xml:space="preserve"> </w:t>
      </w:r>
      <w:r w:rsidRPr="00D133B6">
        <w:rPr>
          <w:rFonts w:ascii="David" w:hAnsi="David" w:cs="David" w:hint="eastAsia"/>
          <w:i/>
          <w:sz w:val="24"/>
          <w:szCs w:val="24"/>
          <w:rtl/>
        </w:rPr>
        <w:t>בכפיפה</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רשויות</w:t>
      </w:r>
      <w:r w:rsidRPr="00D133B6">
        <w:rPr>
          <w:rFonts w:ascii="David" w:hAnsi="David" w:cs="David"/>
          <w:i/>
          <w:sz w:val="24"/>
          <w:szCs w:val="24"/>
          <w:rtl/>
        </w:rPr>
        <w:t xml:space="preserve"> </w:t>
      </w:r>
      <w:r w:rsidRPr="00D133B6">
        <w:rPr>
          <w:rFonts w:ascii="David" w:hAnsi="David" w:cs="David" w:hint="eastAsia"/>
          <w:i/>
          <w:sz w:val="24"/>
          <w:szCs w:val="24"/>
          <w:rtl/>
        </w:rPr>
        <w:t>מוסמכות</w:t>
      </w:r>
      <w:r w:rsidRPr="00D133B6">
        <w:rPr>
          <w:rFonts w:ascii="David" w:hAnsi="David" w:cs="David"/>
          <w:i/>
          <w:sz w:val="24"/>
          <w:szCs w:val="24"/>
          <w:rtl/>
        </w:rPr>
        <w:t xml:space="preserve">. </w:t>
      </w:r>
    </w:p>
    <w:p w14:paraId="7C5BC085" w14:textId="77777777" w:rsidR="00EF4F1C" w:rsidRPr="00D133B6" w:rsidRDefault="00EF4F1C" w:rsidP="00D133B6">
      <w:pPr>
        <w:spacing w:after="0" w:afterAutospacing="0" w:line="240" w:lineRule="auto"/>
        <w:ind w:left="799"/>
        <w:rPr>
          <w:rFonts w:ascii="David" w:hAnsi="David" w:cs="David"/>
          <w:i/>
          <w:sz w:val="24"/>
          <w:szCs w:val="24"/>
        </w:rPr>
      </w:pPr>
      <w:r w:rsidRPr="00D133B6">
        <w:rPr>
          <w:rFonts w:ascii="David" w:hAnsi="David" w:cs="David" w:hint="eastAsia"/>
          <w:i/>
          <w:sz w:val="24"/>
          <w:szCs w:val="24"/>
          <w:rtl/>
        </w:rPr>
        <w:t>מוסכם</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רשאי</w:t>
      </w:r>
      <w:r w:rsidRPr="00D133B6">
        <w:rPr>
          <w:rFonts w:ascii="David" w:hAnsi="David" w:cs="David"/>
          <w:i/>
          <w:sz w:val="24"/>
          <w:szCs w:val="24"/>
          <w:rtl/>
        </w:rPr>
        <w:t xml:space="preserve"> </w:t>
      </w:r>
      <w:r w:rsidRPr="00D133B6">
        <w:rPr>
          <w:rFonts w:ascii="David" w:hAnsi="David" w:cs="David" w:hint="eastAsia"/>
          <w:i/>
          <w:sz w:val="24"/>
          <w:szCs w:val="24"/>
          <w:rtl/>
        </w:rPr>
        <w:t>להתקין</w:t>
      </w:r>
      <w:r w:rsidRPr="00D133B6">
        <w:rPr>
          <w:rFonts w:ascii="David" w:hAnsi="David" w:cs="David"/>
          <w:i/>
          <w:sz w:val="24"/>
          <w:szCs w:val="24"/>
          <w:rtl/>
        </w:rPr>
        <w:t xml:space="preserve"> </w:t>
      </w:r>
      <w:r w:rsidRPr="00D133B6">
        <w:rPr>
          <w:rFonts w:ascii="David" w:hAnsi="David" w:cs="David" w:hint="eastAsia"/>
          <w:i/>
          <w:sz w:val="24"/>
          <w:szCs w:val="24"/>
          <w:rtl/>
        </w:rPr>
        <w:t>שלטי</w:t>
      </w:r>
      <w:r w:rsidRPr="00D133B6">
        <w:rPr>
          <w:rFonts w:ascii="David" w:hAnsi="David" w:cs="David"/>
          <w:i/>
          <w:sz w:val="24"/>
          <w:szCs w:val="24"/>
          <w:rtl/>
        </w:rPr>
        <w:t xml:space="preserve"> </w:t>
      </w:r>
      <w:r w:rsidRPr="00D133B6">
        <w:rPr>
          <w:rFonts w:ascii="David" w:hAnsi="David" w:cs="David" w:hint="eastAsia"/>
          <w:i/>
          <w:sz w:val="24"/>
          <w:szCs w:val="24"/>
          <w:rtl/>
        </w:rPr>
        <w:t>פרסומת</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אחרים</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הגדר</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בשטח</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שיקול</w:t>
      </w:r>
      <w:r w:rsidRPr="00D133B6">
        <w:rPr>
          <w:rFonts w:ascii="David" w:hAnsi="David" w:cs="David"/>
          <w:i/>
          <w:sz w:val="24"/>
          <w:szCs w:val="24"/>
          <w:rtl/>
        </w:rPr>
        <w:t xml:space="preserve"> </w:t>
      </w:r>
      <w:r w:rsidRPr="00D133B6">
        <w:rPr>
          <w:rFonts w:ascii="David" w:hAnsi="David" w:cs="David" w:hint="eastAsia"/>
          <w:i/>
          <w:sz w:val="24"/>
          <w:szCs w:val="24"/>
          <w:rtl/>
        </w:rPr>
        <w:t>דעתו</w:t>
      </w:r>
      <w:r w:rsidRPr="00D133B6">
        <w:rPr>
          <w:rFonts w:ascii="David" w:hAnsi="David" w:cs="David"/>
          <w:i/>
          <w:sz w:val="24"/>
          <w:szCs w:val="24"/>
          <w:rtl/>
        </w:rPr>
        <w:t xml:space="preserve"> </w:t>
      </w:r>
      <w:r w:rsidRPr="00D133B6">
        <w:rPr>
          <w:rFonts w:ascii="David" w:hAnsi="David" w:cs="David" w:hint="eastAsia"/>
          <w:i/>
          <w:sz w:val="24"/>
          <w:szCs w:val="24"/>
          <w:rtl/>
        </w:rPr>
        <w:t>הבלעדי</w:t>
      </w:r>
      <w:r w:rsidRPr="00D133B6">
        <w:rPr>
          <w:rFonts w:ascii="David" w:hAnsi="David" w:cs="David"/>
          <w:i/>
          <w:sz w:val="24"/>
          <w:szCs w:val="24"/>
          <w:rtl/>
        </w:rPr>
        <w:t xml:space="preserve"> </w:t>
      </w:r>
      <w:r w:rsidRPr="00D133B6">
        <w:rPr>
          <w:rFonts w:ascii="David" w:hAnsi="David" w:cs="David" w:hint="eastAsia"/>
          <w:i/>
          <w:sz w:val="24"/>
          <w:szCs w:val="24"/>
          <w:rtl/>
        </w:rPr>
        <w:t>והמוחלט</w:t>
      </w:r>
      <w:r w:rsidRPr="00D133B6">
        <w:rPr>
          <w:rFonts w:ascii="David" w:hAnsi="David" w:cs="David"/>
          <w:i/>
          <w:sz w:val="24"/>
          <w:szCs w:val="24"/>
          <w:rtl/>
        </w:rPr>
        <w:t>.</w:t>
      </w:r>
    </w:p>
    <w:p w14:paraId="66F5A287" w14:textId="77777777" w:rsidR="00EF4F1C" w:rsidRPr="00D133B6" w:rsidRDefault="00EF4F1C" w:rsidP="00D133B6">
      <w:pPr>
        <w:spacing w:after="0" w:afterAutospacing="0" w:line="240" w:lineRule="auto"/>
        <w:ind w:left="799"/>
        <w:rPr>
          <w:rFonts w:ascii="David" w:hAnsi="David" w:cs="David"/>
          <w:i/>
          <w:sz w:val="24"/>
          <w:szCs w:val="24"/>
          <w:rtl/>
        </w:rPr>
      </w:pPr>
      <w:r w:rsidRPr="00D133B6">
        <w:rPr>
          <w:rFonts w:ascii="David" w:hAnsi="David" w:cs="David" w:hint="eastAsia"/>
          <w:sz w:val="24"/>
          <w:szCs w:val="24"/>
          <w:rtl/>
        </w:rPr>
        <w:t>מובהר</w:t>
      </w:r>
      <w:r w:rsidRPr="00D133B6">
        <w:rPr>
          <w:rFonts w:ascii="David" w:hAnsi="David" w:cs="David"/>
          <w:sz w:val="24"/>
          <w:szCs w:val="24"/>
          <w:rtl/>
        </w:rPr>
        <w:t xml:space="preserve"> </w:t>
      </w:r>
      <w:r w:rsidRPr="00D133B6">
        <w:rPr>
          <w:rFonts w:ascii="David" w:hAnsi="David" w:cs="David" w:hint="eastAsia"/>
          <w:sz w:val="24"/>
          <w:szCs w:val="24"/>
          <w:rtl/>
        </w:rPr>
        <w:t>כי</w:t>
      </w:r>
      <w:r w:rsidRPr="00D133B6">
        <w:rPr>
          <w:rFonts w:ascii="David" w:hAnsi="David" w:cs="David"/>
          <w:sz w:val="24"/>
          <w:szCs w:val="24"/>
          <w:rtl/>
        </w:rPr>
        <w:t xml:space="preserve"> </w:t>
      </w:r>
      <w:r w:rsidRPr="00D133B6">
        <w:rPr>
          <w:rFonts w:ascii="David" w:hAnsi="David" w:cs="David" w:hint="eastAsia"/>
          <w:sz w:val="24"/>
          <w:szCs w:val="24"/>
          <w:rtl/>
        </w:rPr>
        <w:t>כל</w:t>
      </w:r>
      <w:r w:rsidRPr="00D133B6">
        <w:rPr>
          <w:rFonts w:ascii="David" w:hAnsi="David" w:cs="David"/>
          <w:sz w:val="24"/>
          <w:szCs w:val="24"/>
          <w:rtl/>
        </w:rPr>
        <w:t xml:space="preserve"> </w:t>
      </w:r>
      <w:r w:rsidRPr="00D133B6">
        <w:rPr>
          <w:rFonts w:ascii="David" w:hAnsi="David" w:cs="David" w:hint="eastAsia"/>
          <w:sz w:val="24"/>
          <w:szCs w:val="24"/>
          <w:rtl/>
        </w:rPr>
        <w:t>פרסום</w:t>
      </w:r>
      <w:r w:rsidRPr="00D133B6">
        <w:rPr>
          <w:rFonts w:ascii="David" w:hAnsi="David" w:cs="David"/>
          <w:sz w:val="24"/>
          <w:szCs w:val="24"/>
          <w:rtl/>
        </w:rPr>
        <w:t xml:space="preserve"> </w:t>
      </w:r>
      <w:r w:rsidRPr="00D133B6">
        <w:rPr>
          <w:rFonts w:ascii="David" w:hAnsi="David" w:cs="David" w:hint="eastAsia"/>
          <w:sz w:val="24"/>
          <w:szCs w:val="24"/>
          <w:rtl/>
        </w:rPr>
        <w:t>מטעם</w:t>
      </w:r>
      <w:r w:rsidRPr="00D133B6">
        <w:rPr>
          <w:rFonts w:ascii="David" w:hAnsi="David" w:cs="David"/>
          <w:sz w:val="24"/>
          <w:szCs w:val="24"/>
          <w:rtl/>
        </w:rPr>
        <w:t xml:space="preserve"> </w:t>
      </w:r>
      <w:r w:rsidRPr="00D133B6">
        <w:rPr>
          <w:rFonts w:ascii="David" w:hAnsi="David" w:cs="David" w:hint="eastAsia"/>
          <w:sz w:val="24"/>
          <w:szCs w:val="24"/>
          <w:rtl/>
        </w:rPr>
        <w:t>הקבלן</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קבלני</w:t>
      </w:r>
      <w:r w:rsidRPr="00D133B6">
        <w:rPr>
          <w:rFonts w:ascii="David" w:hAnsi="David" w:cs="David"/>
          <w:sz w:val="24"/>
          <w:szCs w:val="24"/>
          <w:rtl/>
        </w:rPr>
        <w:t xml:space="preserve"> </w:t>
      </w:r>
      <w:r w:rsidRPr="00D133B6">
        <w:rPr>
          <w:rFonts w:ascii="David" w:hAnsi="David" w:cs="David" w:hint="eastAsia"/>
          <w:sz w:val="24"/>
          <w:szCs w:val="24"/>
          <w:rtl/>
        </w:rPr>
        <w:t>המשנה</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הספקים</w:t>
      </w:r>
      <w:r w:rsidRPr="00D133B6">
        <w:rPr>
          <w:rFonts w:ascii="David" w:hAnsi="David" w:cs="David"/>
          <w:sz w:val="24"/>
          <w:szCs w:val="24"/>
          <w:rtl/>
        </w:rPr>
        <w:t xml:space="preserve"> </w:t>
      </w:r>
      <w:r w:rsidRPr="00D133B6">
        <w:rPr>
          <w:rFonts w:ascii="David" w:hAnsi="David" w:cs="David" w:hint="eastAsia"/>
          <w:sz w:val="24"/>
          <w:szCs w:val="24"/>
          <w:rtl/>
        </w:rPr>
        <w:t>אסור</w:t>
      </w:r>
      <w:r w:rsidRPr="00D133B6">
        <w:rPr>
          <w:rFonts w:ascii="David" w:hAnsi="David" w:cs="David"/>
          <w:sz w:val="24"/>
          <w:szCs w:val="24"/>
          <w:rtl/>
        </w:rPr>
        <w:t xml:space="preserve"> </w:t>
      </w:r>
      <w:r w:rsidRPr="00D133B6">
        <w:rPr>
          <w:rFonts w:ascii="David" w:hAnsi="David" w:cs="David" w:hint="eastAsia"/>
          <w:sz w:val="24"/>
          <w:szCs w:val="24"/>
          <w:rtl/>
        </w:rPr>
        <w:t>בתחום</w:t>
      </w:r>
      <w:r w:rsidRPr="00D133B6">
        <w:rPr>
          <w:rFonts w:ascii="David" w:hAnsi="David" w:cs="David"/>
          <w:sz w:val="24"/>
          <w:szCs w:val="24"/>
          <w:rtl/>
        </w:rPr>
        <w:t xml:space="preserve"> </w:t>
      </w:r>
      <w:r w:rsidRPr="00D133B6">
        <w:rPr>
          <w:rFonts w:ascii="David" w:hAnsi="David" w:cs="David" w:hint="eastAsia"/>
          <w:sz w:val="24"/>
          <w:szCs w:val="24"/>
          <w:rtl/>
        </w:rPr>
        <w:t>האתר</w:t>
      </w:r>
      <w:r w:rsidRPr="00D133B6">
        <w:rPr>
          <w:rFonts w:ascii="David" w:hAnsi="David" w:cs="David"/>
          <w:sz w:val="24"/>
          <w:szCs w:val="24"/>
          <w:rtl/>
        </w:rPr>
        <w:t xml:space="preserve"> </w:t>
      </w:r>
      <w:r w:rsidRPr="00D133B6">
        <w:rPr>
          <w:rFonts w:ascii="David" w:hAnsi="David" w:cs="David" w:hint="eastAsia"/>
          <w:sz w:val="24"/>
          <w:szCs w:val="24"/>
          <w:rtl/>
        </w:rPr>
        <w:t>ובבני</w:t>
      </w:r>
      <w:r w:rsidRPr="00D133B6">
        <w:rPr>
          <w:rFonts w:ascii="David" w:hAnsi="David" w:cs="David" w:hint="cs"/>
          <w:sz w:val="24"/>
          <w:szCs w:val="24"/>
          <w:rtl/>
        </w:rPr>
        <w:t>י</w:t>
      </w:r>
      <w:r w:rsidRPr="00D133B6">
        <w:rPr>
          <w:rFonts w:ascii="David" w:hAnsi="David" w:cs="David" w:hint="eastAsia"/>
          <w:sz w:val="24"/>
          <w:szCs w:val="24"/>
          <w:rtl/>
        </w:rPr>
        <w:t>ן</w:t>
      </w:r>
      <w:r w:rsidRPr="00D133B6">
        <w:rPr>
          <w:rFonts w:ascii="David" w:hAnsi="David" w:cs="David"/>
          <w:sz w:val="24"/>
          <w:szCs w:val="24"/>
          <w:rtl/>
        </w:rPr>
        <w:t xml:space="preserve">. </w:t>
      </w:r>
      <w:r w:rsidRPr="00D133B6">
        <w:rPr>
          <w:rFonts w:ascii="David" w:hAnsi="David" w:cs="David" w:hint="eastAsia"/>
          <w:sz w:val="24"/>
          <w:szCs w:val="24"/>
          <w:rtl/>
        </w:rPr>
        <w:t>למרות</w:t>
      </w:r>
      <w:r w:rsidRPr="00D133B6">
        <w:rPr>
          <w:rFonts w:ascii="David" w:hAnsi="David" w:cs="David"/>
          <w:sz w:val="24"/>
          <w:szCs w:val="24"/>
          <w:rtl/>
        </w:rPr>
        <w:t xml:space="preserve"> </w:t>
      </w:r>
      <w:r w:rsidRPr="00D133B6">
        <w:rPr>
          <w:rFonts w:ascii="David" w:hAnsi="David" w:cs="David" w:hint="eastAsia"/>
          <w:sz w:val="24"/>
          <w:szCs w:val="24"/>
          <w:rtl/>
        </w:rPr>
        <w:t>האמור</w:t>
      </w:r>
      <w:r w:rsidRPr="00D133B6">
        <w:rPr>
          <w:rFonts w:ascii="David" w:hAnsi="David" w:cs="David"/>
          <w:sz w:val="24"/>
          <w:szCs w:val="24"/>
          <w:rtl/>
        </w:rPr>
        <w:t xml:space="preserve"> </w:t>
      </w:r>
      <w:r w:rsidRPr="00D133B6">
        <w:rPr>
          <w:rFonts w:ascii="David" w:hAnsi="David" w:cs="David" w:hint="eastAsia"/>
          <w:sz w:val="24"/>
          <w:szCs w:val="24"/>
          <w:rtl/>
        </w:rPr>
        <w:t>לעיל</w:t>
      </w:r>
      <w:r w:rsidRPr="00D133B6">
        <w:rPr>
          <w:rFonts w:ascii="David" w:hAnsi="David" w:cs="David"/>
          <w:sz w:val="24"/>
          <w:szCs w:val="24"/>
          <w:rtl/>
        </w:rPr>
        <w:t xml:space="preserve">, </w:t>
      </w:r>
      <w:r w:rsidRPr="00D133B6">
        <w:rPr>
          <w:rFonts w:ascii="David" w:hAnsi="David" w:cs="David" w:hint="eastAsia"/>
          <w:sz w:val="24"/>
          <w:szCs w:val="24"/>
          <w:rtl/>
        </w:rPr>
        <w:t>תותר</w:t>
      </w:r>
      <w:r w:rsidRPr="00D133B6">
        <w:rPr>
          <w:rFonts w:ascii="David" w:hAnsi="David" w:cs="David"/>
          <w:sz w:val="24"/>
          <w:szCs w:val="24"/>
          <w:rtl/>
        </w:rPr>
        <w:t xml:space="preserve"> </w:t>
      </w:r>
      <w:r w:rsidRPr="00D133B6">
        <w:rPr>
          <w:rFonts w:ascii="David" w:hAnsi="David" w:cs="David" w:hint="eastAsia"/>
          <w:sz w:val="24"/>
          <w:szCs w:val="24"/>
          <w:rtl/>
        </w:rPr>
        <w:t>התקנת</w:t>
      </w:r>
      <w:r w:rsidRPr="00D133B6">
        <w:rPr>
          <w:rFonts w:ascii="David" w:hAnsi="David" w:cs="David"/>
          <w:sz w:val="24"/>
          <w:szCs w:val="24"/>
          <w:rtl/>
        </w:rPr>
        <w:t xml:space="preserve"> </w:t>
      </w:r>
      <w:r w:rsidRPr="00D133B6">
        <w:rPr>
          <w:rFonts w:ascii="David" w:hAnsi="David" w:cs="David" w:hint="eastAsia"/>
          <w:sz w:val="24"/>
          <w:szCs w:val="24"/>
          <w:rtl/>
        </w:rPr>
        <w:t>שלטים</w:t>
      </w:r>
      <w:r w:rsidRPr="00D133B6">
        <w:rPr>
          <w:rFonts w:ascii="David" w:hAnsi="David" w:cs="David"/>
          <w:sz w:val="24"/>
          <w:szCs w:val="24"/>
          <w:rtl/>
        </w:rPr>
        <w:t xml:space="preserve"> </w:t>
      </w:r>
      <w:r w:rsidRPr="00D133B6">
        <w:rPr>
          <w:rFonts w:ascii="David" w:hAnsi="David" w:cs="David" w:hint="eastAsia"/>
          <w:sz w:val="24"/>
          <w:szCs w:val="24"/>
          <w:rtl/>
        </w:rPr>
        <w:t>לצורכי</w:t>
      </w:r>
      <w:r w:rsidRPr="00D133B6">
        <w:rPr>
          <w:rFonts w:ascii="David" w:hAnsi="David" w:cs="David"/>
          <w:sz w:val="24"/>
          <w:szCs w:val="24"/>
          <w:rtl/>
        </w:rPr>
        <w:t xml:space="preserve"> </w:t>
      </w:r>
      <w:r w:rsidRPr="00D133B6">
        <w:rPr>
          <w:rFonts w:ascii="David" w:hAnsi="David" w:cs="David" w:hint="eastAsia"/>
          <w:sz w:val="24"/>
          <w:szCs w:val="24"/>
          <w:rtl/>
        </w:rPr>
        <w:t>התמצאות</w:t>
      </w:r>
      <w:r w:rsidRPr="00D133B6">
        <w:rPr>
          <w:rFonts w:ascii="David" w:hAnsi="David" w:cs="David"/>
          <w:sz w:val="24"/>
          <w:szCs w:val="24"/>
          <w:rtl/>
        </w:rPr>
        <w:t xml:space="preserve"> </w:t>
      </w:r>
      <w:r w:rsidRPr="00D133B6">
        <w:rPr>
          <w:rFonts w:ascii="David" w:hAnsi="David" w:cs="David" w:hint="eastAsia"/>
          <w:sz w:val="24"/>
          <w:szCs w:val="24"/>
          <w:rtl/>
        </w:rPr>
        <w:t>בלבד</w:t>
      </w:r>
      <w:r w:rsidRPr="00D133B6">
        <w:rPr>
          <w:rFonts w:ascii="David" w:hAnsi="David" w:cs="David"/>
          <w:sz w:val="24"/>
          <w:szCs w:val="24"/>
          <w:rtl/>
        </w:rPr>
        <w:t xml:space="preserve"> </w:t>
      </w:r>
      <w:r w:rsidRPr="00D133B6">
        <w:rPr>
          <w:rFonts w:ascii="David" w:hAnsi="David" w:cs="David" w:hint="eastAsia"/>
          <w:sz w:val="24"/>
          <w:szCs w:val="24"/>
          <w:rtl/>
        </w:rPr>
        <w:t>ע</w:t>
      </w:r>
      <w:r w:rsidRPr="00D133B6">
        <w:rPr>
          <w:rFonts w:ascii="David" w:hAnsi="David" w:cs="David"/>
          <w:sz w:val="24"/>
          <w:szCs w:val="24"/>
          <w:rtl/>
        </w:rPr>
        <w:t>"</w:t>
      </w:r>
      <w:r w:rsidRPr="00D133B6">
        <w:rPr>
          <w:rFonts w:ascii="David" w:hAnsi="David" w:cs="David" w:hint="eastAsia"/>
          <w:sz w:val="24"/>
          <w:szCs w:val="24"/>
          <w:rtl/>
        </w:rPr>
        <w:t>ג</w:t>
      </w:r>
      <w:r w:rsidRPr="00D133B6">
        <w:rPr>
          <w:rFonts w:ascii="David" w:hAnsi="David" w:cs="David"/>
          <w:sz w:val="24"/>
          <w:szCs w:val="24"/>
          <w:rtl/>
        </w:rPr>
        <w:t xml:space="preserve"> </w:t>
      </w:r>
      <w:r w:rsidRPr="00D133B6">
        <w:rPr>
          <w:rFonts w:ascii="David" w:hAnsi="David" w:cs="David" w:hint="eastAsia"/>
          <w:sz w:val="24"/>
          <w:szCs w:val="24"/>
          <w:rtl/>
        </w:rPr>
        <w:t>מכולות</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מחסנים</w:t>
      </w:r>
      <w:r w:rsidRPr="00D133B6">
        <w:rPr>
          <w:rFonts w:ascii="David" w:hAnsi="David" w:cs="David"/>
          <w:sz w:val="24"/>
          <w:szCs w:val="24"/>
          <w:rtl/>
        </w:rPr>
        <w:t xml:space="preserve"> </w:t>
      </w:r>
      <w:r w:rsidRPr="00D133B6">
        <w:rPr>
          <w:rFonts w:ascii="David" w:hAnsi="David" w:cs="David" w:hint="eastAsia"/>
          <w:sz w:val="24"/>
          <w:szCs w:val="24"/>
          <w:rtl/>
        </w:rPr>
        <w:t>של</w:t>
      </w:r>
      <w:r w:rsidRPr="00D133B6">
        <w:rPr>
          <w:rFonts w:ascii="David" w:hAnsi="David" w:cs="David"/>
          <w:sz w:val="24"/>
          <w:szCs w:val="24"/>
          <w:rtl/>
        </w:rPr>
        <w:t xml:space="preserve"> </w:t>
      </w:r>
      <w:r w:rsidRPr="00D133B6">
        <w:rPr>
          <w:rFonts w:ascii="David" w:hAnsi="David" w:cs="David" w:hint="eastAsia"/>
          <w:sz w:val="24"/>
          <w:szCs w:val="24"/>
          <w:rtl/>
        </w:rPr>
        <w:t>הקבלן</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קבלני</w:t>
      </w:r>
      <w:r w:rsidRPr="00D133B6">
        <w:rPr>
          <w:rFonts w:ascii="David" w:hAnsi="David" w:cs="David"/>
          <w:sz w:val="24"/>
          <w:szCs w:val="24"/>
          <w:rtl/>
        </w:rPr>
        <w:t xml:space="preserve"> </w:t>
      </w:r>
      <w:r w:rsidRPr="00D133B6">
        <w:rPr>
          <w:rFonts w:ascii="David" w:hAnsi="David" w:cs="David" w:hint="eastAsia"/>
          <w:sz w:val="24"/>
          <w:szCs w:val="24"/>
          <w:rtl/>
        </w:rPr>
        <w:t>המשנה</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הספקים</w:t>
      </w:r>
      <w:r w:rsidRPr="00D133B6">
        <w:rPr>
          <w:rFonts w:ascii="David" w:hAnsi="David" w:cs="David"/>
          <w:sz w:val="24"/>
          <w:szCs w:val="24"/>
          <w:rtl/>
        </w:rPr>
        <w:t xml:space="preserve"> </w:t>
      </w:r>
      <w:r w:rsidRPr="00D133B6">
        <w:rPr>
          <w:rFonts w:ascii="David" w:hAnsi="David" w:cs="David" w:hint="eastAsia"/>
          <w:sz w:val="24"/>
          <w:szCs w:val="24"/>
          <w:rtl/>
        </w:rPr>
        <w:t>ובלבד</w:t>
      </w:r>
      <w:r w:rsidRPr="00D133B6">
        <w:rPr>
          <w:rFonts w:ascii="David" w:hAnsi="David" w:cs="David"/>
          <w:sz w:val="24"/>
          <w:szCs w:val="24"/>
          <w:rtl/>
        </w:rPr>
        <w:t xml:space="preserve"> </w:t>
      </w:r>
      <w:r w:rsidRPr="00D133B6">
        <w:rPr>
          <w:rFonts w:ascii="David" w:hAnsi="David" w:cs="David" w:hint="eastAsia"/>
          <w:sz w:val="24"/>
          <w:szCs w:val="24"/>
          <w:rtl/>
        </w:rPr>
        <w:t>שהשלטים</w:t>
      </w:r>
      <w:r w:rsidRPr="00D133B6">
        <w:rPr>
          <w:rFonts w:ascii="David" w:hAnsi="David" w:cs="David"/>
          <w:sz w:val="24"/>
          <w:szCs w:val="24"/>
          <w:rtl/>
        </w:rPr>
        <w:t xml:space="preserve"> </w:t>
      </w:r>
      <w:r w:rsidRPr="00D133B6">
        <w:rPr>
          <w:rFonts w:ascii="David" w:hAnsi="David" w:cs="David" w:hint="eastAsia"/>
          <w:sz w:val="24"/>
          <w:szCs w:val="24"/>
          <w:rtl/>
        </w:rPr>
        <w:t>כאמור</w:t>
      </w:r>
      <w:r w:rsidRPr="00D133B6">
        <w:rPr>
          <w:rFonts w:ascii="David" w:hAnsi="David" w:cs="David"/>
          <w:sz w:val="24"/>
          <w:szCs w:val="24"/>
          <w:rtl/>
        </w:rPr>
        <w:t xml:space="preserve"> </w:t>
      </w:r>
      <w:r w:rsidRPr="00D133B6">
        <w:rPr>
          <w:rFonts w:ascii="David" w:hAnsi="David" w:cs="David" w:hint="eastAsia"/>
          <w:sz w:val="24"/>
          <w:szCs w:val="24"/>
          <w:rtl/>
        </w:rPr>
        <w:t>לא</w:t>
      </w:r>
      <w:r w:rsidRPr="00D133B6">
        <w:rPr>
          <w:rFonts w:ascii="David" w:hAnsi="David" w:cs="David"/>
          <w:sz w:val="24"/>
          <w:szCs w:val="24"/>
          <w:rtl/>
        </w:rPr>
        <w:t xml:space="preserve"> </w:t>
      </w:r>
      <w:r w:rsidRPr="00D133B6">
        <w:rPr>
          <w:rFonts w:ascii="David" w:hAnsi="David" w:cs="David" w:hint="eastAsia"/>
          <w:sz w:val="24"/>
          <w:szCs w:val="24"/>
          <w:rtl/>
        </w:rPr>
        <w:t>יהיו</w:t>
      </w:r>
      <w:r w:rsidRPr="00D133B6">
        <w:rPr>
          <w:rFonts w:ascii="David" w:hAnsi="David" w:cs="David"/>
          <w:sz w:val="24"/>
          <w:szCs w:val="24"/>
          <w:rtl/>
        </w:rPr>
        <w:t xml:space="preserve"> </w:t>
      </w:r>
      <w:r w:rsidRPr="00D133B6">
        <w:rPr>
          <w:rFonts w:ascii="David" w:hAnsi="David" w:cs="David" w:hint="eastAsia"/>
          <w:sz w:val="24"/>
          <w:szCs w:val="24"/>
          <w:rtl/>
        </w:rPr>
        <w:t>גדולים</w:t>
      </w:r>
      <w:r w:rsidRPr="00D133B6">
        <w:rPr>
          <w:rFonts w:ascii="David" w:hAnsi="David" w:cs="David"/>
          <w:sz w:val="24"/>
          <w:szCs w:val="24"/>
          <w:rtl/>
        </w:rPr>
        <w:t xml:space="preserve"> </w:t>
      </w:r>
      <w:r w:rsidRPr="00D133B6">
        <w:rPr>
          <w:rFonts w:ascii="David" w:hAnsi="David" w:cs="David" w:hint="eastAsia"/>
          <w:sz w:val="24"/>
          <w:szCs w:val="24"/>
          <w:rtl/>
        </w:rPr>
        <w:t>מ</w:t>
      </w:r>
      <w:r w:rsidRPr="00D133B6">
        <w:rPr>
          <w:rFonts w:ascii="David" w:hAnsi="David" w:cs="David"/>
          <w:sz w:val="24"/>
          <w:szCs w:val="24"/>
          <w:rtl/>
        </w:rPr>
        <w:t>- 80</w:t>
      </w:r>
      <w:r w:rsidRPr="00D133B6">
        <w:rPr>
          <w:rFonts w:ascii="David" w:hAnsi="David" w:cs="David"/>
          <w:sz w:val="24"/>
          <w:szCs w:val="24"/>
        </w:rPr>
        <w:t>X</w:t>
      </w:r>
      <w:r w:rsidRPr="00D133B6">
        <w:rPr>
          <w:rFonts w:ascii="David" w:hAnsi="David" w:cs="David"/>
          <w:sz w:val="24"/>
          <w:szCs w:val="24"/>
          <w:rtl/>
        </w:rPr>
        <w:t xml:space="preserve">80 </w:t>
      </w:r>
      <w:r w:rsidRPr="00D133B6">
        <w:rPr>
          <w:rFonts w:ascii="David" w:hAnsi="David" w:cs="David" w:hint="eastAsia"/>
          <w:sz w:val="24"/>
          <w:szCs w:val="24"/>
          <w:rtl/>
        </w:rPr>
        <w:t>ס</w:t>
      </w:r>
      <w:r w:rsidRPr="00D133B6">
        <w:rPr>
          <w:rFonts w:ascii="David" w:hAnsi="David" w:cs="David"/>
          <w:sz w:val="24"/>
          <w:szCs w:val="24"/>
          <w:rtl/>
        </w:rPr>
        <w:t>"</w:t>
      </w:r>
      <w:r w:rsidRPr="00D133B6">
        <w:rPr>
          <w:rFonts w:ascii="David" w:hAnsi="David" w:cs="David" w:hint="eastAsia"/>
          <w:sz w:val="24"/>
          <w:szCs w:val="24"/>
          <w:rtl/>
        </w:rPr>
        <w:t>מ</w:t>
      </w:r>
      <w:r w:rsidRPr="00D133B6">
        <w:rPr>
          <w:rFonts w:ascii="David" w:hAnsi="David" w:cs="David"/>
          <w:sz w:val="24"/>
          <w:szCs w:val="24"/>
          <w:rtl/>
        </w:rPr>
        <w:t xml:space="preserve"> </w:t>
      </w:r>
      <w:r w:rsidRPr="00D133B6">
        <w:rPr>
          <w:rFonts w:ascii="David" w:hAnsi="David" w:cs="David" w:hint="eastAsia"/>
          <w:sz w:val="24"/>
          <w:szCs w:val="24"/>
          <w:rtl/>
        </w:rPr>
        <w:t>לכל</w:t>
      </w:r>
      <w:r w:rsidRPr="00D133B6">
        <w:rPr>
          <w:rFonts w:ascii="David" w:hAnsi="David" w:cs="David"/>
          <w:sz w:val="24"/>
          <w:szCs w:val="24"/>
          <w:rtl/>
        </w:rPr>
        <w:t xml:space="preserve"> </w:t>
      </w:r>
      <w:r w:rsidRPr="00D133B6">
        <w:rPr>
          <w:rFonts w:ascii="David" w:hAnsi="David" w:cs="David" w:hint="eastAsia"/>
          <w:sz w:val="24"/>
          <w:szCs w:val="24"/>
          <w:rtl/>
        </w:rPr>
        <w:t>גורם</w:t>
      </w:r>
      <w:r w:rsidRPr="00D133B6">
        <w:rPr>
          <w:rFonts w:ascii="David" w:hAnsi="David" w:cs="David"/>
          <w:sz w:val="24"/>
          <w:szCs w:val="24"/>
          <w:rtl/>
        </w:rPr>
        <w:t xml:space="preserve"> </w:t>
      </w:r>
      <w:r w:rsidRPr="00D133B6">
        <w:rPr>
          <w:rFonts w:ascii="David" w:hAnsi="David" w:cs="David" w:hint="eastAsia"/>
          <w:sz w:val="24"/>
          <w:szCs w:val="24"/>
          <w:rtl/>
        </w:rPr>
        <w:t>ולא</w:t>
      </w:r>
      <w:r w:rsidRPr="00D133B6">
        <w:rPr>
          <w:rFonts w:ascii="David" w:hAnsi="David" w:cs="David"/>
          <w:sz w:val="24"/>
          <w:szCs w:val="24"/>
          <w:rtl/>
        </w:rPr>
        <w:t xml:space="preserve"> </w:t>
      </w:r>
      <w:r w:rsidRPr="00D133B6">
        <w:rPr>
          <w:rFonts w:ascii="David" w:hAnsi="David" w:cs="David" w:hint="eastAsia"/>
          <w:sz w:val="24"/>
          <w:szCs w:val="24"/>
          <w:rtl/>
        </w:rPr>
        <w:t>יהיו</w:t>
      </w:r>
      <w:r w:rsidRPr="00D133B6">
        <w:rPr>
          <w:rFonts w:ascii="David" w:hAnsi="David" w:cs="David"/>
          <w:sz w:val="24"/>
          <w:szCs w:val="24"/>
          <w:rtl/>
        </w:rPr>
        <w:t xml:space="preserve"> </w:t>
      </w:r>
      <w:r w:rsidRPr="00D133B6">
        <w:rPr>
          <w:rFonts w:ascii="David" w:hAnsi="David" w:cs="David" w:hint="eastAsia"/>
          <w:sz w:val="24"/>
          <w:szCs w:val="24"/>
          <w:rtl/>
        </w:rPr>
        <w:t>גבוהים</w:t>
      </w:r>
      <w:r w:rsidRPr="00D133B6">
        <w:rPr>
          <w:rFonts w:ascii="David" w:hAnsi="David" w:cs="David"/>
          <w:sz w:val="24"/>
          <w:szCs w:val="24"/>
          <w:rtl/>
        </w:rPr>
        <w:t xml:space="preserve"> </w:t>
      </w:r>
      <w:r w:rsidRPr="00D133B6">
        <w:rPr>
          <w:rFonts w:ascii="David" w:hAnsi="David" w:cs="David" w:hint="eastAsia"/>
          <w:sz w:val="24"/>
          <w:szCs w:val="24"/>
          <w:rtl/>
        </w:rPr>
        <w:t>מגובה</w:t>
      </w:r>
      <w:r w:rsidRPr="00D133B6">
        <w:rPr>
          <w:rFonts w:ascii="David" w:hAnsi="David" w:cs="David"/>
          <w:sz w:val="24"/>
          <w:szCs w:val="24"/>
          <w:rtl/>
        </w:rPr>
        <w:t xml:space="preserve"> </w:t>
      </w:r>
      <w:r w:rsidRPr="00D133B6">
        <w:rPr>
          <w:rFonts w:ascii="David" w:hAnsi="David" w:cs="David" w:hint="eastAsia"/>
          <w:sz w:val="24"/>
          <w:szCs w:val="24"/>
          <w:rtl/>
        </w:rPr>
        <w:t>הגדר</w:t>
      </w:r>
      <w:r w:rsidRPr="00D133B6">
        <w:rPr>
          <w:rFonts w:ascii="David" w:hAnsi="David" w:cs="David"/>
          <w:sz w:val="24"/>
          <w:szCs w:val="24"/>
          <w:rtl/>
        </w:rPr>
        <w:t xml:space="preserve"> </w:t>
      </w:r>
      <w:r w:rsidRPr="00D133B6">
        <w:rPr>
          <w:rFonts w:ascii="David" w:hAnsi="David" w:cs="David" w:hint="eastAsia"/>
          <w:sz w:val="24"/>
          <w:szCs w:val="24"/>
          <w:rtl/>
        </w:rPr>
        <w:t>התוחמת</w:t>
      </w:r>
      <w:r w:rsidRPr="00D133B6">
        <w:rPr>
          <w:rFonts w:ascii="David" w:hAnsi="David" w:cs="David"/>
          <w:sz w:val="24"/>
          <w:szCs w:val="24"/>
          <w:rtl/>
        </w:rPr>
        <w:t xml:space="preserve"> </w:t>
      </w:r>
      <w:r w:rsidRPr="00D133B6">
        <w:rPr>
          <w:rFonts w:ascii="David" w:hAnsi="David" w:cs="David" w:hint="eastAsia"/>
          <w:sz w:val="24"/>
          <w:szCs w:val="24"/>
          <w:rtl/>
        </w:rPr>
        <w:t>את</w:t>
      </w:r>
      <w:r w:rsidRPr="00D133B6">
        <w:rPr>
          <w:rFonts w:ascii="David" w:hAnsi="David" w:cs="David"/>
          <w:sz w:val="24"/>
          <w:szCs w:val="24"/>
          <w:rtl/>
        </w:rPr>
        <w:t xml:space="preserve"> </w:t>
      </w:r>
      <w:r w:rsidRPr="00D133B6">
        <w:rPr>
          <w:rFonts w:ascii="David" w:hAnsi="David" w:cs="David" w:hint="eastAsia"/>
          <w:sz w:val="24"/>
          <w:szCs w:val="24"/>
          <w:rtl/>
        </w:rPr>
        <w:t>האתר</w:t>
      </w:r>
      <w:r w:rsidRPr="00D133B6">
        <w:rPr>
          <w:rFonts w:ascii="David" w:hAnsi="David" w:cs="David"/>
          <w:sz w:val="24"/>
          <w:szCs w:val="24"/>
          <w:rtl/>
        </w:rPr>
        <w:t>.</w:t>
      </w:r>
    </w:p>
    <w:p w14:paraId="78690AC1"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להציב</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cs"/>
          <w:i/>
          <w:sz w:val="24"/>
          <w:szCs w:val="24"/>
          <w:rtl/>
        </w:rPr>
        <w:t xml:space="preserve">בשעות העבודה ובכל השעות </w:t>
      </w:r>
      <w:r w:rsidRPr="00D133B6">
        <w:rPr>
          <w:rFonts w:ascii="David" w:hAnsi="David" w:cs="David" w:hint="eastAsia"/>
          <w:i/>
          <w:sz w:val="24"/>
          <w:szCs w:val="24"/>
          <w:rtl/>
        </w:rPr>
        <w:t>בהן</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מתבצעת</w:t>
      </w:r>
      <w:r w:rsidRPr="00D133B6">
        <w:rPr>
          <w:rFonts w:ascii="David" w:hAnsi="David" w:cs="David"/>
          <w:i/>
          <w:sz w:val="24"/>
          <w:szCs w:val="24"/>
          <w:rtl/>
        </w:rPr>
        <w:t xml:space="preserve"> </w:t>
      </w:r>
      <w:r w:rsidRPr="00D133B6">
        <w:rPr>
          <w:rFonts w:ascii="David" w:hAnsi="David" w:cs="David" w:hint="eastAsia"/>
          <w:i/>
          <w:sz w:val="24"/>
          <w:szCs w:val="24"/>
          <w:rtl/>
        </w:rPr>
        <w:t>עבודה</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בחגים</w:t>
      </w:r>
      <w:r w:rsidRPr="00D133B6">
        <w:rPr>
          <w:rFonts w:ascii="David" w:hAnsi="David" w:cs="David"/>
          <w:i/>
          <w:sz w:val="24"/>
          <w:szCs w:val="24"/>
          <w:rtl/>
        </w:rPr>
        <w:t xml:space="preserve"> </w:t>
      </w:r>
      <w:r w:rsidRPr="00D133B6">
        <w:rPr>
          <w:rFonts w:ascii="David" w:hAnsi="David" w:cs="David" w:hint="eastAsia"/>
          <w:i/>
          <w:sz w:val="24"/>
          <w:szCs w:val="24"/>
          <w:rtl/>
        </w:rPr>
        <w:t>ושבתות</w:t>
      </w:r>
      <w:r w:rsidRPr="00D133B6">
        <w:rPr>
          <w:rFonts w:ascii="David" w:hAnsi="David" w:cs="David"/>
          <w:i/>
          <w:sz w:val="24"/>
          <w:szCs w:val="24"/>
          <w:rtl/>
        </w:rPr>
        <w:t xml:space="preserve"> </w:t>
      </w:r>
      <w:r w:rsidRPr="00D133B6">
        <w:rPr>
          <w:rFonts w:ascii="David" w:hAnsi="David" w:cs="David" w:hint="eastAsia"/>
          <w:i/>
          <w:sz w:val="24"/>
          <w:szCs w:val="24"/>
          <w:rtl/>
        </w:rPr>
        <w:t>ובמועדי</w:t>
      </w:r>
      <w:r w:rsidRPr="00D133B6">
        <w:rPr>
          <w:rFonts w:ascii="David" w:hAnsi="David" w:cs="David"/>
          <w:i/>
          <w:sz w:val="24"/>
          <w:szCs w:val="24"/>
          <w:rtl/>
        </w:rPr>
        <w:t xml:space="preserve"> </w:t>
      </w:r>
      <w:r w:rsidRPr="00D133B6">
        <w:rPr>
          <w:rFonts w:ascii="David" w:hAnsi="David" w:cs="David" w:hint="eastAsia"/>
          <w:i/>
          <w:sz w:val="24"/>
          <w:szCs w:val="24"/>
          <w:rtl/>
        </w:rPr>
        <w:t>ישראל</w:t>
      </w:r>
      <w:r w:rsidRPr="00D133B6">
        <w:rPr>
          <w:rFonts w:ascii="David" w:hAnsi="David" w:cs="David"/>
          <w:i/>
          <w:sz w:val="24"/>
          <w:szCs w:val="24"/>
          <w:rtl/>
        </w:rPr>
        <w:t xml:space="preserve"> </w:t>
      </w:r>
      <w:r w:rsidRPr="00D133B6">
        <w:rPr>
          <w:rFonts w:ascii="David" w:hAnsi="David" w:cs="David" w:hint="eastAsia"/>
          <w:i/>
          <w:sz w:val="24"/>
          <w:szCs w:val="24"/>
          <w:rtl/>
        </w:rPr>
        <w:t>ולמנוע</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כניסה</w:t>
      </w:r>
      <w:r w:rsidRPr="00D133B6">
        <w:rPr>
          <w:rFonts w:ascii="David" w:hAnsi="David" w:cs="David"/>
          <w:i/>
          <w:sz w:val="24"/>
          <w:szCs w:val="24"/>
          <w:rtl/>
        </w:rPr>
        <w:t xml:space="preserve"> </w:t>
      </w:r>
      <w:r w:rsidRPr="00D133B6">
        <w:rPr>
          <w:rFonts w:ascii="David" w:hAnsi="David" w:cs="David" w:hint="eastAsia"/>
          <w:i/>
          <w:sz w:val="24"/>
          <w:szCs w:val="24"/>
          <w:rtl/>
        </w:rPr>
        <w:t>לאתר</w:t>
      </w:r>
      <w:r w:rsidRPr="00D133B6">
        <w:rPr>
          <w:rFonts w:ascii="David" w:hAnsi="David" w:cs="David"/>
          <w:i/>
          <w:sz w:val="24"/>
          <w:szCs w:val="24"/>
          <w:rtl/>
        </w:rPr>
        <w:t xml:space="preserve"> </w:t>
      </w:r>
      <w:r w:rsidRPr="00D133B6">
        <w:rPr>
          <w:rFonts w:ascii="David" w:hAnsi="David" w:cs="David" w:hint="eastAsia"/>
          <w:i/>
          <w:sz w:val="24"/>
          <w:szCs w:val="24"/>
          <w:rtl/>
        </w:rPr>
        <w:t>אלא</w:t>
      </w:r>
      <w:r w:rsidRPr="00D133B6">
        <w:rPr>
          <w:rFonts w:ascii="David" w:hAnsi="David" w:cs="David"/>
          <w:i/>
          <w:sz w:val="24"/>
          <w:szCs w:val="24"/>
          <w:rtl/>
        </w:rPr>
        <w:t xml:space="preserve"> </w:t>
      </w:r>
      <w:r w:rsidRPr="00D133B6">
        <w:rPr>
          <w:rFonts w:ascii="David" w:hAnsi="David" w:cs="David" w:hint="eastAsia"/>
          <w:i/>
          <w:sz w:val="24"/>
          <w:szCs w:val="24"/>
          <w:rtl/>
        </w:rPr>
        <w:t>ברשות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אין</w:t>
      </w:r>
      <w:r w:rsidRPr="00D133B6">
        <w:rPr>
          <w:rFonts w:ascii="David" w:hAnsi="David" w:cs="David"/>
          <w:i/>
          <w:sz w:val="24"/>
          <w:szCs w:val="24"/>
          <w:rtl/>
        </w:rPr>
        <w:t xml:space="preserve"> </w:t>
      </w:r>
      <w:r w:rsidRPr="00D133B6">
        <w:rPr>
          <w:rFonts w:ascii="David" w:hAnsi="David" w:cs="David" w:hint="eastAsia"/>
          <w:i/>
          <w:sz w:val="24"/>
          <w:szCs w:val="24"/>
          <w:rtl/>
        </w:rPr>
        <w:t>באמור</w:t>
      </w:r>
      <w:r w:rsidRPr="00D133B6">
        <w:rPr>
          <w:rFonts w:ascii="David" w:hAnsi="David" w:cs="David"/>
          <w:i/>
          <w:sz w:val="24"/>
          <w:szCs w:val="24"/>
          <w:rtl/>
        </w:rPr>
        <w:t xml:space="preserve"> </w:t>
      </w:r>
      <w:r w:rsidRPr="00D133B6">
        <w:rPr>
          <w:rFonts w:ascii="David" w:hAnsi="David" w:cs="David" w:hint="eastAsia"/>
          <w:i/>
          <w:sz w:val="24"/>
          <w:szCs w:val="24"/>
          <w:rtl/>
        </w:rPr>
        <w:t>לעיל</w:t>
      </w:r>
      <w:r w:rsidRPr="00D133B6">
        <w:rPr>
          <w:rFonts w:ascii="David" w:hAnsi="David" w:cs="David"/>
          <w:i/>
          <w:sz w:val="24"/>
          <w:szCs w:val="24"/>
          <w:rtl/>
        </w:rPr>
        <w:t xml:space="preserve"> </w:t>
      </w:r>
      <w:r w:rsidRPr="00D133B6">
        <w:rPr>
          <w:rFonts w:ascii="David" w:hAnsi="David" w:cs="David" w:hint="eastAsia"/>
          <w:i/>
          <w:sz w:val="24"/>
          <w:szCs w:val="24"/>
          <w:rtl/>
        </w:rPr>
        <w:t>כדי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מאחריותו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לכל</w:t>
      </w:r>
      <w:r w:rsidRPr="00D133B6">
        <w:rPr>
          <w:rFonts w:ascii="David" w:hAnsi="David" w:cs="David"/>
          <w:i/>
          <w:sz w:val="24"/>
          <w:szCs w:val="24"/>
          <w:rtl/>
        </w:rPr>
        <w:t xml:space="preserve"> </w:t>
      </w:r>
      <w:r w:rsidRPr="00D133B6">
        <w:rPr>
          <w:rFonts w:ascii="David" w:hAnsi="David" w:cs="David" w:hint="eastAsia"/>
          <w:i/>
          <w:sz w:val="24"/>
          <w:szCs w:val="24"/>
          <w:rtl/>
        </w:rPr>
        <w:t>אובדן</w:t>
      </w:r>
      <w:r w:rsidRPr="00D133B6">
        <w:rPr>
          <w:rFonts w:ascii="David" w:hAnsi="David" w:cs="David"/>
          <w:i/>
          <w:sz w:val="24"/>
          <w:szCs w:val="24"/>
          <w:rtl/>
        </w:rPr>
        <w:t xml:space="preserve">, </w:t>
      </w:r>
      <w:r w:rsidRPr="00D133B6">
        <w:rPr>
          <w:rFonts w:ascii="David" w:hAnsi="David" w:cs="David" w:hint="eastAsia"/>
          <w:i/>
          <w:sz w:val="24"/>
          <w:szCs w:val="24"/>
          <w:rtl/>
        </w:rPr>
        <w:t>נזק</w:t>
      </w:r>
      <w:r w:rsidRPr="00D133B6">
        <w:rPr>
          <w:rFonts w:ascii="David" w:hAnsi="David" w:cs="David"/>
          <w:i/>
          <w:sz w:val="24"/>
          <w:szCs w:val="24"/>
          <w:rtl/>
        </w:rPr>
        <w:t xml:space="preserve">, </w:t>
      </w:r>
      <w:r w:rsidRPr="00D133B6">
        <w:rPr>
          <w:rFonts w:ascii="David" w:hAnsi="David" w:cs="David" w:hint="eastAsia"/>
          <w:i/>
          <w:sz w:val="24"/>
          <w:szCs w:val="24"/>
          <w:rtl/>
        </w:rPr>
        <w:t>פגיעה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גניבה</w:t>
      </w:r>
      <w:r w:rsidRPr="00D133B6">
        <w:rPr>
          <w:rFonts w:ascii="David" w:hAnsi="David" w:cs="David"/>
          <w:i/>
          <w:sz w:val="24"/>
          <w:szCs w:val="24"/>
          <w:rtl/>
        </w:rPr>
        <w:t xml:space="preserve"> </w:t>
      </w:r>
      <w:r w:rsidRPr="00D133B6">
        <w:rPr>
          <w:rFonts w:ascii="David" w:hAnsi="David" w:cs="David" w:hint="eastAsia"/>
          <w:i/>
          <w:sz w:val="24"/>
          <w:szCs w:val="24"/>
          <w:rtl/>
        </w:rPr>
        <w:t>שייגרמו</w:t>
      </w:r>
      <w:r w:rsidRPr="00D133B6">
        <w:rPr>
          <w:rFonts w:ascii="David" w:hAnsi="David" w:cs="David"/>
          <w:i/>
          <w:sz w:val="24"/>
          <w:szCs w:val="24"/>
          <w:rtl/>
        </w:rPr>
        <w:t xml:space="preserve"> </w:t>
      </w:r>
      <w:r w:rsidRPr="00D133B6">
        <w:rPr>
          <w:rFonts w:ascii="David" w:hAnsi="David" w:cs="David" w:hint="eastAsia"/>
          <w:i/>
          <w:sz w:val="24"/>
          <w:szCs w:val="24"/>
          <w:rtl/>
        </w:rPr>
        <w:t>כתוצאה</w:t>
      </w:r>
      <w:r w:rsidRPr="00D133B6">
        <w:rPr>
          <w:rFonts w:ascii="David" w:hAnsi="David" w:cs="David"/>
          <w:i/>
          <w:sz w:val="24"/>
          <w:szCs w:val="24"/>
          <w:rtl/>
        </w:rPr>
        <w:t xml:space="preserve"> </w:t>
      </w:r>
      <w:r w:rsidRPr="00D133B6">
        <w:rPr>
          <w:rFonts w:ascii="David" w:hAnsi="David" w:cs="David" w:hint="eastAsia"/>
          <w:i/>
          <w:sz w:val="24"/>
          <w:szCs w:val="24"/>
          <w:rtl/>
        </w:rPr>
        <w:t>מכך</w:t>
      </w:r>
      <w:r w:rsidRPr="00D133B6">
        <w:rPr>
          <w:rFonts w:ascii="David" w:hAnsi="David" w:cs="David"/>
          <w:i/>
          <w:sz w:val="24"/>
          <w:szCs w:val="24"/>
          <w:rtl/>
        </w:rPr>
        <w:t xml:space="preserve"> </w:t>
      </w:r>
      <w:r w:rsidRPr="00D133B6">
        <w:rPr>
          <w:rFonts w:ascii="David" w:hAnsi="David" w:cs="David" w:hint="eastAsia"/>
          <w:i/>
          <w:sz w:val="24"/>
          <w:szCs w:val="24"/>
          <w:rtl/>
        </w:rPr>
        <w:t>שהקבלן</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הציב</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בשעות</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w:t>
      </w:r>
    </w:p>
    <w:p w14:paraId="70CE75A9"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לקיים</w:t>
      </w:r>
      <w:r w:rsidRPr="00D133B6">
        <w:rPr>
          <w:rFonts w:ascii="David" w:hAnsi="David" w:cs="David"/>
          <w:i/>
          <w:sz w:val="24"/>
          <w:szCs w:val="24"/>
          <w:rtl/>
        </w:rPr>
        <w:t xml:space="preserve"> </w:t>
      </w:r>
      <w:r w:rsidRPr="00D133B6">
        <w:rPr>
          <w:rFonts w:ascii="David" w:hAnsi="David" w:cs="David" w:hint="eastAsia"/>
          <w:i/>
          <w:sz w:val="24"/>
          <w:szCs w:val="24"/>
          <w:rtl/>
        </w:rPr>
        <w:t>סידורי</w:t>
      </w:r>
      <w:r w:rsidRPr="00D133B6">
        <w:rPr>
          <w:rFonts w:ascii="David" w:hAnsi="David" w:cs="David"/>
          <w:i/>
          <w:sz w:val="24"/>
          <w:szCs w:val="24"/>
          <w:rtl/>
        </w:rPr>
        <w:t xml:space="preserve"> </w:t>
      </w:r>
      <w:r w:rsidRPr="00D133B6">
        <w:rPr>
          <w:rFonts w:ascii="David" w:hAnsi="David" w:cs="David" w:hint="eastAsia"/>
          <w:i/>
          <w:sz w:val="24"/>
          <w:szCs w:val="24"/>
          <w:rtl/>
        </w:rPr>
        <w:t>בטיחות</w:t>
      </w:r>
      <w:r w:rsidRPr="00D133B6">
        <w:rPr>
          <w:rFonts w:ascii="David" w:hAnsi="David" w:cs="David"/>
          <w:i/>
          <w:sz w:val="24"/>
          <w:szCs w:val="24"/>
          <w:rtl/>
        </w:rPr>
        <w:t xml:space="preserve"> </w:t>
      </w:r>
      <w:r w:rsidRPr="00D133B6">
        <w:rPr>
          <w:rFonts w:ascii="David" w:hAnsi="David" w:cs="David" w:hint="eastAsia"/>
          <w:i/>
          <w:sz w:val="24"/>
          <w:szCs w:val="24"/>
          <w:rtl/>
        </w:rPr>
        <w:t>מקסימאליים</w:t>
      </w:r>
      <w:r w:rsidRPr="00D133B6">
        <w:rPr>
          <w:rFonts w:ascii="David" w:hAnsi="David" w:cs="David"/>
          <w:i/>
          <w:sz w:val="24"/>
          <w:szCs w:val="24"/>
          <w:rtl/>
        </w:rPr>
        <w:t xml:space="preserve"> </w:t>
      </w:r>
      <w:r w:rsidRPr="00D133B6">
        <w:rPr>
          <w:rFonts w:ascii="David" w:hAnsi="David" w:cs="David" w:hint="eastAsia"/>
          <w:i/>
          <w:sz w:val="24"/>
          <w:szCs w:val="24"/>
          <w:rtl/>
        </w:rPr>
        <w:t>אשר</w:t>
      </w:r>
      <w:r w:rsidRPr="00D133B6">
        <w:rPr>
          <w:rFonts w:ascii="David" w:hAnsi="David" w:cs="David"/>
          <w:i/>
          <w:sz w:val="24"/>
          <w:szCs w:val="24"/>
          <w:rtl/>
        </w:rPr>
        <w:t xml:space="preserve"> </w:t>
      </w:r>
      <w:r w:rsidRPr="00D133B6">
        <w:rPr>
          <w:rFonts w:ascii="David" w:hAnsi="David" w:cs="David" w:hint="eastAsia"/>
          <w:i/>
          <w:sz w:val="24"/>
          <w:szCs w:val="24"/>
          <w:rtl/>
        </w:rPr>
        <w:t>יבטיחו</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שלום</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הנמצא</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hint="cs"/>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התקנת</w:t>
      </w:r>
      <w:r w:rsidRPr="00D133B6">
        <w:rPr>
          <w:rFonts w:ascii="David" w:hAnsi="David" w:cs="David"/>
          <w:i/>
          <w:sz w:val="24"/>
          <w:szCs w:val="24"/>
          <w:rtl/>
        </w:rPr>
        <w:t xml:space="preserve"> </w:t>
      </w:r>
      <w:r w:rsidRPr="00D133B6">
        <w:rPr>
          <w:rFonts w:ascii="David" w:hAnsi="David" w:cs="David" w:hint="eastAsia"/>
          <w:i/>
          <w:sz w:val="24"/>
          <w:szCs w:val="24"/>
          <w:rtl/>
        </w:rPr>
        <w:t>מנורות</w:t>
      </w:r>
      <w:r w:rsidRPr="00D133B6">
        <w:rPr>
          <w:rFonts w:ascii="David" w:hAnsi="David" w:cs="David"/>
          <w:i/>
          <w:sz w:val="24"/>
          <w:szCs w:val="24"/>
          <w:rtl/>
        </w:rPr>
        <w:t xml:space="preserve">, </w:t>
      </w:r>
      <w:r w:rsidRPr="00D133B6">
        <w:rPr>
          <w:rFonts w:ascii="David" w:hAnsi="David" w:cs="David" w:hint="eastAsia"/>
          <w:i/>
          <w:sz w:val="24"/>
          <w:szCs w:val="24"/>
          <w:rtl/>
        </w:rPr>
        <w:t>פיגומים</w:t>
      </w:r>
      <w:r w:rsidRPr="00D133B6">
        <w:rPr>
          <w:rFonts w:ascii="David" w:hAnsi="David" w:cs="David"/>
          <w:i/>
          <w:sz w:val="24"/>
          <w:szCs w:val="24"/>
          <w:rtl/>
        </w:rPr>
        <w:t xml:space="preserve">, </w:t>
      </w:r>
      <w:r w:rsidRPr="00D133B6">
        <w:rPr>
          <w:rFonts w:ascii="David" w:hAnsi="David" w:cs="David" w:hint="eastAsia"/>
          <w:i/>
          <w:sz w:val="24"/>
          <w:szCs w:val="24"/>
          <w:rtl/>
        </w:rPr>
        <w:t>מחיצות</w:t>
      </w:r>
      <w:r w:rsidRPr="00D133B6">
        <w:rPr>
          <w:rFonts w:ascii="David" w:hAnsi="David" w:cs="David"/>
          <w:i/>
          <w:sz w:val="24"/>
          <w:szCs w:val="24"/>
          <w:rtl/>
        </w:rPr>
        <w:t xml:space="preserve"> </w:t>
      </w:r>
      <w:r w:rsidRPr="00D133B6">
        <w:rPr>
          <w:rFonts w:ascii="David" w:hAnsi="David" w:cs="David" w:hint="eastAsia"/>
          <w:i/>
          <w:sz w:val="24"/>
          <w:szCs w:val="24"/>
          <w:rtl/>
        </w:rPr>
        <w:t>ושלטי</w:t>
      </w:r>
      <w:r w:rsidRPr="00D133B6">
        <w:rPr>
          <w:rFonts w:ascii="David" w:hAnsi="David" w:cs="David"/>
          <w:i/>
          <w:sz w:val="24"/>
          <w:szCs w:val="24"/>
          <w:rtl/>
        </w:rPr>
        <w:t xml:space="preserve"> </w:t>
      </w:r>
      <w:r w:rsidRPr="00D133B6">
        <w:rPr>
          <w:rFonts w:ascii="David" w:hAnsi="David" w:cs="David" w:hint="eastAsia"/>
          <w:i/>
          <w:sz w:val="24"/>
          <w:szCs w:val="24"/>
          <w:rtl/>
        </w:rPr>
        <w:t>אזהרה</w:t>
      </w:r>
      <w:r w:rsidRPr="00D133B6">
        <w:rPr>
          <w:rFonts w:ascii="David" w:hAnsi="David" w:cs="David"/>
          <w:i/>
          <w:sz w:val="24"/>
          <w:szCs w:val="24"/>
          <w:rtl/>
        </w:rPr>
        <w:t xml:space="preserve"> </w:t>
      </w:r>
      <w:r w:rsidRPr="00D133B6">
        <w:rPr>
          <w:rFonts w:ascii="David" w:hAnsi="David" w:cs="David" w:hint="eastAsia"/>
          <w:i/>
          <w:sz w:val="24"/>
          <w:szCs w:val="24"/>
          <w:rtl/>
        </w:rPr>
        <w:t>וכיו</w:t>
      </w:r>
      <w:r w:rsidRPr="00D133B6">
        <w:rPr>
          <w:rFonts w:ascii="David" w:hAnsi="David" w:cs="David"/>
          <w:i/>
          <w:sz w:val="24"/>
          <w:szCs w:val="24"/>
          <w:rtl/>
        </w:rPr>
        <w:t>"</w:t>
      </w:r>
      <w:r w:rsidRPr="00D133B6">
        <w:rPr>
          <w:rFonts w:ascii="David" w:hAnsi="David" w:cs="David" w:hint="eastAsia"/>
          <w:i/>
          <w:sz w:val="24"/>
          <w:szCs w:val="24"/>
          <w:rtl/>
        </w:rPr>
        <w:t>ב</w:t>
      </w:r>
      <w:r w:rsidRPr="00D133B6">
        <w:rPr>
          <w:rFonts w:ascii="David" w:hAnsi="David" w:cs="David"/>
          <w:i/>
          <w:sz w:val="24"/>
          <w:szCs w:val="24"/>
          <w:rtl/>
        </w:rPr>
        <w:t xml:space="preserve"> </w:t>
      </w:r>
      <w:r w:rsidRPr="00D133B6">
        <w:rPr>
          <w:rFonts w:ascii="David" w:hAnsi="David" w:cs="David" w:hint="eastAsia"/>
          <w:i/>
          <w:sz w:val="24"/>
          <w:szCs w:val="24"/>
          <w:rtl/>
        </w:rPr>
        <w:t>כפי</w:t>
      </w:r>
      <w:r w:rsidRPr="00D133B6">
        <w:rPr>
          <w:rFonts w:ascii="David" w:hAnsi="David" w:cs="David"/>
          <w:i/>
          <w:sz w:val="24"/>
          <w:szCs w:val="24"/>
          <w:rtl/>
        </w:rPr>
        <w:t xml:space="preserve"> </w:t>
      </w:r>
      <w:r w:rsidRPr="00D133B6">
        <w:rPr>
          <w:rFonts w:ascii="David" w:hAnsi="David" w:cs="David" w:hint="cs"/>
          <w:i/>
          <w:sz w:val="24"/>
          <w:szCs w:val="24"/>
          <w:rtl/>
        </w:rPr>
        <w:t>שיידרש</w:t>
      </w:r>
      <w:r w:rsidRPr="00D133B6">
        <w:rPr>
          <w:rFonts w:ascii="David" w:hAnsi="David" w:cs="David"/>
          <w:i/>
          <w:sz w:val="24"/>
          <w:szCs w:val="24"/>
          <w:rtl/>
        </w:rPr>
        <w:t xml:space="preserve"> </w:t>
      </w:r>
      <w:r w:rsidRPr="00D133B6">
        <w:rPr>
          <w:rFonts w:ascii="David" w:hAnsi="David" w:cs="David" w:hint="eastAsia"/>
          <w:i/>
          <w:sz w:val="24"/>
          <w:szCs w:val="24"/>
          <w:rtl/>
        </w:rPr>
        <w:t>מעת</w:t>
      </w:r>
      <w:r w:rsidRPr="00D133B6">
        <w:rPr>
          <w:rFonts w:ascii="David" w:hAnsi="David" w:cs="David"/>
          <w:i/>
          <w:sz w:val="24"/>
          <w:szCs w:val="24"/>
          <w:rtl/>
        </w:rPr>
        <w:t xml:space="preserve"> </w:t>
      </w:r>
      <w:r w:rsidRPr="00D133B6">
        <w:rPr>
          <w:rFonts w:ascii="David" w:hAnsi="David" w:cs="David" w:hint="eastAsia"/>
          <w:i/>
          <w:sz w:val="24"/>
          <w:szCs w:val="24"/>
          <w:rtl/>
        </w:rPr>
        <w:t>לעת</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לשם</w:t>
      </w:r>
      <w:r w:rsidRPr="00D133B6">
        <w:rPr>
          <w:rFonts w:ascii="David" w:hAnsi="David" w:cs="David"/>
          <w:i/>
          <w:sz w:val="24"/>
          <w:szCs w:val="24"/>
          <w:rtl/>
        </w:rPr>
        <w:t xml:space="preserve"> </w:t>
      </w:r>
      <w:r w:rsidRPr="00D133B6">
        <w:rPr>
          <w:rFonts w:ascii="David" w:hAnsi="David" w:cs="David" w:hint="eastAsia"/>
          <w:i/>
          <w:sz w:val="24"/>
          <w:szCs w:val="24"/>
          <w:rtl/>
        </w:rPr>
        <w:t>הגנה</w:t>
      </w:r>
      <w:r w:rsidRPr="00D133B6">
        <w:rPr>
          <w:rFonts w:ascii="David" w:hAnsi="David" w:cs="David"/>
          <w:i/>
          <w:sz w:val="24"/>
          <w:szCs w:val="24"/>
          <w:rtl/>
        </w:rPr>
        <w:t xml:space="preserve"> </w:t>
      </w:r>
      <w:r w:rsidRPr="00D133B6">
        <w:rPr>
          <w:rFonts w:ascii="David" w:hAnsi="David" w:cs="David" w:hint="eastAsia"/>
          <w:i/>
          <w:sz w:val="24"/>
          <w:szCs w:val="24"/>
          <w:rtl/>
        </w:rPr>
        <w:t>מספקת</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הציבור</w:t>
      </w:r>
      <w:r w:rsidRPr="00D133B6">
        <w:rPr>
          <w:rFonts w:ascii="David" w:hAnsi="David" w:cs="David"/>
          <w:i/>
          <w:sz w:val="24"/>
          <w:szCs w:val="24"/>
          <w:rtl/>
        </w:rPr>
        <w:t xml:space="preserve">. </w:t>
      </w:r>
      <w:r w:rsidRPr="00D133B6">
        <w:rPr>
          <w:rFonts w:ascii="David" w:hAnsi="David" w:cs="David" w:hint="eastAsia"/>
          <w:i/>
          <w:sz w:val="24"/>
          <w:szCs w:val="24"/>
          <w:rtl/>
        </w:rPr>
        <w:t>ידוע</w:t>
      </w:r>
      <w:r w:rsidRPr="00D133B6">
        <w:rPr>
          <w:rFonts w:ascii="David" w:hAnsi="David" w:cs="David"/>
          <w:i/>
          <w:sz w:val="24"/>
          <w:szCs w:val="24"/>
          <w:rtl/>
        </w:rPr>
        <w:t xml:space="preserve"> </w:t>
      </w:r>
      <w:r w:rsidRPr="00D133B6">
        <w:rPr>
          <w:rFonts w:ascii="David" w:hAnsi="David" w:cs="David" w:hint="eastAsia"/>
          <w:i/>
          <w:sz w:val="24"/>
          <w:szCs w:val="24"/>
          <w:rtl/>
        </w:rPr>
        <w:t>לקבלן</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אי</w:t>
      </w:r>
      <w:r w:rsidRPr="00D133B6">
        <w:rPr>
          <w:rFonts w:ascii="David" w:hAnsi="David" w:cs="David"/>
          <w:i/>
          <w:sz w:val="24"/>
          <w:szCs w:val="24"/>
          <w:rtl/>
        </w:rPr>
        <w:t xml:space="preserve"> </w:t>
      </w:r>
      <w:r w:rsidRPr="00D133B6">
        <w:rPr>
          <w:rFonts w:ascii="David" w:hAnsi="David" w:cs="David" w:hint="eastAsia"/>
          <w:i/>
          <w:sz w:val="24"/>
          <w:szCs w:val="24"/>
          <w:rtl/>
        </w:rPr>
        <w:t>קיום</w:t>
      </w:r>
      <w:r w:rsidRPr="00D133B6">
        <w:rPr>
          <w:rFonts w:ascii="David" w:hAnsi="David" w:cs="David"/>
          <w:i/>
          <w:sz w:val="24"/>
          <w:szCs w:val="24"/>
          <w:rtl/>
        </w:rPr>
        <w:t xml:space="preserve"> </w:t>
      </w:r>
      <w:r w:rsidRPr="00D133B6">
        <w:rPr>
          <w:rFonts w:ascii="David" w:hAnsi="David" w:cs="David" w:hint="cs"/>
          <w:i/>
          <w:sz w:val="24"/>
          <w:szCs w:val="24"/>
          <w:rtl/>
        </w:rPr>
        <w:t>סידורי בטיחות אלו</w:t>
      </w:r>
      <w:r w:rsidRPr="00D133B6">
        <w:rPr>
          <w:rFonts w:ascii="David" w:hAnsi="David" w:cs="David"/>
          <w:i/>
          <w:sz w:val="24"/>
          <w:szCs w:val="24"/>
          <w:rtl/>
        </w:rPr>
        <w:t xml:space="preserve"> </w:t>
      </w:r>
      <w:r w:rsidRPr="00D133B6">
        <w:rPr>
          <w:rFonts w:ascii="David" w:hAnsi="David" w:cs="David" w:hint="eastAsia"/>
          <w:i/>
          <w:sz w:val="24"/>
          <w:szCs w:val="24"/>
          <w:rtl/>
        </w:rPr>
        <w:t>עלול</w:t>
      </w:r>
      <w:r w:rsidRPr="00D133B6">
        <w:rPr>
          <w:rFonts w:ascii="David" w:hAnsi="David" w:cs="David"/>
          <w:i/>
          <w:sz w:val="24"/>
          <w:szCs w:val="24"/>
          <w:rtl/>
        </w:rPr>
        <w:t xml:space="preserve"> </w:t>
      </w:r>
      <w:r w:rsidRPr="00D133B6">
        <w:rPr>
          <w:rFonts w:ascii="David" w:hAnsi="David" w:cs="David" w:hint="eastAsia"/>
          <w:i/>
          <w:sz w:val="24"/>
          <w:szCs w:val="24"/>
          <w:rtl/>
        </w:rPr>
        <w:t>לפגוע</w:t>
      </w:r>
      <w:r w:rsidRPr="00D133B6">
        <w:rPr>
          <w:rFonts w:ascii="David" w:hAnsi="David" w:cs="David"/>
          <w:i/>
          <w:sz w:val="24"/>
          <w:szCs w:val="24"/>
          <w:rtl/>
        </w:rPr>
        <w:t xml:space="preserve"> </w:t>
      </w:r>
      <w:r w:rsidRPr="00D133B6">
        <w:rPr>
          <w:rFonts w:ascii="David" w:hAnsi="David" w:cs="David" w:hint="eastAsia"/>
          <w:i/>
          <w:sz w:val="24"/>
          <w:szCs w:val="24"/>
          <w:rtl/>
        </w:rPr>
        <w:t>בזכויות</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פוליסת</w:t>
      </w:r>
      <w:r w:rsidRPr="00D133B6">
        <w:rPr>
          <w:rFonts w:ascii="David" w:hAnsi="David" w:cs="David"/>
          <w:i/>
          <w:sz w:val="24"/>
          <w:szCs w:val="24"/>
          <w:rtl/>
        </w:rPr>
        <w:t xml:space="preserve"> </w:t>
      </w:r>
      <w:r w:rsidRPr="00D133B6">
        <w:rPr>
          <w:rFonts w:ascii="David" w:hAnsi="David" w:cs="David" w:hint="eastAsia"/>
          <w:i/>
          <w:sz w:val="24"/>
          <w:szCs w:val="24"/>
          <w:rtl/>
        </w:rPr>
        <w:t>הביטוח</w:t>
      </w:r>
      <w:r w:rsidRPr="00D133B6">
        <w:rPr>
          <w:rFonts w:ascii="David" w:hAnsi="David" w:cs="David"/>
          <w:i/>
          <w:sz w:val="24"/>
          <w:szCs w:val="24"/>
          <w:rtl/>
        </w:rPr>
        <w:t xml:space="preserve"> </w:t>
      </w:r>
      <w:r w:rsidRPr="00D133B6">
        <w:rPr>
          <w:rFonts w:ascii="David" w:hAnsi="David" w:cs="David" w:hint="eastAsia"/>
          <w:i/>
          <w:sz w:val="24"/>
          <w:szCs w:val="24"/>
          <w:rtl/>
        </w:rPr>
        <w:t>שנערכה</w:t>
      </w:r>
      <w:r w:rsidRPr="00D133B6">
        <w:rPr>
          <w:rFonts w:ascii="David" w:hAnsi="David" w:cs="David"/>
          <w:i/>
          <w:sz w:val="24"/>
          <w:szCs w:val="24"/>
          <w:rtl/>
        </w:rPr>
        <w:t xml:space="preserve"> </w:t>
      </w:r>
      <w:r w:rsidRPr="00D133B6">
        <w:rPr>
          <w:rFonts w:ascii="David" w:hAnsi="David" w:cs="David" w:hint="eastAsia"/>
          <w:i/>
          <w:sz w:val="24"/>
          <w:szCs w:val="24"/>
          <w:rtl/>
        </w:rPr>
        <w:t>בגין</w:t>
      </w:r>
      <w:r w:rsidRPr="00D133B6">
        <w:rPr>
          <w:rFonts w:ascii="David" w:hAnsi="David" w:cs="David"/>
          <w:i/>
          <w:sz w:val="24"/>
          <w:szCs w:val="24"/>
          <w:rtl/>
        </w:rPr>
        <w:t xml:space="preserve"> </w:t>
      </w:r>
      <w:r w:rsidRPr="00D133B6">
        <w:rPr>
          <w:rFonts w:ascii="David" w:hAnsi="David" w:cs="David" w:hint="eastAsia"/>
          <w:i/>
          <w:sz w:val="24"/>
          <w:szCs w:val="24"/>
          <w:rtl/>
        </w:rPr>
        <w:t>ביצוע</w:t>
      </w:r>
      <w:r w:rsidRPr="00D133B6">
        <w:rPr>
          <w:rFonts w:ascii="David" w:hAnsi="David" w:cs="David"/>
          <w:i/>
          <w:sz w:val="24"/>
          <w:szCs w:val="24"/>
          <w:rtl/>
        </w:rPr>
        <w:t xml:space="preserve"> </w:t>
      </w:r>
      <w:r w:rsidRPr="00D133B6">
        <w:rPr>
          <w:rFonts w:ascii="David" w:hAnsi="David" w:cs="David" w:hint="eastAsia"/>
          <w:i/>
          <w:sz w:val="24"/>
          <w:szCs w:val="24"/>
          <w:rtl/>
        </w:rPr>
        <w:t>הפרויקט</w:t>
      </w:r>
      <w:r w:rsidRPr="00D133B6">
        <w:rPr>
          <w:rFonts w:ascii="David" w:hAnsi="David" w:cs="David"/>
          <w:i/>
          <w:sz w:val="24"/>
          <w:szCs w:val="24"/>
          <w:rtl/>
        </w:rPr>
        <w:t>.</w:t>
      </w:r>
    </w:p>
    <w:p w14:paraId="3B84D5CC"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Pr>
      </w:pPr>
      <w:r w:rsidRPr="00D133B6">
        <w:rPr>
          <w:rFonts w:ascii="David" w:hAnsi="David" w:cs="David" w:hint="eastAsia"/>
          <w:i/>
          <w:sz w:val="24"/>
          <w:szCs w:val="24"/>
          <w:rtl/>
        </w:rPr>
        <w:t>לספק</w:t>
      </w:r>
      <w:r w:rsidRPr="00D133B6">
        <w:rPr>
          <w:rFonts w:ascii="David" w:hAnsi="David" w:cs="David"/>
          <w:i/>
          <w:sz w:val="24"/>
          <w:szCs w:val="24"/>
          <w:rtl/>
        </w:rPr>
        <w:t xml:space="preserve"> </w:t>
      </w:r>
      <w:r w:rsidRPr="00D133B6">
        <w:rPr>
          <w:rFonts w:ascii="David" w:hAnsi="David" w:cs="David" w:hint="eastAsia"/>
          <w:i/>
          <w:sz w:val="24"/>
          <w:szCs w:val="24"/>
          <w:rtl/>
        </w:rPr>
        <w:t>ולקיים</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ושאר</w:t>
      </w:r>
      <w:r w:rsidRPr="00D133B6">
        <w:rPr>
          <w:rFonts w:ascii="David" w:hAnsi="David" w:cs="David"/>
          <w:i/>
          <w:sz w:val="24"/>
          <w:szCs w:val="24"/>
          <w:rtl/>
        </w:rPr>
        <w:t xml:space="preserve"> </w:t>
      </w:r>
      <w:r w:rsidRPr="00D133B6">
        <w:rPr>
          <w:rFonts w:ascii="David" w:hAnsi="David" w:cs="David" w:hint="eastAsia"/>
          <w:i/>
          <w:sz w:val="24"/>
          <w:szCs w:val="24"/>
          <w:rtl/>
        </w:rPr>
        <w:t>אמצעי</w:t>
      </w:r>
      <w:r w:rsidRPr="00D133B6">
        <w:rPr>
          <w:rFonts w:ascii="David" w:hAnsi="David" w:cs="David"/>
          <w:i/>
          <w:sz w:val="24"/>
          <w:szCs w:val="24"/>
          <w:rtl/>
        </w:rPr>
        <w:t xml:space="preserve"> </w:t>
      </w:r>
      <w:r w:rsidRPr="00D133B6">
        <w:rPr>
          <w:rFonts w:ascii="David" w:hAnsi="David" w:cs="David" w:hint="eastAsia"/>
          <w:i/>
          <w:sz w:val="24"/>
          <w:szCs w:val="24"/>
          <w:rtl/>
        </w:rPr>
        <w:t>זהירות</w:t>
      </w:r>
      <w:r w:rsidRPr="00D133B6">
        <w:rPr>
          <w:rFonts w:ascii="David" w:hAnsi="David" w:cs="David"/>
          <w:i/>
          <w:sz w:val="24"/>
          <w:szCs w:val="24"/>
          <w:rtl/>
        </w:rPr>
        <w:t xml:space="preserve"> </w:t>
      </w:r>
      <w:r w:rsidRPr="00D133B6">
        <w:rPr>
          <w:rFonts w:ascii="David" w:hAnsi="David" w:cs="David" w:hint="eastAsia"/>
          <w:i/>
          <w:sz w:val="24"/>
          <w:szCs w:val="24"/>
          <w:rtl/>
        </w:rPr>
        <w:t>ובטיחות</w:t>
      </w:r>
      <w:r w:rsidRPr="00D133B6">
        <w:rPr>
          <w:rFonts w:ascii="David" w:hAnsi="David" w:cs="David"/>
          <w:i/>
          <w:sz w:val="24"/>
          <w:szCs w:val="24"/>
          <w:rtl/>
        </w:rPr>
        <w:t xml:space="preserve"> </w:t>
      </w:r>
      <w:r w:rsidRPr="00D133B6">
        <w:rPr>
          <w:rFonts w:ascii="David" w:hAnsi="David" w:cs="David" w:hint="eastAsia"/>
          <w:i/>
          <w:sz w:val="24"/>
          <w:szCs w:val="24"/>
          <w:rtl/>
        </w:rPr>
        <w:t>להגנתו</w:t>
      </w:r>
      <w:r w:rsidRPr="00D133B6">
        <w:rPr>
          <w:rFonts w:ascii="David" w:hAnsi="David" w:cs="David"/>
          <w:i/>
          <w:sz w:val="24"/>
          <w:szCs w:val="24"/>
          <w:rtl/>
        </w:rPr>
        <w:t xml:space="preserve"> </w:t>
      </w:r>
      <w:r w:rsidRPr="00D133B6">
        <w:rPr>
          <w:rFonts w:ascii="David" w:hAnsi="David" w:cs="David" w:hint="eastAsia"/>
          <w:i/>
          <w:sz w:val="24"/>
          <w:szCs w:val="24"/>
          <w:rtl/>
        </w:rPr>
        <w:t>בטחונו</w:t>
      </w:r>
      <w:r w:rsidRPr="00D133B6">
        <w:rPr>
          <w:rFonts w:ascii="David" w:hAnsi="David" w:cs="David"/>
          <w:i/>
          <w:sz w:val="24"/>
          <w:szCs w:val="24"/>
          <w:rtl/>
        </w:rPr>
        <w:t xml:space="preserve"> </w:t>
      </w:r>
      <w:r w:rsidRPr="00D133B6">
        <w:rPr>
          <w:rFonts w:ascii="David" w:hAnsi="David" w:cs="David" w:hint="eastAsia"/>
          <w:i/>
          <w:sz w:val="24"/>
          <w:szCs w:val="24"/>
          <w:rtl/>
        </w:rPr>
        <w:t>ונוחיותו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הצבור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שיהיה</w:t>
      </w:r>
      <w:r w:rsidRPr="00D133B6">
        <w:rPr>
          <w:rFonts w:ascii="David" w:hAnsi="David" w:cs="David"/>
          <w:i/>
          <w:sz w:val="24"/>
          <w:szCs w:val="24"/>
          <w:rtl/>
        </w:rPr>
        <w:t xml:space="preserve"> </w:t>
      </w:r>
      <w:r w:rsidRPr="00D133B6">
        <w:rPr>
          <w:rFonts w:ascii="David" w:hAnsi="David" w:cs="David" w:hint="eastAsia"/>
          <w:i/>
          <w:sz w:val="24"/>
          <w:szCs w:val="24"/>
          <w:rtl/>
        </w:rPr>
        <w:t>צורך</w:t>
      </w:r>
      <w:r w:rsidRPr="00D133B6">
        <w:rPr>
          <w:rFonts w:ascii="David" w:hAnsi="David" w:cs="David"/>
          <w:i/>
          <w:sz w:val="24"/>
          <w:szCs w:val="24"/>
          <w:rtl/>
        </w:rPr>
        <w:t xml:space="preserve"> </w:t>
      </w:r>
      <w:r w:rsidRPr="00D133B6">
        <w:rPr>
          <w:rFonts w:ascii="David" w:hAnsi="David" w:cs="David" w:hint="eastAsia"/>
          <w:i/>
          <w:sz w:val="24"/>
          <w:szCs w:val="24"/>
          <w:rtl/>
        </w:rPr>
        <w:t>בכך</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שיידרש</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הרשות</w:t>
      </w:r>
      <w:r w:rsidRPr="00D133B6">
        <w:rPr>
          <w:rFonts w:ascii="David" w:hAnsi="David" w:cs="David"/>
          <w:i/>
          <w:sz w:val="24"/>
          <w:szCs w:val="24"/>
          <w:rtl/>
        </w:rPr>
        <w:t xml:space="preserve"> </w:t>
      </w:r>
      <w:r w:rsidRPr="00D133B6">
        <w:rPr>
          <w:rFonts w:ascii="David" w:hAnsi="David" w:cs="David" w:hint="eastAsia"/>
          <w:i/>
          <w:sz w:val="24"/>
          <w:szCs w:val="24"/>
          <w:rtl/>
        </w:rPr>
        <w:t>המקומית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שיהיה</w:t>
      </w:r>
      <w:r w:rsidRPr="00D133B6">
        <w:rPr>
          <w:rFonts w:ascii="David" w:hAnsi="David" w:cs="David"/>
          <w:i/>
          <w:sz w:val="24"/>
          <w:szCs w:val="24"/>
          <w:rtl/>
        </w:rPr>
        <w:t xml:space="preserve"> </w:t>
      </w:r>
      <w:r w:rsidRPr="00D133B6">
        <w:rPr>
          <w:rFonts w:ascii="David" w:hAnsi="David" w:cs="David" w:hint="eastAsia"/>
          <w:i/>
          <w:sz w:val="24"/>
          <w:szCs w:val="24"/>
          <w:rtl/>
        </w:rPr>
        <w:t>דרוש</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הדין</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במשרד</w:t>
      </w:r>
      <w:r w:rsidRPr="00D133B6">
        <w:rPr>
          <w:rFonts w:ascii="David" w:hAnsi="David" w:cs="David"/>
          <w:i/>
          <w:sz w:val="24"/>
          <w:szCs w:val="24"/>
          <w:rtl/>
        </w:rPr>
        <w:t xml:space="preserve"> </w:t>
      </w:r>
      <w:r w:rsidRPr="00D133B6">
        <w:rPr>
          <w:rFonts w:ascii="David" w:hAnsi="David" w:cs="David" w:hint="eastAsia"/>
          <w:i/>
          <w:sz w:val="24"/>
          <w:szCs w:val="24"/>
          <w:rtl/>
        </w:rPr>
        <w:t>המכירות</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הסמוך</w:t>
      </w:r>
      <w:r w:rsidRPr="00D133B6">
        <w:rPr>
          <w:rFonts w:ascii="David" w:hAnsi="David" w:cs="David"/>
          <w:i/>
          <w:sz w:val="24"/>
          <w:szCs w:val="24"/>
          <w:rtl/>
        </w:rPr>
        <w:t xml:space="preserve"> </w:t>
      </w:r>
      <w:r w:rsidRPr="00D133B6">
        <w:rPr>
          <w:rFonts w:ascii="David" w:hAnsi="David" w:cs="David" w:hint="eastAsia"/>
          <w:i/>
          <w:sz w:val="24"/>
          <w:szCs w:val="24"/>
          <w:rtl/>
        </w:rPr>
        <w:t>לאתר</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העניין</w:t>
      </w:r>
      <w:r w:rsidRPr="00D133B6">
        <w:rPr>
          <w:rFonts w:ascii="David" w:hAnsi="David" w:cs="David"/>
          <w:i/>
          <w:sz w:val="24"/>
          <w:szCs w:val="24"/>
          <w:rtl/>
        </w:rPr>
        <w:t>.</w:t>
      </w:r>
      <w:r w:rsidRPr="00D133B6">
        <w:rPr>
          <w:rFonts w:ascii="David" w:hAnsi="David" w:cs="David" w:hint="cs"/>
          <w:i/>
          <w:sz w:val="24"/>
          <w:szCs w:val="24"/>
          <w:rtl/>
        </w:rPr>
        <w:t xml:space="preserve"> </w:t>
      </w:r>
    </w:p>
    <w:p w14:paraId="720AC142" w14:textId="77777777" w:rsidR="00EF4F1C" w:rsidRPr="00D133B6" w:rsidRDefault="00EF4F1C" w:rsidP="000A7A06">
      <w:pPr>
        <w:spacing w:after="0" w:afterAutospacing="0" w:line="240" w:lineRule="auto"/>
        <w:ind w:left="799"/>
        <w:rPr>
          <w:rFonts w:ascii="David" w:hAnsi="David" w:cs="David"/>
          <w:i/>
          <w:sz w:val="24"/>
          <w:szCs w:val="24"/>
          <w:rtl/>
        </w:rPr>
      </w:pPr>
      <w:r w:rsidRPr="00D133B6">
        <w:rPr>
          <w:rFonts w:ascii="David" w:hAnsi="David" w:cs="David"/>
          <w:i/>
          <w:sz w:val="24"/>
          <w:szCs w:val="24"/>
          <w:rtl/>
        </w:rPr>
        <w:t xml:space="preserve">ידוע לקבלן כי אי קיום נהלים אלה עלול לפגוע בזכויות עפ"י פוליסת הביטוח שנערכה בגין ביצוע הפרויקט.  </w:t>
      </w:r>
    </w:p>
    <w:p w14:paraId="21A4EC20"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לשמור</w:t>
      </w:r>
      <w:r w:rsidRPr="000A7A06">
        <w:rPr>
          <w:rFonts w:ascii="David" w:hAnsi="David" w:cs="David"/>
          <w:i/>
          <w:sz w:val="24"/>
          <w:szCs w:val="24"/>
          <w:rtl/>
        </w:rPr>
        <w:t xml:space="preserve"> </w:t>
      </w:r>
      <w:r w:rsidRPr="000A7A06">
        <w:rPr>
          <w:rFonts w:ascii="David" w:hAnsi="David" w:cs="David" w:hint="eastAsia"/>
          <w:i/>
          <w:sz w:val="24"/>
          <w:szCs w:val="24"/>
          <w:rtl/>
        </w:rPr>
        <w:t>על</w:t>
      </w:r>
      <w:r w:rsidRPr="000A7A06">
        <w:rPr>
          <w:rFonts w:ascii="David" w:hAnsi="David" w:cs="David"/>
          <w:i/>
          <w:sz w:val="24"/>
          <w:szCs w:val="24"/>
          <w:rtl/>
        </w:rPr>
        <w:t xml:space="preserve"> </w:t>
      </w:r>
      <w:r w:rsidRPr="000A7A06">
        <w:rPr>
          <w:rFonts w:ascii="David" w:hAnsi="David" w:cs="David" w:hint="eastAsia"/>
          <w:i/>
          <w:sz w:val="24"/>
          <w:szCs w:val="24"/>
          <w:rtl/>
        </w:rPr>
        <w:t>ניקיון</w:t>
      </w:r>
      <w:r w:rsidRPr="000A7A06">
        <w:rPr>
          <w:rFonts w:ascii="David" w:hAnsi="David" w:cs="David"/>
          <w:i/>
          <w:sz w:val="24"/>
          <w:szCs w:val="24"/>
          <w:rtl/>
        </w:rPr>
        <w:t xml:space="preserve"> </w:t>
      </w:r>
      <w:r w:rsidRPr="000A7A06">
        <w:rPr>
          <w:rFonts w:ascii="David" w:hAnsi="David" w:cs="David" w:hint="eastAsia"/>
          <w:i/>
          <w:sz w:val="24"/>
          <w:szCs w:val="24"/>
          <w:rtl/>
        </w:rPr>
        <w:t>האתר</w:t>
      </w:r>
      <w:r w:rsidRPr="000A7A06">
        <w:rPr>
          <w:rFonts w:ascii="David" w:hAnsi="David" w:cs="David"/>
          <w:i/>
          <w:sz w:val="24"/>
          <w:szCs w:val="24"/>
          <w:rtl/>
        </w:rPr>
        <w:t xml:space="preserve"> </w:t>
      </w:r>
      <w:r w:rsidRPr="000A7A06">
        <w:rPr>
          <w:rFonts w:ascii="David" w:hAnsi="David" w:cs="David" w:hint="eastAsia"/>
          <w:i/>
          <w:sz w:val="24"/>
          <w:szCs w:val="24"/>
          <w:rtl/>
        </w:rPr>
        <w:t>וכל</w:t>
      </w:r>
      <w:r w:rsidRPr="000A7A06">
        <w:rPr>
          <w:rFonts w:ascii="David" w:hAnsi="David" w:cs="David"/>
          <w:i/>
          <w:sz w:val="24"/>
          <w:szCs w:val="24"/>
          <w:rtl/>
        </w:rPr>
        <w:t xml:space="preserve"> </w:t>
      </w:r>
      <w:r w:rsidRPr="000A7A06">
        <w:rPr>
          <w:rFonts w:ascii="David" w:hAnsi="David" w:cs="David" w:hint="eastAsia"/>
          <w:i/>
          <w:sz w:val="24"/>
          <w:szCs w:val="24"/>
          <w:rtl/>
        </w:rPr>
        <w:t>הכלול</w:t>
      </w:r>
      <w:r w:rsidRPr="000A7A06">
        <w:rPr>
          <w:rFonts w:ascii="David" w:hAnsi="David" w:cs="David"/>
          <w:i/>
          <w:sz w:val="24"/>
          <w:szCs w:val="24"/>
          <w:rtl/>
        </w:rPr>
        <w:t xml:space="preserve"> </w:t>
      </w:r>
      <w:r w:rsidRPr="000A7A06">
        <w:rPr>
          <w:rFonts w:ascii="David" w:hAnsi="David" w:cs="David" w:hint="eastAsia"/>
          <w:i/>
          <w:sz w:val="24"/>
          <w:szCs w:val="24"/>
          <w:rtl/>
        </w:rPr>
        <w:t>בו</w:t>
      </w:r>
      <w:r w:rsidRPr="000A7A06">
        <w:rPr>
          <w:rFonts w:ascii="David" w:hAnsi="David" w:cs="David"/>
          <w:i/>
          <w:sz w:val="24"/>
          <w:szCs w:val="24"/>
          <w:rtl/>
        </w:rPr>
        <w:t>.</w:t>
      </w:r>
    </w:p>
    <w:p w14:paraId="4F0357DF"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להרחיק</w:t>
      </w:r>
      <w:r w:rsidRPr="000A7A06">
        <w:rPr>
          <w:rFonts w:ascii="David" w:hAnsi="David" w:cs="David"/>
          <w:i/>
          <w:sz w:val="24"/>
          <w:szCs w:val="24"/>
          <w:rtl/>
        </w:rPr>
        <w:t xml:space="preserve"> </w:t>
      </w:r>
      <w:r w:rsidRPr="000A7A06">
        <w:rPr>
          <w:rFonts w:ascii="David" w:hAnsi="David" w:cs="David" w:hint="eastAsia"/>
          <w:i/>
          <w:sz w:val="24"/>
          <w:szCs w:val="24"/>
          <w:rtl/>
        </w:rPr>
        <w:t>מהאתר</w:t>
      </w:r>
      <w:r w:rsidRPr="000A7A06">
        <w:rPr>
          <w:rFonts w:ascii="David" w:hAnsi="David" w:cs="David"/>
          <w:i/>
          <w:sz w:val="24"/>
          <w:szCs w:val="24"/>
          <w:rtl/>
        </w:rPr>
        <w:t xml:space="preserve"> </w:t>
      </w:r>
      <w:r w:rsidRPr="000A7A06">
        <w:rPr>
          <w:rFonts w:ascii="David" w:hAnsi="David" w:cs="David" w:hint="eastAsia"/>
          <w:i/>
          <w:sz w:val="24"/>
          <w:szCs w:val="24"/>
          <w:rtl/>
        </w:rPr>
        <w:t>כל</w:t>
      </w:r>
      <w:r w:rsidRPr="000A7A06">
        <w:rPr>
          <w:rFonts w:ascii="David" w:hAnsi="David" w:cs="David"/>
          <w:i/>
          <w:sz w:val="24"/>
          <w:szCs w:val="24"/>
          <w:rtl/>
        </w:rPr>
        <w:t xml:space="preserve"> </w:t>
      </w:r>
      <w:r w:rsidRPr="000A7A06">
        <w:rPr>
          <w:rFonts w:ascii="David" w:hAnsi="David" w:cs="David" w:hint="eastAsia"/>
          <w:i/>
          <w:sz w:val="24"/>
          <w:szCs w:val="24"/>
          <w:rtl/>
        </w:rPr>
        <w:t>פסולת</w:t>
      </w:r>
      <w:r w:rsidRPr="000A7A06">
        <w:rPr>
          <w:rFonts w:ascii="David" w:hAnsi="David" w:cs="David"/>
          <w:i/>
          <w:sz w:val="24"/>
          <w:szCs w:val="24"/>
          <w:rtl/>
        </w:rPr>
        <w:t xml:space="preserve"> </w:t>
      </w:r>
      <w:r w:rsidRPr="000A7A06">
        <w:rPr>
          <w:rFonts w:ascii="David" w:hAnsi="David" w:cs="David" w:hint="eastAsia"/>
          <w:i/>
          <w:sz w:val="24"/>
          <w:szCs w:val="24"/>
          <w:rtl/>
        </w:rPr>
        <w:t>ושיירי</w:t>
      </w:r>
      <w:r w:rsidRPr="000A7A06">
        <w:rPr>
          <w:rFonts w:ascii="David" w:hAnsi="David" w:cs="David"/>
          <w:i/>
          <w:sz w:val="24"/>
          <w:szCs w:val="24"/>
          <w:rtl/>
        </w:rPr>
        <w:t xml:space="preserve"> </w:t>
      </w:r>
      <w:r w:rsidRPr="000A7A06">
        <w:rPr>
          <w:rFonts w:ascii="David" w:hAnsi="David" w:cs="David" w:hint="eastAsia"/>
          <w:i/>
          <w:sz w:val="24"/>
          <w:szCs w:val="24"/>
          <w:rtl/>
        </w:rPr>
        <w:t>בנין</w:t>
      </w:r>
      <w:r w:rsidRPr="000A7A06">
        <w:rPr>
          <w:rFonts w:ascii="David" w:hAnsi="David" w:cs="David"/>
          <w:i/>
          <w:sz w:val="24"/>
          <w:szCs w:val="24"/>
          <w:rtl/>
        </w:rPr>
        <w:t xml:space="preserve"> </w:t>
      </w:r>
      <w:r w:rsidRPr="000A7A06">
        <w:rPr>
          <w:rFonts w:ascii="David" w:hAnsi="David" w:cs="David" w:hint="eastAsia"/>
          <w:i/>
          <w:sz w:val="24"/>
          <w:szCs w:val="24"/>
          <w:rtl/>
        </w:rPr>
        <w:t>בכל</w:t>
      </w:r>
      <w:r w:rsidRPr="000A7A06">
        <w:rPr>
          <w:rFonts w:ascii="David" w:hAnsi="David" w:cs="David"/>
          <w:i/>
          <w:sz w:val="24"/>
          <w:szCs w:val="24"/>
          <w:rtl/>
        </w:rPr>
        <w:t xml:space="preserve"> </w:t>
      </w:r>
      <w:r w:rsidRPr="000A7A06">
        <w:rPr>
          <w:rFonts w:ascii="David" w:hAnsi="David" w:cs="David" w:hint="eastAsia"/>
          <w:i/>
          <w:sz w:val="24"/>
          <w:szCs w:val="24"/>
          <w:rtl/>
        </w:rPr>
        <w:t>עת</w:t>
      </w:r>
      <w:r w:rsidRPr="000A7A06">
        <w:rPr>
          <w:rFonts w:ascii="David" w:hAnsi="David" w:cs="David"/>
          <w:i/>
          <w:sz w:val="24"/>
          <w:szCs w:val="24"/>
          <w:rtl/>
        </w:rPr>
        <w:t xml:space="preserve"> </w:t>
      </w:r>
      <w:r w:rsidRPr="000A7A06">
        <w:rPr>
          <w:rFonts w:ascii="David" w:hAnsi="David" w:cs="David" w:hint="eastAsia"/>
          <w:i/>
          <w:sz w:val="24"/>
          <w:szCs w:val="24"/>
          <w:rtl/>
        </w:rPr>
        <w:t>שיידרש</w:t>
      </w:r>
      <w:r w:rsidRPr="000A7A06">
        <w:rPr>
          <w:rFonts w:ascii="David" w:hAnsi="David" w:cs="David"/>
          <w:i/>
          <w:sz w:val="24"/>
          <w:szCs w:val="24"/>
          <w:rtl/>
        </w:rPr>
        <w:t xml:space="preserve"> </w:t>
      </w:r>
      <w:r w:rsidRPr="000A7A06">
        <w:rPr>
          <w:rFonts w:ascii="David" w:hAnsi="David" w:cs="David" w:hint="eastAsia"/>
          <w:i/>
          <w:sz w:val="24"/>
          <w:szCs w:val="24"/>
          <w:rtl/>
        </w:rPr>
        <w:t>ע</w:t>
      </w:r>
      <w:r w:rsidRPr="000A7A06">
        <w:rPr>
          <w:rFonts w:ascii="David" w:hAnsi="David" w:cs="David"/>
          <w:i/>
          <w:sz w:val="24"/>
          <w:szCs w:val="24"/>
          <w:rtl/>
        </w:rPr>
        <w:t>"</w:t>
      </w:r>
      <w:r w:rsidRPr="000A7A06">
        <w:rPr>
          <w:rFonts w:ascii="David" w:hAnsi="David" w:cs="David" w:hint="eastAsia"/>
          <w:i/>
          <w:sz w:val="24"/>
          <w:szCs w:val="24"/>
          <w:rtl/>
        </w:rPr>
        <w:t>י</w:t>
      </w:r>
      <w:r w:rsidRPr="000A7A06">
        <w:rPr>
          <w:rFonts w:ascii="David" w:hAnsi="David" w:cs="David"/>
          <w:i/>
          <w:sz w:val="24"/>
          <w:szCs w:val="24"/>
          <w:rtl/>
        </w:rPr>
        <w:t xml:space="preserve"> </w:t>
      </w:r>
      <w:r w:rsidRPr="000A7A06">
        <w:rPr>
          <w:rFonts w:ascii="David" w:hAnsi="David" w:cs="David" w:hint="eastAsia"/>
          <w:i/>
          <w:sz w:val="24"/>
          <w:szCs w:val="24"/>
          <w:rtl/>
        </w:rPr>
        <w:t>המפקח</w:t>
      </w:r>
      <w:r w:rsidRPr="000A7A06">
        <w:rPr>
          <w:rFonts w:ascii="David" w:hAnsi="David" w:cs="David"/>
          <w:i/>
          <w:sz w:val="24"/>
          <w:szCs w:val="24"/>
          <w:rtl/>
        </w:rPr>
        <w:t xml:space="preserve"> </w:t>
      </w:r>
      <w:r w:rsidRPr="000A7A06">
        <w:rPr>
          <w:rFonts w:ascii="David" w:hAnsi="David" w:cs="David" w:hint="eastAsia"/>
          <w:i/>
          <w:sz w:val="24"/>
          <w:szCs w:val="24"/>
          <w:rtl/>
        </w:rPr>
        <w:t>ולהעבירה</w:t>
      </w:r>
      <w:r w:rsidRPr="000A7A06">
        <w:rPr>
          <w:rFonts w:ascii="David" w:hAnsi="David" w:cs="David"/>
          <w:i/>
          <w:sz w:val="24"/>
          <w:szCs w:val="24"/>
          <w:rtl/>
        </w:rPr>
        <w:t xml:space="preserve"> </w:t>
      </w:r>
      <w:r w:rsidRPr="000A7A06">
        <w:rPr>
          <w:rFonts w:ascii="David" w:hAnsi="David" w:cs="David" w:hint="eastAsia"/>
          <w:i/>
          <w:sz w:val="24"/>
          <w:szCs w:val="24"/>
          <w:rtl/>
        </w:rPr>
        <w:t>למקום</w:t>
      </w:r>
      <w:r w:rsidRPr="000A7A06">
        <w:rPr>
          <w:rFonts w:ascii="David" w:hAnsi="David" w:cs="David"/>
          <w:i/>
          <w:sz w:val="24"/>
          <w:szCs w:val="24"/>
          <w:rtl/>
        </w:rPr>
        <w:t xml:space="preserve"> </w:t>
      </w:r>
      <w:r w:rsidRPr="000A7A06">
        <w:rPr>
          <w:rFonts w:ascii="David" w:hAnsi="David" w:cs="David" w:hint="eastAsia"/>
          <w:i/>
          <w:sz w:val="24"/>
          <w:szCs w:val="24"/>
          <w:rtl/>
        </w:rPr>
        <w:t>המיועד</w:t>
      </w:r>
      <w:r w:rsidRPr="000A7A06">
        <w:rPr>
          <w:rFonts w:ascii="David" w:hAnsi="David" w:cs="David"/>
          <w:i/>
          <w:sz w:val="24"/>
          <w:szCs w:val="24"/>
          <w:rtl/>
        </w:rPr>
        <w:t xml:space="preserve"> </w:t>
      </w:r>
      <w:r w:rsidRPr="000A7A06">
        <w:rPr>
          <w:rFonts w:ascii="David" w:hAnsi="David" w:cs="David" w:hint="eastAsia"/>
          <w:i/>
          <w:sz w:val="24"/>
          <w:szCs w:val="24"/>
          <w:rtl/>
        </w:rPr>
        <w:t>להשלכת</w:t>
      </w:r>
      <w:r w:rsidRPr="000A7A06">
        <w:rPr>
          <w:rFonts w:ascii="David" w:hAnsi="David" w:cs="David"/>
          <w:i/>
          <w:sz w:val="24"/>
          <w:szCs w:val="24"/>
          <w:rtl/>
        </w:rPr>
        <w:t xml:space="preserve"> </w:t>
      </w:r>
      <w:r w:rsidRPr="000A7A06">
        <w:rPr>
          <w:rFonts w:ascii="David" w:hAnsi="David" w:cs="David" w:hint="eastAsia"/>
          <w:i/>
          <w:sz w:val="24"/>
          <w:szCs w:val="24"/>
          <w:rtl/>
        </w:rPr>
        <w:t>פסולת</w:t>
      </w:r>
      <w:r w:rsidRPr="000A7A06">
        <w:rPr>
          <w:rFonts w:ascii="David" w:hAnsi="David" w:cs="David"/>
          <w:i/>
          <w:sz w:val="24"/>
          <w:szCs w:val="24"/>
          <w:rtl/>
        </w:rPr>
        <w:t xml:space="preserve"> </w:t>
      </w:r>
      <w:r w:rsidRPr="000A7A06">
        <w:rPr>
          <w:rFonts w:ascii="David" w:hAnsi="David" w:cs="David" w:hint="eastAsia"/>
          <w:i/>
          <w:sz w:val="24"/>
          <w:szCs w:val="24"/>
          <w:rtl/>
        </w:rPr>
        <w:t>מסוגה</w:t>
      </w:r>
      <w:r w:rsidRPr="000A7A06">
        <w:rPr>
          <w:rFonts w:ascii="David" w:hAnsi="David" w:cs="David"/>
          <w:i/>
          <w:sz w:val="24"/>
          <w:szCs w:val="24"/>
          <w:rtl/>
        </w:rPr>
        <w:t xml:space="preserve"> </w:t>
      </w:r>
      <w:r w:rsidRPr="000A7A06">
        <w:rPr>
          <w:rFonts w:ascii="David" w:hAnsi="David" w:cs="David" w:hint="eastAsia"/>
          <w:i/>
          <w:sz w:val="24"/>
          <w:szCs w:val="24"/>
          <w:rtl/>
        </w:rPr>
        <w:t>על</w:t>
      </w:r>
      <w:r w:rsidRPr="000A7A06">
        <w:rPr>
          <w:rFonts w:ascii="David" w:hAnsi="David" w:cs="David"/>
          <w:i/>
          <w:sz w:val="24"/>
          <w:szCs w:val="24"/>
          <w:rtl/>
        </w:rPr>
        <w:t xml:space="preserve"> </w:t>
      </w:r>
      <w:r w:rsidRPr="000A7A06">
        <w:rPr>
          <w:rFonts w:ascii="David" w:hAnsi="David" w:cs="David" w:hint="eastAsia"/>
          <w:i/>
          <w:sz w:val="24"/>
          <w:szCs w:val="24"/>
          <w:rtl/>
        </w:rPr>
        <w:t>פי</w:t>
      </w:r>
      <w:r w:rsidRPr="000A7A06">
        <w:rPr>
          <w:rFonts w:ascii="David" w:hAnsi="David" w:cs="David"/>
          <w:i/>
          <w:sz w:val="24"/>
          <w:szCs w:val="24"/>
          <w:rtl/>
        </w:rPr>
        <w:t xml:space="preserve"> </w:t>
      </w:r>
      <w:r w:rsidRPr="000A7A06">
        <w:rPr>
          <w:rFonts w:ascii="David" w:hAnsi="David" w:cs="David" w:hint="eastAsia"/>
          <w:i/>
          <w:sz w:val="24"/>
          <w:szCs w:val="24"/>
          <w:rtl/>
        </w:rPr>
        <w:t>דין</w:t>
      </w:r>
      <w:r w:rsidRPr="000A7A06">
        <w:rPr>
          <w:rFonts w:ascii="David" w:hAnsi="David" w:cs="David"/>
          <w:i/>
          <w:sz w:val="24"/>
          <w:szCs w:val="24"/>
          <w:rtl/>
        </w:rPr>
        <w:t>.</w:t>
      </w:r>
    </w:p>
    <w:p w14:paraId="4E4EF475"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לדאוג</w:t>
      </w:r>
      <w:r w:rsidRPr="000A7A06">
        <w:rPr>
          <w:rFonts w:ascii="David" w:hAnsi="David" w:cs="David"/>
          <w:i/>
          <w:sz w:val="24"/>
          <w:szCs w:val="24"/>
          <w:rtl/>
        </w:rPr>
        <w:t xml:space="preserve"> </w:t>
      </w:r>
      <w:r w:rsidRPr="000A7A06">
        <w:rPr>
          <w:rFonts w:ascii="David" w:hAnsi="David" w:cs="David" w:hint="eastAsia"/>
          <w:i/>
          <w:sz w:val="24"/>
          <w:szCs w:val="24"/>
          <w:rtl/>
        </w:rPr>
        <w:t>שהדרכים</w:t>
      </w:r>
      <w:r w:rsidRPr="000A7A06">
        <w:rPr>
          <w:rFonts w:ascii="David" w:hAnsi="David" w:cs="David"/>
          <w:i/>
          <w:sz w:val="24"/>
          <w:szCs w:val="24"/>
          <w:rtl/>
        </w:rPr>
        <w:t xml:space="preserve"> </w:t>
      </w:r>
      <w:r w:rsidRPr="000A7A06">
        <w:rPr>
          <w:rFonts w:ascii="David" w:hAnsi="David" w:cs="David" w:hint="eastAsia"/>
          <w:i/>
          <w:sz w:val="24"/>
          <w:szCs w:val="24"/>
          <w:rtl/>
        </w:rPr>
        <w:t>והשבילים</w:t>
      </w:r>
      <w:r w:rsidRPr="000A7A06">
        <w:rPr>
          <w:rFonts w:ascii="David" w:hAnsi="David" w:cs="David"/>
          <w:i/>
          <w:sz w:val="24"/>
          <w:szCs w:val="24"/>
          <w:rtl/>
        </w:rPr>
        <w:t xml:space="preserve"> </w:t>
      </w:r>
      <w:r w:rsidRPr="000A7A06">
        <w:rPr>
          <w:rFonts w:ascii="David" w:hAnsi="David" w:cs="David" w:hint="eastAsia"/>
          <w:i/>
          <w:sz w:val="24"/>
          <w:szCs w:val="24"/>
          <w:rtl/>
        </w:rPr>
        <w:t>לאתר</w:t>
      </w:r>
      <w:r w:rsidRPr="000A7A06">
        <w:rPr>
          <w:rFonts w:ascii="David" w:hAnsi="David" w:cs="David"/>
          <w:i/>
          <w:sz w:val="24"/>
          <w:szCs w:val="24"/>
          <w:rtl/>
        </w:rPr>
        <w:t xml:space="preserve"> </w:t>
      </w:r>
      <w:r w:rsidRPr="000A7A06">
        <w:rPr>
          <w:rFonts w:ascii="David" w:hAnsi="David" w:cs="David" w:hint="eastAsia"/>
          <w:i/>
          <w:sz w:val="24"/>
          <w:szCs w:val="24"/>
          <w:rtl/>
        </w:rPr>
        <w:t>וממנו</w:t>
      </w:r>
      <w:r w:rsidRPr="000A7A06">
        <w:rPr>
          <w:rFonts w:ascii="David" w:hAnsi="David" w:cs="David"/>
          <w:i/>
          <w:sz w:val="24"/>
          <w:szCs w:val="24"/>
          <w:rtl/>
        </w:rPr>
        <w:t xml:space="preserve"> </w:t>
      </w:r>
      <w:r w:rsidRPr="000A7A06">
        <w:rPr>
          <w:rFonts w:ascii="David" w:hAnsi="David" w:cs="David" w:hint="eastAsia"/>
          <w:i/>
          <w:sz w:val="24"/>
          <w:szCs w:val="24"/>
          <w:rtl/>
        </w:rPr>
        <w:t>יהיו</w:t>
      </w:r>
      <w:r w:rsidRPr="000A7A06">
        <w:rPr>
          <w:rFonts w:ascii="David" w:hAnsi="David" w:cs="David"/>
          <w:i/>
          <w:sz w:val="24"/>
          <w:szCs w:val="24"/>
          <w:rtl/>
        </w:rPr>
        <w:t xml:space="preserve"> </w:t>
      </w:r>
      <w:r w:rsidRPr="000A7A06">
        <w:rPr>
          <w:rFonts w:ascii="David" w:hAnsi="David" w:cs="David" w:hint="eastAsia"/>
          <w:i/>
          <w:sz w:val="24"/>
          <w:szCs w:val="24"/>
          <w:rtl/>
        </w:rPr>
        <w:t>פנויים</w:t>
      </w:r>
      <w:r w:rsidRPr="000A7A06">
        <w:rPr>
          <w:rFonts w:ascii="David" w:hAnsi="David" w:cs="David"/>
          <w:i/>
          <w:sz w:val="24"/>
          <w:szCs w:val="24"/>
          <w:rtl/>
        </w:rPr>
        <w:t xml:space="preserve"> </w:t>
      </w:r>
      <w:r w:rsidRPr="000A7A06">
        <w:rPr>
          <w:rFonts w:ascii="David" w:hAnsi="David" w:cs="David" w:hint="eastAsia"/>
          <w:i/>
          <w:sz w:val="24"/>
          <w:szCs w:val="24"/>
          <w:rtl/>
        </w:rPr>
        <w:t>בכל</w:t>
      </w:r>
      <w:r w:rsidRPr="000A7A06">
        <w:rPr>
          <w:rFonts w:ascii="David" w:hAnsi="David" w:cs="David"/>
          <w:i/>
          <w:sz w:val="24"/>
          <w:szCs w:val="24"/>
          <w:rtl/>
        </w:rPr>
        <w:t xml:space="preserve"> </w:t>
      </w:r>
      <w:r w:rsidRPr="000A7A06">
        <w:rPr>
          <w:rFonts w:ascii="David" w:hAnsi="David" w:cs="David" w:hint="eastAsia"/>
          <w:i/>
          <w:sz w:val="24"/>
          <w:szCs w:val="24"/>
          <w:rtl/>
        </w:rPr>
        <w:t>עת</w:t>
      </w:r>
      <w:r w:rsidRPr="000A7A06">
        <w:rPr>
          <w:rFonts w:ascii="David" w:hAnsi="David" w:cs="David"/>
          <w:i/>
          <w:sz w:val="24"/>
          <w:szCs w:val="24"/>
          <w:rtl/>
        </w:rPr>
        <w:t xml:space="preserve"> </w:t>
      </w:r>
      <w:r w:rsidRPr="000A7A06">
        <w:rPr>
          <w:rFonts w:ascii="David" w:hAnsi="David" w:cs="David" w:hint="eastAsia"/>
          <w:i/>
          <w:sz w:val="24"/>
          <w:szCs w:val="24"/>
          <w:rtl/>
        </w:rPr>
        <w:t>לתנועה</w:t>
      </w:r>
      <w:r w:rsidRPr="000A7A06">
        <w:rPr>
          <w:rFonts w:ascii="David" w:hAnsi="David" w:cs="David"/>
          <w:i/>
          <w:sz w:val="24"/>
          <w:szCs w:val="24"/>
          <w:rtl/>
        </w:rPr>
        <w:t xml:space="preserve"> </w:t>
      </w:r>
      <w:r w:rsidRPr="000A7A06">
        <w:rPr>
          <w:rFonts w:ascii="David" w:hAnsi="David" w:cs="David" w:hint="eastAsia"/>
          <w:i/>
          <w:sz w:val="24"/>
          <w:szCs w:val="24"/>
          <w:rtl/>
        </w:rPr>
        <w:t>חופשית</w:t>
      </w:r>
      <w:r w:rsidRPr="000A7A06">
        <w:rPr>
          <w:rFonts w:ascii="David" w:hAnsi="David" w:cs="David"/>
          <w:i/>
          <w:sz w:val="24"/>
          <w:szCs w:val="24"/>
          <w:rtl/>
        </w:rPr>
        <w:t>.</w:t>
      </w:r>
    </w:p>
    <w:p w14:paraId="4604FC4D"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לפעול</w:t>
      </w:r>
      <w:r w:rsidRPr="000A7A06">
        <w:rPr>
          <w:rFonts w:ascii="David" w:hAnsi="David" w:cs="David"/>
          <w:i/>
          <w:sz w:val="24"/>
          <w:szCs w:val="24"/>
          <w:rtl/>
        </w:rPr>
        <w:t xml:space="preserve"> </w:t>
      </w:r>
      <w:r w:rsidRPr="000A7A06">
        <w:rPr>
          <w:rFonts w:ascii="David" w:hAnsi="David" w:cs="David" w:hint="eastAsia"/>
          <w:i/>
          <w:sz w:val="24"/>
          <w:szCs w:val="24"/>
          <w:rtl/>
        </w:rPr>
        <w:t>בהתאם</w:t>
      </w:r>
      <w:r w:rsidRPr="000A7A06">
        <w:rPr>
          <w:rFonts w:ascii="David" w:hAnsi="David" w:cs="David"/>
          <w:i/>
          <w:sz w:val="24"/>
          <w:szCs w:val="24"/>
          <w:rtl/>
        </w:rPr>
        <w:t xml:space="preserve"> </w:t>
      </w:r>
      <w:r w:rsidRPr="000A7A06">
        <w:rPr>
          <w:rFonts w:ascii="David" w:hAnsi="David" w:cs="David" w:hint="eastAsia"/>
          <w:i/>
          <w:sz w:val="24"/>
          <w:szCs w:val="24"/>
          <w:rtl/>
        </w:rPr>
        <w:t>להוראות</w:t>
      </w:r>
      <w:r w:rsidRPr="000A7A06">
        <w:rPr>
          <w:rFonts w:ascii="David" w:hAnsi="David" w:cs="David"/>
          <w:i/>
          <w:sz w:val="24"/>
          <w:szCs w:val="24"/>
          <w:rtl/>
        </w:rPr>
        <w:t xml:space="preserve"> </w:t>
      </w:r>
      <w:r w:rsidRPr="000A7A06">
        <w:rPr>
          <w:rFonts w:ascii="David" w:hAnsi="David" w:cs="David" w:hint="eastAsia"/>
          <w:i/>
          <w:sz w:val="24"/>
          <w:szCs w:val="24"/>
          <w:rtl/>
        </w:rPr>
        <w:t>בטיחות</w:t>
      </w:r>
      <w:r w:rsidRPr="000A7A06">
        <w:rPr>
          <w:rFonts w:ascii="David" w:hAnsi="David" w:cs="David"/>
          <w:i/>
          <w:sz w:val="24"/>
          <w:szCs w:val="24"/>
          <w:rtl/>
        </w:rPr>
        <w:t xml:space="preserve"> </w:t>
      </w:r>
      <w:r w:rsidRPr="000A7A06">
        <w:rPr>
          <w:rFonts w:ascii="David" w:hAnsi="David" w:cs="David" w:hint="eastAsia"/>
          <w:i/>
          <w:sz w:val="24"/>
          <w:szCs w:val="24"/>
          <w:rtl/>
        </w:rPr>
        <w:t>למבקרים</w:t>
      </w:r>
      <w:r w:rsidRPr="000A7A06">
        <w:rPr>
          <w:rFonts w:ascii="David" w:hAnsi="David" w:cs="David"/>
          <w:i/>
          <w:sz w:val="24"/>
          <w:szCs w:val="24"/>
          <w:rtl/>
        </w:rPr>
        <w:t xml:space="preserve"> </w:t>
      </w:r>
      <w:r w:rsidRPr="000A7A06">
        <w:rPr>
          <w:rFonts w:ascii="David" w:hAnsi="David" w:cs="David" w:hint="eastAsia"/>
          <w:i/>
          <w:sz w:val="24"/>
          <w:szCs w:val="24"/>
          <w:rtl/>
        </w:rPr>
        <w:t>כדלקמן</w:t>
      </w:r>
      <w:r w:rsidRPr="000A7A06">
        <w:rPr>
          <w:rFonts w:ascii="David" w:hAnsi="David" w:cs="David"/>
          <w:i/>
          <w:sz w:val="24"/>
          <w:szCs w:val="24"/>
          <w:rtl/>
        </w:rPr>
        <w:t>:</w:t>
      </w:r>
    </w:p>
    <w:p w14:paraId="485000F8" w14:textId="77777777" w:rsidR="00EF4F1C" w:rsidRPr="000A7A06" w:rsidRDefault="00EF4F1C" w:rsidP="000A7A06">
      <w:pPr>
        <w:numPr>
          <w:ilvl w:val="3"/>
          <w:numId w:val="4"/>
        </w:numPr>
        <w:spacing w:after="0" w:afterAutospacing="0" w:line="240" w:lineRule="auto"/>
        <w:ind w:hanging="841"/>
        <w:rPr>
          <w:rFonts w:ascii="David" w:hAnsi="David" w:cs="David"/>
          <w:i/>
          <w:sz w:val="24"/>
          <w:szCs w:val="24"/>
          <w:rtl/>
        </w:rPr>
      </w:pPr>
      <w:r w:rsidRPr="000A7A06">
        <w:rPr>
          <w:rFonts w:ascii="David" w:hAnsi="David" w:cs="David" w:hint="eastAsia"/>
          <w:sz w:val="24"/>
          <w:szCs w:val="24"/>
          <w:rtl/>
        </w:rPr>
        <w:t>להציב</w:t>
      </w:r>
      <w:r w:rsidRPr="000A7A06">
        <w:rPr>
          <w:rFonts w:ascii="David" w:hAnsi="David" w:cs="David"/>
          <w:sz w:val="24"/>
          <w:szCs w:val="24"/>
          <w:rtl/>
        </w:rPr>
        <w:t xml:space="preserve"> </w:t>
      </w:r>
      <w:r w:rsidRPr="000A7A06">
        <w:rPr>
          <w:rFonts w:ascii="David" w:hAnsi="David" w:cs="David" w:hint="eastAsia"/>
          <w:sz w:val="24"/>
          <w:szCs w:val="24"/>
          <w:rtl/>
        </w:rPr>
        <w:t>שלטי</w:t>
      </w:r>
      <w:r w:rsidRPr="000A7A06">
        <w:rPr>
          <w:rFonts w:ascii="David" w:hAnsi="David" w:cs="David"/>
          <w:sz w:val="24"/>
          <w:szCs w:val="24"/>
          <w:rtl/>
        </w:rPr>
        <w:t xml:space="preserve"> </w:t>
      </w:r>
      <w:r w:rsidRPr="000A7A06">
        <w:rPr>
          <w:rFonts w:ascii="David" w:hAnsi="David" w:cs="David" w:hint="eastAsia"/>
          <w:sz w:val="24"/>
          <w:szCs w:val="24"/>
          <w:rtl/>
        </w:rPr>
        <w:t>אזהרה</w:t>
      </w:r>
      <w:r w:rsidRPr="000A7A06">
        <w:rPr>
          <w:rFonts w:ascii="David" w:hAnsi="David" w:cs="David"/>
          <w:sz w:val="24"/>
          <w:szCs w:val="24"/>
          <w:rtl/>
        </w:rPr>
        <w:t xml:space="preserve"> </w:t>
      </w:r>
      <w:r w:rsidRPr="000A7A06">
        <w:rPr>
          <w:rFonts w:ascii="David" w:hAnsi="David" w:cs="David" w:hint="eastAsia"/>
          <w:sz w:val="24"/>
          <w:szCs w:val="24"/>
          <w:rtl/>
        </w:rPr>
        <w:t>בכניסה</w:t>
      </w:r>
      <w:r w:rsidRPr="000A7A06">
        <w:rPr>
          <w:rFonts w:ascii="David" w:hAnsi="David" w:cs="David"/>
          <w:sz w:val="24"/>
          <w:szCs w:val="24"/>
          <w:rtl/>
        </w:rPr>
        <w:t xml:space="preserve"> </w:t>
      </w:r>
      <w:r w:rsidRPr="000A7A06">
        <w:rPr>
          <w:rFonts w:ascii="David" w:hAnsi="David" w:cs="David" w:hint="eastAsia"/>
          <w:sz w:val="24"/>
          <w:szCs w:val="24"/>
          <w:rtl/>
        </w:rPr>
        <w:t>לאתר</w:t>
      </w:r>
      <w:r w:rsidRPr="000A7A06">
        <w:rPr>
          <w:rFonts w:ascii="David" w:hAnsi="David" w:cs="David"/>
          <w:sz w:val="24"/>
          <w:szCs w:val="24"/>
          <w:rtl/>
        </w:rPr>
        <w:t xml:space="preserve">, </w:t>
      </w:r>
      <w:r w:rsidRPr="000A7A06">
        <w:rPr>
          <w:rFonts w:ascii="David" w:hAnsi="David" w:cs="David" w:hint="eastAsia"/>
          <w:sz w:val="24"/>
          <w:szCs w:val="24"/>
          <w:rtl/>
        </w:rPr>
        <w:t>בכניסה</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 xml:space="preserve">, </w:t>
      </w:r>
      <w:r w:rsidRPr="000A7A06">
        <w:rPr>
          <w:rFonts w:ascii="David" w:hAnsi="David" w:cs="David" w:hint="eastAsia"/>
          <w:sz w:val="24"/>
          <w:szCs w:val="24"/>
          <w:rtl/>
        </w:rPr>
        <w:t>ולפני</w:t>
      </w:r>
      <w:r w:rsidRPr="000A7A06">
        <w:rPr>
          <w:rFonts w:ascii="David" w:hAnsi="David" w:cs="David"/>
          <w:sz w:val="24"/>
          <w:szCs w:val="24"/>
          <w:rtl/>
        </w:rPr>
        <w:t xml:space="preserve"> </w:t>
      </w:r>
      <w:r w:rsidRPr="000A7A06">
        <w:rPr>
          <w:rFonts w:ascii="David" w:hAnsi="David" w:cs="David" w:hint="eastAsia"/>
          <w:sz w:val="24"/>
          <w:szCs w:val="24"/>
          <w:rtl/>
        </w:rPr>
        <w:t>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בהם</w:t>
      </w:r>
      <w:r w:rsidRPr="000A7A06">
        <w:rPr>
          <w:rFonts w:ascii="David" w:hAnsi="David" w:cs="David"/>
          <w:sz w:val="24"/>
          <w:szCs w:val="24"/>
          <w:rtl/>
        </w:rPr>
        <w:t xml:space="preserve"> </w:t>
      </w:r>
      <w:r w:rsidRPr="000A7A06">
        <w:rPr>
          <w:rFonts w:ascii="David" w:hAnsi="David" w:cs="David" w:hint="eastAsia"/>
          <w:sz w:val="24"/>
          <w:szCs w:val="24"/>
          <w:rtl/>
        </w:rPr>
        <w:t>יירשם</w:t>
      </w:r>
      <w:r w:rsidRPr="000A7A06">
        <w:rPr>
          <w:rFonts w:ascii="David" w:hAnsi="David" w:cs="David"/>
          <w:sz w:val="24"/>
          <w:szCs w:val="24"/>
          <w:rtl/>
        </w:rPr>
        <w:t>: "</w:t>
      </w:r>
      <w:r w:rsidRPr="000A7A06">
        <w:rPr>
          <w:rFonts w:ascii="David" w:hAnsi="David" w:cs="David" w:hint="eastAsia"/>
          <w:sz w:val="24"/>
          <w:szCs w:val="24"/>
          <w:rtl/>
        </w:rPr>
        <w:t>הכניסה</w:t>
      </w:r>
      <w:r w:rsidRPr="000A7A06">
        <w:rPr>
          <w:rFonts w:ascii="David" w:hAnsi="David" w:cs="David"/>
          <w:sz w:val="24"/>
          <w:szCs w:val="24"/>
          <w:rtl/>
        </w:rPr>
        <w:t xml:space="preserve"> </w:t>
      </w:r>
      <w:r w:rsidRPr="000A7A06">
        <w:rPr>
          <w:rFonts w:ascii="David" w:hAnsi="David" w:cs="David" w:hint="eastAsia"/>
          <w:sz w:val="24"/>
          <w:szCs w:val="24"/>
          <w:rtl/>
        </w:rPr>
        <w:t>לאתר</w:t>
      </w:r>
      <w:r w:rsidRPr="000A7A06">
        <w:rPr>
          <w:rFonts w:ascii="David" w:hAnsi="David" w:cs="David"/>
          <w:sz w:val="24"/>
          <w:szCs w:val="24"/>
          <w:rtl/>
        </w:rPr>
        <w:t xml:space="preserve"> </w:t>
      </w:r>
      <w:r w:rsidRPr="000A7A06">
        <w:rPr>
          <w:rFonts w:ascii="David" w:hAnsi="David" w:cs="David" w:hint="eastAsia"/>
          <w:sz w:val="24"/>
          <w:szCs w:val="24"/>
          <w:rtl/>
        </w:rPr>
        <w:t>דרך</w:t>
      </w:r>
      <w:r w:rsidRPr="000A7A06">
        <w:rPr>
          <w:rFonts w:ascii="David" w:hAnsi="David" w:cs="David"/>
          <w:sz w:val="24"/>
          <w:szCs w:val="24"/>
          <w:rtl/>
        </w:rPr>
        <w:t xml:space="preserve"> </w:t>
      </w:r>
      <w:r w:rsidRPr="000A7A06">
        <w:rPr>
          <w:rFonts w:ascii="David" w:hAnsi="David" w:cs="David" w:hint="eastAsia"/>
          <w:sz w:val="24"/>
          <w:szCs w:val="24"/>
          <w:rtl/>
        </w:rPr>
        <w:t>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ובליווי</w:t>
      </w:r>
      <w:r w:rsidRPr="000A7A06">
        <w:rPr>
          <w:rFonts w:ascii="David" w:hAnsi="David" w:cs="David"/>
          <w:sz w:val="24"/>
          <w:szCs w:val="24"/>
          <w:rtl/>
        </w:rPr>
        <w:t xml:space="preserve"> </w:t>
      </w:r>
      <w:r w:rsidRPr="000A7A06">
        <w:rPr>
          <w:rFonts w:ascii="David" w:hAnsi="David" w:cs="David" w:hint="eastAsia"/>
          <w:sz w:val="24"/>
          <w:szCs w:val="24"/>
          <w:rtl/>
        </w:rPr>
        <w:t>נציג</w:t>
      </w:r>
      <w:r w:rsidRPr="000A7A06">
        <w:rPr>
          <w:rFonts w:ascii="David" w:hAnsi="David" w:cs="David"/>
          <w:sz w:val="24"/>
          <w:szCs w:val="24"/>
          <w:rtl/>
        </w:rPr>
        <w:t xml:space="preserve"> </w:t>
      </w:r>
      <w:r w:rsidRPr="000A7A06">
        <w:rPr>
          <w:rFonts w:ascii="David" w:hAnsi="David" w:cs="David" w:hint="eastAsia"/>
          <w:sz w:val="24"/>
          <w:szCs w:val="24"/>
          <w:rtl/>
        </w:rPr>
        <w:t>הקבלן</w:t>
      </w:r>
      <w:r w:rsidRPr="000A7A06">
        <w:rPr>
          <w:rFonts w:ascii="David" w:hAnsi="David" w:cs="David"/>
          <w:sz w:val="24"/>
          <w:szCs w:val="24"/>
          <w:rtl/>
        </w:rPr>
        <w:t xml:space="preserve">. </w:t>
      </w:r>
      <w:r w:rsidRPr="000A7A06">
        <w:rPr>
          <w:rFonts w:ascii="David" w:hAnsi="David" w:cs="David" w:hint="eastAsia"/>
          <w:sz w:val="24"/>
          <w:szCs w:val="24"/>
          <w:rtl/>
        </w:rPr>
        <w:t>אין</w:t>
      </w:r>
      <w:r w:rsidRPr="000A7A06">
        <w:rPr>
          <w:rFonts w:ascii="David" w:hAnsi="David" w:cs="David"/>
          <w:sz w:val="24"/>
          <w:szCs w:val="24"/>
          <w:rtl/>
        </w:rPr>
        <w:t xml:space="preserve"> </w:t>
      </w:r>
      <w:r w:rsidRPr="000A7A06">
        <w:rPr>
          <w:rFonts w:ascii="David" w:hAnsi="David" w:cs="David" w:hint="eastAsia"/>
          <w:sz w:val="24"/>
          <w:szCs w:val="24"/>
          <w:rtl/>
        </w:rPr>
        <w:t>להיכנס</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w:t>
      </w:r>
      <w:r w:rsidRPr="000A7A06">
        <w:rPr>
          <w:rFonts w:ascii="David" w:hAnsi="David" w:cs="David" w:hint="eastAsia"/>
          <w:sz w:val="24"/>
          <w:szCs w:val="24"/>
          <w:rtl/>
        </w:rPr>
        <w:t>ים</w:t>
      </w:r>
      <w:r w:rsidRPr="000A7A06">
        <w:rPr>
          <w:rFonts w:ascii="David" w:hAnsi="David" w:cs="David"/>
          <w:sz w:val="24"/>
          <w:szCs w:val="24"/>
          <w:rtl/>
        </w:rPr>
        <w:t xml:space="preserve"> </w:t>
      </w:r>
      <w:r w:rsidRPr="000A7A06">
        <w:rPr>
          <w:rFonts w:ascii="David" w:hAnsi="David" w:cs="David" w:hint="eastAsia"/>
          <w:sz w:val="24"/>
          <w:szCs w:val="24"/>
          <w:rtl/>
        </w:rPr>
        <w:t>ללא</w:t>
      </w:r>
      <w:r w:rsidRPr="000A7A06">
        <w:rPr>
          <w:rFonts w:ascii="David" w:hAnsi="David" w:cs="David"/>
          <w:sz w:val="24"/>
          <w:szCs w:val="24"/>
          <w:rtl/>
        </w:rPr>
        <w:t xml:space="preserve"> </w:t>
      </w:r>
      <w:r w:rsidRPr="000A7A06">
        <w:rPr>
          <w:rFonts w:ascii="David" w:hAnsi="David" w:cs="David" w:hint="eastAsia"/>
          <w:sz w:val="24"/>
          <w:szCs w:val="24"/>
          <w:rtl/>
        </w:rPr>
        <w:t>ליווי</w:t>
      </w:r>
      <w:r w:rsidRPr="000A7A06">
        <w:rPr>
          <w:rFonts w:ascii="David" w:hAnsi="David" w:cs="David"/>
          <w:sz w:val="24"/>
          <w:szCs w:val="24"/>
          <w:rtl/>
        </w:rPr>
        <w:t xml:space="preserve"> </w:t>
      </w:r>
      <w:r w:rsidRPr="000A7A06">
        <w:rPr>
          <w:rFonts w:ascii="David" w:hAnsi="David" w:cs="David" w:hint="eastAsia"/>
          <w:sz w:val="24"/>
          <w:szCs w:val="24"/>
          <w:rtl/>
        </w:rPr>
        <w:t>וללא</w:t>
      </w:r>
      <w:r w:rsidRPr="000A7A06">
        <w:rPr>
          <w:rFonts w:ascii="David" w:hAnsi="David" w:cs="David"/>
          <w:sz w:val="24"/>
          <w:szCs w:val="24"/>
          <w:rtl/>
        </w:rPr>
        <w:t xml:space="preserve"> </w:t>
      </w:r>
      <w:r w:rsidRPr="000A7A06">
        <w:rPr>
          <w:rFonts w:ascii="David" w:hAnsi="David" w:cs="David" w:hint="eastAsia"/>
          <w:sz w:val="24"/>
          <w:szCs w:val="24"/>
          <w:rtl/>
        </w:rPr>
        <w:t>הצטיידות</w:t>
      </w:r>
      <w:r w:rsidRPr="000A7A06">
        <w:rPr>
          <w:rFonts w:ascii="David" w:hAnsi="David" w:cs="David"/>
          <w:sz w:val="24"/>
          <w:szCs w:val="24"/>
          <w:rtl/>
        </w:rPr>
        <w:t xml:space="preserve"> </w:t>
      </w:r>
      <w:r w:rsidRPr="000A7A06">
        <w:rPr>
          <w:rFonts w:ascii="David" w:hAnsi="David" w:cs="David" w:hint="eastAsia"/>
          <w:sz w:val="24"/>
          <w:szCs w:val="24"/>
          <w:rtl/>
        </w:rPr>
        <w:t>ב</w:t>
      </w:r>
      <w:r w:rsidRPr="000A7A06">
        <w:rPr>
          <w:rFonts w:ascii="David" w:hAnsi="David" w:cs="David" w:hint="cs"/>
          <w:sz w:val="24"/>
          <w:szCs w:val="24"/>
          <w:rtl/>
        </w:rPr>
        <w:t>קסדות</w:t>
      </w:r>
      <w:r w:rsidRPr="000A7A06">
        <w:rPr>
          <w:rFonts w:ascii="David" w:hAnsi="David" w:cs="David"/>
          <w:sz w:val="24"/>
          <w:szCs w:val="24"/>
          <w:rtl/>
        </w:rPr>
        <w:t xml:space="preserve"> </w:t>
      </w:r>
      <w:r w:rsidRPr="000A7A06">
        <w:rPr>
          <w:rFonts w:ascii="David" w:hAnsi="David" w:cs="David" w:hint="eastAsia"/>
          <w:sz w:val="24"/>
          <w:szCs w:val="24"/>
          <w:rtl/>
        </w:rPr>
        <w:t>מגן</w:t>
      </w:r>
      <w:r w:rsidRPr="000A7A06">
        <w:rPr>
          <w:rFonts w:ascii="David" w:hAnsi="David" w:cs="David"/>
          <w:sz w:val="24"/>
          <w:szCs w:val="24"/>
          <w:rtl/>
        </w:rPr>
        <w:t>".</w:t>
      </w:r>
    </w:p>
    <w:p w14:paraId="4042129E" w14:textId="77777777" w:rsidR="00EF4F1C" w:rsidRPr="000A7A06" w:rsidRDefault="00EF4F1C" w:rsidP="000A7A06">
      <w:pPr>
        <w:numPr>
          <w:ilvl w:val="3"/>
          <w:numId w:val="4"/>
        </w:numPr>
        <w:spacing w:after="0" w:afterAutospacing="0" w:line="240" w:lineRule="auto"/>
        <w:ind w:hanging="841"/>
        <w:rPr>
          <w:rFonts w:ascii="David" w:hAnsi="David" w:cs="David"/>
          <w:sz w:val="24"/>
          <w:szCs w:val="24"/>
          <w:rtl/>
        </w:rPr>
      </w:pPr>
      <w:r w:rsidRPr="000A7A06">
        <w:rPr>
          <w:rFonts w:ascii="David" w:hAnsi="David" w:cs="David" w:hint="eastAsia"/>
          <w:sz w:val="24"/>
          <w:szCs w:val="24"/>
          <w:rtl/>
        </w:rPr>
        <w:t>להעמיד</w:t>
      </w:r>
      <w:r w:rsidRPr="000A7A06">
        <w:rPr>
          <w:rFonts w:ascii="David" w:hAnsi="David" w:cs="David"/>
          <w:sz w:val="24"/>
          <w:szCs w:val="24"/>
          <w:rtl/>
        </w:rPr>
        <w:t xml:space="preserve"> </w:t>
      </w:r>
      <w:r w:rsidRPr="000A7A06">
        <w:rPr>
          <w:rFonts w:ascii="David" w:hAnsi="David" w:cs="David" w:hint="eastAsia"/>
          <w:sz w:val="24"/>
          <w:szCs w:val="24"/>
          <w:rtl/>
        </w:rPr>
        <w:t>לרשות</w:t>
      </w:r>
      <w:r w:rsidRPr="000A7A06">
        <w:rPr>
          <w:rFonts w:ascii="David" w:hAnsi="David" w:cs="David"/>
          <w:sz w:val="24"/>
          <w:szCs w:val="24"/>
          <w:rtl/>
        </w:rPr>
        <w:t xml:space="preserve"> </w:t>
      </w:r>
      <w:r w:rsidRPr="000A7A06">
        <w:rPr>
          <w:rFonts w:ascii="David" w:hAnsi="David" w:cs="David" w:hint="eastAsia"/>
          <w:sz w:val="24"/>
          <w:szCs w:val="24"/>
          <w:rtl/>
        </w:rPr>
        <w:t>המבקרים</w:t>
      </w:r>
      <w:r w:rsidRPr="000A7A06">
        <w:rPr>
          <w:rFonts w:ascii="David" w:hAnsi="David" w:cs="David"/>
          <w:sz w:val="24"/>
          <w:szCs w:val="24"/>
          <w:rtl/>
        </w:rPr>
        <w:t xml:space="preserve"> </w:t>
      </w:r>
      <w:r w:rsidRPr="000A7A06">
        <w:rPr>
          <w:rFonts w:ascii="David" w:hAnsi="David" w:cs="David" w:hint="cs"/>
          <w:sz w:val="24"/>
          <w:szCs w:val="24"/>
          <w:rtl/>
        </w:rPr>
        <w:t>קסדות</w:t>
      </w:r>
      <w:r w:rsidRPr="000A7A06">
        <w:rPr>
          <w:rFonts w:ascii="David" w:hAnsi="David" w:cs="David"/>
          <w:sz w:val="24"/>
          <w:szCs w:val="24"/>
          <w:rtl/>
        </w:rPr>
        <w:t xml:space="preserve"> </w:t>
      </w:r>
      <w:r w:rsidRPr="000A7A06">
        <w:rPr>
          <w:rFonts w:ascii="David" w:hAnsi="David" w:cs="David" w:hint="eastAsia"/>
          <w:sz w:val="24"/>
          <w:szCs w:val="24"/>
          <w:rtl/>
        </w:rPr>
        <w:t>מגן</w:t>
      </w:r>
      <w:r w:rsidRPr="000A7A06">
        <w:rPr>
          <w:rFonts w:ascii="David" w:hAnsi="David" w:cs="David"/>
          <w:sz w:val="24"/>
          <w:szCs w:val="24"/>
          <w:rtl/>
        </w:rPr>
        <w:t xml:space="preserve"> </w:t>
      </w:r>
      <w:r w:rsidRPr="000A7A06">
        <w:rPr>
          <w:rFonts w:ascii="David" w:hAnsi="David" w:cs="David" w:hint="eastAsia"/>
          <w:sz w:val="24"/>
          <w:szCs w:val="24"/>
          <w:rtl/>
        </w:rPr>
        <w:t>במשרד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ובמשרד</w:t>
      </w:r>
      <w:r w:rsidRPr="000A7A06">
        <w:rPr>
          <w:rFonts w:ascii="David" w:hAnsi="David" w:cs="David"/>
          <w:sz w:val="24"/>
          <w:szCs w:val="24"/>
          <w:rtl/>
        </w:rPr>
        <w:t xml:space="preserve"> </w:t>
      </w:r>
      <w:r w:rsidRPr="000A7A06">
        <w:rPr>
          <w:rFonts w:ascii="David" w:hAnsi="David" w:cs="David" w:hint="eastAsia"/>
          <w:sz w:val="24"/>
          <w:szCs w:val="24"/>
          <w:rtl/>
        </w:rPr>
        <w:t>לשינויי</w:t>
      </w:r>
      <w:r w:rsidRPr="000A7A06">
        <w:rPr>
          <w:rFonts w:ascii="David" w:hAnsi="David" w:cs="David"/>
          <w:sz w:val="24"/>
          <w:szCs w:val="24"/>
          <w:rtl/>
        </w:rPr>
        <w:t xml:space="preserve"> </w:t>
      </w:r>
      <w:r w:rsidRPr="000A7A06">
        <w:rPr>
          <w:rFonts w:ascii="David" w:hAnsi="David" w:cs="David" w:hint="eastAsia"/>
          <w:sz w:val="24"/>
          <w:szCs w:val="24"/>
          <w:rtl/>
        </w:rPr>
        <w:t>רוכשים</w:t>
      </w:r>
      <w:r w:rsidRPr="000A7A06">
        <w:rPr>
          <w:rFonts w:ascii="David" w:hAnsi="David" w:cs="David"/>
          <w:sz w:val="24"/>
          <w:szCs w:val="24"/>
          <w:rtl/>
        </w:rPr>
        <w:t xml:space="preserve">. </w:t>
      </w:r>
      <w:r w:rsidRPr="000A7A06">
        <w:rPr>
          <w:rFonts w:ascii="David" w:hAnsi="David" w:cs="David" w:hint="eastAsia"/>
          <w:sz w:val="24"/>
          <w:szCs w:val="24"/>
          <w:rtl/>
        </w:rPr>
        <w:t>להדריך</w:t>
      </w:r>
      <w:r w:rsidRPr="000A7A06">
        <w:rPr>
          <w:rFonts w:ascii="David" w:hAnsi="David" w:cs="David"/>
          <w:sz w:val="24"/>
          <w:szCs w:val="24"/>
          <w:rtl/>
        </w:rPr>
        <w:t xml:space="preserve"> </w:t>
      </w:r>
      <w:r w:rsidRPr="000A7A06">
        <w:rPr>
          <w:rFonts w:ascii="David" w:hAnsi="David" w:cs="David" w:hint="eastAsia"/>
          <w:sz w:val="24"/>
          <w:szCs w:val="24"/>
          <w:rtl/>
        </w:rPr>
        <w:t>וללוות</w:t>
      </w:r>
      <w:r w:rsidRPr="000A7A06">
        <w:rPr>
          <w:rFonts w:ascii="David" w:hAnsi="David" w:cs="David"/>
          <w:sz w:val="24"/>
          <w:szCs w:val="24"/>
          <w:rtl/>
        </w:rPr>
        <w:t xml:space="preserve"> </w:t>
      </w:r>
      <w:r w:rsidRPr="000A7A06">
        <w:rPr>
          <w:rFonts w:ascii="David" w:hAnsi="David" w:cs="David" w:hint="eastAsia"/>
          <w:sz w:val="24"/>
          <w:szCs w:val="24"/>
          <w:rtl/>
        </w:rPr>
        <w:t>מבקרים</w:t>
      </w:r>
      <w:r w:rsidRPr="000A7A06">
        <w:rPr>
          <w:rFonts w:ascii="David" w:hAnsi="David" w:cs="David"/>
          <w:sz w:val="24"/>
          <w:szCs w:val="24"/>
          <w:rtl/>
        </w:rPr>
        <w:t xml:space="preserve"> </w:t>
      </w:r>
      <w:r w:rsidRPr="000A7A06">
        <w:rPr>
          <w:rFonts w:ascii="David" w:hAnsi="David" w:cs="David" w:hint="eastAsia"/>
          <w:sz w:val="24"/>
          <w:szCs w:val="24"/>
          <w:rtl/>
        </w:rPr>
        <w:t>לדירות</w:t>
      </w:r>
      <w:r w:rsidRPr="000A7A06">
        <w:rPr>
          <w:rFonts w:ascii="David" w:hAnsi="David" w:cs="David"/>
          <w:sz w:val="24"/>
          <w:szCs w:val="24"/>
          <w:rtl/>
        </w:rPr>
        <w:t xml:space="preserve"> </w:t>
      </w:r>
      <w:r w:rsidRPr="000A7A06">
        <w:rPr>
          <w:rFonts w:ascii="David" w:hAnsi="David" w:cs="David" w:hint="eastAsia"/>
          <w:sz w:val="24"/>
          <w:szCs w:val="24"/>
          <w:rtl/>
        </w:rPr>
        <w:t>בדרך</w:t>
      </w:r>
      <w:r w:rsidRPr="000A7A06">
        <w:rPr>
          <w:rFonts w:ascii="David" w:hAnsi="David" w:cs="David"/>
          <w:sz w:val="24"/>
          <w:szCs w:val="24"/>
          <w:rtl/>
        </w:rPr>
        <w:t xml:space="preserve"> </w:t>
      </w:r>
      <w:r w:rsidRPr="000A7A06">
        <w:rPr>
          <w:rFonts w:ascii="David" w:hAnsi="David" w:cs="David" w:hint="eastAsia"/>
          <w:sz w:val="24"/>
          <w:szCs w:val="24"/>
          <w:rtl/>
        </w:rPr>
        <w:t>בטוחה</w:t>
      </w:r>
      <w:r w:rsidRPr="000A7A06">
        <w:rPr>
          <w:rFonts w:ascii="David" w:hAnsi="David" w:cs="David"/>
          <w:sz w:val="24"/>
          <w:szCs w:val="24"/>
          <w:rtl/>
        </w:rPr>
        <w:t xml:space="preserve"> </w:t>
      </w:r>
      <w:r w:rsidRPr="000A7A06">
        <w:rPr>
          <w:rFonts w:ascii="David" w:hAnsi="David" w:cs="David" w:hint="eastAsia"/>
          <w:sz w:val="24"/>
          <w:szCs w:val="24"/>
          <w:rtl/>
        </w:rPr>
        <w:t>וללא</w:t>
      </w:r>
      <w:r w:rsidRPr="000A7A06">
        <w:rPr>
          <w:rFonts w:ascii="David" w:hAnsi="David" w:cs="David"/>
          <w:sz w:val="24"/>
          <w:szCs w:val="24"/>
          <w:rtl/>
        </w:rPr>
        <w:t xml:space="preserve"> </w:t>
      </w:r>
      <w:r w:rsidRPr="000A7A06">
        <w:rPr>
          <w:rFonts w:ascii="David" w:hAnsi="David" w:cs="David" w:hint="eastAsia"/>
          <w:sz w:val="24"/>
          <w:szCs w:val="24"/>
          <w:rtl/>
        </w:rPr>
        <w:t>מכשולים</w:t>
      </w:r>
      <w:r w:rsidRPr="000A7A06">
        <w:rPr>
          <w:rFonts w:ascii="David" w:hAnsi="David" w:cs="David"/>
          <w:sz w:val="24"/>
          <w:szCs w:val="24"/>
          <w:rtl/>
        </w:rPr>
        <w:t>.</w:t>
      </w:r>
    </w:p>
    <w:p w14:paraId="41D12026" w14:textId="77777777" w:rsidR="00EF4F1C" w:rsidRPr="000A7A06" w:rsidRDefault="00EF4F1C" w:rsidP="000A7A06">
      <w:pPr>
        <w:numPr>
          <w:ilvl w:val="3"/>
          <w:numId w:val="4"/>
        </w:numPr>
        <w:spacing w:after="0" w:afterAutospacing="0" w:line="240" w:lineRule="auto"/>
        <w:ind w:hanging="841"/>
        <w:rPr>
          <w:rFonts w:ascii="David" w:hAnsi="David" w:cs="David"/>
          <w:sz w:val="24"/>
          <w:szCs w:val="24"/>
          <w:rtl/>
        </w:rPr>
      </w:pPr>
      <w:r w:rsidRPr="000A7A06">
        <w:rPr>
          <w:rFonts w:ascii="David" w:hAnsi="David" w:cs="David" w:hint="eastAsia"/>
          <w:sz w:val="24"/>
          <w:szCs w:val="24"/>
          <w:rtl/>
        </w:rPr>
        <w:t>לבנות</w:t>
      </w:r>
      <w:r w:rsidRPr="000A7A06">
        <w:rPr>
          <w:rFonts w:ascii="David" w:hAnsi="David" w:cs="David"/>
          <w:sz w:val="24"/>
          <w:szCs w:val="24"/>
          <w:rtl/>
        </w:rPr>
        <w:t xml:space="preserve"> </w:t>
      </w:r>
      <w:r w:rsidRPr="000A7A06">
        <w:rPr>
          <w:rFonts w:ascii="David" w:hAnsi="David" w:cs="David" w:hint="eastAsia"/>
          <w:sz w:val="24"/>
          <w:szCs w:val="24"/>
          <w:rtl/>
        </w:rPr>
        <w:t>בכל</w:t>
      </w:r>
      <w:r w:rsidRPr="000A7A06">
        <w:rPr>
          <w:rFonts w:ascii="David" w:hAnsi="David" w:cs="David"/>
          <w:sz w:val="24"/>
          <w:szCs w:val="24"/>
          <w:rtl/>
        </w:rPr>
        <w:t xml:space="preserve"> </w:t>
      </w:r>
      <w:r w:rsidRPr="000A7A06">
        <w:rPr>
          <w:rFonts w:ascii="David" w:hAnsi="David" w:cs="David" w:hint="eastAsia"/>
          <w:sz w:val="24"/>
          <w:szCs w:val="24"/>
          <w:rtl/>
        </w:rPr>
        <w:t>הכניסות</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w:t>
      </w:r>
      <w:r w:rsidRPr="000A7A06">
        <w:rPr>
          <w:rFonts w:ascii="David" w:hAnsi="David" w:cs="David" w:hint="eastAsia"/>
          <w:sz w:val="24"/>
          <w:szCs w:val="24"/>
          <w:rtl/>
        </w:rPr>
        <w:t>ים</w:t>
      </w:r>
      <w:r w:rsidRPr="000A7A06">
        <w:rPr>
          <w:rFonts w:ascii="David" w:hAnsi="David" w:cs="David"/>
          <w:sz w:val="24"/>
          <w:szCs w:val="24"/>
          <w:rtl/>
        </w:rPr>
        <w:t xml:space="preserve"> </w:t>
      </w:r>
      <w:r w:rsidRPr="000A7A06">
        <w:rPr>
          <w:rFonts w:ascii="David" w:hAnsi="David" w:cs="David" w:hint="eastAsia"/>
          <w:sz w:val="24"/>
          <w:szCs w:val="24"/>
          <w:rtl/>
        </w:rPr>
        <w:t>גגוני</w:t>
      </w:r>
      <w:r w:rsidRPr="000A7A06">
        <w:rPr>
          <w:rFonts w:ascii="David" w:hAnsi="David" w:cs="David"/>
          <w:sz w:val="24"/>
          <w:szCs w:val="24"/>
          <w:rtl/>
        </w:rPr>
        <w:t xml:space="preserve"> </w:t>
      </w:r>
      <w:r w:rsidRPr="000A7A06">
        <w:rPr>
          <w:rFonts w:ascii="David" w:hAnsi="David" w:cs="David" w:hint="eastAsia"/>
          <w:sz w:val="24"/>
          <w:szCs w:val="24"/>
          <w:rtl/>
        </w:rPr>
        <w:t>הגנה</w:t>
      </w:r>
      <w:r w:rsidRPr="000A7A06">
        <w:rPr>
          <w:rFonts w:ascii="David" w:hAnsi="David" w:cs="David"/>
          <w:sz w:val="24"/>
          <w:szCs w:val="24"/>
          <w:rtl/>
        </w:rPr>
        <w:t xml:space="preserve"> </w:t>
      </w:r>
      <w:r w:rsidRPr="000A7A06">
        <w:rPr>
          <w:rFonts w:ascii="David" w:hAnsi="David" w:cs="David" w:hint="eastAsia"/>
          <w:sz w:val="24"/>
          <w:szCs w:val="24"/>
          <w:rtl/>
        </w:rPr>
        <w:t>בפני</w:t>
      </w:r>
      <w:r w:rsidRPr="000A7A06">
        <w:rPr>
          <w:rFonts w:ascii="David" w:hAnsi="David" w:cs="David"/>
          <w:sz w:val="24"/>
          <w:szCs w:val="24"/>
          <w:rtl/>
        </w:rPr>
        <w:t xml:space="preserve"> </w:t>
      </w:r>
      <w:r w:rsidRPr="000A7A06">
        <w:rPr>
          <w:rFonts w:ascii="David" w:hAnsi="David" w:cs="David" w:hint="eastAsia"/>
          <w:sz w:val="24"/>
          <w:szCs w:val="24"/>
          <w:rtl/>
        </w:rPr>
        <w:t>נפילת</w:t>
      </w:r>
      <w:r w:rsidRPr="000A7A06">
        <w:rPr>
          <w:rFonts w:ascii="David" w:hAnsi="David" w:cs="David"/>
          <w:sz w:val="24"/>
          <w:szCs w:val="24"/>
          <w:rtl/>
        </w:rPr>
        <w:t xml:space="preserve"> </w:t>
      </w:r>
      <w:r w:rsidRPr="000A7A06">
        <w:rPr>
          <w:rFonts w:ascii="David" w:hAnsi="David" w:cs="David" w:hint="eastAsia"/>
          <w:sz w:val="24"/>
          <w:szCs w:val="24"/>
          <w:rtl/>
        </w:rPr>
        <w:t>חומרים</w:t>
      </w:r>
      <w:r w:rsidRPr="000A7A06">
        <w:rPr>
          <w:rFonts w:ascii="David" w:hAnsi="David" w:cs="David"/>
          <w:sz w:val="24"/>
          <w:szCs w:val="24"/>
          <w:rtl/>
        </w:rPr>
        <w:t>/</w:t>
      </w:r>
      <w:r w:rsidRPr="000A7A06">
        <w:rPr>
          <w:rFonts w:ascii="David" w:hAnsi="David" w:cs="David" w:hint="eastAsia"/>
          <w:sz w:val="24"/>
          <w:szCs w:val="24"/>
          <w:rtl/>
        </w:rPr>
        <w:t>אמצעים</w:t>
      </w:r>
      <w:r w:rsidRPr="000A7A06">
        <w:rPr>
          <w:rFonts w:ascii="David" w:hAnsi="David" w:cs="David"/>
          <w:sz w:val="24"/>
          <w:szCs w:val="24"/>
          <w:rtl/>
        </w:rPr>
        <w:t xml:space="preserve"> </w:t>
      </w:r>
      <w:r w:rsidRPr="000A7A06">
        <w:rPr>
          <w:rFonts w:ascii="David" w:hAnsi="David" w:cs="David" w:hint="eastAsia"/>
          <w:sz w:val="24"/>
          <w:szCs w:val="24"/>
          <w:rtl/>
        </w:rPr>
        <w:t>מהמבנה</w:t>
      </w:r>
      <w:r w:rsidRPr="000A7A06">
        <w:rPr>
          <w:rFonts w:ascii="David" w:hAnsi="David" w:cs="David"/>
          <w:sz w:val="24"/>
          <w:szCs w:val="24"/>
          <w:rtl/>
        </w:rPr>
        <w:t>.</w:t>
      </w:r>
    </w:p>
    <w:p w14:paraId="0ECB2919" w14:textId="77777777" w:rsidR="00EF4F1C" w:rsidRDefault="00EF4F1C" w:rsidP="000A7A06">
      <w:pPr>
        <w:numPr>
          <w:ilvl w:val="3"/>
          <w:numId w:val="4"/>
        </w:numPr>
        <w:spacing w:after="0" w:afterAutospacing="0" w:line="240" w:lineRule="auto"/>
        <w:ind w:hanging="841"/>
        <w:rPr>
          <w:rFonts w:ascii="David" w:hAnsi="David" w:cs="David"/>
          <w:b/>
          <w:bCs/>
          <w:sz w:val="24"/>
          <w:szCs w:val="24"/>
        </w:rPr>
      </w:pPr>
      <w:r w:rsidRPr="000A7A06">
        <w:rPr>
          <w:rFonts w:ascii="David" w:hAnsi="David" w:cs="David" w:hint="eastAsia"/>
          <w:sz w:val="24"/>
          <w:szCs w:val="24"/>
          <w:rtl/>
        </w:rPr>
        <w:t>לפעול</w:t>
      </w:r>
      <w:r w:rsidRPr="000A7A06">
        <w:rPr>
          <w:rFonts w:ascii="David" w:hAnsi="David" w:cs="David"/>
          <w:sz w:val="24"/>
          <w:szCs w:val="24"/>
          <w:rtl/>
        </w:rPr>
        <w:t xml:space="preserve"> </w:t>
      </w:r>
      <w:r w:rsidRPr="000A7A06">
        <w:rPr>
          <w:rFonts w:ascii="David" w:hAnsi="David" w:cs="David" w:hint="eastAsia"/>
          <w:sz w:val="24"/>
          <w:szCs w:val="24"/>
          <w:rtl/>
        </w:rPr>
        <w:t>למניעת</w:t>
      </w:r>
      <w:r w:rsidRPr="000A7A06">
        <w:rPr>
          <w:rFonts w:ascii="David" w:hAnsi="David" w:cs="David"/>
          <w:sz w:val="24"/>
          <w:szCs w:val="24"/>
          <w:rtl/>
        </w:rPr>
        <w:t xml:space="preserve"> </w:t>
      </w:r>
      <w:r w:rsidRPr="000A7A06">
        <w:rPr>
          <w:rFonts w:ascii="David" w:hAnsi="David" w:cs="David" w:hint="eastAsia"/>
          <w:sz w:val="24"/>
          <w:szCs w:val="24"/>
          <w:rtl/>
        </w:rPr>
        <w:t>מפגעים</w:t>
      </w:r>
      <w:r w:rsidRPr="000A7A06">
        <w:rPr>
          <w:rFonts w:ascii="David" w:hAnsi="David" w:cs="David"/>
          <w:sz w:val="24"/>
          <w:szCs w:val="24"/>
          <w:rtl/>
        </w:rPr>
        <w:t xml:space="preserve"> </w:t>
      </w:r>
      <w:r w:rsidRPr="000A7A06">
        <w:rPr>
          <w:rFonts w:ascii="David" w:hAnsi="David" w:cs="David" w:hint="eastAsia"/>
          <w:sz w:val="24"/>
          <w:szCs w:val="24"/>
          <w:rtl/>
        </w:rPr>
        <w:t>לרבות</w:t>
      </w:r>
      <w:r w:rsidRPr="000A7A06">
        <w:rPr>
          <w:rFonts w:ascii="David" w:hAnsi="David" w:cs="David"/>
          <w:sz w:val="24"/>
          <w:szCs w:val="24"/>
          <w:rtl/>
        </w:rPr>
        <w:t xml:space="preserve"> </w:t>
      </w:r>
      <w:r w:rsidRPr="000A7A06">
        <w:rPr>
          <w:rFonts w:ascii="David" w:hAnsi="David" w:cs="David" w:hint="eastAsia"/>
          <w:sz w:val="24"/>
          <w:szCs w:val="24"/>
          <w:rtl/>
        </w:rPr>
        <w:t>חיתוך</w:t>
      </w:r>
      <w:r w:rsidRPr="000A7A06">
        <w:rPr>
          <w:rFonts w:ascii="David" w:hAnsi="David" w:cs="David"/>
          <w:sz w:val="24"/>
          <w:szCs w:val="24"/>
          <w:rtl/>
        </w:rPr>
        <w:t xml:space="preserve"> </w:t>
      </w:r>
      <w:r w:rsidRPr="000A7A06">
        <w:rPr>
          <w:rFonts w:ascii="David" w:hAnsi="David" w:cs="David" w:hint="eastAsia"/>
          <w:sz w:val="24"/>
          <w:szCs w:val="24"/>
          <w:rtl/>
        </w:rPr>
        <w:t>חוטים</w:t>
      </w:r>
      <w:r w:rsidRPr="000A7A06">
        <w:rPr>
          <w:rFonts w:ascii="David" w:hAnsi="David" w:cs="David"/>
          <w:sz w:val="24"/>
          <w:szCs w:val="24"/>
          <w:rtl/>
        </w:rPr>
        <w:t xml:space="preserve">, </w:t>
      </w:r>
      <w:r w:rsidRPr="000A7A06">
        <w:rPr>
          <w:rFonts w:ascii="David" w:hAnsi="David" w:cs="David" w:hint="eastAsia"/>
          <w:sz w:val="24"/>
          <w:szCs w:val="24"/>
          <w:rtl/>
        </w:rPr>
        <w:t>מסמרים</w:t>
      </w:r>
      <w:r w:rsidRPr="000A7A06">
        <w:rPr>
          <w:rFonts w:ascii="David" w:hAnsi="David" w:cs="David"/>
          <w:sz w:val="24"/>
          <w:szCs w:val="24"/>
          <w:rtl/>
        </w:rPr>
        <w:t xml:space="preserve"> </w:t>
      </w:r>
      <w:r w:rsidRPr="000A7A06">
        <w:rPr>
          <w:rFonts w:ascii="David" w:hAnsi="David" w:cs="David" w:hint="eastAsia"/>
          <w:sz w:val="24"/>
          <w:szCs w:val="24"/>
          <w:rtl/>
        </w:rPr>
        <w:t>וברזלים</w:t>
      </w:r>
      <w:r w:rsidRPr="000A7A06">
        <w:rPr>
          <w:rFonts w:ascii="David" w:hAnsi="David" w:cs="David"/>
          <w:sz w:val="24"/>
          <w:szCs w:val="24"/>
          <w:rtl/>
        </w:rPr>
        <w:t xml:space="preserve"> </w:t>
      </w:r>
      <w:r w:rsidRPr="000A7A06">
        <w:rPr>
          <w:rFonts w:ascii="David" w:hAnsi="David" w:cs="David" w:hint="eastAsia"/>
          <w:sz w:val="24"/>
          <w:szCs w:val="24"/>
          <w:rtl/>
        </w:rPr>
        <w:t>היוצאים</w:t>
      </w:r>
      <w:r w:rsidRPr="000A7A06">
        <w:rPr>
          <w:rFonts w:ascii="David" w:hAnsi="David" w:cs="David"/>
          <w:sz w:val="24"/>
          <w:szCs w:val="24"/>
          <w:rtl/>
        </w:rPr>
        <w:t xml:space="preserve"> </w:t>
      </w:r>
      <w:r w:rsidRPr="000A7A06">
        <w:rPr>
          <w:rFonts w:ascii="David" w:hAnsi="David" w:cs="David" w:hint="eastAsia"/>
          <w:sz w:val="24"/>
          <w:szCs w:val="24"/>
          <w:rtl/>
        </w:rPr>
        <w:t>מן</w:t>
      </w:r>
      <w:r w:rsidRPr="000A7A06">
        <w:rPr>
          <w:rFonts w:ascii="David" w:hAnsi="David" w:cs="David"/>
          <w:sz w:val="24"/>
          <w:szCs w:val="24"/>
          <w:rtl/>
        </w:rPr>
        <w:t xml:space="preserve"> </w:t>
      </w:r>
      <w:r w:rsidRPr="000A7A06">
        <w:rPr>
          <w:rFonts w:ascii="David" w:hAnsi="David" w:cs="David" w:hint="eastAsia"/>
          <w:sz w:val="24"/>
          <w:szCs w:val="24"/>
          <w:rtl/>
        </w:rPr>
        <w:t>הקירות</w:t>
      </w:r>
      <w:r w:rsidRPr="000A7A06">
        <w:rPr>
          <w:rFonts w:ascii="David" w:hAnsi="David" w:cs="David"/>
          <w:sz w:val="24"/>
          <w:szCs w:val="24"/>
          <w:rtl/>
        </w:rPr>
        <w:t xml:space="preserve">/ </w:t>
      </w:r>
      <w:r w:rsidRPr="000A7A06">
        <w:rPr>
          <w:rFonts w:ascii="David" w:hAnsi="David" w:cs="David" w:hint="eastAsia"/>
          <w:sz w:val="24"/>
          <w:szCs w:val="24"/>
          <w:rtl/>
        </w:rPr>
        <w:t>מעקה</w:t>
      </w:r>
      <w:r w:rsidRPr="000A7A06">
        <w:rPr>
          <w:rFonts w:ascii="David" w:hAnsi="David" w:cs="David"/>
          <w:sz w:val="24"/>
          <w:szCs w:val="24"/>
          <w:rtl/>
        </w:rPr>
        <w:t xml:space="preserve"> </w:t>
      </w:r>
      <w:r w:rsidRPr="000A7A06">
        <w:rPr>
          <w:rFonts w:ascii="David" w:hAnsi="David" w:cs="David" w:hint="eastAsia"/>
          <w:sz w:val="24"/>
          <w:szCs w:val="24"/>
          <w:rtl/>
        </w:rPr>
        <w:t>חדר</w:t>
      </w:r>
      <w:r w:rsidRPr="000A7A06">
        <w:rPr>
          <w:rFonts w:ascii="David" w:hAnsi="David" w:cs="David"/>
          <w:sz w:val="24"/>
          <w:szCs w:val="24"/>
          <w:rtl/>
        </w:rPr>
        <w:t xml:space="preserve"> </w:t>
      </w:r>
      <w:r w:rsidRPr="000A7A06">
        <w:rPr>
          <w:rFonts w:ascii="David" w:hAnsi="David" w:cs="David" w:hint="eastAsia"/>
          <w:sz w:val="24"/>
          <w:szCs w:val="24"/>
          <w:rtl/>
        </w:rPr>
        <w:t>המדרגות</w:t>
      </w:r>
      <w:r w:rsidRPr="000A7A06">
        <w:rPr>
          <w:rFonts w:ascii="David" w:hAnsi="David" w:cs="David"/>
          <w:sz w:val="24"/>
          <w:szCs w:val="24"/>
          <w:rtl/>
        </w:rPr>
        <w:t xml:space="preserve">, </w:t>
      </w:r>
      <w:r w:rsidRPr="000A7A06">
        <w:rPr>
          <w:rFonts w:ascii="David" w:hAnsi="David" w:cs="David" w:hint="eastAsia"/>
          <w:sz w:val="24"/>
          <w:szCs w:val="24"/>
          <w:rtl/>
        </w:rPr>
        <w:t>התקנת</w:t>
      </w:r>
      <w:r w:rsidRPr="000A7A06">
        <w:rPr>
          <w:rFonts w:ascii="David" w:hAnsi="David" w:cs="David"/>
          <w:sz w:val="24"/>
          <w:szCs w:val="24"/>
          <w:rtl/>
        </w:rPr>
        <w:t xml:space="preserve"> </w:t>
      </w:r>
      <w:r w:rsidRPr="000A7A06">
        <w:rPr>
          <w:rFonts w:ascii="David" w:hAnsi="David" w:cs="David" w:hint="eastAsia"/>
          <w:sz w:val="24"/>
          <w:szCs w:val="24"/>
          <w:rtl/>
        </w:rPr>
        <w:t>והפעלת</w:t>
      </w:r>
      <w:r w:rsidRPr="000A7A06">
        <w:rPr>
          <w:rFonts w:ascii="David" w:hAnsi="David" w:cs="David"/>
          <w:sz w:val="24"/>
          <w:szCs w:val="24"/>
          <w:rtl/>
        </w:rPr>
        <w:t xml:space="preserve">  </w:t>
      </w:r>
      <w:r w:rsidRPr="000A7A06">
        <w:rPr>
          <w:rFonts w:ascii="David" w:hAnsi="David" w:cs="David" w:hint="eastAsia"/>
          <w:sz w:val="24"/>
          <w:szCs w:val="24"/>
          <w:rtl/>
        </w:rPr>
        <w:t>תאורה</w:t>
      </w:r>
      <w:r w:rsidRPr="000A7A06">
        <w:rPr>
          <w:rFonts w:ascii="David" w:hAnsi="David" w:cs="David"/>
          <w:sz w:val="24"/>
          <w:szCs w:val="24"/>
          <w:rtl/>
        </w:rPr>
        <w:t xml:space="preserve"> </w:t>
      </w:r>
      <w:r w:rsidRPr="000A7A06">
        <w:rPr>
          <w:rFonts w:ascii="David" w:hAnsi="David" w:cs="David" w:hint="eastAsia"/>
          <w:sz w:val="24"/>
          <w:szCs w:val="24"/>
          <w:rtl/>
        </w:rPr>
        <w:t>בחדרי</w:t>
      </w:r>
      <w:r w:rsidRPr="00EF4F1C">
        <w:rPr>
          <w:rFonts w:ascii="David" w:hAnsi="David" w:cs="David"/>
          <w:b/>
          <w:bCs/>
          <w:sz w:val="24"/>
          <w:szCs w:val="24"/>
          <w:rtl/>
        </w:rPr>
        <w:t xml:space="preserve"> </w:t>
      </w:r>
      <w:r w:rsidRPr="000A7A06">
        <w:rPr>
          <w:rFonts w:ascii="David" w:hAnsi="David" w:cs="David" w:hint="eastAsia"/>
          <w:sz w:val="24"/>
          <w:szCs w:val="24"/>
          <w:rtl/>
        </w:rPr>
        <w:t>מדרגות</w:t>
      </w:r>
      <w:r w:rsidRPr="000A7A06">
        <w:rPr>
          <w:rFonts w:ascii="David" w:hAnsi="David" w:cs="David"/>
          <w:sz w:val="24"/>
          <w:szCs w:val="24"/>
          <w:rtl/>
        </w:rPr>
        <w:t xml:space="preserve"> </w:t>
      </w:r>
      <w:r w:rsidRPr="000A7A06">
        <w:rPr>
          <w:rFonts w:ascii="David" w:hAnsi="David" w:cs="David" w:hint="eastAsia"/>
          <w:sz w:val="24"/>
          <w:szCs w:val="24"/>
          <w:rtl/>
        </w:rPr>
        <w:t>ובמקומות</w:t>
      </w:r>
      <w:r w:rsidRPr="000A7A06">
        <w:rPr>
          <w:rFonts w:ascii="David" w:hAnsi="David" w:cs="David"/>
          <w:sz w:val="24"/>
          <w:szCs w:val="24"/>
          <w:rtl/>
        </w:rPr>
        <w:t xml:space="preserve"> </w:t>
      </w:r>
      <w:r w:rsidRPr="000A7A06">
        <w:rPr>
          <w:rFonts w:ascii="David" w:hAnsi="David" w:cs="David" w:hint="eastAsia"/>
          <w:sz w:val="24"/>
          <w:szCs w:val="24"/>
          <w:rtl/>
        </w:rPr>
        <w:t>חשוכים</w:t>
      </w:r>
      <w:r w:rsidRPr="000A7A06">
        <w:rPr>
          <w:rFonts w:ascii="David" w:hAnsi="David" w:cs="David"/>
          <w:sz w:val="24"/>
          <w:szCs w:val="24"/>
          <w:rtl/>
        </w:rPr>
        <w:t xml:space="preserve">, </w:t>
      </w:r>
      <w:r w:rsidRPr="000A7A06">
        <w:rPr>
          <w:rFonts w:ascii="David" w:hAnsi="David" w:cs="David" w:hint="eastAsia"/>
          <w:sz w:val="24"/>
          <w:szCs w:val="24"/>
          <w:rtl/>
        </w:rPr>
        <w:t>שלבי</w:t>
      </w:r>
      <w:r w:rsidRPr="000A7A06">
        <w:rPr>
          <w:rFonts w:ascii="David" w:hAnsi="David" w:cs="David"/>
          <w:sz w:val="24"/>
          <w:szCs w:val="24"/>
          <w:rtl/>
        </w:rPr>
        <w:t xml:space="preserve"> </w:t>
      </w:r>
      <w:r w:rsidRPr="000A7A06">
        <w:rPr>
          <w:rFonts w:ascii="David" w:hAnsi="David" w:cs="David" w:hint="eastAsia"/>
          <w:sz w:val="24"/>
          <w:szCs w:val="24"/>
          <w:rtl/>
        </w:rPr>
        <w:t>דריכה</w:t>
      </w:r>
      <w:r w:rsidRPr="000A7A06">
        <w:rPr>
          <w:rFonts w:ascii="David" w:hAnsi="David" w:cs="David"/>
          <w:sz w:val="24"/>
          <w:szCs w:val="24"/>
          <w:rtl/>
        </w:rPr>
        <w:t xml:space="preserve"> </w:t>
      </w:r>
      <w:r w:rsidRPr="000A7A06">
        <w:rPr>
          <w:rFonts w:ascii="David" w:hAnsi="David" w:cs="David" w:hint="eastAsia"/>
          <w:sz w:val="24"/>
          <w:szCs w:val="24"/>
          <w:rtl/>
        </w:rPr>
        <w:t>רחבים</w:t>
      </w:r>
      <w:r w:rsidRPr="000A7A06">
        <w:rPr>
          <w:rFonts w:ascii="David" w:hAnsi="David" w:cs="David"/>
          <w:sz w:val="24"/>
          <w:szCs w:val="24"/>
          <w:rtl/>
        </w:rPr>
        <w:t xml:space="preserve"> </w:t>
      </w:r>
      <w:r w:rsidRPr="000A7A06">
        <w:rPr>
          <w:rFonts w:ascii="David" w:hAnsi="David" w:cs="David" w:hint="eastAsia"/>
          <w:sz w:val="24"/>
          <w:szCs w:val="24"/>
          <w:rtl/>
        </w:rPr>
        <w:t>ומעוגנים</w:t>
      </w:r>
      <w:r w:rsidRPr="000A7A06">
        <w:rPr>
          <w:rFonts w:ascii="David" w:hAnsi="David" w:cs="David"/>
          <w:sz w:val="24"/>
          <w:szCs w:val="24"/>
          <w:rtl/>
        </w:rPr>
        <w:t xml:space="preserve"> </w:t>
      </w:r>
      <w:r w:rsidRPr="000A7A06">
        <w:rPr>
          <w:rFonts w:ascii="David" w:hAnsi="David" w:cs="David" w:hint="eastAsia"/>
          <w:sz w:val="24"/>
          <w:szCs w:val="24"/>
          <w:rtl/>
        </w:rPr>
        <w:t>במהלכי</w:t>
      </w:r>
      <w:r w:rsidRPr="000A7A06">
        <w:rPr>
          <w:rFonts w:ascii="David" w:hAnsi="David" w:cs="David"/>
          <w:sz w:val="24"/>
          <w:szCs w:val="24"/>
          <w:rtl/>
        </w:rPr>
        <w:t xml:space="preserve"> </w:t>
      </w:r>
      <w:r w:rsidRPr="000A7A06">
        <w:rPr>
          <w:rFonts w:ascii="David" w:hAnsi="David" w:cs="David" w:hint="eastAsia"/>
          <w:sz w:val="24"/>
          <w:szCs w:val="24"/>
          <w:rtl/>
        </w:rPr>
        <w:t>מדרגות</w:t>
      </w:r>
      <w:r w:rsidRPr="000A7A06">
        <w:rPr>
          <w:rFonts w:ascii="David" w:hAnsi="David" w:cs="David"/>
          <w:sz w:val="24"/>
          <w:szCs w:val="24"/>
          <w:rtl/>
        </w:rPr>
        <w:t xml:space="preserve"> </w:t>
      </w:r>
      <w:r w:rsidRPr="000A7A06">
        <w:rPr>
          <w:rFonts w:ascii="David" w:hAnsi="David" w:cs="David" w:hint="eastAsia"/>
          <w:sz w:val="24"/>
          <w:szCs w:val="24"/>
          <w:rtl/>
        </w:rPr>
        <w:t>משופעים</w:t>
      </w:r>
      <w:r w:rsidRPr="000A7A06">
        <w:rPr>
          <w:rFonts w:ascii="David" w:hAnsi="David" w:cs="David"/>
          <w:sz w:val="24"/>
          <w:szCs w:val="24"/>
          <w:rtl/>
        </w:rPr>
        <w:t xml:space="preserve"> </w:t>
      </w:r>
      <w:r w:rsidRPr="000A7A06">
        <w:rPr>
          <w:rFonts w:ascii="David" w:hAnsi="David" w:cs="David" w:hint="eastAsia"/>
          <w:sz w:val="24"/>
          <w:szCs w:val="24"/>
          <w:rtl/>
        </w:rPr>
        <w:t>שלא</w:t>
      </w:r>
      <w:r w:rsidRPr="000A7A06">
        <w:rPr>
          <w:rFonts w:ascii="David" w:hAnsi="David" w:cs="David"/>
          <w:sz w:val="24"/>
          <w:szCs w:val="24"/>
          <w:rtl/>
        </w:rPr>
        <w:t xml:space="preserve"> </w:t>
      </w:r>
      <w:r w:rsidRPr="000A7A06">
        <w:rPr>
          <w:rFonts w:ascii="David" w:hAnsi="David" w:cs="David" w:hint="eastAsia"/>
          <w:sz w:val="24"/>
          <w:szCs w:val="24"/>
          <w:rtl/>
        </w:rPr>
        <w:t>הושלמו</w:t>
      </w:r>
      <w:r w:rsidRPr="000A7A06">
        <w:rPr>
          <w:rFonts w:ascii="David" w:hAnsi="David" w:cs="David"/>
          <w:sz w:val="24"/>
          <w:szCs w:val="24"/>
          <w:rtl/>
        </w:rPr>
        <w:t xml:space="preserve"> </w:t>
      </w:r>
      <w:r w:rsidRPr="000A7A06">
        <w:rPr>
          <w:rFonts w:ascii="David" w:hAnsi="David" w:cs="David" w:hint="eastAsia"/>
          <w:sz w:val="24"/>
          <w:szCs w:val="24"/>
          <w:rtl/>
        </w:rPr>
        <w:t>וכד</w:t>
      </w:r>
      <w:r w:rsidRPr="000A7A06">
        <w:rPr>
          <w:rFonts w:ascii="David" w:hAnsi="David" w:cs="David"/>
          <w:sz w:val="24"/>
          <w:szCs w:val="24"/>
          <w:rtl/>
        </w:rPr>
        <w:t>'.</w:t>
      </w:r>
    </w:p>
    <w:p w14:paraId="03D310D9" w14:textId="77777777" w:rsidR="00795E25" w:rsidRPr="00EF4F1C" w:rsidRDefault="00795E25" w:rsidP="00795E25">
      <w:pPr>
        <w:spacing w:after="0" w:afterAutospacing="0" w:line="240" w:lineRule="auto"/>
        <w:ind w:left="1782"/>
        <w:rPr>
          <w:rFonts w:ascii="David" w:hAnsi="David" w:cs="David"/>
          <w:b/>
          <w:bCs/>
          <w:sz w:val="24"/>
          <w:szCs w:val="24"/>
          <w:rtl/>
        </w:rPr>
      </w:pPr>
    </w:p>
    <w:p w14:paraId="22F46F03" w14:textId="77777777" w:rsidR="00EF4F1C" w:rsidRPr="00795E25" w:rsidRDefault="00EF4F1C" w:rsidP="00A11D74">
      <w:pPr>
        <w:numPr>
          <w:ilvl w:val="1"/>
          <w:numId w:val="4"/>
        </w:numPr>
        <w:spacing w:after="0" w:afterAutospacing="0" w:line="240" w:lineRule="auto"/>
        <w:rPr>
          <w:rFonts w:ascii="David" w:hAnsi="David" w:cs="David"/>
          <w:sz w:val="24"/>
          <w:szCs w:val="24"/>
          <w:rtl/>
        </w:rPr>
      </w:pPr>
    </w:p>
    <w:p w14:paraId="16539225"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Pr>
      </w:pP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מתחייב</w:t>
      </w:r>
      <w:r w:rsidRPr="00795E25">
        <w:rPr>
          <w:rFonts w:ascii="David" w:hAnsi="David" w:cs="David"/>
          <w:i/>
          <w:sz w:val="24"/>
          <w:szCs w:val="24"/>
          <w:rtl/>
        </w:rPr>
        <w:t xml:space="preserve"> </w:t>
      </w:r>
      <w:r w:rsidRPr="00795E25">
        <w:rPr>
          <w:rFonts w:ascii="David" w:hAnsi="David" w:cs="David" w:hint="eastAsia"/>
          <w:i/>
          <w:sz w:val="24"/>
          <w:szCs w:val="24"/>
          <w:rtl/>
        </w:rPr>
        <w:t>שתוך</w:t>
      </w:r>
      <w:r w:rsidRPr="00795E25">
        <w:rPr>
          <w:rFonts w:ascii="David" w:hAnsi="David" w:cs="David"/>
          <w:i/>
          <w:sz w:val="24"/>
          <w:szCs w:val="24"/>
          <w:rtl/>
        </w:rPr>
        <w:t xml:space="preserve"> </w:t>
      </w:r>
      <w:r w:rsidRPr="00795E25">
        <w:rPr>
          <w:rFonts w:ascii="David" w:hAnsi="David" w:cs="David" w:hint="eastAsia"/>
          <w:i/>
          <w:sz w:val="24"/>
          <w:szCs w:val="24"/>
          <w:rtl/>
        </w:rPr>
        <w:t>כדי</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לא</w:t>
      </w:r>
      <w:r w:rsidRPr="00795E25">
        <w:rPr>
          <w:rFonts w:ascii="David" w:hAnsi="David" w:cs="David"/>
          <w:i/>
          <w:sz w:val="24"/>
          <w:szCs w:val="24"/>
          <w:rtl/>
        </w:rPr>
        <w:t xml:space="preserve"> </w:t>
      </w:r>
      <w:r w:rsidRPr="00795E25">
        <w:rPr>
          <w:rFonts w:ascii="David" w:hAnsi="David" w:cs="David" w:hint="eastAsia"/>
          <w:i/>
          <w:sz w:val="24"/>
          <w:szCs w:val="24"/>
          <w:rtl/>
        </w:rPr>
        <w:t>תהיה</w:t>
      </w:r>
      <w:r w:rsidRPr="00795E25">
        <w:rPr>
          <w:rFonts w:ascii="David" w:hAnsi="David" w:cs="David"/>
          <w:i/>
          <w:sz w:val="24"/>
          <w:szCs w:val="24"/>
          <w:rtl/>
        </w:rPr>
        <w:t xml:space="preserve"> </w:t>
      </w:r>
      <w:r w:rsidRPr="00795E25">
        <w:rPr>
          <w:rFonts w:ascii="David" w:hAnsi="David" w:cs="David" w:hint="eastAsia"/>
          <w:i/>
          <w:sz w:val="24"/>
          <w:szCs w:val="24"/>
          <w:rtl/>
        </w:rPr>
        <w:t>פגיעה</w:t>
      </w:r>
      <w:r w:rsidRPr="00795E25">
        <w:rPr>
          <w:rFonts w:ascii="David" w:hAnsi="David" w:cs="David"/>
          <w:i/>
          <w:sz w:val="24"/>
          <w:szCs w:val="24"/>
          <w:rtl/>
        </w:rPr>
        <w:t xml:space="preserve"> </w:t>
      </w:r>
      <w:r w:rsidRPr="00795E25">
        <w:rPr>
          <w:rFonts w:ascii="David" w:hAnsi="David" w:cs="David" w:hint="eastAsia"/>
          <w:i/>
          <w:sz w:val="24"/>
          <w:szCs w:val="24"/>
          <w:rtl/>
        </w:rPr>
        <w:t>בנוחות</w:t>
      </w:r>
      <w:r w:rsidRPr="00795E25">
        <w:rPr>
          <w:rFonts w:ascii="David" w:hAnsi="David" w:cs="David"/>
          <w:i/>
          <w:sz w:val="24"/>
          <w:szCs w:val="24"/>
          <w:rtl/>
        </w:rPr>
        <w:t xml:space="preserve"> </w:t>
      </w:r>
      <w:r w:rsidRPr="00795E25">
        <w:rPr>
          <w:rFonts w:ascii="David" w:hAnsi="David" w:cs="David" w:hint="eastAsia"/>
          <w:i/>
          <w:sz w:val="24"/>
          <w:szCs w:val="24"/>
          <w:rtl/>
        </w:rPr>
        <w:t>הצבור</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מתקנים</w:t>
      </w:r>
      <w:r w:rsidRPr="00795E25">
        <w:rPr>
          <w:rFonts w:ascii="David" w:hAnsi="David" w:cs="David"/>
          <w:i/>
          <w:sz w:val="24"/>
          <w:szCs w:val="24"/>
          <w:rtl/>
        </w:rPr>
        <w:t xml:space="preserve">, </w:t>
      </w:r>
      <w:r w:rsidRPr="00795E25">
        <w:rPr>
          <w:rFonts w:ascii="David" w:hAnsi="David" w:cs="David" w:hint="eastAsia"/>
          <w:i/>
          <w:sz w:val="24"/>
          <w:szCs w:val="24"/>
          <w:rtl/>
        </w:rPr>
        <w:t>בנינים</w:t>
      </w:r>
      <w:r w:rsidRPr="00795E25">
        <w:rPr>
          <w:rFonts w:ascii="David" w:hAnsi="David" w:cs="David"/>
          <w:i/>
          <w:sz w:val="24"/>
          <w:szCs w:val="24"/>
          <w:rtl/>
        </w:rPr>
        <w:t xml:space="preserve"> </w:t>
      </w:r>
      <w:r w:rsidRPr="00795E25">
        <w:rPr>
          <w:rFonts w:ascii="David" w:hAnsi="David" w:cs="David" w:hint="eastAsia"/>
          <w:i/>
          <w:sz w:val="24"/>
          <w:szCs w:val="24"/>
          <w:rtl/>
        </w:rPr>
        <w:t>ו</w:t>
      </w:r>
      <w:r w:rsidRPr="00795E25">
        <w:rPr>
          <w:rFonts w:ascii="David" w:hAnsi="David" w:cs="David"/>
          <w:i/>
          <w:sz w:val="24"/>
          <w:szCs w:val="24"/>
          <w:rtl/>
        </w:rPr>
        <w:t>/</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הדיירים</w:t>
      </w:r>
      <w:r w:rsidRPr="00795E25">
        <w:rPr>
          <w:rFonts w:ascii="David" w:hAnsi="David" w:cs="David"/>
          <w:i/>
          <w:sz w:val="24"/>
          <w:szCs w:val="24"/>
          <w:rtl/>
        </w:rPr>
        <w:t xml:space="preserve"> </w:t>
      </w:r>
      <w:r w:rsidRPr="00795E25">
        <w:rPr>
          <w:rFonts w:ascii="David" w:hAnsi="David" w:cs="David" w:hint="eastAsia"/>
          <w:i/>
          <w:sz w:val="24"/>
          <w:szCs w:val="24"/>
          <w:rtl/>
        </w:rPr>
        <w:t>בסביבה</w:t>
      </w:r>
      <w:r w:rsidRPr="00795E25">
        <w:rPr>
          <w:rFonts w:ascii="David" w:hAnsi="David" w:cs="David"/>
          <w:i/>
          <w:sz w:val="24"/>
          <w:szCs w:val="24"/>
          <w:rtl/>
        </w:rPr>
        <w:t xml:space="preserve"> </w:t>
      </w:r>
      <w:r w:rsidRPr="00795E25">
        <w:rPr>
          <w:rFonts w:ascii="David" w:hAnsi="David" w:cs="David" w:hint="eastAsia"/>
          <w:i/>
          <w:sz w:val="24"/>
          <w:szCs w:val="24"/>
          <w:rtl/>
        </w:rPr>
        <w:t>וביכולתם</w:t>
      </w:r>
      <w:r w:rsidRPr="00795E25">
        <w:rPr>
          <w:rFonts w:ascii="David" w:hAnsi="David" w:cs="David"/>
          <w:i/>
          <w:sz w:val="24"/>
          <w:szCs w:val="24"/>
          <w:rtl/>
        </w:rPr>
        <w:t xml:space="preserve"> </w:t>
      </w:r>
      <w:r w:rsidRPr="00795E25">
        <w:rPr>
          <w:rFonts w:ascii="David" w:hAnsi="David" w:cs="David" w:hint="eastAsia"/>
          <w:i/>
          <w:sz w:val="24"/>
          <w:szCs w:val="24"/>
          <w:rtl/>
        </w:rPr>
        <w:t>לתפקד</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תקין</w:t>
      </w:r>
      <w:r w:rsidRPr="00795E25">
        <w:rPr>
          <w:rFonts w:ascii="David" w:hAnsi="David" w:cs="David"/>
          <w:i/>
          <w:sz w:val="24"/>
          <w:szCs w:val="24"/>
          <w:rtl/>
        </w:rPr>
        <w:t xml:space="preserve">), </w:t>
      </w:r>
      <w:r w:rsidRPr="00795E25">
        <w:rPr>
          <w:rFonts w:ascii="David" w:hAnsi="David" w:cs="David" w:hint="eastAsia"/>
          <w:i/>
          <w:sz w:val="24"/>
          <w:szCs w:val="24"/>
          <w:rtl/>
        </w:rPr>
        <w:t>ולא</w:t>
      </w:r>
      <w:r w:rsidRPr="00795E25">
        <w:rPr>
          <w:rFonts w:ascii="David" w:hAnsi="David" w:cs="David"/>
          <w:i/>
          <w:sz w:val="24"/>
          <w:szCs w:val="24"/>
          <w:rtl/>
        </w:rPr>
        <w:t xml:space="preserve"> </w:t>
      </w:r>
      <w:r w:rsidRPr="00795E25">
        <w:rPr>
          <w:rFonts w:ascii="David" w:hAnsi="David" w:cs="David" w:hint="eastAsia"/>
          <w:i/>
          <w:sz w:val="24"/>
          <w:szCs w:val="24"/>
          <w:rtl/>
        </w:rPr>
        <w:t>תהיה</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הפרעה</w:t>
      </w:r>
      <w:r w:rsidRPr="00795E25">
        <w:rPr>
          <w:rFonts w:ascii="David" w:hAnsi="David" w:cs="David"/>
          <w:i/>
          <w:sz w:val="24"/>
          <w:szCs w:val="24"/>
          <w:rtl/>
        </w:rPr>
        <w:t xml:space="preserve"> </w:t>
      </w:r>
      <w:r w:rsidRPr="00795E25">
        <w:rPr>
          <w:rFonts w:ascii="David" w:hAnsi="David" w:cs="David" w:hint="eastAsia"/>
          <w:i/>
          <w:sz w:val="24"/>
          <w:szCs w:val="24"/>
          <w:rtl/>
        </w:rPr>
        <w:t>בזכות</w:t>
      </w:r>
      <w:r w:rsidRPr="00795E25">
        <w:rPr>
          <w:rFonts w:ascii="David" w:hAnsi="David" w:cs="David"/>
          <w:i/>
          <w:sz w:val="24"/>
          <w:szCs w:val="24"/>
          <w:rtl/>
        </w:rPr>
        <w:t xml:space="preserve"> </w:t>
      </w:r>
      <w:r w:rsidRPr="00795E25">
        <w:rPr>
          <w:rFonts w:ascii="David" w:hAnsi="David" w:cs="David" w:hint="eastAsia"/>
          <w:i/>
          <w:sz w:val="24"/>
          <w:szCs w:val="24"/>
          <w:rtl/>
        </w:rPr>
        <w:t>השימוש</w:t>
      </w:r>
      <w:r w:rsidRPr="00795E25">
        <w:rPr>
          <w:rFonts w:ascii="David" w:hAnsi="David" w:cs="David"/>
          <w:i/>
          <w:sz w:val="24"/>
          <w:szCs w:val="24"/>
          <w:rtl/>
        </w:rPr>
        <w:t xml:space="preserve"> </w:t>
      </w:r>
      <w:r w:rsidRPr="00795E25">
        <w:rPr>
          <w:rFonts w:ascii="David" w:hAnsi="David" w:cs="David" w:hint="eastAsia"/>
          <w:i/>
          <w:sz w:val="24"/>
          <w:szCs w:val="24"/>
          <w:rtl/>
        </w:rPr>
        <w:t>והמעבר</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בכביש</w:t>
      </w:r>
      <w:r w:rsidRPr="00795E25">
        <w:rPr>
          <w:rFonts w:ascii="David" w:hAnsi="David" w:cs="David"/>
          <w:i/>
          <w:sz w:val="24"/>
          <w:szCs w:val="24"/>
          <w:rtl/>
        </w:rPr>
        <w:t xml:space="preserve">, </w:t>
      </w:r>
      <w:r w:rsidRPr="00795E25">
        <w:rPr>
          <w:rFonts w:ascii="David" w:hAnsi="David" w:cs="David" w:hint="eastAsia"/>
          <w:i/>
          <w:sz w:val="24"/>
          <w:szCs w:val="24"/>
          <w:rtl/>
        </w:rPr>
        <w:t>דרך</w:t>
      </w:r>
      <w:r w:rsidRPr="00795E25">
        <w:rPr>
          <w:rFonts w:ascii="David" w:hAnsi="David" w:cs="David"/>
          <w:i/>
          <w:sz w:val="24"/>
          <w:szCs w:val="24"/>
          <w:rtl/>
        </w:rPr>
        <w:t xml:space="preserve"> </w:t>
      </w:r>
      <w:r w:rsidRPr="00795E25">
        <w:rPr>
          <w:rFonts w:ascii="David" w:hAnsi="David" w:cs="David" w:hint="eastAsia"/>
          <w:i/>
          <w:sz w:val="24"/>
          <w:szCs w:val="24"/>
          <w:rtl/>
        </w:rPr>
        <w:t>וכיו</w:t>
      </w:r>
      <w:r w:rsidRPr="00795E25">
        <w:rPr>
          <w:rFonts w:ascii="David" w:hAnsi="David" w:cs="David"/>
          <w:i/>
          <w:sz w:val="24"/>
          <w:szCs w:val="24"/>
          <w:rtl/>
        </w:rPr>
        <w:t>"</w:t>
      </w:r>
      <w:r w:rsidRPr="00795E25">
        <w:rPr>
          <w:rFonts w:ascii="David" w:hAnsi="David" w:cs="David" w:hint="eastAsia"/>
          <w:i/>
          <w:sz w:val="24"/>
          <w:szCs w:val="24"/>
          <w:rtl/>
        </w:rPr>
        <w:t>ב</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בזכות</w:t>
      </w:r>
      <w:r w:rsidRPr="00795E25">
        <w:rPr>
          <w:rFonts w:ascii="David" w:hAnsi="David" w:cs="David"/>
          <w:i/>
          <w:sz w:val="24"/>
          <w:szCs w:val="24"/>
          <w:rtl/>
        </w:rPr>
        <w:t xml:space="preserve"> </w:t>
      </w:r>
      <w:r w:rsidRPr="00795E25">
        <w:rPr>
          <w:rFonts w:ascii="David" w:hAnsi="David" w:cs="David" w:hint="eastAsia"/>
          <w:i/>
          <w:sz w:val="24"/>
          <w:szCs w:val="24"/>
          <w:rtl/>
        </w:rPr>
        <w:t>השימוש</w:t>
      </w:r>
      <w:r w:rsidRPr="00795E25">
        <w:rPr>
          <w:rFonts w:ascii="David" w:hAnsi="David" w:cs="David"/>
          <w:i/>
          <w:sz w:val="24"/>
          <w:szCs w:val="24"/>
          <w:rtl/>
        </w:rPr>
        <w:t xml:space="preserve"> </w:t>
      </w:r>
      <w:r w:rsidRPr="00795E25">
        <w:rPr>
          <w:rFonts w:ascii="David" w:hAnsi="David" w:cs="David" w:hint="eastAsia"/>
          <w:i/>
          <w:sz w:val="24"/>
          <w:szCs w:val="24"/>
          <w:rtl/>
        </w:rPr>
        <w:t>וההחזקה</w:t>
      </w:r>
      <w:r w:rsidRPr="00795E25">
        <w:rPr>
          <w:rFonts w:ascii="David" w:hAnsi="David" w:cs="David"/>
          <w:i/>
          <w:sz w:val="24"/>
          <w:szCs w:val="24"/>
          <w:rtl/>
        </w:rPr>
        <w:t xml:space="preserve"> </w:t>
      </w:r>
      <w:r w:rsidRPr="00795E25">
        <w:rPr>
          <w:rFonts w:ascii="David" w:hAnsi="David" w:cs="David" w:hint="eastAsia"/>
          <w:i/>
          <w:sz w:val="24"/>
          <w:szCs w:val="24"/>
          <w:rtl/>
        </w:rPr>
        <w:t>ברכוש</w:t>
      </w:r>
      <w:r w:rsidRPr="00795E25">
        <w:rPr>
          <w:rFonts w:ascii="David" w:hAnsi="David" w:cs="David"/>
          <w:i/>
          <w:sz w:val="24"/>
          <w:szCs w:val="24"/>
          <w:rtl/>
        </w:rPr>
        <w:t xml:space="preserve"> </w:t>
      </w:r>
      <w:r w:rsidRPr="00795E25">
        <w:rPr>
          <w:rFonts w:ascii="David" w:hAnsi="David" w:cs="David" w:hint="eastAsia"/>
          <w:i/>
          <w:sz w:val="24"/>
          <w:szCs w:val="24"/>
          <w:rtl/>
        </w:rPr>
        <w:t>ציבורי</w:t>
      </w:r>
      <w:r w:rsidRPr="00795E25">
        <w:rPr>
          <w:rFonts w:ascii="David" w:hAnsi="David" w:cs="David"/>
          <w:i/>
          <w:sz w:val="24"/>
          <w:szCs w:val="24"/>
          <w:rtl/>
        </w:rPr>
        <w:t xml:space="preserve"> </w:t>
      </w:r>
      <w:r w:rsidRPr="00795E25">
        <w:rPr>
          <w:rFonts w:ascii="David" w:hAnsi="David" w:cs="David" w:hint="eastAsia"/>
          <w:i/>
          <w:sz w:val="24"/>
          <w:szCs w:val="24"/>
          <w:rtl/>
        </w:rPr>
        <w:t>כלשהו</w:t>
      </w:r>
      <w:r w:rsidRPr="00795E25">
        <w:rPr>
          <w:rFonts w:ascii="David" w:hAnsi="David" w:cs="David"/>
          <w:i/>
          <w:sz w:val="24"/>
          <w:szCs w:val="24"/>
          <w:rtl/>
        </w:rPr>
        <w:t xml:space="preserve"> </w:t>
      </w:r>
      <w:r w:rsidRPr="00795E25">
        <w:rPr>
          <w:rFonts w:ascii="David" w:hAnsi="David" w:cs="David" w:hint="eastAsia"/>
          <w:i/>
          <w:sz w:val="24"/>
          <w:szCs w:val="24"/>
          <w:rtl/>
        </w:rPr>
        <w:t>ובכלל</w:t>
      </w:r>
      <w:r w:rsidRPr="00795E25">
        <w:rPr>
          <w:rFonts w:ascii="David" w:hAnsi="David" w:cs="David"/>
          <w:i/>
          <w:sz w:val="24"/>
          <w:szCs w:val="24"/>
          <w:rtl/>
        </w:rPr>
        <w:t xml:space="preserve"> </w:t>
      </w:r>
      <w:r w:rsidRPr="00795E25">
        <w:rPr>
          <w:rFonts w:ascii="David" w:hAnsi="David" w:cs="David" w:hint="eastAsia"/>
          <w:i/>
          <w:sz w:val="24"/>
          <w:szCs w:val="24"/>
          <w:rtl/>
        </w:rPr>
        <w:t>זה</w:t>
      </w:r>
      <w:r w:rsidRPr="00795E25">
        <w:rPr>
          <w:rFonts w:ascii="David" w:hAnsi="David" w:cs="David"/>
          <w:i/>
          <w:sz w:val="24"/>
          <w:szCs w:val="24"/>
          <w:rtl/>
        </w:rPr>
        <w:t xml:space="preserve"> </w:t>
      </w:r>
      <w:r w:rsidRPr="00795E25">
        <w:rPr>
          <w:rFonts w:ascii="David" w:hAnsi="David" w:cs="David" w:hint="eastAsia"/>
          <w:i/>
          <w:sz w:val="24"/>
          <w:szCs w:val="24"/>
          <w:rtl/>
        </w:rPr>
        <w:t>ימנע</w:t>
      </w:r>
      <w:r w:rsidRPr="00795E25">
        <w:rPr>
          <w:rFonts w:ascii="David" w:hAnsi="David" w:cs="David"/>
          <w:i/>
          <w:sz w:val="24"/>
          <w:szCs w:val="24"/>
          <w:rtl/>
        </w:rPr>
        <w:t xml:space="preserve"> </w:t>
      </w:r>
      <w:r w:rsidRPr="00795E25">
        <w:rPr>
          <w:rFonts w:ascii="David" w:hAnsi="David" w:cs="David" w:hint="eastAsia"/>
          <w:i/>
          <w:sz w:val="24"/>
          <w:szCs w:val="24"/>
          <w:rtl/>
        </w:rPr>
        <w:t>מיצירת</w:t>
      </w:r>
      <w:r w:rsidRPr="00795E25">
        <w:rPr>
          <w:rFonts w:ascii="David" w:hAnsi="David" w:cs="David"/>
          <w:i/>
          <w:sz w:val="24"/>
          <w:szCs w:val="24"/>
          <w:rtl/>
        </w:rPr>
        <w:t xml:space="preserve"> </w:t>
      </w:r>
      <w:r w:rsidRPr="00795E25">
        <w:rPr>
          <w:rFonts w:ascii="David" w:hAnsi="David" w:cs="David" w:hint="eastAsia"/>
          <w:i/>
          <w:sz w:val="24"/>
          <w:szCs w:val="24"/>
          <w:rtl/>
        </w:rPr>
        <w:t>מטרדי</w:t>
      </w:r>
      <w:r w:rsidRPr="00795E25">
        <w:rPr>
          <w:rFonts w:ascii="David" w:hAnsi="David" w:cs="David"/>
          <w:i/>
          <w:sz w:val="24"/>
          <w:szCs w:val="24"/>
          <w:rtl/>
        </w:rPr>
        <w:t xml:space="preserve"> </w:t>
      </w:r>
      <w:r w:rsidRPr="00795E25">
        <w:rPr>
          <w:rFonts w:ascii="David" w:hAnsi="David" w:cs="David" w:hint="eastAsia"/>
          <w:i/>
          <w:sz w:val="24"/>
          <w:szCs w:val="24"/>
          <w:rtl/>
        </w:rPr>
        <w:t>רעש</w:t>
      </w:r>
      <w:r w:rsidRPr="00795E25">
        <w:rPr>
          <w:rFonts w:ascii="David" w:hAnsi="David" w:cs="David"/>
          <w:i/>
          <w:sz w:val="24"/>
          <w:szCs w:val="24"/>
          <w:rtl/>
        </w:rPr>
        <w:t xml:space="preserve"> </w:t>
      </w:r>
      <w:r w:rsidRPr="00795E25">
        <w:rPr>
          <w:rFonts w:ascii="David" w:hAnsi="David" w:cs="David" w:hint="eastAsia"/>
          <w:i/>
          <w:sz w:val="24"/>
          <w:szCs w:val="24"/>
          <w:rtl/>
        </w:rPr>
        <w:t>ומטרדים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w:t>
      </w:r>
    </w:p>
    <w:p w14:paraId="1F1A56EE"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אחראי</w:t>
      </w:r>
      <w:r w:rsidRPr="00795E25">
        <w:rPr>
          <w:rFonts w:ascii="David" w:hAnsi="David" w:cs="David"/>
          <w:i/>
          <w:sz w:val="24"/>
          <w:szCs w:val="24"/>
          <w:rtl/>
        </w:rPr>
        <w:t xml:space="preserve"> </w:t>
      </w:r>
      <w:r w:rsidRPr="00795E25">
        <w:rPr>
          <w:rFonts w:ascii="David" w:hAnsi="David" w:cs="David" w:hint="eastAsia"/>
          <w:i/>
          <w:sz w:val="24"/>
          <w:szCs w:val="24"/>
          <w:rtl/>
        </w:rPr>
        <w:t>שכל</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קלקול</w:t>
      </w:r>
      <w:r w:rsidRPr="00795E25">
        <w:rPr>
          <w:rFonts w:ascii="David" w:hAnsi="David" w:cs="David"/>
          <w:i/>
          <w:sz w:val="24"/>
          <w:szCs w:val="24"/>
          <w:rtl/>
        </w:rPr>
        <w:t xml:space="preserve"> </w:t>
      </w:r>
      <w:r w:rsidRPr="00795E25">
        <w:rPr>
          <w:rFonts w:ascii="David" w:hAnsi="David" w:cs="David" w:hint="eastAsia"/>
          <w:i/>
          <w:sz w:val="24"/>
          <w:szCs w:val="24"/>
          <w:rtl/>
        </w:rPr>
        <w:t>שיגרם</w:t>
      </w:r>
      <w:r w:rsidRPr="00795E25">
        <w:rPr>
          <w:rFonts w:ascii="David" w:hAnsi="David" w:cs="David"/>
          <w:i/>
          <w:sz w:val="24"/>
          <w:szCs w:val="24"/>
          <w:rtl/>
        </w:rPr>
        <w:t xml:space="preserve"> </w:t>
      </w:r>
      <w:r w:rsidRPr="00795E25">
        <w:rPr>
          <w:rFonts w:ascii="David" w:hAnsi="David" w:cs="David" w:hint="eastAsia"/>
          <w:i/>
          <w:sz w:val="24"/>
          <w:szCs w:val="24"/>
          <w:rtl/>
        </w:rPr>
        <w:t>עקב</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לכביש</w:t>
      </w:r>
      <w:r w:rsidRPr="00795E25">
        <w:rPr>
          <w:rFonts w:ascii="David" w:hAnsi="David" w:cs="David"/>
          <w:i/>
          <w:sz w:val="24"/>
          <w:szCs w:val="24"/>
          <w:rtl/>
        </w:rPr>
        <w:t xml:space="preserve">, </w:t>
      </w:r>
      <w:r w:rsidRPr="00795E25">
        <w:rPr>
          <w:rFonts w:ascii="David" w:hAnsi="David" w:cs="David" w:hint="eastAsia"/>
          <w:i/>
          <w:sz w:val="24"/>
          <w:szCs w:val="24"/>
          <w:rtl/>
        </w:rPr>
        <w:t>דרך</w:t>
      </w:r>
      <w:r w:rsidRPr="00795E25">
        <w:rPr>
          <w:rFonts w:ascii="David" w:hAnsi="David" w:cs="David"/>
          <w:i/>
          <w:sz w:val="24"/>
          <w:szCs w:val="24"/>
          <w:rtl/>
        </w:rPr>
        <w:t xml:space="preserve">, </w:t>
      </w:r>
      <w:r w:rsidRPr="00795E25">
        <w:rPr>
          <w:rFonts w:ascii="David" w:hAnsi="David" w:cs="David" w:hint="eastAsia"/>
          <w:i/>
          <w:sz w:val="24"/>
          <w:szCs w:val="24"/>
          <w:rtl/>
        </w:rPr>
        <w:t>מדרכה</w:t>
      </w:r>
      <w:r w:rsidRPr="00795E25">
        <w:rPr>
          <w:rFonts w:ascii="David" w:hAnsi="David" w:cs="David"/>
          <w:i/>
          <w:sz w:val="24"/>
          <w:szCs w:val="24"/>
          <w:rtl/>
        </w:rPr>
        <w:t xml:space="preserve">, </w:t>
      </w:r>
      <w:r w:rsidRPr="00795E25">
        <w:rPr>
          <w:rFonts w:ascii="David" w:hAnsi="David" w:cs="David" w:hint="eastAsia"/>
          <w:i/>
          <w:sz w:val="24"/>
          <w:szCs w:val="24"/>
          <w:rtl/>
        </w:rPr>
        <w:t>שביל</w:t>
      </w:r>
      <w:r w:rsidRPr="00795E25">
        <w:rPr>
          <w:rFonts w:ascii="David" w:hAnsi="David" w:cs="David"/>
          <w:i/>
          <w:sz w:val="24"/>
          <w:szCs w:val="24"/>
          <w:rtl/>
        </w:rPr>
        <w:t xml:space="preserve">, </w:t>
      </w:r>
      <w:r w:rsidRPr="00795E25">
        <w:rPr>
          <w:rFonts w:ascii="David" w:hAnsi="David" w:cs="David" w:hint="eastAsia"/>
          <w:i/>
          <w:sz w:val="24"/>
          <w:szCs w:val="24"/>
          <w:rtl/>
        </w:rPr>
        <w:t>רשת</w:t>
      </w:r>
      <w:r w:rsidRPr="00795E25">
        <w:rPr>
          <w:rFonts w:ascii="David" w:hAnsi="David" w:cs="David"/>
          <w:i/>
          <w:sz w:val="24"/>
          <w:szCs w:val="24"/>
          <w:rtl/>
        </w:rPr>
        <w:t xml:space="preserve"> </w:t>
      </w:r>
      <w:r w:rsidRPr="00795E25">
        <w:rPr>
          <w:rFonts w:ascii="David" w:hAnsi="David" w:cs="David" w:hint="eastAsia"/>
          <w:i/>
          <w:sz w:val="24"/>
          <w:szCs w:val="24"/>
          <w:rtl/>
        </w:rPr>
        <w:t>מים</w:t>
      </w:r>
      <w:r w:rsidRPr="00795E25">
        <w:rPr>
          <w:rFonts w:ascii="David" w:hAnsi="David" w:cs="David"/>
          <w:i/>
          <w:sz w:val="24"/>
          <w:szCs w:val="24"/>
          <w:rtl/>
        </w:rPr>
        <w:t xml:space="preserve">, </w:t>
      </w:r>
      <w:r w:rsidRPr="00795E25">
        <w:rPr>
          <w:rFonts w:ascii="David" w:hAnsi="David" w:cs="David" w:hint="eastAsia"/>
          <w:i/>
          <w:sz w:val="24"/>
          <w:szCs w:val="24"/>
          <w:rtl/>
        </w:rPr>
        <w:t>ביוב</w:t>
      </w:r>
      <w:r w:rsidRPr="00795E25">
        <w:rPr>
          <w:rFonts w:ascii="David" w:hAnsi="David" w:cs="David"/>
          <w:i/>
          <w:sz w:val="24"/>
          <w:szCs w:val="24"/>
          <w:rtl/>
        </w:rPr>
        <w:t xml:space="preserve">, </w:t>
      </w:r>
      <w:r w:rsidRPr="00795E25">
        <w:rPr>
          <w:rFonts w:ascii="David" w:hAnsi="David" w:cs="David" w:hint="eastAsia"/>
          <w:i/>
          <w:sz w:val="24"/>
          <w:szCs w:val="24"/>
          <w:rtl/>
        </w:rPr>
        <w:t>תיעול</w:t>
      </w:r>
      <w:r w:rsidRPr="00795E25">
        <w:rPr>
          <w:rFonts w:ascii="David" w:hAnsi="David" w:cs="David"/>
          <w:i/>
          <w:sz w:val="24"/>
          <w:szCs w:val="24"/>
          <w:rtl/>
        </w:rPr>
        <w:t xml:space="preserve">, </w:t>
      </w:r>
      <w:r w:rsidRPr="00795E25">
        <w:rPr>
          <w:rFonts w:ascii="David" w:hAnsi="David" w:cs="David" w:hint="eastAsia"/>
          <w:i/>
          <w:sz w:val="24"/>
          <w:szCs w:val="24"/>
          <w:rtl/>
        </w:rPr>
        <w:t>חשמל</w:t>
      </w:r>
      <w:r w:rsidRPr="00795E25">
        <w:rPr>
          <w:rFonts w:ascii="David" w:hAnsi="David" w:cs="David"/>
          <w:i/>
          <w:sz w:val="24"/>
          <w:szCs w:val="24"/>
          <w:rtl/>
        </w:rPr>
        <w:t xml:space="preserve">, </w:t>
      </w:r>
      <w:r w:rsidRPr="00795E25">
        <w:rPr>
          <w:rFonts w:ascii="David" w:hAnsi="David" w:cs="David" w:hint="eastAsia"/>
          <w:i/>
          <w:sz w:val="24"/>
          <w:szCs w:val="24"/>
          <w:rtl/>
        </w:rPr>
        <w:t>תשתיות</w:t>
      </w:r>
      <w:r w:rsidRPr="00795E25">
        <w:rPr>
          <w:rFonts w:ascii="David" w:hAnsi="David" w:cs="David"/>
          <w:i/>
          <w:sz w:val="24"/>
          <w:szCs w:val="24"/>
          <w:rtl/>
        </w:rPr>
        <w:t xml:space="preserve"> </w:t>
      </w:r>
      <w:r w:rsidRPr="00795E25">
        <w:rPr>
          <w:rFonts w:ascii="David" w:hAnsi="David" w:cs="David" w:hint="eastAsia"/>
          <w:i/>
          <w:sz w:val="24"/>
          <w:szCs w:val="24"/>
          <w:rtl/>
        </w:rPr>
        <w:t>ו</w:t>
      </w:r>
      <w:r w:rsidRPr="00795E25">
        <w:rPr>
          <w:rFonts w:ascii="David" w:hAnsi="David" w:cs="David"/>
          <w:i/>
          <w:sz w:val="24"/>
          <w:szCs w:val="24"/>
          <w:rtl/>
        </w:rPr>
        <w:t>/</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מערכות</w:t>
      </w:r>
      <w:r w:rsidRPr="00795E25">
        <w:rPr>
          <w:rFonts w:ascii="David" w:hAnsi="David" w:cs="David"/>
          <w:i/>
          <w:sz w:val="24"/>
          <w:szCs w:val="24"/>
          <w:rtl/>
        </w:rPr>
        <w:t xml:space="preserve"> </w:t>
      </w:r>
      <w:r w:rsidRPr="00795E25">
        <w:rPr>
          <w:rFonts w:ascii="David" w:hAnsi="David" w:cs="David" w:hint="eastAsia"/>
          <w:i/>
          <w:sz w:val="24"/>
          <w:szCs w:val="24"/>
          <w:rtl/>
        </w:rPr>
        <w:t>טלוויזיה</w:t>
      </w:r>
      <w:r w:rsidRPr="00795E25">
        <w:rPr>
          <w:rFonts w:ascii="David" w:hAnsi="David" w:cs="David"/>
          <w:i/>
          <w:sz w:val="24"/>
          <w:szCs w:val="24"/>
          <w:rtl/>
        </w:rPr>
        <w:t xml:space="preserve"> </w:t>
      </w:r>
      <w:r w:rsidRPr="00795E25">
        <w:rPr>
          <w:rFonts w:ascii="David" w:hAnsi="David" w:cs="David" w:hint="eastAsia"/>
          <w:i/>
          <w:sz w:val="24"/>
          <w:szCs w:val="24"/>
          <w:rtl/>
        </w:rPr>
        <w:t>בכבלים</w:t>
      </w:r>
      <w:r w:rsidRPr="00795E25">
        <w:rPr>
          <w:rFonts w:ascii="David" w:hAnsi="David" w:cs="David"/>
          <w:i/>
          <w:sz w:val="24"/>
          <w:szCs w:val="24"/>
          <w:rtl/>
        </w:rPr>
        <w:t xml:space="preserve">, </w:t>
      </w:r>
      <w:r w:rsidRPr="00795E25">
        <w:rPr>
          <w:rFonts w:ascii="David" w:hAnsi="David" w:cs="David" w:hint="eastAsia"/>
          <w:i/>
          <w:sz w:val="24"/>
          <w:szCs w:val="24"/>
          <w:rtl/>
        </w:rPr>
        <w:t>טלגרף</w:t>
      </w:r>
      <w:r w:rsidRPr="00795E25">
        <w:rPr>
          <w:rFonts w:ascii="David" w:hAnsi="David" w:cs="David"/>
          <w:i/>
          <w:sz w:val="24"/>
          <w:szCs w:val="24"/>
          <w:rtl/>
        </w:rPr>
        <w:t xml:space="preserve">, </w:t>
      </w:r>
      <w:r w:rsidRPr="00795E25">
        <w:rPr>
          <w:rFonts w:ascii="David" w:hAnsi="David" w:cs="David" w:hint="eastAsia"/>
          <w:i/>
          <w:sz w:val="24"/>
          <w:szCs w:val="24"/>
          <w:rtl/>
        </w:rPr>
        <w:t>טלפון</w:t>
      </w:r>
      <w:r w:rsidRPr="00795E25">
        <w:rPr>
          <w:rFonts w:ascii="David" w:hAnsi="David" w:cs="David"/>
          <w:i/>
          <w:sz w:val="24"/>
          <w:szCs w:val="24"/>
          <w:rtl/>
        </w:rPr>
        <w:t xml:space="preserve">, </w:t>
      </w:r>
      <w:r w:rsidRPr="00795E25">
        <w:rPr>
          <w:rFonts w:ascii="David" w:hAnsi="David" w:cs="David" w:hint="eastAsia"/>
          <w:i/>
          <w:sz w:val="24"/>
          <w:szCs w:val="24"/>
          <w:rtl/>
        </w:rPr>
        <w:t>צינורות</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מובילים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 xml:space="preserve"> </w:t>
      </w:r>
      <w:r w:rsidRPr="00795E25">
        <w:rPr>
          <w:rFonts w:ascii="David" w:hAnsi="David" w:cs="David" w:hint="eastAsia"/>
          <w:i/>
          <w:sz w:val="24"/>
          <w:szCs w:val="24"/>
          <w:rtl/>
        </w:rPr>
        <w:t>וכיו</w:t>
      </w:r>
      <w:r w:rsidRPr="00795E25">
        <w:rPr>
          <w:rFonts w:ascii="David" w:hAnsi="David" w:cs="David"/>
          <w:i/>
          <w:sz w:val="24"/>
          <w:szCs w:val="24"/>
          <w:rtl/>
        </w:rPr>
        <w:t>"</w:t>
      </w:r>
      <w:r w:rsidRPr="00795E25">
        <w:rPr>
          <w:rFonts w:ascii="David" w:hAnsi="David" w:cs="David" w:hint="eastAsia"/>
          <w:i/>
          <w:sz w:val="24"/>
          <w:szCs w:val="24"/>
          <w:rtl/>
        </w:rPr>
        <w:t>ב</w:t>
      </w:r>
      <w:r w:rsidRPr="00795E25">
        <w:rPr>
          <w:rFonts w:ascii="David" w:hAnsi="David" w:cs="David"/>
          <w:i/>
          <w:sz w:val="24"/>
          <w:szCs w:val="24"/>
          <w:rtl/>
        </w:rPr>
        <w:t>, (</w:t>
      </w:r>
      <w:r w:rsidRPr="00795E25">
        <w:rPr>
          <w:rFonts w:ascii="David" w:hAnsi="David" w:cs="David" w:hint="eastAsia"/>
          <w:i/>
          <w:sz w:val="24"/>
          <w:szCs w:val="24"/>
          <w:rtl/>
        </w:rPr>
        <w:t>להלן</w:t>
      </w:r>
      <w:r w:rsidRPr="00795E25">
        <w:rPr>
          <w:rFonts w:ascii="David" w:hAnsi="David" w:cs="David"/>
          <w:i/>
          <w:sz w:val="24"/>
          <w:szCs w:val="24"/>
          <w:rtl/>
        </w:rPr>
        <w:t xml:space="preserve"> </w:t>
      </w:r>
      <w:r w:rsidRPr="00795E25">
        <w:rPr>
          <w:rFonts w:ascii="David" w:hAnsi="David" w:cs="David" w:hint="eastAsia"/>
          <w:i/>
          <w:sz w:val="24"/>
          <w:szCs w:val="24"/>
          <w:rtl/>
        </w:rPr>
        <w:t>בסעיף</w:t>
      </w:r>
      <w:r w:rsidRPr="00795E25">
        <w:rPr>
          <w:rFonts w:ascii="David" w:hAnsi="David" w:cs="David"/>
          <w:i/>
          <w:sz w:val="24"/>
          <w:szCs w:val="24"/>
          <w:rtl/>
        </w:rPr>
        <w:t xml:space="preserve"> </w:t>
      </w:r>
      <w:r w:rsidRPr="00795E25">
        <w:rPr>
          <w:rFonts w:ascii="David" w:hAnsi="David" w:cs="David" w:hint="eastAsia"/>
          <w:i/>
          <w:sz w:val="24"/>
          <w:szCs w:val="24"/>
          <w:rtl/>
        </w:rPr>
        <w:t>זה</w:t>
      </w:r>
      <w:r w:rsidRPr="00795E25">
        <w:rPr>
          <w:rFonts w:ascii="David" w:hAnsi="David" w:cs="David"/>
          <w:i/>
          <w:sz w:val="24"/>
          <w:szCs w:val="24"/>
          <w:rtl/>
        </w:rPr>
        <w:t xml:space="preserve"> </w:t>
      </w:r>
      <w:r w:rsidRPr="00795E25">
        <w:rPr>
          <w:rFonts w:ascii="David" w:hAnsi="David" w:cs="David" w:hint="eastAsia"/>
          <w:i/>
          <w:sz w:val="24"/>
          <w:szCs w:val="24"/>
          <w:rtl/>
        </w:rPr>
        <w:t>בשם</w:t>
      </w:r>
      <w:r w:rsidRPr="00795E25">
        <w:rPr>
          <w:rFonts w:ascii="David" w:hAnsi="David" w:cs="David"/>
          <w:i/>
          <w:sz w:val="24"/>
          <w:szCs w:val="24"/>
          <w:rtl/>
        </w:rPr>
        <w:t xml:space="preserve"> </w:t>
      </w:r>
      <w:r w:rsidRPr="00795E25">
        <w:rPr>
          <w:rFonts w:ascii="David" w:hAnsi="David" w:cs="David" w:hint="eastAsia"/>
          <w:i/>
          <w:sz w:val="24"/>
          <w:szCs w:val="24"/>
          <w:rtl/>
        </w:rPr>
        <w:t>הכולל</w:t>
      </w:r>
      <w:r w:rsidRPr="00795E25">
        <w:rPr>
          <w:rFonts w:ascii="David" w:hAnsi="David" w:cs="David"/>
          <w:i/>
          <w:sz w:val="24"/>
          <w:szCs w:val="24"/>
          <w:rtl/>
        </w:rPr>
        <w:t xml:space="preserve"> - "</w:t>
      </w:r>
      <w:r w:rsidRPr="00795E25">
        <w:rPr>
          <w:rFonts w:ascii="David" w:hAnsi="David" w:cs="David" w:hint="eastAsia"/>
          <w:i/>
          <w:sz w:val="24"/>
          <w:szCs w:val="24"/>
          <w:rtl/>
        </w:rPr>
        <w:t>מתקנים</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בתחומי</w:t>
      </w:r>
      <w:r w:rsidRPr="00795E25">
        <w:rPr>
          <w:rFonts w:ascii="David" w:hAnsi="David" w:cs="David"/>
          <w:i/>
          <w:sz w:val="24"/>
          <w:szCs w:val="24"/>
          <w:rtl/>
        </w:rPr>
        <w:t xml:space="preserve"> </w:t>
      </w:r>
      <w:r w:rsidRPr="00795E25">
        <w:rPr>
          <w:rFonts w:ascii="David" w:hAnsi="David" w:cs="David" w:hint="eastAsia"/>
          <w:i/>
          <w:sz w:val="24"/>
          <w:szCs w:val="24"/>
          <w:rtl/>
        </w:rPr>
        <w:t>האתר</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מחוצה</w:t>
      </w:r>
      <w:r w:rsidRPr="00795E25">
        <w:rPr>
          <w:rFonts w:ascii="David" w:hAnsi="David" w:cs="David"/>
          <w:i/>
          <w:sz w:val="24"/>
          <w:szCs w:val="24"/>
          <w:rtl/>
        </w:rPr>
        <w:t xml:space="preserve"> </w:t>
      </w:r>
      <w:r w:rsidRPr="00795E25">
        <w:rPr>
          <w:rFonts w:ascii="David" w:hAnsi="David" w:cs="David" w:hint="eastAsia"/>
          <w:i/>
          <w:sz w:val="24"/>
          <w:szCs w:val="24"/>
          <w:rtl/>
        </w:rPr>
        <w:t>לו</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ברשות</w:t>
      </w:r>
      <w:r w:rsidRPr="00795E25">
        <w:rPr>
          <w:rFonts w:ascii="David" w:hAnsi="David" w:cs="David"/>
          <w:i/>
          <w:sz w:val="24"/>
          <w:szCs w:val="24"/>
          <w:rtl/>
        </w:rPr>
        <w:t xml:space="preserve"> </w:t>
      </w:r>
      <w:r w:rsidRPr="00795E25">
        <w:rPr>
          <w:rFonts w:ascii="David" w:hAnsi="David" w:cs="David" w:hint="eastAsia"/>
          <w:i/>
          <w:sz w:val="24"/>
          <w:szCs w:val="24"/>
          <w:rtl/>
        </w:rPr>
        <w:t>היחיד</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ברשות</w:t>
      </w:r>
      <w:r w:rsidRPr="00795E25">
        <w:rPr>
          <w:rFonts w:ascii="David" w:hAnsi="David" w:cs="David"/>
          <w:i/>
          <w:sz w:val="24"/>
          <w:szCs w:val="24"/>
          <w:rtl/>
        </w:rPr>
        <w:t xml:space="preserve"> </w:t>
      </w:r>
      <w:r w:rsidRPr="00795E25">
        <w:rPr>
          <w:rFonts w:ascii="David" w:hAnsi="David" w:cs="David" w:hint="eastAsia"/>
          <w:i/>
          <w:sz w:val="24"/>
          <w:szCs w:val="24"/>
          <w:rtl/>
        </w:rPr>
        <w:t>הרבים</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שהנזק</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הקלקול</w:t>
      </w:r>
      <w:r w:rsidRPr="00795E25">
        <w:rPr>
          <w:rFonts w:ascii="David" w:hAnsi="David" w:cs="David"/>
          <w:i/>
          <w:sz w:val="24"/>
          <w:szCs w:val="24"/>
          <w:rtl/>
        </w:rPr>
        <w:t xml:space="preserve"> </w:t>
      </w:r>
      <w:r w:rsidRPr="00795E25">
        <w:rPr>
          <w:rFonts w:ascii="David" w:hAnsi="David" w:cs="David" w:hint="eastAsia"/>
          <w:i/>
          <w:sz w:val="24"/>
          <w:szCs w:val="24"/>
          <w:rtl/>
        </w:rPr>
        <w:t>נגרמו</w:t>
      </w:r>
      <w:r w:rsidRPr="00795E25">
        <w:rPr>
          <w:rFonts w:ascii="David" w:hAnsi="David" w:cs="David"/>
          <w:i/>
          <w:sz w:val="24"/>
          <w:szCs w:val="24"/>
          <w:rtl/>
        </w:rPr>
        <w:t xml:space="preserve"> </w:t>
      </w:r>
      <w:r w:rsidRPr="00795E25">
        <w:rPr>
          <w:rFonts w:ascii="David" w:hAnsi="David" w:cs="David" w:hint="eastAsia"/>
          <w:i/>
          <w:sz w:val="24"/>
          <w:szCs w:val="24"/>
          <w:rtl/>
        </w:rPr>
        <w:t>באקראי</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שהיו</w:t>
      </w:r>
      <w:r w:rsidRPr="00795E25">
        <w:rPr>
          <w:rFonts w:ascii="David" w:hAnsi="David" w:cs="David"/>
          <w:i/>
          <w:sz w:val="24"/>
          <w:szCs w:val="24"/>
          <w:rtl/>
        </w:rPr>
        <w:t xml:space="preserve"> </w:t>
      </w:r>
      <w:r w:rsidRPr="00795E25">
        <w:rPr>
          <w:rFonts w:ascii="David" w:hAnsi="David" w:cs="David" w:hint="eastAsia"/>
          <w:i/>
          <w:sz w:val="24"/>
          <w:szCs w:val="24"/>
          <w:rtl/>
        </w:rPr>
        <w:t>מעשה</w:t>
      </w:r>
      <w:r w:rsidRPr="00795E25">
        <w:rPr>
          <w:rFonts w:ascii="David" w:hAnsi="David" w:cs="David"/>
          <w:i/>
          <w:sz w:val="24"/>
          <w:szCs w:val="24"/>
          <w:rtl/>
        </w:rPr>
        <w:t xml:space="preserve"> </w:t>
      </w:r>
      <w:r w:rsidRPr="00795E25">
        <w:rPr>
          <w:rFonts w:ascii="David" w:hAnsi="David" w:cs="David" w:hint="eastAsia"/>
          <w:i/>
          <w:sz w:val="24"/>
          <w:szCs w:val="24"/>
          <w:rtl/>
        </w:rPr>
        <w:t>הכרחי</w:t>
      </w:r>
      <w:r w:rsidRPr="00795E25">
        <w:rPr>
          <w:rFonts w:ascii="David" w:hAnsi="David" w:cs="David"/>
          <w:i/>
          <w:sz w:val="24"/>
          <w:szCs w:val="24"/>
          <w:rtl/>
        </w:rPr>
        <w:t xml:space="preserve"> </w:t>
      </w:r>
      <w:r w:rsidRPr="00795E25">
        <w:rPr>
          <w:rFonts w:ascii="David" w:hAnsi="David" w:cs="David" w:hint="eastAsia"/>
          <w:i/>
          <w:sz w:val="24"/>
          <w:szCs w:val="24"/>
          <w:rtl/>
        </w:rPr>
        <w:t>וצפוי</w:t>
      </w:r>
      <w:r w:rsidRPr="00795E25">
        <w:rPr>
          <w:rFonts w:ascii="David" w:hAnsi="David" w:cs="David"/>
          <w:i/>
          <w:sz w:val="24"/>
          <w:szCs w:val="24"/>
          <w:rtl/>
        </w:rPr>
        <w:t xml:space="preserve"> </w:t>
      </w:r>
      <w:r w:rsidRPr="00795E25">
        <w:rPr>
          <w:rFonts w:ascii="David" w:hAnsi="David" w:cs="David" w:hint="eastAsia"/>
          <w:i/>
          <w:sz w:val="24"/>
          <w:szCs w:val="24"/>
          <w:rtl/>
        </w:rPr>
        <w:t>מראש</w:t>
      </w:r>
      <w:r w:rsidRPr="00795E25">
        <w:rPr>
          <w:rFonts w:ascii="David" w:hAnsi="David" w:cs="David"/>
          <w:i/>
          <w:sz w:val="24"/>
          <w:szCs w:val="24"/>
          <w:rtl/>
        </w:rPr>
        <w:t xml:space="preserve"> </w:t>
      </w:r>
      <w:r w:rsidRPr="00795E25">
        <w:rPr>
          <w:rFonts w:ascii="David" w:hAnsi="David" w:cs="David" w:hint="eastAsia"/>
          <w:i/>
          <w:sz w:val="24"/>
          <w:szCs w:val="24"/>
          <w:rtl/>
        </w:rPr>
        <w:t>בביצוע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יתוקן</w:t>
      </w:r>
      <w:r w:rsidRPr="00795E25">
        <w:rPr>
          <w:rFonts w:ascii="David" w:hAnsi="David" w:cs="David"/>
          <w:i/>
          <w:sz w:val="24"/>
          <w:szCs w:val="24"/>
          <w:rtl/>
        </w:rPr>
        <w:t xml:space="preserve"> </w:t>
      </w:r>
      <w:r w:rsidRPr="00795E25">
        <w:rPr>
          <w:rFonts w:ascii="David" w:hAnsi="David" w:cs="David" w:hint="eastAsia"/>
          <w:i/>
          <w:sz w:val="24"/>
          <w:szCs w:val="24"/>
          <w:rtl/>
        </w:rPr>
        <w:t>מידית</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חשבונו</w:t>
      </w:r>
      <w:r w:rsidRPr="00795E25">
        <w:rPr>
          <w:rFonts w:ascii="David" w:hAnsi="David" w:cs="David"/>
          <w:i/>
          <w:sz w:val="24"/>
          <w:szCs w:val="24"/>
          <w:rtl/>
        </w:rPr>
        <w:t xml:space="preserve"> </w:t>
      </w:r>
      <w:r w:rsidRPr="00795E25">
        <w:rPr>
          <w:rFonts w:ascii="David" w:hAnsi="David" w:cs="David" w:hint="eastAsia"/>
          <w:i/>
          <w:sz w:val="24"/>
          <w:szCs w:val="24"/>
          <w:rtl/>
        </w:rPr>
        <w:t>הוא</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היעיל</w:t>
      </w:r>
      <w:r w:rsidRPr="00795E25">
        <w:rPr>
          <w:rFonts w:ascii="David" w:hAnsi="David" w:cs="David"/>
          <w:i/>
          <w:sz w:val="24"/>
          <w:szCs w:val="24"/>
          <w:rtl/>
        </w:rPr>
        <w:t xml:space="preserve"> </w:t>
      </w:r>
      <w:r w:rsidRPr="00795E25">
        <w:rPr>
          <w:rFonts w:ascii="David" w:hAnsi="David" w:cs="David" w:hint="eastAsia"/>
          <w:i/>
          <w:sz w:val="24"/>
          <w:szCs w:val="24"/>
          <w:rtl/>
        </w:rPr>
        <w:t>ביותר</w:t>
      </w:r>
      <w:r w:rsidRPr="00795E25">
        <w:rPr>
          <w:rFonts w:ascii="David" w:hAnsi="David" w:cs="David"/>
          <w:i/>
          <w:sz w:val="24"/>
          <w:szCs w:val="24"/>
          <w:rtl/>
        </w:rPr>
        <w:t xml:space="preserve"> </w:t>
      </w:r>
      <w:r w:rsidRPr="00795E25">
        <w:rPr>
          <w:rFonts w:ascii="David" w:hAnsi="David" w:cs="David" w:hint="eastAsia"/>
          <w:i/>
          <w:sz w:val="24"/>
          <w:szCs w:val="24"/>
          <w:rtl/>
        </w:rPr>
        <w:t>ולשביעות</w:t>
      </w:r>
      <w:r w:rsidRPr="00795E25">
        <w:rPr>
          <w:rFonts w:ascii="David" w:hAnsi="David" w:cs="David"/>
          <w:i/>
          <w:sz w:val="24"/>
          <w:szCs w:val="24"/>
          <w:rtl/>
        </w:rPr>
        <w:t xml:space="preserve"> </w:t>
      </w:r>
      <w:r w:rsidRPr="00795E25">
        <w:rPr>
          <w:rFonts w:ascii="David" w:hAnsi="David" w:cs="David" w:hint="eastAsia"/>
          <w:i/>
          <w:sz w:val="24"/>
          <w:szCs w:val="24"/>
          <w:rtl/>
        </w:rPr>
        <w:t>רצונו</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המפקח</w:t>
      </w:r>
      <w:r w:rsidRPr="00795E25">
        <w:rPr>
          <w:rFonts w:ascii="David" w:hAnsi="David" w:cs="David"/>
          <w:i/>
          <w:sz w:val="24"/>
          <w:szCs w:val="24"/>
          <w:rtl/>
        </w:rPr>
        <w:t xml:space="preserve"> </w:t>
      </w:r>
      <w:r w:rsidRPr="00795E25">
        <w:rPr>
          <w:rFonts w:ascii="David" w:hAnsi="David" w:cs="David" w:hint="eastAsia"/>
          <w:i/>
          <w:sz w:val="24"/>
          <w:szCs w:val="24"/>
          <w:rtl/>
        </w:rPr>
        <w:t>ושל</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רשות</w:t>
      </w:r>
      <w:r w:rsidRPr="00795E25">
        <w:rPr>
          <w:rFonts w:ascii="David" w:hAnsi="David" w:cs="David"/>
          <w:i/>
          <w:sz w:val="24"/>
          <w:szCs w:val="24"/>
          <w:rtl/>
        </w:rPr>
        <w:t xml:space="preserve"> </w:t>
      </w:r>
      <w:r w:rsidRPr="00795E25">
        <w:rPr>
          <w:rFonts w:ascii="David" w:hAnsi="David" w:cs="David" w:hint="eastAsia"/>
          <w:i/>
          <w:sz w:val="24"/>
          <w:szCs w:val="24"/>
          <w:rtl/>
        </w:rPr>
        <w:t>המוסמכים</w:t>
      </w:r>
      <w:r w:rsidRPr="00795E25">
        <w:rPr>
          <w:rFonts w:ascii="David" w:hAnsi="David" w:cs="David"/>
          <w:i/>
          <w:sz w:val="24"/>
          <w:szCs w:val="24"/>
          <w:rtl/>
        </w:rPr>
        <w:t xml:space="preserve"> </w:t>
      </w:r>
      <w:r w:rsidRPr="00795E25">
        <w:rPr>
          <w:rFonts w:ascii="David" w:hAnsi="David" w:cs="David" w:hint="eastAsia"/>
          <w:i/>
          <w:sz w:val="24"/>
          <w:szCs w:val="24"/>
          <w:rtl/>
        </w:rPr>
        <w:t>לפקח</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המתקנים</w:t>
      </w:r>
      <w:r w:rsidRPr="00795E25">
        <w:rPr>
          <w:rFonts w:ascii="David" w:hAnsi="David" w:cs="David"/>
          <w:i/>
          <w:sz w:val="24"/>
          <w:szCs w:val="24"/>
          <w:rtl/>
        </w:rPr>
        <w:t>.</w:t>
      </w:r>
    </w:p>
    <w:p w14:paraId="5085B8DC" w14:textId="77777777" w:rsidR="00EF4F1C" w:rsidRPr="00795E25" w:rsidRDefault="00EF4F1C" w:rsidP="00795E25">
      <w:pPr>
        <w:spacing w:after="0" w:afterAutospacing="0" w:line="240" w:lineRule="auto"/>
        <w:ind w:left="799"/>
        <w:rPr>
          <w:rFonts w:ascii="David" w:hAnsi="David" w:cs="David"/>
          <w:sz w:val="24"/>
          <w:szCs w:val="24"/>
          <w:rtl/>
        </w:rPr>
      </w:pPr>
      <w:r w:rsidRPr="00795E25">
        <w:rPr>
          <w:rFonts w:ascii="David" w:hAnsi="David" w:cs="David" w:hint="eastAsia"/>
          <w:sz w:val="24"/>
          <w:szCs w:val="24"/>
          <w:rtl/>
        </w:rPr>
        <w:t>לפני</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עבודות</w:t>
      </w:r>
      <w:r w:rsidRPr="00795E25">
        <w:rPr>
          <w:rFonts w:ascii="David" w:hAnsi="David" w:cs="David"/>
          <w:sz w:val="24"/>
          <w:szCs w:val="24"/>
          <w:rtl/>
        </w:rPr>
        <w:t xml:space="preserve"> </w:t>
      </w:r>
      <w:r w:rsidRPr="00795E25">
        <w:rPr>
          <w:rFonts w:ascii="David" w:hAnsi="David" w:cs="David" w:hint="eastAsia"/>
          <w:sz w:val="24"/>
          <w:szCs w:val="24"/>
          <w:rtl/>
        </w:rPr>
        <w:t>העשויות</w:t>
      </w:r>
      <w:r w:rsidRPr="00795E25">
        <w:rPr>
          <w:rFonts w:ascii="David" w:hAnsi="David" w:cs="David"/>
          <w:sz w:val="24"/>
          <w:szCs w:val="24"/>
          <w:rtl/>
        </w:rPr>
        <w:t xml:space="preserve"> </w:t>
      </w:r>
      <w:r w:rsidRPr="00795E25">
        <w:rPr>
          <w:rFonts w:ascii="David" w:hAnsi="David" w:cs="David" w:hint="eastAsia"/>
          <w:sz w:val="24"/>
          <w:szCs w:val="24"/>
          <w:rtl/>
        </w:rPr>
        <w:t>לפגוע</w:t>
      </w:r>
      <w:r w:rsidRPr="00795E25">
        <w:rPr>
          <w:rFonts w:ascii="David" w:hAnsi="David" w:cs="David"/>
          <w:sz w:val="24"/>
          <w:szCs w:val="24"/>
          <w:rtl/>
        </w:rPr>
        <w:t xml:space="preserve"> </w:t>
      </w:r>
      <w:r w:rsidRPr="00795E25">
        <w:rPr>
          <w:rFonts w:ascii="David" w:hAnsi="David" w:cs="David" w:hint="eastAsia"/>
          <w:sz w:val="24"/>
          <w:szCs w:val="24"/>
          <w:rtl/>
        </w:rPr>
        <w:t>במתקנים</w:t>
      </w:r>
      <w:r w:rsidRPr="00795E25">
        <w:rPr>
          <w:rFonts w:ascii="David" w:hAnsi="David" w:cs="David"/>
          <w:sz w:val="24"/>
          <w:szCs w:val="24"/>
          <w:rtl/>
        </w:rPr>
        <w:t xml:space="preserve"> </w:t>
      </w:r>
      <w:r w:rsidRPr="00795E25">
        <w:rPr>
          <w:rFonts w:ascii="David" w:hAnsi="David" w:cs="David" w:hint="eastAsia"/>
          <w:sz w:val="24"/>
          <w:szCs w:val="24"/>
          <w:rtl/>
        </w:rPr>
        <w:t>המצויים</w:t>
      </w:r>
      <w:r w:rsidRPr="00795E25">
        <w:rPr>
          <w:rFonts w:ascii="David" w:hAnsi="David" w:cs="David"/>
          <w:sz w:val="24"/>
          <w:szCs w:val="24"/>
          <w:rtl/>
        </w:rPr>
        <w:t xml:space="preserve"> </w:t>
      </w:r>
      <w:r w:rsidRPr="00795E25">
        <w:rPr>
          <w:rFonts w:ascii="David" w:hAnsi="David" w:cs="David" w:hint="eastAsia"/>
          <w:sz w:val="24"/>
          <w:szCs w:val="24"/>
          <w:rtl/>
        </w:rPr>
        <w:t>מתחת</w:t>
      </w:r>
      <w:r w:rsidRPr="00795E25">
        <w:rPr>
          <w:rFonts w:ascii="David" w:hAnsi="David" w:cs="David"/>
          <w:sz w:val="24"/>
          <w:szCs w:val="24"/>
          <w:rtl/>
        </w:rPr>
        <w:t xml:space="preserve"> </w:t>
      </w:r>
      <w:r w:rsidRPr="00795E25">
        <w:rPr>
          <w:rFonts w:ascii="David" w:hAnsi="David" w:cs="David" w:hint="eastAsia"/>
          <w:sz w:val="24"/>
          <w:szCs w:val="24"/>
          <w:rtl/>
        </w:rPr>
        <w:t>לפני</w:t>
      </w:r>
      <w:r w:rsidRPr="00795E25">
        <w:rPr>
          <w:rFonts w:ascii="David" w:hAnsi="David" w:cs="David"/>
          <w:sz w:val="24"/>
          <w:szCs w:val="24"/>
          <w:rtl/>
        </w:rPr>
        <w:t xml:space="preserve"> </w:t>
      </w:r>
      <w:r w:rsidRPr="00795E25">
        <w:rPr>
          <w:rFonts w:ascii="David" w:hAnsi="David" w:cs="David" w:hint="eastAsia"/>
          <w:sz w:val="24"/>
          <w:szCs w:val="24"/>
          <w:rtl/>
        </w:rPr>
        <w:t>הקרקע</w:t>
      </w:r>
      <w:r w:rsidRPr="00795E25">
        <w:rPr>
          <w:rFonts w:ascii="David" w:hAnsi="David" w:cs="David"/>
          <w:sz w:val="24"/>
          <w:szCs w:val="24"/>
          <w:rtl/>
        </w:rPr>
        <w:t xml:space="preserve">, </w:t>
      </w:r>
      <w:r w:rsidRPr="00795E25">
        <w:rPr>
          <w:rFonts w:ascii="David" w:hAnsi="David" w:cs="David" w:hint="eastAsia"/>
          <w:sz w:val="24"/>
          <w:szCs w:val="24"/>
          <w:rtl/>
        </w:rPr>
        <w:t>מתחייב</w:t>
      </w:r>
      <w:r w:rsidRPr="00795E25">
        <w:rPr>
          <w:rFonts w:ascii="David" w:hAnsi="David" w:cs="David"/>
          <w:sz w:val="24"/>
          <w:szCs w:val="24"/>
          <w:rtl/>
        </w:rPr>
        <w:t xml:space="preserve"> </w:t>
      </w:r>
      <w:r w:rsidRPr="00795E25">
        <w:rPr>
          <w:rFonts w:ascii="David" w:hAnsi="David" w:cs="David" w:hint="eastAsia"/>
          <w:sz w:val="24"/>
          <w:szCs w:val="24"/>
          <w:rtl/>
        </w:rPr>
        <w:t>הקבלן</w:t>
      </w:r>
      <w:r w:rsidRPr="00795E25">
        <w:rPr>
          <w:rFonts w:ascii="David" w:hAnsi="David" w:cs="David"/>
          <w:sz w:val="24"/>
          <w:szCs w:val="24"/>
          <w:rtl/>
        </w:rPr>
        <w:t xml:space="preserve"> </w:t>
      </w:r>
      <w:r w:rsidRPr="00795E25">
        <w:rPr>
          <w:rFonts w:ascii="David" w:hAnsi="David" w:cs="David" w:hint="eastAsia"/>
          <w:sz w:val="24"/>
          <w:szCs w:val="24"/>
          <w:rtl/>
        </w:rPr>
        <w:t>להיוודע</w:t>
      </w:r>
      <w:r w:rsidRPr="00795E25">
        <w:rPr>
          <w:rFonts w:ascii="David" w:hAnsi="David" w:cs="David"/>
          <w:sz w:val="24"/>
          <w:szCs w:val="24"/>
          <w:rtl/>
        </w:rPr>
        <w:t xml:space="preserve"> </w:t>
      </w:r>
      <w:r w:rsidRPr="00795E25">
        <w:rPr>
          <w:rFonts w:ascii="David" w:hAnsi="David" w:cs="David" w:hint="eastAsia"/>
          <w:sz w:val="24"/>
          <w:szCs w:val="24"/>
          <w:rtl/>
        </w:rPr>
        <w:t>אצל</w:t>
      </w:r>
      <w:r w:rsidRPr="00795E25">
        <w:rPr>
          <w:rFonts w:ascii="David" w:hAnsi="David" w:cs="David"/>
          <w:sz w:val="24"/>
          <w:szCs w:val="24"/>
          <w:rtl/>
        </w:rPr>
        <w:t xml:space="preserve"> </w:t>
      </w:r>
      <w:r w:rsidRPr="00795E25">
        <w:rPr>
          <w:rFonts w:ascii="David" w:hAnsi="David" w:cs="David" w:hint="eastAsia"/>
          <w:sz w:val="24"/>
          <w:szCs w:val="24"/>
          <w:rtl/>
        </w:rPr>
        <w:t>המפקח</w:t>
      </w:r>
      <w:r w:rsidRPr="00795E25">
        <w:rPr>
          <w:rFonts w:ascii="David" w:hAnsi="David" w:cs="David"/>
          <w:sz w:val="24"/>
          <w:szCs w:val="24"/>
          <w:rtl/>
        </w:rPr>
        <w:t xml:space="preserve"> </w:t>
      </w:r>
      <w:r w:rsidRPr="00795E25">
        <w:rPr>
          <w:rFonts w:ascii="David" w:hAnsi="David" w:cs="David" w:hint="eastAsia"/>
          <w:sz w:val="24"/>
          <w:szCs w:val="24"/>
          <w:rtl/>
        </w:rPr>
        <w:t>וכן</w:t>
      </w:r>
      <w:r w:rsidRPr="00795E25">
        <w:rPr>
          <w:rFonts w:ascii="David" w:hAnsi="David" w:cs="David"/>
          <w:sz w:val="24"/>
          <w:szCs w:val="24"/>
          <w:rtl/>
        </w:rPr>
        <w:t xml:space="preserve"> </w:t>
      </w:r>
      <w:r w:rsidRPr="00795E25">
        <w:rPr>
          <w:rFonts w:ascii="David" w:hAnsi="David" w:cs="David" w:hint="eastAsia"/>
          <w:sz w:val="24"/>
          <w:szCs w:val="24"/>
          <w:rtl/>
        </w:rPr>
        <w:t>אצל</w:t>
      </w:r>
      <w:r w:rsidRPr="00795E25">
        <w:rPr>
          <w:rFonts w:ascii="David" w:hAnsi="David" w:cs="David"/>
          <w:sz w:val="24"/>
          <w:szCs w:val="24"/>
          <w:rtl/>
        </w:rPr>
        <w:t xml:space="preserve"> </w:t>
      </w:r>
      <w:r w:rsidRPr="00795E25">
        <w:rPr>
          <w:rFonts w:ascii="David" w:hAnsi="David" w:cs="David" w:hint="eastAsia"/>
          <w:sz w:val="24"/>
          <w:szCs w:val="24"/>
          <w:rtl/>
        </w:rPr>
        <w:t>הרשויות</w:t>
      </w:r>
      <w:r w:rsidRPr="00795E25">
        <w:rPr>
          <w:rFonts w:ascii="David" w:hAnsi="David" w:cs="David"/>
          <w:sz w:val="24"/>
          <w:szCs w:val="24"/>
          <w:rtl/>
        </w:rPr>
        <w:t xml:space="preserve"> </w:t>
      </w:r>
      <w:r w:rsidRPr="00795E25">
        <w:rPr>
          <w:rFonts w:ascii="David" w:hAnsi="David" w:cs="David" w:hint="eastAsia"/>
          <w:sz w:val="24"/>
          <w:szCs w:val="24"/>
          <w:rtl/>
        </w:rPr>
        <w:t>המוסמכות</w:t>
      </w:r>
      <w:r w:rsidRPr="00795E25">
        <w:rPr>
          <w:rFonts w:ascii="David" w:hAnsi="David" w:cs="David"/>
          <w:sz w:val="24"/>
          <w:szCs w:val="24"/>
          <w:rtl/>
        </w:rPr>
        <w:t xml:space="preserve"> </w:t>
      </w:r>
      <w:r w:rsidRPr="00795E25">
        <w:rPr>
          <w:rFonts w:ascii="David" w:hAnsi="David" w:cs="David" w:hint="eastAsia"/>
          <w:sz w:val="24"/>
          <w:szCs w:val="24"/>
          <w:rtl/>
        </w:rPr>
        <w:t>בדבר</w:t>
      </w:r>
      <w:r w:rsidRPr="00795E25">
        <w:rPr>
          <w:rFonts w:ascii="David" w:hAnsi="David" w:cs="David"/>
          <w:sz w:val="24"/>
          <w:szCs w:val="24"/>
          <w:rtl/>
        </w:rPr>
        <w:t xml:space="preserve"> </w:t>
      </w:r>
      <w:r w:rsidRPr="00795E25">
        <w:rPr>
          <w:rFonts w:ascii="David" w:hAnsi="David" w:cs="David" w:hint="eastAsia"/>
          <w:sz w:val="24"/>
          <w:szCs w:val="24"/>
          <w:rtl/>
        </w:rPr>
        <w:t>המצאות</w:t>
      </w:r>
      <w:r w:rsidRPr="00795E25">
        <w:rPr>
          <w:rFonts w:ascii="David" w:hAnsi="David" w:cs="David"/>
          <w:sz w:val="24"/>
          <w:szCs w:val="24"/>
          <w:rtl/>
        </w:rPr>
        <w:t xml:space="preserve"> </w:t>
      </w:r>
      <w:r w:rsidRPr="00795E25">
        <w:rPr>
          <w:rFonts w:ascii="David" w:hAnsi="David" w:cs="David" w:hint="eastAsia"/>
          <w:sz w:val="24"/>
          <w:szCs w:val="24"/>
          <w:rtl/>
        </w:rPr>
        <w:t>מתקן</w:t>
      </w:r>
      <w:r w:rsidRPr="00795E25">
        <w:rPr>
          <w:rFonts w:ascii="David" w:hAnsi="David" w:cs="David"/>
          <w:sz w:val="24"/>
          <w:szCs w:val="24"/>
          <w:rtl/>
        </w:rPr>
        <w:t xml:space="preserve"> </w:t>
      </w:r>
      <w:r w:rsidRPr="00795E25">
        <w:rPr>
          <w:rFonts w:ascii="David" w:hAnsi="David" w:cs="David" w:hint="eastAsia"/>
          <w:sz w:val="24"/>
          <w:szCs w:val="24"/>
          <w:rtl/>
        </w:rPr>
        <w:t>כאמור</w:t>
      </w:r>
      <w:r w:rsidRPr="00795E25">
        <w:rPr>
          <w:rFonts w:ascii="David" w:hAnsi="David" w:cs="David"/>
          <w:sz w:val="24"/>
          <w:szCs w:val="24"/>
          <w:rtl/>
        </w:rPr>
        <w:t xml:space="preserve"> </w:t>
      </w:r>
      <w:r w:rsidRPr="00795E25">
        <w:rPr>
          <w:rFonts w:ascii="David" w:hAnsi="David" w:cs="David" w:hint="eastAsia"/>
          <w:sz w:val="24"/>
          <w:szCs w:val="24"/>
          <w:rtl/>
        </w:rPr>
        <w:t>במקום</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אותן</w:t>
      </w:r>
      <w:r w:rsidRPr="00795E25">
        <w:rPr>
          <w:rFonts w:ascii="David" w:hAnsi="David" w:cs="David"/>
          <w:sz w:val="24"/>
          <w:szCs w:val="24"/>
          <w:rtl/>
        </w:rPr>
        <w:t xml:space="preserve"> </w:t>
      </w:r>
      <w:r w:rsidRPr="00795E25">
        <w:rPr>
          <w:rFonts w:ascii="David" w:hAnsi="David" w:cs="David" w:hint="eastAsia"/>
          <w:sz w:val="24"/>
          <w:szCs w:val="24"/>
          <w:rtl/>
        </w:rPr>
        <w:t>עבודות</w:t>
      </w:r>
      <w:r w:rsidRPr="00795E25">
        <w:rPr>
          <w:rFonts w:ascii="David" w:hAnsi="David" w:cs="David"/>
          <w:sz w:val="24"/>
          <w:szCs w:val="24"/>
          <w:rtl/>
        </w:rPr>
        <w:t xml:space="preserve">, </w:t>
      </w:r>
      <w:r w:rsidRPr="00795E25">
        <w:rPr>
          <w:rFonts w:ascii="David" w:hAnsi="David" w:cs="David" w:hint="eastAsia"/>
          <w:sz w:val="24"/>
          <w:szCs w:val="24"/>
          <w:rtl/>
        </w:rPr>
        <w:t>ולנקוט</w:t>
      </w:r>
      <w:r w:rsidRPr="00795E25">
        <w:rPr>
          <w:rFonts w:ascii="David" w:hAnsi="David" w:cs="David"/>
          <w:sz w:val="24"/>
          <w:szCs w:val="24"/>
          <w:rtl/>
        </w:rPr>
        <w:t xml:space="preserve"> </w:t>
      </w:r>
      <w:r w:rsidRPr="00795E25">
        <w:rPr>
          <w:rFonts w:ascii="David" w:hAnsi="David" w:cs="David" w:hint="eastAsia"/>
          <w:sz w:val="24"/>
          <w:szCs w:val="24"/>
          <w:rtl/>
        </w:rPr>
        <w:t>בכל</w:t>
      </w:r>
      <w:r w:rsidRPr="00795E25">
        <w:rPr>
          <w:rFonts w:ascii="David" w:hAnsi="David" w:cs="David"/>
          <w:sz w:val="24"/>
          <w:szCs w:val="24"/>
          <w:rtl/>
        </w:rPr>
        <w:t xml:space="preserve"> </w:t>
      </w:r>
      <w:r w:rsidRPr="00795E25">
        <w:rPr>
          <w:rFonts w:ascii="David" w:hAnsi="David" w:cs="David" w:hint="eastAsia"/>
          <w:sz w:val="24"/>
          <w:szCs w:val="24"/>
          <w:rtl/>
        </w:rPr>
        <w:t>האמצעים</w:t>
      </w:r>
      <w:r w:rsidRPr="00795E25">
        <w:rPr>
          <w:rFonts w:ascii="David" w:hAnsi="David" w:cs="David"/>
          <w:sz w:val="24"/>
          <w:szCs w:val="24"/>
          <w:rtl/>
        </w:rPr>
        <w:t xml:space="preserve"> </w:t>
      </w:r>
      <w:r w:rsidRPr="00795E25">
        <w:rPr>
          <w:rFonts w:ascii="David" w:hAnsi="David" w:cs="David" w:hint="eastAsia"/>
          <w:sz w:val="24"/>
          <w:szCs w:val="24"/>
          <w:rtl/>
        </w:rPr>
        <w:t>שידרשו</w:t>
      </w:r>
      <w:r w:rsidRPr="00795E25">
        <w:rPr>
          <w:rFonts w:ascii="David" w:hAnsi="David" w:cs="David"/>
          <w:sz w:val="24"/>
          <w:szCs w:val="24"/>
          <w:rtl/>
        </w:rPr>
        <w:t xml:space="preserve"> </w:t>
      </w:r>
      <w:r w:rsidRPr="00795E25">
        <w:rPr>
          <w:rFonts w:ascii="David" w:hAnsi="David" w:cs="David" w:hint="eastAsia"/>
          <w:sz w:val="24"/>
          <w:szCs w:val="24"/>
          <w:rtl/>
        </w:rPr>
        <w:t>ע</w:t>
      </w:r>
      <w:r w:rsidRPr="00795E25">
        <w:rPr>
          <w:rFonts w:ascii="David" w:hAnsi="David" w:cs="David"/>
          <w:sz w:val="24"/>
          <w:szCs w:val="24"/>
          <w:rtl/>
        </w:rPr>
        <w:t>"</w:t>
      </w:r>
      <w:r w:rsidRPr="00795E25">
        <w:rPr>
          <w:rFonts w:ascii="David" w:hAnsi="David" w:cs="David" w:hint="eastAsia"/>
          <w:sz w:val="24"/>
          <w:szCs w:val="24"/>
          <w:rtl/>
        </w:rPr>
        <w:t>י</w:t>
      </w:r>
      <w:r w:rsidRPr="00795E25">
        <w:rPr>
          <w:rFonts w:ascii="David" w:hAnsi="David" w:cs="David"/>
          <w:sz w:val="24"/>
          <w:szCs w:val="24"/>
          <w:rtl/>
        </w:rPr>
        <w:t xml:space="preserve"> </w:t>
      </w:r>
      <w:r w:rsidRPr="00795E25">
        <w:rPr>
          <w:rFonts w:ascii="David" w:hAnsi="David" w:cs="David" w:hint="eastAsia"/>
          <w:sz w:val="24"/>
          <w:szCs w:val="24"/>
          <w:rtl/>
        </w:rPr>
        <w:t>המפקח</w:t>
      </w:r>
      <w:r w:rsidRPr="00795E25">
        <w:rPr>
          <w:rFonts w:ascii="David" w:hAnsi="David" w:cs="David"/>
          <w:sz w:val="24"/>
          <w:szCs w:val="24"/>
          <w:rtl/>
        </w:rPr>
        <w:t xml:space="preserve"> </w:t>
      </w:r>
      <w:r w:rsidRPr="00795E25">
        <w:rPr>
          <w:rFonts w:ascii="David" w:hAnsi="David" w:cs="David" w:hint="eastAsia"/>
          <w:sz w:val="24"/>
          <w:szCs w:val="24"/>
          <w:rtl/>
        </w:rPr>
        <w:t>או</w:t>
      </w:r>
      <w:r w:rsidRPr="00795E25">
        <w:rPr>
          <w:rFonts w:ascii="David" w:hAnsi="David" w:cs="David"/>
          <w:sz w:val="24"/>
          <w:szCs w:val="24"/>
          <w:rtl/>
        </w:rPr>
        <w:t xml:space="preserve"> </w:t>
      </w:r>
      <w:r w:rsidRPr="00795E25">
        <w:rPr>
          <w:rFonts w:ascii="David" w:hAnsi="David" w:cs="David" w:hint="eastAsia"/>
          <w:sz w:val="24"/>
          <w:szCs w:val="24"/>
          <w:rtl/>
        </w:rPr>
        <w:t>הרשויות</w:t>
      </w:r>
      <w:r w:rsidRPr="00795E25">
        <w:rPr>
          <w:rFonts w:ascii="David" w:hAnsi="David" w:cs="David"/>
          <w:sz w:val="24"/>
          <w:szCs w:val="24"/>
          <w:rtl/>
        </w:rPr>
        <w:t xml:space="preserve"> </w:t>
      </w:r>
      <w:r w:rsidRPr="00795E25">
        <w:rPr>
          <w:rFonts w:ascii="David" w:hAnsi="David" w:cs="David" w:hint="eastAsia"/>
          <w:sz w:val="24"/>
          <w:szCs w:val="24"/>
          <w:rtl/>
        </w:rPr>
        <w:t>המוסמכות</w:t>
      </w:r>
      <w:r w:rsidRPr="00795E25">
        <w:rPr>
          <w:rFonts w:ascii="David" w:hAnsi="David" w:cs="David"/>
          <w:sz w:val="24"/>
          <w:szCs w:val="24"/>
          <w:rtl/>
        </w:rPr>
        <w:t xml:space="preserve"> </w:t>
      </w:r>
      <w:r w:rsidRPr="00795E25">
        <w:rPr>
          <w:rFonts w:ascii="David" w:hAnsi="David" w:cs="David" w:hint="eastAsia"/>
          <w:sz w:val="24"/>
          <w:szCs w:val="24"/>
          <w:rtl/>
        </w:rPr>
        <w:t>לשם</w:t>
      </w:r>
      <w:r w:rsidRPr="00795E25">
        <w:rPr>
          <w:rFonts w:ascii="David" w:hAnsi="David" w:cs="David"/>
          <w:sz w:val="24"/>
          <w:szCs w:val="24"/>
          <w:rtl/>
        </w:rPr>
        <w:t xml:space="preserve"> </w:t>
      </w:r>
      <w:r w:rsidRPr="00795E25">
        <w:rPr>
          <w:rFonts w:ascii="David" w:hAnsi="David" w:cs="David" w:hint="eastAsia"/>
          <w:sz w:val="24"/>
          <w:szCs w:val="24"/>
          <w:rtl/>
        </w:rPr>
        <w:t>ההגנה</w:t>
      </w:r>
      <w:r w:rsidRPr="00795E25">
        <w:rPr>
          <w:rFonts w:ascii="David" w:hAnsi="David" w:cs="David"/>
          <w:sz w:val="24"/>
          <w:szCs w:val="24"/>
          <w:rtl/>
        </w:rPr>
        <w:t xml:space="preserve"> </w:t>
      </w:r>
      <w:r w:rsidRPr="00795E25">
        <w:rPr>
          <w:rFonts w:ascii="David" w:hAnsi="David" w:cs="David" w:hint="eastAsia"/>
          <w:sz w:val="24"/>
          <w:szCs w:val="24"/>
          <w:rtl/>
        </w:rPr>
        <w:t>והטפול</w:t>
      </w:r>
      <w:r w:rsidRPr="00795E25">
        <w:rPr>
          <w:rFonts w:ascii="David" w:hAnsi="David" w:cs="David"/>
          <w:sz w:val="24"/>
          <w:szCs w:val="24"/>
          <w:rtl/>
        </w:rPr>
        <w:t xml:space="preserve"> </w:t>
      </w:r>
      <w:r w:rsidRPr="00795E25">
        <w:rPr>
          <w:rFonts w:ascii="David" w:hAnsi="David" w:cs="David" w:hint="eastAsia"/>
          <w:sz w:val="24"/>
          <w:szCs w:val="24"/>
          <w:rtl/>
        </w:rPr>
        <w:t>במתקנים</w:t>
      </w:r>
      <w:r w:rsidRPr="00795E25">
        <w:rPr>
          <w:rFonts w:ascii="David" w:hAnsi="David" w:cs="David"/>
          <w:sz w:val="24"/>
          <w:szCs w:val="24"/>
          <w:rtl/>
        </w:rPr>
        <w:t>.</w:t>
      </w:r>
    </w:p>
    <w:p w14:paraId="3511A5F1"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sz w:val="24"/>
          <w:szCs w:val="24"/>
          <w:rtl/>
        </w:rPr>
        <w:t>הקבלן</w:t>
      </w:r>
      <w:r w:rsidRPr="00795E25">
        <w:rPr>
          <w:rFonts w:ascii="David" w:hAnsi="David" w:cs="David"/>
          <w:sz w:val="24"/>
          <w:szCs w:val="24"/>
          <w:rtl/>
        </w:rPr>
        <w:t xml:space="preserve"> </w:t>
      </w:r>
      <w:r w:rsidRPr="00795E25">
        <w:rPr>
          <w:rFonts w:ascii="David" w:hAnsi="David" w:cs="David" w:hint="eastAsia"/>
          <w:sz w:val="24"/>
          <w:szCs w:val="24"/>
          <w:rtl/>
        </w:rPr>
        <w:t>אחראי</w:t>
      </w:r>
      <w:r w:rsidRPr="00795E25">
        <w:rPr>
          <w:rFonts w:ascii="David" w:hAnsi="David" w:cs="David"/>
          <w:sz w:val="24"/>
          <w:szCs w:val="24"/>
          <w:rtl/>
        </w:rPr>
        <w:t xml:space="preserve"> </w:t>
      </w:r>
      <w:r w:rsidRPr="00795E25">
        <w:rPr>
          <w:rFonts w:ascii="David" w:hAnsi="David" w:cs="David" w:hint="eastAsia"/>
          <w:sz w:val="24"/>
          <w:szCs w:val="24"/>
          <w:rtl/>
        </w:rPr>
        <w:t>שתוך</w:t>
      </w:r>
      <w:r w:rsidRPr="00795E25">
        <w:rPr>
          <w:rFonts w:ascii="David" w:hAnsi="David" w:cs="David"/>
          <w:sz w:val="24"/>
          <w:szCs w:val="24"/>
          <w:rtl/>
        </w:rPr>
        <w:t xml:space="preserve"> </w:t>
      </w:r>
      <w:r w:rsidRPr="00795E25">
        <w:rPr>
          <w:rFonts w:ascii="David" w:hAnsi="David" w:cs="David" w:hint="eastAsia"/>
          <w:sz w:val="24"/>
          <w:szCs w:val="24"/>
          <w:rtl/>
        </w:rPr>
        <w:t>כדי</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העבודות</w:t>
      </w:r>
      <w:r w:rsidRPr="00795E25">
        <w:rPr>
          <w:rFonts w:ascii="David" w:hAnsi="David" w:cs="David"/>
          <w:sz w:val="24"/>
          <w:szCs w:val="24"/>
          <w:rtl/>
        </w:rPr>
        <w:t xml:space="preserve">, </w:t>
      </w:r>
      <w:r w:rsidRPr="00795E25">
        <w:rPr>
          <w:rFonts w:ascii="David" w:hAnsi="David" w:cs="David" w:hint="eastAsia"/>
          <w:sz w:val="24"/>
          <w:szCs w:val="24"/>
          <w:rtl/>
        </w:rPr>
        <w:t>לא</w:t>
      </w:r>
      <w:r w:rsidRPr="00795E25">
        <w:rPr>
          <w:rFonts w:ascii="David" w:hAnsi="David" w:cs="David"/>
          <w:sz w:val="24"/>
          <w:szCs w:val="24"/>
          <w:rtl/>
        </w:rPr>
        <w:t xml:space="preserve"> </w:t>
      </w:r>
      <w:r w:rsidRPr="00795E25">
        <w:rPr>
          <w:rFonts w:ascii="David" w:hAnsi="David" w:cs="David" w:hint="eastAsia"/>
          <w:sz w:val="24"/>
          <w:szCs w:val="24"/>
          <w:rtl/>
        </w:rPr>
        <w:t>תהיינה</w:t>
      </w:r>
      <w:r w:rsidRPr="00795E25">
        <w:rPr>
          <w:rFonts w:ascii="David" w:hAnsi="David" w:cs="David"/>
          <w:sz w:val="24"/>
          <w:szCs w:val="24"/>
          <w:rtl/>
        </w:rPr>
        <w:t xml:space="preserve"> </w:t>
      </w:r>
      <w:r w:rsidRPr="00795E25">
        <w:rPr>
          <w:rFonts w:ascii="David" w:hAnsi="David" w:cs="David" w:hint="eastAsia"/>
          <w:sz w:val="24"/>
          <w:szCs w:val="24"/>
          <w:rtl/>
        </w:rPr>
        <w:t>הדרכים</w:t>
      </w:r>
      <w:r w:rsidRPr="00795E25">
        <w:rPr>
          <w:rFonts w:ascii="David" w:hAnsi="David" w:cs="David"/>
          <w:sz w:val="24"/>
          <w:szCs w:val="24"/>
          <w:rtl/>
        </w:rPr>
        <w:t xml:space="preserve"> </w:t>
      </w:r>
      <w:r w:rsidRPr="00795E25">
        <w:rPr>
          <w:rFonts w:ascii="David" w:hAnsi="David" w:cs="David" w:hint="eastAsia"/>
          <w:sz w:val="24"/>
          <w:szCs w:val="24"/>
          <w:rtl/>
        </w:rPr>
        <w:t>המובילות</w:t>
      </w:r>
      <w:r w:rsidRPr="00795E25">
        <w:rPr>
          <w:rFonts w:ascii="David" w:hAnsi="David" w:cs="David"/>
          <w:sz w:val="24"/>
          <w:szCs w:val="24"/>
          <w:rtl/>
        </w:rPr>
        <w:t xml:space="preserve"> </w:t>
      </w:r>
      <w:r w:rsidRPr="00795E25">
        <w:rPr>
          <w:rFonts w:ascii="David" w:hAnsi="David" w:cs="David" w:hint="eastAsia"/>
          <w:sz w:val="24"/>
          <w:szCs w:val="24"/>
          <w:rtl/>
        </w:rPr>
        <w:t>לאתר</w:t>
      </w:r>
      <w:r w:rsidRPr="00795E25">
        <w:rPr>
          <w:rFonts w:ascii="David" w:hAnsi="David" w:cs="David"/>
          <w:sz w:val="24"/>
          <w:szCs w:val="24"/>
          <w:rtl/>
        </w:rPr>
        <w:t xml:space="preserve"> </w:t>
      </w:r>
      <w:r w:rsidRPr="00795E25">
        <w:rPr>
          <w:rFonts w:ascii="David" w:hAnsi="David" w:cs="David" w:hint="eastAsia"/>
          <w:sz w:val="24"/>
          <w:szCs w:val="24"/>
          <w:rtl/>
        </w:rPr>
        <w:t>נתונות</w:t>
      </w:r>
      <w:r w:rsidRPr="00795E25">
        <w:rPr>
          <w:rFonts w:ascii="David" w:hAnsi="David" w:cs="David"/>
          <w:sz w:val="24"/>
          <w:szCs w:val="24"/>
          <w:rtl/>
        </w:rPr>
        <w:t xml:space="preserve"> </w:t>
      </w:r>
      <w:r w:rsidRPr="00795E25">
        <w:rPr>
          <w:rFonts w:ascii="David" w:hAnsi="David" w:cs="David" w:hint="eastAsia"/>
          <w:sz w:val="24"/>
          <w:szCs w:val="24"/>
          <w:rtl/>
        </w:rPr>
        <w:t>שלא</w:t>
      </w:r>
      <w:r w:rsidRPr="00795E25">
        <w:rPr>
          <w:rFonts w:ascii="David" w:hAnsi="David" w:cs="David"/>
          <w:sz w:val="24"/>
          <w:szCs w:val="24"/>
          <w:rtl/>
        </w:rPr>
        <w:t xml:space="preserve"> </w:t>
      </w:r>
      <w:r w:rsidRPr="00795E25">
        <w:rPr>
          <w:rFonts w:ascii="David" w:hAnsi="David" w:cs="David" w:hint="eastAsia"/>
          <w:sz w:val="24"/>
          <w:szCs w:val="24"/>
          <w:rtl/>
        </w:rPr>
        <w:t>לצורך</w:t>
      </w:r>
      <w:r w:rsidRPr="00795E25">
        <w:rPr>
          <w:rFonts w:ascii="David" w:hAnsi="David" w:cs="David"/>
          <w:i/>
          <w:sz w:val="24"/>
          <w:szCs w:val="24"/>
          <w:rtl/>
        </w:rPr>
        <w:t xml:space="preserve"> </w:t>
      </w:r>
      <w:r w:rsidRPr="00795E25">
        <w:rPr>
          <w:rFonts w:ascii="David" w:hAnsi="David" w:cs="David" w:hint="eastAsia"/>
          <w:i/>
          <w:sz w:val="24"/>
          <w:szCs w:val="24"/>
          <w:rtl/>
        </w:rPr>
        <w:t>לתנועה</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הפרעות</w:t>
      </w:r>
      <w:r w:rsidRPr="00795E25">
        <w:rPr>
          <w:rFonts w:ascii="David" w:hAnsi="David" w:cs="David"/>
          <w:i/>
          <w:sz w:val="24"/>
          <w:szCs w:val="24"/>
          <w:rtl/>
        </w:rPr>
        <w:t xml:space="preserve"> </w:t>
      </w:r>
      <w:r w:rsidRPr="00795E25">
        <w:rPr>
          <w:rFonts w:ascii="David" w:hAnsi="David" w:cs="David" w:hint="eastAsia"/>
          <w:i/>
          <w:sz w:val="24"/>
          <w:szCs w:val="24"/>
          <w:rtl/>
        </w:rPr>
        <w:t>אחרות</w:t>
      </w:r>
      <w:r w:rsidRPr="00795E25">
        <w:rPr>
          <w:rFonts w:ascii="David" w:hAnsi="David" w:cs="David"/>
          <w:i/>
          <w:sz w:val="24"/>
          <w:szCs w:val="24"/>
          <w:rtl/>
        </w:rPr>
        <w:t xml:space="preserve"> </w:t>
      </w:r>
      <w:r w:rsidRPr="00795E25">
        <w:rPr>
          <w:rFonts w:ascii="David" w:hAnsi="David" w:cs="David" w:hint="eastAsia"/>
          <w:i/>
          <w:sz w:val="24"/>
          <w:szCs w:val="24"/>
          <w:rtl/>
        </w:rPr>
        <w:t>שיקשו</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התנועה</w:t>
      </w:r>
      <w:r w:rsidRPr="00795E25">
        <w:rPr>
          <w:rFonts w:ascii="David" w:hAnsi="David" w:cs="David"/>
          <w:i/>
          <w:sz w:val="24"/>
          <w:szCs w:val="24"/>
          <w:rtl/>
        </w:rPr>
        <w:t xml:space="preserve"> </w:t>
      </w:r>
      <w:r w:rsidRPr="00795E25">
        <w:rPr>
          <w:rFonts w:ascii="David" w:hAnsi="David" w:cs="David" w:hint="eastAsia"/>
          <w:i/>
          <w:sz w:val="24"/>
          <w:szCs w:val="24"/>
          <w:rtl/>
        </w:rPr>
        <w:t>הרגילה</w:t>
      </w:r>
      <w:r w:rsidRPr="00795E25">
        <w:rPr>
          <w:rFonts w:ascii="David" w:hAnsi="David" w:cs="David"/>
          <w:i/>
          <w:sz w:val="24"/>
          <w:szCs w:val="24"/>
          <w:rtl/>
        </w:rPr>
        <w:t xml:space="preserve"> </w:t>
      </w:r>
      <w:r w:rsidRPr="00795E25">
        <w:rPr>
          <w:rFonts w:ascii="David" w:hAnsi="David" w:cs="David" w:hint="eastAsia"/>
          <w:i/>
          <w:sz w:val="24"/>
          <w:szCs w:val="24"/>
          <w:rtl/>
        </w:rPr>
        <w:t>בהן</w:t>
      </w:r>
      <w:r w:rsidRPr="00795E25">
        <w:rPr>
          <w:rFonts w:ascii="David" w:hAnsi="David" w:cs="David"/>
          <w:i/>
          <w:sz w:val="24"/>
          <w:szCs w:val="24"/>
          <w:rtl/>
        </w:rPr>
        <w:t xml:space="preserve">, </w:t>
      </w:r>
      <w:r w:rsidRPr="00795E25">
        <w:rPr>
          <w:rFonts w:ascii="David" w:hAnsi="David" w:cs="David" w:hint="eastAsia"/>
          <w:i/>
          <w:sz w:val="24"/>
          <w:szCs w:val="24"/>
          <w:rtl/>
        </w:rPr>
        <w:t>ושלצורך</w:t>
      </w:r>
      <w:r w:rsidRPr="00795E25">
        <w:rPr>
          <w:rFonts w:ascii="David" w:hAnsi="David" w:cs="David"/>
          <w:i/>
          <w:sz w:val="24"/>
          <w:szCs w:val="24"/>
          <w:rtl/>
        </w:rPr>
        <w:t xml:space="preserve"> </w:t>
      </w:r>
      <w:r w:rsidRPr="00795E25">
        <w:rPr>
          <w:rFonts w:ascii="David" w:hAnsi="David" w:cs="David" w:hint="eastAsia"/>
          <w:i/>
          <w:sz w:val="24"/>
          <w:szCs w:val="24"/>
          <w:rtl/>
        </w:rPr>
        <w:t>הובלתם</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משאות</w:t>
      </w:r>
      <w:r w:rsidRPr="00795E25">
        <w:rPr>
          <w:rFonts w:ascii="David" w:hAnsi="David" w:cs="David"/>
          <w:i/>
          <w:sz w:val="24"/>
          <w:szCs w:val="24"/>
          <w:rtl/>
        </w:rPr>
        <w:t xml:space="preserve"> </w:t>
      </w:r>
      <w:r w:rsidRPr="00795E25">
        <w:rPr>
          <w:rFonts w:ascii="David" w:hAnsi="David" w:cs="David" w:hint="eastAsia"/>
          <w:i/>
          <w:sz w:val="24"/>
          <w:szCs w:val="24"/>
          <w:rtl/>
        </w:rPr>
        <w:t>מיוחדים</w:t>
      </w:r>
      <w:r w:rsidRPr="00795E25">
        <w:rPr>
          <w:rFonts w:ascii="David" w:hAnsi="David" w:cs="David"/>
          <w:i/>
          <w:sz w:val="24"/>
          <w:szCs w:val="24"/>
          <w:rtl/>
        </w:rPr>
        <w:t xml:space="preserve"> </w:t>
      </w:r>
      <w:r w:rsidRPr="00795E25">
        <w:rPr>
          <w:rFonts w:ascii="David" w:hAnsi="David" w:cs="David" w:hint="eastAsia"/>
          <w:i/>
          <w:sz w:val="24"/>
          <w:szCs w:val="24"/>
          <w:rtl/>
        </w:rPr>
        <w:t>יתקבל</w:t>
      </w:r>
      <w:r w:rsidRPr="00795E25">
        <w:rPr>
          <w:rFonts w:ascii="David" w:hAnsi="David" w:cs="David"/>
          <w:i/>
          <w:sz w:val="24"/>
          <w:szCs w:val="24"/>
          <w:rtl/>
        </w:rPr>
        <w:t xml:space="preserve"> </w:t>
      </w:r>
      <w:r w:rsidRPr="00795E25">
        <w:rPr>
          <w:rFonts w:ascii="David" w:hAnsi="David" w:cs="David" w:hint="eastAsia"/>
          <w:i/>
          <w:sz w:val="24"/>
          <w:szCs w:val="24"/>
          <w:rtl/>
        </w:rPr>
        <w:t>תחילה</w:t>
      </w:r>
      <w:r w:rsidRPr="00795E25">
        <w:rPr>
          <w:rFonts w:ascii="David" w:hAnsi="David" w:cs="David"/>
          <w:i/>
          <w:sz w:val="24"/>
          <w:szCs w:val="24"/>
          <w:rtl/>
        </w:rPr>
        <w:t xml:space="preserve"> </w:t>
      </w:r>
      <w:r w:rsidRPr="00795E25">
        <w:rPr>
          <w:rFonts w:ascii="David" w:hAnsi="David" w:cs="David" w:hint="eastAsia"/>
          <w:i/>
          <w:sz w:val="24"/>
          <w:szCs w:val="24"/>
          <w:rtl/>
        </w:rPr>
        <w:t>הרישיון</w:t>
      </w:r>
      <w:r w:rsidRPr="00795E25">
        <w:rPr>
          <w:rFonts w:ascii="David" w:hAnsi="David" w:cs="David"/>
          <w:i/>
          <w:sz w:val="24"/>
          <w:szCs w:val="24"/>
          <w:rtl/>
        </w:rPr>
        <w:t xml:space="preserve"> </w:t>
      </w:r>
      <w:r w:rsidRPr="00795E25">
        <w:rPr>
          <w:rFonts w:ascii="David" w:hAnsi="David" w:cs="David" w:hint="eastAsia"/>
          <w:i/>
          <w:sz w:val="24"/>
          <w:szCs w:val="24"/>
          <w:rtl/>
        </w:rPr>
        <w:t>הדרוש</w:t>
      </w:r>
      <w:r w:rsidRPr="00795E25">
        <w:rPr>
          <w:rFonts w:ascii="David" w:hAnsi="David" w:cs="David"/>
          <w:i/>
          <w:sz w:val="24"/>
          <w:szCs w:val="24"/>
          <w:rtl/>
        </w:rPr>
        <w:t xml:space="preserve"> </w:t>
      </w:r>
      <w:r w:rsidRPr="00795E25">
        <w:rPr>
          <w:rFonts w:ascii="David" w:hAnsi="David" w:cs="David" w:hint="eastAsia"/>
          <w:i/>
          <w:sz w:val="24"/>
          <w:szCs w:val="24"/>
          <w:rtl/>
        </w:rPr>
        <w:t>לשם</w:t>
      </w:r>
      <w:r w:rsidRPr="00795E25">
        <w:rPr>
          <w:rFonts w:ascii="David" w:hAnsi="David" w:cs="David"/>
          <w:i/>
          <w:sz w:val="24"/>
          <w:szCs w:val="24"/>
          <w:rtl/>
        </w:rPr>
        <w:t xml:space="preserve"> </w:t>
      </w:r>
      <w:r w:rsidRPr="00795E25">
        <w:rPr>
          <w:rFonts w:ascii="David" w:hAnsi="David" w:cs="David" w:hint="eastAsia"/>
          <w:i/>
          <w:sz w:val="24"/>
          <w:szCs w:val="24"/>
          <w:rtl/>
        </w:rPr>
        <w:t>כך</w:t>
      </w:r>
      <w:r w:rsidRPr="00795E25">
        <w:rPr>
          <w:rFonts w:ascii="David" w:hAnsi="David" w:cs="David"/>
          <w:i/>
          <w:sz w:val="24"/>
          <w:szCs w:val="24"/>
          <w:rtl/>
        </w:rPr>
        <w:t xml:space="preserve"> </w:t>
      </w:r>
      <w:r w:rsidRPr="00795E25">
        <w:rPr>
          <w:rFonts w:ascii="David" w:hAnsi="David" w:cs="David" w:hint="eastAsia"/>
          <w:i/>
          <w:sz w:val="24"/>
          <w:szCs w:val="24"/>
          <w:rtl/>
        </w:rPr>
        <w:t>מהרשות</w:t>
      </w:r>
      <w:r w:rsidRPr="00795E25">
        <w:rPr>
          <w:rFonts w:ascii="David" w:hAnsi="David" w:cs="David"/>
          <w:i/>
          <w:sz w:val="24"/>
          <w:szCs w:val="24"/>
          <w:rtl/>
        </w:rPr>
        <w:t xml:space="preserve"> </w:t>
      </w:r>
      <w:r w:rsidRPr="00795E25">
        <w:rPr>
          <w:rFonts w:ascii="David" w:hAnsi="David" w:cs="David" w:hint="eastAsia"/>
          <w:i/>
          <w:sz w:val="24"/>
          <w:szCs w:val="24"/>
          <w:rtl/>
        </w:rPr>
        <w:t>המוסמכת</w:t>
      </w:r>
      <w:r w:rsidRPr="00795E25">
        <w:rPr>
          <w:rFonts w:ascii="David" w:hAnsi="David" w:cs="David"/>
          <w:i/>
          <w:sz w:val="24"/>
          <w:szCs w:val="24"/>
          <w:rtl/>
        </w:rPr>
        <w:t xml:space="preserve">, </w:t>
      </w:r>
      <w:r w:rsidRPr="00795E25">
        <w:rPr>
          <w:rFonts w:ascii="David" w:hAnsi="David" w:cs="David" w:hint="eastAsia"/>
          <w:i/>
          <w:sz w:val="24"/>
          <w:szCs w:val="24"/>
          <w:rtl/>
        </w:rPr>
        <w:t>וינקטו</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האמצעים</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 </w:t>
      </w:r>
      <w:r w:rsidRPr="00795E25">
        <w:rPr>
          <w:rFonts w:ascii="David" w:hAnsi="David" w:cs="David" w:hint="eastAsia"/>
          <w:i/>
          <w:sz w:val="24"/>
          <w:szCs w:val="24"/>
          <w:rtl/>
        </w:rPr>
        <w:t>בחירתן</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הדרכים</w:t>
      </w:r>
      <w:r w:rsidRPr="00795E25">
        <w:rPr>
          <w:rFonts w:ascii="David" w:hAnsi="David" w:cs="David"/>
          <w:i/>
          <w:sz w:val="24"/>
          <w:szCs w:val="24"/>
          <w:rtl/>
        </w:rPr>
        <w:t xml:space="preserve">, </w:t>
      </w:r>
      <w:r w:rsidRPr="00795E25">
        <w:rPr>
          <w:rFonts w:ascii="David" w:hAnsi="David" w:cs="David" w:hint="eastAsia"/>
          <w:i/>
          <w:sz w:val="24"/>
          <w:szCs w:val="24"/>
          <w:rtl/>
        </w:rPr>
        <w:t>כלי</w:t>
      </w:r>
      <w:r w:rsidRPr="00795E25">
        <w:rPr>
          <w:rFonts w:ascii="David" w:hAnsi="David" w:cs="David"/>
          <w:i/>
          <w:sz w:val="24"/>
          <w:szCs w:val="24"/>
          <w:rtl/>
        </w:rPr>
        <w:t xml:space="preserve"> </w:t>
      </w:r>
      <w:r w:rsidRPr="00795E25">
        <w:rPr>
          <w:rFonts w:ascii="David" w:hAnsi="David" w:cs="David" w:hint="eastAsia"/>
          <w:i/>
          <w:sz w:val="24"/>
          <w:szCs w:val="24"/>
          <w:rtl/>
        </w:rPr>
        <w:t>הרכב</w:t>
      </w:r>
      <w:r w:rsidRPr="00795E25">
        <w:rPr>
          <w:rFonts w:ascii="David" w:hAnsi="David" w:cs="David"/>
          <w:i/>
          <w:sz w:val="24"/>
          <w:szCs w:val="24"/>
          <w:rtl/>
        </w:rPr>
        <w:t xml:space="preserve"> </w:t>
      </w:r>
      <w:r w:rsidRPr="00795E25">
        <w:rPr>
          <w:rFonts w:ascii="David" w:hAnsi="David" w:cs="David" w:hint="eastAsia"/>
          <w:i/>
          <w:sz w:val="24"/>
          <w:szCs w:val="24"/>
          <w:rtl/>
        </w:rPr>
        <w:t>וזמני</w:t>
      </w:r>
      <w:r w:rsidRPr="00795E25">
        <w:rPr>
          <w:rFonts w:ascii="David" w:hAnsi="David" w:cs="David"/>
          <w:i/>
          <w:sz w:val="24"/>
          <w:szCs w:val="24"/>
          <w:rtl/>
        </w:rPr>
        <w:t xml:space="preserve"> </w:t>
      </w:r>
      <w:r w:rsidRPr="00795E25">
        <w:rPr>
          <w:rFonts w:ascii="David" w:hAnsi="David" w:cs="David" w:hint="eastAsia"/>
          <w:i/>
          <w:sz w:val="24"/>
          <w:szCs w:val="24"/>
          <w:rtl/>
        </w:rPr>
        <w:t>ההובלה</w:t>
      </w:r>
      <w:r w:rsidRPr="00795E25">
        <w:rPr>
          <w:rFonts w:ascii="David" w:hAnsi="David" w:cs="David"/>
          <w:i/>
          <w:sz w:val="24"/>
          <w:szCs w:val="24"/>
          <w:rtl/>
        </w:rPr>
        <w:t xml:space="preserve"> - </w:t>
      </w:r>
      <w:r w:rsidRPr="00795E25">
        <w:rPr>
          <w:rFonts w:ascii="David" w:hAnsi="David" w:cs="David" w:hint="eastAsia"/>
          <w:i/>
          <w:sz w:val="24"/>
          <w:szCs w:val="24"/>
          <w:rtl/>
        </w:rPr>
        <w:t>כך</w:t>
      </w:r>
      <w:r w:rsidRPr="00795E25">
        <w:rPr>
          <w:rFonts w:ascii="David" w:hAnsi="David" w:cs="David"/>
          <w:i/>
          <w:sz w:val="24"/>
          <w:szCs w:val="24"/>
          <w:rtl/>
        </w:rPr>
        <w:t xml:space="preserve"> </w:t>
      </w:r>
      <w:r w:rsidRPr="00795E25">
        <w:rPr>
          <w:rFonts w:ascii="David" w:hAnsi="David" w:cs="David" w:hint="eastAsia"/>
          <w:i/>
          <w:sz w:val="24"/>
          <w:szCs w:val="24"/>
          <w:rtl/>
        </w:rPr>
        <w:t>שתמעט</w:t>
      </w:r>
      <w:r w:rsidRPr="00795E25">
        <w:rPr>
          <w:rFonts w:ascii="David" w:hAnsi="David" w:cs="David"/>
          <w:i/>
          <w:sz w:val="24"/>
          <w:szCs w:val="24"/>
          <w:rtl/>
        </w:rPr>
        <w:t xml:space="preserve"> </w:t>
      </w:r>
      <w:r w:rsidRPr="00795E25">
        <w:rPr>
          <w:rFonts w:ascii="David" w:hAnsi="David" w:cs="David" w:hint="eastAsia"/>
          <w:i/>
          <w:sz w:val="24"/>
          <w:szCs w:val="24"/>
          <w:rtl/>
        </w:rPr>
        <w:t>ככל</w:t>
      </w:r>
      <w:r w:rsidRPr="00795E25">
        <w:rPr>
          <w:rFonts w:ascii="David" w:hAnsi="David" w:cs="David"/>
          <w:i/>
          <w:sz w:val="24"/>
          <w:szCs w:val="24"/>
          <w:rtl/>
        </w:rPr>
        <w:t xml:space="preserve"> </w:t>
      </w:r>
      <w:r w:rsidRPr="00795E25">
        <w:rPr>
          <w:rFonts w:ascii="David" w:hAnsi="David" w:cs="David" w:hint="eastAsia"/>
          <w:i/>
          <w:sz w:val="24"/>
          <w:szCs w:val="24"/>
          <w:rtl/>
        </w:rPr>
        <w:t>האפשר</w:t>
      </w:r>
      <w:r w:rsidRPr="00795E25">
        <w:rPr>
          <w:rFonts w:ascii="David" w:hAnsi="David" w:cs="David"/>
          <w:i/>
          <w:sz w:val="24"/>
          <w:szCs w:val="24"/>
          <w:rtl/>
        </w:rPr>
        <w:t xml:space="preserve"> </w:t>
      </w:r>
      <w:r w:rsidRPr="00795E25">
        <w:rPr>
          <w:rFonts w:ascii="David" w:hAnsi="David" w:cs="David" w:hint="eastAsia"/>
          <w:i/>
          <w:sz w:val="24"/>
          <w:szCs w:val="24"/>
          <w:rtl/>
        </w:rPr>
        <w:t>ההפרעה</w:t>
      </w:r>
      <w:r w:rsidRPr="00795E25">
        <w:rPr>
          <w:rFonts w:ascii="David" w:hAnsi="David" w:cs="David"/>
          <w:i/>
          <w:sz w:val="24"/>
          <w:szCs w:val="24"/>
          <w:rtl/>
        </w:rPr>
        <w:t xml:space="preserve"> </w:t>
      </w:r>
      <w:r w:rsidRPr="00795E25">
        <w:rPr>
          <w:rFonts w:ascii="David" w:hAnsi="David" w:cs="David" w:hint="eastAsia"/>
          <w:i/>
          <w:sz w:val="24"/>
          <w:szCs w:val="24"/>
          <w:rtl/>
        </w:rPr>
        <w:t>לתנועה</w:t>
      </w:r>
      <w:r w:rsidRPr="00795E25">
        <w:rPr>
          <w:rFonts w:ascii="David" w:hAnsi="David" w:cs="David"/>
          <w:i/>
          <w:sz w:val="24"/>
          <w:szCs w:val="24"/>
          <w:rtl/>
        </w:rPr>
        <w:t xml:space="preserve"> </w:t>
      </w:r>
      <w:r w:rsidRPr="00795E25">
        <w:rPr>
          <w:rFonts w:ascii="David" w:hAnsi="David" w:cs="David" w:hint="eastAsia"/>
          <w:i/>
          <w:sz w:val="24"/>
          <w:szCs w:val="24"/>
          <w:rtl/>
        </w:rPr>
        <w:t>הרגילה</w:t>
      </w:r>
      <w:r w:rsidRPr="00795E25">
        <w:rPr>
          <w:rFonts w:ascii="David" w:hAnsi="David" w:cs="David"/>
          <w:i/>
          <w:sz w:val="24"/>
          <w:szCs w:val="24"/>
          <w:rtl/>
        </w:rPr>
        <w:t xml:space="preserve"> </w:t>
      </w:r>
      <w:r w:rsidRPr="00795E25">
        <w:rPr>
          <w:rFonts w:ascii="David" w:hAnsi="David" w:cs="David" w:hint="eastAsia"/>
          <w:i/>
          <w:sz w:val="24"/>
          <w:szCs w:val="24"/>
          <w:rtl/>
        </w:rPr>
        <w:t>בדרכים</w:t>
      </w:r>
      <w:r w:rsidRPr="00795E25">
        <w:rPr>
          <w:rFonts w:ascii="David" w:hAnsi="David" w:cs="David"/>
          <w:i/>
          <w:sz w:val="24"/>
          <w:szCs w:val="24"/>
          <w:rtl/>
        </w:rPr>
        <w:t xml:space="preserve"> </w:t>
      </w:r>
      <w:r w:rsidRPr="00795E25">
        <w:rPr>
          <w:rFonts w:ascii="David" w:hAnsi="David" w:cs="David" w:hint="eastAsia"/>
          <w:i/>
          <w:sz w:val="24"/>
          <w:szCs w:val="24"/>
          <w:rtl/>
        </w:rPr>
        <w:t>האמורות</w:t>
      </w:r>
      <w:r w:rsidRPr="00795E25">
        <w:rPr>
          <w:rFonts w:ascii="David" w:hAnsi="David" w:cs="David"/>
          <w:i/>
          <w:sz w:val="24"/>
          <w:szCs w:val="24"/>
          <w:rtl/>
        </w:rPr>
        <w:t xml:space="preserve"> </w:t>
      </w:r>
      <w:r w:rsidRPr="00795E25">
        <w:rPr>
          <w:rFonts w:ascii="David" w:hAnsi="David" w:cs="David" w:hint="eastAsia"/>
          <w:i/>
          <w:sz w:val="24"/>
          <w:szCs w:val="24"/>
          <w:rtl/>
        </w:rPr>
        <w:t>וימנע</w:t>
      </w:r>
      <w:r w:rsidRPr="00795E25">
        <w:rPr>
          <w:rFonts w:ascii="David" w:hAnsi="David" w:cs="David"/>
          <w:i/>
          <w:sz w:val="24"/>
          <w:szCs w:val="24"/>
          <w:rtl/>
        </w:rPr>
        <w:t xml:space="preserve"> </w:t>
      </w:r>
      <w:r w:rsidRPr="00795E25">
        <w:rPr>
          <w:rFonts w:ascii="David" w:hAnsi="David" w:cs="David" w:hint="eastAsia"/>
          <w:i/>
          <w:sz w:val="24"/>
          <w:szCs w:val="24"/>
          <w:rtl/>
        </w:rPr>
        <w:t>ככל</w:t>
      </w:r>
      <w:r w:rsidRPr="00795E25">
        <w:rPr>
          <w:rFonts w:ascii="David" w:hAnsi="David" w:cs="David"/>
          <w:i/>
          <w:sz w:val="24"/>
          <w:szCs w:val="24"/>
          <w:rtl/>
        </w:rPr>
        <w:t xml:space="preserve"> </w:t>
      </w:r>
      <w:r w:rsidRPr="00795E25">
        <w:rPr>
          <w:rFonts w:ascii="David" w:hAnsi="David" w:cs="David" w:hint="eastAsia"/>
          <w:i/>
          <w:sz w:val="24"/>
          <w:szCs w:val="24"/>
          <w:rtl/>
        </w:rPr>
        <w:t>האפשר</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לדרכים</w:t>
      </w:r>
      <w:r w:rsidRPr="00795E25">
        <w:rPr>
          <w:rFonts w:ascii="David" w:hAnsi="David" w:cs="David"/>
          <w:i/>
          <w:sz w:val="24"/>
          <w:szCs w:val="24"/>
          <w:rtl/>
        </w:rPr>
        <w:t>.</w:t>
      </w:r>
    </w:p>
    <w:p w14:paraId="0117D61D"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i/>
          <w:sz w:val="24"/>
          <w:szCs w:val="24"/>
          <w:rtl/>
        </w:rPr>
        <w:t>אם</w:t>
      </w:r>
      <w:r w:rsidRPr="00795E25">
        <w:rPr>
          <w:rFonts w:ascii="David" w:hAnsi="David" w:cs="David"/>
          <w:i/>
          <w:sz w:val="24"/>
          <w:szCs w:val="24"/>
          <w:rtl/>
        </w:rPr>
        <w:t xml:space="preserve"> </w:t>
      </w:r>
      <w:r w:rsidRPr="00795E25">
        <w:rPr>
          <w:rFonts w:ascii="David" w:hAnsi="David" w:cs="David" w:hint="eastAsia"/>
          <w:i/>
          <w:sz w:val="24"/>
          <w:szCs w:val="24"/>
          <w:rtl/>
        </w:rPr>
        <w:t>לשם</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יהא</w:t>
      </w:r>
      <w:r w:rsidRPr="00795E25">
        <w:rPr>
          <w:rFonts w:ascii="David" w:hAnsi="David" w:cs="David"/>
          <w:i/>
          <w:sz w:val="24"/>
          <w:szCs w:val="24"/>
          <w:rtl/>
        </w:rPr>
        <w:t xml:space="preserve"> </w:t>
      </w:r>
      <w:r w:rsidRPr="00795E25">
        <w:rPr>
          <w:rFonts w:ascii="David" w:hAnsi="David" w:cs="David" w:hint="eastAsia"/>
          <w:i/>
          <w:sz w:val="24"/>
          <w:szCs w:val="24"/>
          <w:rtl/>
        </w:rPr>
        <w:t>צורך</w:t>
      </w:r>
      <w:r w:rsidRPr="00795E25">
        <w:rPr>
          <w:rFonts w:ascii="David" w:hAnsi="David" w:cs="David"/>
          <w:i/>
          <w:sz w:val="24"/>
          <w:szCs w:val="24"/>
          <w:rtl/>
        </w:rPr>
        <w:t xml:space="preserve"> </w:t>
      </w:r>
      <w:r w:rsidRPr="00795E25">
        <w:rPr>
          <w:rFonts w:ascii="David" w:hAnsi="David" w:cs="David" w:hint="eastAsia"/>
          <w:i/>
          <w:sz w:val="24"/>
          <w:szCs w:val="24"/>
          <w:rtl/>
        </w:rPr>
        <w:t>להעביר</w:t>
      </w:r>
      <w:r w:rsidRPr="00795E25">
        <w:rPr>
          <w:rFonts w:ascii="David" w:hAnsi="David" w:cs="David"/>
          <w:i/>
          <w:sz w:val="24"/>
          <w:szCs w:val="24"/>
          <w:rtl/>
        </w:rPr>
        <w:t xml:space="preserve"> </w:t>
      </w:r>
      <w:r w:rsidRPr="00795E25">
        <w:rPr>
          <w:rFonts w:ascii="David" w:hAnsi="David" w:cs="David" w:hint="eastAsia"/>
          <w:i/>
          <w:sz w:val="24"/>
          <w:szCs w:val="24"/>
          <w:rtl/>
        </w:rPr>
        <w:t>חפץ</w:t>
      </w:r>
      <w:r w:rsidRPr="00795E25">
        <w:rPr>
          <w:rFonts w:ascii="David" w:hAnsi="David" w:cs="David"/>
          <w:i/>
          <w:sz w:val="24"/>
          <w:szCs w:val="24"/>
          <w:rtl/>
        </w:rPr>
        <w:t xml:space="preserve"> </w:t>
      </w:r>
      <w:r w:rsidRPr="00795E25">
        <w:rPr>
          <w:rFonts w:ascii="David" w:hAnsi="David" w:cs="David" w:hint="eastAsia"/>
          <w:i/>
          <w:sz w:val="24"/>
          <w:szCs w:val="24"/>
          <w:rtl/>
        </w:rPr>
        <w:t>כלשהו</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שההעברה</w:t>
      </w:r>
      <w:r w:rsidRPr="00795E25">
        <w:rPr>
          <w:rFonts w:ascii="David" w:hAnsi="David" w:cs="David"/>
          <w:i/>
          <w:sz w:val="24"/>
          <w:szCs w:val="24"/>
          <w:rtl/>
        </w:rPr>
        <w:t xml:space="preserve"> </w:t>
      </w:r>
      <w:r w:rsidRPr="00795E25">
        <w:rPr>
          <w:rFonts w:ascii="David" w:hAnsi="David" w:cs="David" w:hint="eastAsia"/>
          <w:i/>
          <w:sz w:val="24"/>
          <w:szCs w:val="24"/>
          <w:rtl/>
        </w:rPr>
        <w:t>עלולה</w:t>
      </w:r>
      <w:r w:rsidRPr="00795E25">
        <w:rPr>
          <w:rFonts w:ascii="David" w:hAnsi="David" w:cs="David"/>
          <w:i/>
          <w:sz w:val="24"/>
          <w:szCs w:val="24"/>
          <w:rtl/>
        </w:rPr>
        <w:t xml:space="preserve"> </w:t>
      </w:r>
      <w:r w:rsidRPr="00795E25">
        <w:rPr>
          <w:rFonts w:ascii="David" w:hAnsi="David" w:cs="David" w:hint="eastAsia"/>
          <w:i/>
          <w:sz w:val="24"/>
          <w:szCs w:val="24"/>
          <w:rtl/>
        </w:rPr>
        <w:t>לגרום</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למתקנים</w:t>
      </w:r>
      <w:r w:rsidRPr="00795E25">
        <w:rPr>
          <w:rFonts w:ascii="David" w:hAnsi="David" w:cs="David"/>
          <w:i/>
          <w:sz w:val="24"/>
          <w:szCs w:val="24"/>
          <w:rtl/>
        </w:rPr>
        <w:t xml:space="preserve"> </w:t>
      </w:r>
      <w:r w:rsidRPr="00795E25">
        <w:rPr>
          <w:rFonts w:ascii="David" w:hAnsi="David" w:cs="David" w:hint="eastAsia"/>
          <w:i/>
          <w:sz w:val="24"/>
          <w:szCs w:val="24"/>
          <w:rtl/>
        </w:rPr>
        <w:t>באם</w:t>
      </w:r>
      <w:r w:rsidRPr="00795E25">
        <w:rPr>
          <w:rFonts w:ascii="David" w:hAnsi="David" w:cs="David"/>
          <w:i/>
          <w:sz w:val="24"/>
          <w:szCs w:val="24"/>
          <w:rtl/>
        </w:rPr>
        <w:t xml:space="preserve"> </w:t>
      </w:r>
      <w:r w:rsidRPr="00795E25">
        <w:rPr>
          <w:rFonts w:ascii="David" w:hAnsi="David" w:cs="David" w:hint="eastAsia"/>
          <w:i/>
          <w:sz w:val="24"/>
          <w:szCs w:val="24"/>
          <w:rtl/>
        </w:rPr>
        <w:t>לא</w:t>
      </w:r>
      <w:r w:rsidRPr="00795E25">
        <w:rPr>
          <w:rFonts w:ascii="David" w:hAnsi="David" w:cs="David"/>
          <w:i/>
          <w:sz w:val="24"/>
          <w:szCs w:val="24"/>
          <w:rtl/>
        </w:rPr>
        <w:t xml:space="preserve"> </w:t>
      </w:r>
      <w:r w:rsidRPr="00795E25">
        <w:rPr>
          <w:rFonts w:ascii="David" w:hAnsi="David" w:cs="David" w:hint="eastAsia"/>
          <w:i/>
          <w:sz w:val="24"/>
          <w:szCs w:val="24"/>
          <w:rtl/>
        </w:rPr>
        <w:t>ישתמשו</w:t>
      </w:r>
      <w:r w:rsidRPr="00795E25">
        <w:rPr>
          <w:rFonts w:ascii="David" w:hAnsi="David" w:cs="David"/>
          <w:i/>
          <w:sz w:val="24"/>
          <w:szCs w:val="24"/>
          <w:rtl/>
        </w:rPr>
        <w:t xml:space="preserve"> </w:t>
      </w:r>
      <w:r w:rsidRPr="00795E25">
        <w:rPr>
          <w:rFonts w:ascii="David" w:hAnsi="David" w:cs="David" w:hint="eastAsia"/>
          <w:i/>
          <w:sz w:val="24"/>
          <w:szCs w:val="24"/>
          <w:rtl/>
        </w:rPr>
        <w:t>באמצעי</w:t>
      </w:r>
      <w:r w:rsidRPr="00795E25">
        <w:rPr>
          <w:rFonts w:ascii="David" w:hAnsi="David" w:cs="David"/>
          <w:i/>
          <w:sz w:val="24"/>
          <w:szCs w:val="24"/>
          <w:rtl/>
        </w:rPr>
        <w:t xml:space="preserve"> </w:t>
      </w:r>
      <w:r w:rsidRPr="00795E25">
        <w:rPr>
          <w:rFonts w:ascii="David" w:hAnsi="David" w:cs="David" w:hint="eastAsia"/>
          <w:i/>
          <w:sz w:val="24"/>
          <w:szCs w:val="24"/>
          <w:rtl/>
        </w:rPr>
        <w:t>הגנה</w:t>
      </w:r>
      <w:r w:rsidRPr="00795E25">
        <w:rPr>
          <w:rFonts w:ascii="David" w:hAnsi="David" w:cs="David"/>
          <w:i/>
          <w:sz w:val="24"/>
          <w:szCs w:val="24"/>
          <w:rtl/>
        </w:rPr>
        <w:t xml:space="preserve"> </w:t>
      </w:r>
      <w:r w:rsidRPr="00795E25">
        <w:rPr>
          <w:rFonts w:ascii="David" w:hAnsi="David" w:cs="David" w:hint="eastAsia"/>
          <w:i/>
          <w:sz w:val="24"/>
          <w:szCs w:val="24"/>
          <w:rtl/>
        </w:rPr>
        <w:t>מיוחדים</w:t>
      </w:r>
      <w:r w:rsidRPr="00795E25">
        <w:rPr>
          <w:rFonts w:ascii="David" w:hAnsi="David" w:cs="David"/>
          <w:i/>
          <w:sz w:val="24"/>
          <w:szCs w:val="24"/>
          <w:rtl/>
        </w:rPr>
        <w:t xml:space="preserve"> - </w:t>
      </w:r>
      <w:r w:rsidRPr="00795E25">
        <w:rPr>
          <w:rFonts w:ascii="David" w:hAnsi="David" w:cs="David" w:hint="eastAsia"/>
          <w:i/>
          <w:sz w:val="24"/>
          <w:szCs w:val="24"/>
          <w:rtl/>
        </w:rPr>
        <w:t>יודיע</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בכתב</w:t>
      </w:r>
      <w:r w:rsidRPr="00795E25">
        <w:rPr>
          <w:rFonts w:ascii="David" w:hAnsi="David" w:cs="David"/>
          <w:i/>
          <w:sz w:val="24"/>
          <w:szCs w:val="24"/>
          <w:rtl/>
        </w:rPr>
        <w:t xml:space="preserve"> </w:t>
      </w:r>
      <w:r w:rsidRPr="00795E25">
        <w:rPr>
          <w:rFonts w:ascii="David" w:hAnsi="David" w:cs="David" w:hint="eastAsia"/>
          <w:i/>
          <w:sz w:val="24"/>
          <w:szCs w:val="24"/>
          <w:rtl/>
        </w:rPr>
        <w:t>למפקח</w:t>
      </w:r>
      <w:r w:rsidRPr="00795E25">
        <w:rPr>
          <w:rFonts w:ascii="David" w:hAnsi="David" w:cs="David"/>
          <w:i/>
          <w:sz w:val="24"/>
          <w:szCs w:val="24"/>
          <w:rtl/>
        </w:rPr>
        <w:t xml:space="preserve">, </w:t>
      </w:r>
      <w:r w:rsidRPr="00795E25">
        <w:rPr>
          <w:rFonts w:ascii="David" w:hAnsi="David" w:cs="David" w:hint="eastAsia"/>
          <w:i/>
          <w:sz w:val="24"/>
          <w:szCs w:val="24"/>
          <w:rtl/>
        </w:rPr>
        <w:t>לפני</w:t>
      </w:r>
      <w:r w:rsidRPr="00795E25">
        <w:rPr>
          <w:rFonts w:ascii="David" w:hAnsi="David" w:cs="David"/>
          <w:i/>
          <w:sz w:val="24"/>
          <w:szCs w:val="24"/>
          <w:rtl/>
        </w:rPr>
        <w:t xml:space="preserve"> </w:t>
      </w:r>
      <w:r w:rsidRPr="00795E25">
        <w:rPr>
          <w:rFonts w:ascii="David" w:hAnsi="David" w:cs="David" w:hint="eastAsia"/>
          <w:i/>
          <w:sz w:val="24"/>
          <w:szCs w:val="24"/>
          <w:rtl/>
        </w:rPr>
        <w:t>ההעברה</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פרטי</w:t>
      </w:r>
      <w:r w:rsidRPr="00795E25">
        <w:rPr>
          <w:rFonts w:ascii="David" w:hAnsi="David" w:cs="David"/>
          <w:i/>
          <w:sz w:val="24"/>
          <w:szCs w:val="24"/>
          <w:rtl/>
        </w:rPr>
        <w:t xml:space="preserve"> </w:t>
      </w:r>
      <w:r w:rsidRPr="00795E25">
        <w:rPr>
          <w:rFonts w:ascii="David" w:hAnsi="David" w:cs="David" w:hint="eastAsia"/>
          <w:i/>
          <w:sz w:val="24"/>
          <w:szCs w:val="24"/>
          <w:rtl/>
        </w:rPr>
        <w:t>החפץ</w:t>
      </w:r>
      <w:r w:rsidRPr="00795E25">
        <w:rPr>
          <w:rFonts w:ascii="David" w:hAnsi="David" w:cs="David"/>
          <w:i/>
          <w:sz w:val="24"/>
          <w:szCs w:val="24"/>
          <w:rtl/>
        </w:rPr>
        <w:t xml:space="preserve"> </w:t>
      </w:r>
      <w:r w:rsidRPr="00795E25">
        <w:rPr>
          <w:rFonts w:ascii="David" w:hAnsi="David" w:cs="David" w:hint="eastAsia"/>
          <w:i/>
          <w:sz w:val="24"/>
          <w:szCs w:val="24"/>
          <w:rtl/>
        </w:rPr>
        <w:t>שיש</w:t>
      </w:r>
      <w:r w:rsidRPr="00795E25">
        <w:rPr>
          <w:rFonts w:ascii="David" w:hAnsi="David" w:cs="David"/>
          <w:i/>
          <w:sz w:val="24"/>
          <w:szCs w:val="24"/>
          <w:rtl/>
        </w:rPr>
        <w:t xml:space="preserve"> </w:t>
      </w:r>
      <w:r w:rsidRPr="00795E25">
        <w:rPr>
          <w:rFonts w:ascii="David" w:hAnsi="David" w:cs="David" w:hint="eastAsia"/>
          <w:i/>
          <w:sz w:val="24"/>
          <w:szCs w:val="24"/>
          <w:rtl/>
        </w:rPr>
        <w:t>להעבירו</w:t>
      </w:r>
      <w:r w:rsidRPr="00795E25">
        <w:rPr>
          <w:rFonts w:ascii="David" w:hAnsi="David" w:cs="David"/>
          <w:i/>
          <w:sz w:val="24"/>
          <w:szCs w:val="24"/>
          <w:rtl/>
        </w:rPr>
        <w:t xml:space="preserve">, </w:t>
      </w:r>
      <w:r w:rsidRPr="00795E25">
        <w:rPr>
          <w:rFonts w:ascii="David" w:hAnsi="David" w:cs="David" w:hint="eastAsia"/>
          <w:i/>
          <w:sz w:val="24"/>
          <w:szCs w:val="24"/>
          <w:rtl/>
        </w:rPr>
        <w:t>ועל</w:t>
      </w:r>
      <w:r w:rsidRPr="00795E25">
        <w:rPr>
          <w:rFonts w:ascii="David" w:hAnsi="David" w:cs="David"/>
          <w:i/>
          <w:sz w:val="24"/>
          <w:szCs w:val="24"/>
          <w:rtl/>
        </w:rPr>
        <w:t xml:space="preserve"> </w:t>
      </w:r>
      <w:r w:rsidRPr="00795E25">
        <w:rPr>
          <w:rFonts w:ascii="David" w:hAnsi="David" w:cs="David" w:hint="eastAsia"/>
          <w:i/>
          <w:sz w:val="24"/>
          <w:szCs w:val="24"/>
          <w:rtl/>
        </w:rPr>
        <w:t>תכניתו</w:t>
      </w:r>
      <w:r w:rsidRPr="00795E25">
        <w:rPr>
          <w:rFonts w:ascii="David" w:hAnsi="David" w:cs="David"/>
          <w:i/>
          <w:sz w:val="24"/>
          <w:szCs w:val="24"/>
          <w:rtl/>
        </w:rPr>
        <w:t xml:space="preserve"> </w:t>
      </w:r>
      <w:r w:rsidRPr="00795E25">
        <w:rPr>
          <w:rFonts w:ascii="David" w:hAnsi="David" w:cs="David" w:hint="eastAsia"/>
          <w:i/>
          <w:sz w:val="24"/>
          <w:szCs w:val="24"/>
          <w:rtl/>
        </w:rPr>
        <w:t>להבטחת</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הגנה</w:t>
      </w:r>
      <w:r w:rsidRPr="00795E25">
        <w:rPr>
          <w:rFonts w:ascii="David" w:hAnsi="David" w:cs="David"/>
          <w:i/>
          <w:sz w:val="24"/>
          <w:szCs w:val="24"/>
          <w:rtl/>
        </w:rPr>
        <w:t xml:space="preserve"> </w:t>
      </w:r>
      <w:r w:rsidRPr="00795E25">
        <w:rPr>
          <w:rFonts w:ascii="David" w:hAnsi="David" w:cs="David" w:hint="eastAsia"/>
          <w:i/>
          <w:sz w:val="24"/>
          <w:szCs w:val="24"/>
          <w:rtl/>
        </w:rPr>
        <w:t>מתאימים</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יהיה</w:t>
      </w:r>
      <w:r w:rsidRPr="00795E25">
        <w:rPr>
          <w:rFonts w:ascii="David" w:hAnsi="David" w:cs="David"/>
          <w:i/>
          <w:sz w:val="24"/>
          <w:szCs w:val="24"/>
          <w:rtl/>
        </w:rPr>
        <w:t xml:space="preserve"> </w:t>
      </w:r>
      <w:r w:rsidRPr="00795E25">
        <w:rPr>
          <w:rFonts w:ascii="David" w:hAnsi="David" w:cs="David" w:hint="eastAsia"/>
          <w:i/>
          <w:sz w:val="24"/>
          <w:szCs w:val="24"/>
          <w:rtl/>
        </w:rPr>
        <w:t>רשאי</w:t>
      </w:r>
      <w:r w:rsidRPr="00795E25">
        <w:rPr>
          <w:rFonts w:ascii="David" w:hAnsi="David" w:cs="David"/>
          <w:i/>
          <w:sz w:val="24"/>
          <w:szCs w:val="24"/>
          <w:rtl/>
        </w:rPr>
        <w:t xml:space="preserve"> </w:t>
      </w:r>
      <w:r w:rsidRPr="00795E25">
        <w:rPr>
          <w:rFonts w:ascii="David" w:hAnsi="David" w:cs="David" w:hint="eastAsia"/>
          <w:i/>
          <w:sz w:val="24"/>
          <w:szCs w:val="24"/>
          <w:rtl/>
        </w:rPr>
        <w:t>לבצע</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ההגנה</w:t>
      </w:r>
      <w:r w:rsidRPr="00795E25">
        <w:rPr>
          <w:rFonts w:ascii="David" w:hAnsi="David" w:cs="David"/>
          <w:i/>
          <w:sz w:val="24"/>
          <w:szCs w:val="24"/>
          <w:rtl/>
        </w:rPr>
        <w:t xml:space="preserve"> </w:t>
      </w:r>
      <w:r w:rsidRPr="00795E25">
        <w:rPr>
          <w:rFonts w:ascii="David" w:hAnsi="David" w:cs="David" w:hint="eastAsia"/>
          <w:i/>
          <w:sz w:val="24"/>
          <w:szCs w:val="24"/>
          <w:rtl/>
        </w:rPr>
        <w:t>בהתאם</w:t>
      </w:r>
      <w:r w:rsidRPr="00795E25">
        <w:rPr>
          <w:rFonts w:ascii="David" w:hAnsi="David" w:cs="David"/>
          <w:i/>
          <w:sz w:val="24"/>
          <w:szCs w:val="24"/>
          <w:rtl/>
        </w:rPr>
        <w:t xml:space="preserve"> </w:t>
      </w:r>
      <w:r w:rsidRPr="00795E25">
        <w:rPr>
          <w:rFonts w:ascii="David" w:hAnsi="David" w:cs="David" w:hint="eastAsia"/>
          <w:i/>
          <w:sz w:val="24"/>
          <w:szCs w:val="24"/>
          <w:rtl/>
        </w:rPr>
        <w:t>לתכניתו</w:t>
      </w:r>
      <w:r w:rsidRPr="00795E25">
        <w:rPr>
          <w:rFonts w:ascii="David" w:hAnsi="David" w:cs="David"/>
          <w:i/>
          <w:sz w:val="24"/>
          <w:szCs w:val="24"/>
          <w:rtl/>
        </w:rPr>
        <w:t xml:space="preserve"> </w:t>
      </w:r>
      <w:r w:rsidRPr="00795E25">
        <w:rPr>
          <w:rFonts w:ascii="David" w:hAnsi="David" w:cs="David" w:hint="eastAsia"/>
          <w:i/>
          <w:sz w:val="24"/>
          <w:szCs w:val="24"/>
          <w:rtl/>
        </w:rPr>
        <w:t>אך</w:t>
      </w:r>
      <w:r w:rsidRPr="00795E25">
        <w:rPr>
          <w:rFonts w:ascii="David" w:hAnsi="David" w:cs="David"/>
          <w:i/>
          <w:sz w:val="24"/>
          <w:szCs w:val="24"/>
          <w:rtl/>
        </w:rPr>
        <w:t xml:space="preserve"> </w:t>
      </w:r>
      <w:r w:rsidRPr="00795E25">
        <w:rPr>
          <w:rFonts w:ascii="David" w:hAnsi="David" w:cs="David" w:hint="eastAsia"/>
          <w:i/>
          <w:sz w:val="24"/>
          <w:szCs w:val="24"/>
          <w:rtl/>
        </w:rPr>
        <w:t>ורק</w:t>
      </w:r>
      <w:r w:rsidRPr="00795E25">
        <w:rPr>
          <w:rFonts w:ascii="David" w:hAnsi="David" w:cs="David"/>
          <w:i/>
          <w:sz w:val="24"/>
          <w:szCs w:val="24"/>
          <w:rtl/>
        </w:rPr>
        <w:t xml:space="preserve"> </w:t>
      </w:r>
      <w:r w:rsidRPr="00795E25">
        <w:rPr>
          <w:rFonts w:ascii="David" w:hAnsi="David" w:cs="David" w:hint="eastAsia"/>
          <w:i/>
          <w:sz w:val="24"/>
          <w:szCs w:val="24"/>
          <w:rtl/>
        </w:rPr>
        <w:t>לאחר</w:t>
      </w:r>
      <w:r w:rsidRPr="00795E25">
        <w:rPr>
          <w:rFonts w:ascii="David" w:hAnsi="David" w:cs="David"/>
          <w:i/>
          <w:sz w:val="24"/>
          <w:szCs w:val="24"/>
          <w:rtl/>
        </w:rPr>
        <w:t xml:space="preserve"> </w:t>
      </w:r>
      <w:r w:rsidRPr="00795E25">
        <w:rPr>
          <w:rFonts w:ascii="David" w:hAnsi="David" w:cs="David" w:hint="eastAsia"/>
          <w:i/>
          <w:sz w:val="24"/>
          <w:szCs w:val="24"/>
          <w:rtl/>
        </w:rPr>
        <w:t>שיקבל</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אישורו</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המפקח</w:t>
      </w:r>
      <w:r w:rsidRPr="00795E25">
        <w:rPr>
          <w:rFonts w:ascii="David" w:hAnsi="David" w:cs="David"/>
          <w:i/>
          <w:sz w:val="24"/>
          <w:szCs w:val="24"/>
          <w:rtl/>
        </w:rPr>
        <w:t xml:space="preserve"> </w:t>
      </w:r>
      <w:r w:rsidRPr="00795E25">
        <w:rPr>
          <w:rFonts w:ascii="David" w:hAnsi="David" w:cs="David" w:hint="eastAsia"/>
          <w:i/>
          <w:sz w:val="24"/>
          <w:szCs w:val="24"/>
          <w:rtl/>
        </w:rPr>
        <w:t>ולאחר</w:t>
      </w:r>
      <w:r w:rsidRPr="00795E25">
        <w:rPr>
          <w:rFonts w:ascii="David" w:hAnsi="David" w:cs="David"/>
          <w:i/>
          <w:sz w:val="24"/>
          <w:szCs w:val="24"/>
          <w:rtl/>
        </w:rPr>
        <w:t xml:space="preserve"> </w:t>
      </w:r>
      <w:r w:rsidRPr="00795E25">
        <w:rPr>
          <w:rFonts w:ascii="David" w:hAnsi="David" w:cs="David" w:hint="eastAsia"/>
          <w:i/>
          <w:sz w:val="24"/>
          <w:szCs w:val="24"/>
          <w:rtl/>
        </w:rPr>
        <w:t>שיהיה</w:t>
      </w:r>
      <w:r w:rsidRPr="00795E25">
        <w:rPr>
          <w:rFonts w:ascii="David" w:hAnsi="David" w:cs="David"/>
          <w:i/>
          <w:sz w:val="24"/>
          <w:szCs w:val="24"/>
          <w:rtl/>
        </w:rPr>
        <w:t xml:space="preserve"> </w:t>
      </w:r>
      <w:r w:rsidRPr="00795E25">
        <w:rPr>
          <w:rFonts w:ascii="David" w:hAnsi="David" w:cs="David" w:hint="eastAsia"/>
          <w:i/>
          <w:sz w:val="24"/>
          <w:szCs w:val="24"/>
          <w:rtl/>
        </w:rPr>
        <w:t>בידו</w:t>
      </w:r>
      <w:r w:rsidRPr="00795E25">
        <w:rPr>
          <w:rFonts w:ascii="David" w:hAnsi="David" w:cs="David"/>
          <w:i/>
          <w:sz w:val="24"/>
          <w:szCs w:val="24"/>
          <w:rtl/>
        </w:rPr>
        <w:t xml:space="preserve"> </w:t>
      </w:r>
      <w:r w:rsidRPr="00795E25">
        <w:rPr>
          <w:rFonts w:ascii="David" w:hAnsi="David" w:cs="David" w:hint="eastAsia"/>
          <w:i/>
          <w:sz w:val="24"/>
          <w:szCs w:val="24"/>
          <w:rtl/>
        </w:rPr>
        <w:t>רישיון</w:t>
      </w:r>
      <w:r w:rsidRPr="00795E25">
        <w:rPr>
          <w:rFonts w:ascii="David" w:hAnsi="David" w:cs="David"/>
          <w:i/>
          <w:sz w:val="24"/>
          <w:szCs w:val="24"/>
          <w:rtl/>
        </w:rPr>
        <w:t xml:space="preserve"> </w:t>
      </w:r>
      <w:r w:rsidRPr="00795E25">
        <w:rPr>
          <w:rFonts w:ascii="David" w:hAnsi="David" w:cs="David" w:hint="eastAsia"/>
          <w:i/>
          <w:sz w:val="24"/>
          <w:szCs w:val="24"/>
          <w:rtl/>
        </w:rPr>
        <w:t>מתאים</w:t>
      </w:r>
      <w:r w:rsidRPr="00795E25">
        <w:rPr>
          <w:rFonts w:ascii="David" w:hAnsi="David" w:cs="David"/>
          <w:i/>
          <w:sz w:val="24"/>
          <w:szCs w:val="24"/>
          <w:rtl/>
        </w:rPr>
        <w:t xml:space="preserve"> </w:t>
      </w:r>
      <w:r w:rsidRPr="00795E25">
        <w:rPr>
          <w:rFonts w:ascii="David" w:hAnsi="David" w:cs="David" w:hint="eastAsia"/>
          <w:i/>
          <w:sz w:val="24"/>
          <w:szCs w:val="24"/>
          <w:rtl/>
        </w:rPr>
        <w:t>מהרשויות</w:t>
      </w:r>
      <w:r w:rsidRPr="00795E25">
        <w:rPr>
          <w:rFonts w:ascii="David" w:hAnsi="David" w:cs="David"/>
          <w:i/>
          <w:sz w:val="24"/>
          <w:szCs w:val="24"/>
          <w:rtl/>
        </w:rPr>
        <w:t xml:space="preserve"> </w:t>
      </w:r>
      <w:r w:rsidRPr="00795E25">
        <w:rPr>
          <w:rFonts w:ascii="David" w:hAnsi="David" w:cs="David" w:hint="eastAsia"/>
          <w:i/>
          <w:sz w:val="24"/>
          <w:szCs w:val="24"/>
          <w:rtl/>
        </w:rPr>
        <w:t>המוסמכות</w:t>
      </w:r>
      <w:r w:rsidRPr="00795E25">
        <w:rPr>
          <w:rFonts w:ascii="David" w:hAnsi="David" w:cs="David"/>
          <w:i/>
          <w:sz w:val="24"/>
          <w:szCs w:val="24"/>
          <w:rtl/>
        </w:rPr>
        <w:t>.</w:t>
      </w:r>
    </w:p>
    <w:p w14:paraId="0A7DB58F" w14:textId="77777777" w:rsidR="00EF4F1C" w:rsidRPr="00795E25" w:rsidRDefault="00EF4F1C" w:rsidP="00A11D74">
      <w:pPr>
        <w:numPr>
          <w:ilvl w:val="1"/>
          <w:numId w:val="4"/>
        </w:numPr>
        <w:spacing w:after="0" w:afterAutospacing="0" w:line="240" w:lineRule="auto"/>
        <w:rPr>
          <w:rFonts w:ascii="David" w:hAnsi="David" w:cs="David"/>
          <w:i/>
          <w:sz w:val="24"/>
          <w:szCs w:val="24"/>
        </w:rPr>
      </w:pPr>
      <w:r w:rsidRPr="00795E25">
        <w:rPr>
          <w:rFonts w:ascii="David" w:hAnsi="David" w:cs="David" w:hint="eastAsia"/>
          <w:i/>
          <w:sz w:val="24"/>
          <w:szCs w:val="24"/>
          <w:rtl/>
        </w:rPr>
        <w:t>מבלי</w:t>
      </w:r>
      <w:r w:rsidRPr="00795E25">
        <w:rPr>
          <w:rFonts w:ascii="David" w:hAnsi="David" w:cs="David"/>
          <w:i/>
          <w:sz w:val="24"/>
          <w:szCs w:val="24"/>
          <w:rtl/>
        </w:rPr>
        <w:t xml:space="preserve"> </w:t>
      </w:r>
      <w:r w:rsidRPr="00795E25">
        <w:rPr>
          <w:rFonts w:ascii="David" w:hAnsi="David" w:cs="David" w:hint="eastAsia"/>
          <w:i/>
          <w:sz w:val="24"/>
          <w:szCs w:val="24"/>
          <w:rtl/>
        </w:rPr>
        <w:t>לגרוע</w:t>
      </w:r>
      <w:r w:rsidRPr="00795E25">
        <w:rPr>
          <w:rFonts w:ascii="David" w:hAnsi="David" w:cs="David"/>
          <w:i/>
          <w:sz w:val="24"/>
          <w:szCs w:val="24"/>
          <w:rtl/>
        </w:rPr>
        <w:t xml:space="preserve"> </w:t>
      </w:r>
      <w:r w:rsidRPr="00795E25">
        <w:rPr>
          <w:rFonts w:ascii="David" w:hAnsi="David" w:cs="David" w:hint="eastAsia"/>
          <w:i/>
          <w:sz w:val="24"/>
          <w:szCs w:val="24"/>
          <w:rtl/>
        </w:rPr>
        <w:t>מהתחייבויות</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דלעיל</w:t>
      </w:r>
      <w:r w:rsidRPr="00795E25">
        <w:rPr>
          <w:rFonts w:ascii="David" w:hAnsi="David" w:cs="David"/>
          <w:i/>
          <w:sz w:val="24"/>
          <w:szCs w:val="24"/>
          <w:rtl/>
        </w:rPr>
        <w:t xml:space="preserve"> </w:t>
      </w:r>
      <w:r w:rsidRPr="00795E25">
        <w:rPr>
          <w:rFonts w:ascii="David" w:hAnsi="David" w:cs="David" w:hint="eastAsia"/>
          <w:i/>
          <w:sz w:val="24"/>
          <w:szCs w:val="24"/>
          <w:rtl/>
        </w:rPr>
        <w:t>ולהלן</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יהיה</w:t>
      </w:r>
      <w:r w:rsidRPr="00795E25">
        <w:rPr>
          <w:rFonts w:ascii="David" w:hAnsi="David" w:cs="David"/>
          <w:i/>
          <w:sz w:val="24"/>
          <w:szCs w:val="24"/>
          <w:rtl/>
        </w:rPr>
        <w:t xml:space="preserve"> </w:t>
      </w:r>
      <w:r w:rsidRPr="00795E25">
        <w:rPr>
          <w:rFonts w:ascii="David" w:hAnsi="David" w:cs="David" w:hint="eastAsia"/>
          <w:i/>
          <w:sz w:val="24"/>
          <w:szCs w:val="24"/>
          <w:rtl/>
        </w:rPr>
        <w:t>האחראי</w:t>
      </w:r>
      <w:r w:rsidRPr="00795E25">
        <w:rPr>
          <w:rFonts w:ascii="David" w:hAnsi="David" w:cs="David"/>
          <w:i/>
          <w:sz w:val="24"/>
          <w:szCs w:val="24"/>
          <w:rtl/>
        </w:rPr>
        <w:t xml:space="preserve"> </w:t>
      </w:r>
      <w:r w:rsidRPr="00795E25">
        <w:rPr>
          <w:rFonts w:ascii="David" w:hAnsi="David" w:cs="David" w:hint="eastAsia"/>
          <w:i/>
          <w:sz w:val="24"/>
          <w:szCs w:val="24"/>
          <w:rtl/>
        </w:rPr>
        <w:t>הבלעדי</w:t>
      </w:r>
      <w:r w:rsidRPr="00795E25">
        <w:rPr>
          <w:rFonts w:ascii="David" w:hAnsi="David" w:cs="David"/>
          <w:i/>
          <w:sz w:val="24"/>
          <w:szCs w:val="24"/>
          <w:rtl/>
        </w:rPr>
        <w:t xml:space="preserve"> </w:t>
      </w:r>
      <w:r w:rsidRPr="00795E25">
        <w:rPr>
          <w:rFonts w:ascii="David" w:hAnsi="David" w:cs="David" w:hint="eastAsia"/>
          <w:i/>
          <w:sz w:val="24"/>
          <w:szCs w:val="24"/>
          <w:rtl/>
        </w:rPr>
        <w:t>לבטיחות</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העובדים</w:t>
      </w:r>
      <w:r w:rsidRPr="00795E25">
        <w:rPr>
          <w:rFonts w:ascii="David" w:hAnsi="David" w:cs="David"/>
          <w:i/>
          <w:sz w:val="24"/>
          <w:szCs w:val="24"/>
          <w:rtl/>
        </w:rPr>
        <w:t xml:space="preserve"> </w:t>
      </w:r>
      <w:r w:rsidRPr="00795E25">
        <w:rPr>
          <w:rFonts w:ascii="David" w:hAnsi="David" w:cs="David" w:hint="eastAsia"/>
          <w:i/>
          <w:sz w:val="24"/>
          <w:szCs w:val="24"/>
          <w:rtl/>
        </w:rPr>
        <w:t>והציבור</w:t>
      </w:r>
      <w:r w:rsidRPr="00795E25">
        <w:rPr>
          <w:rFonts w:ascii="David" w:hAnsi="David" w:cs="David"/>
          <w:i/>
          <w:sz w:val="24"/>
          <w:szCs w:val="24"/>
          <w:rtl/>
        </w:rPr>
        <w:t xml:space="preserve"> </w:t>
      </w:r>
      <w:r w:rsidRPr="00795E25">
        <w:rPr>
          <w:rFonts w:ascii="David" w:hAnsi="David" w:cs="David" w:hint="eastAsia"/>
          <w:i/>
          <w:sz w:val="24"/>
          <w:szCs w:val="24"/>
          <w:rtl/>
        </w:rPr>
        <w:t>ולנקיטת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הזהירות</w:t>
      </w:r>
      <w:r w:rsidRPr="00795E25">
        <w:rPr>
          <w:rFonts w:ascii="David" w:hAnsi="David" w:cs="David"/>
          <w:i/>
          <w:sz w:val="24"/>
          <w:szCs w:val="24"/>
          <w:rtl/>
        </w:rPr>
        <w:t xml:space="preserve"> </w:t>
      </w:r>
      <w:r w:rsidRPr="00795E25">
        <w:rPr>
          <w:rFonts w:ascii="David" w:hAnsi="David" w:cs="David" w:hint="eastAsia"/>
          <w:i/>
          <w:sz w:val="24"/>
          <w:szCs w:val="24"/>
          <w:rtl/>
        </w:rPr>
        <w:t>הדרושים</w:t>
      </w:r>
      <w:r w:rsidRPr="00795E25">
        <w:rPr>
          <w:rFonts w:ascii="David" w:hAnsi="David" w:cs="David"/>
          <w:i/>
          <w:sz w:val="24"/>
          <w:szCs w:val="24"/>
          <w:rtl/>
        </w:rPr>
        <w:t xml:space="preserve"> </w:t>
      </w:r>
      <w:r w:rsidRPr="00795E25">
        <w:rPr>
          <w:rFonts w:ascii="David" w:hAnsi="David" w:cs="David" w:hint="eastAsia"/>
          <w:i/>
          <w:sz w:val="24"/>
          <w:szCs w:val="24"/>
          <w:rtl/>
        </w:rPr>
        <w:t>למניעת</w:t>
      </w:r>
      <w:r w:rsidRPr="00795E25">
        <w:rPr>
          <w:rFonts w:ascii="David" w:hAnsi="David" w:cs="David"/>
          <w:i/>
          <w:sz w:val="24"/>
          <w:szCs w:val="24"/>
          <w:rtl/>
        </w:rPr>
        <w:t xml:space="preserve"> </w:t>
      </w:r>
      <w:r w:rsidRPr="00795E25">
        <w:rPr>
          <w:rFonts w:ascii="David" w:hAnsi="David" w:cs="David" w:hint="eastAsia"/>
          <w:i/>
          <w:sz w:val="24"/>
          <w:szCs w:val="24"/>
          <w:rtl/>
        </w:rPr>
        <w:t>תאונות</w:t>
      </w:r>
      <w:r w:rsidRPr="00795E25">
        <w:rPr>
          <w:rFonts w:ascii="David" w:hAnsi="David" w:cs="David"/>
          <w:i/>
          <w:sz w:val="24"/>
          <w:szCs w:val="24"/>
          <w:rtl/>
        </w:rPr>
        <w:t xml:space="preserve"> </w:t>
      </w:r>
      <w:r w:rsidRPr="00795E25">
        <w:rPr>
          <w:rFonts w:ascii="David" w:hAnsi="David" w:cs="David" w:hint="eastAsia"/>
          <w:i/>
          <w:sz w:val="24"/>
          <w:szCs w:val="24"/>
          <w:rtl/>
        </w:rPr>
        <w:t>עבודה</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תאונות</w:t>
      </w:r>
      <w:r w:rsidRPr="00795E25">
        <w:rPr>
          <w:rFonts w:ascii="David" w:hAnsi="David" w:cs="David"/>
          <w:i/>
          <w:sz w:val="24"/>
          <w:szCs w:val="24"/>
          <w:rtl/>
        </w:rPr>
        <w:t xml:space="preserve"> </w:t>
      </w:r>
      <w:r w:rsidRPr="00795E25">
        <w:rPr>
          <w:rFonts w:ascii="David" w:hAnsi="David" w:cs="David" w:hint="eastAsia"/>
          <w:i/>
          <w:sz w:val="24"/>
          <w:szCs w:val="24"/>
          <w:rtl/>
        </w:rPr>
        <w:t>הקשורות</w:t>
      </w:r>
      <w:r w:rsidRPr="00795E25">
        <w:rPr>
          <w:rFonts w:ascii="David" w:hAnsi="David" w:cs="David"/>
          <w:i/>
          <w:sz w:val="24"/>
          <w:szCs w:val="24"/>
          <w:rtl/>
        </w:rPr>
        <w:t xml:space="preserve"> </w:t>
      </w:r>
      <w:r w:rsidRPr="00795E25">
        <w:rPr>
          <w:rFonts w:ascii="David" w:hAnsi="David" w:cs="David" w:hint="eastAsia"/>
          <w:i/>
          <w:sz w:val="24"/>
          <w:szCs w:val="24"/>
          <w:rtl/>
        </w:rPr>
        <w:t>בעבודות</w:t>
      </w:r>
      <w:r w:rsidRPr="00795E25">
        <w:rPr>
          <w:rFonts w:ascii="David" w:hAnsi="David" w:cs="David"/>
          <w:i/>
          <w:sz w:val="24"/>
          <w:szCs w:val="24"/>
          <w:rtl/>
        </w:rPr>
        <w:t xml:space="preserve"> </w:t>
      </w:r>
      <w:r w:rsidRPr="00795E25">
        <w:rPr>
          <w:rFonts w:ascii="David" w:hAnsi="David" w:cs="David" w:hint="eastAsia"/>
          <w:i/>
          <w:sz w:val="24"/>
          <w:szCs w:val="24"/>
          <w:rtl/>
        </w:rPr>
        <w:t>חפירה</w:t>
      </w:r>
      <w:r w:rsidRPr="00795E25">
        <w:rPr>
          <w:rFonts w:ascii="David" w:hAnsi="David" w:cs="David"/>
          <w:i/>
          <w:sz w:val="24"/>
          <w:szCs w:val="24"/>
          <w:rtl/>
        </w:rPr>
        <w:t xml:space="preserve">, </w:t>
      </w:r>
      <w:r w:rsidRPr="00795E25">
        <w:rPr>
          <w:rFonts w:ascii="David" w:hAnsi="David" w:cs="David" w:hint="eastAsia"/>
          <w:i/>
          <w:sz w:val="24"/>
          <w:szCs w:val="24"/>
          <w:rtl/>
        </w:rPr>
        <w:t>הנחת</w:t>
      </w:r>
      <w:r w:rsidRPr="00795E25">
        <w:rPr>
          <w:rFonts w:ascii="David" w:hAnsi="David" w:cs="David"/>
          <w:i/>
          <w:sz w:val="24"/>
          <w:szCs w:val="24"/>
          <w:rtl/>
        </w:rPr>
        <w:t xml:space="preserve"> </w:t>
      </w:r>
      <w:r w:rsidRPr="00795E25">
        <w:rPr>
          <w:rFonts w:ascii="David" w:hAnsi="David" w:cs="David" w:hint="eastAsia"/>
          <w:i/>
          <w:sz w:val="24"/>
          <w:szCs w:val="24"/>
          <w:rtl/>
        </w:rPr>
        <w:t>הצינורות</w:t>
      </w:r>
      <w:r w:rsidRPr="00795E25">
        <w:rPr>
          <w:rFonts w:ascii="David" w:hAnsi="David" w:cs="David"/>
          <w:i/>
          <w:sz w:val="24"/>
          <w:szCs w:val="24"/>
          <w:rtl/>
        </w:rPr>
        <w:t xml:space="preserve">, </w:t>
      </w:r>
      <w:r w:rsidRPr="00795E25">
        <w:rPr>
          <w:rFonts w:ascii="David" w:hAnsi="David" w:cs="David" w:hint="eastAsia"/>
          <w:i/>
          <w:sz w:val="24"/>
          <w:szCs w:val="24"/>
          <w:rtl/>
        </w:rPr>
        <w:t>הובלת</w:t>
      </w:r>
      <w:r w:rsidRPr="00795E25">
        <w:rPr>
          <w:rFonts w:ascii="David" w:hAnsi="David" w:cs="David"/>
          <w:i/>
          <w:sz w:val="24"/>
          <w:szCs w:val="24"/>
          <w:rtl/>
        </w:rPr>
        <w:t xml:space="preserve"> </w:t>
      </w:r>
      <w:r w:rsidRPr="00795E25">
        <w:rPr>
          <w:rFonts w:ascii="David" w:hAnsi="David" w:cs="David" w:hint="eastAsia"/>
          <w:i/>
          <w:sz w:val="24"/>
          <w:szCs w:val="24"/>
          <w:rtl/>
        </w:rPr>
        <w:t>חומרים</w:t>
      </w:r>
      <w:r w:rsidRPr="00795E25">
        <w:rPr>
          <w:rFonts w:ascii="David" w:hAnsi="David" w:cs="David"/>
          <w:i/>
          <w:sz w:val="24"/>
          <w:szCs w:val="24"/>
          <w:rtl/>
        </w:rPr>
        <w:t xml:space="preserve">, </w:t>
      </w:r>
      <w:r w:rsidRPr="00795E25">
        <w:rPr>
          <w:rFonts w:ascii="David" w:hAnsi="David" w:cs="David" w:hint="eastAsia"/>
          <w:i/>
          <w:sz w:val="24"/>
          <w:szCs w:val="24"/>
          <w:rtl/>
        </w:rPr>
        <w:t>הפעלת</w:t>
      </w:r>
      <w:r w:rsidRPr="00795E25">
        <w:rPr>
          <w:rFonts w:ascii="David" w:hAnsi="David" w:cs="David"/>
          <w:i/>
          <w:sz w:val="24"/>
          <w:szCs w:val="24"/>
          <w:rtl/>
        </w:rPr>
        <w:t xml:space="preserve"> </w:t>
      </w:r>
      <w:r w:rsidRPr="00795E25">
        <w:rPr>
          <w:rFonts w:ascii="David" w:hAnsi="David" w:cs="David" w:hint="eastAsia"/>
          <w:i/>
          <w:sz w:val="24"/>
          <w:szCs w:val="24"/>
          <w:rtl/>
        </w:rPr>
        <w:t>ציוד</w:t>
      </w:r>
      <w:r w:rsidRPr="00795E25">
        <w:rPr>
          <w:rFonts w:ascii="David" w:hAnsi="David" w:cs="David"/>
          <w:i/>
          <w:sz w:val="24"/>
          <w:szCs w:val="24"/>
          <w:rtl/>
        </w:rPr>
        <w:t xml:space="preserve"> </w:t>
      </w:r>
      <w:r w:rsidRPr="00795E25">
        <w:rPr>
          <w:rFonts w:ascii="David" w:hAnsi="David" w:cs="David" w:hint="eastAsia"/>
          <w:i/>
          <w:sz w:val="24"/>
          <w:szCs w:val="24"/>
          <w:rtl/>
        </w:rPr>
        <w:t>חפירה</w:t>
      </w:r>
      <w:r w:rsidRPr="00795E25">
        <w:rPr>
          <w:rFonts w:ascii="David" w:hAnsi="David" w:cs="David"/>
          <w:i/>
          <w:sz w:val="24"/>
          <w:szCs w:val="24"/>
          <w:rtl/>
        </w:rPr>
        <w:t xml:space="preserve"> </w:t>
      </w:r>
      <w:r w:rsidRPr="00795E25">
        <w:rPr>
          <w:rFonts w:ascii="David" w:hAnsi="David" w:cs="David" w:hint="eastAsia"/>
          <w:i/>
          <w:sz w:val="24"/>
          <w:szCs w:val="24"/>
          <w:rtl/>
        </w:rPr>
        <w:t>וציוד</w:t>
      </w:r>
      <w:r w:rsidRPr="00795E25">
        <w:rPr>
          <w:rFonts w:ascii="David" w:hAnsi="David" w:cs="David"/>
          <w:i/>
          <w:sz w:val="24"/>
          <w:szCs w:val="24"/>
          <w:rtl/>
        </w:rPr>
        <w:t xml:space="preserve"> </w:t>
      </w:r>
      <w:r w:rsidRPr="00795E25">
        <w:rPr>
          <w:rFonts w:ascii="David" w:hAnsi="David" w:cs="David" w:hint="eastAsia"/>
          <w:i/>
          <w:sz w:val="24"/>
          <w:szCs w:val="24"/>
          <w:rtl/>
        </w:rPr>
        <w:t>מכני</w:t>
      </w:r>
      <w:r w:rsidRPr="00795E25">
        <w:rPr>
          <w:rFonts w:ascii="David" w:hAnsi="David" w:cs="David"/>
          <w:i/>
          <w:sz w:val="24"/>
          <w:szCs w:val="24"/>
          <w:rtl/>
        </w:rPr>
        <w:t xml:space="preserve"> </w:t>
      </w:r>
      <w:r w:rsidRPr="00795E25">
        <w:rPr>
          <w:rFonts w:ascii="David" w:hAnsi="David" w:cs="David" w:hint="eastAsia"/>
          <w:i/>
          <w:sz w:val="24"/>
          <w:szCs w:val="24"/>
          <w:rtl/>
        </w:rPr>
        <w:t>וכו</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ינקוט</w:t>
      </w:r>
      <w:r w:rsidRPr="00795E25">
        <w:rPr>
          <w:rFonts w:ascii="David" w:hAnsi="David" w:cs="David"/>
          <w:i/>
          <w:sz w:val="24"/>
          <w:szCs w:val="24"/>
          <w:rtl/>
        </w:rPr>
        <w:t xml:space="preserve"> </w:t>
      </w:r>
      <w:r w:rsidRPr="00795E25">
        <w:rPr>
          <w:rFonts w:ascii="David" w:hAnsi="David" w:cs="David" w:hint="eastAsia"/>
          <w:i/>
          <w:sz w:val="24"/>
          <w:szCs w:val="24"/>
          <w:rtl/>
        </w:rPr>
        <w:t>בכל</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הזהירות</w:t>
      </w:r>
      <w:r w:rsidRPr="00795E25">
        <w:rPr>
          <w:rFonts w:ascii="David" w:hAnsi="David" w:cs="David"/>
          <w:i/>
          <w:sz w:val="24"/>
          <w:szCs w:val="24"/>
          <w:rtl/>
        </w:rPr>
        <w:t xml:space="preserve"> </w:t>
      </w:r>
      <w:r w:rsidRPr="00795E25">
        <w:rPr>
          <w:rFonts w:ascii="David" w:hAnsi="David" w:cs="David" w:hint="eastAsia"/>
          <w:i/>
          <w:sz w:val="24"/>
          <w:szCs w:val="24"/>
          <w:rtl/>
        </w:rPr>
        <w:t>הדרושים</w:t>
      </w:r>
      <w:r w:rsidRPr="00795E25">
        <w:rPr>
          <w:rFonts w:ascii="David" w:hAnsi="David" w:cs="David"/>
          <w:i/>
          <w:sz w:val="24"/>
          <w:szCs w:val="24"/>
          <w:rtl/>
        </w:rPr>
        <w:t xml:space="preserve"> </w:t>
      </w:r>
      <w:r w:rsidRPr="00795E25">
        <w:rPr>
          <w:rFonts w:ascii="David" w:hAnsi="David" w:cs="David" w:hint="eastAsia"/>
          <w:i/>
          <w:sz w:val="24"/>
          <w:szCs w:val="24"/>
          <w:rtl/>
        </w:rPr>
        <w:t>להבטחת</w:t>
      </w:r>
      <w:r w:rsidRPr="00795E25">
        <w:rPr>
          <w:rFonts w:ascii="David" w:hAnsi="David" w:cs="David"/>
          <w:i/>
          <w:sz w:val="24"/>
          <w:szCs w:val="24"/>
          <w:rtl/>
        </w:rPr>
        <w:t xml:space="preserve"> </w:t>
      </w:r>
      <w:r w:rsidRPr="00795E25">
        <w:rPr>
          <w:rFonts w:ascii="David" w:hAnsi="David" w:cs="David" w:hint="eastAsia"/>
          <w:i/>
          <w:sz w:val="24"/>
          <w:szCs w:val="24"/>
          <w:rtl/>
        </w:rPr>
        <w:t>חיי</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ורכוש</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בסביבתו</w:t>
      </w:r>
      <w:r w:rsidRPr="00795E25">
        <w:rPr>
          <w:rFonts w:ascii="David" w:hAnsi="David" w:cs="David"/>
          <w:i/>
          <w:sz w:val="24"/>
          <w:szCs w:val="24"/>
          <w:rtl/>
        </w:rPr>
        <w:t xml:space="preserve"> </w:t>
      </w:r>
      <w:r w:rsidRPr="00795E25">
        <w:rPr>
          <w:rFonts w:ascii="David" w:hAnsi="David" w:cs="David" w:hint="eastAsia"/>
          <w:i/>
          <w:sz w:val="24"/>
          <w:szCs w:val="24"/>
          <w:rtl/>
        </w:rPr>
        <w:t>בעת</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ויקפיד</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קיום</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הוראות</w:t>
      </w:r>
      <w:r w:rsidRPr="00795E25">
        <w:rPr>
          <w:rFonts w:ascii="David" w:hAnsi="David" w:cs="David"/>
          <w:i/>
          <w:sz w:val="24"/>
          <w:szCs w:val="24"/>
          <w:rtl/>
        </w:rPr>
        <w:t xml:space="preserve"> </w:t>
      </w:r>
      <w:r w:rsidRPr="00795E25">
        <w:rPr>
          <w:rFonts w:ascii="David" w:hAnsi="David" w:cs="David" w:hint="eastAsia"/>
          <w:i/>
          <w:sz w:val="24"/>
          <w:szCs w:val="24"/>
          <w:rtl/>
        </w:rPr>
        <w:t>דיני</w:t>
      </w:r>
      <w:r w:rsidRPr="00795E25">
        <w:rPr>
          <w:rFonts w:ascii="David" w:hAnsi="David" w:cs="David"/>
          <w:i/>
          <w:sz w:val="24"/>
          <w:szCs w:val="24"/>
          <w:rtl/>
        </w:rPr>
        <w:t xml:space="preserve"> </w:t>
      </w:r>
      <w:r w:rsidRPr="00795E25">
        <w:rPr>
          <w:rFonts w:ascii="David" w:hAnsi="David" w:cs="David" w:hint="eastAsia"/>
          <w:i/>
          <w:sz w:val="24"/>
          <w:szCs w:val="24"/>
          <w:rtl/>
        </w:rPr>
        <w:t>התכנון</w:t>
      </w:r>
      <w:r w:rsidRPr="00795E25">
        <w:rPr>
          <w:rFonts w:ascii="David" w:hAnsi="David" w:cs="David"/>
          <w:i/>
          <w:sz w:val="24"/>
          <w:szCs w:val="24"/>
          <w:rtl/>
        </w:rPr>
        <w:t xml:space="preserve"> </w:t>
      </w:r>
      <w:r w:rsidRPr="00795E25">
        <w:rPr>
          <w:rFonts w:ascii="David" w:hAnsi="David" w:cs="David" w:hint="eastAsia"/>
          <w:i/>
          <w:sz w:val="24"/>
          <w:szCs w:val="24"/>
          <w:rtl/>
        </w:rPr>
        <w:t>והבניה</w:t>
      </w:r>
      <w:r w:rsidRPr="00795E25">
        <w:rPr>
          <w:rFonts w:ascii="David" w:hAnsi="David" w:cs="David"/>
          <w:i/>
          <w:sz w:val="24"/>
          <w:szCs w:val="24"/>
          <w:rtl/>
        </w:rPr>
        <w:t xml:space="preserve">, </w:t>
      </w:r>
      <w:r w:rsidRPr="00795E25">
        <w:rPr>
          <w:rFonts w:ascii="David" w:hAnsi="David" w:cs="David" w:hint="eastAsia"/>
          <w:i/>
          <w:sz w:val="24"/>
          <w:szCs w:val="24"/>
          <w:rtl/>
        </w:rPr>
        <w:t>הוראות</w:t>
      </w:r>
      <w:r w:rsidRPr="00795E25">
        <w:rPr>
          <w:rFonts w:ascii="David" w:hAnsi="David" w:cs="David"/>
          <w:i/>
          <w:sz w:val="24"/>
          <w:szCs w:val="24"/>
          <w:rtl/>
        </w:rPr>
        <w:t xml:space="preserve"> </w:t>
      </w:r>
      <w:r w:rsidRPr="00795E25">
        <w:rPr>
          <w:rFonts w:ascii="David" w:hAnsi="David" w:cs="David" w:hint="eastAsia"/>
          <w:i/>
          <w:sz w:val="24"/>
          <w:szCs w:val="24"/>
          <w:rtl/>
        </w:rPr>
        <w:t>משרד</w:t>
      </w:r>
      <w:r w:rsidRPr="00795E25">
        <w:rPr>
          <w:rFonts w:ascii="David" w:hAnsi="David" w:cs="David"/>
          <w:i/>
          <w:sz w:val="24"/>
          <w:szCs w:val="24"/>
          <w:rtl/>
        </w:rPr>
        <w:t xml:space="preserve"> </w:t>
      </w:r>
      <w:r w:rsidRPr="00795E25">
        <w:rPr>
          <w:rFonts w:ascii="David" w:hAnsi="David" w:cs="David" w:hint="eastAsia"/>
          <w:i/>
          <w:sz w:val="24"/>
          <w:szCs w:val="24"/>
          <w:rtl/>
        </w:rPr>
        <w:t>העבודה</w:t>
      </w:r>
      <w:r w:rsidRPr="00795E25">
        <w:rPr>
          <w:rFonts w:ascii="David" w:hAnsi="David" w:cs="David"/>
          <w:i/>
          <w:sz w:val="24"/>
          <w:szCs w:val="24"/>
          <w:rtl/>
        </w:rPr>
        <w:t xml:space="preserve"> </w:t>
      </w:r>
      <w:r w:rsidRPr="00795E25">
        <w:rPr>
          <w:rFonts w:ascii="David" w:hAnsi="David" w:cs="David" w:hint="eastAsia"/>
          <w:i/>
          <w:sz w:val="24"/>
          <w:szCs w:val="24"/>
          <w:rtl/>
        </w:rPr>
        <w:t>והוראות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דין</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יתקין</w:t>
      </w:r>
      <w:r w:rsidRPr="00795E25">
        <w:rPr>
          <w:rFonts w:ascii="David" w:hAnsi="David" w:cs="David"/>
          <w:i/>
          <w:sz w:val="24"/>
          <w:szCs w:val="24"/>
          <w:rtl/>
        </w:rPr>
        <w:t xml:space="preserve"> </w:t>
      </w:r>
      <w:r w:rsidRPr="00795E25">
        <w:rPr>
          <w:rFonts w:ascii="David" w:hAnsi="David" w:cs="David" w:hint="eastAsia"/>
          <w:i/>
          <w:sz w:val="24"/>
          <w:szCs w:val="24"/>
          <w:rtl/>
        </w:rPr>
        <w:t>דרכי</w:t>
      </w:r>
      <w:r w:rsidRPr="00795E25">
        <w:rPr>
          <w:rFonts w:ascii="David" w:hAnsi="David" w:cs="David"/>
          <w:i/>
          <w:sz w:val="24"/>
          <w:szCs w:val="24"/>
          <w:rtl/>
        </w:rPr>
        <w:t xml:space="preserve"> </w:t>
      </w:r>
      <w:r w:rsidRPr="00795E25">
        <w:rPr>
          <w:rFonts w:ascii="David" w:hAnsi="David" w:cs="David" w:hint="eastAsia"/>
          <w:i/>
          <w:sz w:val="24"/>
          <w:szCs w:val="24"/>
          <w:rtl/>
        </w:rPr>
        <w:t>גישה</w:t>
      </w:r>
      <w:r w:rsidRPr="00795E25">
        <w:rPr>
          <w:rFonts w:ascii="David" w:hAnsi="David" w:cs="David"/>
          <w:i/>
          <w:sz w:val="24"/>
          <w:szCs w:val="24"/>
          <w:rtl/>
        </w:rPr>
        <w:t xml:space="preserve"> </w:t>
      </w:r>
      <w:r w:rsidRPr="00795E25">
        <w:rPr>
          <w:rFonts w:ascii="David" w:hAnsi="David" w:cs="David" w:hint="eastAsia"/>
          <w:i/>
          <w:sz w:val="24"/>
          <w:szCs w:val="24"/>
          <w:rtl/>
        </w:rPr>
        <w:t>זמניות</w:t>
      </w:r>
      <w:r w:rsidRPr="00795E25">
        <w:rPr>
          <w:rFonts w:ascii="David" w:hAnsi="David" w:cs="David"/>
          <w:i/>
          <w:sz w:val="24"/>
          <w:szCs w:val="24"/>
          <w:rtl/>
        </w:rPr>
        <w:t xml:space="preserve">, </w:t>
      </w:r>
      <w:r w:rsidRPr="00795E25">
        <w:rPr>
          <w:rFonts w:ascii="David" w:hAnsi="David" w:cs="David" w:hint="eastAsia"/>
          <w:i/>
          <w:sz w:val="24"/>
          <w:szCs w:val="24"/>
          <w:rtl/>
        </w:rPr>
        <w:t>פיגומים</w:t>
      </w:r>
      <w:r w:rsidRPr="00795E25">
        <w:rPr>
          <w:rFonts w:ascii="David" w:hAnsi="David" w:cs="David"/>
          <w:i/>
          <w:sz w:val="24"/>
          <w:szCs w:val="24"/>
          <w:rtl/>
        </w:rPr>
        <w:t xml:space="preserve">, </w:t>
      </w:r>
      <w:r w:rsidRPr="00795E25">
        <w:rPr>
          <w:rFonts w:ascii="David" w:hAnsi="David" w:cs="David" w:hint="eastAsia"/>
          <w:i/>
          <w:sz w:val="24"/>
          <w:szCs w:val="24"/>
          <w:rtl/>
        </w:rPr>
        <w:t>דיפונים</w:t>
      </w:r>
      <w:r w:rsidRPr="00795E25">
        <w:rPr>
          <w:rFonts w:ascii="David" w:hAnsi="David" w:cs="David"/>
          <w:i/>
          <w:sz w:val="24"/>
          <w:szCs w:val="24"/>
          <w:rtl/>
        </w:rPr>
        <w:t xml:space="preserve">, </w:t>
      </w:r>
      <w:r w:rsidRPr="00795E25">
        <w:rPr>
          <w:rFonts w:ascii="David" w:hAnsi="David" w:cs="David" w:hint="eastAsia"/>
          <w:i/>
          <w:sz w:val="24"/>
          <w:szCs w:val="24"/>
          <w:rtl/>
        </w:rPr>
        <w:t>מעקות</w:t>
      </w:r>
      <w:r w:rsidRPr="00795E25">
        <w:rPr>
          <w:rFonts w:ascii="David" w:hAnsi="David" w:cs="David"/>
          <w:i/>
          <w:sz w:val="24"/>
          <w:szCs w:val="24"/>
          <w:rtl/>
        </w:rPr>
        <w:t xml:space="preserve">, </w:t>
      </w:r>
      <w:r w:rsidRPr="00795E25">
        <w:rPr>
          <w:rFonts w:ascii="David" w:hAnsi="David" w:cs="David" w:hint="eastAsia"/>
          <w:i/>
          <w:sz w:val="24"/>
          <w:szCs w:val="24"/>
          <w:rtl/>
        </w:rPr>
        <w:t>גדרות</w:t>
      </w:r>
      <w:r w:rsidRPr="00795E25">
        <w:rPr>
          <w:rFonts w:ascii="David" w:hAnsi="David" w:cs="David"/>
          <w:i/>
          <w:sz w:val="24"/>
          <w:szCs w:val="24"/>
          <w:rtl/>
        </w:rPr>
        <w:t xml:space="preserve"> </w:t>
      </w:r>
      <w:r w:rsidRPr="00795E25">
        <w:rPr>
          <w:rFonts w:ascii="David" w:hAnsi="David" w:cs="David" w:hint="eastAsia"/>
          <w:i/>
          <w:sz w:val="24"/>
          <w:szCs w:val="24"/>
          <w:rtl/>
        </w:rPr>
        <w:t>זמניות</w:t>
      </w:r>
      <w:r w:rsidRPr="00795E25">
        <w:rPr>
          <w:rFonts w:ascii="David" w:hAnsi="David" w:cs="David"/>
          <w:i/>
          <w:sz w:val="24"/>
          <w:szCs w:val="24"/>
          <w:rtl/>
        </w:rPr>
        <w:t xml:space="preserve">, </w:t>
      </w:r>
      <w:r w:rsidRPr="00795E25">
        <w:rPr>
          <w:rFonts w:ascii="David" w:hAnsi="David" w:cs="David" w:hint="eastAsia"/>
          <w:i/>
          <w:sz w:val="24"/>
          <w:szCs w:val="24"/>
          <w:rtl/>
        </w:rPr>
        <w:t>אורות</w:t>
      </w:r>
      <w:r w:rsidRPr="00795E25">
        <w:rPr>
          <w:rFonts w:ascii="David" w:hAnsi="David" w:cs="David"/>
          <w:i/>
          <w:sz w:val="24"/>
          <w:szCs w:val="24"/>
          <w:rtl/>
        </w:rPr>
        <w:t xml:space="preserve"> </w:t>
      </w:r>
      <w:r w:rsidRPr="00795E25">
        <w:rPr>
          <w:rFonts w:ascii="David" w:hAnsi="David" w:cs="David" w:hint="eastAsia"/>
          <w:i/>
          <w:sz w:val="24"/>
          <w:szCs w:val="24"/>
          <w:rtl/>
        </w:rPr>
        <w:t>ושלטי</w:t>
      </w:r>
      <w:r w:rsidRPr="00795E25">
        <w:rPr>
          <w:rFonts w:ascii="David" w:hAnsi="David" w:cs="David"/>
          <w:i/>
          <w:sz w:val="24"/>
          <w:szCs w:val="24"/>
          <w:rtl/>
        </w:rPr>
        <w:t xml:space="preserve"> </w:t>
      </w:r>
      <w:r w:rsidRPr="00795E25">
        <w:rPr>
          <w:rFonts w:ascii="David" w:hAnsi="David" w:cs="David" w:hint="eastAsia"/>
          <w:i/>
          <w:sz w:val="24"/>
          <w:szCs w:val="24"/>
          <w:rtl/>
        </w:rPr>
        <w:t>אזהרה</w:t>
      </w:r>
      <w:r w:rsidRPr="00795E25">
        <w:rPr>
          <w:rFonts w:ascii="David" w:hAnsi="David" w:cs="David"/>
          <w:i/>
          <w:sz w:val="24"/>
          <w:szCs w:val="24"/>
          <w:rtl/>
        </w:rPr>
        <w:t xml:space="preserve"> </w:t>
      </w:r>
      <w:r w:rsidRPr="00795E25">
        <w:rPr>
          <w:rFonts w:ascii="David" w:hAnsi="David" w:cs="David" w:hint="eastAsia"/>
          <w:i/>
          <w:sz w:val="24"/>
          <w:szCs w:val="24"/>
          <w:rtl/>
        </w:rPr>
        <w:t>כנדרש</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שמירה</w:t>
      </w:r>
      <w:r w:rsidRPr="00795E25">
        <w:rPr>
          <w:rFonts w:ascii="David" w:hAnsi="David" w:cs="David"/>
          <w:i/>
          <w:sz w:val="24"/>
          <w:szCs w:val="24"/>
          <w:rtl/>
        </w:rPr>
        <w:t xml:space="preserve">, </w:t>
      </w:r>
      <w:r w:rsidRPr="00795E25">
        <w:rPr>
          <w:rFonts w:ascii="David" w:hAnsi="David" w:cs="David" w:hint="eastAsia"/>
          <w:i/>
          <w:sz w:val="24"/>
          <w:szCs w:val="24"/>
          <w:rtl/>
        </w:rPr>
        <w:t>כדי</w:t>
      </w:r>
      <w:r w:rsidRPr="00795E25">
        <w:rPr>
          <w:rFonts w:ascii="David" w:hAnsi="David" w:cs="David"/>
          <w:i/>
          <w:sz w:val="24"/>
          <w:szCs w:val="24"/>
          <w:rtl/>
        </w:rPr>
        <w:t xml:space="preserve"> </w:t>
      </w:r>
      <w:r w:rsidRPr="00795E25">
        <w:rPr>
          <w:rFonts w:ascii="David" w:hAnsi="David" w:cs="David" w:hint="eastAsia"/>
          <w:i/>
          <w:sz w:val="24"/>
          <w:szCs w:val="24"/>
          <w:rtl/>
        </w:rPr>
        <w:t>להזהיר</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הציבור</w:t>
      </w:r>
      <w:r w:rsidRPr="00795E25">
        <w:rPr>
          <w:rFonts w:ascii="David" w:hAnsi="David" w:cs="David"/>
          <w:i/>
          <w:sz w:val="24"/>
          <w:szCs w:val="24"/>
          <w:rtl/>
        </w:rPr>
        <w:t xml:space="preserve"> </w:t>
      </w:r>
      <w:r w:rsidRPr="00795E25">
        <w:rPr>
          <w:rFonts w:ascii="David" w:hAnsi="David" w:cs="David" w:hint="eastAsia"/>
          <w:i/>
          <w:sz w:val="24"/>
          <w:szCs w:val="24"/>
          <w:rtl/>
        </w:rPr>
        <w:t>מתאונות</w:t>
      </w:r>
      <w:r w:rsidRPr="00795E25">
        <w:rPr>
          <w:rFonts w:ascii="David" w:hAnsi="David" w:cs="David"/>
          <w:i/>
          <w:sz w:val="24"/>
          <w:szCs w:val="24"/>
          <w:rtl/>
        </w:rPr>
        <w:t xml:space="preserve"> </w:t>
      </w:r>
      <w:r w:rsidRPr="00795E25">
        <w:rPr>
          <w:rFonts w:ascii="David" w:hAnsi="David" w:cs="David" w:hint="eastAsia"/>
          <w:i/>
          <w:sz w:val="24"/>
          <w:szCs w:val="24"/>
          <w:rtl/>
        </w:rPr>
        <w:t>העלולות</w:t>
      </w:r>
      <w:r w:rsidRPr="00795E25">
        <w:rPr>
          <w:rFonts w:ascii="David" w:hAnsi="David" w:cs="David"/>
          <w:i/>
          <w:sz w:val="24"/>
          <w:szCs w:val="24"/>
          <w:rtl/>
        </w:rPr>
        <w:t xml:space="preserve"> </w:t>
      </w:r>
      <w:r w:rsidRPr="00795E25">
        <w:rPr>
          <w:rFonts w:ascii="David" w:hAnsi="David" w:cs="David" w:hint="eastAsia"/>
          <w:i/>
          <w:sz w:val="24"/>
          <w:szCs w:val="24"/>
          <w:rtl/>
        </w:rPr>
        <w:t>להיגרם</w:t>
      </w:r>
      <w:r w:rsidRPr="00795E25">
        <w:rPr>
          <w:rFonts w:ascii="David" w:hAnsi="David" w:cs="David"/>
          <w:i/>
          <w:sz w:val="24"/>
          <w:szCs w:val="24"/>
          <w:rtl/>
        </w:rPr>
        <w:t xml:space="preserve"> </w:t>
      </w:r>
      <w:r w:rsidRPr="00795E25">
        <w:rPr>
          <w:rFonts w:ascii="David" w:hAnsi="David" w:cs="David" w:hint="eastAsia"/>
          <w:i/>
          <w:sz w:val="24"/>
          <w:szCs w:val="24"/>
          <w:rtl/>
        </w:rPr>
        <w:t>בשל</w:t>
      </w:r>
      <w:r w:rsidRPr="00795E25">
        <w:rPr>
          <w:rFonts w:ascii="David" w:hAnsi="David" w:cs="David"/>
          <w:i/>
          <w:sz w:val="24"/>
          <w:szCs w:val="24"/>
          <w:rtl/>
        </w:rPr>
        <w:t xml:space="preserve"> </w:t>
      </w:r>
      <w:r w:rsidRPr="00795E25">
        <w:rPr>
          <w:rFonts w:ascii="David" w:hAnsi="David" w:cs="David" w:hint="eastAsia"/>
          <w:i/>
          <w:sz w:val="24"/>
          <w:szCs w:val="24"/>
          <w:rtl/>
        </w:rPr>
        <w:t>הימצאותם</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חפירות</w:t>
      </w:r>
      <w:r w:rsidRPr="00795E25">
        <w:rPr>
          <w:rFonts w:ascii="David" w:hAnsi="David" w:cs="David"/>
          <w:i/>
          <w:sz w:val="24"/>
          <w:szCs w:val="24"/>
          <w:rtl/>
        </w:rPr>
        <w:t xml:space="preserve">, </w:t>
      </w:r>
      <w:r w:rsidRPr="00795E25">
        <w:rPr>
          <w:rFonts w:ascii="David" w:hAnsi="David" w:cs="David" w:hint="eastAsia"/>
          <w:i/>
          <w:sz w:val="24"/>
          <w:szCs w:val="24"/>
          <w:rtl/>
        </w:rPr>
        <w:t>בורות</w:t>
      </w:r>
      <w:r w:rsidRPr="00795E25">
        <w:rPr>
          <w:rFonts w:ascii="David" w:hAnsi="David" w:cs="David"/>
          <w:i/>
          <w:sz w:val="24"/>
          <w:szCs w:val="24"/>
          <w:rtl/>
        </w:rPr>
        <w:t xml:space="preserve">, </w:t>
      </w:r>
      <w:r w:rsidRPr="00795E25">
        <w:rPr>
          <w:rFonts w:ascii="David" w:hAnsi="David" w:cs="David" w:hint="eastAsia"/>
          <w:i/>
          <w:sz w:val="24"/>
          <w:szCs w:val="24"/>
          <w:rtl/>
        </w:rPr>
        <w:t>תעלות</w:t>
      </w:r>
      <w:r w:rsidRPr="00795E25">
        <w:rPr>
          <w:rFonts w:ascii="David" w:hAnsi="David" w:cs="David"/>
          <w:i/>
          <w:sz w:val="24"/>
          <w:szCs w:val="24"/>
          <w:rtl/>
        </w:rPr>
        <w:t xml:space="preserve">, </w:t>
      </w:r>
      <w:r w:rsidRPr="00795E25">
        <w:rPr>
          <w:rFonts w:ascii="David" w:hAnsi="David" w:cs="David" w:hint="eastAsia"/>
          <w:i/>
          <w:sz w:val="24"/>
          <w:szCs w:val="24"/>
          <w:rtl/>
        </w:rPr>
        <w:t>ערימות</w:t>
      </w:r>
      <w:r w:rsidRPr="00795E25">
        <w:rPr>
          <w:rFonts w:ascii="David" w:hAnsi="David" w:cs="David"/>
          <w:i/>
          <w:sz w:val="24"/>
          <w:szCs w:val="24"/>
          <w:rtl/>
        </w:rPr>
        <w:t xml:space="preserve"> </w:t>
      </w:r>
      <w:r w:rsidRPr="00795E25">
        <w:rPr>
          <w:rFonts w:ascii="David" w:hAnsi="David" w:cs="David" w:hint="eastAsia"/>
          <w:i/>
          <w:sz w:val="24"/>
          <w:szCs w:val="24"/>
          <w:rtl/>
        </w:rPr>
        <w:t>עפר</w:t>
      </w:r>
      <w:r w:rsidRPr="00795E25">
        <w:rPr>
          <w:rFonts w:ascii="David" w:hAnsi="David" w:cs="David"/>
          <w:i/>
          <w:sz w:val="24"/>
          <w:szCs w:val="24"/>
          <w:rtl/>
        </w:rPr>
        <w:t xml:space="preserve">, </w:t>
      </w:r>
      <w:r w:rsidRPr="00795E25">
        <w:rPr>
          <w:rFonts w:ascii="David" w:hAnsi="David" w:cs="David" w:hint="eastAsia"/>
          <w:i/>
          <w:sz w:val="24"/>
          <w:szCs w:val="24"/>
          <w:rtl/>
        </w:rPr>
        <w:t>חומרים</w:t>
      </w:r>
      <w:r w:rsidRPr="00795E25">
        <w:rPr>
          <w:rFonts w:ascii="David" w:hAnsi="David" w:cs="David"/>
          <w:i/>
          <w:sz w:val="24"/>
          <w:szCs w:val="24"/>
          <w:rtl/>
        </w:rPr>
        <w:t xml:space="preserve"> </w:t>
      </w:r>
      <w:r w:rsidRPr="00795E25">
        <w:rPr>
          <w:rFonts w:ascii="David" w:hAnsi="David" w:cs="David" w:hint="eastAsia"/>
          <w:i/>
          <w:sz w:val="24"/>
          <w:szCs w:val="24"/>
          <w:rtl/>
        </w:rPr>
        <w:t>ומכשולים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בשעות</w:t>
      </w:r>
      <w:r w:rsidRPr="00795E25">
        <w:rPr>
          <w:rFonts w:ascii="David" w:hAnsi="David" w:cs="David"/>
          <w:i/>
          <w:sz w:val="24"/>
          <w:szCs w:val="24"/>
          <w:rtl/>
        </w:rPr>
        <w:t xml:space="preserve"> </w:t>
      </w:r>
      <w:r w:rsidRPr="00795E25">
        <w:rPr>
          <w:rFonts w:ascii="David" w:hAnsi="David" w:cs="David" w:hint="eastAsia"/>
          <w:i/>
          <w:sz w:val="24"/>
          <w:szCs w:val="24"/>
          <w:rtl/>
        </w:rPr>
        <w:t>החשיכה</w:t>
      </w:r>
      <w:r w:rsidRPr="00795E25">
        <w:rPr>
          <w:rFonts w:ascii="David" w:hAnsi="David" w:cs="David"/>
          <w:i/>
          <w:sz w:val="24"/>
          <w:szCs w:val="24"/>
          <w:rtl/>
        </w:rPr>
        <w:t xml:space="preserve"> </w:t>
      </w:r>
      <w:r w:rsidRPr="00795E25">
        <w:rPr>
          <w:rFonts w:ascii="David" w:hAnsi="David" w:cs="David" w:hint="eastAsia"/>
          <w:i/>
          <w:sz w:val="24"/>
          <w:szCs w:val="24"/>
          <w:rtl/>
        </w:rPr>
        <w:t>ידאג</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לתאורה</w:t>
      </w:r>
      <w:r w:rsidRPr="00795E25">
        <w:rPr>
          <w:rFonts w:ascii="David" w:hAnsi="David" w:cs="David"/>
          <w:i/>
          <w:sz w:val="24"/>
          <w:szCs w:val="24"/>
          <w:rtl/>
        </w:rPr>
        <w:t xml:space="preserve"> </w:t>
      </w:r>
      <w:r w:rsidRPr="00795E25">
        <w:rPr>
          <w:rFonts w:ascii="David" w:hAnsi="David" w:cs="David" w:hint="eastAsia"/>
          <w:i/>
          <w:sz w:val="24"/>
          <w:szCs w:val="24"/>
          <w:rtl/>
        </w:rPr>
        <w:t>מספקת</w:t>
      </w:r>
      <w:r w:rsidRPr="00795E25">
        <w:rPr>
          <w:rFonts w:ascii="David" w:hAnsi="David" w:cs="David"/>
          <w:i/>
          <w:sz w:val="24"/>
          <w:szCs w:val="24"/>
          <w:rtl/>
        </w:rPr>
        <w:t xml:space="preserve"> </w:t>
      </w:r>
      <w:r w:rsidRPr="00795E25">
        <w:rPr>
          <w:rFonts w:ascii="David" w:hAnsi="David" w:cs="David" w:hint="eastAsia"/>
          <w:i/>
          <w:sz w:val="24"/>
          <w:szCs w:val="24"/>
          <w:rtl/>
        </w:rPr>
        <w:t>בפינות</w:t>
      </w:r>
      <w:r w:rsidRPr="00795E25">
        <w:rPr>
          <w:rFonts w:ascii="David" w:hAnsi="David" w:cs="David"/>
          <w:i/>
          <w:sz w:val="24"/>
          <w:szCs w:val="24"/>
          <w:rtl/>
        </w:rPr>
        <w:t xml:space="preserve"> </w:t>
      </w:r>
      <w:r w:rsidRPr="00795E25">
        <w:rPr>
          <w:rFonts w:ascii="David" w:hAnsi="David" w:cs="David" w:hint="eastAsia"/>
          <w:i/>
          <w:sz w:val="24"/>
          <w:szCs w:val="24"/>
          <w:rtl/>
        </w:rPr>
        <w:t>ולאורך</w:t>
      </w:r>
      <w:r w:rsidRPr="00795E25">
        <w:rPr>
          <w:rFonts w:ascii="David" w:hAnsi="David" w:cs="David"/>
          <w:i/>
          <w:sz w:val="24"/>
          <w:szCs w:val="24"/>
          <w:rtl/>
        </w:rPr>
        <w:t xml:space="preserve"> </w:t>
      </w:r>
      <w:r w:rsidRPr="00795E25">
        <w:rPr>
          <w:rFonts w:ascii="David" w:hAnsi="David" w:cs="David" w:hint="eastAsia"/>
          <w:i/>
          <w:sz w:val="24"/>
          <w:szCs w:val="24"/>
          <w:rtl/>
        </w:rPr>
        <w:t>התעלות</w:t>
      </w:r>
      <w:r w:rsidRPr="00795E25">
        <w:rPr>
          <w:rFonts w:ascii="David" w:hAnsi="David" w:cs="David"/>
          <w:i/>
          <w:sz w:val="24"/>
          <w:szCs w:val="24"/>
          <w:rtl/>
        </w:rPr>
        <w:t xml:space="preserve"> </w:t>
      </w:r>
      <w:r w:rsidRPr="00795E25">
        <w:rPr>
          <w:rFonts w:ascii="David" w:hAnsi="David" w:cs="David" w:hint="eastAsia"/>
          <w:i/>
          <w:sz w:val="24"/>
          <w:szCs w:val="24"/>
          <w:rtl/>
        </w:rPr>
        <w:t>המגודרות</w:t>
      </w:r>
      <w:r w:rsidRPr="00795E25">
        <w:rPr>
          <w:rFonts w:ascii="David" w:hAnsi="David" w:cs="David"/>
          <w:i/>
          <w:sz w:val="24"/>
          <w:szCs w:val="24"/>
          <w:rtl/>
        </w:rPr>
        <w:t xml:space="preserve">. </w:t>
      </w:r>
      <w:r w:rsidRPr="00795E25">
        <w:rPr>
          <w:rFonts w:ascii="David" w:hAnsi="David" w:cs="David" w:hint="eastAsia"/>
          <w:i/>
          <w:sz w:val="24"/>
          <w:szCs w:val="24"/>
          <w:rtl/>
        </w:rPr>
        <w:t>מיד</w:t>
      </w:r>
      <w:r w:rsidRPr="00795E25">
        <w:rPr>
          <w:rFonts w:ascii="David" w:hAnsi="David" w:cs="David"/>
          <w:i/>
          <w:sz w:val="24"/>
          <w:szCs w:val="24"/>
          <w:rtl/>
        </w:rPr>
        <w:t xml:space="preserve"> </w:t>
      </w:r>
      <w:r w:rsidRPr="00795E25">
        <w:rPr>
          <w:rFonts w:ascii="David" w:hAnsi="David" w:cs="David" w:hint="eastAsia"/>
          <w:i/>
          <w:sz w:val="24"/>
          <w:szCs w:val="24"/>
          <w:rtl/>
        </w:rPr>
        <w:t>עם</w:t>
      </w:r>
      <w:r w:rsidRPr="00795E25">
        <w:rPr>
          <w:rFonts w:ascii="David" w:hAnsi="David" w:cs="David"/>
          <w:i/>
          <w:sz w:val="24"/>
          <w:szCs w:val="24"/>
          <w:rtl/>
        </w:rPr>
        <w:t xml:space="preserve"> </w:t>
      </w:r>
      <w:r w:rsidRPr="00795E25">
        <w:rPr>
          <w:rFonts w:ascii="David" w:hAnsi="David" w:cs="David" w:hint="eastAsia"/>
          <w:i/>
          <w:sz w:val="24"/>
          <w:szCs w:val="24"/>
          <w:rtl/>
        </w:rPr>
        <w:t>סיום</w:t>
      </w:r>
      <w:r w:rsidRPr="00795E25">
        <w:rPr>
          <w:rFonts w:ascii="David" w:hAnsi="David" w:cs="David"/>
          <w:i/>
          <w:sz w:val="24"/>
          <w:szCs w:val="24"/>
          <w:rtl/>
        </w:rPr>
        <w:t xml:space="preserve"> </w:t>
      </w:r>
      <w:r w:rsidRPr="00795E25">
        <w:rPr>
          <w:rFonts w:ascii="David" w:hAnsi="David" w:cs="David" w:hint="eastAsia"/>
          <w:i/>
          <w:sz w:val="24"/>
          <w:szCs w:val="24"/>
          <w:rtl/>
        </w:rPr>
        <w:t>יום</w:t>
      </w:r>
      <w:r w:rsidRPr="00795E25">
        <w:rPr>
          <w:rFonts w:ascii="David" w:hAnsi="David" w:cs="David"/>
          <w:i/>
          <w:sz w:val="24"/>
          <w:szCs w:val="24"/>
          <w:rtl/>
        </w:rPr>
        <w:t xml:space="preserve"> </w:t>
      </w:r>
      <w:r w:rsidRPr="00795E25">
        <w:rPr>
          <w:rFonts w:ascii="David" w:hAnsi="David" w:cs="David" w:hint="eastAsia"/>
          <w:i/>
          <w:sz w:val="24"/>
          <w:szCs w:val="24"/>
          <w:rtl/>
        </w:rPr>
        <w:t>העבודה</w:t>
      </w:r>
      <w:r w:rsidRPr="00795E25">
        <w:rPr>
          <w:rFonts w:ascii="David" w:hAnsi="David" w:cs="David"/>
          <w:i/>
          <w:sz w:val="24"/>
          <w:szCs w:val="24"/>
          <w:rtl/>
        </w:rPr>
        <w:t xml:space="preserve"> </w:t>
      </w:r>
      <w:r w:rsidRPr="00795E25">
        <w:rPr>
          <w:rFonts w:ascii="David" w:hAnsi="David" w:cs="David" w:hint="eastAsia"/>
          <w:i/>
          <w:sz w:val="24"/>
          <w:szCs w:val="24"/>
          <w:rtl/>
        </w:rPr>
        <w:t>בכל</w:t>
      </w:r>
      <w:r w:rsidRPr="00795E25">
        <w:rPr>
          <w:rFonts w:ascii="David" w:hAnsi="David" w:cs="David"/>
          <w:i/>
          <w:sz w:val="24"/>
          <w:szCs w:val="24"/>
          <w:rtl/>
        </w:rPr>
        <w:t xml:space="preserve"> </w:t>
      </w:r>
      <w:r w:rsidRPr="00795E25">
        <w:rPr>
          <w:rFonts w:ascii="David" w:hAnsi="David" w:cs="David" w:hint="eastAsia"/>
          <w:i/>
          <w:sz w:val="24"/>
          <w:szCs w:val="24"/>
          <w:rtl/>
        </w:rPr>
        <w:t>חלק</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האתר</w:t>
      </w:r>
      <w:r w:rsidRPr="00795E25">
        <w:rPr>
          <w:rFonts w:ascii="David" w:hAnsi="David" w:cs="David"/>
          <w:i/>
          <w:sz w:val="24"/>
          <w:szCs w:val="24"/>
          <w:rtl/>
        </w:rPr>
        <w:t xml:space="preserve"> </w:t>
      </w:r>
      <w:r w:rsidRPr="00795E25">
        <w:rPr>
          <w:rFonts w:ascii="David" w:hAnsi="David" w:cs="David" w:hint="eastAsia"/>
          <w:i/>
          <w:sz w:val="24"/>
          <w:szCs w:val="24"/>
          <w:rtl/>
        </w:rPr>
        <w:t>חייב</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למלא</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הבורות</w:t>
      </w:r>
      <w:r w:rsidRPr="00795E25">
        <w:rPr>
          <w:rFonts w:ascii="David" w:hAnsi="David" w:cs="David"/>
          <w:i/>
          <w:sz w:val="24"/>
          <w:szCs w:val="24"/>
          <w:rtl/>
        </w:rPr>
        <w:t xml:space="preserve"> </w:t>
      </w:r>
      <w:r w:rsidRPr="00795E25">
        <w:rPr>
          <w:rFonts w:ascii="David" w:hAnsi="David" w:cs="David" w:hint="eastAsia"/>
          <w:i/>
          <w:sz w:val="24"/>
          <w:szCs w:val="24"/>
          <w:rtl/>
        </w:rPr>
        <w:t>והחפירות</w:t>
      </w:r>
      <w:r w:rsidRPr="00795E25">
        <w:rPr>
          <w:rFonts w:ascii="David" w:hAnsi="David" w:cs="David"/>
          <w:i/>
          <w:sz w:val="24"/>
          <w:szCs w:val="24"/>
          <w:rtl/>
        </w:rPr>
        <w:t xml:space="preserve">, </w:t>
      </w:r>
      <w:r w:rsidRPr="00795E25">
        <w:rPr>
          <w:rFonts w:ascii="David" w:hAnsi="David" w:cs="David" w:hint="eastAsia"/>
          <w:i/>
          <w:sz w:val="24"/>
          <w:szCs w:val="24"/>
          <w:rtl/>
        </w:rPr>
        <w:t>ליישר</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הערימות</w:t>
      </w:r>
      <w:r w:rsidRPr="00795E25">
        <w:rPr>
          <w:rFonts w:ascii="David" w:hAnsi="David" w:cs="David"/>
          <w:i/>
          <w:sz w:val="24"/>
          <w:szCs w:val="24"/>
          <w:rtl/>
        </w:rPr>
        <w:t xml:space="preserve"> </w:t>
      </w:r>
      <w:r w:rsidRPr="00795E25">
        <w:rPr>
          <w:rFonts w:ascii="David" w:hAnsi="David" w:cs="David" w:hint="eastAsia"/>
          <w:i/>
          <w:sz w:val="24"/>
          <w:szCs w:val="24"/>
          <w:rtl/>
        </w:rPr>
        <w:t>והעפר</w:t>
      </w:r>
      <w:r w:rsidRPr="00795E25">
        <w:rPr>
          <w:rFonts w:ascii="David" w:hAnsi="David" w:cs="David"/>
          <w:i/>
          <w:sz w:val="24"/>
          <w:szCs w:val="24"/>
          <w:rtl/>
        </w:rPr>
        <w:t xml:space="preserve"> </w:t>
      </w:r>
      <w:r w:rsidRPr="00795E25">
        <w:rPr>
          <w:rFonts w:ascii="David" w:hAnsi="David" w:cs="David" w:hint="eastAsia"/>
          <w:i/>
          <w:sz w:val="24"/>
          <w:szCs w:val="24"/>
          <w:rtl/>
        </w:rPr>
        <w:t>ולסלק</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המכשולים</w:t>
      </w:r>
      <w:r w:rsidRPr="00795E25">
        <w:rPr>
          <w:rFonts w:ascii="David" w:hAnsi="David" w:cs="David"/>
          <w:i/>
          <w:sz w:val="24"/>
          <w:szCs w:val="24"/>
          <w:rtl/>
        </w:rPr>
        <w:t xml:space="preserve"> </w:t>
      </w:r>
      <w:r w:rsidRPr="00795E25">
        <w:rPr>
          <w:rFonts w:ascii="David" w:hAnsi="David" w:cs="David" w:hint="eastAsia"/>
          <w:i/>
          <w:sz w:val="24"/>
          <w:szCs w:val="24"/>
          <w:rtl/>
        </w:rPr>
        <w:t>שנותרו</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כתוצאה</w:t>
      </w:r>
      <w:r w:rsidRPr="00795E25">
        <w:rPr>
          <w:rFonts w:ascii="David" w:hAnsi="David" w:cs="David"/>
          <w:i/>
          <w:sz w:val="24"/>
          <w:szCs w:val="24"/>
          <w:rtl/>
        </w:rPr>
        <w:t xml:space="preserve"> </w:t>
      </w:r>
      <w:r w:rsidRPr="00795E25">
        <w:rPr>
          <w:rFonts w:ascii="David" w:hAnsi="David" w:cs="David" w:hint="eastAsia"/>
          <w:i/>
          <w:sz w:val="24"/>
          <w:szCs w:val="24"/>
          <w:rtl/>
        </w:rPr>
        <w:t>מביצוע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w:t>
      </w:r>
    </w:p>
    <w:p w14:paraId="13AAEA12" w14:textId="77777777" w:rsidR="00EF4F1C" w:rsidRPr="00795E25" w:rsidRDefault="00EF4F1C" w:rsidP="00A11D74">
      <w:pPr>
        <w:numPr>
          <w:ilvl w:val="1"/>
          <w:numId w:val="4"/>
        </w:numPr>
        <w:spacing w:after="0" w:afterAutospacing="0" w:line="240" w:lineRule="auto"/>
        <w:rPr>
          <w:rFonts w:ascii="David" w:hAnsi="David" w:cs="David"/>
          <w:i/>
          <w:sz w:val="24"/>
          <w:szCs w:val="24"/>
          <w:rtl/>
        </w:rPr>
      </w:pPr>
      <w:r w:rsidRPr="00795E25">
        <w:rPr>
          <w:rFonts w:ascii="David" w:hAnsi="David" w:cs="David" w:hint="cs"/>
          <w:i/>
          <w:sz w:val="24"/>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1EE27F95" w14:textId="77777777" w:rsidR="00EF4F1C" w:rsidRPr="00EF4F1C" w:rsidRDefault="00EF4F1C" w:rsidP="00A11D74">
      <w:pPr>
        <w:spacing w:after="0" w:afterAutospacing="0" w:line="240" w:lineRule="auto"/>
        <w:rPr>
          <w:rFonts w:ascii="David" w:hAnsi="David" w:cs="David"/>
          <w:b/>
          <w:bCs/>
          <w:i/>
          <w:sz w:val="24"/>
          <w:szCs w:val="24"/>
          <w:rtl/>
        </w:rPr>
      </w:pPr>
    </w:p>
    <w:p w14:paraId="72453A73" w14:textId="77777777" w:rsidR="00EF4F1C" w:rsidRDefault="00EF4F1C" w:rsidP="00A11D74">
      <w:pPr>
        <w:spacing w:after="0" w:afterAutospacing="0" w:line="240" w:lineRule="auto"/>
        <w:rPr>
          <w:rFonts w:ascii="David" w:hAnsi="David" w:cs="David"/>
          <w:b/>
          <w:bCs/>
          <w:sz w:val="24"/>
          <w:szCs w:val="24"/>
          <w:rtl/>
        </w:rPr>
      </w:pPr>
    </w:p>
    <w:p w14:paraId="16DEFA9D" w14:textId="77777777" w:rsidR="00795E25" w:rsidRPr="00EF4F1C" w:rsidRDefault="00795E25" w:rsidP="00A11D74">
      <w:pPr>
        <w:spacing w:after="0" w:afterAutospacing="0" w:line="240" w:lineRule="auto"/>
        <w:rPr>
          <w:rFonts w:ascii="David" w:hAnsi="David" w:cs="David"/>
          <w:b/>
          <w:bCs/>
          <w:sz w:val="24"/>
          <w:szCs w:val="24"/>
          <w:rtl/>
        </w:rPr>
      </w:pPr>
    </w:p>
    <w:p w14:paraId="64E042A0"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קומה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ודירה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לדוגמא</w:t>
      </w:r>
    </w:p>
    <w:p w14:paraId="0A68EB7D"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דרישת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לבצע</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בבניין</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מועד</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הדירה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הינו</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w:t>
      </w:r>
      <w:r w:rsidRPr="002067DE">
        <w:rPr>
          <w:rFonts w:ascii="David" w:hAnsi="David" w:cs="David" w:hint="eastAsia"/>
          <w:sz w:val="24"/>
          <w:szCs w:val="24"/>
          <w:rtl/>
        </w:rPr>
        <w:t>פרק</w:t>
      </w:r>
      <w:r w:rsidRPr="002067DE">
        <w:rPr>
          <w:rFonts w:ascii="David" w:hAnsi="David" w:cs="David"/>
          <w:sz w:val="24"/>
          <w:szCs w:val="24"/>
          <w:rtl/>
        </w:rPr>
        <w:t xml:space="preserve"> </w:t>
      </w:r>
      <w:r w:rsidRPr="002067DE">
        <w:rPr>
          <w:rFonts w:ascii="David" w:hAnsi="David" w:cs="David" w:hint="eastAsia"/>
          <w:sz w:val="24"/>
          <w:szCs w:val="24"/>
          <w:rtl/>
        </w:rPr>
        <w:t>הזמן</w:t>
      </w:r>
      <w:r w:rsidRPr="002067DE">
        <w:rPr>
          <w:rFonts w:ascii="David" w:hAnsi="David" w:cs="David"/>
          <w:sz w:val="24"/>
          <w:szCs w:val="24"/>
          <w:rtl/>
        </w:rPr>
        <w:t xml:space="preserve"> </w:t>
      </w:r>
      <w:r w:rsidRPr="002067DE">
        <w:rPr>
          <w:rFonts w:ascii="David" w:hAnsi="David" w:cs="David" w:hint="eastAsia"/>
          <w:sz w:val="24"/>
          <w:szCs w:val="24"/>
          <w:rtl/>
        </w:rPr>
        <w:t>המינימאלי</w:t>
      </w:r>
      <w:r w:rsidRPr="002067DE">
        <w:rPr>
          <w:rFonts w:ascii="David" w:hAnsi="David" w:cs="David"/>
          <w:sz w:val="24"/>
          <w:szCs w:val="24"/>
          <w:rtl/>
        </w:rPr>
        <w:t xml:space="preserve"> </w:t>
      </w:r>
      <w:r w:rsidRPr="002067DE">
        <w:rPr>
          <w:rFonts w:ascii="David" w:hAnsi="David" w:cs="David" w:hint="eastAsia"/>
          <w:sz w:val="24"/>
          <w:szCs w:val="24"/>
          <w:rtl/>
        </w:rPr>
        <w:t>האפשרי</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 xml:space="preserve"> </w:t>
      </w:r>
      <w:r w:rsidRPr="002067DE">
        <w:rPr>
          <w:rFonts w:ascii="David" w:hAnsi="David" w:cs="David" w:hint="eastAsia"/>
          <w:sz w:val="24"/>
          <w:szCs w:val="24"/>
          <w:rtl/>
        </w:rPr>
        <w:t>התחלת</w:t>
      </w:r>
      <w:r w:rsidRPr="002067DE">
        <w:rPr>
          <w:rFonts w:ascii="David" w:hAnsi="David" w:cs="David"/>
          <w:sz w:val="24"/>
          <w:szCs w:val="24"/>
          <w:rtl/>
        </w:rPr>
        <w:t xml:space="preserve"> </w:t>
      </w:r>
      <w:r w:rsidRPr="002067DE">
        <w:rPr>
          <w:rFonts w:ascii="David" w:hAnsi="David" w:cs="David" w:hint="eastAsia"/>
          <w:sz w:val="24"/>
          <w:szCs w:val="24"/>
          <w:rtl/>
        </w:rPr>
        <w:t>עבודה</w:t>
      </w:r>
      <w:r w:rsidRPr="002067DE">
        <w:rPr>
          <w:rFonts w:ascii="David" w:hAnsi="David" w:cs="David"/>
          <w:sz w:val="24"/>
          <w:szCs w:val="24"/>
          <w:rtl/>
        </w:rPr>
        <w:t xml:space="preserve">. </w:t>
      </w:r>
      <w:r w:rsidRPr="002067DE">
        <w:rPr>
          <w:rFonts w:ascii="David" w:hAnsi="David" w:cs="David" w:hint="eastAsia"/>
          <w:sz w:val="24"/>
          <w:szCs w:val="24"/>
          <w:rtl/>
        </w:rPr>
        <w:t>בנוסף</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להשלים</w:t>
      </w:r>
      <w:r w:rsidRPr="002067DE">
        <w:rPr>
          <w:rFonts w:ascii="David" w:hAnsi="David" w:cs="David"/>
          <w:sz w:val="24"/>
          <w:szCs w:val="24"/>
          <w:rtl/>
        </w:rPr>
        <w:t xml:space="preserve"> </w:t>
      </w:r>
      <w:r w:rsidRPr="002067DE">
        <w:rPr>
          <w:rFonts w:ascii="David" w:hAnsi="David" w:cs="David" w:hint="eastAsia"/>
          <w:sz w:val="24"/>
          <w:szCs w:val="24"/>
          <w:rtl/>
        </w:rPr>
        <w:t>באופן</w:t>
      </w:r>
      <w:r w:rsidRPr="002067DE">
        <w:rPr>
          <w:rFonts w:ascii="David" w:hAnsi="David" w:cs="David"/>
          <w:sz w:val="24"/>
          <w:szCs w:val="24"/>
          <w:rtl/>
        </w:rPr>
        <w:t xml:space="preserve"> </w:t>
      </w:r>
      <w:r w:rsidRPr="002067DE">
        <w:rPr>
          <w:rFonts w:ascii="David" w:hAnsi="David" w:cs="David" w:hint="eastAsia"/>
          <w:sz w:val="24"/>
          <w:szCs w:val="24"/>
          <w:rtl/>
        </w:rPr>
        <w:t>מלא</w:t>
      </w:r>
      <w:r w:rsidRPr="002067DE">
        <w:rPr>
          <w:rFonts w:ascii="David" w:hAnsi="David" w:cs="David"/>
          <w:sz w:val="24"/>
          <w:szCs w:val="24"/>
          <w:rtl/>
        </w:rPr>
        <w:t xml:space="preserve"> </w:t>
      </w:r>
      <w:r w:rsidRPr="002067DE">
        <w:rPr>
          <w:rFonts w:ascii="David" w:hAnsi="David" w:cs="David" w:hint="eastAsia"/>
          <w:sz w:val="24"/>
          <w:szCs w:val="24"/>
          <w:rtl/>
        </w:rPr>
        <w:t>ביצוען</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אופיינית</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הראשונה</w:t>
      </w:r>
      <w:r w:rsidRPr="002067DE">
        <w:rPr>
          <w:rFonts w:ascii="David" w:hAnsi="David" w:cs="David"/>
          <w:sz w:val="24"/>
          <w:szCs w:val="24"/>
          <w:rtl/>
        </w:rPr>
        <w:t xml:space="preserve"> </w:t>
      </w:r>
      <w:r w:rsidRPr="002067DE">
        <w:rPr>
          <w:rFonts w:ascii="David" w:hAnsi="David" w:cs="David" w:hint="eastAsia"/>
          <w:sz w:val="24"/>
          <w:szCs w:val="24"/>
          <w:rtl/>
        </w:rPr>
        <w:t>להופעתה</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w:t>
      </w:r>
      <w:r w:rsidRPr="002067DE">
        <w:rPr>
          <w:rFonts w:ascii="David" w:hAnsi="David" w:cs="David" w:hint="eastAsia"/>
          <w:sz w:val="24"/>
          <w:szCs w:val="24"/>
          <w:rtl/>
        </w:rPr>
        <w:t>הדירות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קביעת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ופרטי</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אופייניים</w:t>
      </w:r>
      <w:r w:rsidRPr="002067DE">
        <w:rPr>
          <w:rFonts w:ascii="David" w:hAnsi="David" w:cs="David"/>
          <w:sz w:val="24"/>
          <w:szCs w:val="24"/>
          <w:rtl/>
        </w:rPr>
        <w:t xml:space="preserve"> </w:t>
      </w:r>
      <w:r w:rsidRPr="002067DE">
        <w:rPr>
          <w:rFonts w:ascii="David" w:hAnsi="David" w:cs="David" w:hint="eastAsia"/>
          <w:sz w:val="24"/>
          <w:szCs w:val="24"/>
          <w:rtl/>
        </w:rPr>
        <w:t>ושטחים</w:t>
      </w:r>
      <w:r w:rsidRPr="002067DE">
        <w:rPr>
          <w:rFonts w:ascii="David" w:hAnsi="David" w:cs="David"/>
          <w:sz w:val="24"/>
          <w:szCs w:val="24"/>
          <w:rtl/>
        </w:rPr>
        <w:t xml:space="preserve"> </w:t>
      </w:r>
      <w:r w:rsidRPr="002067DE">
        <w:rPr>
          <w:rFonts w:ascii="David" w:hAnsi="David" w:cs="David" w:hint="eastAsia"/>
          <w:sz w:val="24"/>
          <w:szCs w:val="24"/>
          <w:rtl/>
        </w:rPr>
        <w:t>משותפים</w:t>
      </w:r>
      <w:r w:rsidRPr="002067DE">
        <w:rPr>
          <w:rFonts w:ascii="David" w:hAnsi="David" w:cs="David"/>
          <w:sz w:val="24"/>
          <w:szCs w:val="24"/>
          <w:rtl/>
        </w:rPr>
        <w:t xml:space="preserve"> </w:t>
      </w:r>
      <w:r w:rsidRPr="002067DE">
        <w:rPr>
          <w:rFonts w:ascii="David" w:hAnsi="David" w:cs="David" w:hint="eastAsia"/>
          <w:sz w:val="24"/>
          <w:szCs w:val="24"/>
          <w:rtl/>
        </w:rPr>
        <w:t>בבניין</w:t>
      </w:r>
      <w:r w:rsidRPr="002067DE">
        <w:rPr>
          <w:rFonts w:ascii="David" w:hAnsi="David" w:cs="David"/>
          <w:sz w:val="24"/>
          <w:szCs w:val="24"/>
          <w:rtl/>
        </w:rPr>
        <w:t xml:space="preserve"> </w:t>
      </w:r>
      <w:r w:rsidRPr="002067DE">
        <w:rPr>
          <w:rFonts w:ascii="David" w:hAnsi="David" w:cs="David" w:hint="eastAsia"/>
          <w:sz w:val="24"/>
          <w:szCs w:val="24"/>
          <w:rtl/>
        </w:rPr>
        <w:t>לרבות</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עבודות</w:t>
      </w:r>
      <w:r w:rsidRPr="002067DE">
        <w:rPr>
          <w:rFonts w:ascii="David" w:hAnsi="David" w:cs="David"/>
          <w:sz w:val="24"/>
          <w:szCs w:val="24"/>
          <w:rtl/>
        </w:rPr>
        <w:t xml:space="preserve"> </w:t>
      </w:r>
      <w:r w:rsidRPr="002067DE">
        <w:rPr>
          <w:rFonts w:ascii="David" w:hAnsi="David" w:cs="David" w:hint="eastAsia"/>
          <w:sz w:val="24"/>
          <w:szCs w:val="24"/>
          <w:rtl/>
        </w:rPr>
        <w:t>גמר</w:t>
      </w:r>
      <w:r w:rsidRPr="002067DE">
        <w:rPr>
          <w:rFonts w:ascii="David" w:hAnsi="David" w:cs="David"/>
          <w:sz w:val="24"/>
          <w:szCs w:val="24"/>
          <w:rtl/>
        </w:rPr>
        <w:t xml:space="preserve"> </w:t>
      </w:r>
      <w:r w:rsidRPr="002067DE">
        <w:rPr>
          <w:rFonts w:ascii="David" w:hAnsi="David" w:cs="David" w:hint="eastAsia"/>
          <w:sz w:val="24"/>
          <w:szCs w:val="24"/>
          <w:rtl/>
        </w:rPr>
        <w:t>בהן</w:t>
      </w:r>
      <w:r w:rsidRPr="002067DE">
        <w:rPr>
          <w:rFonts w:ascii="David" w:hAnsi="David" w:cs="David"/>
          <w:sz w:val="24"/>
          <w:szCs w:val="24"/>
          <w:rtl/>
        </w:rPr>
        <w:t xml:space="preserve"> </w:t>
      </w:r>
      <w:r w:rsidRPr="002067DE">
        <w:rPr>
          <w:rFonts w:ascii="David" w:hAnsi="David" w:cs="David" w:hint="eastAsia"/>
          <w:sz w:val="24"/>
          <w:szCs w:val="24"/>
          <w:rtl/>
        </w:rPr>
        <w:t>ובשטחים</w:t>
      </w:r>
      <w:r w:rsidRPr="002067DE">
        <w:rPr>
          <w:rFonts w:ascii="David" w:hAnsi="David" w:cs="David"/>
          <w:sz w:val="24"/>
          <w:szCs w:val="24"/>
          <w:rtl/>
        </w:rPr>
        <w:t xml:space="preserve"> </w:t>
      </w:r>
      <w:r w:rsidRPr="002067DE">
        <w:rPr>
          <w:rFonts w:ascii="David" w:hAnsi="David" w:cs="David" w:hint="eastAsia"/>
          <w:sz w:val="24"/>
          <w:szCs w:val="24"/>
          <w:rtl/>
        </w:rPr>
        <w:t>המשותפים</w:t>
      </w:r>
      <w:r w:rsidRPr="002067DE">
        <w:rPr>
          <w:rFonts w:ascii="David" w:hAnsi="David" w:cs="David"/>
          <w:sz w:val="24"/>
          <w:szCs w:val="24"/>
          <w:rtl/>
        </w:rPr>
        <w:t xml:space="preserve"> </w:t>
      </w:r>
      <w:r w:rsidRPr="002067DE">
        <w:rPr>
          <w:rFonts w:ascii="David" w:hAnsi="David" w:cs="David" w:hint="eastAsia"/>
          <w:sz w:val="24"/>
          <w:szCs w:val="24"/>
          <w:rtl/>
        </w:rPr>
        <w:t>שבקומה</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קומה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וכן</w:t>
      </w:r>
      <w:r w:rsidRPr="002067DE">
        <w:rPr>
          <w:rFonts w:ascii="David" w:hAnsi="David" w:cs="David"/>
          <w:sz w:val="24"/>
          <w:szCs w:val="24"/>
          <w:rtl/>
        </w:rPr>
        <w:t xml:space="preserve"> </w:t>
      </w:r>
      <w:r w:rsidRPr="002067DE">
        <w:rPr>
          <w:rFonts w:ascii="David" w:hAnsi="David" w:cs="David" w:hint="eastAsia"/>
          <w:sz w:val="24"/>
          <w:szCs w:val="24"/>
          <w:rtl/>
        </w:rPr>
        <w:t>דרכי</w:t>
      </w:r>
      <w:r w:rsidRPr="002067DE">
        <w:rPr>
          <w:rFonts w:ascii="David" w:hAnsi="David" w:cs="David"/>
          <w:sz w:val="24"/>
          <w:szCs w:val="24"/>
          <w:rtl/>
        </w:rPr>
        <w:t xml:space="preserve"> </w:t>
      </w:r>
      <w:r w:rsidRPr="002067DE">
        <w:rPr>
          <w:rFonts w:ascii="David" w:hAnsi="David" w:cs="David" w:hint="eastAsia"/>
          <w:sz w:val="24"/>
          <w:szCs w:val="24"/>
          <w:rtl/>
        </w:rPr>
        <w:t>גישה</w:t>
      </w:r>
      <w:r w:rsidRPr="002067DE">
        <w:rPr>
          <w:rFonts w:ascii="David" w:hAnsi="David" w:cs="David"/>
          <w:sz w:val="24"/>
          <w:szCs w:val="24"/>
          <w:rtl/>
        </w:rPr>
        <w:t xml:space="preserve"> </w:t>
      </w:r>
      <w:r w:rsidRPr="002067DE">
        <w:rPr>
          <w:rFonts w:ascii="David" w:hAnsi="David" w:cs="David" w:hint="eastAsia"/>
          <w:sz w:val="24"/>
          <w:szCs w:val="24"/>
          <w:rtl/>
        </w:rPr>
        <w:t>נוחות</w:t>
      </w:r>
      <w:r w:rsidRPr="002067DE">
        <w:rPr>
          <w:rFonts w:ascii="David" w:hAnsi="David" w:cs="David"/>
          <w:sz w:val="24"/>
          <w:szCs w:val="24"/>
          <w:rtl/>
        </w:rPr>
        <w:t xml:space="preserve"> </w:t>
      </w:r>
      <w:r w:rsidRPr="002067DE">
        <w:rPr>
          <w:rFonts w:ascii="David" w:hAnsi="David" w:cs="David" w:hint="eastAsia"/>
          <w:sz w:val="24"/>
          <w:szCs w:val="24"/>
          <w:rtl/>
        </w:rPr>
        <w:t>ומוגנות</w:t>
      </w:r>
      <w:r w:rsidRPr="002067DE">
        <w:rPr>
          <w:rFonts w:ascii="David" w:hAnsi="David" w:cs="David"/>
          <w:sz w:val="24"/>
          <w:szCs w:val="24"/>
          <w:rtl/>
        </w:rPr>
        <w:t xml:space="preserve"> </w:t>
      </w:r>
      <w:r w:rsidRPr="002067DE">
        <w:rPr>
          <w:rFonts w:ascii="David" w:hAnsi="David" w:cs="David" w:hint="eastAsia"/>
          <w:sz w:val="24"/>
          <w:szCs w:val="24"/>
          <w:rtl/>
        </w:rPr>
        <w:t>לשימוש</w:t>
      </w:r>
      <w:r w:rsidRPr="002067DE">
        <w:rPr>
          <w:rFonts w:ascii="David" w:hAnsi="David" w:cs="David"/>
          <w:sz w:val="24"/>
          <w:szCs w:val="24"/>
          <w:rtl/>
        </w:rPr>
        <w:t xml:space="preserve"> </w:t>
      </w:r>
      <w:r w:rsidRPr="002067DE">
        <w:rPr>
          <w:rFonts w:ascii="David" w:hAnsi="David" w:cs="David" w:hint="eastAsia"/>
          <w:sz w:val="24"/>
          <w:szCs w:val="24"/>
          <w:rtl/>
        </w:rPr>
        <w:t>לקוחות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זמניות</w:t>
      </w:r>
      <w:r w:rsidRPr="002067DE">
        <w:rPr>
          <w:rFonts w:ascii="David" w:hAnsi="David" w:cs="David"/>
          <w:sz w:val="24"/>
          <w:szCs w:val="24"/>
          <w:rtl/>
        </w:rPr>
        <w:t xml:space="preserve">), </w:t>
      </w:r>
      <w:r w:rsidRPr="002067DE">
        <w:rPr>
          <w:rFonts w:ascii="David" w:hAnsi="David" w:cs="David" w:hint="eastAsia"/>
          <w:sz w:val="24"/>
          <w:szCs w:val="24"/>
          <w:rtl/>
        </w:rPr>
        <w:t>לשם</w:t>
      </w:r>
      <w:r w:rsidRPr="002067DE">
        <w:rPr>
          <w:rFonts w:ascii="David" w:hAnsi="David" w:cs="David"/>
          <w:sz w:val="24"/>
          <w:szCs w:val="24"/>
          <w:rtl/>
        </w:rPr>
        <w:t xml:space="preserve"> </w:t>
      </w:r>
      <w:r w:rsidRPr="002067DE">
        <w:rPr>
          <w:rFonts w:ascii="David" w:hAnsi="David" w:cs="David" w:hint="eastAsia"/>
          <w:sz w:val="24"/>
          <w:szCs w:val="24"/>
          <w:rtl/>
        </w:rPr>
        <w:t>קבלת</w:t>
      </w:r>
      <w:r w:rsidRPr="002067DE">
        <w:rPr>
          <w:rFonts w:ascii="David" w:hAnsi="David" w:cs="David"/>
          <w:sz w:val="24"/>
          <w:szCs w:val="24"/>
          <w:rtl/>
        </w:rPr>
        <w:t xml:space="preserve"> </w:t>
      </w:r>
      <w:r w:rsidRPr="002067DE">
        <w:rPr>
          <w:rFonts w:ascii="David" w:hAnsi="David" w:cs="David" w:hint="eastAsia"/>
          <w:sz w:val="24"/>
          <w:szCs w:val="24"/>
          <w:rtl/>
        </w:rPr>
        <w:t>אישור</w:t>
      </w:r>
      <w:r w:rsidRPr="002067DE">
        <w:rPr>
          <w:rFonts w:ascii="David" w:hAnsi="David" w:cs="David"/>
          <w:sz w:val="24"/>
          <w:szCs w:val="24"/>
          <w:rtl/>
        </w:rPr>
        <w:t xml:space="preserve">  </w:t>
      </w:r>
      <w:r w:rsidRPr="002067DE">
        <w:rPr>
          <w:rFonts w:ascii="David" w:hAnsi="David" w:cs="David" w:hint="eastAsia"/>
          <w:sz w:val="24"/>
          <w:szCs w:val="24"/>
          <w:rtl/>
        </w:rPr>
        <w:t>נציג</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מועד</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אופיינית</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4 </w:t>
      </w:r>
      <w:r w:rsidRPr="002067DE">
        <w:rPr>
          <w:rFonts w:ascii="David" w:hAnsi="David" w:cs="David" w:hint="eastAsia"/>
          <w:sz w:val="24"/>
          <w:szCs w:val="24"/>
          <w:rtl/>
        </w:rPr>
        <w:t>חודשים</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גמר</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שלד</w:t>
      </w:r>
      <w:r w:rsidRPr="002067DE">
        <w:rPr>
          <w:rFonts w:ascii="David" w:hAnsi="David" w:cs="David"/>
          <w:sz w:val="24"/>
          <w:szCs w:val="24"/>
          <w:rtl/>
        </w:rPr>
        <w:t xml:space="preserve"> </w:t>
      </w:r>
      <w:r w:rsidRPr="002067DE">
        <w:rPr>
          <w:rFonts w:ascii="David" w:hAnsi="David" w:cs="David" w:hint="eastAsia"/>
          <w:sz w:val="24"/>
          <w:szCs w:val="24"/>
          <w:rtl/>
        </w:rPr>
        <w:t>הדירה</w:t>
      </w:r>
      <w:r w:rsidRPr="002067DE">
        <w:rPr>
          <w:rFonts w:ascii="David" w:hAnsi="David" w:cs="David"/>
          <w:sz w:val="24"/>
          <w:szCs w:val="24"/>
          <w:rtl/>
        </w:rPr>
        <w:t xml:space="preserve">. </w:t>
      </w:r>
      <w:r w:rsidRPr="002067DE">
        <w:rPr>
          <w:rFonts w:ascii="David" w:hAnsi="David" w:cs="David" w:hint="eastAsia"/>
          <w:sz w:val="24"/>
          <w:szCs w:val="24"/>
          <w:rtl/>
        </w:rPr>
        <w:t>הדירות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והדירה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תיבנינה</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המפרט</w:t>
      </w:r>
      <w:r w:rsidRPr="002067DE">
        <w:rPr>
          <w:rFonts w:ascii="David" w:hAnsi="David" w:cs="David"/>
          <w:sz w:val="24"/>
          <w:szCs w:val="24"/>
          <w:rtl/>
        </w:rPr>
        <w:t xml:space="preserve"> </w:t>
      </w:r>
      <w:r w:rsidRPr="002067DE">
        <w:rPr>
          <w:rFonts w:ascii="David" w:hAnsi="David" w:cs="David" w:hint="eastAsia"/>
          <w:sz w:val="24"/>
          <w:szCs w:val="24"/>
          <w:rtl/>
        </w:rPr>
        <w:t>הסטנדרטי</w:t>
      </w:r>
      <w:r w:rsidRPr="002067DE">
        <w:rPr>
          <w:rFonts w:ascii="David" w:hAnsi="David" w:cs="David"/>
          <w:sz w:val="24"/>
          <w:szCs w:val="24"/>
          <w:rtl/>
        </w:rPr>
        <w:t xml:space="preserve"> </w:t>
      </w:r>
      <w:r w:rsidRPr="002067DE">
        <w:rPr>
          <w:rFonts w:ascii="David" w:hAnsi="David" w:cs="David" w:hint="eastAsia"/>
          <w:sz w:val="24"/>
          <w:szCs w:val="24"/>
          <w:rtl/>
        </w:rPr>
        <w:t>אלא</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ניתנה</w:t>
      </w:r>
      <w:r w:rsidRPr="002067DE">
        <w:rPr>
          <w:rFonts w:ascii="David" w:hAnsi="David" w:cs="David"/>
          <w:sz w:val="24"/>
          <w:szCs w:val="24"/>
          <w:rtl/>
        </w:rPr>
        <w:t xml:space="preserve"> </w:t>
      </w:r>
      <w:r w:rsidRPr="002067DE">
        <w:rPr>
          <w:rFonts w:ascii="David" w:hAnsi="David" w:cs="David" w:hint="eastAsia"/>
          <w:sz w:val="24"/>
          <w:szCs w:val="24"/>
          <w:rtl/>
        </w:rPr>
        <w:t>הוראה</w:t>
      </w:r>
      <w:r w:rsidRPr="002067DE">
        <w:rPr>
          <w:rFonts w:ascii="David" w:hAnsi="David" w:cs="David"/>
          <w:sz w:val="24"/>
          <w:szCs w:val="24"/>
          <w:rtl/>
        </w:rPr>
        <w:t xml:space="preserve"> </w:t>
      </w:r>
      <w:r w:rsidRPr="002067DE">
        <w:rPr>
          <w:rFonts w:ascii="David" w:hAnsi="David" w:cs="David" w:hint="eastAsia"/>
          <w:sz w:val="24"/>
          <w:szCs w:val="24"/>
          <w:rtl/>
        </w:rPr>
        <w:t>אחרת</w:t>
      </w:r>
      <w:r w:rsidRPr="002067DE">
        <w:rPr>
          <w:rFonts w:ascii="David" w:hAnsi="David" w:cs="David"/>
          <w:sz w:val="24"/>
          <w:szCs w:val="24"/>
          <w:rtl/>
        </w:rPr>
        <w:t xml:space="preserve"> </w:t>
      </w:r>
      <w:r w:rsidRPr="002067DE">
        <w:rPr>
          <w:rFonts w:ascii="David" w:hAnsi="David" w:cs="David" w:hint="eastAsia"/>
          <w:sz w:val="24"/>
          <w:szCs w:val="24"/>
          <w:rtl/>
        </w:rPr>
        <w:t>מאת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שאז</w:t>
      </w:r>
      <w:r w:rsidRPr="002067DE">
        <w:rPr>
          <w:rFonts w:ascii="David" w:hAnsi="David" w:cs="David"/>
          <w:sz w:val="24"/>
          <w:szCs w:val="24"/>
          <w:rtl/>
        </w:rPr>
        <w:t xml:space="preserve"> </w:t>
      </w:r>
      <w:r w:rsidRPr="002067DE">
        <w:rPr>
          <w:rFonts w:ascii="David" w:hAnsi="David" w:cs="David" w:hint="eastAsia"/>
          <w:sz w:val="24"/>
          <w:szCs w:val="24"/>
          <w:rtl/>
        </w:rPr>
        <w:t>יקבע</w:t>
      </w:r>
      <w:r w:rsidRPr="002067DE">
        <w:rPr>
          <w:rFonts w:ascii="David" w:hAnsi="David" w:cs="David"/>
          <w:sz w:val="24"/>
          <w:szCs w:val="24"/>
          <w:rtl/>
        </w:rPr>
        <w:t xml:space="preserve"> </w:t>
      </w:r>
      <w:r w:rsidRPr="002067DE">
        <w:rPr>
          <w:rFonts w:ascii="David" w:hAnsi="David" w:cs="David" w:hint="eastAsia"/>
          <w:sz w:val="24"/>
          <w:szCs w:val="24"/>
          <w:rtl/>
        </w:rPr>
        <w:t>מחיר</w:t>
      </w:r>
      <w:r w:rsidRPr="002067DE">
        <w:rPr>
          <w:rFonts w:ascii="David" w:hAnsi="David" w:cs="David"/>
          <w:sz w:val="24"/>
          <w:szCs w:val="24"/>
          <w:rtl/>
        </w:rPr>
        <w:t xml:space="preserve"> </w:t>
      </w:r>
      <w:r w:rsidRPr="002067DE">
        <w:rPr>
          <w:rFonts w:ascii="David" w:hAnsi="David" w:cs="David" w:hint="eastAsia"/>
          <w:sz w:val="24"/>
          <w:szCs w:val="24"/>
          <w:rtl/>
        </w:rPr>
        <w:t>הביצוע</w:t>
      </w:r>
      <w:r w:rsidRPr="002067DE">
        <w:rPr>
          <w:rFonts w:ascii="David" w:hAnsi="David" w:cs="David"/>
          <w:sz w:val="24"/>
          <w:szCs w:val="24"/>
          <w:rtl/>
        </w:rPr>
        <w:t xml:space="preserve"> </w:t>
      </w:r>
      <w:r w:rsidRPr="002067DE">
        <w:rPr>
          <w:rFonts w:ascii="David" w:hAnsi="David" w:cs="David" w:hint="eastAsia"/>
          <w:sz w:val="24"/>
          <w:szCs w:val="24"/>
          <w:rtl/>
        </w:rPr>
        <w:t>עם</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יבצע</w:t>
      </w:r>
      <w:r w:rsidRPr="002067DE">
        <w:rPr>
          <w:rFonts w:ascii="David" w:hAnsi="David" w:cs="David"/>
          <w:sz w:val="24"/>
          <w:szCs w:val="24"/>
          <w:rtl/>
        </w:rPr>
        <w:t xml:space="preserve"> </w:t>
      </w:r>
      <w:r w:rsidRPr="002067DE">
        <w:rPr>
          <w:rFonts w:ascii="David" w:hAnsi="David" w:cs="David" w:hint="eastAsia"/>
          <w:sz w:val="24"/>
          <w:szCs w:val="24"/>
          <w:rtl/>
        </w:rPr>
        <w:t>ויהיה</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לתחזוקת</w:t>
      </w:r>
      <w:r w:rsidRPr="002067DE">
        <w:rPr>
          <w:rFonts w:ascii="David" w:hAnsi="David" w:cs="David"/>
          <w:sz w:val="24"/>
          <w:szCs w:val="24"/>
          <w:rtl/>
        </w:rPr>
        <w:t xml:space="preserve"> </w:t>
      </w:r>
      <w:r w:rsidRPr="002067DE">
        <w:rPr>
          <w:rFonts w:ascii="David" w:hAnsi="David" w:cs="David" w:hint="eastAsia"/>
          <w:sz w:val="24"/>
          <w:szCs w:val="24"/>
          <w:rtl/>
        </w:rPr>
        <w:t>מעבר</w:t>
      </w:r>
      <w:r w:rsidRPr="002067DE">
        <w:rPr>
          <w:rFonts w:ascii="David" w:hAnsi="David" w:cs="David"/>
          <w:sz w:val="24"/>
          <w:szCs w:val="24"/>
          <w:rtl/>
        </w:rPr>
        <w:t xml:space="preserve"> </w:t>
      </w:r>
      <w:r w:rsidRPr="002067DE">
        <w:rPr>
          <w:rFonts w:ascii="David" w:hAnsi="David" w:cs="David" w:hint="eastAsia"/>
          <w:sz w:val="24"/>
          <w:szCs w:val="24"/>
          <w:rtl/>
        </w:rPr>
        <w:t>מוגן</w:t>
      </w:r>
      <w:r w:rsidRPr="002067DE">
        <w:rPr>
          <w:rFonts w:ascii="David" w:hAnsi="David" w:cs="David"/>
          <w:sz w:val="24"/>
          <w:szCs w:val="24"/>
          <w:rtl/>
        </w:rPr>
        <w:t xml:space="preserve"> </w:t>
      </w:r>
      <w:r w:rsidRPr="002067DE">
        <w:rPr>
          <w:rFonts w:ascii="David" w:hAnsi="David" w:cs="David" w:hint="eastAsia"/>
          <w:sz w:val="24"/>
          <w:szCs w:val="24"/>
          <w:rtl/>
        </w:rPr>
        <w:t>לדירות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w:t>
      </w:r>
    </w:p>
    <w:p w14:paraId="761EDB72"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sz w:val="24"/>
          <w:szCs w:val="24"/>
          <w:rtl/>
        </w:rPr>
        <w:t>שינויים לעומת מפרטי המכר שיוזמנו ע"י המזמין בהיקף של עד 1</w:t>
      </w:r>
      <w:r w:rsidRPr="002067DE">
        <w:rPr>
          <w:rFonts w:ascii="David" w:hAnsi="David" w:cs="David" w:hint="cs"/>
          <w:sz w:val="24"/>
          <w:szCs w:val="24"/>
          <w:rtl/>
        </w:rPr>
        <w:t>5</w:t>
      </w:r>
      <w:r w:rsidRPr="002067DE">
        <w:rPr>
          <w:rFonts w:ascii="David" w:hAnsi="David" w:cs="David"/>
          <w:sz w:val="24"/>
          <w:szCs w:val="24"/>
          <w:rtl/>
        </w:rPr>
        <w:t>,000 ש"ח לכל קומה לדוגמא ולדירה לדוגמא בהתאם למפורט בסעי</w:t>
      </w:r>
      <w:r w:rsidRPr="002067DE">
        <w:rPr>
          <w:rFonts w:ascii="David" w:hAnsi="David" w:cs="David" w:hint="cs"/>
          <w:sz w:val="24"/>
          <w:szCs w:val="24"/>
          <w:rtl/>
        </w:rPr>
        <w:t>ף</w:t>
      </w:r>
      <w:r w:rsidRPr="002067DE">
        <w:rPr>
          <w:rFonts w:ascii="David" w:hAnsi="David" w:cs="David"/>
          <w:sz w:val="24"/>
          <w:szCs w:val="24"/>
          <w:rtl/>
        </w:rPr>
        <w:t xml:space="preserve"> 22 (שינויי המזמין) כלולים במחיר הכולל.</w:t>
      </w:r>
    </w:p>
    <w:p w14:paraId="18D597BB"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לבצע</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תיקונים</w:t>
      </w:r>
      <w:r w:rsidRPr="002067DE">
        <w:rPr>
          <w:rFonts w:ascii="David" w:hAnsi="David" w:cs="David"/>
          <w:sz w:val="24"/>
          <w:szCs w:val="24"/>
          <w:rtl/>
        </w:rPr>
        <w:t xml:space="preserve">, </w:t>
      </w:r>
      <w:r w:rsidRPr="002067DE">
        <w:rPr>
          <w:rFonts w:ascii="David" w:hAnsi="David" w:cs="David" w:hint="eastAsia"/>
          <w:sz w:val="24"/>
          <w:szCs w:val="24"/>
          <w:rtl/>
        </w:rPr>
        <w:t>חידוש</w:t>
      </w:r>
      <w:r w:rsidRPr="002067DE">
        <w:rPr>
          <w:rFonts w:ascii="David" w:hAnsi="David" w:cs="David"/>
          <w:sz w:val="24"/>
          <w:szCs w:val="24"/>
          <w:rtl/>
        </w:rPr>
        <w:t xml:space="preserve"> </w:t>
      </w:r>
      <w:r w:rsidRPr="002067DE">
        <w:rPr>
          <w:rFonts w:ascii="David" w:hAnsi="David" w:cs="David" w:hint="eastAsia"/>
          <w:sz w:val="24"/>
          <w:szCs w:val="24"/>
          <w:rtl/>
        </w:rPr>
        <w:t>צבע</w:t>
      </w:r>
      <w:r w:rsidRPr="002067DE">
        <w:rPr>
          <w:rFonts w:ascii="David" w:hAnsi="David" w:cs="David"/>
          <w:sz w:val="24"/>
          <w:szCs w:val="24"/>
          <w:rtl/>
        </w:rPr>
        <w:t xml:space="preserve">, </w:t>
      </w:r>
      <w:r w:rsidRPr="002067DE">
        <w:rPr>
          <w:rFonts w:ascii="David" w:hAnsi="David" w:cs="David" w:hint="eastAsia"/>
          <w:sz w:val="24"/>
          <w:szCs w:val="24"/>
          <w:rtl/>
        </w:rPr>
        <w:t>ניקיון</w:t>
      </w:r>
      <w:r w:rsidRPr="002067DE">
        <w:rPr>
          <w:rFonts w:ascii="David" w:hAnsi="David" w:cs="David"/>
          <w:sz w:val="24"/>
          <w:szCs w:val="24"/>
          <w:rtl/>
        </w:rPr>
        <w:t xml:space="preserve">, </w:t>
      </w:r>
      <w:r w:rsidRPr="002067DE">
        <w:rPr>
          <w:rFonts w:ascii="David" w:hAnsi="David" w:cs="David" w:hint="eastAsia"/>
          <w:sz w:val="24"/>
          <w:szCs w:val="24"/>
          <w:rtl/>
        </w:rPr>
        <w:t>פוליש</w:t>
      </w:r>
      <w:r w:rsidRPr="002067DE">
        <w:rPr>
          <w:rFonts w:ascii="David" w:hAnsi="David" w:cs="David"/>
          <w:sz w:val="24"/>
          <w:szCs w:val="24"/>
          <w:rtl/>
        </w:rPr>
        <w:t xml:space="preserve"> </w:t>
      </w:r>
      <w:r w:rsidRPr="002067DE">
        <w:rPr>
          <w:rFonts w:ascii="David" w:hAnsi="David" w:cs="David" w:hint="eastAsia"/>
          <w:sz w:val="24"/>
          <w:szCs w:val="24"/>
          <w:rtl/>
        </w:rPr>
        <w:t>הריצוף</w:t>
      </w:r>
      <w:r w:rsidRPr="002067DE">
        <w:rPr>
          <w:rFonts w:ascii="David" w:hAnsi="David" w:cs="David"/>
          <w:sz w:val="24"/>
          <w:szCs w:val="24"/>
          <w:rtl/>
        </w:rPr>
        <w:t xml:space="preserve"> </w:t>
      </w:r>
      <w:r w:rsidRPr="002067DE">
        <w:rPr>
          <w:rFonts w:ascii="David" w:hAnsi="David" w:cs="David" w:hint="eastAsia"/>
          <w:sz w:val="24"/>
          <w:szCs w:val="24"/>
          <w:rtl/>
        </w:rPr>
        <w:t>וכל</w:t>
      </w:r>
      <w:r w:rsidRPr="002067DE">
        <w:rPr>
          <w:rFonts w:ascii="David" w:hAnsi="David" w:cs="David"/>
          <w:sz w:val="24"/>
          <w:szCs w:val="24"/>
          <w:rtl/>
        </w:rPr>
        <w:t xml:space="preserve"> </w:t>
      </w:r>
      <w:r w:rsidRPr="002067DE">
        <w:rPr>
          <w:rFonts w:ascii="David" w:hAnsi="David" w:cs="David" w:hint="eastAsia"/>
          <w:sz w:val="24"/>
          <w:szCs w:val="24"/>
          <w:rtl/>
        </w:rPr>
        <w:t>יתר</w:t>
      </w:r>
      <w:r w:rsidRPr="002067DE">
        <w:rPr>
          <w:rFonts w:ascii="David" w:hAnsi="David" w:cs="David"/>
          <w:sz w:val="24"/>
          <w:szCs w:val="24"/>
          <w:rtl/>
        </w:rPr>
        <w:t xml:space="preserve"> </w:t>
      </w:r>
      <w:r w:rsidRPr="002067DE">
        <w:rPr>
          <w:rFonts w:ascii="David" w:hAnsi="David" w:cs="David" w:hint="eastAsia"/>
          <w:sz w:val="24"/>
          <w:szCs w:val="24"/>
          <w:rtl/>
        </w:rPr>
        <w:t>העבודות</w:t>
      </w:r>
      <w:r w:rsidRPr="002067DE">
        <w:rPr>
          <w:rFonts w:ascii="David" w:hAnsi="David" w:cs="David"/>
          <w:sz w:val="24"/>
          <w:szCs w:val="24"/>
          <w:rtl/>
        </w:rPr>
        <w:t xml:space="preserve"> </w:t>
      </w:r>
      <w:r w:rsidRPr="002067DE">
        <w:rPr>
          <w:rFonts w:ascii="David" w:hAnsi="David" w:cs="David" w:hint="eastAsia"/>
          <w:sz w:val="24"/>
          <w:szCs w:val="24"/>
          <w:rtl/>
        </w:rPr>
        <w:t>הדרושות</w:t>
      </w:r>
      <w:r w:rsidRPr="002067DE">
        <w:rPr>
          <w:rFonts w:ascii="David" w:hAnsi="David" w:cs="David"/>
          <w:sz w:val="24"/>
          <w:szCs w:val="24"/>
          <w:rtl/>
        </w:rPr>
        <w:t xml:space="preserve"> </w:t>
      </w:r>
      <w:r w:rsidRPr="002067DE">
        <w:rPr>
          <w:rFonts w:ascii="David" w:hAnsi="David" w:cs="David" w:hint="eastAsia"/>
          <w:sz w:val="24"/>
          <w:szCs w:val="24"/>
          <w:rtl/>
        </w:rPr>
        <w:t>לצורך</w:t>
      </w:r>
      <w:r w:rsidRPr="002067DE">
        <w:rPr>
          <w:rFonts w:ascii="David" w:hAnsi="David" w:cs="David"/>
          <w:sz w:val="24"/>
          <w:szCs w:val="24"/>
          <w:rtl/>
        </w:rPr>
        <w:t xml:space="preserve"> </w:t>
      </w:r>
      <w:r w:rsidRPr="002067DE">
        <w:rPr>
          <w:rFonts w:ascii="David" w:hAnsi="David" w:cs="David" w:hint="eastAsia"/>
          <w:sz w:val="24"/>
          <w:szCs w:val="24"/>
          <w:rtl/>
        </w:rPr>
        <w:t>מסירתה</w:t>
      </w:r>
      <w:r w:rsidRPr="002067DE">
        <w:rPr>
          <w:rFonts w:ascii="David" w:hAnsi="David" w:cs="David"/>
          <w:sz w:val="24"/>
          <w:szCs w:val="24"/>
          <w:rtl/>
        </w:rPr>
        <w:t xml:space="preserve"> </w:t>
      </w:r>
      <w:r w:rsidRPr="002067DE">
        <w:rPr>
          <w:rFonts w:ascii="David" w:hAnsi="David" w:cs="David" w:hint="eastAsia"/>
          <w:sz w:val="24"/>
          <w:szCs w:val="24"/>
          <w:rtl/>
        </w:rPr>
        <w:t>לרוכשים</w:t>
      </w:r>
      <w:r w:rsidRPr="002067DE">
        <w:rPr>
          <w:rFonts w:ascii="David" w:hAnsi="David" w:cs="David"/>
          <w:sz w:val="24"/>
          <w:szCs w:val="24"/>
          <w:rtl/>
        </w:rPr>
        <w:t xml:space="preserve"> </w:t>
      </w:r>
      <w:r w:rsidRPr="002067DE">
        <w:rPr>
          <w:rFonts w:ascii="David" w:hAnsi="David" w:cs="David" w:hint="eastAsia"/>
          <w:sz w:val="24"/>
          <w:szCs w:val="24"/>
          <w:rtl/>
        </w:rPr>
        <w:t>בתוך</w:t>
      </w:r>
      <w:r w:rsidRPr="002067DE">
        <w:rPr>
          <w:rFonts w:ascii="David" w:hAnsi="David" w:cs="David"/>
          <w:sz w:val="24"/>
          <w:szCs w:val="24"/>
          <w:rtl/>
        </w:rPr>
        <w:t xml:space="preserve"> 60 </w:t>
      </w:r>
      <w:r w:rsidRPr="002067DE">
        <w:rPr>
          <w:rFonts w:ascii="David" w:hAnsi="David" w:cs="David" w:hint="eastAsia"/>
          <w:sz w:val="24"/>
          <w:szCs w:val="24"/>
          <w:rtl/>
        </w:rPr>
        <w:t>יום</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קבלת</w:t>
      </w:r>
      <w:r w:rsidRPr="002067DE">
        <w:rPr>
          <w:rFonts w:ascii="David" w:hAnsi="David" w:cs="David"/>
          <w:sz w:val="24"/>
          <w:szCs w:val="24"/>
          <w:rtl/>
        </w:rPr>
        <w:t xml:space="preserve"> </w:t>
      </w:r>
      <w:r w:rsidRPr="002067DE">
        <w:rPr>
          <w:rFonts w:ascii="David" w:hAnsi="David" w:cs="David" w:hint="eastAsia"/>
          <w:sz w:val="24"/>
          <w:szCs w:val="24"/>
          <w:rtl/>
        </w:rPr>
        <w:t>הודעת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בדבר</w:t>
      </w:r>
      <w:r w:rsidRPr="002067DE">
        <w:rPr>
          <w:rFonts w:ascii="David" w:hAnsi="David" w:cs="David"/>
          <w:sz w:val="24"/>
          <w:szCs w:val="24"/>
          <w:rtl/>
        </w:rPr>
        <w:t xml:space="preserve"> </w:t>
      </w:r>
      <w:r w:rsidRPr="002067DE">
        <w:rPr>
          <w:rFonts w:ascii="David" w:hAnsi="David" w:cs="David" w:hint="eastAsia"/>
          <w:sz w:val="24"/>
          <w:szCs w:val="24"/>
          <w:rtl/>
        </w:rPr>
        <w:t>הכנתה</w:t>
      </w:r>
      <w:r w:rsidRPr="002067DE">
        <w:rPr>
          <w:rFonts w:ascii="David" w:hAnsi="David" w:cs="David"/>
          <w:sz w:val="24"/>
          <w:szCs w:val="24"/>
          <w:rtl/>
        </w:rPr>
        <w:t xml:space="preserve"> </w:t>
      </w:r>
      <w:r w:rsidRPr="002067DE">
        <w:rPr>
          <w:rFonts w:ascii="David" w:hAnsi="David" w:cs="David" w:hint="eastAsia"/>
          <w:sz w:val="24"/>
          <w:szCs w:val="24"/>
          <w:rtl/>
        </w:rPr>
        <w:t>למסירה</w:t>
      </w:r>
      <w:r w:rsidRPr="002067DE">
        <w:rPr>
          <w:rFonts w:ascii="David" w:hAnsi="David" w:cs="David"/>
          <w:sz w:val="24"/>
          <w:szCs w:val="24"/>
          <w:rtl/>
        </w:rPr>
        <w:t xml:space="preserve"> </w:t>
      </w:r>
      <w:r w:rsidRPr="002067DE">
        <w:rPr>
          <w:rFonts w:ascii="David" w:hAnsi="David" w:cs="David" w:hint="eastAsia"/>
          <w:sz w:val="24"/>
          <w:szCs w:val="24"/>
          <w:rtl/>
        </w:rPr>
        <w:t>לרוכשים</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יהיה</w:t>
      </w:r>
      <w:r w:rsidRPr="002067DE">
        <w:rPr>
          <w:rFonts w:ascii="David" w:hAnsi="David" w:cs="David"/>
          <w:sz w:val="24"/>
          <w:szCs w:val="24"/>
          <w:rtl/>
        </w:rPr>
        <w:t xml:space="preserve"> </w:t>
      </w:r>
      <w:r w:rsidRPr="002067DE">
        <w:rPr>
          <w:rFonts w:ascii="David" w:hAnsi="David" w:cs="David" w:hint="eastAsia"/>
          <w:sz w:val="24"/>
          <w:szCs w:val="24"/>
          <w:rtl/>
        </w:rPr>
        <w:t>זכאי</w:t>
      </w:r>
      <w:r w:rsidRPr="002067DE">
        <w:rPr>
          <w:rFonts w:ascii="David" w:hAnsi="David" w:cs="David"/>
          <w:sz w:val="24"/>
          <w:szCs w:val="24"/>
          <w:rtl/>
        </w:rPr>
        <w:t xml:space="preserve"> </w:t>
      </w:r>
      <w:r w:rsidRPr="002067DE">
        <w:rPr>
          <w:rFonts w:ascii="David" w:hAnsi="David" w:cs="David" w:hint="eastAsia"/>
          <w:sz w:val="24"/>
          <w:szCs w:val="24"/>
          <w:rtl/>
        </w:rPr>
        <w:t>לתשלום</w:t>
      </w:r>
      <w:r w:rsidRPr="002067DE">
        <w:rPr>
          <w:rFonts w:ascii="David" w:hAnsi="David" w:cs="David"/>
          <w:sz w:val="24"/>
          <w:szCs w:val="24"/>
          <w:rtl/>
        </w:rPr>
        <w:t xml:space="preserve"> </w:t>
      </w:r>
      <w:r w:rsidRPr="002067DE">
        <w:rPr>
          <w:rFonts w:ascii="David" w:hAnsi="David" w:cs="David" w:hint="eastAsia"/>
          <w:sz w:val="24"/>
          <w:szCs w:val="24"/>
          <w:rtl/>
        </w:rPr>
        <w:t>נוסף</w:t>
      </w:r>
      <w:r w:rsidRPr="002067DE">
        <w:rPr>
          <w:rFonts w:ascii="David" w:hAnsi="David" w:cs="David"/>
          <w:sz w:val="24"/>
          <w:szCs w:val="24"/>
          <w:rtl/>
        </w:rPr>
        <w:t xml:space="preserve"> </w:t>
      </w:r>
      <w:r w:rsidRPr="002067DE">
        <w:rPr>
          <w:rFonts w:ascii="David" w:hAnsi="David" w:cs="David" w:hint="eastAsia"/>
          <w:sz w:val="24"/>
          <w:szCs w:val="24"/>
          <w:rtl/>
        </w:rPr>
        <w:t>עבור</w:t>
      </w:r>
      <w:r w:rsidRPr="002067DE">
        <w:rPr>
          <w:rFonts w:ascii="David" w:hAnsi="David" w:cs="David"/>
          <w:sz w:val="24"/>
          <w:szCs w:val="24"/>
          <w:rtl/>
        </w:rPr>
        <w:t xml:space="preserve"> </w:t>
      </w:r>
      <w:r w:rsidRPr="002067DE">
        <w:rPr>
          <w:rFonts w:ascii="David" w:hAnsi="David" w:cs="David" w:hint="eastAsia"/>
          <w:sz w:val="24"/>
          <w:szCs w:val="24"/>
          <w:rtl/>
        </w:rPr>
        <w:t>זאת</w:t>
      </w:r>
      <w:r w:rsidRPr="002067DE">
        <w:rPr>
          <w:rFonts w:ascii="David" w:hAnsi="David" w:cs="David"/>
          <w:sz w:val="24"/>
          <w:szCs w:val="24"/>
          <w:rtl/>
        </w:rPr>
        <w:t xml:space="preserve"> </w:t>
      </w:r>
      <w:r w:rsidRPr="002067DE">
        <w:rPr>
          <w:rFonts w:ascii="David" w:hAnsi="David" w:cs="David" w:hint="eastAsia"/>
          <w:sz w:val="24"/>
          <w:szCs w:val="24"/>
          <w:rtl/>
        </w:rPr>
        <w:t>בכפיפה</w:t>
      </w:r>
      <w:r w:rsidRPr="002067DE">
        <w:rPr>
          <w:rFonts w:ascii="David" w:hAnsi="David" w:cs="David"/>
          <w:sz w:val="24"/>
          <w:szCs w:val="24"/>
          <w:rtl/>
        </w:rPr>
        <w:t xml:space="preserve"> </w:t>
      </w:r>
      <w:r w:rsidRPr="002067DE">
        <w:rPr>
          <w:rFonts w:ascii="David" w:hAnsi="David" w:cs="David" w:hint="eastAsia"/>
          <w:sz w:val="24"/>
          <w:szCs w:val="24"/>
          <w:rtl/>
        </w:rPr>
        <w:t>לכך</w:t>
      </w:r>
      <w:r w:rsidRPr="002067DE">
        <w:rPr>
          <w:rFonts w:ascii="David" w:hAnsi="David" w:cs="David"/>
          <w:sz w:val="24"/>
          <w:szCs w:val="24"/>
          <w:rtl/>
        </w:rPr>
        <w:t xml:space="preserve"> </w:t>
      </w:r>
      <w:r w:rsidRPr="002067DE">
        <w:rPr>
          <w:rFonts w:ascii="David" w:hAnsi="David" w:cs="David" w:hint="eastAsia"/>
          <w:sz w:val="24"/>
          <w:szCs w:val="24"/>
          <w:rtl/>
        </w:rPr>
        <w:t>שכל</w:t>
      </w:r>
      <w:r w:rsidRPr="002067DE">
        <w:rPr>
          <w:rFonts w:ascii="David" w:hAnsi="David" w:cs="David"/>
          <w:sz w:val="24"/>
          <w:szCs w:val="24"/>
          <w:rtl/>
        </w:rPr>
        <w:t xml:space="preserve"> </w:t>
      </w:r>
      <w:r w:rsidRPr="002067DE">
        <w:rPr>
          <w:rFonts w:ascii="David" w:hAnsi="David" w:cs="David" w:hint="eastAsia"/>
          <w:sz w:val="24"/>
          <w:szCs w:val="24"/>
          <w:rtl/>
        </w:rPr>
        <w:t>אלה</w:t>
      </w:r>
      <w:r w:rsidRPr="002067DE">
        <w:rPr>
          <w:rFonts w:ascii="David" w:hAnsi="David" w:cs="David"/>
          <w:sz w:val="24"/>
          <w:szCs w:val="24"/>
          <w:rtl/>
        </w:rPr>
        <w:t xml:space="preserve"> </w:t>
      </w:r>
      <w:r w:rsidRPr="002067DE">
        <w:rPr>
          <w:rFonts w:ascii="David" w:hAnsi="David" w:cs="David" w:hint="eastAsia"/>
          <w:sz w:val="24"/>
          <w:szCs w:val="24"/>
          <w:rtl/>
        </w:rPr>
        <w:t>בוצעו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לשביעות</w:t>
      </w:r>
      <w:r w:rsidRPr="002067DE">
        <w:rPr>
          <w:rFonts w:ascii="David" w:hAnsi="David" w:cs="David"/>
          <w:sz w:val="24"/>
          <w:szCs w:val="24"/>
          <w:rtl/>
        </w:rPr>
        <w:t xml:space="preserve"> </w:t>
      </w:r>
      <w:r w:rsidRPr="002067DE">
        <w:rPr>
          <w:rFonts w:ascii="David" w:hAnsi="David" w:cs="David" w:hint="eastAsia"/>
          <w:sz w:val="24"/>
          <w:szCs w:val="24"/>
          <w:rtl/>
        </w:rPr>
        <w:t>רצון</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קודם</w:t>
      </w:r>
      <w:r w:rsidRPr="002067DE">
        <w:rPr>
          <w:rFonts w:ascii="David" w:hAnsi="David" w:cs="David"/>
          <w:sz w:val="24"/>
          <w:szCs w:val="24"/>
          <w:rtl/>
        </w:rPr>
        <w:t xml:space="preserve"> </w:t>
      </w:r>
      <w:r w:rsidRPr="002067DE">
        <w:rPr>
          <w:rFonts w:ascii="David" w:hAnsi="David" w:cs="David" w:hint="eastAsia"/>
          <w:sz w:val="24"/>
          <w:szCs w:val="24"/>
          <w:rtl/>
        </w:rPr>
        <w:t>למסירתה</w:t>
      </w:r>
      <w:r w:rsidRPr="002067DE">
        <w:rPr>
          <w:rFonts w:ascii="David" w:hAnsi="David" w:cs="David"/>
          <w:sz w:val="24"/>
          <w:szCs w:val="24"/>
          <w:rtl/>
        </w:rPr>
        <w:t xml:space="preserve"> </w:t>
      </w:r>
      <w:r w:rsidRPr="002067DE">
        <w:rPr>
          <w:rFonts w:ascii="David" w:hAnsi="David" w:cs="David" w:hint="eastAsia"/>
          <w:sz w:val="24"/>
          <w:szCs w:val="24"/>
          <w:rtl/>
        </w:rPr>
        <w:t>לרשות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נדרשו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לשם</w:t>
      </w:r>
      <w:r w:rsidRPr="002067DE">
        <w:rPr>
          <w:rFonts w:ascii="David" w:hAnsi="David" w:cs="David"/>
          <w:sz w:val="24"/>
          <w:szCs w:val="24"/>
          <w:rtl/>
        </w:rPr>
        <w:t xml:space="preserve"> </w:t>
      </w:r>
      <w:r w:rsidRPr="002067DE">
        <w:rPr>
          <w:rFonts w:ascii="David" w:hAnsi="David" w:cs="David" w:hint="eastAsia"/>
          <w:sz w:val="24"/>
          <w:szCs w:val="24"/>
          <w:rtl/>
        </w:rPr>
        <w:t>מסירתה</w:t>
      </w:r>
      <w:r w:rsidRPr="002067DE">
        <w:rPr>
          <w:rFonts w:ascii="David" w:hAnsi="David" w:cs="David"/>
          <w:sz w:val="24"/>
          <w:szCs w:val="24"/>
          <w:rtl/>
        </w:rPr>
        <w:t xml:space="preserve"> </w:t>
      </w:r>
      <w:r w:rsidRPr="002067DE">
        <w:rPr>
          <w:rFonts w:ascii="David" w:hAnsi="David" w:cs="David" w:hint="eastAsia"/>
          <w:sz w:val="24"/>
          <w:szCs w:val="24"/>
          <w:rtl/>
        </w:rPr>
        <w:t>לשימושו</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תיקונים</w:t>
      </w:r>
      <w:r w:rsidRPr="002067DE">
        <w:rPr>
          <w:rFonts w:ascii="David" w:hAnsi="David" w:cs="David"/>
          <w:sz w:val="24"/>
          <w:szCs w:val="24"/>
          <w:rtl/>
        </w:rPr>
        <w:t xml:space="preserve"> </w:t>
      </w:r>
      <w:r w:rsidRPr="002067DE">
        <w:rPr>
          <w:rFonts w:ascii="David" w:hAnsi="David" w:cs="David" w:hint="eastAsia"/>
          <w:sz w:val="24"/>
          <w:szCs w:val="24"/>
          <w:rtl/>
        </w:rPr>
        <w:t>הנובעים</w:t>
      </w:r>
      <w:r w:rsidRPr="002067DE">
        <w:rPr>
          <w:rFonts w:ascii="David" w:hAnsi="David" w:cs="David"/>
          <w:sz w:val="24"/>
          <w:szCs w:val="24"/>
          <w:rtl/>
        </w:rPr>
        <w:t xml:space="preserve"> </w:t>
      </w:r>
      <w:r w:rsidRPr="002067DE">
        <w:rPr>
          <w:rFonts w:ascii="David" w:hAnsi="David" w:cs="David" w:hint="eastAsia"/>
          <w:sz w:val="24"/>
          <w:szCs w:val="24"/>
          <w:rtl/>
        </w:rPr>
        <w:t>מבלאי</w:t>
      </w:r>
      <w:r w:rsidRPr="002067DE">
        <w:rPr>
          <w:rFonts w:ascii="David" w:hAnsi="David" w:cs="David"/>
          <w:sz w:val="24"/>
          <w:szCs w:val="24"/>
          <w:rtl/>
        </w:rPr>
        <w:t xml:space="preserve"> </w:t>
      </w:r>
      <w:r w:rsidRPr="002067DE">
        <w:rPr>
          <w:rFonts w:ascii="David" w:hAnsi="David" w:cs="David" w:hint="eastAsia"/>
          <w:sz w:val="24"/>
          <w:szCs w:val="24"/>
          <w:rtl/>
        </w:rPr>
        <w:t>סביר</w:t>
      </w:r>
      <w:r w:rsidRPr="002067DE">
        <w:rPr>
          <w:rFonts w:ascii="David" w:hAnsi="David" w:cs="David"/>
          <w:sz w:val="24"/>
          <w:szCs w:val="24"/>
          <w:rtl/>
        </w:rPr>
        <w:t xml:space="preserve"> </w:t>
      </w:r>
      <w:r w:rsidRPr="002067DE">
        <w:rPr>
          <w:rFonts w:ascii="David" w:hAnsi="David" w:cs="David" w:hint="eastAsia"/>
          <w:sz w:val="24"/>
          <w:szCs w:val="24"/>
          <w:rtl/>
        </w:rPr>
        <w:t>ואשר</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נגרמו</w:t>
      </w:r>
      <w:r w:rsidRPr="002067DE">
        <w:rPr>
          <w:rFonts w:ascii="David" w:hAnsi="David" w:cs="David"/>
          <w:sz w:val="24"/>
          <w:szCs w:val="24"/>
          <w:rtl/>
        </w:rPr>
        <w:t xml:space="preserve"> </w:t>
      </w:r>
      <w:r w:rsidRPr="002067DE">
        <w:rPr>
          <w:rFonts w:ascii="David" w:hAnsi="David" w:cs="David" w:hint="eastAsia"/>
          <w:sz w:val="24"/>
          <w:szCs w:val="24"/>
          <w:rtl/>
        </w:rPr>
        <w:t>בגין</w:t>
      </w:r>
      <w:r w:rsidRPr="002067DE">
        <w:rPr>
          <w:rFonts w:ascii="David" w:hAnsi="David" w:cs="David"/>
          <w:sz w:val="24"/>
          <w:szCs w:val="24"/>
          <w:rtl/>
        </w:rPr>
        <w:t xml:space="preserve"> </w:t>
      </w:r>
      <w:r w:rsidRPr="002067DE">
        <w:rPr>
          <w:rFonts w:ascii="David" w:hAnsi="David" w:cs="David" w:hint="eastAsia"/>
          <w:sz w:val="24"/>
          <w:szCs w:val="24"/>
          <w:rtl/>
        </w:rPr>
        <w:t>רשלנות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לקוחותיו</w:t>
      </w:r>
      <w:r w:rsidRPr="002067DE">
        <w:rPr>
          <w:rFonts w:ascii="David" w:hAnsi="David" w:cs="David"/>
          <w:sz w:val="24"/>
          <w:szCs w:val="24"/>
          <w:rtl/>
        </w:rPr>
        <w:t xml:space="preserve"> </w:t>
      </w:r>
      <w:r w:rsidRPr="002067DE">
        <w:rPr>
          <w:rFonts w:ascii="David" w:hAnsi="David" w:cs="David" w:hint="eastAsia"/>
          <w:sz w:val="24"/>
          <w:szCs w:val="24"/>
          <w:rtl/>
        </w:rPr>
        <w:t>ימומנו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w:t>
      </w:r>
    </w:p>
    <w:p w14:paraId="552AA963"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ימסור</w:t>
      </w:r>
      <w:r w:rsidRPr="002067DE">
        <w:rPr>
          <w:rFonts w:ascii="David" w:hAnsi="David" w:cs="David"/>
          <w:sz w:val="24"/>
          <w:szCs w:val="24"/>
          <w:rtl/>
        </w:rPr>
        <w:t xml:space="preserve"> </w:t>
      </w:r>
      <w:r w:rsidRPr="002067DE">
        <w:rPr>
          <w:rFonts w:ascii="David" w:hAnsi="David" w:cs="David" w:hint="eastAsia"/>
          <w:sz w:val="24"/>
          <w:szCs w:val="24"/>
          <w:rtl/>
        </w:rPr>
        <w:t>מפתחות</w:t>
      </w:r>
      <w:r w:rsidRPr="002067DE">
        <w:rPr>
          <w:rFonts w:ascii="David" w:hAnsi="David" w:cs="David"/>
          <w:sz w:val="24"/>
          <w:szCs w:val="24"/>
          <w:rtl/>
        </w:rPr>
        <w:t xml:space="preserve"> </w:t>
      </w:r>
      <w:r w:rsidRPr="002067DE">
        <w:rPr>
          <w:rFonts w:ascii="David" w:hAnsi="David" w:cs="David" w:hint="eastAsia"/>
          <w:sz w:val="24"/>
          <w:szCs w:val="24"/>
          <w:rtl/>
        </w:rPr>
        <w:t>לקומה</w:t>
      </w:r>
      <w:r w:rsidRPr="002067DE">
        <w:rPr>
          <w:rFonts w:ascii="David" w:hAnsi="David" w:cs="David"/>
          <w:sz w:val="24"/>
          <w:szCs w:val="24"/>
          <w:rtl/>
        </w:rPr>
        <w:t xml:space="preserve"> </w:t>
      </w:r>
      <w:r w:rsidRPr="002067DE">
        <w:rPr>
          <w:rFonts w:ascii="David" w:hAnsi="David" w:cs="David" w:hint="eastAsia"/>
          <w:sz w:val="24"/>
          <w:szCs w:val="24"/>
          <w:rtl/>
        </w:rPr>
        <w:t>ולדירות</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לשימוש</w:t>
      </w:r>
      <w:r w:rsidRPr="002067DE">
        <w:rPr>
          <w:rFonts w:ascii="David" w:hAnsi="David" w:cs="David"/>
          <w:sz w:val="24"/>
          <w:szCs w:val="24"/>
          <w:rtl/>
        </w:rPr>
        <w:t xml:space="preserve"> </w:t>
      </w:r>
      <w:r w:rsidRPr="002067DE">
        <w:rPr>
          <w:rFonts w:ascii="David" w:hAnsi="David" w:cs="David" w:hint="eastAsia"/>
          <w:sz w:val="24"/>
          <w:szCs w:val="24"/>
          <w:rtl/>
        </w:rPr>
        <w:t>נציג</w:t>
      </w:r>
      <w:r w:rsidRPr="002067DE">
        <w:rPr>
          <w:rFonts w:ascii="David" w:hAnsi="David" w:cs="David"/>
          <w:sz w:val="24"/>
          <w:szCs w:val="24"/>
          <w:rtl/>
        </w:rPr>
        <w:t xml:space="preserve"> </w:t>
      </w:r>
      <w:r w:rsidRPr="002067DE">
        <w:rPr>
          <w:rFonts w:ascii="David" w:hAnsi="David" w:cs="David" w:hint="eastAsia"/>
          <w:sz w:val="24"/>
          <w:szCs w:val="24"/>
          <w:rtl/>
        </w:rPr>
        <w:t>המכירות</w:t>
      </w:r>
      <w:r w:rsidRPr="002067DE">
        <w:rPr>
          <w:rFonts w:ascii="David" w:hAnsi="David" w:cs="David"/>
          <w:sz w:val="24"/>
          <w:szCs w:val="24"/>
          <w:rtl/>
        </w:rPr>
        <w:t xml:space="preserve"> </w:t>
      </w:r>
      <w:r w:rsidRPr="002067DE">
        <w:rPr>
          <w:rFonts w:ascii="David" w:hAnsi="David" w:cs="David" w:hint="eastAsia"/>
          <w:sz w:val="24"/>
          <w:szCs w:val="24"/>
          <w:rtl/>
        </w:rPr>
        <w:t>ולקוחות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לניקיונה</w:t>
      </w:r>
      <w:r w:rsidRPr="002067DE">
        <w:rPr>
          <w:rFonts w:ascii="David" w:hAnsi="David" w:cs="David"/>
          <w:sz w:val="24"/>
          <w:szCs w:val="24"/>
          <w:rtl/>
        </w:rPr>
        <w:t xml:space="preserve"> </w:t>
      </w:r>
      <w:r w:rsidRPr="002067DE">
        <w:rPr>
          <w:rFonts w:ascii="David" w:hAnsi="David" w:cs="David" w:hint="eastAsia"/>
          <w:sz w:val="24"/>
          <w:szCs w:val="24"/>
          <w:rtl/>
        </w:rPr>
        <w:t>השוטף</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הקומה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w:t>
      </w:r>
    </w:p>
    <w:p w14:paraId="60B12D9A"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להכניס</w:t>
      </w:r>
      <w:r w:rsidRPr="002067DE">
        <w:rPr>
          <w:rFonts w:ascii="David" w:hAnsi="David" w:cs="David"/>
          <w:sz w:val="24"/>
          <w:szCs w:val="24"/>
          <w:rtl/>
        </w:rPr>
        <w:t xml:space="preserve"> </w:t>
      </w:r>
      <w:r w:rsidRPr="002067DE">
        <w:rPr>
          <w:rFonts w:ascii="David" w:hAnsi="David" w:cs="David" w:hint="eastAsia"/>
          <w:sz w:val="24"/>
          <w:szCs w:val="24"/>
          <w:rtl/>
        </w:rPr>
        <w:t>סכום</w:t>
      </w:r>
      <w:r w:rsidRPr="002067DE">
        <w:rPr>
          <w:rFonts w:ascii="David" w:hAnsi="David" w:cs="David"/>
          <w:sz w:val="24"/>
          <w:szCs w:val="24"/>
          <w:rtl/>
        </w:rPr>
        <w:t xml:space="preserve"> </w:t>
      </w:r>
      <w:r w:rsidRPr="002067DE">
        <w:rPr>
          <w:rFonts w:ascii="David" w:hAnsi="David" w:cs="David" w:hint="eastAsia"/>
          <w:sz w:val="24"/>
          <w:szCs w:val="24"/>
          <w:rtl/>
        </w:rPr>
        <w:t>כספי</w:t>
      </w:r>
      <w:r w:rsidRPr="002067DE">
        <w:rPr>
          <w:rFonts w:ascii="David" w:hAnsi="David" w:cs="David"/>
          <w:sz w:val="24"/>
          <w:szCs w:val="24"/>
          <w:rtl/>
        </w:rPr>
        <w:t xml:space="preserve"> </w:t>
      </w:r>
      <w:r w:rsidRPr="002067DE">
        <w:rPr>
          <w:rFonts w:ascii="David" w:hAnsi="David" w:cs="David" w:hint="eastAsia"/>
          <w:sz w:val="24"/>
          <w:szCs w:val="24"/>
          <w:rtl/>
        </w:rPr>
        <w:t>כולל</w:t>
      </w:r>
      <w:r w:rsidRPr="002067DE">
        <w:rPr>
          <w:rFonts w:ascii="David" w:hAnsi="David" w:cs="David"/>
          <w:sz w:val="24"/>
          <w:szCs w:val="24"/>
          <w:rtl/>
        </w:rPr>
        <w:t xml:space="preserve"> </w:t>
      </w:r>
      <w:r w:rsidRPr="002067DE">
        <w:rPr>
          <w:rFonts w:ascii="David" w:hAnsi="David" w:cs="David" w:hint="eastAsia"/>
          <w:sz w:val="24"/>
          <w:szCs w:val="24"/>
          <w:rtl/>
        </w:rPr>
        <w:t>לדירה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(הכנסנו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בחוזה</w:t>
      </w:r>
      <w:r w:rsidRPr="002067DE">
        <w:rPr>
          <w:rFonts w:ascii="David" w:hAnsi="David" w:cs="David"/>
          <w:sz w:val="24"/>
          <w:szCs w:val="24"/>
          <w:rtl/>
        </w:rPr>
        <w:t xml:space="preserve"> </w:t>
      </w:r>
      <w:r w:rsidRPr="002067DE">
        <w:rPr>
          <w:rFonts w:ascii="David" w:hAnsi="David" w:cs="David" w:hint="eastAsia"/>
          <w:sz w:val="24"/>
          <w:szCs w:val="24"/>
          <w:rtl/>
        </w:rPr>
        <w:t>קבלן</w:t>
      </w:r>
      <w:r w:rsidRPr="002067DE">
        <w:rPr>
          <w:rFonts w:ascii="David" w:hAnsi="David" w:cs="David"/>
          <w:sz w:val="24"/>
          <w:szCs w:val="24"/>
          <w:rtl/>
        </w:rPr>
        <w:t xml:space="preserve"> </w:t>
      </w:r>
      <w:r w:rsidRPr="002067DE">
        <w:rPr>
          <w:rFonts w:ascii="David" w:hAnsi="David" w:cs="David" w:hint="eastAsia"/>
          <w:sz w:val="24"/>
          <w:szCs w:val="24"/>
          <w:rtl/>
        </w:rPr>
        <w:t>כללי</w:t>
      </w:r>
      <w:r w:rsidRPr="002067DE">
        <w:rPr>
          <w:rFonts w:ascii="David" w:hAnsi="David" w:cs="David"/>
          <w:sz w:val="24"/>
          <w:szCs w:val="24"/>
          <w:rtl/>
        </w:rPr>
        <w:t>)</w:t>
      </w:r>
    </w:p>
    <w:p w14:paraId="7AD001BF" w14:textId="77777777" w:rsidR="00EF4F1C" w:rsidRPr="002067DE"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אחריות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לנזקים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ולעבודות</w:t>
      </w:r>
    </w:p>
    <w:p w14:paraId="18DFE37E"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כמפורט</w:t>
      </w:r>
      <w:r w:rsidRPr="002067DE">
        <w:rPr>
          <w:rFonts w:ascii="David" w:hAnsi="David" w:cs="David"/>
          <w:i/>
          <w:sz w:val="24"/>
          <w:szCs w:val="24"/>
          <w:rtl/>
        </w:rPr>
        <w:t xml:space="preserve"> </w:t>
      </w:r>
      <w:r w:rsidRPr="002067DE">
        <w:rPr>
          <w:rFonts w:ascii="David" w:hAnsi="David" w:cs="David" w:hint="eastAsia"/>
          <w:i/>
          <w:sz w:val="24"/>
          <w:szCs w:val="24"/>
          <w:rtl/>
        </w:rPr>
        <w:t>להלן</w:t>
      </w:r>
      <w:r w:rsidRPr="002067DE">
        <w:rPr>
          <w:rFonts w:ascii="David" w:hAnsi="David" w:cs="David"/>
          <w:i/>
          <w:sz w:val="24"/>
          <w:szCs w:val="24"/>
          <w:rtl/>
        </w:rPr>
        <w:t xml:space="preserve">, </w:t>
      </w:r>
      <w:r w:rsidRPr="002067DE">
        <w:rPr>
          <w:rFonts w:ascii="David" w:hAnsi="David" w:cs="David" w:hint="eastAsia"/>
          <w:i/>
          <w:sz w:val="24"/>
          <w:szCs w:val="24"/>
          <w:rtl/>
        </w:rPr>
        <w:t>הנגרם</w:t>
      </w:r>
      <w:r w:rsidRPr="002067DE">
        <w:rPr>
          <w:rFonts w:ascii="David" w:hAnsi="David" w:cs="David"/>
          <w:i/>
          <w:sz w:val="24"/>
          <w:szCs w:val="24"/>
          <w:rtl/>
        </w:rPr>
        <w:t xml:space="preserve">, </w:t>
      </w:r>
      <w:r w:rsidRPr="002067DE">
        <w:rPr>
          <w:rFonts w:ascii="David" w:hAnsi="David" w:cs="David" w:hint="eastAsia"/>
          <w:i/>
          <w:sz w:val="24"/>
          <w:szCs w:val="24"/>
          <w:rtl/>
        </w:rPr>
        <w:t>במישרין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בעקיפין</w:t>
      </w:r>
      <w:r w:rsidRPr="002067DE">
        <w:rPr>
          <w:rFonts w:ascii="David" w:hAnsi="David" w:cs="David"/>
          <w:i/>
          <w:sz w:val="24"/>
          <w:szCs w:val="24"/>
          <w:rtl/>
        </w:rPr>
        <w:t xml:space="preserve">, </w:t>
      </w:r>
      <w:r w:rsidRPr="002067DE">
        <w:rPr>
          <w:rFonts w:ascii="David" w:hAnsi="David" w:cs="David" w:hint="eastAsia"/>
          <w:i/>
          <w:sz w:val="24"/>
          <w:szCs w:val="24"/>
          <w:rtl/>
        </w:rPr>
        <w:t>עקב</w:t>
      </w:r>
      <w:r w:rsidRPr="002067DE">
        <w:rPr>
          <w:rFonts w:ascii="David" w:hAnsi="David" w:cs="David"/>
          <w:i/>
          <w:sz w:val="24"/>
          <w:szCs w:val="24"/>
          <w:rtl/>
        </w:rPr>
        <w:t xml:space="preserve"> </w:t>
      </w:r>
      <w:r w:rsidRPr="002067DE">
        <w:rPr>
          <w:rFonts w:ascii="David" w:hAnsi="David" w:cs="David" w:hint="eastAsia"/>
          <w:i/>
          <w:sz w:val="24"/>
          <w:szCs w:val="24"/>
          <w:rtl/>
        </w:rPr>
        <w:t>ביצוע</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מעשה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מחדל</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עובדיו</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ועובדיהם</w:t>
      </w:r>
      <w:r w:rsidRPr="002067DE">
        <w:rPr>
          <w:rFonts w:ascii="David" w:hAnsi="David" w:cs="David"/>
          <w:i/>
          <w:sz w:val="24"/>
          <w:szCs w:val="24"/>
          <w:rtl/>
        </w:rPr>
        <w:t xml:space="preserve"> </w:t>
      </w:r>
      <w:r w:rsidRPr="002067DE">
        <w:rPr>
          <w:rFonts w:ascii="David" w:hAnsi="David" w:cs="David" w:hint="eastAsia"/>
          <w:i/>
          <w:sz w:val="24"/>
          <w:szCs w:val="24"/>
          <w:rtl/>
        </w:rPr>
        <w:t>וכל</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שנתון</w:t>
      </w:r>
      <w:r w:rsidRPr="002067DE">
        <w:rPr>
          <w:rFonts w:ascii="David" w:hAnsi="David" w:cs="David"/>
          <w:i/>
          <w:sz w:val="24"/>
          <w:szCs w:val="24"/>
          <w:rtl/>
        </w:rPr>
        <w:t xml:space="preserve"> </w:t>
      </w:r>
      <w:r w:rsidRPr="002067DE">
        <w:rPr>
          <w:rFonts w:ascii="David" w:hAnsi="David" w:cs="David" w:hint="eastAsia"/>
          <w:i/>
          <w:sz w:val="24"/>
          <w:szCs w:val="24"/>
          <w:rtl/>
        </w:rPr>
        <w:t>למרות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פועל</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הזמנתם</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ברשותם</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תוצאה</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אשר</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לכסותו</w:t>
      </w:r>
      <w:r w:rsidRPr="002067DE">
        <w:rPr>
          <w:rFonts w:ascii="David" w:hAnsi="David" w:cs="David"/>
          <w:i/>
          <w:sz w:val="24"/>
          <w:szCs w:val="24"/>
          <w:rtl/>
        </w:rPr>
        <w:t xml:space="preserve"> </w:t>
      </w:r>
      <w:r w:rsidRPr="002067DE">
        <w:rPr>
          <w:rFonts w:ascii="David" w:hAnsi="David" w:cs="David" w:hint="eastAsia"/>
          <w:i/>
          <w:sz w:val="24"/>
          <w:szCs w:val="24"/>
          <w:rtl/>
        </w:rPr>
        <w:t>בבטוח</w:t>
      </w:r>
      <w:r w:rsidRPr="002067DE">
        <w:rPr>
          <w:rFonts w:ascii="David" w:hAnsi="David" w:cs="David"/>
          <w:i/>
          <w:sz w:val="24"/>
          <w:szCs w:val="24"/>
          <w:rtl/>
        </w:rPr>
        <w:t xml:space="preserve"> </w:t>
      </w:r>
      <w:r w:rsidRPr="002067DE">
        <w:rPr>
          <w:rFonts w:ascii="David" w:hAnsi="David" w:cs="David" w:hint="eastAsia"/>
          <w:i/>
          <w:sz w:val="24"/>
          <w:szCs w:val="24"/>
          <w:rtl/>
        </w:rPr>
        <w:t>כמוגדר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16 </w:t>
      </w:r>
      <w:r w:rsidRPr="002067DE">
        <w:rPr>
          <w:rFonts w:ascii="David" w:hAnsi="David" w:cs="David" w:hint="eastAsia"/>
          <w:i/>
          <w:sz w:val="24"/>
          <w:szCs w:val="24"/>
          <w:rtl/>
        </w:rPr>
        <w:t>להלן</w:t>
      </w:r>
      <w:r w:rsidRPr="002067DE">
        <w:rPr>
          <w:rFonts w:ascii="David" w:hAnsi="David" w:cs="David"/>
          <w:i/>
          <w:sz w:val="24"/>
          <w:szCs w:val="24"/>
          <w:rtl/>
        </w:rPr>
        <w:t xml:space="preserve">. </w:t>
      </w:r>
      <w:r w:rsidRPr="002067DE">
        <w:rPr>
          <w:rFonts w:ascii="David" w:hAnsi="David" w:cs="David" w:hint="eastAsia"/>
          <w:i/>
          <w:sz w:val="24"/>
          <w:szCs w:val="24"/>
          <w:rtl/>
        </w:rPr>
        <w:t>ואלה</w:t>
      </w:r>
      <w:r w:rsidRPr="002067DE">
        <w:rPr>
          <w:rFonts w:ascii="David" w:hAnsi="David" w:cs="David"/>
          <w:i/>
          <w:sz w:val="24"/>
          <w:szCs w:val="24"/>
          <w:rtl/>
        </w:rPr>
        <w:t xml:space="preserve"> </w:t>
      </w:r>
      <w:r w:rsidRPr="002067DE">
        <w:rPr>
          <w:rFonts w:ascii="David" w:hAnsi="David" w:cs="David" w:hint="eastAsia"/>
          <w:i/>
          <w:sz w:val="24"/>
          <w:szCs w:val="24"/>
          <w:rtl/>
        </w:rPr>
        <w:t>הנזקים</w:t>
      </w:r>
      <w:r w:rsidRPr="002067DE">
        <w:rPr>
          <w:rFonts w:ascii="David" w:hAnsi="David" w:cs="David"/>
          <w:i/>
          <w:sz w:val="24"/>
          <w:szCs w:val="24"/>
          <w:rtl/>
        </w:rPr>
        <w:t>:</w:t>
      </w:r>
    </w:p>
    <w:p w14:paraId="602709DA"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גוף</w:t>
      </w:r>
      <w:r w:rsidRPr="002067DE">
        <w:rPr>
          <w:rFonts w:ascii="David" w:hAnsi="David" w:cs="David"/>
          <w:i/>
          <w:sz w:val="24"/>
          <w:szCs w:val="24"/>
          <w:rtl/>
        </w:rPr>
        <w:t xml:space="preserve"> (</w:t>
      </w:r>
      <w:r w:rsidRPr="002067DE">
        <w:rPr>
          <w:rFonts w:ascii="David" w:hAnsi="David" w:cs="David" w:hint="eastAsia"/>
          <w:i/>
          <w:sz w:val="24"/>
          <w:szCs w:val="24"/>
          <w:rtl/>
        </w:rPr>
        <w:t>כולל</w:t>
      </w:r>
      <w:r w:rsidRPr="002067DE">
        <w:rPr>
          <w:rFonts w:ascii="David" w:hAnsi="David" w:cs="David"/>
          <w:i/>
          <w:sz w:val="24"/>
          <w:szCs w:val="24"/>
          <w:rtl/>
        </w:rPr>
        <w:t xml:space="preserve"> - </w:t>
      </w:r>
      <w:r w:rsidRPr="002067DE">
        <w:rPr>
          <w:rFonts w:ascii="David" w:hAnsi="David" w:cs="David" w:hint="eastAsia"/>
          <w:i/>
          <w:sz w:val="24"/>
          <w:szCs w:val="24"/>
          <w:rtl/>
        </w:rPr>
        <w:t>מוות</w:t>
      </w:r>
      <w:r w:rsidRPr="002067DE">
        <w:rPr>
          <w:rFonts w:ascii="David" w:hAnsi="David" w:cs="David"/>
          <w:i/>
          <w:sz w:val="24"/>
          <w:szCs w:val="24"/>
          <w:rtl/>
        </w:rPr>
        <w:t xml:space="preserve">, </w:t>
      </w:r>
      <w:r w:rsidRPr="002067DE">
        <w:rPr>
          <w:rFonts w:ascii="David" w:hAnsi="David" w:cs="David" w:hint="eastAsia"/>
          <w:i/>
          <w:sz w:val="24"/>
          <w:szCs w:val="24"/>
          <w:rtl/>
        </w:rPr>
        <w:t>חבלה</w:t>
      </w:r>
      <w:r w:rsidRPr="002067DE">
        <w:rPr>
          <w:rFonts w:ascii="David" w:hAnsi="David" w:cs="David"/>
          <w:i/>
          <w:sz w:val="24"/>
          <w:szCs w:val="24"/>
          <w:rtl/>
        </w:rPr>
        <w:t xml:space="preserve">, </w:t>
      </w:r>
      <w:r w:rsidRPr="002067DE">
        <w:rPr>
          <w:rFonts w:ascii="David" w:hAnsi="David" w:cs="David" w:hint="eastAsia"/>
          <w:i/>
          <w:sz w:val="24"/>
          <w:szCs w:val="24"/>
          <w:rtl/>
        </w:rPr>
        <w:t>פגיעה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לקוי</w:t>
      </w:r>
      <w:r w:rsidRPr="002067DE">
        <w:rPr>
          <w:rFonts w:ascii="David" w:hAnsi="David" w:cs="David"/>
          <w:i/>
          <w:sz w:val="24"/>
          <w:szCs w:val="24"/>
          <w:rtl/>
        </w:rPr>
        <w:t xml:space="preserve"> </w:t>
      </w:r>
      <w:r w:rsidRPr="002067DE">
        <w:rPr>
          <w:rFonts w:ascii="David" w:hAnsi="David" w:cs="David" w:hint="eastAsia"/>
          <w:i/>
          <w:sz w:val="24"/>
          <w:szCs w:val="24"/>
          <w:rtl/>
        </w:rPr>
        <w:t>גופני</w:t>
      </w:r>
      <w:r w:rsidRPr="002067DE">
        <w:rPr>
          <w:rFonts w:ascii="David" w:hAnsi="David" w:cs="David"/>
          <w:i/>
          <w:sz w:val="24"/>
          <w:szCs w:val="24"/>
          <w:rtl/>
        </w:rPr>
        <w:t xml:space="preserve"> </w:t>
      </w:r>
      <w:r w:rsidRPr="002067DE">
        <w:rPr>
          <w:rFonts w:ascii="David" w:hAnsi="David" w:cs="David" w:hint="eastAsia"/>
          <w:i/>
          <w:sz w:val="24"/>
          <w:szCs w:val="24"/>
          <w:rtl/>
        </w:rPr>
        <w:t>נפשי</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שכלי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אדם</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ועובדיו</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קבלנים</w:t>
      </w:r>
      <w:r w:rsidRPr="002067DE">
        <w:rPr>
          <w:rFonts w:ascii="David" w:hAnsi="David" w:cs="David"/>
          <w:i/>
          <w:sz w:val="24"/>
          <w:szCs w:val="24"/>
          <w:rtl/>
        </w:rPr>
        <w:t xml:space="preserve"> </w:t>
      </w:r>
      <w:r w:rsidRPr="002067DE">
        <w:rPr>
          <w:rFonts w:ascii="David" w:hAnsi="David" w:cs="David" w:hint="eastAsia"/>
          <w:i/>
          <w:sz w:val="24"/>
          <w:szCs w:val="24"/>
          <w:rtl/>
        </w:rPr>
        <w:t>מיוחדים</w:t>
      </w:r>
      <w:r w:rsidRPr="002067DE">
        <w:rPr>
          <w:rFonts w:ascii="David" w:hAnsi="David" w:cs="David"/>
          <w:i/>
          <w:sz w:val="24"/>
          <w:szCs w:val="24"/>
          <w:rtl/>
        </w:rPr>
        <w:t xml:space="preserve"> </w:t>
      </w:r>
      <w:r w:rsidRPr="002067DE">
        <w:rPr>
          <w:rFonts w:ascii="David" w:hAnsi="David" w:cs="David" w:hint="eastAsia"/>
          <w:i/>
          <w:sz w:val="24"/>
          <w:szCs w:val="24"/>
          <w:rtl/>
        </w:rPr>
        <w:t>ואחרים</w:t>
      </w:r>
      <w:r w:rsidRPr="002067DE">
        <w:rPr>
          <w:rFonts w:ascii="David" w:hAnsi="David" w:cs="David"/>
          <w:i/>
          <w:sz w:val="24"/>
          <w:szCs w:val="24"/>
          <w:rtl/>
        </w:rPr>
        <w:t xml:space="preserve"> </w:t>
      </w:r>
      <w:r w:rsidRPr="002067DE">
        <w:rPr>
          <w:rFonts w:ascii="David" w:hAnsi="David" w:cs="David" w:hint="eastAsia"/>
          <w:i/>
          <w:sz w:val="24"/>
          <w:szCs w:val="24"/>
          <w:rtl/>
        </w:rPr>
        <w:t>ועובדיהם</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רוכשים</w:t>
      </w:r>
      <w:r w:rsidRPr="002067DE">
        <w:rPr>
          <w:rFonts w:ascii="David" w:hAnsi="David" w:cs="David"/>
          <w:i/>
          <w:sz w:val="24"/>
          <w:szCs w:val="24"/>
          <w:rtl/>
        </w:rPr>
        <w:t xml:space="preserve"> </w:t>
      </w:r>
      <w:r w:rsidRPr="002067DE">
        <w:rPr>
          <w:rFonts w:ascii="David" w:hAnsi="David" w:cs="David" w:hint="eastAsia"/>
          <w:i/>
          <w:sz w:val="24"/>
          <w:szCs w:val="24"/>
          <w:rtl/>
        </w:rPr>
        <w:t>ובכל</w:t>
      </w:r>
      <w:r w:rsidRPr="002067DE">
        <w:rPr>
          <w:rFonts w:ascii="David" w:hAnsi="David" w:cs="David"/>
          <w:i/>
          <w:sz w:val="24"/>
          <w:szCs w:val="24"/>
          <w:rtl/>
        </w:rPr>
        <w:t xml:space="preserve"> </w:t>
      </w:r>
      <w:r w:rsidRPr="002067DE">
        <w:rPr>
          <w:rFonts w:ascii="David" w:hAnsi="David" w:cs="David" w:hint="eastAsia"/>
          <w:i/>
          <w:sz w:val="24"/>
          <w:szCs w:val="24"/>
          <w:rtl/>
        </w:rPr>
        <w:t>זאת</w:t>
      </w:r>
      <w:r w:rsidRPr="002067DE">
        <w:rPr>
          <w:rFonts w:ascii="David" w:hAnsi="David" w:cs="David"/>
          <w:i/>
          <w:sz w:val="24"/>
          <w:szCs w:val="24"/>
          <w:rtl/>
        </w:rPr>
        <w:t xml:space="preserve"> </w:t>
      </w:r>
      <w:r w:rsidRPr="002067DE">
        <w:rPr>
          <w:rFonts w:ascii="David" w:hAnsi="David" w:cs="David" w:hint="eastAsia"/>
          <w:i/>
          <w:sz w:val="24"/>
          <w:szCs w:val="24"/>
          <w:rtl/>
        </w:rPr>
        <w:t>נציגי</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המקומית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מטעמם</w:t>
      </w:r>
      <w:r w:rsidRPr="002067DE">
        <w:rPr>
          <w:rFonts w:ascii="David" w:hAnsi="David" w:cs="David"/>
          <w:i/>
          <w:sz w:val="24"/>
          <w:szCs w:val="24"/>
          <w:rtl/>
        </w:rPr>
        <w:t>.</w:t>
      </w:r>
    </w:p>
    <w:p w14:paraId="54B1C90F"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אבדן</w:t>
      </w:r>
      <w:r w:rsidRPr="002067DE">
        <w:rPr>
          <w:rFonts w:ascii="David" w:hAnsi="David" w:cs="David"/>
          <w:i/>
          <w:sz w:val="24"/>
          <w:szCs w:val="24"/>
          <w:rtl/>
        </w:rPr>
        <w:t xml:space="preserve">, </w:t>
      </w:r>
      <w:r w:rsidRPr="002067DE">
        <w:rPr>
          <w:rFonts w:ascii="David" w:hAnsi="David" w:cs="David" w:hint="eastAsia"/>
          <w:i/>
          <w:sz w:val="24"/>
          <w:szCs w:val="24"/>
          <w:rtl/>
        </w:rPr>
        <w:t>פגיעה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לעבודות</w:t>
      </w:r>
      <w:r w:rsidRPr="002067DE">
        <w:rPr>
          <w:rFonts w:ascii="David" w:hAnsi="David" w:cs="David"/>
          <w:i/>
          <w:sz w:val="24"/>
          <w:szCs w:val="24"/>
          <w:rtl/>
        </w:rPr>
        <w:t xml:space="preserve">, </w:t>
      </w:r>
      <w:r w:rsidRPr="002067DE">
        <w:rPr>
          <w:rFonts w:ascii="David" w:hAnsi="David" w:cs="David" w:hint="eastAsia"/>
          <w:i/>
          <w:sz w:val="24"/>
          <w:szCs w:val="24"/>
          <w:rtl/>
        </w:rPr>
        <w:t>לחומרים</w:t>
      </w:r>
      <w:r w:rsidRPr="002067DE">
        <w:rPr>
          <w:rFonts w:ascii="David" w:hAnsi="David" w:cs="David"/>
          <w:i/>
          <w:sz w:val="24"/>
          <w:szCs w:val="24"/>
          <w:rtl/>
        </w:rPr>
        <w:t xml:space="preserve">, </w:t>
      </w:r>
      <w:r w:rsidRPr="002067DE">
        <w:rPr>
          <w:rFonts w:ascii="David" w:hAnsi="David" w:cs="David" w:hint="eastAsia"/>
          <w:i/>
          <w:sz w:val="24"/>
          <w:szCs w:val="24"/>
          <w:rtl/>
        </w:rPr>
        <w:t>לאמצעים</w:t>
      </w:r>
      <w:r w:rsidRPr="002067DE">
        <w:rPr>
          <w:rFonts w:ascii="David" w:hAnsi="David" w:cs="David"/>
          <w:i/>
          <w:sz w:val="24"/>
          <w:szCs w:val="24"/>
          <w:rtl/>
        </w:rPr>
        <w:t xml:space="preserve"> </w:t>
      </w:r>
      <w:r w:rsidRPr="002067DE">
        <w:rPr>
          <w:rFonts w:ascii="David" w:hAnsi="David" w:cs="David" w:hint="eastAsia"/>
          <w:i/>
          <w:sz w:val="24"/>
          <w:szCs w:val="24"/>
          <w:rtl/>
        </w:rPr>
        <w:t>ולכל</w:t>
      </w:r>
      <w:r w:rsidRPr="002067DE">
        <w:rPr>
          <w:rFonts w:ascii="David" w:hAnsi="David" w:cs="David"/>
          <w:i/>
          <w:sz w:val="24"/>
          <w:szCs w:val="24"/>
          <w:rtl/>
        </w:rPr>
        <w:t xml:space="preserve"> </w:t>
      </w:r>
      <w:r w:rsidRPr="002067DE">
        <w:rPr>
          <w:rFonts w:ascii="David" w:hAnsi="David" w:cs="David" w:hint="eastAsia"/>
          <w:i/>
          <w:sz w:val="24"/>
          <w:szCs w:val="24"/>
          <w:rtl/>
        </w:rPr>
        <w:t>רכוש</w:t>
      </w:r>
      <w:r w:rsidRPr="002067DE">
        <w:rPr>
          <w:rFonts w:ascii="David" w:hAnsi="David" w:cs="David"/>
          <w:i/>
          <w:sz w:val="24"/>
          <w:szCs w:val="24"/>
          <w:rtl/>
        </w:rPr>
        <w:t xml:space="preserve"> </w:t>
      </w:r>
      <w:r w:rsidRPr="002067DE">
        <w:rPr>
          <w:rFonts w:ascii="David" w:hAnsi="David" w:cs="David" w:hint="eastAsia"/>
          <w:i/>
          <w:sz w:val="24"/>
          <w:szCs w:val="24"/>
          <w:rtl/>
        </w:rPr>
        <w:t>איזה</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כולל</w:t>
      </w:r>
      <w:r w:rsidRPr="002067DE">
        <w:rPr>
          <w:rFonts w:ascii="David" w:hAnsi="David" w:cs="David"/>
          <w:i/>
          <w:sz w:val="24"/>
          <w:szCs w:val="24"/>
          <w:rtl/>
        </w:rPr>
        <w:t xml:space="preserve"> </w:t>
      </w:r>
      <w:r w:rsidRPr="002067DE">
        <w:rPr>
          <w:rFonts w:ascii="David" w:hAnsi="David" w:cs="David" w:hint="eastAsia"/>
          <w:i/>
          <w:sz w:val="24"/>
          <w:szCs w:val="24"/>
          <w:rtl/>
        </w:rPr>
        <w:t>רכושם</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אלה</w:t>
      </w:r>
      <w:r w:rsidRPr="002067DE">
        <w:rPr>
          <w:rFonts w:ascii="David" w:hAnsi="David" w:cs="David"/>
          <w:i/>
          <w:sz w:val="24"/>
          <w:szCs w:val="24"/>
          <w:rtl/>
        </w:rPr>
        <w:t xml:space="preserve"> </w:t>
      </w:r>
      <w:r w:rsidRPr="002067DE">
        <w:rPr>
          <w:rFonts w:ascii="David" w:hAnsi="David" w:cs="David" w:hint="eastAsia"/>
          <w:i/>
          <w:sz w:val="24"/>
          <w:szCs w:val="24"/>
          <w:rtl/>
        </w:rPr>
        <w:t>המפורטים</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15.1.1 </w:t>
      </w:r>
      <w:r w:rsidRPr="002067DE">
        <w:rPr>
          <w:rFonts w:ascii="David" w:hAnsi="David" w:cs="David" w:hint="eastAsia"/>
          <w:i/>
          <w:sz w:val="24"/>
          <w:szCs w:val="24"/>
          <w:rtl/>
        </w:rPr>
        <w:t>לעיל</w:t>
      </w:r>
      <w:r w:rsidRPr="002067DE">
        <w:rPr>
          <w:rFonts w:ascii="David" w:hAnsi="David" w:cs="David"/>
          <w:i/>
          <w:sz w:val="24"/>
          <w:szCs w:val="24"/>
          <w:rtl/>
        </w:rPr>
        <w:t>.</w:t>
      </w:r>
    </w:p>
    <w:p w14:paraId="437B2E9F"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הוראות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w:t>
      </w:r>
      <w:r w:rsidRPr="002067DE">
        <w:rPr>
          <w:rFonts w:ascii="David" w:hAnsi="David" w:cs="David" w:hint="eastAsia"/>
          <w:sz w:val="24"/>
          <w:szCs w:val="24"/>
          <w:rtl/>
        </w:rPr>
        <w:t>זה</w:t>
      </w:r>
      <w:r w:rsidRPr="002067DE">
        <w:rPr>
          <w:rFonts w:ascii="David" w:hAnsi="David" w:cs="David"/>
          <w:sz w:val="24"/>
          <w:szCs w:val="24"/>
          <w:rtl/>
        </w:rPr>
        <w:t xml:space="preserve"> </w:t>
      </w:r>
      <w:r w:rsidRPr="002067DE">
        <w:rPr>
          <w:rFonts w:ascii="David" w:hAnsi="David" w:cs="David" w:hint="eastAsia"/>
          <w:sz w:val="24"/>
          <w:szCs w:val="24"/>
          <w:rtl/>
        </w:rPr>
        <w:t>תחולנה</w:t>
      </w:r>
      <w:r w:rsidRPr="002067DE">
        <w:rPr>
          <w:rFonts w:ascii="David" w:hAnsi="David" w:cs="David"/>
          <w:sz w:val="24"/>
          <w:szCs w:val="24"/>
          <w:rtl/>
        </w:rPr>
        <w:t xml:space="preserve">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פגיעה</w:t>
      </w:r>
      <w:r w:rsidRPr="002067DE">
        <w:rPr>
          <w:rFonts w:ascii="David" w:hAnsi="David" w:cs="David"/>
          <w:sz w:val="24"/>
          <w:szCs w:val="24"/>
          <w:rtl/>
        </w:rPr>
        <w:t xml:space="preserve">, </w:t>
      </w:r>
      <w:r w:rsidRPr="002067DE">
        <w:rPr>
          <w:rFonts w:ascii="David" w:hAnsi="David" w:cs="David" w:hint="eastAsia"/>
          <w:sz w:val="24"/>
          <w:szCs w:val="24"/>
          <w:rtl/>
        </w:rPr>
        <w:t>אבדן</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נזק</w:t>
      </w:r>
      <w:r w:rsidRPr="002067DE">
        <w:rPr>
          <w:rFonts w:ascii="David" w:hAnsi="David" w:cs="David"/>
          <w:sz w:val="24"/>
          <w:szCs w:val="24"/>
          <w:rtl/>
        </w:rPr>
        <w:t xml:space="preserve"> </w:t>
      </w:r>
      <w:r w:rsidRPr="002067DE">
        <w:rPr>
          <w:rFonts w:ascii="David" w:hAnsi="David" w:cs="David" w:hint="eastAsia"/>
          <w:sz w:val="24"/>
          <w:szCs w:val="24"/>
          <w:rtl/>
        </w:rPr>
        <w:t>שיגרמו</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w:t>
      </w:r>
      <w:r w:rsidRPr="002067DE">
        <w:rPr>
          <w:rFonts w:ascii="David" w:hAnsi="David" w:cs="David" w:hint="eastAsia"/>
          <w:sz w:val="24"/>
          <w:szCs w:val="24"/>
          <w:rtl/>
        </w:rPr>
        <w:t>כדי</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עקב</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עבודות</w:t>
      </w:r>
      <w:r w:rsidRPr="002067DE">
        <w:rPr>
          <w:rFonts w:ascii="David" w:hAnsi="David" w:cs="David"/>
          <w:sz w:val="24"/>
          <w:szCs w:val="24"/>
          <w:rtl/>
        </w:rPr>
        <w:t xml:space="preserve"> </w:t>
      </w:r>
      <w:r w:rsidRPr="002067DE">
        <w:rPr>
          <w:rFonts w:ascii="David" w:hAnsi="David" w:cs="David" w:hint="eastAsia"/>
          <w:sz w:val="24"/>
          <w:szCs w:val="24"/>
          <w:rtl/>
        </w:rPr>
        <w:t>בדק</w:t>
      </w:r>
      <w:r w:rsidRPr="002067DE">
        <w:rPr>
          <w:rFonts w:ascii="David" w:hAnsi="David" w:cs="David"/>
          <w:sz w:val="24"/>
          <w:szCs w:val="24"/>
          <w:rtl/>
        </w:rPr>
        <w:t xml:space="preserve"> </w:t>
      </w:r>
      <w:r w:rsidRPr="002067DE">
        <w:rPr>
          <w:rFonts w:ascii="David" w:hAnsi="David" w:cs="David" w:hint="eastAsia"/>
          <w:sz w:val="24"/>
          <w:szCs w:val="24"/>
          <w:rtl/>
        </w:rPr>
        <w:t>בהתאם</w:t>
      </w:r>
      <w:r w:rsidRPr="002067DE">
        <w:rPr>
          <w:rFonts w:ascii="David" w:hAnsi="David" w:cs="David"/>
          <w:sz w:val="24"/>
          <w:szCs w:val="24"/>
          <w:rtl/>
        </w:rPr>
        <w:t xml:space="preserve"> </w:t>
      </w:r>
      <w:r w:rsidRPr="002067DE">
        <w:rPr>
          <w:rFonts w:ascii="David" w:hAnsi="David" w:cs="David" w:hint="eastAsia"/>
          <w:sz w:val="24"/>
          <w:szCs w:val="24"/>
          <w:rtl/>
        </w:rPr>
        <w:t>להוראות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28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האחריות</w:t>
      </w:r>
      <w:r w:rsidRPr="002067DE">
        <w:rPr>
          <w:rFonts w:ascii="David" w:hAnsi="David" w:cs="David"/>
          <w:sz w:val="24"/>
          <w:szCs w:val="24"/>
          <w:rtl/>
        </w:rPr>
        <w:t xml:space="preserve"> </w:t>
      </w:r>
      <w:r w:rsidRPr="002067DE">
        <w:rPr>
          <w:rFonts w:ascii="David" w:hAnsi="David" w:cs="David" w:hint="eastAsia"/>
          <w:sz w:val="24"/>
          <w:szCs w:val="24"/>
          <w:rtl/>
        </w:rPr>
        <w:t>דלעיל</w:t>
      </w:r>
      <w:r w:rsidRPr="002067DE">
        <w:rPr>
          <w:rFonts w:ascii="David" w:hAnsi="David" w:cs="David"/>
          <w:sz w:val="24"/>
          <w:szCs w:val="24"/>
          <w:rtl/>
        </w:rPr>
        <w:t xml:space="preserve"> </w:t>
      </w:r>
      <w:r w:rsidRPr="002067DE">
        <w:rPr>
          <w:rFonts w:ascii="David" w:hAnsi="David" w:cs="David" w:hint="eastAsia"/>
          <w:sz w:val="24"/>
          <w:szCs w:val="24"/>
          <w:rtl/>
        </w:rPr>
        <w:t>חלה</w:t>
      </w:r>
      <w:r w:rsidRPr="002067DE">
        <w:rPr>
          <w:rFonts w:ascii="David" w:hAnsi="David" w:cs="David"/>
          <w:sz w:val="24"/>
          <w:szCs w:val="24"/>
          <w:rtl/>
        </w:rPr>
        <w:t xml:space="preserve"> </w:t>
      </w:r>
      <w:r w:rsidRPr="002067DE">
        <w:rPr>
          <w:rFonts w:ascii="David" w:hAnsi="David" w:cs="David" w:hint="eastAsia"/>
          <w:sz w:val="24"/>
          <w:szCs w:val="24"/>
          <w:rtl/>
        </w:rPr>
        <w:t>בין</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הנזק</w:t>
      </w:r>
      <w:r w:rsidRPr="002067DE">
        <w:rPr>
          <w:rFonts w:ascii="David" w:hAnsi="David" w:cs="David"/>
          <w:sz w:val="24"/>
          <w:szCs w:val="24"/>
          <w:rtl/>
        </w:rPr>
        <w:t xml:space="preserve"> </w:t>
      </w:r>
      <w:r w:rsidRPr="002067DE">
        <w:rPr>
          <w:rFonts w:ascii="David" w:hAnsi="David" w:cs="David" w:hint="eastAsia"/>
          <w:sz w:val="24"/>
          <w:szCs w:val="24"/>
          <w:rtl/>
        </w:rPr>
        <w:t>אירע</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נתגלה</w:t>
      </w:r>
      <w:r w:rsidRPr="002067DE">
        <w:rPr>
          <w:rFonts w:ascii="David" w:hAnsi="David" w:cs="David"/>
          <w:sz w:val="24"/>
          <w:szCs w:val="24"/>
          <w:rtl/>
        </w:rPr>
        <w:t xml:space="preserve"> </w:t>
      </w:r>
      <w:r w:rsidRPr="002067DE">
        <w:rPr>
          <w:rFonts w:ascii="David" w:hAnsi="David" w:cs="David" w:hint="eastAsia"/>
          <w:sz w:val="24"/>
          <w:szCs w:val="24"/>
          <w:rtl/>
        </w:rPr>
        <w:t>בתקופת</w:t>
      </w:r>
      <w:r w:rsidRPr="002067DE">
        <w:rPr>
          <w:rFonts w:ascii="David" w:hAnsi="David" w:cs="David"/>
          <w:sz w:val="24"/>
          <w:szCs w:val="24"/>
          <w:rtl/>
        </w:rPr>
        <w:t xml:space="preserve"> </w:t>
      </w:r>
      <w:r w:rsidRPr="002067DE">
        <w:rPr>
          <w:rFonts w:ascii="David" w:hAnsi="David" w:cs="David" w:hint="eastAsia"/>
          <w:sz w:val="24"/>
          <w:szCs w:val="24"/>
          <w:rtl/>
        </w:rPr>
        <w:t>העבודות</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בתקופת</w:t>
      </w:r>
      <w:r w:rsidRPr="002067DE">
        <w:rPr>
          <w:rFonts w:ascii="David" w:hAnsi="David" w:cs="David"/>
          <w:sz w:val="24"/>
          <w:szCs w:val="24"/>
          <w:rtl/>
        </w:rPr>
        <w:t xml:space="preserve"> </w:t>
      </w:r>
      <w:r w:rsidRPr="002067DE">
        <w:rPr>
          <w:rFonts w:ascii="David" w:hAnsi="David" w:cs="David" w:hint="eastAsia"/>
          <w:sz w:val="24"/>
          <w:szCs w:val="24"/>
          <w:rtl/>
        </w:rPr>
        <w:t>הבדק</w:t>
      </w:r>
      <w:r w:rsidRPr="002067DE">
        <w:rPr>
          <w:rFonts w:ascii="David" w:hAnsi="David" w:cs="David"/>
          <w:sz w:val="24"/>
          <w:szCs w:val="24"/>
          <w:rtl/>
        </w:rPr>
        <w:t xml:space="preserve"> </w:t>
      </w:r>
      <w:r w:rsidRPr="002067DE">
        <w:rPr>
          <w:rFonts w:ascii="David" w:hAnsi="David" w:cs="David" w:hint="eastAsia"/>
          <w:sz w:val="24"/>
          <w:szCs w:val="24"/>
          <w:rtl/>
        </w:rPr>
        <w:t>ובין</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בכל</w:t>
      </w:r>
      <w:r w:rsidRPr="002067DE">
        <w:rPr>
          <w:rFonts w:ascii="David" w:hAnsi="David" w:cs="David"/>
          <w:sz w:val="24"/>
          <w:szCs w:val="24"/>
          <w:rtl/>
        </w:rPr>
        <w:t xml:space="preserve"> </w:t>
      </w:r>
      <w:r w:rsidRPr="002067DE">
        <w:rPr>
          <w:rFonts w:ascii="David" w:hAnsi="David" w:cs="David" w:hint="eastAsia"/>
          <w:sz w:val="24"/>
          <w:szCs w:val="24"/>
          <w:rtl/>
        </w:rPr>
        <w:t>זמן</w:t>
      </w:r>
      <w:r w:rsidRPr="002067DE">
        <w:rPr>
          <w:rFonts w:ascii="David" w:hAnsi="David" w:cs="David"/>
          <w:sz w:val="24"/>
          <w:szCs w:val="24"/>
          <w:rtl/>
        </w:rPr>
        <w:t xml:space="preserve"> </w:t>
      </w:r>
      <w:r w:rsidRPr="002067DE">
        <w:rPr>
          <w:rFonts w:ascii="David" w:hAnsi="David" w:cs="David" w:hint="eastAsia"/>
          <w:sz w:val="24"/>
          <w:szCs w:val="24"/>
          <w:rtl/>
        </w:rPr>
        <w:t>אחר</w:t>
      </w:r>
      <w:r w:rsidRPr="002067DE">
        <w:rPr>
          <w:rFonts w:ascii="David" w:hAnsi="David" w:cs="David"/>
          <w:sz w:val="24"/>
          <w:szCs w:val="24"/>
          <w:rtl/>
        </w:rPr>
        <w:t>.</w:t>
      </w:r>
    </w:p>
    <w:p w14:paraId="67B8725C" w14:textId="77777777" w:rsidR="00EF4F1C" w:rsidRPr="002067DE" w:rsidRDefault="00EF4F1C" w:rsidP="00A11D74">
      <w:pPr>
        <w:spacing w:after="0" w:afterAutospacing="0" w:line="240" w:lineRule="auto"/>
        <w:rPr>
          <w:rFonts w:ascii="David" w:hAnsi="David" w:cs="David"/>
          <w:sz w:val="24"/>
          <w:szCs w:val="24"/>
          <w:rtl/>
        </w:rPr>
      </w:pPr>
    </w:p>
    <w:p w14:paraId="2A082324"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לשפות</w:t>
      </w:r>
      <w:r w:rsidRPr="002067DE">
        <w:rPr>
          <w:rFonts w:ascii="David" w:hAnsi="David" w:cs="David"/>
          <w:i/>
          <w:sz w:val="24"/>
          <w:szCs w:val="24"/>
          <w:rtl/>
        </w:rPr>
        <w:t xml:space="preserve"> </w:t>
      </w:r>
      <w:r w:rsidRPr="002067DE">
        <w:rPr>
          <w:rFonts w:ascii="David" w:hAnsi="David" w:cs="David" w:hint="eastAsia"/>
          <w:i/>
          <w:sz w:val="24"/>
          <w:szCs w:val="24"/>
          <w:rtl/>
        </w:rPr>
        <w:t>ולפצות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בעד</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הפסד</w:t>
      </w:r>
      <w:r w:rsidRPr="002067DE">
        <w:rPr>
          <w:rFonts w:ascii="David" w:hAnsi="David" w:cs="David"/>
          <w:i/>
          <w:sz w:val="24"/>
          <w:szCs w:val="24"/>
          <w:rtl/>
        </w:rPr>
        <w:t xml:space="preserve">, </w:t>
      </w:r>
      <w:r w:rsidRPr="002067DE">
        <w:rPr>
          <w:rFonts w:ascii="David" w:hAnsi="David" w:cs="David" w:hint="eastAsia"/>
          <w:i/>
          <w:sz w:val="24"/>
          <w:szCs w:val="24"/>
          <w:rtl/>
        </w:rPr>
        <w:t>מניעת</w:t>
      </w:r>
      <w:r w:rsidRPr="002067DE">
        <w:rPr>
          <w:rFonts w:ascii="David" w:hAnsi="David" w:cs="David"/>
          <w:i/>
          <w:sz w:val="24"/>
          <w:szCs w:val="24"/>
          <w:rtl/>
        </w:rPr>
        <w:t xml:space="preserve"> </w:t>
      </w:r>
      <w:r w:rsidRPr="002067DE">
        <w:rPr>
          <w:rFonts w:ascii="David" w:hAnsi="David" w:cs="David" w:hint="eastAsia"/>
          <w:i/>
          <w:sz w:val="24"/>
          <w:szCs w:val="24"/>
          <w:rtl/>
        </w:rPr>
        <w:t>רווח</w:t>
      </w:r>
      <w:r w:rsidRPr="002067DE">
        <w:rPr>
          <w:rFonts w:ascii="David" w:hAnsi="David" w:cs="David"/>
          <w:i/>
          <w:sz w:val="24"/>
          <w:szCs w:val="24"/>
          <w:rtl/>
        </w:rPr>
        <w:t xml:space="preserve">, </w:t>
      </w:r>
      <w:r w:rsidRPr="002067DE">
        <w:rPr>
          <w:rFonts w:ascii="David" w:hAnsi="David" w:cs="David" w:hint="eastAsia"/>
          <w:i/>
          <w:sz w:val="24"/>
          <w:szCs w:val="24"/>
          <w:rtl/>
        </w:rPr>
        <w:t>אחריות</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דרישות</w:t>
      </w:r>
      <w:r w:rsidRPr="002067DE">
        <w:rPr>
          <w:rFonts w:ascii="David" w:hAnsi="David" w:cs="David"/>
          <w:i/>
          <w:sz w:val="24"/>
          <w:szCs w:val="24"/>
          <w:rtl/>
        </w:rPr>
        <w:t xml:space="preserve"> </w:t>
      </w:r>
      <w:r w:rsidRPr="002067DE">
        <w:rPr>
          <w:rFonts w:ascii="David" w:hAnsi="David" w:cs="David" w:hint="eastAsia"/>
          <w:i/>
          <w:sz w:val="24"/>
          <w:szCs w:val="24"/>
          <w:rtl/>
        </w:rPr>
        <w:t>תיקונים</w:t>
      </w:r>
      <w:r w:rsidRPr="002067DE">
        <w:rPr>
          <w:rFonts w:ascii="David" w:hAnsi="David" w:cs="David"/>
          <w:i/>
          <w:sz w:val="24"/>
          <w:szCs w:val="24"/>
          <w:rtl/>
        </w:rPr>
        <w:t xml:space="preserve"> </w:t>
      </w:r>
      <w:r w:rsidRPr="002067DE">
        <w:rPr>
          <w:rFonts w:ascii="David" w:hAnsi="David" w:cs="David" w:hint="eastAsia"/>
          <w:i/>
          <w:sz w:val="24"/>
          <w:szCs w:val="24"/>
          <w:rtl/>
        </w:rPr>
        <w:t>ודרישות</w:t>
      </w:r>
      <w:r w:rsidRPr="002067DE">
        <w:rPr>
          <w:rFonts w:ascii="David" w:hAnsi="David" w:cs="David"/>
          <w:i/>
          <w:sz w:val="24"/>
          <w:szCs w:val="24"/>
          <w:rtl/>
        </w:rPr>
        <w:t xml:space="preserve"> </w:t>
      </w:r>
      <w:r w:rsidRPr="002067DE">
        <w:rPr>
          <w:rFonts w:ascii="David" w:hAnsi="David" w:cs="David" w:hint="eastAsia"/>
          <w:i/>
          <w:sz w:val="24"/>
          <w:szCs w:val="24"/>
          <w:rtl/>
        </w:rPr>
        <w:t>כספיות</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הליכים</w:t>
      </w:r>
      <w:r w:rsidRPr="002067DE">
        <w:rPr>
          <w:rFonts w:ascii="David" w:hAnsi="David" w:cs="David"/>
          <w:i/>
          <w:sz w:val="24"/>
          <w:szCs w:val="24"/>
          <w:rtl/>
        </w:rPr>
        <w:t xml:space="preserve"> </w:t>
      </w:r>
      <w:r w:rsidRPr="002067DE">
        <w:rPr>
          <w:rFonts w:ascii="David" w:hAnsi="David" w:cs="David" w:hint="eastAsia"/>
          <w:i/>
          <w:sz w:val="24"/>
          <w:szCs w:val="24"/>
          <w:rtl/>
        </w:rPr>
        <w:t>משפטיים</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אותן</w:t>
      </w:r>
      <w:r w:rsidRPr="002067DE">
        <w:rPr>
          <w:rFonts w:ascii="David" w:hAnsi="David" w:cs="David"/>
          <w:i/>
          <w:sz w:val="24"/>
          <w:szCs w:val="24"/>
          <w:rtl/>
        </w:rPr>
        <w:t xml:space="preserve"> </w:t>
      </w:r>
      <w:r w:rsidRPr="002067DE">
        <w:rPr>
          <w:rFonts w:ascii="David" w:hAnsi="David" w:cs="David" w:hint="eastAsia"/>
          <w:i/>
          <w:sz w:val="24"/>
          <w:szCs w:val="24"/>
          <w:rtl/>
        </w:rPr>
        <w:t>פגיעות</w:t>
      </w:r>
      <w:r w:rsidRPr="002067DE">
        <w:rPr>
          <w:rFonts w:ascii="David" w:hAnsi="David" w:cs="David"/>
          <w:i/>
          <w:sz w:val="24"/>
          <w:szCs w:val="24"/>
          <w:rtl/>
        </w:rPr>
        <w:t xml:space="preserve">, </w:t>
      </w:r>
      <w:r w:rsidRPr="002067DE">
        <w:rPr>
          <w:rFonts w:ascii="David" w:hAnsi="David" w:cs="David" w:hint="eastAsia"/>
          <w:i/>
          <w:sz w:val="24"/>
          <w:szCs w:val="24"/>
          <w:rtl/>
        </w:rPr>
        <w:t>אובדן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להם</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ובלבד</w:t>
      </w:r>
      <w:r w:rsidRPr="002067DE">
        <w:rPr>
          <w:rFonts w:ascii="David" w:hAnsi="David" w:cs="David"/>
          <w:i/>
          <w:sz w:val="24"/>
          <w:szCs w:val="24"/>
          <w:rtl/>
        </w:rPr>
        <w:t xml:space="preserve"> </w:t>
      </w:r>
      <w:r w:rsidRPr="002067DE">
        <w:rPr>
          <w:rFonts w:ascii="David" w:hAnsi="David" w:cs="David" w:hint="eastAsia"/>
          <w:i/>
          <w:sz w:val="24"/>
          <w:szCs w:val="24"/>
          <w:rtl/>
        </w:rPr>
        <w:t>שהמזמין</w:t>
      </w:r>
      <w:r w:rsidRPr="002067DE">
        <w:rPr>
          <w:rFonts w:ascii="David" w:hAnsi="David" w:cs="David"/>
          <w:i/>
          <w:sz w:val="24"/>
          <w:szCs w:val="24"/>
          <w:rtl/>
        </w:rPr>
        <w:t xml:space="preserve"> </w:t>
      </w:r>
      <w:r w:rsidRPr="002067DE">
        <w:rPr>
          <w:rFonts w:ascii="David" w:hAnsi="David" w:cs="David" w:hint="eastAsia"/>
          <w:i/>
          <w:sz w:val="24"/>
          <w:szCs w:val="24"/>
          <w:rtl/>
        </w:rPr>
        <w:t>דיווח</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בהקדם</w:t>
      </w:r>
      <w:r w:rsidRPr="002067DE">
        <w:rPr>
          <w:rFonts w:ascii="David" w:hAnsi="David" w:cs="David"/>
          <w:i/>
          <w:sz w:val="24"/>
          <w:szCs w:val="24"/>
          <w:rtl/>
        </w:rPr>
        <w:t xml:space="preserve"> </w:t>
      </w:r>
      <w:r w:rsidRPr="002067DE">
        <w:rPr>
          <w:rFonts w:ascii="David" w:hAnsi="David" w:cs="David" w:hint="eastAsia"/>
          <w:i/>
          <w:sz w:val="24"/>
          <w:szCs w:val="24"/>
          <w:rtl/>
        </w:rPr>
        <w:t>האפשרי</w:t>
      </w:r>
      <w:r w:rsidRPr="002067DE">
        <w:rPr>
          <w:rFonts w:ascii="David" w:hAnsi="David" w:cs="David"/>
          <w:i/>
          <w:sz w:val="24"/>
          <w:szCs w:val="24"/>
          <w:rtl/>
        </w:rPr>
        <w:t xml:space="preserve"> </w:t>
      </w:r>
      <w:r w:rsidRPr="002067DE">
        <w:rPr>
          <w:rFonts w:ascii="David" w:hAnsi="David" w:cs="David" w:hint="eastAsia"/>
          <w:i/>
          <w:sz w:val="24"/>
          <w:szCs w:val="24"/>
          <w:rtl/>
        </w:rPr>
        <w:t>אודות</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הפסד</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ולא</w:t>
      </w:r>
      <w:r w:rsidRPr="002067DE">
        <w:rPr>
          <w:rFonts w:ascii="David" w:hAnsi="David" w:cs="David"/>
          <w:i/>
          <w:sz w:val="24"/>
          <w:szCs w:val="24"/>
          <w:rtl/>
        </w:rPr>
        <w:t xml:space="preserve"> </w:t>
      </w:r>
      <w:r w:rsidRPr="002067DE">
        <w:rPr>
          <w:rFonts w:ascii="David" w:hAnsi="David" w:cs="David" w:hint="eastAsia"/>
          <w:i/>
          <w:sz w:val="24"/>
          <w:szCs w:val="24"/>
          <w:rtl/>
        </w:rPr>
        <w:t>מנע</w:t>
      </w:r>
      <w:r w:rsidRPr="002067DE">
        <w:rPr>
          <w:rFonts w:ascii="David" w:hAnsi="David" w:cs="David"/>
          <w:i/>
          <w:sz w:val="24"/>
          <w:szCs w:val="24"/>
          <w:rtl/>
        </w:rPr>
        <w:t xml:space="preserve"> </w:t>
      </w:r>
      <w:r w:rsidRPr="002067DE">
        <w:rPr>
          <w:rFonts w:ascii="David" w:hAnsi="David" w:cs="David" w:hint="eastAsia"/>
          <w:i/>
          <w:sz w:val="24"/>
          <w:szCs w:val="24"/>
          <w:rtl/>
        </w:rPr>
        <w:t>מהקבלן</w:t>
      </w:r>
      <w:r w:rsidRPr="002067DE">
        <w:rPr>
          <w:rFonts w:ascii="David" w:hAnsi="David" w:cs="David"/>
          <w:i/>
          <w:sz w:val="24"/>
          <w:szCs w:val="24"/>
          <w:rtl/>
        </w:rPr>
        <w:t xml:space="preserve"> </w:t>
      </w:r>
      <w:r w:rsidRPr="002067DE">
        <w:rPr>
          <w:rFonts w:ascii="David" w:hAnsi="David" w:cs="David" w:hint="eastAsia"/>
          <w:i/>
          <w:sz w:val="24"/>
          <w:szCs w:val="24"/>
          <w:rtl/>
        </w:rPr>
        <w:t>הזדמנות</w:t>
      </w:r>
      <w:r w:rsidRPr="002067DE">
        <w:rPr>
          <w:rFonts w:ascii="David" w:hAnsi="David" w:cs="David"/>
          <w:i/>
          <w:sz w:val="24"/>
          <w:szCs w:val="24"/>
          <w:rtl/>
        </w:rPr>
        <w:t xml:space="preserve"> </w:t>
      </w:r>
      <w:r w:rsidRPr="002067DE">
        <w:rPr>
          <w:rFonts w:ascii="David" w:hAnsi="David" w:cs="David" w:hint="eastAsia"/>
          <w:i/>
          <w:sz w:val="24"/>
          <w:szCs w:val="24"/>
          <w:rtl/>
        </w:rPr>
        <w:t>לטפל</w:t>
      </w:r>
      <w:r w:rsidRPr="002067DE">
        <w:rPr>
          <w:rFonts w:ascii="David" w:hAnsi="David" w:cs="David"/>
          <w:i/>
          <w:sz w:val="24"/>
          <w:szCs w:val="24"/>
          <w:rtl/>
        </w:rPr>
        <w:t xml:space="preserve"> </w:t>
      </w:r>
      <w:r w:rsidRPr="002067DE">
        <w:rPr>
          <w:rFonts w:ascii="David" w:hAnsi="David" w:cs="David" w:hint="eastAsia"/>
          <w:i/>
          <w:sz w:val="24"/>
          <w:szCs w:val="24"/>
          <w:rtl/>
        </w:rPr>
        <w:t>בעניין</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15.3 </w:t>
      </w:r>
      <w:r w:rsidRPr="002067DE">
        <w:rPr>
          <w:rFonts w:ascii="David" w:hAnsi="David" w:cs="David" w:hint="eastAsia"/>
          <w:i/>
          <w:sz w:val="24"/>
          <w:szCs w:val="24"/>
          <w:rtl/>
        </w:rPr>
        <w:t>להסכם</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במידה</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2067DE">
        <w:rPr>
          <w:rFonts w:ascii="David" w:hAnsi="David" w:cs="David"/>
          <w:i/>
          <w:sz w:val="24"/>
          <w:szCs w:val="24"/>
          <w:rtl/>
        </w:rPr>
        <w:t xml:space="preserve"> </w:t>
      </w:r>
      <w:r w:rsidRPr="002067DE">
        <w:rPr>
          <w:rFonts w:ascii="David" w:hAnsi="David" w:cs="David" w:hint="eastAsia"/>
          <w:i/>
          <w:sz w:val="24"/>
          <w:szCs w:val="24"/>
          <w:rtl/>
        </w:rPr>
        <w:t>סבור</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קיים</w:t>
      </w:r>
      <w:r w:rsidRPr="002067DE">
        <w:rPr>
          <w:rFonts w:ascii="David" w:hAnsi="David" w:cs="David"/>
          <w:i/>
          <w:sz w:val="24"/>
          <w:szCs w:val="24"/>
          <w:rtl/>
        </w:rPr>
        <w:t xml:space="preserve"> </w:t>
      </w:r>
      <w:r w:rsidRPr="002067DE">
        <w:rPr>
          <w:rFonts w:ascii="David" w:hAnsi="David" w:cs="David" w:hint="eastAsia"/>
          <w:i/>
          <w:sz w:val="24"/>
          <w:szCs w:val="24"/>
          <w:rtl/>
        </w:rPr>
        <w:t>ניגוד</w:t>
      </w:r>
      <w:r w:rsidRPr="002067DE">
        <w:rPr>
          <w:rFonts w:ascii="David" w:hAnsi="David" w:cs="David"/>
          <w:i/>
          <w:sz w:val="24"/>
          <w:szCs w:val="24"/>
          <w:rtl/>
        </w:rPr>
        <w:t xml:space="preserve"> </w:t>
      </w:r>
      <w:r w:rsidRPr="002067DE">
        <w:rPr>
          <w:rFonts w:ascii="David" w:hAnsi="David" w:cs="David" w:hint="eastAsia"/>
          <w:i/>
          <w:sz w:val="24"/>
          <w:szCs w:val="24"/>
          <w:rtl/>
        </w:rPr>
        <w:t>עניינים</w:t>
      </w:r>
      <w:r w:rsidRPr="002067DE">
        <w:rPr>
          <w:rFonts w:ascii="David" w:hAnsi="David" w:cs="David"/>
          <w:i/>
          <w:sz w:val="24"/>
          <w:szCs w:val="24"/>
          <w:rtl/>
        </w:rPr>
        <w:t xml:space="preserve"> </w:t>
      </w:r>
      <w:r w:rsidRPr="002067DE">
        <w:rPr>
          <w:rFonts w:ascii="David" w:hAnsi="David" w:cs="David" w:hint="eastAsia"/>
          <w:i/>
          <w:sz w:val="24"/>
          <w:szCs w:val="24"/>
          <w:rtl/>
        </w:rPr>
        <w:t>בין</w:t>
      </w:r>
      <w:r w:rsidRPr="002067DE">
        <w:rPr>
          <w:rFonts w:ascii="David" w:hAnsi="David" w:cs="David"/>
          <w:i/>
          <w:sz w:val="24"/>
          <w:szCs w:val="24"/>
          <w:rtl/>
        </w:rPr>
        <w:t xml:space="preserve"> </w:t>
      </w:r>
      <w:r w:rsidRPr="002067DE">
        <w:rPr>
          <w:rFonts w:ascii="David" w:hAnsi="David" w:cs="David" w:hint="eastAsia"/>
          <w:i/>
          <w:sz w:val="24"/>
          <w:szCs w:val="24"/>
          <w:rtl/>
        </w:rPr>
        <w:t>ייצוג</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לייצוג</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ידאג</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הטיפול</w:t>
      </w:r>
      <w:r w:rsidRPr="002067DE">
        <w:rPr>
          <w:rFonts w:ascii="David" w:hAnsi="David" w:cs="David"/>
          <w:i/>
          <w:sz w:val="24"/>
          <w:szCs w:val="24"/>
          <w:rtl/>
        </w:rPr>
        <w:t xml:space="preserve"> </w:t>
      </w:r>
      <w:r w:rsidRPr="002067DE">
        <w:rPr>
          <w:rFonts w:ascii="David" w:hAnsi="David" w:cs="David" w:hint="eastAsia"/>
          <w:i/>
          <w:sz w:val="24"/>
          <w:szCs w:val="24"/>
          <w:rtl/>
        </w:rPr>
        <w:t>ייעשה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שני</w:t>
      </w:r>
      <w:r w:rsidRPr="002067DE">
        <w:rPr>
          <w:rFonts w:ascii="David" w:hAnsi="David" w:cs="David"/>
          <w:i/>
          <w:sz w:val="24"/>
          <w:szCs w:val="24"/>
          <w:rtl/>
        </w:rPr>
        <w:t xml:space="preserve"> </w:t>
      </w:r>
      <w:r w:rsidRPr="002067DE">
        <w:rPr>
          <w:rFonts w:ascii="David" w:hAnsi="David" w:cs="David" w:hint="eastAsia"/>
          <w:i/>
          <w:sz w:val="24"/>
          <w:szCs w:val="24"/>
          <w:rtl/>
        </w:rPr>
        <w:t>עו</w:t>
      </w:r>
      <w:r w:rsidRPr="002067DE">
        <w:rPr>
          <w:rFonts w:ascii="David" w:hAnsi="David" w:cs="David"/>
          <w:i/>
          <w:sz w:val="24"/>
          <w:szCs w:val="24"/>
          <w:rtl/>
        </w:rPr>
        <w:t>"</w:t>
      </w:r>
      <w:r w:rsidRPr="002067DE">
        <w:rPr>
          <w:rFonts w:ascii="David" w:hAnsi="David" w:cs="David" w:hint="eastAsia"/>
          <w:i/>
          <w:sz w:val="24"/>
          <w:szCs w:val="24"/>
          <w:rtl/>
        </w:rPr>
        <w:t>ד</w:t>
      </w:r>
      <w:r w:rsidRPr="002067DE">
        <w:rPr>
          <w:rFonts w:ascii="David" w:hAnsi="David" w:cs="David"/>
          <w:i/>
          <w:sz w:val="24"/>
          <w:szCs w:val="24"/>
          <w:rtl/>
        </w:rPr>
        <w:t xml:space="preserve"> </w:t>
      </w:r>
      <w:r w:rsidRPr="002067DE">
        <w:rPr>
          <w:rFonts w:ascii="David" w:hAnsi="David" w:cs="David" w:hint="eastAsia"/>
          <w:i/>
          <w:sz w:val="24"/>
          <w:szCs w:val="24"/>
          <w:rtl/>
        </w:rPr>
        <w:t>שונים</w:t>
      </w:r>
      <w:r w:rsidRPr="002067DE">
        <w:rPr>
          <w:rFonts w:ascii="David" w:hAnsi="David" w:cs="David"/>
          <w:i/>
          <w:sz w:val="24"/>
          <w:szCs w:val="24"/>
          <w:rtl/>
        </w:rPr>
        <w:t xml:space="preserve"> </w:t>
      </w:r>
      <w:r w:rsidRPr="002067DE">
        <w:rPr>
          <w:rFonts w:ascii="David" w:hAnsi="David" w:cs="David" w:hint="eastAsia"/>
          <w:i/>
          <w:sz w:val="24"/>
          <w:szCs w:val="24"/>
          <w:rtl/>
        </w:rPr>
        <w:t>ממשרדים</w:t>
      </w:r>
      <w:r w:rsidRPr="002067DE">
        <w:rPr>
          <w:rFonts w:ascii="David" w:hAnsi="David" w:cs="David"/>
          <w:i/>
          <w:sz w:val="24"/>
          <w:szCs w:val="24"/>
          <w:rtl/>
        </w:rPr>
        <w:t xml:space="preserve"> </w:t>
      </w:r>
      <w:r w:rsidRPr="002067DE">
        <w:rPr>
          <w:rFonts w:ascii="David" w:hAnsi="David" w:cs="David" w:hint="eastAsia"/>
          <w:i/>
          <w:sz w:val="24"/>
          <w:szCs w:val="24"/>
          <w:rtl/>
        </w:rPr>
        <w:t>נפרדים</w:t>
      </w:r>
      <w:r w:rsidRPr="002067DE">
        <w:rPr>
          <w:rFonts w:ascii="David" w:hAnsi="David" w:cs="David"/>
          <w:i/>
          <w:sz w:val="24"/>
          <w:szCs w:val="24"/>
          <w:rtl/>
        </w:rPr>
        <w:t xml:space="preserve">. </w:t>
      </w:r>
      <w:r w:rsidRPr="002067DE">
        <w:rPr>
          <w:rFonts w:ascii="David" w:hAnsi="David" w:cs="David" w:hint="eastAsia"/>
          <w:i/>
          <w:sz w:val="24"/>
          <w:szCs w:val="24"/>
          <w:rtl/>
        </w:rPr>
        <w:t>היה</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יעשה</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רשאי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לחזור</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טענה</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במלוא</w:t>
      </w:r>
      <w:r w:rsidRPr="002067DE">
        <w:rPr>
          <w:rFonts w:ascii="David" w:hAnsi="David" w:cs="David"/>
          <w:i/>
          <w:sz w:val="24"/>
          <w:szCs w:val="24"/>
          <w:rtl/>
        </w:rPr>
        <w:t xml:space="preserve"> </w:t>
      </w:r>
      <w:r w:rsidRPr="002067DE">
        <w:rPr>
          <w:rFonts w:ascii="David" w:hAnsi="David" w:cs="David" w:hint="eastAsia"/>
          <w:i/>
          <w:sz w:val="24"/>
          <w:szCs w:val="24"/>
          <w:rtl/>
        </w:rPr>
        <w:t>האחריות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התביעה</w:t>
      </w:r>
      <w:r w:rsidRPr="002067DE">
        <w:rPr>
          <w:rFonts w:ascii="David" w:hAnsi="David" w:cs="David"/>
          <w:i/>
          <w:sz w:val="24"/>
          <w:szCs w:val="24"/>
          <w:rtl/>
        </w:rPr>
        <w:t>.</w:t>
      </w:r>
    </w:p>
    <w:p w14:paraId="1538EF40"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לשפות</w:t>
      </w:r>
      <w:r w:rsidRPr="002067DE">
        <w:rPr>
          <w:rFonts w:ascii="David" w:hAnsi="David" w:cs="David"/>
          <w:sz w:val="24"/>
          <w:szCs w:val="24"/>
          <w:rtl/>
        </w:rPr>
        <w:t xml:space="preserve"> </w:t>
      </w:r>
      <w:r w:rsidRPr="002067DE">
        <w:rPr>
          <w:rFonts w:ascii="David" w:hAnsi="David" w:cs="David" w:hint="eastAsia"/>
          <w:sz w:val="24"/>
          <w:szCs w:val="24"/>
          <w:rtl/>
        </w:rPr>
        <w:t>ולפצות</w:t>
      </w:r>
      <w:r w:rsidRPr="002067DE">
        <w:rPr>
          <w:rFonts w:ascii="David" w:hAnsi="David" w:cs="David"/>
          <w:sz w:val="24"/>
          <w:szCs w:val="24"/>
          <w:rtl/>
        </w:rPr>
        <w:t xml:space="preserve"> </w:t>
      </w:r>
      <w:r w:rsidRPr="002067DE">
        <w:rPr>
          <w:rFonts w:ascii="David" w:hAnsi="David" w:cs="David" w:hint="eastAsia"/>
          <w:sz w:val="24"/>
          <w:szCs w:val="24"/>
          <w:rtl/>
        </w:rPr>
        <w:t>את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בעד</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הוצאה</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הפסד</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אובדן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נזק</w:t>
      </w:r>
      <w:r w:rsidRPr="002067DE">
        <w:rPr>
          <w:rFonts w:ascii="David" w:hAnsi="David" w:cs="David"/>
          <w:sz w:val="24"/>
          <w:szCs w:val="24"/>
          <w:rtl/>
        </w:rPr>
        <w:t xml:space="preserve"> </w:t>
      </w:r>
      <w:r w:rsidRPr="002067DE">
        <w:rPr>
          <w:rFonts w:ascii="David" w:hAnsi="David" w:cs="David" w:hint="eastAsia"/>
          <w:sz w:val="24"/>
          <w:szCs w:val="24"/>
          <w:rtl/>
        </w:rPr>
        <w:t>לתשתיות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מערכות</w:t>
      </w:r>
      <w:r w:rsidRPr="002067DE">
        <w:rPr>
          <w:rFonts w:ascii="David" w:hAnsi="David" w:cs="David"/>
          <w:sz w:val="24"/>
          <w:szCs w:val="24"/>
          <w:rtl/>
        </w:rPr>
        <w:t xml:space="preserve"> </w:t>
      </w:r>
      <w:r w:rsidRPr="002067DE">
        <w:rPr>
          <w:rFonts w:ascii="David" w:hAnsi="David" w:cs="David" w:hint="eastAsia"/>
          <w:sz w:val="24"/>
          <w:szCs w:val="24"/>
          <w:rtl/>
        </w:rPr>
        <w:t>ציבוריות</w:t>
      </w:r>
      <w:r w:rsidRPr="002067DE">
        <w:rPr>
          <w:rFonts w:ascii="David" w:hAnsi="David" w:cs="David"/>
          <w:sz w:val="24"/>
          <w:szCs w:val="24"/>
          <w:rtl/>
        </w:rPr>
        <w:t>/</w:t>
      </w:r>
      <w:r w:rsidRPr="002067DE">
        <w:rPr>
          <w:rFonts w:ascii="David" w:hAnsi="David" w:cs="David" w:hint="eastAsia"/>
          <w:sz w:val="24"/>
          <w:szCs w:val="24"/>
          <w:rtl/>
        </w:rPr>
        <w:t>עירוניות</w:t>
      </w:r>
      <w:r w:rsidRPr="002067DE">
        <w:rPr>
          <w:rFonts w:ascii="David" w:hAnsi="David" w:cs="David"/>
          <w:sz w:val="24"/>
          <w:szCs w:val="24"/>
          <w:rtl/>
        </w:rPr>
        <w:t xml:space="preserve"> </w:t>
      </w:r>
      <w:r w:rsidRPr="002067DE">
        <w:rPr>
          <w:rFonts w:ascii="David" w:hAnsi="David" w:cs="David" w:hint="eastAsia"/>
          <w:sz w:val="24"/>
          <w:szCs w:val="24"/>
          <w:rtl/>
        </w:rPr>
        <w:t>אשר</w:t>
      </w:r>
      <w:r w:rsidRPr="002067DE">
        <w:rPr>
          <w:rFonts w:ascii="David" w:hAnsi="David" w:cs="David"/>
          <w:sz w:val="24"/>
          <w:szCs w:val="24"/>
          <w:rtl/>
        </w:rPr>
        <w:t xml:space="preserve"> </w:t>
      </w:r>
      <w:r w:rsidRPr="002067DE">
        <w:rPr>
          <w:rFonts w:ascii="David" w:hAnsi="David" w:cs="David" w:hint="eastAsia"/>
          <w:sz w:val="24"/>
          <w:szCs w:val="24"/>
          <w:rtl/>
        </w:rPr>
        <w:t>הפיצוי</w:t>
      </w:r>
      <w:r w:rsidRPr="002067DE">
        <w:rPr>
          <w:rFonts w:ascii="David" w:hAnsi="David" w:cs="David"/>
          <w:sz w:val="24"/>
          <w:szCs w:val="24"/>
          <w:rtl/>
        </w:rPr>
        <w:t xml:space="preserve"> </w:t>
      </w:r>
      <w:r w:rsidRPr="002067DE">
        <w:rPr>
          <w:rFonts w:ascii="David" w:hAnsi="David" w:cs="David" w:hint="eastAsia"/>
          <w:sz w:val="24"/>
          <w:szCs w:val="24"/>
          <w:rtl/>
        </w:rPr>
        <w:t>בגין</w:t>
      </w:r>
      <w:r w:rsidRPr="002067DE">
        <w:rPr>
          <w:rFonts w:ascii="David" w:hAnsi="David" w:cs="David"/>
          <w:sz w:val="24"/>
          <w:szCs w:val="24"/>
          <w:rtl/>
        </w:rPr>
        <w:t xml:space="preserve"> </w:t>
      </w:r>
      <w:r w:rsidRPr="002067DE">
        <w:rPr>
          <w:rFonts w:ascii="David" w:hAnsi="David" w:cs="David" w:hint="eastAsia"/>
          <w:sz w:val="24"/>
          <w:szCs w:val="24"/>
          <w:rtl/>
        </w:rPr>
        <w:t>גרימתם</w:t>
      </w:r>
      <w:r w:rsidRPr="002067DE">
        <w:rPr>
          <w:rFonts w:ascii="David" w:hAnsi="David" w:cs="David"/>
          <w:sz w:val="24"/>
          <w:szCs w:val="24"/>
          <w:rtl/>
        </w:rPr>
        <w:t xml:space="preserve"> </w:t>
      </w:r>
      <w:r w:rsidRPr="002067DE">
        <w:rPr>
          <w:rFonts w:ascii="David" w:hAnsi="David" w:cs="David" w:hint="eastAsia"/>
          <w:sz w:val="24"/>
          <w:szCs w:val="24"/>
          <w:rtl/>
        </w:rPr>
        <w:t>יידרש</w:t>
      </w:r>
      <w:r w:rsidRPr="002067DE">
        <w:rPr>
          <w:rFonts w:ascii="David" w:hAnsi="David" w:cs="David"/>
          <w:sz w:val="24"/>
          <w:szCs w:val="24"/>
          <w:rtl/>
        </w:rPr>
        <w:t xml:space="preserve"> </w:t>
      </w:r>
      <w:r w:rsidRPr="002067DE">
        <w:rPr>
          <w:rFonts w:ascii="David" w:hAnsi="David" w:cs="David" w:hint="eastAsia"/>
          <w:sz w:val="24"/>
          <w:szCs w:val="24"/>
          <w:rtl/>
        </w:rPr>
        <w:t>מהמזמין</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הרשות</w:t>
      </w:r>
      <w:r w:rsidRPr="002067DE">
        <w:rPr>
          <w:rFonts w:ascii="David" w:hAnsi="David" w:cs="David"/>
          <w:sz w:val="24"/>
          <w:szCs w:val="24"/>
          <w:rtl/>
        </w:rPr>
        <w:t xml:space="preserve"> </w:t>
      </w:r>
      <w:r w:rsidRPr="002067DE">
        <w:rPr>
          <w:rFonts w:ascii="David" w:hAnsi="David" w:cs="David" w:hint="eastAsia"/>
          <w:sz w:val="24"/>
          <w:szCs w:val="24"/>
          <w:rtl/>
        </w:rPr>
        <w:t>המקומית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מי</w:t>
      </w:r>
      <w:r w:rsidRPr="002067DE">
        <w:rPr>
          <w:rFonts w:ascii="David" w:hAnsi="David" w:cs="David"/>
          <w:sz w:val="24"/>
          <w:szCs w:val="24"/>
          <w:rtl/>
        </w:rPr>
        <w:t xml:space="preserve"> </w:t>
      </w:r>
      <w:r w:rsidRPr="002067DE">
        <w:rPr>
          <w:rFonts w:ascii="David" w:hAnsi="David" w:cs="David" w:hint="eastAsia"/>
          <w:sz w:val="24"/>
          <w:szCs w:val="24"/>
          <w:rtl/>
        </w:rPr>
        <w:t>מטעמה</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פי</w:t>
      </w:r>
      <w:r w:rsidRPr="002067DE">
        <w:rPr>
          <w:rFonts w:ascii="David" w:hAnsi="David" w:cs="David"/>
          <w:sz w:val="24"/>
          <w:szCs w:val="24"/>
          <w:rtl/>
        </w:rPr>
        <w:t xml:space="preserve"> </w:t>
      </w:r>
      <w:r w:rsidRPr="002067DE">
        <w:rPr>
          <w:rFonts w:ascii="David" w:hAnsi="David" w:cs="David" w:hint="eastAsia"/>
          <w:sz w:val="24"/>
          <w:szCs w:val="24"/>
          <w:rtl/>
        </w:rPr>
        <w:t>ההוצאה</w:t>
      </w:r>
      <w:r w:rsidRPr="002067DE">
        <w:rPr>
          <w:rFonts w:ascii="David" w:hAnsi="David" w:cs="David"/>
          <w:sz w:val="24"/>
          <w:szCs w:val="24"/>
          <w:rtl/>
        </w:rPr>
        <w:t xml:space="preserve"> </w:t>
      </w:r>
      <w:r w:rsidRPr="002067DE">
        <w:rPr>
          <w:rFonts w:ascii="David" w:hAnsi="David" w:cs="David" w:hint="eastAsia"/>
          <w:sz w:val="24"/>
          <w:szCs w:val="24"/>
          <w:rtl/>
        </w:rPr>
        <w:t>שנגרמה</w:t>
      </w:r>
      <w:r w:rsidRPr="002067DE">
        <w:rPr>
          <w:rFonts w:ascii="David" w:hAnsi="David" w:cs="David"/>
          <w:sz w:val="24"/>
          <w:szCs w:val="24"/>
          <w:rtl/>
        </w:rPr>
        <w:t xml:space="preserve">  </w:t>
      </w:r>
      <w:r w:rsidRPr="002067DE">
        <w:rPr>
          <w:rFonts w:ascii="David" w:hAnsi="David" w:cs="David" w:hint="eastAsia"/>
          <w:sz w:val="24"/>
          <w:szCs w:val="24"/>
          <w:rtl/>
        </w:rPr>
        <w:t>בפועל</w:t>
      </w:r>
      <w:r w:rsidRPr="002067DE">
        <w:rPr>
          <w:rFonts w:ascii="David" w:hAnsi="David" w:cs="David"/>
          <w:sz w:val="24"/>
          <w:szCs w:val="24"/>
          <w:rtl/>
        </w:rPr>
        <w:t xml:space="preserve">. </w:t>
      </w:r>
      <w:r w:rsidRPr="002067DE">
        <w:rPr>
          <w:rFonts w:ascii="David" w:hAnsi="David" w:cs="David" w:hint="eastAsia"/>
          <w:sz w:val="24"/>
          <w:szCs w:val="24"/>
          <w:rtl/>
        </w:rPr>
        <w:t>זאת</w:t>
      </w:r>
      <w:r w:rsidRPr="002067DE">
        <w:rPr>
          <w:rFonts w:ascii="David" w:hAnsi="David" w:cs="David"/>
          <w:sz w:val="24"/>
          <w:szCs w:val="24"/>
          <w:rtl/>
        </w:rPr>
        <w:t xml:space="preserve"> </w:t>
      </w:r>
      <w:r w:rsidRPr="002067DE">
        <w:rPr>
          <w:rFonts w:ascii="David" w:hAnsi="David" w:cs="David" w:hint="eastAsia"/>
          <w:sz w:val="24"/>
          <w:szCs w:val="24"/>
          <w:rtl/>
        </w:rPr>
        <w:t>בכפיפה</w:t>
      </w:r>
      <w:r w:rsidRPr="002067DE">
        <w:rPr>
          <w:rFonts w:ascii="David" w:hAnsi="David" w:cs="David"/>
          <w:sz w:val="24"/>
          <w:szCs w:val="24"/>
          <w:rtl/>
        </w:rPr>
        <w:t xml:space="preserve"> </w:t>
      </w:r>
      <w:r w:rsidRPr="002067DE">
        <w:rPr>
          <w:rFonts w:ascii="David" w:hAnsi="David" w:cs="David" w:hint="eastAsia"/>
          <w:sz w:val="24"/>
          <w:szCs w:val="24"/>
          <w:rtl/>
        </w:rPr>
        <w:t>לקביעת</w:t>
      </w:r>
      <w:r w:rsidRPr="002067DE">
        <w:rPr>
          <w:rFonts w:ascii="David" w:hAnsi="David" w:cs="David"/>
          <w:sz w:val="24"/>
          <w:szCs w:val="24"/>
          <w:rtl/>
        </w:rPr>
        <w:t xml:space="preserve"> </w:t>
      </w:r>
      <w:r w:rsidRPr="002067DE">
        <w:rPr>
          <w:rFonts w:ascii="David" w:hAnsi="David" w:cs="David" w:hint="eastAsia"/>
          <w:sz w:val="24"/>
          <w:szCs w:val="24"/>
          <w:rtl/>
        </w:rPr>
        <w:t>המפקח</w:t>
      </w:r>
      <w:r w:rsidRPr="002067DE">
        <w:rPr>
          <w:rFonts w:ascii="David" w:hAnsi="David" w:cs="David"/>
          <w:sz w:val="24"/>
          <w:szCs w:val="24"/>
          <w:rtl/>
        </w:rPr>
        <w:t xml:space="preserve"> </w:t>
      </w:r>
      <w:r w:rsidRPr="002067DE">
        <w:rPr>
          <w:rFonts w:ascii="David" w:hAnsi="David" w:cs="David" w:hint="eastAsia"/>
          <w:sz w:val="24"/>
          <w:szCs w:val="24"/>
          <w:rtl/>
        </w:rPr>
        <w:t>כי</w:t>
      </w:r>
      <w:r w:rsidRPr="002067DE">
        <w:rPr>
          <w:rFonts w:ascii="David" w:hAnsi="David" w:cs="David"/>
          <w:sz w:val="24"/>
          <w:szCs w:val="24"/>
          <w:rtl/>
        </w:rPr>
        <w:t xml:space="preserve"> </w:t>
      </w:r>
      <w:r w:rsidRPr="002067DE">
        <w:rPr>
          <w:rFonts w:ascii="David" w:hAnsi="David" w:cs="David" w:hint="eastAsia"/>
          <w:sz w:val="24"/>
          <w:szCs w:val="24"/>
          <w:rtl/>
        </w:rPr>
        <w:t>שוכנע</w:t>
      </w:r>
      <w:r w:rsidRPr="002067DE">
        <w:rPr>
          <w:rFonts w:ascii="David" w:hAnsi="David" w:cs="David"/>
          <w:sz w:val="24"/>
          <w:szCs w:val="24"/>
          <w:rtl/>
        </w:rPr>
        <w:t xml:space="preserve"> </w:t>
      </w:r>
      <w:r w:rsidRPr="002067DE">
        <w:rPr>
          <w:rFonts w:ascii="David" w:hAnsi="David" w:cs="David" w:hint="eastAsia"/>
          <w:sz w:val="24"/>
          <w:szCs w:val="24"/>
          <w:rtl/>
        </w:rPr>
        <w:t>בנסיבות</w:t>
      </w:r>
      <w:r w:rsidRPr="002067DE">
        <w:rPr>
          <w:rFonts w:ascii="David" w:hAnsi="David" w:cs="David"/>
          <w:sz w:val="24"/>
          <w:szCs w:val="24"/>
          <w:rtl/>
        </w:rPr>
        <w:t xml:space="preserve"> </w:t>
      </w:r>
      <w:r w:rsidRPr="002067DE">
        <w:rPr>
          <w:rFonts w:ascii="David" w:hAnsi="David" w:cs="David" w:hint="eastAsia"/>
          <w:sz w:val="24"/>
          <w:szCs w:val="24"/>
          <w:rtl/>
        </w:rPr>
        <w:t>העניין</w:t>
      </w:r>
      <w:r w:rsidRPr="002067DE">
        <w:rPr>
          <w:rFonts w:ascii="David" w:hAnsi="David" w:cs="David"/>
          <w:sz w:val="24"/>
          <w:szCs w:val="24"/>
          <w:rtl/>
        </w:rPr>
        <w:t xml:space="preserve">, </w:t>
      </w:r>
      <w:r w:rsidRPr="002067DE">
        <w:rPr>
          <w:rFonts w:ascii="David" w:hAnsi="David" w:cs="David" w:hint="eastAsia"/>
          <w:sz w:val="24"/>
          <w:szCs w:val="24"/>
          <w:rtl/>
        </w:rPr>
        <w:t>שהקבלן</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 xml:space="preserve"> </w:t>
      </w:r>
      <w:r w:rsidRPr="002067DE">
        <w:rPr>
          <w:rFonts w:ascii="David" w:hAnsi="David" w:cs="David" w:hint="eastAsia"/>
          <w:sz w:val="24"/>
          <w:szCs w:val="24"/>
          <w:rtl/>
        </w:rPr>
        <w:t>בסעיף</w:t>
      </w:r>
      <w:r w:rsidRPr="002067DE">
        <w:rPr>
          <w:rFonts w:ascii="David" w:hAnsi="David" w:cs="David"/>
          <w:sz w:val="24"/>
          <w:szCs w:val="24"/>
          <w:rtl/>
        </w:rPr>
        <w:t xml:space="preserve"> 15.1 </w:t>
      </w:r>
      <w:r w:rsidRPr="002067DE">
        <w:rPr>
          <w:rFonts w:ascii="David" w:hAnsi="David" w:cs="David" w:hint="eastAsia"/>
          <w:sz w:val="24"/>
          <w:szCs w:val="24"/>
          <w:rtl/>
        </w:rPr>
        <w:t>לגרימת</w:t>
      </w:r>
      <w:r w:rsidRPr="002067DE">
        <w:rPr>
          <w:rFonts w:ascii="David" w:hAnsi="David" w:cs="David"/>
          <w:sz w:val="24"/>
          <w:szCs w:val="24"/>
          <w:rtl/>
        </w:rPr>
        <w:t xml:space="preserve"> </w:t>
      </w:r>
      <w:r w:rsidRPr="002067DE">
        <w:rPr>
          <w:rFonts w:ascii="David" w:hAnsi="David" w:cs="David" w:hint="eastAsia"/>
          <w:sz w:val="24"/>
          <w:szCs w:val="24"/>
          <w:rtl/>
        </w:rPr>
        <w:t>ההוצאה</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ההפסד</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האובדן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הנזק</w:t>
      </w:r>
      <w:r w:rsidRPr="002067DE">
        <w:rPr>
          <w:rFonts w:ascii="David" w:hAnsi="David" w:cs="David"/>
          <w:sz w:val="24"/>
          <w:szCs w:val="24"/>
          <w:rtl/>
        </w:rPr>
        <w:t xml:space="preserve"> </w:t>
      </w:r>
      <w:r w:rsidRPr="002067DE">
        <w:rPr>
          <w:rFonts w:ascii="David" w:hAnsi="David" w:cs="David" w:hint="eastAsia"/>
          <w:sz w:val="24"/>
          <w:szCs w:val="24"/>
          <w:rtl/>
        </w:rPr>
        <w:t>דנן</w:t>
      </w:r>
      <w:r w:rsidRPr="002067DE">
        <w:rPr>
          <w:rFonts w:ascii="David" w:hAnsi="David" w:cs="David"/>
          <w:sz w:val="24"/>
          <w:szCs w:val="24"/>
          <w:rtl/>
        </w:rPr>
        <w:t xml:space="preserve"> </w:t>
      </w:r>
      <w:r w:rsidRPr="002067DE">
        <w:rPr>
          <w:rFonts w:ascii="David" w:hAnsi="David" w:cs="David" w:hint="eastAsia"/>
          <w:sz w:val="24"/>
          <w:szCs w:val="24"/>
          <w:rtl/>
        </w:rPr>
        <w:t>וכי</w:t>
      </w:r>
      <w:r w:rsidRPr="002067DE">
        <w:rPr>
          <w:rFonts w:ascii="David" w:hAnsi="David" w:cs="David"/>
          <w:sz w:val="24"/>
          <w:szCs w:val="24"/>
          <w:rtl/>
        </w:rPr>
        <w:t xml:space="preserve"> </w:t>
      </w:r>
      <w:r w:rsidRPr="002067DE">
        <w:rPr>
          <w:rFonts w:ascii="David" w:hAnsi="David" w:cs="David" w:hint="eastAsia"/>
          <w:sz w:val="24"/>
          <w:szCs w:val="24"/>
          <w:rtl/>
        </w:rPr>
        <w:t>אלה</w:t>
      </w:r>
      <w:r w:rsidRPr="002067DE">
        <w:rPr>
          <w:rFonts w:ascii="David" w:hAnsi="David" w:cs="David"/>
          <w:sz w:val="24"/>
          <w:szCs w:val="24"/>
          <w:rtl/>
        </w:rPr>
        <w:t xml:space="preserve"> </w:t>
      </w:r>
      <w:r w:rsidRPr="002067DE">
        <w:rPr>
          <w:rFonts w:ascii="David" w:hAnsi="David" w:cs="David" w:hint="eastAsia"/>
          <w:sz w:val="24"/>
          <w:szCs w:val="24"/>
          <w:rtl/>
        </w:rPr>
        <w:t>אכן</w:t>
      </w:r>
      <w:r w:rsidRPr="002067DE">
        <w:rPr>
          <w:rFonts w:ascii="David" w:hAnsi="David" w:cs="David"/>
          <w:sz w:val="24"/>
          <w:szCs w:val="24"/>
          <w:rtl/>
        </w:rPr>
        <w:t xml:space="preserve"> </w:t>
      </w:r>
      <w:r w:rsidRPr="002067DE">
        <w:rPr>
          <w:rFonts w:ascii="David" w:hAnsi="David" w:cs="David" w:hint="eastAsia"/>
          <w:sz w:val="24"/>
          <w:szCs w:val="24"/>
          <w:rtl/>
        </w:rPr>
        <w:t>נגרמו</w:t>
      </w:r>
      <w:r w:rsidRPr="002067DE">
        <w:rPr>
          <w:rFonts w:ascii="David" w:hAnsi="David" w:cs="David"/>
          <w:sz w:val="24"/>
          <w:szCs w:val="24"/>
          <w:rtl/>
        </w:rPr>
        <w:t xml:space="preserve"> </w:t>
      </w:r>
      <w:r w:rsidRPr="002067DE">
        <w:rPr>
          <w:rFonts w:ascii="David" w:hAnsi="David" w:cs="David" w:hint="eastAsia"/>
          <w:sz w:val="24"/>
          <w:szCs w:val="24"/>
          <w:rtl/>
        </w:rPr>
        <w:t>לתשתיות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מערכות</w:t>
      </w:r>
      <w:r w:rsidRPr="002067DE">
        <w:rPr>
          <w:rFonts w:ascii="David" w:hAnsi="David" w:cs="David"/>
          <w:sz w:val="24"/>
          <w:szCs w:val="24"/>
          <w:rtl/>
        </w:rPr>
        <w:t xml:space="preserve"> </w:t>
      </w:r>
      <w:r w:rsidRPr="002067DE">
        <w:rPr>
          <w:rFonts w:ascii="David" w:hAnsi="David" w:cs="David" w:hint="eastAsia"/>
          <w:sz w:val="24"/>
          <w:szCs w:val="24"/>
          <w:rtl/>
        </w:rPr>
        <w:t>ציבוריות</w:t>
      </w:r>
      <w:r w:rsidRPr="002067DE">
        <w:rPr>
          <w:rFonts w:ascii="David" w:hAnsi="David" w:cs="David"/>
          <w:sz w:val="24"/>
          <w:szCs w:val="24"/>
          <w:rtl/>
        </w:rPr>
        <w:t>/</w:t>
      </w:r>
      <w:r w:rsidRPr="002067DE">
        <w:rPr>
          <w:rFonts w:ascii="David" w:hAnsi="David" w:cs="David" w:hint="eastAsia"/>
          <w:sz w:val="24"/>
          <w:szCs w:val="24"/>
          <w:rtl/>
        </w:rPr>
        <w:t>עירוניות</w:t>
      </w:r>
      <w:r w:rsidRPr="002067DE">
        <w:rPr>
          <w:rFonts w:ascii="David" w:hAnsi="David" w:cs="David"/>
          <w:sz w:val="24"/>
          <w:szCs w:val="24"/>
          <w:rtl/>
        </w:rPr>
        <w:t xml:space="preserve">. </w:t>
      </w:r>
      <w:r w:rsidRPr="002067DE">
        <w:rPr>
          <w:rFonts w:ascii="David" w:hAnsi="David" w:cs="David" w:hint="eastAsia"/>
          <w:sz w:val="24"/>
          <w:szCs w:val="24"/>
          <w:rtl/>
        </w:rPr>
        <w:t>מוסכם</w:t>
      </w:r>
      <w:r w:rsidRPr="002067DE">
        <w:rPr>
          <w:rFonts w:ascii="David" w:hAnsi="David" w:cs="David"/>
          <w:sz w:val="24"/>
          <w:szCs w:val="24"/>
          <w:rtl/>
        </w:rPr>
        <w:t xml:space="preserve"> </w:t>
      </w:r>
      <w:r w:rsidRPr="002067DE">
        <w:rPr>
          <w:rFonts w:ascii="David" w:hAnsi="David" w:cs="David" w:hint="eastAsia"/>
          <w:sz w:val="24"/>
          <w:szCs w:val="24"/>
          <w:rtl/>
        </w:rPr>
        <w:t>כי</w:t>
      </w:r>
      <w:r w:rsidRPr="002067DE">
        <w:rPr>
          <w:rFonts w:ascii="David" w:hAnsi="David" w:cs="David"/>
          <w:sz w:val="24"/>
          <w:szCs w:val="24"/>
          <w:rtl/>
        </w:rPr>
        <w:t xml:space="preserve"> </w:t>
      </w:r>
      <w:r w:rsidRPr="002067DE">
        <w:rPr>
          <w:rFonts w:ascii="David" w:hAnsi="David" w:cs="David" w:hint="eastAsia"/>
          <w:sz w:val="24"/>
          <w:szCs w:val="24"/>
          <w:rtl/>
        </w:rPr>
        <w:t>הוראת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15.5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תחול</w:t>
      </w:r>
      <w:r w:rsidRPr="002067DE">
        <w:rPr>
          <w:rFonts w:ascii="David" w:hAnsi="David" w:cs="David"/>
          <w:sz w:val="24"/>
          <w:szCs w:val="24"/>
          <w:rtl/>
        </w:rPr>
        <w:t xml:space="preserve">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במקרה</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w:t>
      </w:r>
    </w:p>
    <w:p w14:paraId="443F358E"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בו</w:t>
      </w:r>
      <w:r w:rsidRPr="002067DE">
        <w:rPr>
          <w:rFonts w:ascii="David" w:hAnsi="David" w:cs="David"/>
          <w:i/>
          <w:sz w:val="24"/>
          <w:szCs w:val="24"/>
          <w:rtl/>
        </w:rPr>
        <w:t xml:space="preserve"> </w:t>
      </w:r>
      <w:r w:rsidRPr="002067DE">
        <w:rPr>
          <w:rFonts w:ascii="David" w:hAnsi="David" w:cs="David" w:hint="eastAsia"/>
          <w:i/>
          <w:sz w:val="24"/>
          <w:szCs w:val="24"/>
          <w:rtl/>
        </w:rPr>
        <w:t>יקבל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כלשהיא</w:t>
      </w:r>
      <w:r w:rsidRPr="002067DE">
        <w:rPr>
          <w:rFonts w:ascii="David" w:hAnsi="David" w:cs="David"/>
          <w:i/>
          <w:sz w:val="24"/>
          <w:szCs w:val="24"/>
          <w:rtl/>
        </w:rPr>
        <w:t xml:space="preserve"> </w:t>
      </w:r>
      <w:r w:rsidRPr="002067DE">
        <w:rPr>
          <w:rFonts w:ascii="David" w:hAnsi="David" w:cs="David" w:hint="eastAsia"/>
          <w:i/>
          <w:sz w:val="24"/>
          <w:szCs w:val="24"/>
          <w:rtl/>
        </w:rPr>
        <w:t>שעילתה</w:t>
      </w:r>
      <w:r w:rsidRPr="002067DE">
        <w:rPr>
          <w:rFonts w:ascii="David" w:hAnsi="David" w:cs="David"/>
          <w:i/>
          <w:sz w:val="24"/>
          <w:szCs w:val="24"/>
          <w:rtl/>
        </w:rPr>
        <w:t xml:space="preserve"> </w:t>
      </w:r>
      <w:r w:rsidRPr="002067DE">
        <w:rPr>
          <w:rFonts w:ascii="David" w:hAnsi="David" w:cs="David" w:hint="eastAsia"/>
          <w:i/>
          <w:sz w:val="24"/>
          <w:szCs w:val="24"/>
          <w:rtl/>
        </w:rPr>
        <w:t>נזכרת</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ולהלן</w:t>
      </w:r>
      <w:r w:rsidRPr="002067DE">
        <w:rPr>
          <w:rFonts w:ascii="David" w:hAnsi="David" w:cs="David"/>
          <w:i/>
          <w:sz w:val="24"/>
          <w:szCs w:val="24"/>
          <w:rtl/>
        </w:rPr>
        <w:t xml:space="preserve">, </w:t>
      </w:r>
      <w:r w:rsidRPr="002067DE">
        <w:rPr>
          <w:rFonts w:ascii="David" w:hAnsi="David" w:cs="David" w:hint="eastAsia"/>
          <w:i/>
          <w:sz w:val="24"/>
          <w:szCs w:val="24"/>
          <w:rtl/>
        </w:rPr>
        <w:t>יעביר</w:t>
      </w:r>
      <w:r w:rsidRPr="002067DE">
        <w:rPr>
          <w:rFonts w:ascii="David" w:hAnsi="David" w:cs="David"/>
          <w:i/>
          <w:sz w:val="24"/>
          <w:szCs w:val="24"/>
          <w:rtl/>
        </w:rPr>
        <w:t xml:space="preserve"> </w:t>
      </w:r>
      <w:r w:rsidRPr="002067DE">
        <w:rPr>
          <w:rFonts w:ascii="David" w:hAnsi="David" w:cs="David" w:hint="eastAsia"/>
          <w:i/>
          <w:sz w:val="24"/>
          <w:szCs w:val="24"/>
          <w:rtl/>
        </w:rPr>
        <w:t>העתק</w:t>
      </w:r>
      <w:r w:rsidRPr="002067DE">
        <w:rPr>
          <w:rFonts w:ascii="David" w:hAnsi="David" w:cs="David"/>
          <w:i/>
          <w:sz w:val="24"/>
          <w:szCs w:val="24"/>
          <w:rtl/>
        </w:rPr>
        <w:t xml:space="preserve"> </w:t>
      </w:r>
      <w:r w:rsidRPr="002067DE">
        <w:rPr>
          <w:rFonts w:ascii="David" w:hAnsi="David" w:cs="David" w:hint="eastAsia"/>
          <w:i/>
          <w:sz w:val="24"/>
          <w:szCs w:val="24"/>
          <w:rtl/>
        </w:rPr>
        <w:t>הימנה</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ימנה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חשבונו</w:t>
      </w:r>
      <w:r w:rsidRPr="002067DE">
        <w:rPr>
          <w:rFonts w:ascii="David" w:hAnsi="David" w:cs="David"/>
          <w:i/>
          <w:sz w:val="24"/>
          <w:szCs w:val="24"/>
          <w:rtl/>
        </w:rPr>
        <w:t xml:space="preserve">, </w:t>
      </w:r>
      <w:r w:rsidRPr="002067DE">
        <w:rPr>
          <w:rFonts w:ascii="David" w:hAnsi="David" w:cs="David" w:hint="eastAsia"/>
          <w:i/>
          <w:sz w:val="24"/>
          <w:szCs w:val="24"/>
          <w:rtl/>
        </w:rPr>
        <w:t>פרקליט</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מנת</w:t>
      </w:r>
      <w:r w:rsidRPr="002067DE">
        <w:rPr>
          <w:rFonts w:ascii="David" w:hAnsi="David" w:cs="David"/>
          <w:i/>
          <w:sz w:val="24"/>
          <w:szCs w:val="24"/>
          <w:rtl/>
        </w:rPr>
        <w:t xml:space="preserve"> </w:t>
      </w:r>
      <w:r w:rsidRPr="002067DE">
        <w:rPr>
          <w:rFonts w:ascii="David" w:hAnsi="David" w:cs="David" w:hint="eastAsia"/>
          <w:i/>
          <w:sz w:val="24"/>
          <w:szCs w:val="24"/>
          <w:rtl/>
        </w:rPr>
        <w:t>להתגונן</w:t>
      </w:r>
      <w:r w:rsidRPr="002067DE">
        <w:rPr>
          <w:rFonts w:ascii="David" w:hAnsi="David" w:cs="David"/>
          <w:i/>
          <w:sz w:val="24"/>
          <w:szCs w:val="24"/>
          <w:rtl/>
        </w:rPr>
        <w:t xml:space="preserve"> </w:t>
      </w:r>
      <w:r w:rsidRPr="002067DE">
        <w:rPr>
          <w:rFonts w:ascii="David" w:hAnsi="David" w:cs="David" w:hint="eastAsia"/>
          <w:i/>
          <w:sz w:val="24"/>
          <w:szCs w:val="24"/>
          <w:rtl/>
        </w:rPr>
        <w:t>בפני</w:t>
      </w:r>
      <w:r w:rsidRPr="002067DE">
        <w:rPr>
          <w:rFonts w:ascii="David" w:hAnsi="David" w:cs="David"/>
          <w:i/>
          <w:sz w:val="24"/>
          <w:szCs w:val="24"/>
          <w:rtl/>
        </w:rPr>
        <w:t xml:space="preserve"> </w:t>
      </w:r>
      <w:r w:rsidRPr="002067DE">
        <w:rPr>
          <w:rFonts w:ascii="David" w:hAnsi="David" w:cs="David" w:hint="eastAsia"/>
          <w:i/>
          <w:sz w:val="24"/>
          <w:szCs w:val="24"/>
          <w:rtl/>
        </w:rPr>
        <w:t>אותה</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בשם</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לדאוג</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קיום</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כלשהם</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יגרמו</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לפגוע</w:t>
      </w:r>
      <w:r w:rsidRPr="002067DE">
        <w:rPr>
          <w:rFonts w:ascii="David" w:hAnsi="David" w:cs="David"/>
          <w:i/>
          <w:sz w:val="24"/>
          <w:szCs w:val="24"/>
          <w:rtl/>
        </w:rPr>
        <w:t xml:space="preserve"> </w:t>
      </w:r>
      <w:r w:rsidRPr="002067DE">
        <w:rPr>
          <w:rFonts w:ascii="David" w:hAnsi="David" w:cs="David" w:hint="eastAsia"/>
          <w:i/>
          <w:sz w:val="24"/>
          <w:szCs w:val="24"/>
          <w:rtl/>
        </w:rPr>
        <w:t>בכלליות</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הטלת</w:t>
      </w:r>
      <w:r w:rsidRPr="002067DE">
        <w:rPr>
          <w:rFonts w:ascii="David" w:hAnsi="David" w:cs="David"/>
          <w:i/>
          <w:sz w:val="24"/>
          <w:szCs w:val="24"/>
          <w:rtl/>
        </w:rPr>
        <w:t xml:space="preserve"> </w:t>
      </w:r>
      <w:r w:rsidRPr="002067DE">
        <w:rPr>
          <w:rFonts w:ascii="David" w:hAnsi="David" w:cs="David" w:hint="eastAsia"/>
          <w:i/>
          <w:sz w:val="24"/>
          <w:szCs w:val="24"/>
          <w:rtl/>
        </w:rPr>
        <w:t>עיקולים</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סנקציות</w:t>
      </w:r>
      <w:r w:rsidRPr="002067DE">
        <w:rPr>
          <w:rFonts w:ascii="David" w:hAnsi="David" w:cs="David"/>
          <w:i/>
          <w:sz w:val="24"/>
          <w:szCs w:val="24"/>
          <w:rtl/>
        </w:rPr>
        <w:t xml:space="preserve"> </w:t>
      </w:r>
      <w:r w:rsidRPr="002067DE">
        <w:rPr>
          <w:rFonts w:ascii="David" w:hAnsi="David" w:cs="David" w:hint="eastAsia"/>
          <w:i/>
          <w:sz w:val="24"/>
          <w:szCs w:val="24"/>
          <w:rtl/>
        </w:rPr>
        <w:t>משפטיות</w:t>
      </w:r>
      <w:r w:rsidRPr="002067DE">
        <w:rPr>
          <w:rFonts w:ascii="David" w:hAnsi="David" w:cs="David"/>
          <w:i/>
          <w:sz w:val="24"/>
          <w:szCs w:val="24"/>
          <w:rtl/>
        </w:rPr>
        <w:t xml:space="preserve"> </w:t>
      </w:r>
      <w:r w:rsidRPr="002067DE">
        <w:rPr>
          <w:rFonts w:ascii="David" w:hAnsi="David" w:cs="David" w:hint="eastAsia"/>
          <w:i/>
          <w:sz w:val="24"/>
          <w:szCs w:val="24"/>
          <w:rtl/>
        </w:rPr>
        <w:t>אחרות</w:t>
      </w:r>
      <w:r w:rsidRPr="002067DE">
        <w:rPr>
          <w:rFonts w:ascii="David" w:hAnsi="David" w:cs="David"/>
          <w:i/>
          <w:sz w:val="24"/>
          <w:szCs w:val="24"/>
          <w:rtl/>
        </w:rPr>
        <w:t xml:space="preserve"> </w:t>
      </w:r>
      <w:r w:rsidRPr="002067DE">
        <w:rPr>
          <w:rFonts w:ascii="David" w:hAnsi="David" w:cs="David" w:hint="eastAsia"/>
          <w:i/>
          <w:sz w:val="24"/>
          <w:szCs w:val="24"/>
          <w:rtl/>
        </w:rPr>
        <w:t>כנגד</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p>
    <w:p w14:paraId="47F6511E"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מחובת</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לעשות</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שביכולתו</w:t>
      </w:r>
      <w:r w:rsidRPr="002067DE">
        <w:rPr>
          <w:rFonts w:ascii="David" w:hAnsi="David" w:cs="David"/>
          <w:sz w:val="24"/>
          <w:szCs w:val="24"/>
          <w:rtl/>
        </w:rPr>
        <w:t xml:space="preserve"> </w:t>
      </w:r>
      <w:r w:rsidRPr="002067DE">
        <w:rPr>
          <w:rFonts w:ascii="David" w:hAnsi="David" w:cs="David" w:hint="eastAsia"/>
          <w:sz w:val="24"/>
          <w:szCs w:val="24"/>
          <w:rtl/>
        </w:rPr>
        <w:t>להסיר</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עיקול</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 xml:space="preserve"> </w:t>
      </w:r>
      <w:r w:rsidRPr="002067DE">
        <w:rPr>
          <w:rFonts w:ascii="David" w:hAnsi="David" w:cs="David" w:hint="eastAsia"/>
          <w:sz w:val="24"/>
          <w:szCs w:val="24"/>
          <w:rtl/>
        </w:rPr>
        <w:t>שפוטי</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מעין</w:t>
      </w:r>
      <w:r w:rsidRPr="002067DE">
        <w:rPr>
          <w:rFonts w:ascii="David" w:hAnsi="David" w:cs="David"/>
          <w:sz w:val="24"/>
          <w:szCs w:val="24"/>
          <w:rtl/>
        </w:rPr>
        <w:t xml:space="preserve"> </w:t>
      </w:r>
      <w:r w:rsidRPr="002067DE">
        <w:rPr>
          <w:rFonts w:ascii="David" w:hAnsi="David" w:cs="David" w:hint="eastAsia"/>
          <w:sz w:val="24"/>
          <w:szCs w:val="24"/>
          <w:rtl/>
        </w:rPr>
        <w:t>שפוטי</w:t>
      </w:r>
      <w:r w:rsidRPr="002067DE">
        <w:rPr>
          <w:rFonts w:ascii="David" w:hAnsi="David" w:cs="David"/>
          <w:sz w:val="24"/>
          <w:szCs w:val="24"/>
          <w:rtl/>
        </w:rPr>
        <w:t xml:space="preserve"> </w:t>
      </w:r>
      <w:r w:rsidRPr="002067DE">
        <w:rPr>
          <w:rFonts w:ascii="David" w:hAnsi="David" w:cs="David" w:hint="eastAsia"/>
          <w:sz w:val="24"/>
          <w:szCs w:val="24"/>
          <w:rtl/>
        </w:rPr>
        <w:t>אחר</w:t>
      </w:r>
      <w:r w:rsidRPr="002067DE">
        <w:rPr>
          <w:rFonts w:ascii="David" w:hAnsi="David" w:cs="David"/>
          <w:sz w:val="24"/>
          <w:szCs w:val="24"/>
          <w:rtl/>
        </w:rPr>
        <w:t xml:space="preserve"> </w:t>
      </w:r>
      <w:r w:rsidRPr="002067DE">
        <w:rPr>
          <w:rFonts w:ascii="David" w:hAnsi="David" w:cs="David" w:hint="eastAsia"/>
          <w:sz w:val="24"/>
          <w:szCs w:val="24"/>
          <w:rtl/>
        </w:rPr>
        <w:t>אשר</w:t>
      </w:r>
      <w:r w:rsidRPr="002067DE">
        <w:rPr>
          <w:rFonts w:ascii="David" w:hAnsi="David" w:cs="David"/>
          <w:sz w:val="24"/>
          <w:szCs w:val="24"/>
          <w:rtl/>
        </w:rPr>
        <w:t xml:space="preserve"> </w:t>
      </w:r>
      <w:r w:rsidRPr="002067DE">
        <w:rPr>
          <w:rFonts w:ascii="David" w:hAnsi="David" w:cs="David" w:hint="eastAsia"/>
          <w:sz w:val="24"/>
          <w:szCs w:val="24"/>
          <w:rtl/>
        </w:rPr>
        <w:t>יוטל</w:t>
      </w:r>
      <w:r w:rsidRPr="002067DE">
        <w:rPr>
          <w:rFonts w:ascii="David" w:hAnsi="David" w:cs="David"/>
          <w:sz w:val="24"/>
          <w:szCs w:val="24"/>
          <w:rtl/>
        </w:rPr>
        <w:t xml:space="preserve"> </w:t>
      </w:r>
      <w:r w:rsidRPr="002067DE">
        <w:rPr>
          <w:rFonts w:ascii="David" w:hAnsi="David" w:cs="David" w:hint="eastAsia"/>
          <w:sz w:val="24"/>
          <w:szCs w:val="24"/>
          <w:rtl/>
        </w:rPr>
        <w:t>כנגד</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בתוך</w:t>
      </w:r>
      <w:r w:rsidRPr="002067DE">
        <w:rPr>
          <w:rFonts w:ascii="David" w:hAnsi="David" w:cs="David"/>
          <w:sz w:val="24"/>
          <w:szCs w:val="24"/>
          <w:rtl/>
        </w:rPr>
        <w:t xml:space="preserve"> 60 </w:t>
      </w:r>
      <w:r w:rsidRPr="002067DE">
        <w:rPr>
          <w:rFonts w:ascii="David" w:hAnsi="David" w:cs="David" w:hint="eastAsia"/>
          <w:sz w:val="24"/>
          <w:szCs w:val="24"/>
          <w:rtl/>
        </w:rPr>
        <w:t>יום</w:t>
      </w:r>
      <w:r w:rsidRPr="002067DE">
        <w:rPr>
          <w:rFonts w:ascii="David" w:hAnsi="David" w:cs="David"/>
          <w:sz w:val="24"/>
          <w:szCs w:val="24"/>
          <w:rtl/>
        </w:rPr>
        <w:t xml:space="preserve"> </w:t>
      </w:r>
      <w:r w:rsidRPr="002067DE">
        <w:rPr>
          <w:rFonts w:ascii="David" w:hAnsi="David" w:cs="David" w:hint="eastAsia"/>
          <w:sz w:val="24"/>
          <w:szCs w:val="24"/>
          <w:rtl/>
        </w:rPr>
        <w:t>מיום</w:t>
      </w:r>
      <w:r w:rsidRPr="002067DE">
        <w:rPr>
          <w:rFonts w:ascii="David" w:hAnsi="David" w:cs="David"/>
          <w:sz w:val="24"/>
          <w:szCs w:val="24"/>
          <w:rtl/>
        </w:rPr>
        <w:t xml:space="preserve"> </w:t>
      </w:r>
      <w:r w:rsidRPr="002067DE">
        <w:rPr>
          <w:rFonts w:ascii="David" w:hAnsi="David" w:cs="David" w:hint="eastAsia"/>
          <w:sz w:val="24"/>
          <w:szCs w:val="24"/>
          <w:rtl/>
        </w:rPr>
        <w:t>הטלתו</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אותו</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w:t>
      </w:r>
    </w:p>
    <w:p w14:paraId="4F92BF25"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אין</w:t>
      </w:r>
      <w:r w:rsidRPr="002067DE">
        <w:rPr>
          <w:rFonts w:ascii="David" w:hAnsi="David" w:cs="David"/>
          <w:sz w:val="24"/>
          <w:szCs w:val="24"/>
          <w:rtl/>
        </w:rPr>
        <w:t xml:space="preserve"> </w:t>
      </w:r>
      <w:r w:rsidRPr="002067DE">
        <w:rPr>
          <w:rFonts w:ascii="David" w:hAnsi="David" w:cs="David" w:hint="eastAsia"/>
          <w:sz w:val="24"/>
          <w:szCs w:val="24"/>
          <w:rtl/>
        </w:rPr>
        <w:t>באמור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כדי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מזכותו</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למנות</w:t>
      </w:r>
      <w:r w:rsidRPr="002067DE">
        <w:rPr>
          <w:rFonts w:ascii="David" w:hAnsi="David" w:cs="David"/>
          <w:sz w:val="24"/>
          <w:szCs w:val="24"/>
          <w:rtl/>
        </w:rPr>
        <w:t xml:space="preserve"> </w:t>
      </w:r>
      <w:r w:rsidRPr="002067DE">
        <w:rPr>
          <w:rFonts w:ascii="David" w:hAnsi="David" w:cs="David" w:hint="eastAsia"/>
          <w:sz w:val="24"/>
          <w:szCs w:val="24"/>
          <w:rtl/>
        </w:rPr>
        <w:t>פרקליט</w:t>
      </w:r>
      <w:r w:rsidRPr="002067DE">
        <w:rPr>
          <w:rFonts w:ascii="David" w:hAnsi="David" w:cs="David"/>
          <w:sz w:val="24"/>
          <w:szCs w:val="24"/>
          <w:rtl/>
        </w:rPr>
        <w:t xml:space="preserve"> </w:t>
      </w:r>
      <w:r w:rsidRPr="002067DE">
        <w:rPr>
          <w:rFonts w:ascii="David" w:hAnsi="David" w:cs="David" w:hint="eastAsia"/>
          <w:sz w:val="24"/>
          <w:szCs w:val="24"/>
          <w:rtl/>
        </w:rPr>
        <w:t>מטעמו</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מנת</w:t>
      </w:r>
      <w:r w:rsidRPr="002067DE">
        <w:rPr>
          <w:rFonts w:ascii="David" w:hAnsi="David" w:cs="David"/>
          <w:sz w:val="24"/>
          <w:szCs w:val="24"/>
          <w:rtl/>
        </w:rPr>
        <w:t xml:space="preserve"> </w:t>
      </w:r>
      <w:r w:rsidRPr="002067DE">
        <w:rPr>
          <w:rFonts w:ascii="David" w:hAnsi="David" w:cs="David" w:hint="eastAsia"/>
          <w:sz w:val="24"/>
          <w:szCs w:val="24"/>
          <w:rtl/>
        </w:rPr>
        <w:t>להתגונן</w:t>
      </w:r>
      <w:r w:rsidRPr="002067DE">
        <w:rPr>
          <w:rFonts w:ascii="David" w:hAnsi="David" w:cs="David"/>
          <w:sz w:val="24"/>
          <w:szCs w:val="24"/>
          <w:rtl/>
        </w:rPr>
        <w:t xml:space="preserve"> </w:t>
      </w:r>
      <w:r w:rsidRPr="002067DE">
        <w:rPr>
          <w:rFonts w:ascii="David" w:hAnsi="David" w:cs="David" w:hint="eastAsia"/>
          <w:sz w:val="24"/>
          <w:szCs w:val="24"/>
          <w:rtl/>
        </w:rPr>
        <w:t>בפני</w:t>
      </w:r>
      <w:r w:rsidRPr="002067DE">
        <w:rPr>
          <w:rFonts w:ascii="David" w:hAnsi="David" w:cs="David"/>
          <w:sz w:val="24"/>
          <w:szCs w:val="24"/>
          <w:rtl/>
        </w:rPr>
        <w:t xml:space="preserve"> </w:t>
      </w:r>
      <w:r w:rsidRPr="002067DE">
        <w:rPr>
          <w:rFonts w:ascii="David" w:hAnsi="David" w:cs="David" w:hint="eastAsia"/>
          <w:sz w:val="24"/>
          <w:szCs w:val="24"/>
          <w:rtl/>
        </w:rPr>
        <w:t>אותה</w:t>
      </w:r>
      <w:r w:rsidRPr="002067DE">
        <w:rPr>
          <w:rFonts w:ascii="David" w:hAnsi="David" w:cs="David"/>
          <w:sz w:val="24"/>
          <w:szCs w:val="24"/>
          <w:rtl/>
        </w:rPr>
        <w:t xml:space="preserve"> </w:t>
      </w:r>
      <w:r w:rsidRPr="002067DE">
        <w:rPr>
          <w:rFonts w:ascii="David" w:hAnsi="David" w:cs="David" w:hint="eastAsia"/>
          <w:sz w:val="24"/>
          <w:szCs w:val="24"/>
          <w:rtl/>
        </w:rPr>
        <w:t>התביעה</w:t>
      </w:r>
      <w:r w:rsidRPr="002067DE">
        <w:rPr>
          <w:rFonts w:ascii="David" w:hAnsi="David" w:cs="David"/>
          <w:sz w:val="24"/>
          <w:szCs w:val="24"/>
          <w:rtl/>
        </w:rPr>
        <w:t>.</w:t>
      </w:r>
    </w:p>
    <w:p w14:paraId="4BBBC0B6"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לפגוע</w:t>
      </w:r>
      <w:r w:rsidRPr="002067DE">
        <w:rPr>
          <w:rFonts w:ascii="David" w:hAnsi="David" w:cs="David"/>
          <w:i/>
          <w:sz w:val="24"/>
          <w:szCs w:val="24"/>
          <w:rtl/>
        </w:rPr>
        <w:t xml:space="preserve"> </w:t>
      </w:r>
      <w:r w:rsidRPr="002067DE">
        <w:rPr>
          <w:rFonts w:ascii="David" w:hAnsi="David" w:cs="David" w:hint="eastAsia"/>
          <w:i/>
          <w:sz w:val="24"/>
          <w:szCs w:val="24"/>
          <w:rtl/>
        </w:rPr>
        <w:t>באחריות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מיד</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הניזוק</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לרכוש</w:t>
      </w:r>
      <w:r w:rsidRPr="002067DE">
        <w:rPr>
          <w:rFonts w:ascii="David" w:hAnsi="David" w:cs="David"/>
          <w:i/>
          <w:sz w:val="24"/>
          <w:szCs w:val="24"/>
          <w:rtl/>
        </w:rPr>
        <w:t xml:space="preserve"> </w:t>
      </w:r>
      <w:r w:rsidRPr="002067DE">
        <w:rPr>
          <w:rFonts w:ascii="David" w:hAnsi="David" w:cs="David" w:hint="eastAsia"/>
          <w:i/>
          <w:sz w:val="24"/>
          <w:szCs w:val="24"/>
          <w:rtl/>
        </w:rPr>
        <w:t>שנגרם</w:t>
      </w:r>
      <w:r w:rsidRPr="002067DE">
        <w:rPr>
          <w:rFonts w:ascii="David" w:hAnsi="David" w:cs="David"/>
          <w:i/>
          <w:sz w:val="24"/>
          <w:szCs w:val="24"/>
          <w:rtl/>
        </w:rPr>
        <w:t xml:space="preserve"> </w:t>
      </w:r>
      <w:r w:rsidRPr="002067DE">
        <w:rPr>
          <w:rFonts w:ascii="David" w:hAnsi="David" w:cs="David" w:hint="eastAsia"/>
          <w:i/>
          <w:sz w:val="24"/>
          <w:szCs w:val="24"/>
          <w:rtl/>
        </w:rPr>
        <w:t>בעטיו</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חשבונו</w:t>
      </w:r>
      <w:r w:rsidRPr="002067DE">
        <w:rPr>
          <w:rFonts w:ascii="David" w:hAnsi="David" w:cs="David"/>
          <w:i/>
          <w:sz w:val="24"/>
          <w:szCs w:val="24"/>
          <w:rtl/>
        </w:rPr>
        <w:t xml:space="preserve"> </w:t>
      </w:r>
      <w:r w:rsidRPr="002067DE">
        <w:rPr>
          <w:rFonts w:ascii="David" w:hAnsi="David" w:cs="David" w:hint="eastAsia"/>
          <w:i/>
          <w:sz w:val="24"/>
          <w:szCs w:val="24"/>
          <w:rtl/>
        </w:rPr>
        <w:t>הוא</w:t>
      </w:r>
      <w:r w:rsidRPr="002067DE">
        <w:rPr>
          <w:rFonts w:ascii="David" w:hAnsi="David" w:cs="David"/>
          <w:i/>
          <w:sz w:val="24"/>
          <w:szCs w:val="24"/>
          <w:rtl/>
        </w:rPr>
        <w:t xml:space="preserve"> </w:t>
      </w:r>
      <w:r w:rsidRPr="002067DE">
        <w:rPr>
          <w:rFonts w:ascii="David" w:hAnsi="David" w:cs="David" w:hint="eastAsia"/>
          <w:i/>
          <w:sz w:val="24"/>
          <w:szCs w:val="24"/>
          <w:rtl/>
        </w:rPr>
        <w:t>ולשביעות</w:t>
      </w:r>
      <w:r w:rsidRPr="002067DE">
        <w:rPr>
          <w:rFonts w:ascii="David" w:hAnsi="David" w:cs="David"/>
          <w:i/>
          <w:sz w:val="24"/>
          <w:szCs w:val="24"/>
          <w:rtl/>
        </w:rPr>
        <w:t xml:space="preserve"> </w:t>
      </w:r>
      <w:r w:rsidRPr="002067DE">
        <w:rPr>
          <w:rFonts w:ascii="David" w:hAnsi="David" w:cs="David" w:hint="eastAsia"/>
          <w:i/>
          <w:sz w:val="24"/>
          <w:szCs w:val="24"/>
          <w:rtl/>
        </w:rPr>
        <w:t>רצונו</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למפקח</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לבחון</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עת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האמצעים</w:t>
      </w:r>
      <w:r w:rsidRPr="002067DE">
        <w:rPr>
          <w:rFonts w:ascii="David" w:hAnsi="David" w:cs="David"/>
          <w:i/>
          <w:sz w:val="24"/>
          <w:szCs w:val="24"/>
          <w:rtl/>
        </w:rPr>
        <w:t xml:space="preserve"> </w:t>
      </w:r>
      <w:r w:rsidRPr="002067DE">
        <w:rPr>
          <w:rFonts w:ascii="David" w:hAnsi="David" w:cs="David" w:hint="eastAsia"/>
          <w:i/>
          <w:sz w:val="24"/>
          <w:szCs w:val="24"/>
          <w:rtl/>
        </w:rPr>
        <w:t>בהם</w:t>
      </w:r>
      <w:r w:rsidRPr="002067DE">
        <w:rPr>
          <w:rFonts w:ascii="David" w:hAnsi="David" w:cs="David"/>
          <w:i/>
          <w:sz w:val="24"/>
          <w:szCs w:val="24"/>
          <w:rtl/>
        </w:rPr>
        <w:t xml:space="preserve"> </w:t>
      </w:r>
      <w:r w:rsidRPr="002067DE">
        <w:rPr>
          <w:rFonts w:ascii="David" w:hAnsi="David" w:cs="David" w:hint="eastAsia"/>
          <w:i/>
          <w:sz w:val="24"/>
          <w:szCs w:val="24"/>
          <w:rtl/>
        </w:rPr>
        <w:t>נקט</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למניעת</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ולתיקונו</w:t>
      </w:r>
      <w:r w:rsidRPr="002067DE">
        <w:rPr>
          <w:rFonts w:ascii="David" w:hAnsi="David" w:cs="David"/>
          <w:i/>
          <w:sz w:val="24"/>
          <w:szCs w:val="24"/>
          <w:rtl/>
        </w:rPr>
        <w:t xml:space="preserve">, </w:t>
      </w:r>
      <w:r w:rsidRPr="002067DE">
        <w:rPr>
          <w:rFonts w:ascii="David" w:hAnsi="David" w:cs="David" w:hint="eastAsia"/>
          <w:i/>
          <w:sz w:val="24"/>
          <w:szCs w:val="24"/>
          <w:rtl/>
        </w:rPr>
        <w:t>ועל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לציית</w:t>
      </w:r>
      <w:r w:rsidRPr="002067DE">
        <w:rPr>
          <w:rFonts w:ascii="David" w:hAnsi="David" w:cs="David"/>
          <w:i/>
          <w:sz w:val="24"/>
          <w:szCs w:val="24"/>
          <w:rtl/>
        </w:rPr>
        <w:t xml:space="preserve"> </w:t>
      </w:r>
      <w:r w:rsidRPr="002067DE">
        <w:rPr>
          <w:rFonts w:ascii="David" w:hAnsi="David" w:cs="David" w:hint="eastAsia"/>
          <w:i/>
          <w:sz w:val="24"/>
          <w:szCs w:val="24"/>
          <w:rtl/>
        </w:rPr>
        <w:t>להוראות</w:t>
      </w:r>
      <w:r w:rsidRPr="002067DE">
        <w:rPr>
          <w:rFonts w:ascii="David" w:hAnsi="David" w:cs="David"/>
          <w:i/>
          <w:sz w:val="24"/>
          <w:szCs w:val="24"/>
          <w:rtl/>
        </w:rPr>
        <w:t xml:space="preserve"> </w:t>
      </w:r>
      <w:r w:rsidRPr="002067DE">
        <w:rPr>
          <w:rFonts w:ascii="David" w:hAnsi="David" w:cs="David" w:hint="eastAsia"/>
          <w:i/>
          <w:sz w:val="24"/>
          <w:szCs w:val="24"/>
          <w:rtl/>
        </w:rPr>
        <w:t>שתינתנה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תוקן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במועד</w:t>
      </w:r>
      <w:r w:rsidRPr="002067DE">
        <w:rPr>
          <w:rFonts w:ascii="David" w:hAnsi="David" w:cs="David"/>
          <w:i/>
          <w:sz w:val="24"/>
          <w:szCs w:val="24"/>
          <w:rtl/>
        </w:rPr>
        <w:t xml:space="preserve"> </w:t>
      </w:r>
      <w:r w:rsidRPr="002067DE">
        <w:rPr>
          <w:rFonts w:ascii="David" w:hAnsi="David" w:cs="David" w:hint="eastAsia"/>
          <w:i/>
          <w:sz w:val="24"/>
          <w:szCs w:val="24"/>
          <w:rtl/>
        </w:rPr>
        <w:t>שנקבע</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אזי</w:t>
      </w:r>
      <w:r w:rsidRPr="002067DE">
        <w:rPr>
          <w:rFonts w:ascii="David" w:hAnsi="David" w:cs="David"/>
          <w:i/>
          <w:sz w:val="24"/>
          <w:szCs w:val="24"/>
          <w:rtl/>
        </w:rPr>
        <w:t xml:space="preserve"> </w:t>
      </w:r>
      <w:r w:rsidRPr="002067DE">
        <w:rPr>
          <w:rFonts w:ascii="David" w:hAnsi="David" w:cs="David" w:hint="eastAsia"/>
          <w:i/>
          <w:sz w:val="24"/>
          <w:szCs w:val="24"/>
          <w:rtl/>
        </w:rPr>
        <w:t>הזכות</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ועל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לשפות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מיד</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דרישתו</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שהמזמין</w:t>
      </w:r>
      <w:r w:rsidRPr="002067DE">
        <w:rPr>
          <w:rFonts w:ascii="David" w:hAnsi="David" w:cs="David"/>
          <w:i/>
          <w:sz w:val="24"/>
          <w:szCs w:val="24"/>
          <w:rtl/>
        </w:rPr>
        <w:t xml:space="preserve"> </w:t>
      </w:r>
      <w:r w:rsidRPr="002067DE">
        <w:rPr>
          <w:rFonts w:ascii="David" w:hAnsi="David" w:cs="David" w:hint="eastAsia"/>
          <w:i/>
          <w:sz w:val="24"/>
          <w:szCs w:val="24"/>
          <w:rtl/>
        </w:rPr>
        <w:t>הוציא</w:t>
      </w:r>
      <w:r w:rsidRPr="002067DE">
        <w:rPr>
          <w:rFonts w:ascii="David" w:hAnsi="David" w:cs="David"/>
          <w:i/>
          <w:sz w:val="24"/>
          <w:szCs w:val="24"/>
          <w:rtl/>
        </w:rPr>
        <w:t xml:space="preserve"> </w:t>
      </w:r>
      <w:r w:rsidRPr="002067DE">
        <w:rPr>
          <w:rFonts w:ascii="David" w:hAnsi="David" w:cs="David" w:hint="eastAsia"/>
          <w:i/>
          <w:sz w:val="24"/>
          <w:szCs w:val="24"/>
          <w:rtl/>
        </w:rPr>
        <w:t>לשם</w:t>
      </w:r>
      <w:r w:rsidRPr="002067DE">
        <w:rPr>
          <w:rFonts w:ascii="David" w:hAnsi="David" w:cs="David"/>
          <w:i/>
          <w:sz w:val="24"/>
          <w:szCs w:val="24"/>
          <w:rtl/>
        </w:rPr>
        <w:t xml:space="preserve"> </w:t>
      </w:r>
      <w:r w:rsidRPr="002067DE">
        <w:rPr>
          <w:rFonts w:ascii="David" w:hAnsi="David" w:cs="David" w:hint="eastAsia"/>
          <w:i/>
          <w:sz w:val="24"/>
          <w:szCs w:val="24"/>
          <w:rtl/>
        </w:rPr>
        <w:t>תיקון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w:t>
      </w:r>
    </w:p>
    <w:p w14:paraId="7CDCF0E3"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לגרוע</w:t>
      </w:r>
      <w:r w:rsidRPr="002067DE">
        <w:rPr>
          <w:rFonts w:ascii="David" w:hAnsi="David" w:cs="David"/>
          <w:i/>
          <w:sz w:val="24"/>
          <w:szCs w:val="24"/>
          <w:rtl/>
        </w:rPr>
        <w:t xml:space="preserve"> </w:t>
      </w:r>
      <w:r w:rsidRPr="002067DE">
        <w:rPr>
          <w:rFonts w:ascii="David" w:hAnsi="David" w:cs="David" w:hint="eastAsia"/>
          <w:i/>
          <w:sz w:val="24"/>
          <w:szCs w:val="24"/>
          <w:rtl/>
        </w:rPr>
        <w:t>מהאמור</w:t>
      </w:r>
      <w:r w:rsidRPr="002067DE">
        <w:rPr>
          <w:rFonts w:ascii="David" w:hAnsi="David" w:cs="David"/>
          <w:i/>
          <w:sz w:val="24"/>
          <w:szCs w:val="24"/>
          <w:rtl/>
        </w:rPr>
        <w:t xml:space="preserve">, </w:t>
      </w:r>
      <w:r w:rsidRPr="002067DE">
        <w:rPr>
          <w:rFonts w:ascii="David" w:hAnsi="David" w:cs="David" w:hint="eastAsia"/>
          <w:i/>
          <w:sz w:val="24"/>
          <w:szCs w:val="24"/>
          <w:rtl/>
        </w:rPr>
        <w:t>הסכומים</w:t>
      </w:r>
      <w:r w:rsidRPr="002067DE">
        <w:rPr>
          <w:rFonts w:ascii="David" w:hAnsi="David" w:cs="David"/>
          <w:i/>
          <w:sz w:val="24"/>
          <w:szCs w:val="24"/>
          <w:rtl/>
        </w:rPr>
        <w:t xml:space="preserve"> </w:t>
      </w:r>
      <w:r w:rsidRPr="002067DE">
        <w:rPr>
          <w:rFonts w:ascii="David" w:hAnsi="David" w:cs="David" w:hint="eastAsia"/>
          <w:i/>
          <w:sz w:val="24"/>
          <w:szCs w:val="24"/>
          <w:rtl/>
        </w:rPr>
        <w:t>שעל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לשלם</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15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ולהלן</w:t>
      </w:r>
      <w:r w:rsidRPr="002067DE">
        <w:rPr>
          <w:rFonts w:ascii="David" w:hAnsi="David" w:cs="David"/>
          <w:i/>
          <w:sz w:val="24"/>
          <w:szCs w:val="24"/>
          <w:rtl/>
        </w:rPr>
        <w:t xml:space="preserve"> </w:t>
      </w:r>
      <w:r w:rsidRPr="002067DE">
        <w:rPr>
          <w:rFonts w:ascii="David" w:hAnsi="David" w:cs="David" w:hint="eastAsia"/>
          <w:i/>
          <w:sz w:val="24"/>
          <w:szCs w:val="24"/>
          <w:rtl/>
        </w:rPr>
        <w:t>יחשבו</w:t>
      </w:r>
      <w:r w:rsidRPr="002067DE">
        <w:rPr>
          <w:rFonts w:ascii="David" w:hAnsi="David" w:cs="David"/>
          <w:i/>
          <w:sz w:val="24"/>
          <w:szCs w:val="24"/>
          <w:rtl/>
        </w:rPr>
        <w:t xml:space="preserve"> </w:t>
      </w:r>
      <w:r w:rsidRPr="002067DE">
        <w:rPr>
          <w:rFonts w:ascii="David" w:hAnsi="David" w:cs="David" w:hint="eastAsia"/>
          <w:i/>
          <w:sz w:val="24"/>
          <w:szCs w:val="24"/>
          <w:rtl/>
        </w:rPr>
        <w:t>כחוב</w:t>
      </w:r>
      <w:r w:rsidRPr="002067DE">
        <w:rPr>
          <w:rFonts w:ascii="David" w:hAnsi="David" w:cs="David"/>
          <w:i/>
          <w:sz w:val="24"/>
          <w:szCs w:val="24"/>
          <w:rtl/>
        </w:rPr>
        <w:t xml:space="preserve"> </w:t>
      </w:r>
      <w:r w:rsidRPr="002067DE">
        <w:rPr>
          <w:rFonts w:ascii="David" w:hAnsi="David" w:cs="David" w:hint="eastAsia"/>
          <w:i/>
          <w:sz w:val="24"/>
          <w:szCs w:val="24"/>
          <w:rtl/>
        </w:rPr>
        <w:t>המגיע</w:t>
      </w:r>
      <w:r w:rsidRPr="002067DE">
        <w:rPr>
          <w:rFonts w:ascii="David" w:hAnsi="David" w:cs="David"/>
          <w:i/>
          <w:sz w:val="24"/>
          <w:szCs w:val="24"/>
          <w:rtl/>
        </w:rPr>
        <w:t xml:space="preserve"> </w:t>
      </w:r>
      <w:r w:rsidRPr="002067DE">
        <w:rPr>
          <w:rFonts w:ascii="David" w:hAnsi="David" w:cs="David" w:hint="eastAsia"/>
          <w:i/>
          <w:sz w:val="24"/>
          <w:szCs w:val="24"/>
          <w:rtl/>
        </w:rPr>
        <w:t>מהקבלן</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החוזה</w:t>
      </w:r>
      <w:r w:rsidRPr="002067DE">
        <w:rPr>
          <w:rFonts w:ascii="David" w:hAnsi="David" w:cs="David"/>
          <w:i/>
          <w:sz w:val="24"/>
          <w:szCs w:val="24"/>
          <w:rtl/>
        </w:rPr>
        <w:t xml:space="preserve"> </w:t>
      </w:r>
      <w:r w:rsidRPr="002067DE">
        <w:rPr>
          <w:rFonts w:ascii="David" w:hAnsi="David" w:cs="David" w:hint="eastAsia"/>
          <w:i/>
          <w:sz w:val="24"/>
          <w:szCs w:val="24"/>
          <w:rtl/>
        </w:rPr>
        <w:t>והמזמין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זכאי</w:t>
      </w:r>
      <w:r w:rsidRPr="002067DE">
        <w:rPr>
          <w:rFonts w:ascii="David" w:hAnsi="David" w:cs="David"/>
          <w:i/>
          <w:sz w:val="24"/>
          <w:szCs w:val="24"/>
          <w:rtl/>
        </w:rPr>
        <w:t xml:space="preserve"> </w:t>
      </w:r>
      <w:r w:rsidRPr="002067DE">
        <w:rPr>
          <w:rFonts w:ascii="David" w:hAnsi="David" w:cs="David" w:hint="eastAsia"/>
          <w:i/>
          <w:sz w:val="24"/>
          <w:szCs w:val="24"/>
          <w:rtl/>
        </w:rPr>
        <w:t>לנכותו</w:t>
      </w:r>
      <w:r w:rsidRPr="002067DE">
        <w:rPr>
          <w:rFonts w:ascii="David" w:hAnsi="David" w:cs="David"/>
          <w:i/>
          <w:sz w:val="24"/>
          <w:szCs w:val="24"/>
          <w:rtl/>
        </w:rPr>
        <w:t xml:space="preserve"> </w:t>
      </w:r>
      <w:r w:rsidRPr="002067DE">
        <w:rPr>
          <w:rFonts w:ascii="David" w:hAnsi="David" w:cs="David" w:hint="eastAsia"/>
          <w:i/>
          <w:sz w:val="24"/>
          <w:szCs w:val="24"/>
          <w:rtl/>
        </w:rPr>
        <w:t>מכל</w:t>
      </w:r>
      <w:r w:rsidRPr="002067DE">
        <w:rPr>
          <w:rFonts w:ascii="David" w:hAnsi="David" w:cs="David"/>
          <w:i/>
          <w:sz w:val="24"/>
          <w:szCs w:val="24"/>
          <w:rtl/>
        </w:rPr>
        <w:t xml:space="preserve"> </w:t>
      </w:r>
      <w:r w:rsidRPr="002067DE">
        <w:rPr>
          <w:rFonts w:ascii="David" w:hAnsi="David" w:cs="David" w:hint="eastAsia"/>
          <w:i/>
          <w:sz w:val="24"/>
          <w:szCs w:val="24"/>
          <w:rtl/>
        </w:rPr>
        <w:t>סכום</w:t>
      </w:r>
      <w:r w:rsidRPr="002067DE">
        <w:rPr>
          <w:rFonts w:ascii="David" w:hAnsi="David" w:cs="David"/>
          <w:i/>
          <w:sz w:val="24"/>
          <w:szCs w:val="24"/>
          <w:rtl/>
        </w:rPr>
        <w:t xml:space="preserve"> </w:t>
      </w:r>
      <w:r w:rsidRPr="002067DE">
        <w:rPr>
          <w:rFonts w:ascii="David" w:hAnsi="David" w:cs="David" w:hint="eastAsia"/>
          <w:i/>
          <w:sz w:val="24"/>
          <w:szCs w:val="24"/>
          <w:rtl/>
        </w:rPr>
        <w:t>שיגיע</w:t>
      </w:r>
      <w:r w:rsidRPr="002067DE">
        <w:rPr>
          <w:rFonts w:ascii="David" w:hAnsi="David" w:cs="David"/>
          <w:i/>
          <w:sz w:val="24"/>
          <w:szCs w:val="24"/>
          <w:rtl/>
        </w:rPr>
        <w:t xml:space="preserve"> </w:t>
      </w:r>
      <w:r w:rsidRPr="002067DE">
        <w:rPr>
          <w:rFonts w:ascii="David" w:hAnsi="David" w:cs="David" w:hint="eastAsia"/>
          <w:i/>
          <w:sz w:val="24"/>
          <w:szCs w:val="24"/>
          <w:rtl/>
        </w:rPr>
        <w:t>ממנו</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לגבותו</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דרך</w:t>
      </w:r>
      <w:r w:rsidRPr="002067DE">
        <w:rPr>
          <w:rFonts w:ascii="David" w:hAnsi="David" w:cs="David"/>
          <w:i/>
          <w:sz w:val="24"/>
          <w:szCs w:val="24"/>
          <w:rtl/>
        </w:rPr>
        <w:t xml:space="preserve"> </w:t>
      </w:r>
      <w:r w:rsidRPr="002067DE">
        <w:rPr>
          <w:rFonts w:ascii="David" w:hAnsi="David" w:cs="David" w:hint="eastAsia"/>
          <w:i/>
          <w:sz w:val="24"/>
          <w:szCs w:val="24"/>
          <w:rtl/>
        </w:rPr>
        <w:t>אחרת</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בדרך</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חילוט</w:t>
      </w:r>
      <w:r w:rsidRPr="002067DE">
        <w:rPr>
          <w:rFonts w:ascii="David" w:hAnsi="David" w:cs="David"/>
          <w:i/>
          <w:sz w:val="24"/>
          <w:szCs w:val="24"/>
          <w:rtl/>
        </w:rPr>
        <w:t xml:space="preserve"> </w:t>
      </w:r>
      <w:r w:rsidRPr="002067DE">
        <w:rPr>
          <w:rFonts w:ascii="David" w:hAnsi="David" w:cs="David" w:hint="eastAsia"/>
          <w:i/>
          <w:sz w:val="24"/>
          <w:szCs w:val="24"/>
          <w:rtl/>
        </w:rPr>
        <w:t>הערבויות</w:t>
      </w:r>
      <w:r w:rsidRPr="002067DE">
        <w:rPr>
          <w:rFonts w:ascii="David" w:hAnsi="David" w:cs="David"/>
          <w:i/>
          <w:sz w:val="24"/>
          <w:szCs w:val="24"/>
          <w:rtl/>
        </w:rPr>
        <w:t xml:space="preserve"> </w:t>
      </w:r>
      <w:r w:rsidRPr="002067DE">
        <w:rPr>
          <w:rFonts w:ascii="David" w:hAnsi="David" w:cs="David" w:hint="eastAsia"/>
          <w:i/>
          <w:sz w:val="24"/>
          <w:szCs w:val="24"/>
          <w:rtl/>
        </w:rPr>
        <w:t>שבידיו</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להסבו</w:t>
      </w:r>
      <w:r w:rsidRPr="002067DE">
        <w:rPr>
          <w:rFonts w:ascii="David" w:hAnsi="David" w:cs="David"/>
          <w:i/>
          <w:sz w:val="24"/>
          <w:szCs w:val="24"/>
          <w:rtl/>
        </w:rPr>
        <w:t xml:space="preserve"> </w:t>
      </w:r>
      <w:r w:rsidRPr="002067DE">
        <w:rPr>
          <w:rFonts w:ascii="David" w:hAnsi="David" w:cs="David" w:hint="eastAsia"/>
          <w:i/>
          <w:sz w:val="24"/>
          <w:szCs w:val="24"/>
          <w:rtl/>
        </w:rPr>
        <w:t>לאחר</w:t>
      </w:r>
      <w:r w:rsidRPr="002067DE">
        <w:rPr>
          <w:rFonts w:ascii="David" w:hAnsi="David" w:cs="David"/>
          <w:i/>
          <w:sz w:val="24"/>
          <w:szCs w:val="24"/>
          <w:rtl/>
        </w:rPr>
        <w:t xml:space="preserve"> </w:t>
      </w:r>
      <w:r w:rsidRPr="002067DE">
        <w:rPr>
          <w:rFonts w:ascii="David" w:hAnsi="David" w:cs="David" w:hint="eastAsia"/>
          <w:i/>
          <w:sz w:val="24"/>
          <w:szCs w:val="24"/>
          <w:rtl/>
        </w:rPr>
        <w:t>ללא</w:t>
      </w:r>
      <w:r w:rsidRPr="002067DE">
        <w:rPr>
          <w:rFonts w:ascii="David" w:hAnsi="David" w:cs="David"/>
          <w:i/>
          <w:sz w:val="24"/>
          <w:szCs w:val="24"/>
          <w:rtl/>
        </w:rPr>
        <w:t xml:space="preserve"> </w:t>
      </w:r>
      <w:r w:rsidRPr="002067DE">
        <w:rPr>
          <w:rFonts w:ascii="David" w:hAnsi="David" w:cs="David" w:hint="eastAsia"/>
          <w:i/>
          <w:sz w:val="24"/>
          <w:szCs w:val="24"/>
          <w:rtl/>
        </w:rPr>
        <w:t>צורך</w:t>
      </w:r>
      <w:r w:rsidRPr="002067DE">
        <w:rPr>
          <w:rFonts w:ascii="David" w:hAnsi="David" w:cs="David"/>
          <w:i/>
          <w:sz w:val="24"/>
          <w:szCs w:val="24"/>
          <w:rtl/>
        </w:rPr>
        <w:t xml:space="preserve"> </w:t>
      </w:r>
      <w:r w:rsidRPr="002067DE">
        <w:rPr>
          <w:rFonts w:ascii="David" w:hAnsi="David" w:cs="David" w:hint="eastAsia"/>
          <w:i/>
          <w:sz w:val="24"/>
          <w:szCs w:val="24"/>
          <w:rtl/>
        </w:rPr>
        <w:t>בהסכמת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תעודה</w:t>
      </w:r>
      <w:r w:rsidRPr="002067DE">
        <w:rPr>
          <w:rFonts w:ascii="David" w:hAnsi="David" w:cs="David"/>
          <w:i/>
          <w:sz w:val="24"/>
          <w:szCs w:val="24"/>
          <w:rtl/>
        </w:rPr>
        <w:t xml:space="preserve"> </w:t>
      </w:r>
      <w:r w:rsidRPr="002067DE">
        <w:rPr>
          <w:rFonts w:ascii="David" w:hAnsi="David" w:cs="David" w:hint="eastAsia"/>
          <w:i/>
          <w:sz w:val="24"/>
          <w:szCs w:val="24"/>
          <w:rtl/>
        </w:rPr>
        <w:t>חתומה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המאשרת</w:t>
      </w:r>
      <w:r w:rsidRPr="002067DE">
        <w:rPr>
          <w:rFonts w:ascii="David" w:hAnsi="David" w:cs="David"/>
          <w:i/>
          <w:sz w:val="24"/>
          <w:szCs w:val="24"/>
          <w:rtl/>
        </w:rPr>
        <w:t xml:space="preserve"> </w:t>
      </w:r>
      <w:r w:rsidRPr="002067DE">
        <w:rPr>
          <w:rFonts w:ascii="David" w:hAnsi="David" w:cs="David" w:hint="eastAsia"/>
          <w:i/>
          <w:sz w:val="24"/>
          <w:szCs w:val="24"/>
          <w:rtl/>
        </w:rPr>
        <w:t>החוב</w:t>
      </w:r>
      <w:r w:rsidRPr="002067DE">
        <w:rPr>
          <w:rFonts w:ascii="David" w:hAnsi="David" w:cs="David"/>
          <w:i/>
          <w:sz w:val="24"/>
          <w:szCs w:val="24"/>
          <w:rtl/>
        </w:rPr>
        <w:t xml:space="preserve"> </w:t>
      </w:r>
      <w:r w:rsidRPr="002067DE">
        <w:rPr>
          <w:rFonts w:ascii="David" w:hAnsi="David" w:cs="David" w:hint="eastAsia"/>
          <w:i/>
          <w:sz w:val="24"/>
          <w:szCs w:val="24"/>
          <w:rtl/>
        </w:rPr>
        <w:t>הנ</w:t>
      </w:r>
      <w:r w:rsidRPr="002067DE">
        <w:rPr>
          <w:rFonts w:ascii="David" w:hAnsi="David" w:cs="David"/>
          <w:i/>
          <w:sz w:val="24"/>
          <w:szCs w:val="24"/>
          <w:rtl/>
        </w:rPr>
        <w:t>"</w:t>
      </w:r>
      <w:r w:rsidRPr="002067DE">
        <w:rPr>
          <w:rFonts w:ascii="David" w:hAnsi="David" w:cs="David" w:hint="eastAsia"/>
          <w:i/>
          <w:sz w:val="24"/>
          <w:szCs w:val="24"/>
          <w:rtl/>
        </w:rPr>
        <w:t>ל</w:t>
      </w:r>
      <w:r w:rsidRPr="002067DE">
        <w:rPr>
          <w:rFonts w:ascii="David" w:hAnsi="David" w:cs="David"/>
          <w:i/>
          <w:sz w:val="24"/>
          <w:szCs w:val="24"/>
          <w:rtl/>
        </w:rPr>
        <w:t xml:space="preserve"> </w:t>
      </w:r>
      <w:r w:rsidRPr="002067DE">
        <w:rPr>
          <w:rFonts w:ascii="David" w:hAnsi="David" w:cs="David" w:hint="eastAsia"/>
          <w:i/>
          <w:sz w:val="24"/>
          <w:szCs w:val="24"/>
          <w:rtl/>
        </w:rPr>
        <w:t>תהיה</w:t>
      </w:r>
      <w:r w:rsidRPr="002067DE">
        <w:rPr>
          <w:rFonts w:ascii="David" w:hAnsi="David" w:cs="David"/>
          <w:i/>
          <w:sz w:val="24"/>
          <w:szCs w:val="24"/>
          <w:rtl/>
        </w:rPr>
        <w:t xml:space="preserve"> </w:t>
      </w:r>
      <w:r w:rsidRPr="002067DE">
        <w:rPr>
          <w:rFonts w:ascii="David" w:hAnsi="David" w:cs="David" w:hint="eastAsia"/>
          <w:i/>
          <w:sz w:val="24"/>
          <w:szCs w:val="24"/>
          <w:rtl/>
        </w:rPr>
        <w:t>ראיה</w:t>
      </w:r>
      <w:r w:rsidRPr="002067DE">
        <w:rPr>
          <w:rFonts w:ascii="David" w:hAnsi="David" w:cs="David"/>
          <w:i/>
          <w:sz w:val="24"/>
          <w:szCs w:val="24"/>
          <w:rtl/>
        </w:rPr>
        <w:t xml:space="preserve"> </w:t>
      </w:r>
      <w:r w:rsidRPr="002067DE">
        <w:rPr>
          <w:rFonts w:ascii="David" w:hAnsi="David" w:cs="David" w:hint="eastAsia"/>
          <w:i/>
          <w:sz w:val="24"/>
          <w:szCs w:val="24"/>
          <w:rtl/>
        </w:rPr>
        <w:t>מכרעת</w:t>
      </w:r>
      <w:r w:rsidRPr="002067DE">
        <w:rPr>
          <w:rFonts w:ascii="David" w:hAnsi="David" w:cs="David"/>
          <w:i/>
          <w:sz w:val="24"/>
          <w:szCs w:val="24"/>
          <w:rtl/>
        </w:rPr>
        <w:t xml:space="preserve"> </w:t>
      </w:r>
      <w:r w:rsidRPr="002067DE">
        <w:rPr>
          <w:rFonts w:ascii="David" w:hAnsi="David" w:cs="David" w:hint="eastAsia"/>
          <w:i/>
          <w:sz w:val="24"/>
          <w:szCs w:val="24"/>
          <w:rtl/>
        </w:rPr>
        <w:t>ללא</w:t>
      </w:r>
      <w:r w:rsidRPr="002067DE">
        <w:rPr>
          <w:rFonts w:ascii="David" w:hAnsi="David" w:cs="David"/>
          <w:i/>
          <w:sz w:val="24"/>
          <w:szCs w:val="24"/>
          <w:rtl/>
        </w:rPr>
        <w:t xml:space="preserve"> </w:t>
      </w:r>
      <w:r w:rsidRPr="002067DE">
        <w:rPr>
          <w:rFonts w:ascii="David" w:hAnsi="David" w:cs="David" w:hint="eastAsia"/>
          <w:i/>
          <w:sz w:val="24"/>
          <w:szCs w:val="24"/>
          <w:rtl/>
        </w:rPr>
        <w:t>עוררין</w:t>
      </w:r>
      <w:r w:rsidRPr="002067DE">
        <w:rPr>
          <w:rFonts w:ascii="David" w:hAnsi="David" w:cs="David"/>
          <w:i/>
          <w:sz w:val="24"/>
          <w:szCs w:val="24"/>
          <w:rtl/>
        </w:rPr>
        <w:t xml:space="preserve"> </w:t>
      </w:r>
      <w:r w:rsidRPr="002067DE">
        <w:rPr>
          <w:rFonts w:ascii="David" w:hAnsi="David" w:cs="David" w:hint="eastAsia"/>
          <w:i/>
          <w:sz w:val="24"/>
          <w:szCs w:val="24"/>
          <w:rtl/>
        </w:rPr>
        <w:t>בדבר</w:t>
      </w:r>
      <w:r w:rsidRPr="002067DE">
        <w:rPr>
          <w:rFonts w:ascii="David" w:hAnsi="David" w:cs="David"/>
          <w:i/>
          <w:sz w:val="24"/>
          <w:szCs w:val="24"/>
          <w:rtl/>
        </w:rPr>
        <w:t xml:space="preserve"> </w:t>
      </w:r>
      <w:r w:rsidRPr="002067DE">
        <w:rPr>
          <w:rFonts w:ascii="David" w:hAnsi="David" w:cs="David" w:hint="eastAsia"/>
          <w:i/>
          <w:sz w:val="24"/>
          <w:szCs w:val="24"/>
          <w:rtl/>
        </w:rPr>
        <w:t>הסכום</w:t>
      </w:r>
      <w:r w:rsidRPr="002067DE">
        <w:rPr>
          <w:rFonts w:ascii="David" w:hAnsi="David" w:cs="David"/>
          <w:i/>
          <w:sz w:val="24"/>
          <w:szCs w:val="24"/>
          <w:rtl/>
        </w:rPr>
        <w:t xml:space="preserve"> </w:t>
      </w:r>
      <w:r w:rsidRPr="002067DE">
        <w:rPr>
          <w:rFonts w:ascii="David" w:hAnsi="David" w:cs="David" w:hint="eastAsia"/>
          <w:i/>
          <w:sz w:val="24"/>
          <w:szCs w:val="24"/>
          <w:rtl/>
        </w:rPr>
        <w:t>הנקוב</w:t>
      </w:r>
      <w:r w:rsidRPr="002067DE">
        <w:rPr>
          <w:rFonts w:ascii="David" w:hAnsi="David" w:cs="David"/>
          <w:i/>
          <w:sz w:val="24"/>
          <w:szCs w:val="24"/>
          <w:rtl/>
        </w:rPr>
        <w:t xml:space="preserve"> </w:t>
      </w:r>
      <w:r w:rsidRPr="002067DE">
        <w:rPr>
          <w:rFonts w:ascii="David" w:hAnsi="David" w:cs="David" w:hint="eastAsia"/>
          <w:i/>
          <w:sz w:val="24"/>
          <w:szCs w:val="24"/>
          <w:rtl/>
        </w:rPr>
        <w:t>בה</w:t>
      </w:r>
      <w:r w:rsidRPr="002067DE">
        <w:rPr>
          <w:rFonts w:ascii="David" w:hAnsi="David" w:cs="David"/>
          <w:i/>
          <w:sz w:val="24"/>
          <w:szCs w:val="24"/>
          <w:rtl/>
        </w:rPr>
        <w:t>.</w:t>
      </w:r>
    </w:p>
    <w:p w14:paraId="43122E73"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שיגרם</w:t>
      </w:r>
      <w:r w:rsidRPr="002067DE">
        <w:rPr>
          <w:rFonts w:ascii="David" w:hAnsi="David" w:cs="David"/>
          <w:i/>
          <w:sz w:val="24"/>
          <w:szCs w:val="24"/>
          <w:rtl/>
        </w:rPr>
        <w:t xml:space="preserve"> </w:t>
      </w:r>
      <w:r w:rsidRPr="002067DE">
        <w:rPr>
          <w:rFonts w:ascii="David" w:hAnsi="David" w:cs="David" w:hint="eastAsia"/>
          <w:i/>
          <w:sz w:val="24"/>
          <w:szCs w:val="24"/>
          <w:rtl/>
        </w:rPr>
        <w:t>מחמת</w:t>
      </w:r>
      <w:r w:rsidRPr="002067DE">
        <w:rPr>
          <w:rFonts w:ascii="David" w:hAnsi="David" w:cs="David"/>
          <w:i/>
          <w:sz w:val="24"/>
          <w:szCs w:val="24"/>
          <w:rtl/>
        </w:rPr>
        <w:t xml:space="preserve"> </w:t>
      </w:r>
      <w:r w:rsidRPr="002067DE">
        <w:rPr>
          <w:rFonts w:ascii="David" w:hAnsi="David" w:cs="David" w:hint="eastAsia"/>
          <w:i/>
          <w:sz w:val="24"/>
          <w:szCs w:val="24"/>
          <w:rtl/>
        </w:rPr>
        <w:t>מלחמה</w:t>
      </w:r>
      <w:r w:rsidRPr="002067DE">
        <w:rPr>
          <w:rFonts w:ascii="David" w:hAnsi="David" w:cs="David"/>
          <w:i/>
          <w:sz w:val="24"/>
          <w:szCs w:val="24"/>
          <w:rtl/>
        </w:rPr>
        <w:t xml:space="preserve">, </w:t>
      </w:r>
      <w:r w:rsidRPr="002067DE">
        <w:rPr>
          <w:rFonts w:ascii="David" w:hAnsi="David" w:cs="David" w:hint="eastAsia"/>
          <w:i/>
          <w:sz w:val="24"/>
          <w:szCs w:val="24"/>
          <w:rtl/>
        </w:rPr>
        <w:t>פעולות</w:t>
      </w:r>
      <w:r w:rsidRPr="002067DE">
        <w:rPr>
          <w:rFonts w:ascii="David" w:hAnsi="David" w:cs="David"/>
          <w:i/>
          <w:sz w:val="24"/>
          <w:szCs w:val="24"/>
          <w:rtl/>
        </w:rPr>
        <w:t xml:space="preserve"> </w:t>
      </w:r>
      <w:r w:rsidRPr="002067DE">
        <w:rPr>
          <w:rFonts w:ascii="David" w:hAnsi="David" w:cs="David" w:hint="eastAsia"/>
          <w:i/>
          <w:sz w:val="24"/>
          <w:szCs w:val="24"/>
          <w:rtl/>
        </w:rPr>
        <w:t>איבה</w:t>
      </w:r>
      <w:r w:rsidRPr="002067DE">
        <w:rPr>
          <w:rFonts w:ascii="David" w:hAnsi="David" w:cs="David"/>
          <w:i/>
          <w:sz w:val="24"/>
          <w:szCs w:val="24"/>
          <w:rtl/>
        </w:rPr>
        <w:t xml:space="preserve">, </w:t>
      </w:r>
      <w:r w:rsidRPr="002067DE">
        <w:rPr>
          <w:rFonts w:ascii="David" w:hAnsi="David" w:cs="David" w:hint="eastAsia"/>
          <w:i/>
          <w:sz w:val="24"/>
          <w:szCs w:val="24"/>
          <w:rtl/>
        </w:rPr>
        <w:t>פלישת</w:t>
      </w:r>
      <w:r w:rsidRPr="002067DE">
        <w:rPr>
          <w:rFonts w:ascii="David" w:hAnsi="David" w:cs="David"/>
          <w:i/>
          <w:sz w:val="24"/>
          <w:szCs w:val="24"/>
          <w:rtl/>
        </w:rPr>
        <w:t xml:space="preserve"> </w:t>
      </w:r>
      <w:r w:rsidRPr="002067DE">
        <w:rPr>
          <w:rFonts w:ascii="David" w:hAnsi="David" w:cs="David" w:hint="eastAsia"/>
          <w:i/>
          <w:sz w:val="24"/>
          <w:szCs w:val="24"/>
          <w:rtl/>
        </w:rPr>
        <w:t>אויב</w:t>
      </w:r>
      <w:r w:rsidRPr="002067DE">
        <w:rPr>
          <w:rFonts w:ascii="David" w:hAnsi="David" w:cs="David"/>
          <w:i/>
          <w:sz w:val="24"/>
          <w:szCs w:val="24"/>
          <w:rtl/>
        </w:rPr>
        <w:t xml:space="preserve"> </w:t>
      </w:r>
      <w:r w:rsidRPr="002067DE">
        <w:rPr>
          <w:rFonts w:ascii="David" w:hAnsi="David" w:cs="David" w:hint="eastAsia"/>
          <w:i/>
          <w:sz w:val="24"/>
          <w:szCs w:val="24"/>
          <w:rtl/>
        </w:rPr>
        <w:t>ופעולות</w:t>
      </w:r>
      <w:r w:rsidRPr="002067DE">
        <w:rPr>
          <w:rFonts w:ascii="David" w:hAnsi="David" w:cs="David"/>
          <w:i/>
          <w:sz w:val="24"/>
          <w:szCs w:val="24"/>
          <w:rtl/>
        </w:rPr>
        <w:t xml:space="preserve"> </w:t>
      </w:r>
      <w:r w:rsidRPr="002067DE">
        <w:rPr>
          <w:rFonts w:ascii="David" w:hAnsi="David" w:cs="David" w:hint="eastAsia"/>
          <w:i/>
          <w:sz w:val="24"/>
          <w:szCs w:val="24"/>
          <w:rtl/>
        </w:rPr>
        <w:t>מדינה</w:t>
      </w:r>
      <w:r w:rsidRPr="002067DE">
        <w:rPr>
          <w:rFonts w:ascii="David" w:hAnsi="David" w:cs="David"/>
          <w:i/>
          <w:sz w:val="24"/>
          <w:szCs w:val="24"/>
          <w:rtl/>
        </w:rPr>
        <w:t xml:space="preserve"> </w:t>
      </w:r>
      <w:r w:rsidRPr="002067DE">
        <w:rPr>
          <w:rFonts w:ascii="David" w:hAnsi="David" w:cs="David" w:hint="eastAsia"/>
          <w:i/>
          <w:sz w:val="24"/>
          <w:szCs w:val="24"/>
          <w:rtl/>
        </w:rPr>
        <w:t>אויבת</w:t>
      </w:r>
      <w:r w:rsidRPr="002067DE">
        <w:rPr>
          <w:rFonts w:ascii="David" w:hAnsi="David" w:cs="David"/>
          <w:i/>
          <w:sz w:val="24"/>
          <w:szCs w:val="24"/>
          <w:rtl/>
        </w:rPr>
        <w:t xml:space="preserve">, </w:t>
      </w:r>
      <w:r w:rsidRPr="002067DE">
        <w:rPr>
          <w:rFonts w:ascii="David" w:hAnsi="David" w:cs="David" w:hint="eastAsia"/>
          <w:i/>
          <w:sz w:val="24"/>
          <w:szCs w:val="24"/>
          <w:rtl/>
        </w:rPr>
        <w:t>ואולם</w:t>
      </w:r>
      <w:r w:rsidRPr="002067DE">
        <w:rPr>
          <w:rFonts w:ascii="David" w:hAnsi="David" w:cs="David"/>
          <w:i/>
          <w:sz w:val="24"/>
          <w:szCs w:val="24"/>
          <w:rtl/>
        </w:rPr>
        <w:t xml:space="preserve"> </w:t>
      </w:r>
      <w:r w:rsidRPr="002067DE">
        <w:rPr>
          <w:rFonts w:ascii="David" w:hAnsi="David" w:cs="David" w:hint="eastAsia"/>
          <w:i/>
          <w:sz w:val="24"/>
          <w:szCs w:val="24"/>
          <w:rtl/>
        </w:rPr>
        <w:t>הוא</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ותמורת</w:t>
      </w:r>
      <w:r w:rsidRPr="002067DE">
        <w:rPr>
          <w:rFonts w:ascii="David" w:hAnsi="David" w:cs="David"/>
          <w:i/>
          <w:sz w:val="24"/>
          <w:szCs w:val="24"/>
          <w:rtl/>
        </w:rPr>
        <w:t xml:space="preserve"> </w:t>
      </w:r>
      <w:r w:rsidRPr="002067DE">
        <w:rPr>
          <w:rFonts w:ascii="David" w:hAnsi="David" w:cs="David" w:hint="eastAsia"/>
          <w:i/>
          <w:sz w:val="24"/>
          <w:szCs w:val="24"/>
          <w:rtl/>
        </w:rPr>
        <w:t>המחיר</w:t>
      </w:r>
      <w:r w:rsidRPr="002067DE">
        <w:rPr>
          <w:rFonts w:ascii="David" w:hAnsi="David" w:cs="David"/>
          <w:i/>
          <w:sz w:val="24"/>
          <w:szCs w:val="24"/>
          <w:rtl/>
        </w:rPr>
        <w:t xml:space="preserve"> </w:t>
      </w:r>
      <w:r w:rsidRPr="002067DE">
        <w:rPr>
          <w:rFonts w:ascii="David" w:hAnsi="David" w:cs="David" w:hint="eastAsia"/>
          <w:i/>
          <w:sz w:val="24"/>
          <w:szCs w:val="24"/>
          <w:rtl/>
        </w:rPr>
        <w:t>שיוסכם</w:t>
      </w:r>
      <w:r w:rsidRPr="002067DE">
        <w:rPr>
          <w:rFonts w:ascii="David" w:hAnsi="David" w:cs="David"/>
          <w:i/>
          <w:sz w:val="24"/>
          <w:szCs w:val="24"/>
          <w:rtl/>
        </w:rPr>
        <w:t xml:space="preserve"> </w:t>
      </w:r>
      <w:r w:rsidRPr="002067DE">
        <w:rPr>
          <w:rFonts w:ascii="David" w:hAnsi="David" w:cs="David" w:hint="eastAsia"/>
          <w:i/>
          <w:sz w:val="24"/>
          <w:szCs w:val="24"/>
          <w:rtl/>
        </w:rPr>
        <w:t>ביניהם</w:t>
      </w:r>
      <w:r w:rsidRPr="002067DE">
        <w:rPr>
          <w:rFonts w:ascii="David" w:hAnsi="David" w:cs="David"/>
          <w:i/>
          <w:sz w:val="24"/>
          <w:szCs w:val="24"/>
          <w:rtl/>
        </w:rPr>
        <w:t xml:space="preserve"> </w:t>
      </w:r>
      <w:r w:rsidRPr="002067DE">
        <w:rPr>
          <w:rFonts w:ascii="David" w:hAnsi="David" w:cs="David" w:hint="eastAsia"/>
          <w:i/>
          <w:sz w:val="24"/>
          <w:szCs w:val="24"/>
          <w:rtl/>
        </w:rPr>
        <w:t>לשקם</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בהעדר</w:t>
      </w:r>
      <w:r w:rsidRPr="002067DE">
        <w:rPr>
          <w:rFonts w:ascii="David" w:hAnsi="David" w:cs="David"/>
          <w:i/>
          <w:sz w:val="24"/>
          <w:szCs w:val="24"/>
          <w:rtl/>
        </w:rPr>
        <w:t xml:space="preserve"> </w:t>
      </w:r>
      <w:r w:rsidRPr="002067DE">
        <w:rPr>
          <w:rFonts w:ascii="David" w:hAnsi="David" w:cs="David" w:hint="eastAsia"/>
          <w:i/>
          <w:sz w:val="24"/>
          <w:szCs w:val="24"/>
          <w:rtl/>
        </w:rPr>
        <w:t>הסכמה</w:t>
      </w:r>
      <w:r w:rsidRPr="002067DE">
        <w:rPr>
          <w:rFonts w:ascii="David" w:hAnsi="David" w:cs="David"/>
          <w:i/>
          <w:sz w:val="24"/>
          <w:szCs w:val="24"/>
          <w:rtl/>
        </w:rPr>
        <w:t xml:space="preserve"> </w:t>
      </w:r>
      <w:r w:rsidRPr="002067DE">
        <w:rPr>
          <w:rFonts w:ascii="David" w:hAnsi="David" w:cs="David" w:hint="eastAsia"/>
          <w:i/>
          <w:sz w:val="24"/>
          <w:szCs w:val="24"/>
          <w:rtl/>
        </w:rPr>
        <w:t>לגבי</w:t>
      </w:r>
      <w:r w:rsidRPr="002067DE">
        <w:rPr>
          <w:rFonts w:ascii="David" w:hAnsi="David" w:cs="David"/>
          <w:i/>
          <w:sz w:val="24"/>
          <w:szCs w:val="24"/>
          <w:rtl/>
        </w:rPr>
        <w:t xml:space="preserve"> </w:t>
      </w:r>
      <w:r w:rsidRPr="002067DE">
        <w:rPr>
          <w:rFonts w:ascii="David" w:hAnsi="David" w:cs="David" w:hint="eastAsia"/>
          <w:i/>
          <w:sz w:val="24"/>
          <w:szCs w:val="24"/>
          <w:rtl/>
        </w:rPr>
        <w:t>המחיר</w:t>
      </w:r>
      <w:r w:rsidRPr="002067DE">
        <w:rPr>
          <w:rFonts w:ascii="David" w:hAnsi="David" w:cs="David"/>
          <w:i/>
          <w:sz w:val="24"/>
          <w:szCs w:val="24"/>
          <w:rtl/>
        </w:rPr>
        <w:t xml:space="preserve"> </w:t>
      </w:r>
      <w:r w:rsidRPr="002067DE">
        <w:rPr>
          <w:rFonts w:ascii="David" w:hAnsi="David" w:cs="David" w:hint="eastAsia"/>
          <w:i/>
          <w:sz w:val="24"/>
          <w:szCs w:val="24"/>
          <w:rtl/>
        </w:rPr>
        <w:t>יקבע</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w:t>
      </w:r>
    </w:p>
    <w:p w14:paraId="2B8CC087"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הנגרם</w:t>
      </w:r>
      <w:r w:rsidRPr="002067DE">
        <w:rPr>
          <w:rFonts w:ascii="David" w:hAnsi="David" w:cs="David"/>
          <w:i/>
          <w:sz w:val="24"/>
          <w:szCs w:val="24"/>
          <w:rtl/>
        </w:rPr>
        <w:t xml:space="preserve"> </w:t>
      </w:r>
      <w:r w:rsidRPr="002067DE">
        <w:rPr>
          <w:rFonts w:ascii="David" w:hAnsi="David" w:cs="David" w:hint="eastAsia"/>
          <w:i/>
          <w:sz w:val="24"/>
          <w:szCs w:val="24"/>
          <w:rtl/>
        </w:rPr>
        <w:t>לעבודות</w:t>
      </w:r>
      <w:r w:rsidRPr="002067DE">
        <w:rPr>
          <w:rFonts w:ascii="David" w:hAnsi="David" w:cs="David"/>
          <w:i/>
          <w:sz w:val="24"/>
          <w:szCs w:val="24"/>
          <w:rtl/>
        </w:rPr>
        <w:t xml:space="preserve"> </w:t>
      </w:r>
      <w:r w:rsidRPr="002067DE">
        <w:rPr>
          <w:rFonts w:ascii="David" w:hAnsi="David" w:cs="David" w:hint="eastAsia"/>
          <w:i/>
          <w:sz w:val="24"/>
          <w:szCs w:val="24"/>
          <w:rtl/>
        </w:rPr>
        <w:t>מחמת</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שהקבלן</w:t>
      </w:r>
      <w:r w:rsidRPr="002067DE">
        <w:rPr>
          <w:rFonts w:ascii="David" w:hAnsi="David" w:cs="David"/>
          <w:i/>
          <w:sz w:val="24"/>
          <w:szCs w:val="24"/>
          <w:rtl/>
        </w:rPr>
        <w:t xml:space="preserve"> </w:t>
      </w:r>
      <w:r w:rsidRPr="002067DE">
        <w:rPr>
          <w:rFonts w:ascii="David" w:hAnsi="David" w:cs="David" w:hint="eastAsia"/>
          <w:i/>
          <w:sz w:val="24"/>
          <w:szCs w:val="24"/>
          <w:rtl/>
        </w:rPr>
        <w:t>אינו</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לו</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חלה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החובה</w:t>
      </w:r>
      <w:r w:rsidRPr="002067DE">
        <w:rPr>
          <w:rFonts w:ascii="David" w:hAnsi="David" w:cs="David"/>
          <w:i/>
          <w:sz w:val="24"/>
          <w:szCs w:val="24"/>
          <w:rtl/>
        </w:rPr>
        <w:t xml:space="preserve"> </w:t>
      </w:r>
      <w:r w:rsidRPr="002067DE">
        <w:rPr>
          <w:rFonts w:ascii="David" w:hAnsi="David" w:cs="David" w:hint="eastAsia"/>
          <w:i/>
          <w:sz w:val="24"/>
          <w:szCs w:val="24"/>
          <w:rtl/>
        </w:rPr>
        <w:t>לבטחו</w:t>
      </w:r>
      <w:r w:rsidRPr="002067DE">
        <w:rPr>
          <w:rFonts w:ascii="David" w:hAnsi="David" w:cs="David"/>
          <w:i/>
          <w:sz w:val="24"/>
          <w:szCs w:val="24"/>
          <w:rtl/>
        </w:rPr>
        <w:t xml:space="preserve">, </w:t>
      </w:r>
      <w:r w:rsidRPr="002067DE">
        <w:rPr>
          <w:rFonts w:ascii="David" w:hAnsi="David" w:cs="David" w:hint="eastAsia"/>
          <w:i/>
          <w:sz w:val="24"/>
          <w:szCs w:val="24"/>
          <w:rtl/>
        </w:rPr>
        <w:t>ואולם</w:t>
      </w:r>
      <w:r w:rsidRPr="002067DE">
        <w:rPr>
          <w:rFonts w:ascii="David" w:hAnsi="David" w:cs="David"/>
          <w:i/>
          <w:sz w:val="24"/>
          <w:szCs w:val="24"/>
          <w:rtl/>
        </w:rPr>
        <w:t xml:space="preserve"> </w:t>
      </w:r>
      <w:r w:rsidRPr="002067DE">
        <w:rPr>
          <w:rFonts w:ascii="David" w:hAnsi="David" w:cs="David" w:hint="eastAsia"/>
          <w:i/>
          <w:sz w:val="24"/>
          <w:szCs w:val="24"/>
          <w:rtl/>
        </w:rPr>
        <w:t>במקרה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תחולנה</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התיקון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w:t>
      </w:r>
    </w:p>
    <w:p w14:paraId="51C2D136"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אחריות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פי</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מעשה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מחדל</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עבודות</w:t>
      </w:r>
      <w:r w:rsidRPr="002067DE">
        <w:rPr>
          <w:rFonts w:ascii="David" w:hAnsi="David" w:cs="David"/>
          <w:i/>
          <w:sz w:val="24"/>
          <w:szCs w:val="24"/>
          <w:rtl/>
        </w:rPr>
        <w:t xml:space="preserve"> </w:t>
      </w:r>
      <w:r w:rsidRPr="002067DE">
        <w:rPr>
          <w:rFonts w:ascii="David" w:hAnsi="David" w:cs="David" w:hint="eastAsia"/>
          <w:i/>
          <w:sz w:val="24"/>
          <w:szCs w:val="24"/>
          <w:rtl/>
        </w:rPr>
        <w:t>הבדק</w:t>
      </w:r>
      <w:r w:rsidRPr="002067DE">
        <w:rPr>
          <w:rFonts w:ascii="David" w:hAnsi="David" w:cs="David"/>
          <w:i/>
          <w:sz w:val="24"/>
          <w:szCs w:val="24"/>
          <w:rtl/>
        </w:rPr>
        <w:t xml:space="preserve"> </w:t>
      </w:r>
      <w:r w:rsidRPr="002067DE">
        <w:rPr>
          <w:rFonts w:ascii="David" w:hAnsi="David" w:cs="David" w:hint="eastAsia"/>
          <w:i/>
          <w:sz w:val="24"/>
          <w:szCs w:val="24"/>
          <w:rtl/>
        </w:rPr>
        <w:t>והאחריות</w:t>
      </w:r>
      <w:r w:rsidRPr="002067DE">
        <w:rPr>
          <w:rFonts w:ascii="David" w:hAnsi="David" w:cs="David"/>
          <w:i/>
          <w:sz w:val="24"/>
          <w:szCs w:val="24"/>
          <w:rtl/>
        </w:rPr>
        <w:t xml:space="preserve"> </w:t>
      </w:r>
      <w:r w:rsidRPr="002067DE">
        <w:rPr>
          <w:rFonts w:ascii="David" w:hAnsi="David" w:cs="David" w:hint="eastAsia"/>
          <w:i/>
          <w:sz w:val="24"/>
          <w:szCs w:val="24"/>
          <w:rtl/>
        </w:rPr>
        <w:t>בהן</w:t>
      </w:r>
      <w:r w:rsidRPr="002067DE">
        <w:rPr>
          <w:rFonts w:ascii="David" w:hAnsi="David" w:cs="David"/>
          <w:i/>
          <w:sz w:val="24"/>
          <w:szCs w:val="24"/>
          <w:rtl/>
        </w:rPr>
        <w:t xml:space="preserve"> </w:t>
      </w:r>
      <w:r w:rsidRPr="002067DE">
        <w:rPr>
          <w:rFonts w:ascii="David" w:hAnsi="David" w:cs="David" w:hint="eastAsia"/>
          <w:i/>
          <w:sz w:val="24"/>
          <w:szCs w:val="24"/>
          <w:rtl/>
        </w:rPr>
        <w:t>מחויב</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בתקופת</w:t>
      </w:r>
      <w:r w:rsidRPr="002067DE">
        <w:rPr>
          <w:rFonts w:ascii="David" w:hAnsi="David" w:cs="David"/>
          <w:i/>
          <w:sz w:val="24"/>
          <w:szCs w:val="24"/>
          <w:rtl/>
        </w:rPr>
        <w:t xml:space="preserve"> </w:t>
      </w:r>
      <w:r w:rsidRPr="002067DE">
        <w:rPr>
          <w:rFonts w:ascii="David" w:hAnsi="David" w:cs="David" w:hint="eastAsia"/>
          <w:i/>
          <w:sz w:val="24"/>
          <w:szCs w:val="24"/>
          <w:rtl/>
        </w:rPr>
        <w:t>הבדק</w:t>
      </w:r>
      <w:r w:rsidRPr="002067DE">
        <w:rPr>
          <w:rFonts w:ascii="David" w:hAnsi="David" w:cs="David"/>
          <w:i/>
          <w:sz w:val="24"/>
          <w:szCs w:val="24"/>
          <w:rtl/>
        </w:rPr>
        <w:t xml:space="preserve"> </w:t>
      </w:r>
      <w:r w:rsidRPr="002067DE">
        <w:rPr>
          <w:rFonts w:ascii="David" w:hAnsi="David" w:cs="David" w:hint="eastAsia"/>
          <w:i/>
          <w:sz w:val="24"/>
          <w:szCs w:val="24"/>
          <w:rtl/>
        </w:rPr>
        <w:t>בהתאם</w:t>
      </w:r>
      <w:r w:rsidRPr="002067DE">
        <w:rPr>
          <w:rFonts w:ascii="David" w:hAnsi="David" w:cs="David"/>
          <w:i/>
          <w:sz w:val="24"/>
          <w:szCs w:val="24"/>
          <w:rtl/>
        </w:rPr>
        <w:t xml:space="preserve"> </w:t>
      </w:r>
      <w:r w:rsidRPr="002067DE">
        <w:rPr>
          <w:rFonts w:ascii="David" w:hAnsi="David" w:cs="David" w:hint="eastAsia"/>
          <w:i/>
          <w:sz w:val="24"/>
          <w:szCs w:val="24"/>
          <w:rtl/>
        </w:rPr>
        <w:t>להוראות</w:t>
      </w:r>
      <w:r w:rsidRPr="002067DE">
        <w:rPr>
          <w:rFonts w:ascii="David" w:hAnsi="David" w:cs="David"/>
          <w:i/>
          <w:sz w:val="24"/>
          <w:szCs w:val="24"/>
          <w:rtl/>
        </w:rPr>
        <w:t xml:space="preserve"> </w:t>
      </w:r>
      <w:r w:rsidRPr="002067DE">
        <w:rPr>
          <w:rFonts w:ascii="David" w:hAnsi="David" w:cs="David" w:hint="eastAsia"/>
          <w:i/>
          <w:sz w:val="24"/>
          <w:szCs w:val="24"/>
          <w:rtl/>
        </w:rPr>
        <w:t>חוזה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והדין</w:t>
      </w:r>
      <w:r w:rsidRPr="002067DE">
        <w:rPr>
          <w:rFonts w:ascii="David" w:hAnsi="David" w:cs="David"/>
          <w:i/>
          <w:sz w:val="24"/>
          <w:szCs w:val="24"/>
          <w:rtl/>
        </w:rPr>
        <w:t xml:space="preserve"> </w:t>
      </w:r>
      <w:r w:rsidRPr="002067DE">
        <w:rPr>
          <w:rFonts w:ascii="David" w:hAnsi="David" w:cs="David" w:hint="eastAsia"/>
          <w:i/>
          <w:sz w:val="24"/>
          <w:szCs w:val="24"/>
          <w:rtl/>
        </w:rPr>
        <w:t>בכלל</w:t>
      </w:r>
      <w:r w:rsidRPr="002067DE">
        <w:rPr>
          <w:rFonts w:ascii="David" w:hAnsi="David" w:cs="David"/>
          <w:i/>
          <w:sz w:val="24"/>
          <w:szCs w:val="24"/>
          <w:rtl/>
        </w:rPr>
        <w:t xml:space="preserve"> </w:t>
      </w:r>
      <w:r w:rsidRPr="002067DE">
        <w:rPr>
          <w:rFonts w:ascii="David" w:hAnsi="David" w:cs="David" w:hint="eastAsia"/>
          <w:i/>
          <w:sz w:val="24"/>
          <w:szCs w:val="24"/>
          <w:rtl/>
        </w:rPr>
        <w:t>וסעיף</w:t>
      </w:r>
      <w:r w:rsidRPr="002067DE">
        <w:rPr>
          <w:rFonts w:ascii="David" w:hAnsi="David" w:cs="David"/>
          <w:i/>
          <w:sz w:val="24"/>
          <w:szCs w:val="24"/>
          <w:rtl/>
        </w:rPr>
        <w:t xml:space="preserve"> 28 </w:t>
      </w:r>
      <w:r w:rsidRPr="002067DE">
        <w:rPr>
          <w:rFonts w:ascii="David" w:hAnsi="David" w:cs="David" w:hint="eastAsia"/>
          <w:i/>
          <w:sz w:val="24"/>
          <w:szCs w:val="24"/>
          <w:rtl/>
        </w:rPr>
        <w:t>בפרט</w:t>
      </w:r>
      <w:r w:rsidRPr="002067DE">
        <w:rPr>
          <w:rFonts w:ascii="David" w:hAnsi="David" w:cs="David"/>
          <w:i/>
          <w:sz w:val="24"/>
          <w:szCs w:val="24"/>
          <w:rtl/>
        </w:rPr>
        <w:t>.</w:t>
      </w:r>
    </w:p>
    <w:p w14:paraId="39E0DA1C" w14:textId="77777777" w:rsidR="00EF4F1C" w:rsidRPr="002067DE" w:rsidRDefault="00EF4F1C" w:rsidP="002067DE">
      <w:pPr>
        <w:spacing w:after="0" w:afterAutospacing="0" w:line="240" w:lineRule="auto"/>
        <w:ind w:firstLine="799"/>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מכלליות</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מובהר</w:t>
      </w:r>
      <w:r w:rsidRPr="002067DE">
        <w:rPr>
          <w:rFonts w:ascii="David" w:hAnsi="David" w:cs="David"/>
          <w:sz w:val="24"/>
          <w:szCs w:val="24"/>
          <w:rtl/>
        </w:rPr>
        <w:t xml:space="preserve">, </w:t>
      </w:r>
      <w:r w:rsidRPr="002067DE">
        <w:rPr>
          <w:rFonts w:ascii="David" w:hAnsi="David" w:cs="David" w:hint="eastAsia"/>
          <w:sz w:val="24"/>
          <w:szCs w:val="24"/>
          <w:rtl/>
        </w:rPr>
        <w:t>כדלקמן</w:t>
      </w:r>
      <w:r w:rsidRPr="002067DE">
        <w:rPr>
          <w:rFonts w:ascii="David" w:hAnsi="David" w:cs="David"/>
          <w:sz w:val="24"/>
          <w:szCs w:val="24"/>
          <w:rtl/>
        </w:rPr>
        <w:t>:</w:t>
      </w:r>
    </w:p>
    <w:p w14:paraId="11F69A15"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ליתן</w:t>
      </w:r>
      <w:r w:rsidRPr="002067DE">
        <w:rPr>
          <w:rFonts w:ascii="David" w:hAnsi="David" w:cs="David"/>
          <w:i/>
          <w:sz w:val="24"/>
          <w:szCs w:val="24"/>
          <w:rtl/>
        </w:rPr>
        <w:t xml:space="preserve"> </w:t>
      </w:r>
      <w:r w:rsidRPr="002067DE">
        <w:rPr>
          <w:rFonts w:ascii="David" w:hAnsi="David" w:cs="David" w:hint="eastAsia"/>
          <w:i/>
          <w:sz w:val="24"/>
          <w:szCs w:val="24"/>
          <w:rtl/>
        </w:rPr>
        <w:t>תגובה</w:t>
      </w:r>
      <w:r w:rsidRPr="002067DE">
        <w:rPr>
          <w:rFonts w:ascii="David" w:hAnsi="David" w:cs="David"/>
          <w:i/>
          <w:sz w:val="24"/>
          <w:szCs w:val="24"/>
          <w:rtl/>
        </w:rPr>
        <w:t xml:space="preserve"> </w:t>
      </w:r>
      <w:r w:rsidRPr="002067DE">
        <w:rPr>
          <w:rFonts w:ascii="David" w:hAnsi="David" w:cs="David" w:hint="eastAsia"/>
          <w:i/>
          <w:sz w:val="24"/>
          <w:szCs w:val="24"/>
          <w:rtl/>
        </w:rPr>
        <w:t>מפורטת</w:t>
      </w:r>
      <w:r w:rsidRPr="002067DE">
        <w:rPr>
          <w:rFonts w:ascii="David" w:hAnsi="David" w:cs="David"/>
          <w:i/>
          <w:sz w:val="24"/>
          <w:szCs w:val="24"/>
          <w:rtl/>
        </w:rPr>
        <w:t xml:space="preserve"> </w:t>
      </w:r>
      <w:r w:rsidRPr="002067DE">
        <w:rPr>
          <w:rFonts w:ascii="David" w:hAnsi="David" w:cs="David" w:hint="eastAsia"/>
          <w:i/>
          <w:sz w:val="24"/>
          <w:szCs w:val="24"/>
          <w:rtl/>
        </w:rPr>
        <w:t>בכתב</w:t>
      </w:r>
      <w:r w:rsidRPr="002067DE">
        <w:rPr>
          <w:rFonts w:ascii="David" w:hAnsi="David" w:cs="David"/>
          <w:i/>
          <w:sz w:val="24"/>
          <w:szCs w:val="24"/>
          <w:rtl/>
        </w:rPr>
        <w:t xml:space="preserve"> </w:t>
      </w:r>
      <w:r w:rsidRPr="002067DE">
        <w:rPr>
          <w:rFonts w:ascii="David" w:hAnsi="David" w:cs="David" w:hint="eastAsia"/>
          <w:i/>
          <w:sz w:val="24"/>
          <w:szCs w:val="24"/>
          <w:rtl/>
        </w:rPr>
        <w:t>תוך</w:t>
      </w:r>
      <w:r w:rsidRPr="002067DE">
        <w:rPr>
          <w:rFonts w:ascii="David" w:hAnsi="David" w:cs="David"/>
          <w:i/>
          <w:sz w:val="24"/>
          <w:szCs w:val="24"/>
          <w:rtl/>
        </w:rPr>
        <w:t xml:space="preserve"> 7 </w:t>
      </w:r>
      <w:r w:rsidRPr="002067DE">
        <w:rPr>
          <w:rFonts w:ascii="David" w:hAnsi="David" w:cs="David" w:hint="eastAsia"/>
          <w:i/>
          <w:sz w:val="24"/>
          <w:szCs w:val="24"/>
          <w:rtl/>
        </w:rPr>
        <w:t>ימים</w:t>
      </w:r>
      <w:r w:rsidRPr="002067DE">
        <w:rPr>
          <w:rFonts w:ascii="David" w:hAnsi="David" w:cs="David"/>
          <w:i/>
          <w:sz w:val="24"/>
          <w:szCs w:val="24"/>
          <w:rtl/>
        </w:rPr>
        <w:t xml:space="preserve"> </w:t>
      </w:r>
      <w:r w:rsidRPr="002067DE">
        <w:rPr>
          <w:rFonts w:ascii="David" w:hAnsi="David" w:cs="David" w:hint="eastAsia"/>
          <w:i/>
          <w:sz w:val="24"/>
          <w:szCs w:val="24"/>
          <w:rtl/>
        </w:rPr>
        <w:t>ממועד</w:t>
      </w:r>
      <w:r w:rsidRPr="002067DE">
        <w:rPr>
          <w:rFonts w:ascii="David" w:hAnsi="David" w:cs="David"/>
          <w:i/>
          <w:sz w:val="24"/>
          <w:szCs w:val="24"/>
          <w:rtl/>
        </w:rPr>
        <w:t xml:space="preserve"> </w:t>
      </w:r>
      <w:r w:rsidRPr="002067DE">
        <w:rPr>
          <w:rFonts w:ascii="David" w:hAnsi="David" w:cs="David" w:hint="eastAsia"/>
          <w:i/>
          <w:sz w:val="24"/>
          <w:szCs w:val="24"/>
          <w:rtl/>
        </w:rPr>
        <w:t>קבלת</w:t>
      </w:r>
      <w:r w:rsidRPr="002067DE">
        <w:rPr>
          <w:rFonts w:ascii="David" w:hAnsi="David" w:cs="David"/>
          <w:i/>
          <w:sz w:val="24"/>
          <w:szCs w:val="24"/>
          <w:rtl/>
        </w:rPr>
        <w:t xml:space="preserve"> </w:t>
      </w:r>
      <w:r w:rsidRPr="002067DE">
        <w:rPr>
          <w:rFonts w:ascii="David" w:hAnsi="David" w:cs="David" w:hint="eastAsia"/>
          <w:i/>
          <w:sz w:val="24"/>
          <w:szCs w:val="24"/>
          <w:rtl/>
        </w:rPr>
        <w:t>תלונה</w:t>
      </w:r>
      <w:r w:rsidRPr="002067DE">
        <w:rPr>
          <w:rFonts w:ascii="David" w:hAnsi="David" w:cs="David"/>
          <w:i/>
          <w:sz w:val="24"/>
          <w:szCs w:val="24"/>
          <w:rtl/>
        </w:rPr>
        <w:t xml:space="preserve"> </w:t>
      </w:r>
      <w:r w:rsidRPr="002067DE">
        <w:rPr>
          <w:rFonts w:ascii="David" w:hAnsi="David" w:cs="David" w:hint="eastAsia"/>
          <w:i/>
          <w:sz w:val="24"/>
          <w:szCs w:val="24"/>
          <w:rtl/>
        </w:rPr>
        <w:t>כלשהי</w:t>
      </w:r>
      <w:r w:rsidRPr="002067DE">
        <w:rPr>
          <w:rFonts w:ascii="David" w:hAnsi="David" w:cs="David"/>
          <w:i/>
          <w:sz w:val="24"/>
          <w:szCs w:val="24"/>
          <w:rtl/>
        </w:rPr>
        <w:t xml:space="preserve"> </w:t>
      </w:r>
      <w:r w:rsidRPr="002067DE">
        <w:rPr>
          <w:rFonts w:ascii="David" w:hAnsi="David" w:cs="David" w:hint="eastAsia"/>
          <w:i/>
          <w:sz w:val="24"/>
          <w:szCs w:val="24"/>
          <w:rtl/>
        </w:rPr>
        <w:t>מצד</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המקומית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מאן</w:t>
      </w:r>
      <w:r w:rsidRPr="002067DE">
        <w:rPr>
          <w:rFonts w:ascii="David" w:hAnsi="David" w:cs="David"/>
          <w:i/>
          <w:sz w:val="24"/>
          <w:szCs w:val="24"/>
          <w:rtl/>
        </w:rPr>
        <w:t xml:space="preserve"> </w:t>
      </w:r>
      <w:r w:rsidRPr="002067DE">
        <w:rPr>
          <w:rFonts w:ascii="David" w:hAnsi="David" w:cs="David" w:hint="eastAsia"/>
          <w:i/>
          <w:sz w:val="24"/>
          <w:szCs w:val="24"/>
          <w:rtl/>
        </w:rPr>
        <w:t>דהוא</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שבוצעו</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ידו</w:t>
      </w:r>
      <w:r w:rsidRPr="002067DE">
        <w:rPr>
          <w:rFonts w:ascii="David" w:hAnsi="David" w:cs="David"/>
          <w:i/>
          <w:sz w:val="24"/>
          <w:szCs w:val="24"/>
          <w:rtl/>
        </w:rPr>
        <w:t xml:space="preserve"> </w:t>
      </w:r>
      <w:r w:rsidRPr="002067DE">
        <w:rPr>
          <w:rFonts w:ascii="David" w:hAnsi="David" w:cs="David" w:hint="eastAsia"/>
          <w:i/>
          <w:sz w:val="24"/>
          <w:szCs w:val="24"/>
          <w:rtl/>
        </w:rPr>
        <w:t>למתלונן</w:t>
      </w:r>
      <w:r w:rsidRPr="002067DE">
        <w:rPr>
          <w:rFonts w:ascii="David" w:hAnsi="David" w:cs="David"/>
          <w:i/>
          <w:sz w:val="24"/>
          <w:szCs w:val="24"/>
          <w:rtl/>
        </w:rPr>
        <w:t xml:space="preserve">, </w:t>
      </w:r>
      <w:r w:rsidRPr="002067DE">
        <w:rPr>
          <w:rFonts w:ascii="David" w:hAnsi="David" w:cs="David" w:hint="eastAsia"/>
          <w:i/>
          <w:sz w:val="24"/>
          <w:szCs w:val="24"/>
          <w:rtl/>
        </w:rPr>
        <w:t>לאחר</w:t>
      </w:r>
      <w:r w:rsidRPr="002067DE">
        <w:rPr>
          <w:rFonts w:ascii="David" w:hAnsi="David" w:cs="David"/>
          <w:i/>
          <w:sz w:val="24"/>
          <w:szCs w:val="24"/>
          <w:rtl/>
        </w:rPr>
        <w:t xml:space="preserve"> </w:t>
      </w:r>
      <w:r w:rsidRPr="002067DE">
        <w:rPr>
          <w:rFonts w:ascii="David" w:hAnsi="David" w:cs="David" w:hint="eastAsia"/>
          <w:i/>
          <w:sz w:val="24"/>
          <w:szCs w:val="24"/>
          <w:rtl/>
        </w:rPr>
        <w:t>שנוסחה</w:t>
      </w:r>
      <w:r w:rsidRPr="002067DE">
        <w:rPr>
          <w:rFonts w:ascii="David" w:hAnsi="David" w:cs="David"/>
          <w:i/>
          <w:sz w:val="24"/>
          <w:szCs w:val="24"/>
          <w:rtl/>
        </w:rPr>
        <w:t xml:space="preserve"> </w:t>
      </w:r>
      <w:r w:rsidRPr="002067DE">
        <w:rPr>
          <w:rFonts w:ascii="David" w:hAnsi="David" w:cs="David" w:hint="eastAsia"/>
          <w:i/>
          <w:sz w:val="24"/>
          <w:szCs w:val="24"/>
          <w:rtl/>
        </w:rPr>
        <w:t>אושר</w:t>
      </w:r>
      <w:r w:rsidRPr="002067DE">
        <w:rPr>
          <w:rFonts w:ascii="David" w:hAnsi="David" w:cs="David"/>
          <w:i/>
          <w:sz w:val="24"/>
          <w:szCs w:val="24"/>
          <w:rtl/>
        </w:rPr>
        <w:t xml:space="preserve"> </w:t>
      </w:r>
      <w:r w:rsidRPr="002067DE">
        <w:rPr>
          <w:rFonts w:ascii="David" w:hAnsi="David" w:cs="David" w:hint="eastAsia"/>
          <w:i/>
          <w:sz w:val="24"/>
          <w:szCs w:val="24"/>
          <w:rtl/>
        </w:rPr>
        <w:t>מראש</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לצורך</w:t>
      </w:r>
      <w:r w:rsidRPr="002067DE">
        <w:rPr>
          <w:rFonts w:ascii="David" w:hAnsi="David" w:cs="David"/>
          <w:i/>
          <w:sz w:val="24"/>
          <w:szCs w:val="24"/>
          <w:rtl/>
        </w:rPr>
        <w:t xml:space="preserve"> </w:t>
      </w:r>
      <w:r w:rsidRPr="002067DE">
        <w:rPr>
          <w:rFonts w:ascii="David" w:hAnsi="David" w:cs="David" w:hint="eastAsia"/>
          <w:i/>
          <w:sz w:val="24"/>
          <w:szCs w:val="24"/>
          <w:rtl/>
        </w:rPr>
        <w:t>כך</w:t>
      </w:r>
      <w:r w:rsidRPr="002067DE">
        <w:rPr>
          <w:rFonts w:ascii="David" w:hAnsi="David" w:cs="David"/>
          <w:i/>
          <w:sz w:val="24"/>
          <w:szCs w:val="24"/>
          <w:rtl/>
        </w:rPr>
        <w:t xml:space="preserve"> </w:t>
      </w:r>
      <w:r w:rsidRPr="002067DE">
        <w:rPr>
          <w:rFonts w:ascii="David" w:hAnsi="David" w:cs="David" w:hint="eastAsia"/>
          <w:i/>
          <w:sz w:val="24"/>
          <w:szCs w:val="24"/>
          <w:rtl/>
        </w:rPr>
        <w:t>להמציא</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מידית</w:t>
      </w:r>
      <w:r w:rsidRPr="002067DE">
        <w:rPr>
          <w:rFonts w:ascii="David" w:hAnsi="David" w:cs="David"/>
          <w:i/>
          <w:sz w:val="24"/>
          <w:szCs w:val="24"/>
          <w:rtl/>
        </w:rPr>
        <w:t xml:space="preserve"> </w:t>
      </w:r>
      <w:r w:rsidRPr="002067DE">
        <w:rPr>
          <w:rFonts w:ascii="David" w:hAnsi="David" w:cs="David" w:hint="eastAsia"/>
          <w:i/>
          <w:sz w:val="24"/>
          <w:szCs w:val="24"/>
          <w:rtl/>
        </w:rPr>
        <w:t>העתק</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תלונה</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הפרויקט</w:t>
      </w:r>
      <w:r w:rsidRPr="002067DE">
        <w:rPr>
          <w:rFonts w:ascii="David" w:hAnsi="David" w:cs="David"/>
          <w:i/>
          <w:sz w:val="24"/>
          <w:szCs w:val="24"/>
          <w:rtl/>
        </w:rPr>
        <w:t xml:space="preserve"> </w:t>
      </w:r>
      <w:r w:rsidRPr="002067DE">
        <w:rPr>
          <w:rFonts w:ascii="David" w:hAnsi="David" w:cs="David" w:hint="eastAsia"/>
          <w:i/>
          <w:sz w:val="24"/>
          <w:szCs w:val="24"/>
          <w:rtl/>
        </w:rPr>
        <w:t>שנתקבלה</w:t>
      </w:r>
      <w:r w:rsidRPr="002067DE">
        <w:rPr>
          <w:rFonts w:ascii="David" w:hAnsi="David" w:cs="David"/>
          <w:i/>
          <w:sz w:val="24"/>
          <w:szCs w:val="24"/>
          <w:rtl/>
        </w:rPr>
        <w:t xml:space="preserve"> </w:t>
      </w:r>
      <w:r w:rsidRPr="002067DE">
        <w:rPr>
          <w:rFonts w:ascii="David" w:hAnsi="David" w:cs="David" w:hint="eastAsia"/>
          <w:i/>
          <w:sz w:val="24"/>
          <w:szCs w:val="24"/>
          <w:rtl/>
        </w:rPr>
        <w:t>אצלו</w:t>
      </w:r>
      <w:r w:rsidRPr="002067DE">
        <w:rPr>
          <w:rFonts w:ascii="David" w:hAnsi="David" w:cs="David"/>
          <w:i/>
          <w:sz w:val="24"/>
          <w:szCs w:val="24"/>
          <w:rtl/>
        </w:rPr>
        <w:t xml:space="preserve"> </w:t>
      </w:r>
      <w:r w:rsidRPr="002067DE">
        <w:rPr>
          <w:rFonts w:ascii="David" w:hAnsi="David" w:cs="David" w:hint="eastAsia"/>
          <w:i/>
          <w:sz w:val="24"/>
          <w:szCs w:val="24"/>
          <w:rtl/>
        </w:rPr>
        <w:t>והעתק</w:t>
      </w:r>
      <w:r w:rsidRPr="002067DE">
        <w:rPr>
          <w:rFonts w:ascii="David" w:hAnsi="David" w:cs="David"/>
          <w:i/>
          <w:sz w:val="24"/>
          <w:szCs w:val="24"/>
          <w:rtl/>
        </w:rPr>
        <w:t xml:space="preserve"> </w:t>
      </w:r>
      <w:r w:rsidRPr="002067DE">
        <w:rPr>
          <w:rFonts w:ascii="David" w:hAnsi="David" w:cs="David" w:hint="eastAsia"/>
          <w:i/>
          <w:sz w:val="24"/>
          <w:szCs w:val="24"/>
          <w:rtl/>
        </w:rPr>
        <w:t>מכתב</w:t>
      </w:r>
      <w:r w:rsidRPr="002067DE">
        <w:rPr>
          <w:rFonts w:ascii="David" w:hAnsi="David" w:cs="David"/>
          <w:i/>
          <w:sz w:val="24"/>
          <w:szCs w:val="24"/>
          <w:rtl/>
        </w:rPr>
        <w:t xml:space="preserve"> </w:t>
      </w:r>
      <w:r w:rsidRPr="002067DE">
        <w:rPr>
          <w:rFonts w:ascii="David" w:hAnsi="David" w:cs="David" w:hint="eastAsia"/>
          <w:i/>
          <w:sz w:val="24"/>
          <w:szCs w:val="24"/>
          <w:rtl/>
        </w:rPr>
        <w:t>התגובה</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שנשלח</w:t>
      </w:r>
      <w:r w:rsidRPr="002067DE">
        <w:rPr>
          <w:rFonts w:ascii="David" w:hAnsi="David" w:cs="David"/>
          <w:i/>
          <w:sz w:val="24"/>
          <w:szCs w:val="24"/>
          <w:rtl/>
        </w:rPr>
        <w:t xml:space="preserve"> </w:t>
      </w:r>
      <w:r w:rsidRPr="002067DE">
        <w:rPr>
          <w:rFonts w:ascii="David" w:hAnsi="David" w:cs="David" w:hint="eastAsia"/>
          <w:i/>
          <w:sz w:val="24"/>
          <w:szCs w:val="24"/>
          <w:rtl/>
        </w:rPr>
        <w:t>בפועל</w:t>
      </w:r>
      <w:r w:rsidRPr="002067DE">
        <w:rPr>
          <w:rFonts w:ascii="David" w:hAnsi="David" w:cs="David"/>
          <w:i/>
          <w:sz w:val="24"/>
          <w:szCs w:val="24"/>
          <w:rtl/>
        </w:rPr>
        <w:t>.</w:t>
      </w:r>
    </w:p>
    <w:p w14:paraId="3C81D021"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להצטרף</w:t>
      </w:r>
      <w:r w:rsidRPr="002067DE">
        <w:rPr>
          <w:rFonts w:ascii="David" w:hAnsi="David" w:cs="David"/>
          <w:i/>
          <w:sz w:val="24"/>
          <w:szCs w:val="24"/>
          <w:rtl/>
        </w:rPr>
        <w:t xml:space="preserve"> </w:t>
      </w:r>
      <w:r w:rsidRPr="002067DE">
        <w:rPr>
          <w:rFonts w:ascii="David" w:hAnsi="David" w:cs="David" w:hint="eastAsia"/>
          <w:i/>
          <w:sz w:val="24"/>
          <w:szCs w:val="24"/>
          <w:rtl/>
        </w:rPr>
        <w:t>לטיפול</w:t>
      </w:r>
      <w:r w:rsidRPr="002067DE">
        <w:rPr>
          <w:rFonts w:ascii="David" w:hAnsi="David" w:cs="David"/>
          <w:i/>
          <w:sz w:val="24"/>
          <w:szCs w:val="24"/>
          <w:rtl/>
        </w:rPr>
        <w:t xml:space="preserve"> </w:t>
      </w:r>
      <w:r w:rsidRPr="002067DE">
        <w:rPr>
          <w:rFonts w:ascii="David" w:hAnsi="David" w:cs="David" w:hint="eastAsia"/>
          <w:i/>
          <w:sz w:val="24"/>
          <w:szCs w:val="24"/>
          <w:rtl/>
        </w:rPr>
        <w:t>בתלונת</w:t>
      </w:r>
      <w:r w:rsidRPr="002067DE">
        <w:rPr>
          <w:rFonts w:ascii="David" w:hAnsi="David" w:cs="David"/>
          <w:i/>
          <w:sz w:val="24"/>
          <w:szCs w:val="24"/>
          <w:rtl/>
        </w:rPr>
        <w:t xml:space="preserve"> </w:t>
      </w:r>
      <w:r w:rsidRPr="002067DE">
        <w:rPr>
          <w:rFonts w:ascii="David" w:hAnsi="David" w:cs="David" w:hint="eastAsia"/>
          <w:i/>
          <w:sz w:val="24"/>
          <w:szCs w:val="24"/>
          <w:rtl/>
        </w:rPr>
        <w:t>רוכשים</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אם</w:t>
      </w:r>
      <w:r w:rsidRPr="002067DE">
        <w:rPr>
          <w:rFonts w:ascii="David" w:hAnsi="David" w:cs="David"/>
          <w:i/>
          <w:sz w:val="24"/>
          <w:szCs w:val="24"/>
          <w:rtl/>
        </w:rPr>
        <w:t xml:space="preserve"> </w:t>
      </w:r>
      <w:r w:rsidRPr="002067DE">
        <w:rPr>
          <w:rFonts w:ascii="David" w:hAnsi="David" w:cs="David" w:hint="eastAsia"/>
          <w:i/>
          <w:sz w:val="24"/>
          <w:szCs w:val="24"/>
          <w:rtl/>
        </w:rPr>
        <w:t>נתקבלה</w:t>
      </w:r>
      <w:r w:rsidRPr="002067DE">
        <w:rPr>
          <w:rFonts w:ascii="David" w:hAnsi="David" w:cs="David"/>
          <w:i/>
          <w:sz w:val="24"/>
          <w:szCs w:val="24"/>
          <w:rtl/>
        </w:rPr>
        <w:t xml:space="preserve"> </w:t>
      </w:r>
      <w:r w:rsidRPr="002067DE">
        <w:rPr>
          <w:rFonts w:ascii="David" w:hAnsi="David" w:cs="David" w:hint="eastAsia"/>
          <w:i/>
          <w:sz w:val="24"/>
          <w:szCs w:val="24"/>
          <w:rtl/>
        </w:rPr>
        <w:t>לראשונה</w:t>
      </w:r>
      <w:r w:rsidRPr="002067DE">
        <w:rPr>
          <w:rFonts w:ascii="David" w:hAnsi="David" w:cs="David"/>
          <w:i/>
          <w:sz w:val="24"/>
          <w:szCs w:val="24"/>
          <w:rtl/>
        </w:rPr>
        <w:t xml:space="preserve"> </w:t>
      </w:r>
      <w:r w:rsidRPr="002067DE">
        <w:rPr>
          <w:rFonts w:ascii="David" w:hAnsi="David" w:cs="David" w:hint="eastAsia"/>
          <w:i/>
          <w:sz w:val="24"/>
          <w:szCs w:val="24"/>
          <w:rtl/>
        </w:rPr>
        <w:t>אצל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לנהל</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ההגנה</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זו</w:t>
      </w:r>
      <w:r w:rsidRPr="002067DE">
        <w:rPr>
          <w:rFonts w:ascii="David" w:hAnsi="David" w:cs="David"/>
          <w:i/>
          <w:sz w:val="24"/>
          <w:szCs w:val="24"/>
          <w:rtl/>
        </w:rPr>
        <w:t xml:space="preserve"> </w:t>
      </w:r>
      <w:r w:rsidRPr="002067DE">
        <w:rPr>
          <w:rFonts w:ascii="David" w:hAnsi="David" w:cs="David" w:hint="eastAsia"/>
          <w:i/>
          <w:sz w:val="24"/>
          <w:szCs w:val="24"/>
          <w:rtl/>
        </w:rPr>
        <w:t>שעילתה</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p>
    <w:p w14:paraId="5B1A4AD1"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משאר</w:t>
      </w:r>
      <w:r w:rsidRPr="002067DE">
        <w:rPr>
          <w:rFonts w:ascii="David" w:hAnsi="David" w:cs="David"/>
          <w:sz w:val="24"/>
          <w:szCs w:val="24"/>
          <w:rtl/>
        </w:rPr>
        <w:t xml:space="preserve"> </w:t>
      </w:r>
      <w:r w:rsidRPr="002067DE">
        <w:rPr>
          <w:rFonts w:ascii="David" w:hAnsi="David" w:cs="David" w:hint="eastAsia"/>
          <w:sz w:val="24"/>
          <w:szCs w:val="24"/>
          <w:rtl/>
        </w:rPr>
        <w:t>סעדי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עפ</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חוזה</w:t>
      </w:r>
      <w:r w:rsidRPr="002067DE">
        <w:rPr>
          <w:rFonts w:ascii="David" w:hAnsi="David" w:cs="David"/>
          <w:sz w:val="24"/>
          <w:szCs w:val="24"/>
          <w:rtl/>
        </w:rPr>
        <w:t xml:space="preserve"> </w:t>
      </w:r>
      <w:r w:rsidRPr="002067DE">
        <w:rPr>
          <w:rFonts w:ascii="David" w:hAnsi="David" w:cs="David" w:hint="eastAsia"/>
          <w:sz w:val="24"/>
          <w:szCs w:val="24"/>
          <w:rtl/>
        </w:rPr>
        <w:t>זה</w:t>
      </w:r>
      <w:r w:rsidRPr="002067DE">
        <w:rPr>
          <w:rFonts w:ascii="David" w:hAnsi="David" w:cs="David"/>
          <w:sz w:val="24"/>
          <w:szCs w:val="24"/>
          <w:rtl/>
        </w:rPr>
        <w:t xml:space="preserve"> </w:t>
      </w:r>
      <w:r w:rsidRPr="002067DE">
        <w:rPr>
          <w:rFonts w:ascii="David" w:hAnsi="David" w:cs="David" w:hint="eastAsia"/>
          <w:sz w:val="24"/>
          <w:szCs w:val="24"/>
          <w:rtl/>
        </w:rPr>
        <w:t>ועפ</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דין</w:t>
      </w:r>
      <w:r w:rsidRPr="002067DE">
        <w:rPr>
          <w:rFonts w:ascii="David" w:hAnsi="David" w:cs="David"/>
          <w:sz w:val="24"/>
          <w:szCs w:val="24"/>
          <w:rtl/>
        </w:rPr>
        <w:t xml:space="preserve">. </w:t>
      </w:r>
      <w:r w:rsidRPr="002067DE">
        <w:rPr>
          <w:rFonts w:ascii="David" w:hAnsi="David" w:cs="David" w:hint="eastAsia"/>
          <w:sz w:val="24"/>
          <w:szCs w:val="24"/>
          <w:rtl/>
        </w:rPr>
        <w:t>במידה</w:t>
      </w:r>
      <w:r w:rsidRPr="002067DE">
        <w:rPr>
          <w:rFonts w:ascii="David" w:hAnsi="David" w:cs="David"/>
          <w:sz w:val="24"/>
          <w:szCs w:val="24"/>
          <w:rtl/>
        </w:rPr>
        <w:t xml:space="preserve"> </w:t>
      </w:r>
      <w:r w:rsidRPr="002067DE">
        <w:rPr>
          <w:rFonts w:ascii="David" w:hAnsi="David" w:cs="David" w:hint="eastAsia"/>
          <w:sz w:val="24"/>
          <w:szCs w:val="24"/>
          <w:rtl/>
        </w:rPr>
        <w:t>והקבלן</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יטפל</w:t>
      </w:r>
      <w:r w:rsidRPr="002067DE">
        <w:rPr>
          <w:rFonts w:ascii="David" w:hAnsi="David" w:cs="David"/>
          <w:sz w:val="24"/>
          <w:szCs w:val="24"/>
          <w:rtl/>
        </w:rPr>
        <w:t xml:space="preserve"> </w:t>
      </w:r>
      <w:r w:rsidRPr="002067DE">
        <w:rPr>
          <w:rFonts w:ascii="David" w:hAnsi="David" w:cs="David" w:hint="eastAsia"/>
          <w:sz w:val="24"/>
          <w:szCs w:val="24"/>
          <w:rtl/>
        </w:rPr>
        <w:t>בהליך</w:t>
      </w:r>
      <w:r w:rsidRPr="002067DE">
        <w:rPr>
          <w:rFonts w:ascii="David" w:hAnsi="David" w:cs="David"/>
          <w:sz w:val="24"/>
          <w:szCs w:val="24"/>
          <w:rtl/>
        </w:rPr>
        <w:t xml:space="preserve"> </w:t>
      </w:r>
      <w:r w:rsidRPr="002067DE">
        <w:rPr>
          <w:rFonts w:ascii="David" w:hAnsi="David" w:cs="David" w:hint="eastAsia"/>
          <w:sz w:val="24"/>
          <w:szCs w:val="24"/>
          <w:rtl/>
        </w:rPr>
        <w:t>ולא</w:t>
      </w:r>
      <w:r w:rsidRPr="002067DE">
        <w:rPr>
          <w:rFonts w:ascii="David" w:hAnsi="David" w:cs="David"/>
          <w:sz w:val="24"/>
          <w:szCs w:val="24"/>
          <w:rtl/>
        </w:rPr>
        <w:t xml:space="preserve"> </w:t>
      </w:r>
      <w:r w:rsidRPr="002067DE">
        <w:rPr>
          <w:rFonts w:ascii="David" w:hAnsi="David" w:cs="David" w:hint="eastAsia"/>
          <w:sz w:val="24"/>
          <w:szCs w:val="24"/>
          <w:rtl/>
        </w:rPr>
        <w:t>יתגונן</w:t>
      </w:r>
      <w:r w:rsidRPr="002067DE">
        <w:rPr>
          <w:rFonts w:ascii="David" w:hAnsi="David" w:cs="David"/>
          <w:sz w:val="24"/>
          <w:szCs w:val="24"/>
          <w:rtl/>
        </w:rPr>
        <w:t xml:space="preserve"> </w:t>
      </w:r>
      <w:r w:rsidRPr="002067DE">
        <w:rPr>
          <w:rFonts w:ascii="David" w:hAnsi="David" w:cs="David" w:hint="eastAsia"/>
          <w:sz w:val="24"/>
          <w:szCs w:val="24"/>
          <w:rtl/>
        </w:rPr>
        <w:t>למרות</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בסעיף</w:t>
      </w:r>
      <w:r w:rsidRPr="002067DE">
        <w:rPr>
          <w:rFonts w:ascii="David" w:hAnsi="David" w:cs="David"/>
          <w:sz w:val="24"/>
          <w:szCs w:val="24"/>
          <w:rtl/>
        </w:rPr>
        <w:t xml:space="preserve"> 15 </w:t>
      </w:r>
      <w:r w:rsidRPr="002067DE">
        <w:rPr>
          <w:rFonts w:ascii="David" w:hAnsi="David" w:cs="David" w:hint="eastAsia"/>
          <w:sz w:val="24"/>
          <w:szCs w:val="24"/>
          <w:rtl/>
        </w:rPr>
        <w:t>דלעיל</w:t>
      </w:r>
      <w:r w:rsidRPr="002067DE">
        <w:rPr>
          <w:rFonts w:ascii="David" w:hAnsi="David" w:cs="David"/>
          <w:sz w:val="24"/>
          <w:szCs w:val="24"/>
          <w:rtl/>
        </w:rPr>
        <w:t xml:space="preserve"> </w:t>
      </w:r>
      <w:r w:rsidRPr="002067DE">
        <w:rPr>
          <w:rFonts w:ascii="David" w:hAnsi="David" w:cs="David" w:hint="eastAsia"/>
          <w:sz w:val="24"/>
          <w:szCs w:val="24"/>
          <w:rtl/>
        </w:rPr>
        <w:t>יהא</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רשאי</w:t>
      </w:r>
      <w:r w:rsidRPr="002067DE">
        <w:rPr>
          <w:rFonts w:ascii="David" w:hAnsi="David" w:cs="David"/>
          <w:sz w:val="24"/>
          <w:szCs w:val="24"/>
          <w:rtl/>
        </w:rPr>
        <w:t xml:space="preserve"> </w:t>
      </w:r>
      <w:r w:rsidRPr="002067DE">
        <w:rPr>
          <w:rFonts w:ascii="David" w:hAnsi="David" w:cs="David" w:hint="eastAsia"/>
          <w:sz w:val="24"/>
          <w:szCs w:val="24"/>
          <w:rtl/>
        </w:rPr>
        <w:t>לטפל</w:t>
      </w:r>
      <w:r w:rsidRPr="002067DE">
        <w:rPr>
          <w:rFonts w:ascii="David" w:hAnsi="David" w:cs="David"/>
          <w:sz w:val="24"/>
          <w:szCs w:val="24"/>
          <w:rtl/>
        </w:rPr>
        <w:t xml:space="preserve"> </w:t>
      </w:r>
      <w:r w:rsidRPr="002067DE">
        <w:rPr>
          <w:rFonts w:ascii="David" w:hAnsi="David" w:cs="David" w:hint="eastAsia"/>
          <w:sz w:val="24"/>
          <w:szCs w:val="24"/>
          <w:rtl/>
        </w:rPr>
        <w:t>בעניין</w:t>
      </w:r>
      <w:r w:rsidRPr="002067DE">
        <w:rPr>
          <w:rFonts w:ascii="David" w:hAnsi="David" w:cs="David"/>
          <w:sz w:val="24"/>
          <w:szCs w:val="24"/>
          <w:rtl/>
        </w:rPr>
        <w:t xml:space="preserve"> </w:t>
      </w:r>
      <w:r w:rsidRPr="002067DE">
        <w:rPr>
          <w:rFonts w:ascii="David" w:hAnsi="David" w:cs="David" w:hint="eastAsia"/>
          <w:sz w:val="24"/>
          <w:szCs w:val="24"/>
          <w:rtl/>
        </w:rPr>
        <w:t>בעצמו</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להתפשר</w:t>
      </w:r>
      <w:r w:rsidRPr="002067DE">
        <w:rPr>
          <w:rFonts w:ascii="David" w:hAnsi="David" w:cs="David"/>
          <w:sz w:val="24"/>
          <w:szCs w:val="24"/>
          <w:rtl/>
        </w:rPr>
        <w:t xml:space="preserve"> </w:t>
      </w:r>
      <w:r w:rsidRPr="002067DE">
        <w:rPr>
          <w:rFonts w:ascii="David" w:hAnsi="David" w:cs="David" w:hint="eastAsia"/>
          <w:sz w:val="24"/>
          <w:szCs w:val="24"/>
          <w:rtl/>
        </w:rPr>
        <w:t>ולעשות</w:t>
      </w:r>
      <w:r w:rsidRPr="002067DE">
        <w:rPr>
          <w:rFonts w:ascii="David" w:hAnsi="David" w:cs="David"/>
          <w:sz w:val="24"/>
          <w:szCs w:val="24"/>
          <w:rtl/>
        </w:rPr>
        <w:t xml:space="preserve"> </w:t>
      </w:r>
      <w:r w:rsidRPr="002067DE">
        <w:rPr>
          <w:rFonts w:ascii="David" w:hAnsi="David" w:cs="David" w:hint="eastAsia"/>
          <w:sz w:val="24"/>
          <w:szCs w:val="24"/>
          <w:rtl/>
        </w:rPr>
        <w:t>כמיטב</w:t>
      </w:r>
      <w:r w:rsidRPr="002067DE">
        <w:rPr>
          <w:rFonts w:ascii="David" w:hAnsi="David" w:cs="David"/>
          <w:sz w:val="24"/>
          <w:szCs w:val="24"/>
          <w:rtl/>
        </w:rPr>
        <w:t xml:space="preserve"> </w:t>
      </w:r>
      <w:r w:rsidRPr="002067DE">
        <w:rPr>
          <w:rFonts w:ascii="David" w:hAnsi="David" w:cs="David" w:hint="eastAsia"/>
          <w:sz w:val="24"/>
          <w:szCs w:val="24"/>
          <w:rtl/>
        </w:rPr>
        <w:t>שיקול</w:t>
      </w:r>
      <w:r w:rsidRPr="002067DE">
        <w:rPr>
          <w:rFonts w:ascii="David" w:hAnsi="David" w:cs="David"/>
          <w:sz w:val="24"/>
          <w:szCs w:val="24"/>
          <w:rtl/>
        </w:rPr>
        <w:t xml:space="preserve"> </w:t>
      </w:r>
      <w:r w:rsidRPr="002067DE">
        <w:rPr>
          <w:rFonts w:ascii="David" w:hAnsi="David" w:cs="David" w:hint="eastAsia"/>
          <w:sz w:val="24"/>
          <w:szCs w:val="24"/>
          <w:rtl/>
        </w:rPr>
        <w:t>דעתו</w:t>
      </w:r>
      <w:r w:rsidRPr="002067DE">
        <w:rPr>
          <w:rFonts w:ascii="David" w:hAnsi="David" w:cs="David"/>
          <w:sz w:val="24"/>
          <w:szCs w:val="24"/>
          <w:rtl/>
        </w:rPr>
        <w:t xml:space="preserve"> </w:t>
      </w:r>
      <w:r w:rsidRPr="002067DE">
        <w:rPr>
          <w:rFonts w:ascii="David" w:hAnsi="David" w:cs="David" w:hint="eastAsia"/>
          <w:sz w:val="24"/>
          <w:szCs w:val="24"/>
          <w:rtl/>
        </w:rPr>
        <w:t>ולקבלן</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תהא</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טענה</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תביעה</w:t>
      </w:r>
      <w:r w:rsidRPr="002067DE">
        <w:rPr>
          <w:rFonts w:ascii="David" w:hAnsi="David" w:cs="David"/>
          <w:sz w:val="24"/>
          <w:szCs w:val="24"/>
          <w:rtl/>
        </w:rPr>
        <w:t xml:space="preserve"> </w:t>
      </w:r>
      <w:r w:rsidRPr="002067DE">
        <w:rPr>
          <w:rFonts w:ascii="David" w:hAnsi="David" w:cs="David" w:hint="eastAsia"/>
          <w:sz w:val="24"/>
          <w:szCs w:val="24"/>
          <w:rtl/>
        </w:rPr>
        <w:t>בשל</w:t>
      </w:r>
      <w:r w:rsidRPr="002067DE">
        <w:rPr>
          <w:rFonts w:ascii="David" w:hAnsi="David" w:cs="David"/>
          <w:sz w:val="24"/>
          <w:szCs w:val="24"/>
          <w:rtl/>
        </w:rPr>
        <w:t xml:space="preserve"> </w:t>
      </w:r>
      <w:r w:rsidRPr="002067DE">
        <w:rPr>
          <w:rFonts w:ascii="David" w:hAnsi="David" w:cs="David" w:hint="eastAsia"/>
          <w:sz w:val="24"/>
          <w:szCs w:val="24"/>
          <w:rtl/>
        </w:rPr>
        <w:t>כך</w:t>
      </w:r>
      <w:r w:rsidRPr="002067DE">
        <w:rPr>
          <w:rFonts w:ascii="David" w:hAnsi="David" w:cs="David"/>
          <w:sz w:val="24"/>
          <w:szCs w:val="24"/>
          <w:rtl/>
        </w:rPr>
        <w:t xml:space="preserve"> </w:t>
      </w:r>
      <w:r w:rsidRPr="002067DE">
        <w:rPr>
          <w:rFonts w:ascii="David" w:hAnsi="David" w:cs="David" w:hint="eastAsia"/>
          <w:sz w:val="24"/>
          <w:szCs w:val="24"/>
          <w:rtl/>
        </w:rPr>
        <w:t>כנגד</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w:t>
      </w:r>
    </w:p>
    <w:p w14:paraId="1AB5230C"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דין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באחריות</w:t>
      </w:r>
      <w:r w:rsidRPr="002067DE">
        <w:rPr>
          <w:rFonts w:ascii="David" w:hAnsi="David" w:cs="David"/>
          <w:i/>
          <w:sz w:val="24"/>
          <w:szCs w:val="24"/>
          <w:rtl/>
        </w:rPr>
        <w:t xml:space="preserve"> </w:t>
      </w:r>
      <w:r w:rsidRPr="002067DE">
        <w:rPr>
          <w:rFonts w:ascii="David" w:hAnsi="David" w:cs="David" w:hint="eastAsia"/>
          <w:i/>
          <w:sz w:val="24"/>
          <w:szCs w:val="24"/>
          <w:rtl/>
        </w:rPr>
        <w:t>מלאה</w:t>
      </w:r>
      <w:r w:rsidRPr="002067DE">
        <w:rPr>
          <w:rFonts w:ascii="David" w:hAnsi="David" w:cs="David"/>
          <w:i/>
          <w:sz w:val="24"/>
          <w:szCs w:val="24"/>
          <w:rtl/>
        </w:rPr>
        <w:t xml:space="preserve"> </w:t>
      </w:r>
      <w:r w:rsidRPr="002067DE">
        <w:rPr>
          <w:rFonts w:ascii="David" w:hAnsi="David" w:cs="David" w:hint="eastAsia"/>
          <w:i/>
          <w:sz w:val="24"/>
          <w:szCs w:val="24"/>
          <w:rtl/>
        </w:rPr>
        <w:t>ובלעדית</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הנוגע</w:t>
      </w:r>
      <w:r w:rsidRPr="002067DE">
        <w:rPr>
          <w:rFonts w:ascii="David" w:hAnsi="David" w:cs="David"/>
          <w:i/>
          <w:sz w:val="24"/>
          <w:szCs w:val="24"/>
          <w:rtl/>
        </w:rPr>
        <w:t xml:space="preserve"> </w:t>
      </w:r>
      <w:r w:rsidRPr="002067DE">
        <w:rPr>
          <w:rFonts w:ascii="David" w:hAnsi="David" w:cs="David" w:hint="eastAsia"/>
          <w:i/>
          <w:sz w:val="24"/>
          <w:szCs w:val="24"/>
          <w:rtl/>
        </w:rPr>
        <w:t>לתלונות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תביעות</w:t>
      </w:r>
      <w:r w:rsidRPr="002067DE">
        <w:rPr>
          <w:rFonts w:ascii="David" w:hAnsi="David" w:cs="David"/>
          <w:i/>
          <w:sz w:val="24"/>
          <w:szCs w:val="24"/>
          <w:rtl/>
        </w:rPr>
        <w:t xml:space="preserve"> </w:t>
      </w:r>
      <w:r w:rsidRPr="002067DE">
        <w:rPr>
          <w:rFonts w:ascii="David" w:hAnsi="David" w:cs="David" w:hint="eastAsia"/>
          <w:i/>
          <w:sz w:val="24"/>
          <w:szCs w:val="24"/>
          <w:rtl/>
        </w:rPr>
        <w:t>שעילתן</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בפרויקט</w:t>
      </w:r>
      <w:r w:rsidRPr="002067DE">
        <w:rPr>
          <w:rFonts w:ascii="David" w:hAnsi="David" w:cs="David"/>
          <w:i/>
          <w:sz w:val="24"/>
          <w:szCs w:val="24"/>
          <w:rtl/>
        </w:rPr>
        <w:t xml:space="preserve">, </w:t>
      </w:r>
      <w:r w:rsidRPr="002067DE">
        <w:rPr>
          <w:rFonts w:ascii="David" w:hAnsi="David" w:cs="David" w:hint="eastAsia"/>
          <w:i/>
          <w:sz w:val="24"/>
          <w:szCs w:val="24"/>
          <w:rtl/>
        </w:rPr>
        <w:t>מכל</w:t>
      </w:r>
      <w:r w:rsidRPr="002067DE">
        <w:rPr>
          <w:rFonts w:ascii="David" w:hAnsi="David" w:cs="David"/>
          <w:i/>
          <w:sz w:val="24"/>
          <w:szCs w:val="24"/>
          <w:rtl/>
        </w:rPr>
        <w:t xml:space="preserve"> </w:t>
      </w:r>
      <w:r w:rsidRPr="002067DE">
        <w:rPr>
          <w:rFonts w:ascii="David" w:hAnsi="David" w:cs="David" w:hint="eastAsia"/>
          <w:i/>
          <w:sz w:val="24"/>
          <w:szCs w:val="24"/>
          <w:rtl/>
        </w:rPr>
        <w:t>מין</w:t>
      </w:r>
      <w:r w:rsidRPr="002067DE">
        <w:rPr>
          <w:rFonts w:ascii="David" w:hAnsi="David" w:cs="David"/>
          <w:i/>
          <w:sz w:val="24"/>
          <w:szCs w:val="24"/>
          <w:rtl/>
        </w:rPr>
        <w:t xml:space="preserve"> </w:t>
      </w:r>
      <w:r w:rsidRPr="002067DE">
        <w:rPr>
          <w:rFonts w:ascii="David" w:hAnsi="David" w:cs="David" w:hint="eastAsia"/>
          <w:i/>
          <w:sz w:val="24"/>
          <w:szCs w:val="24"/>
          <w:rtl/>
        </w:rPr>
        <w:t>וסוג</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מצד</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w:t>
      </w:r>
    </w:p>
    <w:p w14:paraId="320E4526"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שבו</w:t>
      </w:r>
      <w:r w:rsidRPr="002067DE">
        <w:rPr>
          <w:rFonts w:ascii="David" w:hAnsi="David" w:cs="David"/>
          <w:i/>
          <w:sz w:val="24"/>
          <w:szCs w:val="24"/>
          <w:rtl/>
        </w:rPr>
        <w:t xml:space="preserve"> </w:t>
      </w:r>
      <w:r w:rsidRPr="002067DE">
        <w:rPr>
          <w:rFonts w:ascii="David" w:hAnsi="David" w:cs="David" w:hint="eastAsia"/>
          <w:i/>
          <w:sz w:val="24"/>
          <w:szCs w:val="24"/>
          <w:rtl/>
        </w:rPr>
        <w:t>ישלח</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הודעת</w:t>
      </w:r>
      <w:r w:rsidRPr="002067DE">
        <w:rPr>
          <w:rFonts w:ascii="David" w:hAnsi="David" w:cs="David"/>
          <w:i/>
          <w:sz w:val="24"/>
          <w:szCs w:val="24"/>
          <w:rtl/>
        </w:rPr>
        <w:t xml:space="preserve"> </w:t>
      </w:r>
      <w:r w:rsidRPr="002067DE">
        <w:rPr>
          <w:rFonts w:ascii="David" w:hAnsi="David" w:cs="David" w:hint="eastAsia"/>
          <w:i/>
          <w:sz w:val="24"/>
          <w:szCs w:val="24"/>
          <w:rtl/>
        </w:rPr>
        <w:t>צד</w:t>
      </w:r>
      <w:r w:rsidRPr="002067DE">
        <w:rPr>
          <w:rFonts w:ascii="David" w:hAnsi="David" w:cs="David"/>
          <w:i/>
          <w:sz w:val="24"/>
          <w:szCs w:val="24"/>
          <w:rtl/>
        </w:rPr>
        <w:t xml:space="preserve"> </w:t>
      </w:r>
      <w:r w:rsidRPr="002067DE">
        <w:rPr>
          <w:rFonts w:ascii="David" w:hAnsi="David" w:cs="David" w:hint="eastAsia"/>
          <w:i/>
          <w:sz w:val="24"/>
          <w:szCs w:val="24"/>
          <w:rtl/>
        </w:rPr>
        <w:t>ג</w:t>
      </w:r>
      <w:r w:rsidRPr="002067DE">
        <w:rPr>
          <w:rFonts w:ascii="David" w:hAnsi="David" w:cs="David"/>
          <w:i/>
          <w:sz w:val="24"/>
          <w:szCs w:val="24"/>
          <w:rtl/>
        </w:rPr>
        <w:t xml:space="preserve">', </w:t>
      </w:r>
      <w:r w:rsidRPr="002067DE">
        <w:rPr>
          <w:rFonts w:ascii="David" w:hAnsi="David" w:cs="David" w:hint="eastAsia"/>
          <w:i/>
          <w:sz w:val="24"/>
          <w:szCs w:val="24"/>
          <w:rtl/>
        </w:rPr>
        <w:t>יחולו</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ההליך</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סכומים</w:t>
      </w:r>
      <w:r w:rsidRPr="002067DE">
        <w:rPr>
          <w:rFonts w:ascii="David" w:hAnsi="David" w:cs="David"/>
          <w:i/>
          <w:sz w:val="24"/>
          <w:szCs w:val="24"/>
          <w:rtl/>
        </w:rPr>
        <w:t xml:space="preserve"> </w:t>
      </w:r>
      <w:r w:rsidRPr="002067DE">
        <w:rPr>
          <w:rFonts w:ascii="David" w:hAnsi="David" w:cs="David" w:hint="eastAsia"/>
          <w:i/>
          <w:sz w:val="24"/>
          <w:szCs w:val="24"/>
          <w:rtl/>
        </w:rPr>
        <w:t>שייפסקו</w:t>
      </w:r>
      <w:r w:rsidRPr="002067DE">
        <w:rPr>
          <w:rFonts w:ascii="David" w:hAnsi="David" w:cs="David"/>
          <w:i/>
          <w:sz w:val="24"/>
          <w:szCs w:val="24"/>
          <w:rtl/>
        </w:rPr>
        <w:t xml:space="preserve"> </w:t>
      </w:r>
      <w:r w:rsidRPr="002067DE">
        <w:rPr>
          <w:rFonts w:ascii="David" w:hAnsi="David" w:cs="David" w:hint="eastAsia"/>
          <w:i/>
          <w:sz w:val="24"/>
          <w:szCs w:val="24"/>
          <w:rtl/>
        </w:rPr>
        <w:t>לחובת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בהתאם</w:t>
      </w:r>
      <w:r w:rsidRPr="002067DE">
        <w:rPr>
          <w:rFonts w:ascii="David" w:hAnsi="David" w:cs="David"/>
          <w:i/>
          <w:sz w:val="24"/>
          <w:szCs w:val="24"/>
          <w:rtl/>
        </w:rPr>
        <w:t xml:space="preserve"> </w:t>
      </w:r>
      <w:r w:rsidRPr="002067DE">
        <w:rPr>
          <w:rFonts w:ascii="David" w:hAnsi="David" w:cs="David" w:hint="eastAsia"/>
          <w:i/>
          <w:sz w:val="24"/>
          <w:szCs w:val="24"/>
          <w:rtl/>
        </w:rPr>
        <w:t>לאחריות</w:t>
      </w:r>
      <w:r w:rsidRPr="002067DE">
        <w:rPr>
          <w:rFonts w:ascii="David" w:hAnsi="David" w:cs="David"/>
          <w:i/>
          <w:sz w:val="24"/>
          <w:szCs w:val="24"/>
          <w:rtl/>
        </w:rPr>
        <w:t xml:space="preserve"> </w:t>
      </w:r>
      <w:r w:rsidRPr="002067DE">
        <w:rPr>
          <w:rFonts w:ascii="David" w:hAnsi="David" w:cs="David" w:hint="eastAsia"/>
          <w:i/>
          <w:sz w:val="24"/>
          <w:szCs w:val="24"/>
          <w:rtl/>
        </w:rPr>
        <w:t>שהוטלה</w:t>
      </w:r>
      <w:r w:rsidRPr="002067DE">
        <w:rPr>
          <w:rFonts w:ascii="David" w:hAnsi="David" w:cs="David"/>
          <w:i/>
          <w:sz w:val="24"/>
          <w:szCs w:val="24"/>
          <w:rtl/>
        </w:rPr>
        <w:t xml:space="preserve"> </w:t>
      </w:r>
      <w:r w:rsidRPr="002067DE">
        <w:rPr>
          <w:rFonts w:ascii="David" w:hAnsi="David" w:cs="David" w:hint="eastAsia"/>
          <w:i/>
          <w:sz w:val="24"/>
          <w:szCs w:val="24"/>
          <w:rtl/>
        </w:rPr>
        <w:t>עליו</w:t>
      </w:r>
      <w:r w:rsidRPr="002067DE">
        <w:rPr>
          <w:rFonts w:ascii="David" w:hAnsi="David" w:cs="David"/>
          <w:i/>
          <w:sz w:val="24"/>
          <w:szCs w:val="24"/>
          <w:rtl/>
        </w:rPr>
        <w:t xml:space="preserve"> </w:t>
      </w:r>
      <w:r w:rsidRPr="002067DE">
        <w:rPr>
          <w:rFonts w:ascii="David" w:hAnsi="David" w:cs="David" w:hint="eastAsia"/>
          <w:i/>
          <w:sz w:val="24"/>
          <w:szCs w:val="24"/>
          <w:rtl/>
        </w:rPr>
        <w:t>בפס</w:t>
      </w:r>
      <w:r w:rsidRPr="002067DE">
        <w:rPr>
          <w:rFonts w:ascii="David" w:hAnsi="David" w:cs="David"/>
          <w:i/>
          <w:sz w:val="24"/>
          <w:szCs w:val="24"/>
          <w:rtl/>
        </w:rPr>
        <w:t>"</w:t>
      </w:r>
      <w:r w:rsidRPr="002067DE">
        <w:rPr>
          <w:rFonts w:ascii="David" w:hAnsi="David" w:cs="David" w:hint="eastAsia"/>
          <w:i/>
          <w:sz w:val="24"/>
          <w:szCs w:val="24"/>
          <w:rtl/>
        </w:rPr>
        <w:t>ד</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עוכב</w:t>
      </w:r>
      <w:r w:rsidRPr="002067DE">
        <w:rPr>
          <w:rFonts w:ascii="David" w:hAnsi="David" w:cs="David"/>
          <w:i/>
          <w:sz w:val="24"/>
          <w:szCs w:val="24"/>
          <w:rtl/>
        </w:rPr>
        <w:t xml:space="preserve"> </w:t>
      </w:r>
      <w:r w:rsidRPr="002067DE">
        <w:rPr>
          <w:rFonts w:ascii="David" w:hAnsi="David" w:cs="David" w:hint="eastAsia"/>
          <w:i/>
          <w:sz w:val="24"/>
          <w:szCs w:val="24"/>
          <w:rtl/>
        </w:rPr>
        <w:t>ביצועו</w:t>
      </w:r>
      <w:r w:rsidRPr="002067DE">
        <w:rPr>
          <w:rFonts w:ascii="David" w:hAnsi="David" w:cs="David"/>
          <w:i/>
          <w:sz w:val="24"/>
          <w:szCs w:val="24"/>
          <w:rtl/>
        </w:rPr>
        <w:t>.</w:t>
      </w:r>
    </w:p>
    <w:p w14:paraId="687F88B6"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הליך</w:t>
      </w:r>
      <w:r w:rsidRPr="002067DE">
        <w:rPr>
          <w:rFonts w:ascii="David" w:hAnsi="David" w:cs="David"/>
          <w:i/>
          <w:sz w:val="24"/>
          <w:szCs w:val="24"/>
          <w:rtl/>
        </w:rPr>
        <w:t xml:space="preserve"> </w:t>
      </w:r>
      <w:r w:rsidRPr="002067DE">
        <w:rPr>
          <w:rFonts w:ascii="David" w:hAnsi="David" w:cs="David" w:hint="eastAsia"/>
          <w:i/>
          <w:sz w:val="24"/>
          <w:szCs w:val="24"/>
          <w:rtl/>
        </w:rPr>
        <w:t>משפטי</w:t>
      </w:r>
      <w:r w:rsidRPr="002067DE">
        <w:rPr>
          <w:rFonts w:ascii="David" w:hAnsi="David" w:cs="David"/>
          <w:i/>
          <w:sz w:val="24"/>
          <w:szCs w:val="24"/>
          <w:rtl/>
        </w:rPr>
        <w:t xml:space="preserve"> </w:t>
      </w:r>
      <w:r w:rsidRPr="002067DE">
        <w:rPr>
          <w:rFonts w:ascii="David" w:hAnsi="David" w:cs="David" w:hint="eastAsia"/>
          <w:i/>
          <w:sz w:val="24"/>
          <w:szCs w:val="24"/>
          <w:rtl/>
        </w:rPr>
        <w:t>שעילתו</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בפרויקט</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בעלויות</w:t>
      </w:r>
      <w:r w:rsidRPr="002067DE">
        <w:rPr>
          <w:rFonts w:ascii="David" w:hAnsi="David" w:cs="David"/>
          <w:i/>
          <w:sz w:val="24"/>
          <w:szCs w:val="24"/>
          <w:rtl/>
        </w:rPr>
        <w:t xml:space="preserve"> </w:t>
      </w:r>
      <w:r w:rsidRPr="002067DE">
        <w:rPr>
          <w:rFonts w:ascii="David" w:hAnsi="David" w:cs="David" w:hint="eastAsia"/>
          <w:i/>
          <w:sz w:val="24"/>
          <w:szCs w:val="24"/>
          <w:rtl/>
        </w:rPr>
        <w:t>המומחה</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בשכרו</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המומחה</w:t>
      </w:r>
      <w:r w:rsidRPr="002067DE">
        <w:rPr>
          <w:rFonts w:ascii="David" w:hAnsi="David" w:cs="David"/>
          <w:i/>
          <w:sz w:val="24"/>
          <w:szCs w:val="24"/>
          <w:rtl/>
        </w:rPr>
        <w:t xml:space="preserve"> </w:t>
      </w:r>
      <w:r w:rsidRPr="002067DE">
        <w:rPr>
          <w:rFonts w:ascii="David" w:hAnsi="David" w:cs="David" w:hint="eastAsia"/>
          <w:i/>
          <w:sz w:val="24"/>
          <w:szCs w:val="24"/>
          <w:rtl/>
        </w:rPr>
        <w:t>מטעם</w:t>
      </w:r>
      <w:r w:rsidRPr="002067DE">
        <w:rPr>
          <w:rFonts w:ascii="David" w:hAnsi="David" w:cs="David"/>
          <w:i/>
          <w:sz w:val="24"/>
          <w:szCs w:val="24"/>
          <w:rtl/>
        </w:rPr>
        <w:t xml:space="preserve"> </w:t>
      </w:r>
      <w:r w:rsidRPr="002067DE">
        <w:rPr>
          <w:rFonts w:ascii="David" w:hAnsi="David" w:cs="David" w:hint="eastAsia"/>
          <w:i/>
          <w:sz w:val="24"/>
          <w:szCs w:val="24"/>
          <w:rtl/>
        </w:rPr>
        <w:t>בית</w:t>
      </w:r>
      <w:r w:rsidRPr="002067DE">
        <w:rPr>
          <w:rFonts w:ascii="David" w:hAnsi="David" w:cs="David"/>
          <w:i/>
          <w:sz w:val="24"/>
          <w:szCs w:val="24"/>
          <w:rtl/>
        </w:rPr>
        <w:t xml:space="preserve"> </w:t>
      </w:r>
      <w:r w:rsidRPr="002067DE">
        <w:rPr>
          <w:rFonts w:ascii="David" w:hAnsi="David" w:cs="David" w:hint="eastAsia"/>
          <w:i/>
          <w:sz w:val="24"/>
          <w:szCs w:val="24"/>
          <w:rtl/>
        </w:rPr>
        <w:t>המשפט</w:t>
      </w:r>
      <w:r w:rsidRPr="002067DE">
        <w:rPr>
          <w:rFonts w:ascii="David" w:hAnsi="David" w:cs="David"/>
          <w:i/>
          <w:sz w:val="24"/>
          <w:szCs w:val="24"/>
          <w:rtl/>
        </w:rPr>
        <w:t xml:space="preserve"> </w:t>
      </w:r>
      <w:r w:rsidRPr="002067DE">
        <w:rPr>
          <w:rFonts w:ascii="David" w:hAnsi="David" w:cs="David" w:hint="eastAsia"/>
          <w:i/>
          <w:sz w:val="24"/>
          <w:szCs w:val="24"/>
          <w:rtl/>
        </w:rPr>
        <w:t>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חוות</w:t>
      </w:r>
      <w:r w:rsidRPr="002067DE">
        <w:rPr>
          <w:rFonts w:ascii="David" w:hAnsi="David" w:cs="David"/>
          <w:i/>
          <w:sz w:val="24"/>
          <w:szCs w:val="24"/>
          <w:rtl/>
        </w:rPr>
        <w:t xml:space="preserve"> </w:t>
      </w:r>
      <w:r w:rsidRPr="002067DE">
        <w:rPr>
          <w:rFonts w:ascii="David" w:hAnsi="David" w:cs="David" w:hint="eastAsia"/>
          <w:i/>
          <w:sz w:val="24"/>
          <w:szCs w:val="24"/>
          <w:rtl/>
        </w:rPr>
        <w:t>דעת</w:t>
      </w:r>
      <w:r w:rsidRPr="002067DE">
        <w:rPr>
          <w:rFonts w:ascii="David" w:hAnsi="David" w:cs="David"/>
          <w:i/>
          <w:sz w:val="24"/>
          <w:szCs w:val="24"/>
          <w:rtl/>
        </w:rPr>
        <w:t xml:space="preserve"> </w:t>
      </w:r>
      <w:r w:rsidRPr="002067DE">
        <w:rPr>
          <w:rFonts w:ascii="David" w:hAnsi="David" w:cs="David" w:hint="eastAsia"/>
          <w:i/>
          <w:sz w:val="24"/>
          <w:szCs w:val="24"/>
          <w:rtl/>
        </w:rPr>
        <w:t>שתוגשנה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ידו</w:t>
      </w:r>
      <w:r w:rsidRPr="002067DE">
        <w:rPr>
          <w:rFonts w:ascii="David" w:hAnsi="David" w:cs="David"/>
          <w:i/>
          <w:sz w:val="24"/>
          <w:szCs w:val="24"/>
          <w:rtl/>
        </w:rPr>
        <w:t xml:space="preserve">, </w:t>
      </w:r>
      <w:r w:rsidRPr="002067DE">
        <w:rPr>
          <w:rFonts w:ascii="David" w:hAnsi="David" w:cs="David" w:hint="eastAsia"/>
          <w:i/>
          <w:sz w:val="24"/>
          <w:szCs w:val="24"/>
          <w:rtl/>
        </w:rPr>
        <w:t>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תשובותיו</w:t>
      </w:r>
      <w:r w:rsidRPr="002067DE">
        <w:rPr>
          <w:rFonts w:ascii="David" w:hAnsi="David" w:cs="David"/>
          <w:i/>
          <w:sz w:val="24"/>
          <w:szCs w:val="24"/>
          <w:rtl/>
        </w:rPr>
        <w:t xml:space="preserve"> </w:t>
      </w:r>
      <w:r w:rsidRPr="002067DE">
        <w:rPr>
          <w:rFonts w:ascii="David" w:hAnsi="David" w:cs="David" w:hint="eastAsia"/>
          <w:i/>
          <w:sz w:val="24"/>
          <w:szCs w:val="24"/>
          <w:rtl/>
        </w:rPr>
        <w:t>לשאלות</w:t>
      </w:r>
      <w:r w:rsidRPr="002067DE">
        <w:rPr>
          <w:rFonts w:ascii="David" w:hAnsi="David" w:cs="David"/>
          <w:i/>
          <w:sz w:val="24"/>
          <w:szCs w:val="24"/>
          <w:rtl/>
        </w:rPr>
        <w:t xml:space="preserve"> </w:t>
      </w:r>
      <w:r w:rsidRPr="002067DE">
        <w:rPr>
          <w:rFonts w:ascii="David" w:hAnsi="David" w:cs="David" w:hint="eastAsia"/>
          <w:i/>
          <w:sz w:val="24"/>
          <w:szCs w:val="24"/>
          <w:rtl/>
        </w:rPr>
        <w:t>הבהרה</w:t>
      </w:r>
      <w:r w:rsidRPr="002067DE">
        <w:rPr>
          <w:rFonts w:ascii="David" w:hAnsi="David" w:cs="David"/>
          <w:i/>
          <w:sz w:val="24"/>
          <w:szCs w:val="24"/>
          <w:rtl/>
        </w:rPr>
        <w:t xml:space="preserve"> </w:t>
      </w:r>
      <w:r w:rsidRPr="002067DE">
        <w:rPr>
          <w:rFonts w:ascii="David" w:hAnsi="David" w:cs="David" w:hint="eastAsia"/>
          <w:i/>
          <w:sz w:val="24"/>
          <w:szCs w:val="24"/>
          <w:rtl/>
        </w:rPr>
        <w:t>והן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זימונו</w:t>
      </w:r>
      <w:r w:rsidRPr="002067DE">
        <w:rPr>
          <w:rFonts w:ascii="David" w:hAnsi="David" w:cs="David"/>
          <w:i/>
          <w:sz w:val="24"/>
          <w:szCs w:val="24"/>
          <w:rtl/>
        </w:rPr>
        <w:t xml:space="preserve"> </w:t>
      </w:r>
      <w:r w:rsidRPr="002067DE">
        <w:rPr>
          <w:rFonts w:ascii="David" w:hAnsi="David" w:cs="David" w:hint="eastAsia"/>
          <w:i/>
          <w:sz w:val="24"/>
          <w:szCs w:val="24"/>
          <w:rtl/>
        </w:rPr>
        <w:t>לעדות</w:t>
      </w:r>
      <w:r w:rsidRPr="002067DE">
        <w:rPr>
          <w:rFonts w:ascii="David" w:hAnsi="David" w:cs="David"/>
          <w:i/>
          <w:sz w:val="24"/>
          <w:szCs w:val="24"/>
          <w:rtl/>
        </w:rPr>
        <w:t>.</w:t>
      </w:r>
    </w:p>
    <w:p w14:paraId="7FAC9A03"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Pr>
      </w:pPr>
      <w:r w:rsidRPr="002067DE">
        <w:rPr>
          <w:rFonts w:ascii="David" w:hAnsi="David" w:cs="David" w:hint="eastAsia"/>
          <w:i/>
          <w:sz w:val="24"/>
          <w:szCs w:val="24"/>
          <w:rtl/>
        </w:rPr>
        <w:t>בעלויות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לקויי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שמקורם</w:t>
      </w:r>
      <w:r w:rsidRPr="002067DE">
        <w:rPr>
          <w:rFonts w:ascii="David" w:hAnsi="David" w:cs="David"/>
          <w:i/>
          <w:sz w:val="24"/>
          <w:szCs w:val="24"/>
          <w:rtl/>
        </w:rPr>
        <w:t xml:space="preserve"> </w:t>
      </w:r>
      <w:r w:rsidRPr="002067DE">
        <w:rPr>
          <w:rFonts w:ascii="David" w:hAnsi="David" w:cs="David" w:hint="eastAsia"/>
          <w:i/>
          <w:sz w:val="24"/>
          <w:szCs w:val="24"/>
          <w:rtl/>
        </w:rPr>
        <w:t>בתכנון</w:t>
      </w:r>
      <w:r w:rsidRPr="002067DE">
        <w:rPr>
          <w:rFonts w:ascii="David" w:hAnsi="David" w:cs="David"/>
          <w:i/>
          <w:sz w:val="24"/>
          <w:szCs w:val="24"/>
          <w:rtl/>
        </w:rPr>
        <w:t xml:space="preserve"> </w:t>
      </w:r>
      <w:r w:rsidRPr="002067DE">
        <w:rPr>
          <w:rFonts w:ascii="David" w:hAnsi="David" w:cs="David" w:hint="eastAsia"/>
          <w:i/>
          <w:sz w:val="24"/>
          <w:szCs w:val="24"/>
          <w:rtl/>
        </w:rPr>
        <w:t>לקוי</w:t>
      </w:r>
      <w:r w:rsidRPr="002067DE">
        <w:rPr>
          <w:rFonts w:ascii="David" w:hAnsi="David" w:cs="David"/>
          <w:i/>
          <w:sz w:val="24"/>
          <w:szCs w:val="24"/>
          <w:rtl/>
        </w:rPr>
        <w:t xml:space="preserve">, </w:t>
      </w:r>
      <w:r w:rsidRPr="002067DE">
        <w:rPr>
          <w:rFonts w:ascii="David" w:hAnsi="David" w:cs="David" w:hint="eastAsia"/>
          <w:i/>
          <w:sz w:val="24"/>
          <w:szCs w:val="24"/>
          <w:rtl/>
        </w:rPr>
        <w:t>ככל</w:t>
      </w:r>
      <w:r w:rsidRPr="002067DE">
        <w:rPr>
          <w:rFonts w:ascii="David" w:hAnsi="David" w:cs="David"/>
          <w:i/>
          <w:sz w:val="24"/>
          <w:szCs w:val="24"/>
          <w:rtl/>
        </w:rPr>
        <w:t xml:space="preserve"> </w:t>
      </w:r>
      <w:r w:rsidRPr="002067DE">
        <w:rPr>
          <w:rFonts w:ascii="David" w:hAnsi="David" w:cs="David" w:hint="eastAsia"/>
          <w:i/>
          <w:sz w:val="24"/>
          <w:szCs w:val="24"/>
          <w:rtl/>
        </w:rPr>
        <w:t>שהתכנון</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הוזמן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ההגנה</w:t>
      </w:r>
      <w:r w:rsidRPr="002067DE">
        <w:rPr>
          <w:rFonts w:ascii="David" w:hAnsi="David" w:cs="David"/>
          <w:i/>
          <w:sz w:val="24"/>
          <w:szCs w:val="24"/>
          <w:rtl/>
        </w:rPr>
        <w:t xml:space="preserve"> </w:t>
      </w:r>
      <w:r w:rsidRPr="002067DE">
        <w:rPr>
          <w:rFonts w:ascii="David" w:hAnsi="David" w:cs="David" w:hint="eastAsia"/>
          <w:i/>
          <w:sz w:val="24"/>
          <w:szCs w:val="24"/>
          <w:rtl/>
        </w:rPr>
        <w:t>והמומחים</w:t>
      </w:r>
      <w:r w:rsidRPr="002067DE">
        <w:rPr>
          <w:rFonts w:ascii="David" w:hAnsi="David" w:cs="David"/>
          <w:i/>
          <w:sz w:val="24"/>
          <w:szCs w:val="24"/>
          <w:rtl/>
        </w:rPr>
        <w:t>.</w:t>
      </w:r>
    </w:p>
    <w:p w14:paraId="1B9D5483" w14:textId="55A5FF3A" w:rsidR="00EF4F1C" w:rsidRPr="002067DE" w:rsidRDefault="00EF4F1C" w:rsidP="00C41C45">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הוראות</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15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תחולנה</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במקרה</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ניהול</w:t>
      </w:r>
      <w:del w:id="7" w:author="Liat Malichi - עורכי דין  וקסלר" w:date="2020-02-19T17:34:00Z">
        <w:r w:rsidRPr="002067DE" w:rsidDel="006F6F0D">
          <w:rPr>
            <w:rFonts w:ascii="David" w:hAnsi="David" w:cs="David"/>
            <w:i/>
            <w:sz w:val="24"/>
            <w:szCs w:val="24"/>
            <w:rtl/>
          </w:rPr>
          <w:delText xml:space="preserve"> </w:delText>
        </w:r>
        <w:r w:rsidRPr="002067DE" w:rsidDel="006F6F0D">
          <w:rPr>
            <w:rFonts w:ascii="David" w:hAnsi="David" w:cs="David" w:hint="eastAsia"/>
            <w:i/>
            <w:sz w:val="24"/>
            <w:szCs w:val="24"/>
            <w:rtl/>
          </w:rPr>
          <w:delText>בוררות</w:delText>
        </w:r>
        <w:r w:rsidRPr="002067DE" w:rsidDel="006F6F0D">
          <w:rPr>
            <w:rFonts w:ascii="David" w:hAnsi="David" w:cs="David"/>
            <w:i/>
            <w:sz w:val="24"/>
            <w:szCs w:val="24"/>
            <w:rtl/>
          </w:rPr>
          <w:delText>,</w:delText>
        </w:r>
      </w:del>
      <w:r w:rsidRPr="002067DE">
        <w:rPr>
          <w:rFonts w:ascii="David" w:hAnsi="David" w:cs="David"/>
          <w:i/>
          <w:sz w:val="24"/>
          <w:szCs w:val="24"/>
          <w:rtl/>
        </w:rPr>
        <w:t xml:space="preserve"> </w:t>
      </w:r>
      <w:r w:rsidRPr="002067DE">
        <w:rPr>
          <w:rFonts w:ascii="David" w:hAnsi="David" w:cs="David" w:hint="eastAsia"/>
          <w:i/>
          <w:sz w:val="24"/>
          <w:szCs w:val="24"/>
          <w:rtl/>
        </w:rPr>
        <w:t>גישור</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הליך</w:t>
      </w:r>
      <w:r w:rsidRPr="002067DE">
        <w:rPr>
          <w:rFonts w:ascii="David" w:hAnsi="David" w:cs="David"/>
          <w:i/>
          <w:sz w:val="24"/>
          <w:szCs w:val="24"/>
          <w:rtl/>
        </w:rPr>
        <w:t xml:space="preserve"> </w:t>
      </w:r>
      <w:r w:rsidRPr="002067DE">
        <w:rPr>
          <w:rFonts w:ascii="David" w:hAnsi="David" w:cs="David" w:hint="eastAsia"/>
          <w:i/>
          <w:sz w:val="24"/>
          <w:szCs w:val="24"/>
          <w:rtl/>
        </w:rPr>
        <w:t>משפטי</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מחוץ</w:t>
      </w:r>
      <w:r w:rsidRPr="002067DE">
        <w:rPr>
          <w:rFonts w:ascii="David" w:hAnsi="David" w:cs="David"/>
          <w:i/>
          <w:sz w:val="24"/>
          <w:szCs w:val="24"/>
          <w:rtl/>
        </w:rPr>
        <w:t xml:space="preserve"> </w:t>
      </w:r>
      <w:r w:rsidRPr="002067DE">
        <w:rPr>
          <w:rFonts w:ascii="David" w:hAnsi="David" w:cs="David" w:hint="eastAsia"/>
          <w:i/>
          <w:sz w:val="24"/>
          <w:szCs w:val="24"/>
          <w:rtl/>
        </w:rPr>
        <w:t>לכותלי</w:t>
      </w:r>
      <w:r w:rsidRPr="002067DE">
        <w:rPr>
          <w:rFonts w:ascii="David" w:hAnsi="David" w:cs="David"/>
          <w:i/>
          <w:sz w:val="24"/>
          <w:szCs w:val="24"/>
          <w:rtl/>
        </w:rPr>
        <w:t xml:space="preserve"> </w:t>
      </w:r>
      <w:r w:rsidRPr="002067DE">
        <w:rPr>
          <w:rFonts w:ascii="David" w:hAnsi="David" w:cs="David" w:hint="eastAsia"/>
          <w:i/>
          <w:sz w:val="24"/>
          <w:szCs w:val="24"/>
          <w:rtl/>
        </w:rPr>
        <w:t>בית</w:t>
      </w:r>
      <w:r w:rsidRPr="002067DE">
        <w:rPr>
          <w:rFonts w:ascii="David" w:hAnsi="David" w:cs="David"/>
          <w:i/>
          <w:sz w:val="24"/>
          <w:szCs w:val="24"/>
          <w:rtl/>
        </w:rPr>
        <w:t xml:space="preserve"> </w:t>
      </w:r>
      <w:r w:rsidRPr="002067DE">
        <w:rPr>
          <w:rFonts w:ascii="David" w:hAnsi="David" w:cs="David" w:hint="eastAsia"/>
          <w:i/>
          <w:sz w:val="24"/>
          <w:szCs w:val="24"/>
          <w:rtl/>
        </w:rPr>
        <w:t>המשפט</w:t>
      </w:r>
      <w:r w:rsidRPr="002067DE">
        <w:rPr>
          <w:rFonts w:ascii="David" w:hAnsi="David" w:cs="David"/>
          <w:i/>
          <w:sz w:val="24"/>
          <w:szCs w:val="24"/>
          <w:rtl/>
        </w:rPr>
        <w:t>.</w:t>
      </w:r>
    </w:p>
    <w:p w14:paraId="7DBFDCF5" w14:textId="77777777" w:rsidR="00EF4F1C" w:rsidRDefault="00EF4F1C" w:rsidP="00F423A0">
      <w:pPr>
        <w:numPr>
          <w:ilvl w:val="1"/>
          <w:numId w:val="4"/>
        </w:numPr>
        <w:spacing w:after="0" w:afterAutospacing="0" w:line="240" w:lineRule="auto"/>
        <w:ind w:hanging="698"/>
        <w:rPr>
          <w:rFonts w:ascii="David" w:hAnsi="David" w:cs="David"/>
          <w:i/>
          <w:sz w:val="24"/>
          <w:szCs w:val="24"/>
        </w:rPr>
      </w:pPr>
      <w:r w:rsidRPr="002067DE">
        <w:rPr>
          <w:rFonts w:ascii="David" w:hAnsi="David" w:cs="David" w:hint="eastAsia"/>
          <w:i/>
          <w:sz w:val="24"/>
          <w:szCs w:val="24"/>
          <w:rtl/>
        </w:rPr>
        <w:t>הפרת</w:t>
      </w:r>
      <w:r w:rsidRPr="002067DE">
        <w:rPr>
          <w:rFonts w:ascii="David" w:hAnsi="David" w:cs="David"/>
          <w:i/>
          <w:sz w:val="24"/>
          <w:szCs w:val="24"/>
          <w:rtl/>
        </w:rPr>
        <w:t xml:space="preserve"> </w:t>
      </w:r>
      <w:r w:rsidRPr="002067DE">
        <w:rPr>
          <w:rFonts w:ascii="David" w:hAnsi="David" w:cs="David" w:hint="eastAsia"/>
          <w:i/>
          <w:sz w:val="24"/>
          <w:szCs w:val="24"/>
          <w:rtl/>
        </w:rPr>
        <w:t>התחייבות</w:t>
      </w:r>
      <w:r w:rsidRPr="002067DE">
        <w:rPr>
          <w:rFonts w:ascii="David" w:hAnsi="David" w:cs="David"/>
          <w:i/>
          <w:sz w:val="24"/>
          <w:szCs w:val="24"/>
          <w:rtl/>
        </w:rPr>
        <w:t xml:space="preserve"> </w:t>
      </w:r>
      <w:r w:rsidRPr="002067DE">
        <w:rPr>
          <w:rFonts w:ascii="David" w:hAnsi="David" w:cs="David" w:hint="eastAsia"/>
          <w:i/>
          <w:sz w:val="24"/>
          <w:szCs w:val="24"/>
          <w:rtl/>
        </w:rPr>
        <w:t>מהתחייבויות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הנזכרות</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תוקנה</w:t>
      </w:r>
      <w:r w:rsidRPr="002067DE">
        <w:rPr>
          <w:rFonts w:ascii="David" w:hAnsi="David" w:cs="David"/>
          <w:i/>
          <w:sz w:val="24"/>
          <w:szCs w:val="24"/>
          <w:rtl/>
        </w:rPr>
        <w:t xml:space="preserve"> </w:t>
      </w:r>
      <w:r w:rsidRPr="002067DE">
        <w:rPr>
          <w:rFonts w:ascii="David" w:hAnsi="David" w:cs="David" w:hint="eastAsia"/>
          <w:i/>
          <w:sz w:val="24"/>
          <w:szCs w:val="24"/>
          <w:rtl/>
        </w:rPr>
        <w:t>בתוך</w:t>
      </w:r>
      <w:r w:rsidRPr="002067DE">
        <w:rPr>
          <w:rFonts w:ascii="David" w:hAnsi="David" w:cs="David"/>
          <w:i/>
          <w:sz w:val="24"/>
          <w:szCs w:val="24"/>
          <w:rtl/>
        </w:rPr>
        <w:t xml:space="preserve"> 15 </w:t>
      </w:r>
      <w:r w:rsidRPr="002067DE">
        <w:rPr>
          <w:rFonts w:ascii="David" w:hAnsi="David" w:cs="David" w:hint="eastAsia"/>
          <w:i/>
          <w:sz w:val="24"/>
          <w:szCs w:val="24"/>
          <w:rtl/>
        </w:rPr>
        <w:t>יום</w:t>
      </w:r>
      <w:r w:rsidRPr="002067DE">
        <w:rPr>
          <w:rFonts w:ascii="David" w:hAnsi="David" w:cs="David"/>
          <w:i/>
          <w:sz w:val="24"/>
          <w:szCs w:val="24"/>
          <w:rtl/>
        </w:rPr>
        <w:t xml:space="preserve"> </w:t>
      </w:r>
      <w:r w:rsidRPr="002067DE">
        <w:rPr>
          <w:rFonts w:ascii="David" w:hAnsi="David" w:cs="David" w:hint="eastAsia"/>
          <w:i/>
          <w:sz w:val="24"/>
          <w:szCs w:val="24"/>
          <w:rtl/>
        </w:rPr>
        <w:t>ממועד</w:t>
      </w:r>
      <w:r w:rsidRPr="002067DE">
        <w:rPr>
          <w:rFonts w:ascii="David" w:hAnsi="David" w:cs="David"/>
          <w:i/>
          <w:sz w:val="24"/>
          <w:szCs w:val="24"/>
          <w:rtl/>
        </w:rPr>
        <w:t xml:space="preserve"> </w:t>
      </w:r>
      <w:r w:rsidRPr="002067DE">
        <w:rPr>
          <w:rFonts w:ascii="David" w:hAnsi="David" w:cs="David" w:hint="eastAsia"/>
          <w:i/>
          <w:sz w:val="24"/>
          <w:szCs w:val="24"/>
          <w:rtl/>
        </w:rPr>
        <w:t>קבלת</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בכתב</w:t>
      </w:r>
      <w:r w:rsidRPr="002067DE">
        <w:rPr>
          <w:rFonts w:ascii="David" w:hAnsi="David" w:cs="David"/>
          <w:i/>
          <w:sz w:val="24"/>
          <w:szCs w:val="24"/>
          <w:rtl/>
        </w:rPr>
        <w:t xml:space="preserve">, </w:t>
      </w:r>
      <w:r w:rsidRPr="002067DE">
        <w:rPr>
          <w:rFonts w:ascii="David" w:hAnsi="David" w:cs="David" w:hint="eastAsia"/>
          <w:i/>
          <w:sz w:val="24"/>
          <w:szCs w:val="24"/>
          <w:rtl/>
        </w:rPr>
        <w:t>תיחשב</w:t>
      </w:r>
      <w:r w:rsidRPr="002067DE">
        <w:rPr>
          <w:rFonts w:ascii="David" w:hAnsi="David" w:cs="David"/>
          <w:i/>
          <w:sz w:val="24"/>
          <w:szCs w:val="24"/>
          <w:rtl/>
        </w:rPr>
        <w:t xml:space="preserve"> </w:t>
      </w:r>
      <w:r w:rsidRPr="002067DE">
        <w:rPr>
          <w:rFonts w:ascii="David" w:hAnsi="David" w:cs="David" w:hint="eastAsia"/>
          <w:i/>
          <w:sz w:val="24"/>
          <w:szCs w:val="24"/>
          <w:rtl/>
        </w:rPr>
        <w:t>הפרה</w:t>
      </w:r>
      <w:r w:rsidRPr="002067DE">
        <w:rPr>
          <w:rFonts w:ascii="David" w:hAnsi="David" w:cs="David"/>
          <w:i/>
          <w:sz w:val="24"/>
          <w:szCs w:val="24"/>
          <w:rtl/>
        </w:rPr>
        <w:t xml:space="preserve"> </w:t>
      </w:r>
      <w:r w:rsidRPr="002067DE">
        <w:rPr>
          <w:rFonts w:ascii="David" w:hAnsi="David" w:cs="David" w:hint="eastAsia"/>
          <w:i/>
          <w:sz w:val="24"/>
          <w:szCs w:val="24"/>
          <w:rtl/>
        </w:rPr>
        <w:t>יסודית</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חוזה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w:t>
      </w:r>
    </w:p>
    <w:p w14:paraId="0CAC07E0" w14:textId="77777777" w:rsidR="00F423A0" w:rsidRPr="002067DE" w:rsidRDefault="00F423A0" w:rsidP="00F423A0">
      <w:pPr>
        <w:spacing w:after="0" w:afterAutospacing="0" w:line="240" w:lineRule="auto"/>
        <w:ind w:left="792"/>
        <w:rPr>
          <w:rFonts w:ascii="David" w:hAnsi="David" w:cs="David"/>
          <w:i/>
          <w:sz w:val="24"/>
          <w:szCs w:val="24"/>
          <w:rtl/>
        </w:rPr>
      </w:pPr>
    </w:p>
    <w:p w14:paraId="448CAC1F" w14:textId="77777777" w:rsidR="00EF4F1C" w:rsidRPr="00F423A0"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ביטוח</w:t>
      </w:r>
      <w:r w:rsidRPr="00EF4F1C">
        <w:rPr>
          <w:rFonts w:ascii="David" w:hAnsi="David" w:cs="David"/>
          <w:b/>
          <w:bCs/>
          <w:sz w:val="24"/>
          <w:szCs w:val="24"/>
          <w:rtl/>
        </w:rPr>
        <w:t xml:space="preserve"> </w:t>
      </w:r>
    </w:p>
    <w:p w14:paraId="63B40AAF"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ירכוש</w:t>
      </w:r>
      <w:r w:rsidRPr="00F423A0">
        <w:rPr>
          <w:rFonts w:ascii="David" w:hAnsi="David" w:cs="David"/>
          <w:i/>
          <w:sz w:val="24"/>
          <w:szCs w:val="24"/>
          <w:rtl/>
        </w:rPr>
        <w:t xml:space="preserve"> </w:t>
      </w:r>
      <w:r w:rsidRPr="00F423A0">
        <w:rPr>
          <w:rFonts w:ascii="David" w:hAnsi="David" w:cs="David" w:hint="eastAsia"/>
          <w:i/>
          <w:sz w:val="24"/>
          <w:szCs w:val="24"/>
          <w:rtl/>
        </w:rPr>
        <w:t>עבור</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לפני</w:t>
      </w:r>
      <w:r w:rsidRPr="00F423A0">
        <w:rPr>
          <w:rFonts w:ascii="David" w:hAnsi="David" w:cs="David"/>
          <w:i/>
          <w:sz w:val="24"/>
          <w:szCs w:val="24"/>
          <w:rtl/>
        </w:rPr>
        <w:t xml:space="preserve"> </w:t>
      </w:r>
      <w:r w:rsidRPr="00F423A0">
        <w:rPr>
          <w:rFonts w:ascii="David" w:hAnsi="David" w:cs="David" w:hint="eastAsia"/>
          <w:i/>
          <w:sz w:val="24"/>
          <w:szCs w:val="24"/>
          <w:rtl/>
        </w:rPr>
        <w:t>תחילת</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פוליסה</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הסיכונים</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קבלניות</w:t>
      </w:r>
      <w:r w:rsidRPr="00F423A0">
        <w:rPr>
          <w:rFonts w:ascii="David" w:hAnsi="David" w:cs="David"/>
          <w:i/>
          <w:sz w:val="24"/>
          <w:szCs w:val="24"/>
          <w:rtl/>
        </w:rPr>
        <w:t>" (</w:t>
      </w:r>
      <w:r w:rsidRPr="00F423A0">
        <w:rPr>
          <w:rFonts w:ascii="David" w:hAnsi="David" w:cs="David" w:hint="eastAsia"/>
          <w:i/>
          <w:sz w:val="24"/>
          <w:szCs w:val="24"/>
          <w:rtl/>
        </w:rPr>
        <w:t>להלן</w:t>
      </w:r>
      <w:r w:rsidRPr="00F423A0">
        <w:rPr>
          <w:rFonts w:ascii="David" w:hAnsi="David" w:cs="David"/>
          <w:i/>
          <w:sz w:val="24"/>
          <w:szCs w:val="24"/>
          <w:rtl/>
        </w:rPr>
        <w:t>: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תכסה</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עצמן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שווי</w:t>
      </w:r>
      <w:r w:rsidRPr="00F423A0">
        <w:rPr>
          <w:rFonts w:ascii="David" w:hAnsi="David" w:cs="David"/>
          <w:i/>
          <w:sz w:val="24"/>
          <w:szCs w:val="24"/>
          <w:rtl/>
        </w:rPr>
        <w:t xml:space="preserve"> </w:t>
      </w:r>
      <w:r w:rsidRPr="00F423A0">
        <w:rPr>
          <w:rFonts w:ascii="David" w:hAnsi="David" w:cs="David" w:hint="eastAsia"/>
          <w:i/>
          <w:sz w:val="24"/>
          <w:szCs w:val="24"/>
          <w:rtl/>
        </w:rPr>
        <w:t>החומרים</w:t>
      </w:r>
      <w:r w:rsidRPr="00F423A0">
        <w:rPr>
          <w:rFonts w:ascii="David" w:hAnsi="David" w:cs="David"/>
          <w:i/>
          <w:sz w:val="24"/>
          <w:szCs w:val="24"/>
          <w:rtl/>
        </w:rPr>
        <w:t xml:space="preserve">, </w:t>
      </w:r>
      <w:r w:rsidRPr="00F423A0">
        <w:rPr>
          <w:rFonts w:ascii="David" w:hAnsi="David" w:cs="David" w:hint="eastAsia"/>
          <w:i/>
          <w:sz w:val="24"/>
          <w:szCs w:val="24"/>
          <w:rtl/>
        </w:rPr>
        <w:t>במלוא</w:t>
      </w:r>
      <w:r w:rsidRPr="00F423A0">
        <w:rPr>
          <w:rFonts w:ascii="David" w:hAnsi="David" w:cs="David"/>
          <w:i/>
          <w:sz w:val="24"/>
          <w:szCs w:val="24"/>
          <w:rtl/>
        </w:rPr>
        <w:t xml:space="preserve"> </w:t>
      </w:r>
      <w:r w:rsidRPr="00F423A0">
        <w:rPr>
          <w:rFonts w:ascii="David" w:hAnsi="David" w:cs="David" w:hint="eastAsia"/>
          <w:i/>
          <w:sz w:val="24"/>
          <w:szCs w:val="24"/>
          <w:rtl/>
        </w:rPr>
        <w:t>ערך</w:t>
      </w:r>
      <w:r w:rsidRPr="00F423A0">
        <w:rPr>
          <w:rFonts w:ascii="David" w:hAnsi="David" w:cs="David"/>
          <w:i/>
          <w:sz w:val="24"/>
          <w:szCs w:val="24"/>
          <w:rtl/>
        </w:rPr>
        <w:t xml:space="preserve"> </w:t>
      </w:r>
      <w:r w:rsidRPr="00F423A0">
        <w:rPr>
          <w:rFonts w:ascii="David" w:hAnsi="David" w:cs="David" w:hint="eastAsia"/>
          <w:i/>
          <w:sz w:val="24"/>
          <w:szCs w:val="24"/>
          <w:rtl/>
        </w:rPr>
        <w:t>כינון</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העלולים</w:t>
      </w:r>
      <w:r w:rsidRPr="00F423A0">
        <w:rPr>
          <w:rFonts w:ascii="David" w:hAnsi="David" w:cs="David"/>
          <w:i/>
          <w:sz w:val="24"/>
          <w:szCs w:val="24"/>
          <w:rtl/>
        </w:rPr>
        <w:t xml:space="preserve"> </w:t>
      </w:r>
      <w:r w:rsidRPr="00F423A0">
        <w:rPr>
          <w:rFonts w:ascii="David" w:hAnsi="David" w:cs="David" w:hint="eastAsia"/>
          <w:i/>
          <w:sz w:val="24"/>
          <w:szCs w:val="24"/>
          <w:rtl/>
        </w:rPr>
        <w:t>להיגרם</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סמוך</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עליו</w:t>
      </w:r>
      <w:r w:rsidRPr="00F423A0">
        <w:rPr>
          <w:rFonts w:ascii="David" w:hAnsi="David" w:cs="David"/>
          <w:i/>
          <w:sz w:val="24"/>
          <w:szCs w:val="24"/>
          <w:rtl/>
        </w:rPr>
        <w:t xml:space="preserve"> </w:t>
      </w:r>
      <w:r w:rsidRPr="00F423A0">
        <w:rPr>
          <w:rFonts w:ascii="David" w:hAnsi="David" w:cs="David" w:hint="eastAsia"/>
          <w:i/>
          <w:sz w:val="24"/>
          <w:szCs w:val="24"/>
          <w:rtl/>
        </w:rPr>
        <w:t>עובדים</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הוצאות</w:t>
      </w:r>
      <w:r w:rsidRPr="00F423A0">
        <w:rPr>
          <w:rFonts w:ascii="David" w:hAnsi="David" w:cs="David"/>
          <w:i/>
          <w:sz w:val="24"/>
          <w:szCs w:val="24"/>
          <w:rtl/>
        </w:rPr>
        <w:t xml:space="preserve"> </w:t>
      </w:r>
      <w:r w:rsidRPr="00F423A0">
        <w:rPr>
          <w:rFonts w:ascii="David" w:hAnsi="David" w:cs="David" w:hint="eastAsia"/>
          <w:i/>
          <w:sz w:val="24"/>
          <w:szCs w:val="24"/>
          <w:rtl/>
        </w:rPr>
        <w:t>לפינוי</w:t>
      </w:r>
      <w:r w:rsidRPr="00F423A0">
        <w:rPr>
          <w:rFonts w:ascii="David" w:hAnsi="David" w:cs="David"/>
          <w:i/>
          <w:sz w:val="24"/>
          <w:szCs w:val="24"/>
          <w:rtl/>
        </w:rPr>
        <w:t xml:space="preserve"> </w:t>
      </w:r>
      <w:r w:rsidRPr="00F423A0">
        <w:rPr>
          <w:rFonts w:ascii="David" w:hAnsi="David" w:cs="David" w:hint="eastAsia"/>
          <w:i/>
          <w:sz w:val="24"/>
          <w:szCs w:val="24"/>
          <w:rtl/>
        </w:rPr>
        <w:t>הריסות</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הוצאות</w:t>
      </w:r>
      <w:r w:rsidRPr="00F423A0">
        <w:rPr>
          <w:rFonts w:ascii="David" w:hAnsi="David" w:cs="David"/>
          <w:i/>
          <w:sz w:val="24"/>
          <w:szCs w:val="24"/>
          <w:rtl/>
        </w:rPr>
        <w:t xml:space="preserve"> </w:t>
      </w:r>
      <w:r w:rsidRPr="00F423A0">
        <w:rPr>
          <w:rFonts w:ascii="David" w:hAnsi="David" w:cs="David" w:hint="eastAsia"/>
          <w:i/>
          <w:sz w:val="24"/>
          <w:szCs w:val="24"/>
          <w:rtl/>
        </w:rPr>
        <w:t>מהנדסים</w:t>
      </w:r>
      <w:r w:rsidRPr="00F423A0">
        <w:rPr>
          <w:rFonts w:ascii="David" w:hAnsi="David" w:cs="David"/>
          <w:i/>
          <w:sz w:val="24"/>
          <w:szCs w:val="24"/>
          <w:rtl/>
        </w:rPr>
        <w:t xml:space="preserve"> </w:t>
      </w:r>
      <w:r w:rsidRPr="00F423A0">
        <w:rPr>
          <w:rFonts w:ascii="David" w:hAnsi="David" w:cs="David" w:hint="eastAsia"/>
          <w:i/>
          <w:sz w:val="24"/>
          <w:szCs w:val="24"/>
          <w:rtl/>
        </w:rPr>
        <w:t>ואדריכלים</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ישיר</w:t>
      </w:r>
      <w:r w:rsidRPr="00F423A0">
        <w:rPr>
          <w:rFonts w:ascii="David" w:hAnsi="David" w:cs="David"/>
          <w:i/>
          <w:sz w:val="24"/>
          <w:szCs w:val="24"/>
          <w:rtl/>
        </w:rPr>
        <w:t xml:space="preserve"> </w:t>
      </w:r>
      <w:r w:rsidRPr="00F423A0">
        <w:rPr>
          <w:rFonts w:ascii="David" w:hAnsi="David" w:cs="David" w:hint="eastAsia"/>
          <w:i/>
          <w:sz w:val="24"/>
          <w:szCs w:val="24"/>
          <w:rtl/>
        </w:rPr>
        <w:t>מתכנון</w:t>
      </w:r>
      <w:r w:rsidRPr="00F423A0">
        <w:rPr>
          <w:rFonts w:ascii="David" w:hAnsi="David" w:cs="David"/>
          <w:i/>
          <w:sz w:val="24"/>
          <w:szCs w:val="24"/>
          <w:rtl/>
        </w:rPr>
        <w:t xml:space="preserve"> </w:t>
      </w:r>
      <w:r w:rsidRPr="00F423A0">
        <w:rPr>
          <w:rFonts w:ascii="David" w:hAnsi="David" w:cs="David" w:hint="eastAsia"/>
          <w:i/>
          <w:sz w:val="24"/>
          <w:szCs w:val="24"/>
          <w:rtl/>
        </w:rPr>
        <w:t>לקוי</w:t>
      </w:r>
      <w:r w:rsidRPr="00F423A0">
        <w:rPr>
          <w:rFonts w:ascii="David" w:hAnsi="David" w:cs="David"/>
          <w:i/>
          <w:sz w:val="24"/>
          <w:szCs w:val="24"/>
          <w:rtl/>
        </w:rPr>
        <w:t xml:space="preserve"> /</w:t>
      </w:r>
      <w:r w:rsidRPr="00F423A0">
        <w:rPr>
          <w:rFonts w:ascii="David" w:hAnsi="David" w:cs="David" w:hint="eastAsia"/>
          <w:i/>
          <w:sz w:val="24"/>
          <w:szCs w:val="24"/>
          <w:rtl/>
        </w:rPr>
        <w:t>חומרים</w:t>
      </w:r>
      <w:r w:rsidRPr="00F423A0">
        <w:rPr>
          <w:rFonts w:ascii="David" w:hAnsi="David" w:cs="David"/>
          <w:i/>
          <w:sz w:val="24"/>
          <w:szCs w:val="24"/>
          <w:rtl/>
        </w:rPr>
        <w:t xml:space="preserve"> </w:t>
      </w:r>
      <w:r w:rsidRPr="00F423A0">
        <w:rPr>
          <w:rFonts w:ascii="David" w:hAnsi="David" w:cs="David" w:hint="eastAsia"/>
          <w:i/>
          <w:sz w:val="24"/>
          <w:szCs w:val="24"/>
          <w:rtl/>
        </w:rPr>
        <w:t>לקויים</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רעידת</w:t>
      </w:r>
      <w:r w:rsidRPr="00F423A0">
        <w:rPr>
          <w:rFonts w:ascii="David" w:hAnsi="David" w:cs="David"/>
          <w:i/>
          <w:sz w:val="24"/>
          <w:szCs w:val="24"/>
          <w:rtl/>
        </w:rPr>
        <w:t xml:space="preserve"> </w:t>
      </w:r>
      <w:r w:rsidRPr="00F423A0">
        <w:rPr>
          <w:rFonts w:ascii="David" w:hAnsi="David" w:cs="David" w:hint="eastAsia"/>
          <w:i/>
          <w:sz w:val="24"/>
          <w:szCs w:val="24"/>
          <w:rtl/>
        </w:rPr>
        <w:t>אדמה</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טבע</w:t>
      </w:r>
      <w:r w:rsidRPr="00F423A0">
        <w:rPr>
          <w:rFonts w:ascii="David" w:hAnsi="David" w:cs="David"/>
          <w:i/>
          <w:sz w:val="24"/>
          <w:szCs w:val="24"/>
          <w:rtl/>
        </w:rPr>
        <w:t xml:space="preserve">, </w:t>
      </w:r>
      <w:r w:rsidRPr="00F423A0">
        <w:rPr>
          <w:rFonts w:ascii="David" w:hAnsi="David" w:cs="David" w:hint="eastAsia"/>
          <w:i/>
          <w:sz w:val="24"/>
          <w:szCs w:val="24"/>
          <w:rtl/>
        </w:rPr>
        <w:t>פריצה</w:t>
      </w:r>
      <w:r w:rsidRPr="00F423A0">
        <w:rPr>
          <w:rFonts w:ascii="David" w:hAnsi="David" w:cs="David"/>
          <w:i/>
          <w:sz w:val="24"/>
          <w:szCs w:val="24"/>
          <w:rtl/>
        </w:rPr>
        <w:t xml:space="preserve"> </w:t>
      </w:r>
      <w:r w:rsidRPr="00F423A0">
        <w:rPr>
          <w:rFonts w:ascii="David" w:hAnsi="David" w:cs="David" w:hint="eastAsia"/>
          <w:i/>
          <w:sz w:val="24"/>
          <w:szCs w:val="24"/>
          <w:rtl/>
        </w:rPr>
        <w:t>וגניבה</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תכלול</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צד</w:t>
      </w:r>
      <w:r w:rsidRPr="00F423A0">
        <w:rPr>
          <w:rFonts w:ascii="David" w:hAnsi="David" w:cs="David"/>
          <w:i/>
          <w:sz w:val="24"/>
          <w:szCs w:val="24"/>
          <w:rtl/>
        </w:rPr>
        <w:t xml:space="preserve"> </w:t>
      </w:r>
      <w:r w:rsidRPr="00F423A0">
        <w:rPr>
          <w:rFonts w:ascii="David" w:hAnsi="David" w:cs="David" w:hint="eastAsia"/>
          <w:i/>
          <w:sz w:val="24"/>
          <w:szCs w:val="24"/>
          <w:rtl/>
        </w:rPr>
        <w:t>שלישי</w:t>
      </w:r>
      <w:r w:rsidRPr="00F423A0">
        <w:rPr>
          <w:rFonts w:ascii="David" w:hAnsi="David" w:cs="David"/>
          <w:i/>
          <w:sz w:val="24"/>
          <w:szCs w:val="24"/>
          <w:rtl/>
        </w:rPr>
        <w:t xml:space="preserve">, </w:t>
      </w:r>
      <w:r w:rsidRPr="00F423A0">
        <w:rPr>
          <w:rFonts w:ascii="David" w:hAnsi="David" w:cs="David" w:hint="eastAsia"/>
          <w:i/>
          <w:sz w:val="24"/>
          <w:szCs w:val="24"/>
          <w:rtl/>
        </w:rPr>
        <w:t>בגבולות</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40,000,000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ובמצטבר</w:t>
      </w:r>
      <w:r w:rsidRPr="00F423A0">
        <w:rPr>
          <w:rFonts w:ascii="David" w:hAnsi="David" w:cs="David"/>
          <w:i/>
          <w:sz w:val="24"/>
          <w:szCs w:val="24"/>
          <w:rtl/>
        </w:rPr>
        <w:t xml:space="preserve"> </w:t>
      </w:r>
      <w:r w:rsidRPr="00F423A0">
        <w:rPr>
          <w:rFonts w:ascii="David" w:hAnsi="David" w:cs="David" w:hint="eastAsia"/>
          <w:i/>
          <w:sz w:val="24"/>
          <w:szCs w:val="24"/>
          <w:rtl/>
        </w:rPr>
        <w:t>לתקופת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 </w:t>
      </w:r>
      <w:r w:rsidRPr="00F423A0">
        <w:rPr>
          <w:rFonts w:ascii="David" w:hAnsi="David" w:cs="David" w:hint="eastAsia"/>
          <w:i/>
          <w:sz w:val="24"/>
          <w:szCs w:val="24"/>
          <w:rtl/>
        </w:rPr>
        <w:t>פרק</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יכלול</w:t>
      </w:r>
      <w:r w:rsidRPr="00F423A0">
        <w:rPr>
          <w:rFonts w:ascii="David" w:hAnsi="David" w:cs="David"/>
          <w:i/>
          <w:sz w:val="24"/>
          <w:szCs w:val="24"/>
          <w:rtl/>
        </w:rPr>
        <w:t xml:space="preserve"> </w:t>
      </w:r>
      <w:r w:rsidRPr="00F423A0">
        <w:rPr>
          <w:rFonts w:ascii="David" w:hAnsi="David" w:cs="David" w:hint="eastAsia"/>
          <w:i/>
          <w:sz w:val="24"/>
          <w:szCs w:val="24"/>
          <w:rtl/>
        </w:rPr>
        <w:t>הרחבה</w:t>
      </w:r>
      <w:r w:rsidRPr="00F423A0">
        <w:rPr>
          <w:rFonts w:ascii="David" w:hAnsi="David" w:cs="David"/>
          <w:i/>
          <w:sz w:val="24"/>
          <w:szCs w:val="24"/>
          <w:rtl/>
        </w:rPr>
        <w:t xml:space="preserve"> </w:t>
      </w:r>
      <w:r w:rsidRPr="00F423A0">
        <w:rPr>
          <w:rFonts w:ascii="David" w:hAnsi="David" w:cs="David" w:hint="eastAsia"/>
          <w:i/>
          <w:sz w:val="24"/>
          <w:szCs w:val="24"/>
          <w:rtl/>
        </w:rPr>
        <w:t>בדבר</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הנובעת</w:t>
      </w:r>
      <w:r w:rsidRPr="00F423A0">
        <w:rPr>
          <w:rFonts w:ascii="David" w:hAnsi="David" w:cs="David"/>
          <w:i/>
          <w:sz w:val="24"/>
          <w:szCs w:val="24"/>
          <w:rtl/>
        </w:rPr>
        <w:t xml:space="preserve"> </w:t>
      </w:r>
      <w:r w:rsidRPr="00F423A0">
        <w:rPr>
          <w:rFonts w:ascii="David" w:hAnsi="David" w:cs="David" w:hint="eastAsia"/>
          <w:i/>
          <w:sz w:val="24"/>
          <w:szCs w:val="24"/>
          <w:rtl/>
        </w:rPr>
        <w:t>רעד</w:t>
      </w:r>
      <w:r w:rsidRPr="00F423A0">
        <w:rPr>
          <w:rFonts w:ascii="David" w:hAnsi="David" w:cs="David"/>
          <w:i/>
          <w:sz w:val="24"/>
          <w:szCs w:val="24"/>
          <w:rtl/>
        </w:rPr>
        <w:t xml:space="preserve"> </w:t>
      </w:r>
      <w:r w:rsidRPr="00F423A0">
        <w:rPr>
          <w:rFonts w:ascii="David" w:hAnsi="David" w:cs="David" w:hint="eastAsia"/>
          <w:i/>
          <w:sz w:val="24"/>
          <w:szCs w:val="24"/>
          <w:rtl/>
        </w:rPr>
        <w:t>והחלשת</w:t>
      </w:r>
      <w:r w:rsidRPr="00F423A0">
        <w:rPr>
          <w:rFonts w:ascii="David" w:hAnsi="David" w:cs="David"/>
          <w:i/>
          <w:sz w:val="24"/>
          <w:szCs w:val="24"/>
          <w:rtl/>
        </w:rPr>
        <w:t xml:space="preserve"> </w:t>
      </w:r>
      <w:r w:rsidRPr="00F423A0">
        <w:rPr>
          <w:rFonts w:ascii="David" w:hAnsi="David" w:cs="David" w:hint="eastAsia"/>
          <w:i/>
          <w:sz w:val="24"/>
          <w:szCs w:val="24"/>
          <w:rtl/>
        </w:rPr>
        <w:t>משען</w:t>
      </w:r>
      <w:r w:rsidRPr="00F423A0">
        <w:rPr>
          <w:rFonts w:ascii="David" w:hAnsi="David" w:cs="David"/>
          <w:i/>
          <w:sz w:val="24"/>
          <w:szCs w:val="24"/>
          <w:rtl/>
        </w:rPr>
        <w:t xml:space="preserve"> </w:t>
      </w:r>
      <w:r w:rsidRPr="00F423A0">
        <w:rPr>
          <w:rFonts w:ascii="David" w:hAnsi="David" w:cs="David" w:hint="eastAsia"/>
          <w:i/>
          <w:sz w:val="24"/>
          <w:szCs w:val="24"/>
          <w:rtl/>
        </w:rPr>
        <w:t>עד</w:t>
      </w:r>
      <w:r w:rsidRPr="00F423A0">
        <w:rPr>
          <w:rFonts w:ascii="David" w:hAnsi="David" w:cs="David"/>
          <w:i/>
          <w:sz w:val="24"/>
          <w:szCs w:val="24"/>
          <w:rtl/>
        </w:rPr>
        <w:t xml:space="preserve"> </w:t>
      </w:r>
      <w:r w:rsidRPr="00F423A0">
        <w:rPr>
          <w:rFonts w:ascii="David" w:hAnsi="David" w:cs="David" w:hint="eastAsia"/>
          <w:i/>
          <w:sz w:val="24"/>
          <w:szCs w:val="24"/>
          <w:rtl/>
        </w:rPr>
        <w:t>לסך</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גוף</w:t>
      </w:r>
      <w:r w:rsidRPr="00F423A0">
        <w:rPr>
          <w:rFonts w:ascii="David" w:hAnsi="David" w:cs="David"/>
          <w:i/>
          <w:sz w:val="24"/>
          <w:szCs w:val="24"/>
          <w:rtl/>
        </w:rPr>
        <w:t xml:space="preserve"> </w:t>
      </w:r>
      <w:r w:rsidRPr="00F423A0">
        <w:rPr>
          <w:rFonts w:ascii="David" w:hAnsi="David" w:cs="David" w:hint="eastAsia"/>
          <w:i/>
          <w:sz w:val="24"/>
          <w:szCs w:val="24"/>
          <w:rtl/>
        </w:rPr>
        <w:t>עקב</w:t>
      </w:r>
      <w:r w:rsidRPr="00F423A0">
        <w:rPr>
          <w:rFonts w:ascii="David" w:hAnsi="David" w:cs="David"/>
          <w:i/>
          <w:sz w:val="24"/>
          <w:szCs w:val="24"/>
          <w:rtl/>
        </w:rPr>
        <w:t xml:space="preserve"> </w:t>
      </w:r>
      <w:r w:rsidRPr="00F423A0">
        <w:rPr>
          <w:rFonts w:ascii="David" w:hAnsi="David" w:cs="David" w:hint="eastAsia"/>
          <w:i/>
          <w:sz w:val="24"/>
          <w:szCs w:val="24"/>
          <w:rtl/>
        </w:rPr>
        <w:t>שימוש</w:t>
      </w:r>
      <w:r w:rsidRPr="00F423A0">
        <w:rPr>
          <w:rFonts w:ascii="David" w:hAnsi="David" w:cs="David"/>
          <w:i/>
          <w:sz w:val="24"/>
          <w:szCs w:val="24"/>
          <w:rtl/>
        </w:rPr>
        <w:t xml:space="preserve"> </w:t>
      </w:r>
      <w:r w:rsidRPr="00F423A0">
        <w:rPr>
          <w:rFonts w:ascii="David" w:hAnsi="David" w:cs="David" w:hint="eastAsia"/>
          <w:i/>
          <w:sz w:val="24"/>
          <w:szCs w:val="24"/>
          <w:rtl/>
        </w:rPr>
        <w:t>בציוד</w:t>
      </w:r>
      <w:r w:rsidRPr="00F423A0">
        <w:rPr>
          <w:rFonts w:ascii="David" w:hAnsi="David" w:cs="David"/>
          <w:i/>
          <w:sz w:val="24"/>
          <w:szCs w:val="24"/>
          <w:rtl/>
        </w:rPr>
        <w:t xml:space="preserve"> </w:t>
      </w:r>
      <w:r w:rsidRPr="00F423A0">
        <w:rPr>
          <w:rFonts w:ascii="David" w:hAnsi="David" w:cs="David" w:hint="eastAsia"/>
          <w:i/>
          <w:sz w:val="24"/>
          <w:szCs w:val="24"/>
          <w:rtl/>
        </w:rPr>
        <w:t>מכני</w:t>
      </w:r>
      <w:r w:rsidRPr="00F423A0">
        <w:rPr>
          <w:rFonts w:ascii="David" w:hAnsi="David" w:cs="David"/>
          <w:i/>
          <w:sz w:val="24"/>
          <w:szCs w:val="24"/>
          <w:rtl/>
        </w:rPr>
        <w:t xml:space="preserve"> </w:t>
      </w:r>
      <w:r w:rsidRPr="00F423A0">
        <w:rPr>
          <w:rFonts w:ascii="David" w:hAnsi="David" w:cs="David" w:hint="eastAsia"/>
          <w:i/>
          <w:sz w:val="24"/>
          <w:szCs w:val="24"/>
          <w:rtl/>
        </w:rPr>
        <w:t>הנדסי</w:t>
      </w:r>
      <w:r w:rsidRPr="00F423A0">
        <w:rPr>
          <w:rFonts w:ascii="David" w:hAnsi="David" w:cs="David"/>
          <w:i/>
          <w:sz w:val="24"/>
          <w:szCs w:val="24"/>
          <w:rtl/>
        </w:rPr>
        <w:t xml:space="preserve"> </w:t>
      </w:r>
      <w:r w:rsidRPr="00F423A0">
        <w:rPr>
          <w:rFonts w:ascii="David" w:hAnsi="David" w:cs="David" w:hint="eastAsia"/>
          <w:i/>
          <w:sz w:val="24"/>
          <w:szCs w:val="24"/>
          <w:rtl/>
        </w:rPr>
        <w:t>שהינו</w:t>
      </w:r>
      <w:r w:rsidRPr="00F423A0">
        <w:rPr>
          <w:rFonts w:ascii="David" w:hAnsi="David" w:cs="David"/>
          <w:i/>
          <w:sz w:val="24"/>
          <w:szCs w:val="24"/>
          <w:rtl/>
        </w:rPr>
        <w:t xml:space="preserve"> </w:t>
      </w:r>
      <w:r w:rsidRPr="00F423A0">
        <w:rPr>
          <w:rFonts w:ascii="David" w:hAnsi="David" w:cs="David" w:hint="eastAsia"/>
          <w:i/>
          <w:sz w:val="24"/>
          <w:szCs w:val="24"/>
          <w:rtl/>
        </w:rPr>
        <w:t>בגדר</w:t>
      </w:r>
      <w:r w:rsidRPr="00F423A0">
        <w:rPr>
          <w:rFonts w:ascii="David" w:hAnsi="David" w:cs="David"/>
          <w:i/>
          <w:sz w:val="24"/>
          <w:szCs w:val="24"/>
          <w:rtl/>
        </w:rPr>
        <w:t xml:space="preserve"> "</w:t>
      </w:r>
      <w:r w:rsidRPr="00F423A0">
        <w:rPr>
          <w:rFonts w:ascii="David" w:hAnsi="David" w:cs="David" w:hint="eastAsia"/>
          <w:i/>
          <w:sz w:val="24"/>
          <w:szCs w:val="24"/>
          <w:rtl/>
        </w:rPr>
        <w:t>רכב</w:t>
      </w:r>
      <w:r w:rsidRPr="00F423A0">
        <w:rPr>
          <w:rFonts w:ascii="David" w:hAnsi="David" w:cs="David"/>
          <w:i/>
          <w:sz w:val="24"/>
          <w:szCs w:val="24"/>
          <w:rtl/>
        </w:rPr>
        <w:t xml:space="preserve"> </w:t>
      </w:r>
      <w:r w:rsidRPr="00F423A0">
        <w:rPr>
          <w:rFonts w:ascii="David" w:hAnsi="David" w:cs="David" w:hint="eastAsia"/>
          <w:i/>
          <w:sz w:val="24"/>
          <w:szCs w:val="24"/>
          <w:rtl/>
        </w:rPr>
        <w:t>מנועי</w:t>
      </w:r>
      <w:r w:rsidRPr="00F423A0">
        <w:rPr>
          <w:rFonts w:ascii="David" w:hAnsi="David" w:cs="David"/>
          <w:i/>
          <w:sz w:val="24"/>
          <w:szCs w:val="24"/>
          <w:rtl/>
        </w:rPr>
        <w:t xml:space="preserve">" </w:t>
      </w:r>
      <w:r w:rsidRPr="00F423A0">
        <w:rPr>
          <w:rFonts w:ascii="David" w:hAnsi="David" w:cs="David" w:hint="eastAsia"/>
          <w:i/>
          <w:sz w:val="24"/>
          <w:szCs w:val="24"/>
          <w:rtl/>
        </w:rPr>
        <w:t>ושאין</w:t>
      </w:r>
      <w:r w:rsidRPr="00F423A0">
        <w:rPr>
          <w:rFonts w:ascii="David" w:hAnsi="David" w:cs="David"/>
          <w:i/>
          <w:sz w:val="24"/>
          <w:szCs w:val="24"/>
          <w:rtl/>
        </w:rPr>
        <w:t xml:space="preserve"> </w:t>
      </w:r>
      <w:r w:rsidRPr="00F423A0">
        <w:rPr>
          <w:rFonts w:ascii="David" w:hAnsi="David" w:cs="David" w:hint="eastAsia"/>
          <w:i/>
          <w:sz w:val="24"/>
          <w:szCs w:val="24"/>
          <w:rtl/>
        </w:rPr>
        <w:t>חובה</w:t>
      </w:r>
      <w:r w:rsidRPr="00F423A0">
        <w:rPr>
          <w:rFonts w:ascii="David" w:hAnsi="David" w:cs="David"/>
          <w:i/>
          <w:sz w:val="24"/>
          <w:szCs w:val="24"/>
          <w:rtl/>
        </w:rPr>
        <w:t xml:space="preserve"> </w:t>
      </w:r>
      <w:r w:rsidRPr="00F423A0">
        <w:rPr>
          <w:rFonts w:ascii="David" w:hAnsi="David" w:cs="David" w:hint="eastAsia"/>
          <w:i/>
          <w:sz w:val="24"/>
          <w:szCs w:val="24"/>
          <w:rtl/>
        </w:rPr>
        <w:t>חוקית</w:t>
      </w:r>
      <w:r w:rsidRPr="00F423A0">
        <w:rPr>
          <w:rFonts w:ascii="David" w:hAnsi="David" w:cs="David"/>
          <w:i/>
          <w:sz w:val="24"/>
          <w:szCs w:val="24"/>
          <w:rtl/>
        </w:rPr>
        <w:t xml:space="preserve"> </w:t>
      </w:r>
      <w:r w:rsidRPr="00F423A0">
        <w:rPr>
          <w:rFonts w:ascii="David" w:hAnsi="David" w:cs="David" w:hint="eastAsia"/>
          <w:i/>
          <w:sz w:val="24"/>
          <w:szCs w:val="24"/>
          <w:rtl/>
        </w:rPr>
        <w:t>לבטחו</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תביעות</w:t>
      </w:r>
      <w:r w:rsidRPr="00F423A0">
        <w:rPr>
          <w:rFonts w:ascii="David" w:hAnsi="David" w:cs="David"/>
          <w:i/>
          <w:sz w:val="24"/>
          <w:szCs w:val="24"/>
          <w:rtl/>
        </w:rPr>
        <w:t xml:space="preserve"> </w:t>
      </w:r>
      <w:r w:rsidRPr="00F423A0">
        <w:rPr>
          <w:rFonts w:ascii="David" w:hAnsi="David" w:cs="David" w:hint="eastAsia"/>
          <w:i/>
          <w:sz w:val="24"/>
          <w:szCs w:val="24"/>
          <w:rtl/>
        </w:rPr>
        <w:t>תחלוף</w:t>
      </w:r>
      <w:r w:rsidRPr="00F423A0">
        <w:rPr>
          <w:rFonts w:ascii="David" w:hAnsi="David" w:cs="David"/>
          <w:i/>
          <w:sz w:val="24"/>
          <w:szCs w:val="24"/>
          <w:rtl/>
        </w:rPr>
        <w:t xml:space="preserve"> </w:t>
      </w:r>
      <w:r w:rsidRPr="00F423A0">
        <w:rPr>
          <w:rFonts w:ascii="David" w:hAnsi="David" w:cs="David" w:hint="eastAsia"/>
          <w:i/>
          <w:sz w:val="24"/>
          <w:szCs w:val="24"/>
          <w:rtl/>
        </w:rPr>
        <w:t>מצד</w:t>
      </w:r>
      <w:r w:rsidRPr="00F423A0">
        <w:rPr>
          <w:rFonts w:ascii="David" w:hAnsi="David" w:cs="David"/>
          <w:i/>
          <w:sz w:val="24"/>
          <w:szCs w:val="24"/>
          <w:rtl/>
        </w:rPr>
        <w:t xml:space="preserve"> </w:t>
      </w:r>
      <w:r w:rsidRPr="00F423A0">
        <w:rPr>
          <w:rFonts w:ascii="David" w:hAnsi="David" w:cs="David" w:hint="eastAsia"/>
          <w:i/>
          <w:sz w:val="24"/>
          <w:szCs w:val="24"/>
          <w:rtl/>
        </w:rPr>
        <w:t>המוסד</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לאומי</w:t>
      </w:r>
      <w:r w:rsidRPr="00F423A0">
        <w:rPr>
          <w:rFonts w:ascii="David" w:hAnsi="David" w:cs="David"/>
          <w:i/>
          <w:sz w:val="24"/>
          <w:szCs w:val="24"/>
          <w:rtl/>
        </w:rPr>
        <w:t xml:space="preserve"> </w:t>
      </w:r>
      <w:r w:rsidRPr="00F423A0">
        <w:rPr>
          <w:rFonts w:ascii="David" w:hAnsi="David" w:cs="David" w:hint="eastAsia"/>
          <w:i/>
          <w:sz w:val="24"/>
          <w:szCs w:val="24"/>
          <w:rtl/>
        </w:rPr>
        <w:t>וביטוח</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מעבידים</w:t>
      </w:r>
      <w:r w:rsidRPr="00F423A0">
        <w:rPr>
          <w:rFonts w:ascii="David" w:hAnsi="David" w:cs="David"/>
          <w:i/>
          <w:sz w:val="24"/>
          <w:szCs w:val="24"/>
          <w:rtl/>
        </w:rPr>
        <w:t xml:space="preserve">, </w:t>
      </w:r>
      <w:r w:rsidRPr="00F423A0">
        <w:rPr>
          <w:rFonts w:ascii="David" w:hAnsi="David" w:cs="David" w:hint="eastAsia"/>
          <w:i/>
          <w:sz w:val="24"/>
          <w:szCs w:val="24"/>
          <w:rtl/>
        </w:rPr>
        <w:t>בגבולות</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20,000,000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לתובע</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ובמצטבר</w:t>
      </w:r>
      <w:r w:rsidRPr="00F423A0">
        <w:rPr>
          <w:rFonts w:ascii="David" w:hAnsi="David" w:cs="David"/>
          <w:i/>
          <w:sz w:val="24"/>
          <w:szCs w:val="24"/>
          <w:rtl/>
        </w:rPr>
        <w:t xml:space="preserve"> </w:t>
      </w:r>
      <w:r w:rsidRPr="00F423A0">
        <w:rPr>
          <w:rFonts w:ascii="David" w:hAnsi="David" w:cs="David" w:hint="eastAsia"/>
          <w:i/>
          <w:sz w:val="24"/>
          <w:szCs w:val="24"/>
          <w:rtl/>
        </w:rPr>
        <w:t>לתקופת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תנאי</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יפחתו</w:t>
      </w:r>
      <w:r w:rsidRPr="00F423A0">
        <w:rPr>
          <w:rFonts w:ascii="David" w:hAnsi="David" w:cs="David"/>
          <w:i/>
          <w:sz w:val="24"/>
          <w:szCs w:val="24"/>
          <w:rtl/>
        </w:rPr>
        <w:t xml:space="preserve"> </w:t>
      </w:r>
      <w:r w:rsidRPr="00F423A0">
        <w:rPr>
          <w:rFonts w:ascii="David" w:hAnsi="David" w:cs="David" w:hint="eastAsia"/>
          <w:i/>
          <w:sz w:val="24"/>
          <w:szCs w:val="24"/>
          <w:rtl/>
        </w:rPr>
        <w:t>מתנאי</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הסיכונים</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קבלניות</w:t>
      </w:r>
      <w:r w:rsidRPr="00F423A0">
        <w:rPr>
          <w:rFonts w:ascii="David" w:hAnsi="David" w:cs="David"/>
          <w:i/>
          <w:sz w:val="24"/>
          <w:szCs w:val="24"/>
          <w:rtl/>
        </w:rPr>
        <w:t xml:space="preserve"> "</w:t>
      </w:r>
      <w:r w:rsidRPr="00F423A0">
        <w:rPr>
          <w:rFonts w:ascii="David" w:hAnsi="David" w:cs="David" w:hint="eastAsia"/>
          <w:i/>
          <w:sz w:val="24"/>
          <w:szCs w:val="24"/>
          <w:rtl/>
        </w:rPr>
        <w:t>ביט</w:t>
      </w:r>
      <w:r w:rsidRPr="00F423A0">
        <w:rPr>
          <w:rFonts w:ascii="David" w:hAnsi="David" w:cs="David"/>
          <w:i/>
          <w:sz w:val="24"/>
          <w:szCs w:val="24"/>
          <w:rtl/>
        </w:rPr>
        <w:t xml:space="preserve">" </w:t>
      </w:r>
      <w:r w:rsidRPr="00F423A0">
        <w:rPr>
          <w:rFonts w:ascii="David" w:hAnsi="David" w:cs="David" w:hint="eastAsia"/>
          <w:i/>
          <w:sz w:val="24"/>
          <w:szCs w:val="24"/>
          <w:rtl/>
        </w:rPr>
        <w:t>במהדורתה</w:t>
      </w:r>
      <w:r w:rsidRPr="00F423A0">
        <w:rPr>
          <w:rFonts w:ascii="David" w:hAnsi="David" w:cs="David"/>
          <w:i/>
          <w:sz w:val="24"/>
          <w:szCs w:val="24"/>
          <w:rtl/>
        </w:rPr>
        <w:t xml:space="preserve"> </w:t>
      </w:r>
      <w:r w:rsidRPr="00F423A0">
        <w:rPr>
          <w:rFonts w:ascii="David" w:hAnsi="David" w:cs="David" w:hint="eastAsia"/>
          <w:i/>
          <w:sz w:val="24"/>
          <w:szCs w:val="24"/>
          <w:rtl/>
        </w:rPr>
        <w:t>הרלוונטית</w:t>
      </w:r>
      <w:r w:rsidRPr="00F423A0">
        <w:rPr>
          <w:rFonts w:ascii="David" w:hAnsi="David" w:cs="David"/>
          <w:i/>
          <w:sz w:val="24"/>
          <w:szCs w:val="24"/>
          <w:rtl/>
        </w:rPr>
        <w:t xml:space="preserve"> </w:t>
      </w:r>
      <w:r w:rsidRPr="00F423A0">
        <w:rPr>
          <w:rFonts w:ascii="David" w:hAnsi="David" w:cs="David" w:hint="eastAsia"/>
          <w:i/>
          <w:sz w:val="24"/>
          <w:szCs w:val="24"/>
          <w:rtl/>
        </w:rPr>
        <w:t>למועד</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הקבלניות</w:t>
      </w:r>
      <w:r w:rsidRPr="00F423A0">
        <w:rPr>
          <w:rFonts w:ascii="David" w:hAnsi="David" w:cs="David"/>
          <w:i/>
          <w:sz w:val="24"/>
          <w:szCs w:val="24"/>
          <w:rtl/>
        </w:rPr>
        <w:t xml:space="preserve"> </w:t>
      </w:r>
      <w:r w:rsidRPr="00F423A0">
        <w:rPr>
          <w:rFonts w:ascii="David" w:hAnsi="David" w:cs="David" w:hint="eastAsia"/>
          <w:i/>
          <w:sz w:val="24"/>
          <w:szCs w:val="24"/>
          <w:rtl/>
        </w:rPr>
        <w:t>ייערך</w:t>
      </w:r>
      <w:r w:rsidRPr="00F423A0">
        <w:rPr>
          <w:rFonts w:ascii="David" w:hAnsi="David" w:cs="David"/>
          <w:i/>
          <w:sz w:val="24"/>
          <w:szCs w:val="24"/>
          <w:rtl/>
        </w:rPr>
        <w:t xml:space="preserve"> </w:t>
      </w:r>
      <w:r w:rsidRPr="00F423A0">
        <w:rPr>
          <w:rFonts w:ascii="David" w:hAnsi="David" w:cs="David" w:hint="eastAsia"/>
          <w:i/>
          <w:sz w:val="24"/>
          <w:szCs w:val="24"/>
          <w:rtl/>
        </w:rPr>
        <w:t>למשך</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תקופת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תקופת</w:t>
      </w:r>
      <w:r w:rsidRPr="00F423A0">
        <w:rPr>
          <w:rFonts w:ascii="David" w:hAnsi="David" w:cs="David"/>
          <w:i/>
          <w:sz w:val="24"/>
          <w:szCs w:val="24"/>
          <w:rtl/>
        </w:rPr>
        <w:t xml:space="preserve"> </w:t>
      </w:r>
      <w:r w:rsidRPr="00F423A0">
        <w:rPr>
          <w:rFonts w:ascii="David" w:hAnsi="David" w:cs="David" w:hint="eastAsia"/>
          <w:i/>
          <w:sz w:val="24"/>
          <w:szCs w:val="24"/>
          <w:rtl/>
        </w:rPr>
        <w:t>תחזוקה</w:t>
      </w:r>
      <w:r w:rsidRPr="00F423A0">
        <w:rPr>
          <w:rFonts w:ascii="David" w:hAnsi="David" w:cs="David"/>
          <w:i/>
          <w:sz w:val="24"/>
          <w:szCs w:val="24"/>
          <w:rtl/>
        </w:rPr>
        <w:t xml:space="preserve"> </w:t>
      </w:r>
      <w:r w:rsidRPr="00F423A0">
        <w:rPr>
          <w:rFonts w:ascii="David" w:hAnsi="David" w:cs="David" w:hint="eastAsia"/>
          <w:i/>
          <w:sz w:val="24"/>
          <w:szCs w:val="24"/>
          <w:rtl/>
        </w:rPr>
        <w:t>מורחבת</w:t>
      </w:r>
      <w:r w:rsidRPr="00F423A0">
        <w:rPr>
          <w:rFonts w:ascii="David" w:hAnsi="David" w:cs="David"/>
          <w:i/>
          <w:sz w:val="24"/>
          <w:szCs w:val="24"/>
          <w:rtl/>
        </w:rPr>
        <w:t xml:space="preserve">   </w:t>
      </w:r>
      <w:r w:rsidRPr="00F423A0">
        <w:rPr>
          <w:rFonts w:ascii="David" w:hAnsi="David" w:cs="David" w:hint="eastAsia"/>
          <w:i/>
          <w:sz w:val="24"/>
          <w:szCs w:val="24"/>
          <w:rtl/>
        </w:rPr>
        <w:t>בת</w:t>
      </w:r>
      <w:r w:rsidRPr="00F423A0">
        <w:rPr>
          <w:rFonts w:ascii="David" w:hAnsi="David" w:cs="David"/>
          <w:i/>
          <w:sz w:val="24"/>
          <w:szCs w:val="24"/>
          <w:rtl/>
        </w:rPr>
        <w:t xml:space="preserve"> 24 </w:t>
      </w:r>
      <w:r w:rsidRPr="00F423A0">
        <w:rPr>
          <w:rFonts w:ascii="David" w:hAnsi="David" w:cs="David" w:hint="eastAsia"/>
          <w:i/>
          <w:sz w:val="24"/>
          <w:szCs w:val="24"/>
          <w:rtl/>
        </w:rPr>
        <w:t>חודשים</w:t>
      </w:r>
      <w:r w:rsidRPr="00F423A0">
        <w:rPr>
          <w:rFonts w:ascii="David" w:hAnsi="David" w:cs="David"/>
          <w:i/>
          <w:sz w:val="24"/>
          <w:szCs w:val="24"/>
          <w:rtl/>
        </w:rPr>
        <w:t xml:space="preserve">. </w:t>
      </w:r>
    </w:p>
    <w:p w14:paraId="0D0ACB39"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תכלול</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וקבלני</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כמבוטחים</w:t>
      </w:r>
      <w:r w:rsidRPr="00F423A0">
        <w:rPr>
          <w:rFonts w:ascii="David" w:hAnsi="David" w:cs="David"/>
          <w:i/>
          <w:sz w:val="24"/>
          <w:szCs w:val="24"/>
          <w:rtl/>
        </w:rPr>
        <w:t xml:space="preserve"> </w:t>
      </w:r>
      <w:r w:rsidRPr="00F423A0">
        <w:rPr>
          <w:rFonts w:ascii="David" w:hAnsi="David" w:cs="David" w:hint="eastAsia"/>
          <w:i/>
          <w:sz w:val="24"/>
          <w:szCs w:val="24"/>
          <w:rtl/>
        </w:rPr>
        <w:t>נוספים</w:t>
      </w:r>
      <w:r w:rsidRPr="00F423A0">
        <w:rPr>
          <w:rFonts w:ascii="David" w:hAnsi="David" w:cs="David"/>
          <w:i/>
          <w:sz w:val="24"/>
          <w:szCs w:val="24"/>
          <w:rtl/>
        </w:rPr>
        <w:t>.</w:t>
      </w:r>
    </w:p>
    <w:p w14:paraId="7222EF8B"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i/>
          <w:sz w:val="24"/>
          <w:szCs w:val="24"/>
          <w:rtl/>
        </w:rPr>
        <w:t xml:space="preserve">ביטוח העבודות הקבלניות יכלול סעיף ויתור על זכות התחלוף כלפי הקבלן וקבלני משנה מטעמו. וכן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ראשונית</w:t>
      </w:r>
      <w:r w:rsidRPr="00F423A0">
        <w:rPr>
          <w:rFonts w:ascii="David" w:hAnsi="David" w:cs="David"/>
          <w:i/>
          <w:sz w:val="24"/>
          <w:szCs w:val="24"/>
          <w:rtl/>
        </w:rPr>
        <w:t xml:space="preserve"> </w:t>
      </w:r>
      <w:r w:rsidRPr="00F423A0">
        <w:rPr>
          <w:rFonts w:ascii="David" w:hAnsi="David" w:cs="David" w:hint="eastAsia"/>
          <w:i/>
          <w:sz w:val="24"/>
          <w:szCs w:val="24"/>
          <w:rtl/>
        </w:rPr>
        <w:t>וקודמת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הנערך</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קבלני</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המבוטחים</w:t>
      </w:r>
      <w:r w:rsidRPr="00F423A0">
        <w:rPr>
          <w:rFonts w:ascii="David" w:hAnsi="David" w:cs="David"/>
          <w:i/>
          <w:sz w:val="24"/>
          <w:szCs w:val="24"/>
          <w:rtl/>
        </w:rPr>
        <w:t xml:space="preserve"> </w:t>
      </w:r>
      <w:r w:rsidRPr="00F423A0">
        <w:rPr>
          <w:rFonts w:ascii="David" w:hAnsi="David" w:cs="David" w:hint="eastAsia"/>
          <w:i/>
          <w:sz w:val="24"/>
          <w:szCs w:val="24"/>
          <w:rtl/>
        </w:rPr>
        <w:t>במסגרתה</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w:t>
      </w:r>
    </w:p>
    <w:p w14:paraId="414C9D49"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i/>
          <w:sz w:val="24"/>
          <w:szCs w:val="24"/>
          <w:rtl/>
        </w:rPr>
        <w:t xml:space="preserve">עם חתימת ההסכם, העתק </w:t>
      </w:r>
      <w:r w:rsidRPr="00F423A0">
        <w:rPr>
          <w:rFonts w:ascii="David" w:hAnsi="David" w:cs="David" w:hint="eastAsia"/>
          <w:i/>
          <w:sz w:val="24"/>
          <w:szCs w:val="24"/>
          <w:rtl/>
        </w:rPr>
        <w:t>הפוליסה</w:t>
      </w:r>
      <w:r w:rsidRPr="00F423A0">
        <w:rPr>
          <w:rFonts w:ascii="David" w:hAnsi="David" w:cs="David"/>
          <w:i/>
          <w:sz w:val="24"/>
          <w:szCs w:val="24"/>
          <w:rtl/>
        </w:rPr>
        <w:t xml:space="preserve"> יימסר לידי  </w:t>
      </w:r>
      <w:r w:rsidRPr="00F423A0">
        <w:rPr>
          <w:rFonts w:ascii="David" w:hAnsi="David" w:cs="David" w:hint="eastAsia"/>
          <w:i/>
          <w:sz w:val="24"/>
          <w:szCs w:val="24"/>
          <w:rtl/>
        </w:rPr>
        <w:t>הקבלן</w:t>
      </w:r>
      <w:r w:rsidRPr="00F423A0">
        <w:rPr>
          <w:rFonts w:ascii="David" w:hAnsi="David" w:cs="David"/>
          <w:i/>
          <w:sz w:val="24"/>
          <w:szCs w:val="24"/>
          <w:rtl/>
        </w:rPr>
        <w:t xml:space="preserve"> . </w:t>
      </w:r>
    </w:p>
    <w:p w14:paraId="333AC1AD"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מצהיר</w:t>
      </w:r>
      <w:r w:rsidRPr="00F423A0">
        <w:rPr>
          <w:rFonts w:ascii="David" w:hAnsi="David" w:cs="David"/>
          <w:i/>
          <w:sz w:val="24"/>
          <w:szCs w:val="24"/>
          <w:rtl/>
        </w:rPr>
        <w:t xml:space="preserve"> </w:t>
      </w:r>
      <w:r w:rsidRPr="00F423A0">
        <w:rPr>
          <w:rFonts w:ascii="David" w:hAnsi="David" w:cs="David" w:hint="eastAsia"/>
          <w:i/>
          <w:sz w:val="24"/>
          <w:szCs w:val="24"/>
          <w:rtl/>
        </w:rPr>
        <w:t>ומאשר</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באשר</w:t>
      </w:r>
      <w:r w:rsidRPr="00F423A0">
        <w:rPr>
          <w:rFonts w:ascii="David" w:hAnsi="David" w:cs="David"/>
          <w:i/>
          <w:sz w:val="24"/>
          <w:szCs w:val="24"/>
          <w:rtl/>
        </w:rPr>
        <w:t xml:space="preserve"> </w:t>
      </w:r>
      <w:r w:rsidRPr="00F423A0">
        <w:rPr>
          <w:rFonts w:ascii="David" w:hAnsi="David" w:cs="David" w:hint="eastAsia"/>
          <w:i/>
          <w:sz w:val="24"/>
          <w:szCs w:val="24"/>
          <w:rtl/>
        </w:rPr>
        <w:t>לטיבה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היקפה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תוקפה</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לקיים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הוראות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cs"/>
          <w:i/>
          <w:sz w:val="24"/>
          <w:szCs w:val="24"/>
          <w:rtl/>
        </w:rPr>
        <w:t>בכפוף</w:t>
      </w:r>
      <w:r w:rsidRPr="00F423A0">
        <w:rPr>
          <w:rFonts w:ascii="David" w:hAnsi="David" w:cs="David"/>
          <w:i/>
          <w:sz w:val="24"/>
          <w:szCs w:val="24"/>
          <w:rtl/>
        </w:rPr>
        <w:t xml:space="preserve"> </w:t>
      </w:r>
      <w:r w:rsidRPr="00F423A0">
        <w:rPr>
          <w:rFonts w:ascii="David" w:hAnsi="David" w:cs="David" w:hint="cs"/>
          <w:i/>
          <w:sz w:val="24"/>
          <w:szCs w:val="24"/>
          <w:rtl/>
        </w:rPr>
        <w:t>לקבלת</w:t>
      </w:r>
      <w:r w:rsidRPr="00F423A0">
        <w:rPr>
          <w:rFonts w:ascii="David" w:hAnsi="David" w:cs="David"/>
          <w:i/>
          <w:sz w:val="24"/>
          <w:szCs w:val="24"/>
          <w:rtl/>
        </w:rPr>
        <w:t xml:space="preserve"> </w:t>
      </w:r>
      <w:r w:rsidRPr="00F423A0">
        <w:rPr>
          <w:rFonts w:ascii="David" w:hAnsi="David" w:cs="David" w:hint="cs"/>
          <w:i/>
          <w:sz w:val="24"/>
          <w:szCs w:val="24"/>
          <w:rtl/>
        </w:rPr>
        <w:t>העתק</w:t>
      </w:r>
      <w:r w:rsidRPr="00F423A0">
        <w:rPr>
          <w:rFonts w:ascii="David" w:hAnsi="David" w:cs="David"/>
          <w:i/>
          <w:sz w:val="24"/>
          <w:szCs w:val="24"/>
          <w:rtl/>
        </w:rPr>
        <w:t xml:space="preserve"> </w:t>
      </w:r>
      <w:r w:rsidRPr="00F423A0">
        <w:rPr>
          <w:rFonts w:ascii="David" w:hAnsi="David" w:cs="David" w:hint="cs"/>
          <w:i/>
          <w:sz w:val="24"/>
          <w:szCs w:val="24"/>
          <w:rtl/>
        </w:rPr>
        <w:t>כאמור</w:t>
      </w:r>
      <w:r w:rsidRPr="00F423A0">
        <w:rPr>
          <w:rFonts w:ascii="David" w:hAnsi="David" w:cs="David"/>
          <w:i/>
          <w:sz w:val="24"/>
          <w:szCs w:val="24"/>
          <w:rtl/>
        </w:rPr>
        <w:t>.</w:t>
      </w:r>
    </w:p>
    <w:p w14:paraId="7024E09D"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יישא</w:t>
      </w:r>
      <w:r w:rsidRPr="00F423A0">
        <w:rPr>
          <w:rFonts w:ascii="David" w:hAnsi="David" w:cs="David"/>
          <w:i/>
          <w:sz w:val="24"/>
          <w:szCs w:val="24"/>
          <w:rtl/>
        </w:rPr>
        <w:t xml:space="preserve"> </w:t>
      </w:r>
      <w:r w:rsidRPr="00F423A0">
        <w:rPr>
          <w:rFonts w:ascii="David" w:hAnsi="David" w:cs="David" w:hint="eastAsia"/>
          <w:i/>
          <w:sz w:val="24"/>
          <w:szCs w:val="24"/>
          <w:rtl/>
        </w:rPr>
        <w:t>בדמי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אשר</w:t>
      </w:r>
      <w:r w:rsidRPr="00F423A0">
        <w:rPr>
          <w:rFonts w:ascii="David" w:hAnsi="David" w:cs="David"/>
          <w:i/>
          <w:sz w:val="24"/>
          <w:szCs w:val="24"/>
          <w:rtl/>
        </w:rPr>
        <w:t xml:space="preserve"> </w:t>
      </w:r>
      <w:r w:rsidRPr="00F423A0">
        <w:rPr>
          <w:rFonts w:ascii="David" w:hAnsi="David" w:cs="David" w:hint="eastAsia"/>
          <w:i/>
          <w:sz w:val="24"/>
          <w:szCs w:val="24"/>
          <w:rtl/>
        </w:rPr>
        <w:t>ביטח</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תוספת</w:t>
      </w:r>
      <w:r w:rsidRPr="00F423A0">
        <w:rPr>
          <w:rFonts w:ascii="David" w:hAnsi="David" w:cs="David"/>
          <w:i/>
          <w:sz w:val="24"/>
          <w:szCs w:val="24"/>
          <w:rtl/>
        </w:rPr>
        <w:t xml:space="preserve"> </w:t>
      </w:r>
      <w:r w:rsidRPr="00F423A0">
        <w:rPr>
          <w:rFonts w:ascii="David" w:hAnsi="David" w:cs="David" w:hint="eastAsia"/>
          <w:i/>
          <w:sz w:val="24"/>
          <w:szCs w:val="24"/>
          <w:rtl/>
        </w:rPr>
        <w:t>לפוליסה</w:t>
      </w:r>
      <w:r w:rsidRPr="00F423A0">
        <w:rPr>
          <w:rFonts w:ascii="David" w:hAnsi="David" w:cs="David"/>
          <w:i/>
          <w:sz w:val="24"/>
          <w:szCs w:val="24"/>
          <w:rtl/>
        </w:rPr>
        <w:t xml:space="preserve">, </w:t>
      </w:r>
      <w:r w:rsidRPr="00F423A0">
        <w:rPr>
          <w:rFonts w:ascii="David" w:hAnsi="David" w:cs="David" w:hint="eastAsia"/>
          <w:i/>
          <w:sz w:val="24"/>
          <w:szCs w:val="24"/>
          <w:rtl/>
        </w:rPr>
        <w:t>ובעלות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הארכה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חידוש</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מעת</w:t>
      </w:r>
      <w:r w:rsidRPr="00F423A0">
        <w:rPr>
          <w:rFonts w:ascii="David" w:hAnsi="David" w:cs="David"/>
          <w:i/>
          <w:sz w:val="24"/>
          <w:szCs w:val="24"/>
          <w:rtl/>
        </w:rPr>
        <w:t xml:space="preserve"> </w:t>
      </w:r>
      <w:r w:rsidRPr="00F423A0">
        <w:rPr>
          <w:rFonts w:ascii="David" w:hAnsi="David" w:cs="David" w:hint="eastAsia"/>
          <w:i/>
          <w:sz w:val="24"/>
          <w:szCs w:val="24"/>
          <w:rtl/>
        </w:rPr>
        <w:t>לעת</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w:t>
      </w:r>
      <w:r w:rsidRPr="00F423A0">
        <w:rPr>
          <w:rFonts w:ascii="David" w:hAnsi="David" w:cs="David" w:hint="eastAsia"/>
          <w:i/>
          <w:sz w:val="24"/>
          <w:szCs w:val="24"/>
          <w:rtl/>
        </w:rPr>
        <w:t>השווה</w:t>
      </w:r>
      <w:r w:rsidRPr="00F423A0">
        <w:rPr>
          <w:rFonts w:ascii="David" w:hAnsi="David" w:cs="David"/>
          <w:i/>
          <w:sz w:val="24"/>
          <w:szCs w:val="24"/>
          <w:rtl/>
        </w:rPr>
        <w:t xml:space="preserve"> </w:t>
      </w:r>
      <w:r w:rsidRPr="00F423A0">
        <w:rPr>
          <w:rFonts w:ascii="David" w:hAnsi="David" w:cs="David" w:hint="eastAsia"/>
          <w:i/>
          <w:sz w:val="24"/>
          <w:szCs w:val="24"/>
          <w:rtl/>
        </w:rPr>
        <w:t>לעלויות</w:t>
      </w:r>
      <w:r w:rsidRPr="00F423A0">
        <w:rPr>
          <w:rFonts w:ascii="David" w:hAnsi="David" w:cs="David"/>
          <w:i/>
          <w:sz w:val="24"/>
          <w:szCs w:val="24"/>
          <w:rtl/>
        </w:rPr>
        <w:t xml:space="preserve"> </w:t>
      </w:r>
      <w:r w:rsidRPr="00F423A0">
        <w:rPr>
          <w:rFonts w:ascii="David" w:hAnsi="David" w:cs="David" w:hint="eastAsia"/>
          <w:i/>
          <w:sz w:val="24"/>
          <w:szCs w:val="24"/>
          <w:rtl/>
        </w:rPr>
        <w:t>בפועל</w:t>
      </w:r>
      <w:r w:rsidRPr="00F423A0">
        <w:rPr>
          <w:rFonts w:ascii="David" w:hAnsi="David" w:cs="David"/>
          <w:i/>
          <w:sz w:val="24"/>
          <w:szCs w:val="24"/>
          <w:rtl/>
        </w:rPr>
        <w:t xml:space="preserve"> </w:t>
      </w:r>
      <w:r w:rsidRPr="00F423A0">
        <w:rPr>
          <w:rFonts w:ascii="David" w:hAnsi="David" w:cs="David" w:hint="eastAsia"/>
          <w:i/>
          <w:sz w:val="24"/>
          <w:szCs w:val="24"/>
          <w:rtl/>
        </w:rPr>
        <w:t>שנגרמו</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w:t>
      </w:r>
    </w:p>
    <w:p w14:paraId="51C9CDE9" w14:textId="77777777" w:rsidR="00EF4F1C" w:rsidRPr="00F423A0" w:rsidRDefault="00EF4F1C" w:rsidP="00F423A0">
      <w:pPr>
        <w:spacing w:after="0" w:afterAutospacing="0" w:line="240" w:lineRule="auto"/>
        <w:ind w:left="799"/>
        <w:rPr>
          <w:rFonts w:ascii="David" w:hAnsi="David" w:cs="David"/>
          <w:i/>
          <w:sz w:val="24"/>
          <w:szCs w:val="24"/>
          <w:rtl/>
        </w:rPr>
      </w:pPr>
      <w:r w:rsidRPr="00F423A0">
        <w:rPr>
          <w:rFonts w:ascii="David" w:hAnsi="David" w:cs="David" w:hint="eastAsia"/>
          <w:i/>
          <w:sz w:val="24"/>
          <w:szCs w:val="24"/>
          <w:rtl/>
        </w:rPr>
        <w:t>סכום</w:t>
      </w:r>
      <w:r w:rsidRPr="00F423A0">
        <w:rPr>
          <w:rFonts w:ascii="David" w:hAnsi="David" w:cs="David"/>
          <w:i/>
          <w:sz w:val="24"/>
          <w:szCs w:val="24"/>
          <w:rtl/>
        </w:rPr>
        <w:t xml:space="preserve"> </w:t>
      </w:r>
      <w:r w:rsidRPr="00F423A0">
        <w:rPr>
          <w:rFonts w:ascii="David" w:hAnsi="David" w:cs="David" w:hint="eastAsia"/>
          <w:i/>
          <w:sz w:val="24"/>
          <w:szCs w:val="24"/>
          <w:rtl/>
        </w:rPr>
        <w:t>השתתפות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בעלות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ינוכה</w:t>
      </w:r>
      <w:r w:rsidRPr="00F423A0">
        <w:rPr>
          <w:rFonts w:ascii="David" w:hAnsi="David" w:cs="David"/>
          <w:i/>
          <w:sz w:val="24"/>
          <w:szCs w:val="24"/>
          <w:rtl/>
        </w:rPr>
        <w:t xml:space="preserve"> </w:t>
      </w:r>
      <w:r w:rsidRPr="00F423A0">
        <w:rPr>
          <w:rFonts w:ascii="David" w:hAnsi="David" w:cs="David" w:hint="eastAsia"/>
          <w:i/>
          <w:sz w:val="24"/>
          <w:szCs w:val="24"/>
          <w:rtl/>
        </w:rPr>
        <w:t>באופן</w:t>
      </w:r>
      <w:r w:rsidRPr="00F423A0">
        <w:rPr>
          <w:rFonts w:ascii="David" w:hAnsi="David" w:cs="David"/>
          <w:i/>
          <w:sz w:val="24"/>
          <w:szCs w:val="24"/>
          <w:rtl/>
        </w:rPr>
        <w:t xml:space="preserve"> </w:t>
      </w:r>
      <w:r w:rsidRPr="00F423A0">
        <w:rPr>
          <w:rFonts w:ascii="David" w:hAnsi="David" w:cs="David" w:hint="eastAsia"/>
          <w:i/>
          <w:sz w:val="24"/>
          <w:szCs w:val="24"/>
          <w:rtl/>
        </w:rPr>
        <w:t>יחסי</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התחשבנות</w:t>
      </w:r>
      <w:r w:rsidRPr="00F423A0">
        <w:rPr>
          <w:rFonts w:ascii="David" w:hAnsi="David" w:cs="David"/>
          <w:i/>
          <w:sz w:val="24"/>
          <w:szCs w:val="24"/>
          <w:rtl/>
        </w:rPr>
        <w:t xml:space="preserve"> </w:t>
      </w:r>
      <w:r w:rsidRPr="00F423A0">
        <w:rPr>
          <w:rFonts w:ascii="David" w:hAnsi="David" w:cs="David" w:hint="eastAsia"/>
          <w:i/>
          <w:sz w:val="24"/>
          <w:szCs w:val="24"/>
          <w:rtl/>
        </w:rPr>
        <w:t>חלקית</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מההתחשבנות</w:t>
      </w:r>
      <w:r w:rsidRPr="00F423A0">
        <w:rPr>
          <w:rFonts w:ascii="David" w:hAnsi="David" w:cs="David"/>
          <w:i/>
          <w:sz w:val="24"/>
          <w:szCs w:val="24"/>
          <w:rtl/>
        </w:rPr>
        <w:t xml:space="preserve"> </w:t>
      </w:r>
      <w:r w:rsidRPr="00F423A0">
        <w:rPr>
          <w:rFonts w:ascii="David" w:hAnsi="David" w:cs="David" w:hint="eastAsia"/>
          <w:i/>
          <w:sz w:val="24"/>
          <w:szCs w:val="24"/>
          <w:rtl/>
        </w:rPr>
        <w:t>הסופית</w:t>
      </w:r>
      <w:r w:rsidRPr="00F423A0">
        <w:rPr>
          <w:rFonts w:ascii="David" w:hAnsi="David" w:cs="David"/>
          <w:i/>
          <w:sz w:val="24"/>
          <w:szCs w:val="24"/>
          <w:rtl/>
        </w:rPr>
        <w:t xml:space="preserve"> </w:t>
      </w:r>
      <w:r w:rsidRPr="00F423A0">
        <w:rPr>
          <w:rFonts w:ascii="David" w:hAnsi="David" w:cs="David" w:hint="eastAsia"/>
          <w:i/>
          <w:sz w:val="24"/>
          <w:szCs w:val="24"/>
          <w:rtl/>
        </w:rPr>
        <w:t>שתיערך</w:t>
      </w:r>
      <w:r w:rsidRPr="00F423A0">
        <w:rPr>
          <w:rFonts w:ascii="David" w:hAnsi="David" w:cs="David"/>
          <w:i/>
          <w:sz w:val="24"/>
          <w:szCs w:val="24"/>
          <w:rtl/>
        </w:rPr>
        <w:t xml:space="preserve"> </w:t>
      </w:r>
      <w:r w:rsidRPr="00F423A0">
        <w:rPr>
          <w:rFonts w:ascii="David" w:hAnsi="David" w:cs="David" w:hint="eastAsia"/>
          <w:i/>
          <w:sz w:val="24"/>
          <w:szCs w:val="24"/>
          <w:rtl/>
        </w:rPr>
        <w:t>עם</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45ED4C9E"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לסייע</w:t>
      </w:r>
      <w:r w:rsidRPr="00F423A0">
        <w:rPr>
          <w:rFonts w:ascii="David" w:hAnsi="David" w:cs="David"/>
          <w:i/>
          <w:sz w:val="24"/>
          <w:szCs w:val="24"/>
          <w:rtl/>
        </w:rPr>
        <w:t xml:space="preserve">, </w:t>
      </w:r>
      <w:r w:rsidRPr="00F423A0">
        <w:rPr>
          <w:rFonts w:ascii="David" w:hAnsi="David" w:cs="David" w:hint="eastAsia"/>
          <w:i/>
          <w:sz w:val="24"/>
          <w:szCs w:val="24"/>
          <w:rtl/>
        </w:rPr>
        <w:t>ככל</w:t>
      </w:r>
      <w:r w:rsidRPr="00F423A0">
        <w:rPr>
          <w:rFonts w:ascii="David" w:hAnsi="David" w:cs="David"/>
          <w:i/>
          <w:sz w:val="24"/>
          <w:szCs w:val="24"/>
          <w:rtl/>
        </w:rPr>
        <w:t xml:space="preserve"> </w:t>
      </w:r>
      <w:r w:rsidRPr="00F423A0">
        <w:rPr>
          <w:rFonts w:ascii="David" w:hAnsi="David" w:cs="David" w:hint="eastAsia"/>
          <w:i/>
          <w:sz w:val="24"/>
          <w:szCs w:val="24"/>
          <w:rtl/>
        </w:rPr>
        <w:t>שיידרש</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מקרה</w:t>
      </w:r>
      <w:r w:rsidRPr="00F423A0">
        <w:rPr>
          <w:rFonts w:ascii="David" w:hAnsi="David" w:cs="David"/>
          <w:i/>
          <w:sz w:val="24"/>
          <w:szCs w:val="24"/>
          <w:rtl/>
        </w:rPr>
        <w:t xml:space="preserve"> </w:t>
      </w:r>
      <w:r w:rsidRPr="00F423A0">
        <w:rPr>
          <w:rFonts w:ascii="David" w:hAnsi="David" w:cs="David" w:hint="eastAsia"/>
          <w:i/>
          <w:sz w:val="24"/>
          <w:szCs w:val="24"/>
          <w:rtl/>
        </w:rPr>
        <w:t>בו</w:t>
      </w:r>
      <w:r w:rsidRPr="00F423A0">
        <w:rPr>
          <w:rFonts w:ascii="David" w:hAnsi="David" w:cs="David"/>
          <w:i/>
          <w:sz w:val="24"/>
          <w:szCs w:val="24"/>
          <w:rtl/>
        </w:rPr>
        <w:t xml:space="preserve"> </w:t>
      </w:r>
      <w:r w:rsidRPr="00F423A0">
        <w:rPr>
          <w:rFonts w:ascii="David" w:hAnsi="David" w:cs="David" w:hint="eastAsia"/>
          <w:i/>
          <w:sz w:val="24"/>
          <w:szCs w:val="24"/>
          <w:rtl/>
        </w:rPr>
        <w:t>תוגש</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למבטחים</w:t>
      </w:r>
      <w:r w:rsidRPr="00F423A0">
        <w:rPr>
          <w:rFonts w:ascii="David" w:hAnsi="David" w:cs="David"/>
          <w:i/>
          <w:sz w:val="24"/>
          <w:szCs w:val="24"/>
          <w:rtl/>
        </w:rPr>
        <w:t xml:space="preserve"> </w:t>
      </w:r>
      <w:r w:rsidRPr="00F423A0">
        <w:rPr>
          <w:rFonts w:ascii="David" w:hAnsi="David" w:cs="David" w:hint="eastAsia"/>
          <w:i/>
          <w:sz w:val="24"/>
          <w:szCs w:val="24"/>
          <w:rtl/>
        </w:rPr>
        <w:t>במסגרת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ולהציג</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מידע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מסמכים</w:t>
      </w:r>
      <w:r w:rsidRPr="00F423A0">
        <w:rPr>
          <w:rFonts w:ascii="David" w:hAnsi="David" w:cs="David"/>
          <w:i/>
          <w:sz w:val="24"/>
          <w:szCs w:val="24"/>
          <w:rtl/>
        </w:rPr>
        <w:t xml:space="preserve"> </w:t>
      </w:r>
      <w:r w:rsidRPr="00F423A0">
        <w:rPr>
          <w:rFonts w:ascii="David" w:hAnsi="David" w:cs="David" w:hint="eastAsia"/>
          <w:i/>
          <w:sz w:val="24"/>
          <w:szCs w:val="24"/>
          <w:rtl/>
        </w:rPr>
        <w:t>הדרושים</w:t>
      </w:r>
      <w:r w:rsidRPr="00F423A0">
        <w:rPr>
          <w:rFonts w:ascii="David" w:hAnsi="David" w:cs="David"/>
          <w:i/>
          <w:sz w:val="24"/>
          <w:szCs w:val="24"/>
          <w:rtl/>
        </w:rPr>
        <w:t xml:space="preserve"> </w:t>
      </w:r>
      <w:r w:rsidRPr="00F423A0">
        <w:rPr>
          <w:rFonts w:ascii="David" w:hAnsi="David" w:cs="David" w:hint="eastAsia"/>
          <w:i/>
          <w:sz w:val="24"/>
          <w:szCs w:val="24"/>
          <w:rtl/>
        </w:rPr>
        <w:t>לשם</w:t>
      </w:r>
      <w:r w:rsidRPr="00F423A0">
        <w:rPr>
          <w:rFonts w:ascii="David" w:hAnsi="David" w:cs="David"/>
          <w:i/>
          <w:sz w:val="24"/>
          <w:szCs w:val="24"/>
          <w:rtl/>
        </w:rPr>
        <w:t xml:space="preserve"> </w:t>
      </w:r>
      <w:r w:rsidRPr="00F423A0">
        <w:rPr>
          <w:rFonts w:ascii="David" w:hAnsi="David" w:cs="David" w:hint="eastAsia"/>
          <w:i/>
          <w:sz w:val="24"/>
          <w:szCs w:val="24"/>
          <w:rtl/>
        </w:rPr>
        <w:t>הגשת</w:t>
      </w:r>
      <w:r w:rsidRPr="00F423A0">
        <w:rPr>
          <w:rFonts w:ascii="David" w:hAnsi="David" w:cs="David"/>
          <w:i/>
          <w:sz w:val="24"/>
          <w:szCs w:val="24"/>
          <w:rtl/>
        </w:rPr>
        <w:t xml:space="preserve"> </w:t>
      </w:r>
      <w:r w:rsidRPr="00F423A0">
        <w:rPr>
          <w:rFonts w:ascii="David" w:hAnsi="David" w:cs="David" w:hint="eastAsia"/>
          <w:i/>
          <w:sz w:val="24"/>
          <w:szCs w:val="24"/>
          <w:rtl/>
        </w:rPr>
        <w:t>התביעה</w:t>
      </w:r>
      <w:r w:rsidRPr="00F423A0">
        <w:rPr>
          <w:rFonts w:ascii="David" w:hAnsi="David" w:cs="David"/>
          <w:i/>
          <w:sz w:val="24"/>
          <w:szCs w:val="24"/>
          <w:rtl/>
        </w:rPr>
        <w:t xml:space="preserve">. </w:t>
      </w:r>
      <w:r w:rsidRPr="00F423A0">
        <w:rPr>
          <w:rFonts w:ascii="David" w:hAnsi="David" w:cs="David"/>
          <w:sz w:val="24"/>
          <w:szCs w:val="24"/>
          <w:rtl/>
        </w:rPr>
        <w:t>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3BA13598"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תגמולי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שישולמו</w:t>
      </w:r>
      <w:r w:rsidRPr="00F423A0">
        <w:rPr>
          <w:rFonts w:ascii="David" w:hAnsi="David" w:cs="David"/>
          <w:i/>
          <w:sz w:val="24"/>
          <w:szCs w:val="24"/>
          <w:rtl/>
        </w:rPr>
        <w:t xml:space="preserve"> </w:t>
      </w:r>
      <w:r w:rsidRPr="00F423A0">
        <w:rPr>
          <w:rFonts w:ascii="David" w:hAnsi="David" w:cs="David" w:hint="eastAsia"/>
          <w:i/>
          <w:sz w:val="24"/>
          <w:szCs w:val="24"/>
          <w:rtl/>
        </w:rPr>
        <w:t>מכוח</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ובין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ישולמו</w:t>
      </w:r>
      <w:r w:rsidRPr="00F423A0">
        <w:rPr>
          <w:rFonts w:ascii="David" w:hAnsi="David" w:cs="David"/>
          <w:i/>
          <w:sz w:val="24"/>
          <w:szCs w:val="24"/>
          <w:rtl/>
        </w:rPr>
        <w:t xml:space="preserve"> </w:t>
      </w:r>
      <w:r w:rsidRPr="00F423A0">
        <w:rPr>
          <w:rFonts w:ascii="David" w:hAnsi="David" w:cs="David" w:hint="eastAsia"/>
          <w:i/>
          <w:sz w:val="24"/>
          <w:szCs w:val="24"/>
          <w:rtl/>
        </w:rPr>
        <w:t>ישירות</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למי</w:t>
      </w:r>
      <w:r w:rsidRPr="00F423A0">
        <w:rPr>
          <w:rFonts w:ascii="David" w:hAnsi="David" w:cs="David"/>
          <w:i/>
          <w:sz w:val="24"/>
          <w:szCs w:val="24"/>
          <w:rtl/>
        </w:rPr>
        <w:t xml:space="preserve"> </w:t>
      </w:r>
      <w:r w:rsidRPr="00F423A0">
        <w:rPr>
          <w:rFonts w:ascii="David" w:hAnsi="David" w:cs="David" w:hint="eastAsia"/>
          <w:i/>
          <w:sz w:val="24"/>
          <w:szCs w:val="24"/>
          <w:rtl/>
        </w:rPr>
        <w:t>שהמזמין</w:t>
      </w:r>
      <w:r w:rsidRPr="00F423A0">
        <w:rPr>
          <w:rFonts w:ascii="David" w:hAnsi="David" w:cs="David"/>
          <w:i/>
          <w:sz w:val="24"/>
          <w:szCs w:val="24"/>
          <w:rtl/>
        </w:rPr>
        <w:t xml:space="preserve"> </w:t>
      </w:r>
      <w:r w:rsidRPr="00F423A0">
        <w:rPr>
          <w:rFonts w:ascii="David" w:hAnsi="David" w:cs="David" w:hint="eastAsia"/>
          <w:i/>
          <w:sz w:val="24"/>
          <w:szCs w:val="24"/>
          <w:rtl/>
        </w:rPr>
        <w:t>יורה</w:t>
      </w:r>
      <w:r w:rsidRPr="00F423A0">
        <w:rPr>
          <w:rFonts w:ascii="David" w:hAnsi="David" w:cs="David"/>
          <w:i/>
          <w:sz w:val="24"/>
          <w:szCs w:val="24"/>
          <w:rtl/>
        </w:rPr>
        <w:t xml:space="preserve"> </w:t>
      </w:r>
      <w:r w:rsidRPr="00F423A0">
        <w:rPr>
          <w:rFonts w:ascii="David" w:hAnsi="David" w:cs="David" w:hint="cs"/>
          <w:i/>
          <w:sz w:val="24"/>
          <w:szCs w:val="24"/>
          <w:rtl/>
        </w:rPr>
        <w:t>וישמשו</w:t>
      </w:r>
      <w:r w:rsidRPr="00F423A0">
        <w:rPr>
          <w:rFonts w:ascii="David" w:hAnsi="David" w:cs="David"/>
          <w:i/>
          <w:sz w:val="24"/>
          <w:szCs w:val="24"/>
          <w:rtl/>
        </w:rPr>
        <w:t xml:space="preserve"> </w:t>
      </w:r>
      <w:r w:rsidRPr="00F423A0">
        <w:rPr>
          <w:rFonts w:ascii="David" w:hAnsi="David" w:cs="David" w:hint="cs"/>
          <w:i/>
          <w:sz w:val="24"/>
          <w:szCs w:val="24"/>
          <w:rtl/>
        </w:rPr>
        <w:t>לקימום</w:t>
      </w:r>
      <w:r w:rsidRPr="00F423A0">
        <w:rPr>
          <w:rFonts w:ascii="David" w:hAnsi="David" w:cs="David"/>
          <w:i/>
          <w:sz w:val="24"/>
          <w:szCs w:val="24"/>
          <w:rtl/>
        </w:rPr>
        <w:t xml:space="preserve"> </w:t>
      </w:r>
      <w:r w:rsidRPr="00F423A0">
        <w:rPr>
          <w:rFonts w:ascii="David" w:hAnsi="David" w:cs="David" w:hint="cs"/>
          <w:i/>
          <w:sz w:val="24"/>
          <w:szCs w:val="24"/>
          <w:rtl/>
        </w:rPr>
        <w:t>הנזק</w:t>
      </w:r>
      <w:r w:rsidRPr="00F423A0">
        <w:rPr>
          <w:rFonts w:ascii="David" w:hAnsi="David" w:cs="David"/>
          <w:i/>
          <w:sz w:val="24"/>
          <w:szCs w:val="24"/>
          <w:rtl/>
        </w:rPr>
        <w:t xml:space="preserve">. </w:t>
      </w:r>
      <w:r w:rsidRPr="00F423A0">
        <w:rPr>
          <w:rFonts w:ascii="David" w:hAnsi="David" w:cs="David" w:hint="cs"/>
          <w:i/>
          <w:sz w:val="24"/>
          <w:szCs w:val="24"/>
          <w:rtl/>
        </w:rPr>
        <w:t>על</w:t>
      </w:r>
      <w:r w:rsidRPr="00F423A0">
        <w:rPr>
          <w:rFonts w:ascii="David" w:hAnsi="David" w:cs="David"/>
          <w:i/>
          <w:sz w:val="24"/>
          <w:szCs w:val="24"/>
          <w:rtl/>
        </w:rPr>
        <w:t xml:space="preserve"> </w:t>
      </w:r>
      <w:r w:rsidRPr="00F423A0">
        <w:rPr>
          <w:rFonts w:ascii="David" w:hAnsi="David" w:cs="David" w:hint="cs"/>
          <w:i/>
          <w:sz w:val="24"/>
          <w:szCs w:val="24"/>
          <w:rtl/>
        </w:rPr>
        <w:t>אף</w:t>
      </w:r>
      <w:r w:rsidRPr="00F423A0">
        <w:rPr>
          <w:rFonts w:ascii="David" w:hAnsi="David" w:cs="David"/>
          <w:i/>
          <w:sz w:val="24"/>
          <w:szCs w:val="24"/>
          <w:rtl/>
        </w:rPr>
        <w:t xml:space="preserve"> </w:t>
      </w:r>
      <w:r w:rsidRPr="00F423A0">
        <w:rPr>
          <w:rFonts w:ascii="David" w:hAnsi="David" w:cs="David" w:hint="cs"/>
          <w:i/>
          <w:sz w:val="24"/>
          <w:szCs w:val="24"/>
          <w:rtl/>
        </w:rPr>
        <w:t>האמור</w:t>
      </w:r>
      <w:r w:rsidRPr="00F423A0">
        <w:rPr>
          <w:rFonts w:ascii="David" w:hAnsi="David" w:cs="David"/>
          <w:i/>
          <w:sz w:val="24"/>
          <w:szCs w:val="24"/>
          <w:rtl/>
        </w:rPr>
        <w:t xml:space="preserve"> </w:t>
      </w:r>
      <w:r w:rsidRPr="00F423A0">
        <w:rPr>
          <w:rFonts w:ascii="David" w:hAnsi="David" w:cs="David" w:hint="cs"/>
          <w:i/>
          <w:sz w:val="24"/>
          <w:szCs w:val="24"/>
          <w:rtl/>
        </w:rPr>
        <w:t>לעיל</w:t>
      </w:r>
      <w:r w:rsidRPr="00F423A0">
        <w:rPr>
          <w:rFonts w:ascii="David" w:hAnsi="David" w:cs="David"/>
          <w:i/>
          <w:sz w:val="24"/>
          <w:szCs w:val="24"/>
          <w:rtl/>
        </w:rPr>
        <w:t xml:space="preserve">, </w:t>
      </w:r>
      <w:r w:rsidRPr="00F423A0">
        <w:rPr>
          <w:rFonts w:ascii="David" w:hAnsi="David" w:cs="David" w:hint="cs"/>
          <w:i/>
          <w:sz w:val="24"/>
          <w:szCs w:val="24"/>
          <w:rtl/>
        </w:rPr>
        <w:t>תגמולי</w:t>
      </w:r>
      <w:r w:rsidRPr="00F423A0">
        <w:rPr>
          <w:rFonts w:ascii="David" w:hAnsi="David" w:cs="David"/>
          <w:i/>
          <w:sz w:val="24"/>
          <w:szCs w:val="24"/>
          <w:rtl/>
        </w:rPr>
        <w:t xml:space="preserve"> </w:t>
      </w:r>
      <w:r w:rsidRPr="00F423A0">
        <w:rPr>
          <w:rFonts w:ascii="David" w:hAnsi="David" w:cs="David" w:hint="cs"/>
          <w:i/>
          <w:sz w:val="24"/>
          <w:szCs w:val="24"/>
          <w:rtl/>
        </w:rPr>
        <w:t>ביטוח</w:t>
      </w:r>
      <w:r w:rsidRPr="00F423A0">
        <w:rPr>
          <w:rFonts w:ascii="David" w:hAnsi="David" w:cs="David"/>
          <w:i/>
          <w:sz w:val="24"/>
          <w:szCs w:val="24"/>
          <w:rtl/>
        </w:rPr>
        <w:t xml:space="preserve"> </w:t>
      </w:r>
      <w:r w:rsidRPr="00F423A0">
        <w:rPr>
          <w:rFonts w:ascii="David" w:hAnsi="David" w:cs="David" w:hint="cs"/>
          <w:i/>
          <w:sz w:val="24"/>
          <w:szCs w:val="24"/>
          <w:rtl/>
        </w:rPr>
        <w:t>עד</w:t>
      </w:r>
      <w:r w:rsidRPr="00F423A0">
        <w:rPr>
          <w:rFonts w:ascii="David" w:hAnsi="David" w:cs="David"/>
          <w:i/>
          <w:sz w:val="24"/>
          <w:szCs w:val="24"/>
          <w:rtl/>
        </w:rPr>
        <w:t xml:space="preserve"> </w:t>
      </w:r>
      <w:r w:rsidRPr="00F423A0">
        <w:rPr>
          <w:rFonts w:ascii="David" w:hAnsi="David" w:cs="David" w:hint="cs"/>
          <w:i/>
          <w:sz w:val="24"/>
          <w:szCs w:val="24"/>
          <w:rtl/>
        </w:rPr>
        <w:t>לסך</w:t>
      </w:r>
      <w:r w:rsidRPr="00F423A0">
        <w:rPr>
          <w:rFonts w:ascii="David" w:hAnsi="David" w:cs="David"/>
          <w:i/>
          <w:sz w:val="24"/>
          <w:szCs w:val="24"/>
          <w:rtl/>
        </w:rPr>
        <w:t xml:space="preserve"> </w:t>
      </w:r>
      <w:r w:rsidRPr="00F423A0">
        <w:rPr>
          <w:rFonts w:ascii="David" w:hAnsi="David" w:cs="David" w:hint="cs"/>
          <w:i/>
          <w:sz w:val="24"/>
          <w:szCs w:val="24"/>
          <w:rtl/>
        </w:rPr>
        <w:t>של</w:t>
      </w:r>
      <w:r w:rsidRPr="00F423A0">
        <w:rPr>
          <w:rFonts w:ascii="David" w:hAnsi="David" w:cs="David"/>
          <w:i/>
          <w:sz w:val="24"/>
          <w:szCs w:val="24"/>
          <w:rtl/>
        </w:rPr>
        <w:t xml:space="preserve"> 1,000,000$ </w:t>
      </w:r>
      <w:r w:rsidRPr="00F423A0">
        <w:rPr>
          <w:rFonts w:ascii="David" w:hAnsi="David" w:cs="David" w:hint="cs"/>
          <w:i/>
          <w:sz w:val="24"/>
          <w:szCs w:val="24"/>
          <w:rtl/>
        </w:rPr>
        <w:t>יועברו</w:t>
      </w:r>
      <w:r w:rsidRPr="00F423A0">
        <w:rPr>
          <w:rFonts w:ascii="David" w:hAnsi="David" w:cs="David"/>
          <w:i/>
          <w:sz w:val="24"/>
          <w:szCs w:val="24"/>
          <w:rtl/>
        </w:rPr>
        <w:t xml:space="preserve"> </w:t>
      </w:r>
      <w:r w:rsidRPr="00F423A0">
        <w:rPr>
          <w:rFonts w:ascii="David" w:hAnsi="David" w:cs="David" w:hint="cs"/>
          <w:i/>
          <w:sz w:val="24"/>
          <w:szCs w:val="24"/>
          <w:rtl/>
        </w:rPr>
        <w:t>ישירות</w:t>
      </w:r>
      <w:r w:rsidRPr="00F423A0">
        <w:rPr>
          <w:rFonts w:ascii="David" w:hAnsi="David" w:cs="David"/>
          <w:i/>
          <w:sz w:val="24"/>
          <w:szCs w:val="24"/>
          <w:rtl/>
        </w:rPr>
        <w:t xml:space="preserve"> </w:t>
      </w:r>
      <w:r w:rsidRPr="00F423A0">
        <w:rPr>
          <w:rFonts w:ascii="David" w:hAnsi="David" w:cs="David" w:hint="cs"/>
          <w:i/>
          <w:sz w:val="24"/>
          <w:szCs w:val="24"/>
          <w:rtl/>
        </w:rPr>
        <w:t>לידי</w:t>
      </w:r>
      <w:r w:rsidRPr="00F423A0">
        <w:rPr>
          <w:rFonts w:ascii="David" w:hAnsi="David" w:cs="David"/>
          <w:i/>
          <w:sz w:val="24"/>
          <w:szCs w:val="24"/>
          <w:rtl/>
        </w:rPr>
        <w:t xml:space="preserve"> </w:t>
      </w:r>
      <w:r w:rsidRPr="00F423A0">
        <w:rPr>
          <w:rFonts w:ascii="David" w:hAnsi="David" w:cs="David" w:hint="cs"/>
          <w:i/>
          <w:sz w:val="24"/>
          <w:szCs w:val="24"/>
          <w:rtl/>
        </w:rPr>
        <w:t>הקבלן</w:t>
      </w:r>
      <w:r w:rsidRPr="00F423A0">
        <w:rPr>
          <w:rFonts w:ascii="David" w:hAnsi="David" w:cs="David"/>
          <w:i/>
          <w:sz w:val="24"/>
          <w:szCs w:val="24"/>
          <w:rtl/>
        </w:rPr>
        <w:t xml:space="preserve"> </w:t>
      </w:r>
      <w:r w:rsidRPr="00F423A0">
        <w:rPr>
          <w:rFonts w:ascii="David" w:hAnsi="David" w:cs="David" w:hint="cs"/>
          <w:i/>
          <w:sz w:val="24"/>
          <w:szCs w:val="24"/>
          <w:rtl/>
        </w:rPr>
        <w:t>לשם</w:t>
      </w:r>
      <w:r w:rsidRPr="00F423A0">
        <w:rPr>
          <w:rFonts w:ascii="David" w:hAnsi="David" w:cs="David"/>
          <w:i/>
          <w:sz w:val="24"/>
          <w:szCs w:val="24"/>
          <w:rtl/>
        </w:rPr>
        <w:t xml:space="preserve"> </w:t>
      </w:r>
      <w:r w:rsidRPr="00F423A0">
        <w:rPr>
          <w:rFonts w:ascii="David" w:hAnsi="David" w:cs="David" w:hint="cs"/>
          <w:i/>
          <w:sz w:val="24"/>
          <w:szCs w:val="24"/>
          <w:rtl/>
        </w:rPr>
        <w:t>קימום</w:t>
      </w:r>
      <w:r w:rsidRPr="00F423A0">
        <w:rPr>
          <w:rFonts w:ascii="David" w:hAnsi="David" w:cs="David"/>
          <w:i/>
          <w:sz w:val="24"/>
          <w:szCs w:val="24"/>
          <w:rtl/>
        </w:rPr>
        <w:t xml:space="preserve"> </w:t>
      </w:r>
      <w:r w:rsidRPr="00F423A0">
        <w:rPr>
          <w:rFonts w:ascii="David" w:hAnsi="David" w:cs="David" w:hint="cs"/>
          <w:i/>
          <w:sz w:val="24"/>
          <w:szCs w:val="24"/>
          <w:rtl/>
        </w:rPr>
        <w:t>הנזק</w:t>
      </w:r>
      <w:r w:rsidRPr="00F423A0">
        <w:rPr>
          <w:rFonts w:ascii="David" w:hAnsi="David" w:cs="David"/>
          <w:i/>
          <w:sz w:val="24"/>
          <w:szCs w:val="24"/>
          <w:rtl/>
        </w:rPr>
        <w:t>.</w:t>
      </w:r>
    </w:p>
    <w:p w14:paraId="3291ED26" w14:textId="77777777" w:rsidR="00EF4F1C" w:rsidRPr="00F423A0" w:rsidRDefault="00EF4F1C" w:rsidP="00F423A0">
      <w:pPr>
        <w:spacing w:after="0" w:afterAutospacing="0" w:line="240" w:lineRule="auto"/>
        <w:ind w:left="799"/>
        <w:rPr>
          <w:rFonts w:ascii="David" w:hAnsi="David" w:cs="David"/>
          <w:i/>
          <w:sz w:val="24"/>
          <w:szCs w:val="24"/>
          <w:rtl/>
        </w:rPr>
      </w:pPr>
      <w:r w:rsidRPr="00F423A0">
        <w:rPr>
          <w:rFonts w:ascii="David" w:hAnsi="David" w:cs="David" w:hint="eastAsia"/>
          <w:i/>
          <w:sz w:val="24"/>
          <w:szCs w:val="24"/>
          <w:rtl/>
        </w:rPr>
        <w:t>בקרות</w:t>
      </w:r>
      <w:r w:rsidRPr="00F423A0">
        <w:rPr>
          <w:rFonts w:ascii="David" w:hAnsi="David" w:cs="David"/>
          <w:i/>
          <w:sz w:val="24"/>
          <w:szCs w:val="24"/>
          <w:rtl/>
        </w:rPr>
        <w:t xml:space="preserve"> </w:t>
      </w:r>
      <w:r w:rsidRPr="00F423A0">
        <w:rPr>
          <w:rFonts w:ascii="David" w:hAnsi="David" w:cs="David" w:hint="eastAsia"/>
          <w:i/>
          <w:sz w:val="24"/>
          <w:szCs w:val="24"/>
          <w:rtl/>
        </w:rPr>
        <w:t>מקרה</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שנגרם</w:t>
      </w:r>
      <w:r w:rsidRPr="00F423A0">
        <w:rPr>
          <w:rFonts w:ascii="David" w:hAnsi="David" w:cs="David"/>
          <w:i/>
          <w:sz w:val="24"/>
          <w:szCs w:val="24"/>
          <w:rtl/>
        </w:rPr>
        <w:t xml:space="preserve"> </w:t>
      </w:r>
      <w:r w:rsidRPr="00F423A0">
        <w:rPr>
          <w:rFonts w:ascii="David" w:hAnsi="David" w:cs="David" w:hint="eastAsia"/>
          <w:i/>
          <w:sz w:val="24"/>
          <w:szCs w:val="24"/>
          <w:rtl/>
        </w:rPr>
        <w:t>באחריות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cs"/>
          <w:i/>
          <w:sz w:val="24"/>
          <w:szCs w:val="24"/>
          <w:rtl/>
        </w:rPr>
        <w:t>כאמור</w:t>
      </w:r>
      <w:r w:rsidRPr="00F423A0">
        <w:rPr>
          <w:rFonts w:ascii="David" w:hAnsi="David" w:cs="David"/>
          <w:i/>
          <w:sz w:val="24"/>
          <w:szCs w:val="24"/>
          <w:rtl/>
        </w:rPr>
        <w:t xml:space="preserve"> </w:t>
      </w:r>
      <w:r w:rsidRPr="00F423A0">
        <w:rPr>
          <w:rFonts w:ascii="David" w:hAnsi="David" w:cs="David" w:hint="cs"/>
          <w:i/>
          <w:sz w:val="24"/>
          <w:szCs w:val="24"/>
          <w:rtl/>
        </w:rPr>
        <w:t>בסעיף</w:t>
      </w:r>
      <w:r w:rsidRPr="00F423A0">
        <w:rPr>
          <w:rFonts w:ascii="David" w:hAnsi="David" w:cs="David"/>
          <w:i/>
          <w:sz w:val="24"/>
          <w:szCs w:val="24"/>
          <w:rtl/>
        </w:rPr>
        <w:t xml:space="preserve"> 16 </w:t>
      </w:r>
      <w:r w:rsidRPr="00F423A0">
        <w:rPr>
          <w:rFonts w:ascii="David" w:hAnsi="David" w:cs="David" w:hint="cs"/>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שנגרם</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יישא</w:t>
      </w:r>
      <w:r w:rsidRPr="00F423A0">
        <w:rPr>
          <w:rFonts w:ascii="David" w:hAnsi="David" w:cs="David"/>
          <w:i/>
          <w:sz w:val="24"/>
          <w:szCs w:val="24"/>
          <w:rtl/>
        </w:rPr>
        <w:t xml:space="preserve"> </w:t>
      </w:r>
      <w:r w:rsidRPr="00F423A0">
        <w:rPr>
          <w:rFonts w:ascii="David" w:hAnsi="David" w:cs="David" w:hint="eastAsia"/>
          <w:i/>
          <w:sz w:val="24"/>
          <w:szCs w:val="24"/>
          <w:rtl/>
        </w:rPr>
        <w:t>בתשלומי</w:t>
      </w:r>
      <w:r w:rsidRPr="00F423A0">
        <w:rPr>
          <w:rFonts w:ascii="David" w:hAnsi="David" w:cs="David"/>
          <w:i/>
          <w:sz w:val="24"/>
          <w:szCs w:val="24"/>
          <w:rtl/>
        </w:rPr>
        <w:t xml:space="preserve"> </w:t>
      </w:r>
      <w:r w:rsidRPr="00F423A0">
        <w:rPr>
          <w:rFonts w:ascii="David" w:hAnsi="David" w:cs="David" w:hint="eastAsia"/>
          <w:i/>
          <w:sz w:val="24"/>
          <w:szCs w:val="24"/>
          <w:rtl/>
        </w:rPr>
        <w:t>ההשתתפות</w:t>
      </w:r>
      <w:r w:rsidRPr="00F423A0">
        <w:rPr>
          <w:rFonts w:ascii="David" w:hAnsi="David" w:cs="David"/>
          <w:i/>
          <w:sz w:val="24"/>
          <w:szCs w:val="24"/>
          <w:rtl/>
        </w:rPr>
        <w:t xml:space="preserve"> </w:t>
      </w:r>
      <w:r w:rsidRPr="00F423A0">
        <w:rPr>
          <w:rFonts w:ascii="David" w:hAnsi="David" w:cs="David" w:hint="eastAsia"/>
          <w:i/>
          <w:sz w:val="24"/>
          <w:szCs w:val="24"/>
          <w:rtl/>
        </w:rPr>
        <w:t>העצמית</w:t>
      </w:r>
      <w:r w:rsidRPr="00F423A0">
        <w:rPr>
          <w:rFonts w:ascii="David" w:hAnsi="David" w:cs="David"/>
          <w:i/>
          <w:sz w:val="24"/>
          <w:szCs w:val="24"/>
          <w:rtl/>
        </w:rPr>
        <w:t xml:space="preserve">, </w:t>
      </w:r>
      <w:r w:rsidRPr="00F423A0">
        <w:rPr>
          <w:rFonts w:ascii="David" w:hAnsi="David" w:cs="David" w:hint="eastAsia"/>
          <w:i/>
          <w:sz w:val="24"/>
          <w:szCs w:val="24"/>
          <w:rtl/>
        </w:rPr>
        <w:t>הנקובים</w:t>
      </w:r>
      <w:r w:rsidRPr="00F423A0">
        <w:rPr>
          <w:rFonts w:ascii="David" w:hAnsi="David" w:cs="David"/>
          <w:i/>
          <w:sz w:val="24"/>
          <w:szCs w:val="24"/>
          <w:rtl/>
        </w:rPr>
        <w:t xml:space="preserve"> </w:t>
      </w:r>
      <w:r w:rsidRPr="00F423A0">
        <w:rPr>
          <w:rFonts w:ascii="David" w:hAnsi="David" w:cs="David" w:hint="eastAsia"/>
          <w:i/>
          <w:sz w:val="24"/>
          <w:szCs w:val="24"/>
          <w:rtl/>
        </w:rPr>
        <w:t>בפוליסה</w:t>
      </w:r>
      <w:r w:rsidRPr="00F423A0">
        <w:rPr>
          <w:rFonts w:ascii="David" w:hAnsi="David" w:cs="David"/>
          <w:i/>
          <w:sz w:val="24"/>
          <w:szCs w:val="24"/>
          <w:rtl/>
        </w:rPr>
        <w:t xml:space="preserve">.  </w:t>
      </w:r>
    </w:p>
    <w:p w14:paraId="234397FC"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מוסכם</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אין</w:t>
      </w:r>
      <w:r w:rsidRPr="00F423A0">
        <w:rPr>
          <w:rFonts w:ascii="David" w:hAnsi="David" w:cs="David"/>
          <w:i/>
          <w:sz w:val="24"/>
          <w:szCs w:val="24"/>
          <w:rtl/>
        </w:rPr>
        <w:t xml:space="preserve"> </w:t>
      </w:r>
      <w:r w:rsidRPr="00F423A0">
        <w:rPr>
          <w:rFonts w:ascii="David" w:hAnsi="David" w:cs="David" w:hint="eastAsia"/>
          <w:i/>
          <w:sz w:val="24"/>
          <w:szCs w:val="24"/>
          <w:rtl/>
        </w:rPr>
        <w:t>באמור</w:t>
      </w:r>
      <w:r w:rsidRPr="00F423A0">
        <w:rPr>
          <w:rFonts w:ascii="David" w:hAnsi="David" w:cs="David"/>
          <w:i/>
          <w:sz w:val="24"/>
          <w:szCs w:val="24"/>
          <w:rtl/>
        </w:rPr>
        <w:t xml:space="preserve"> </w:t>
      </w:r>
      <w:r w:rsidRPr="00F423A0">
        <w:rPr>
          <w:rFonts w:ascii="David" w:hAnsi="David" w:cs="David" w:hint="eastAsia"/>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מהתחייבויות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ואין</w:t>
      </w:r>
      <w:r w:rsidRPr="00F423A0">
        <w:rPr>
          <w:rFonts w:ascii="David" w:hAnsi="David" w:cs="David"/>
          <w:i/>
          <w:sz w:val="24"/>
          <w:szCs w:val="24"/>
          <w:rtl/>
        </w:rPr>
        <w:t xml:space="preserve"> </w:t>
      </w:r>
      <w:r w:rsidRPr="00F423A0">
        <w:rPr>
          <w:rFonts w:ascii="David" w:hAnsi="David" w:cs="David" w:hint="eastAsia"/>
          <w:i/>
          <w:sz w:val="24"/>
          <w:szCs w:val="24"/>
          <w:rtl/>
        </w:rPr>
        <w:t>בעצם</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מהתחייבויותיו</w:t>
      </w:r>
      <w:r w:rsidRPr="00F423A0">
        <w:rPr>
          <w:rFonts w:ascii="David" w:hAnsi="David" w:cs="David"/>
          <w:i/>
          <w:sz w:val="24"/>
          <w:szCs w:val="24"/>
          <w:rtl/>
        </w:rPr>
        <w:t xml:space="preserve"> </w:t>
      </w:r>
      <w:r w:rsidRPr="00F423A0">
        <w:rPr>
          <w:rFonts w:ascii="David" w:hAnsi="David" w:cs="David" w:hint="eastAsia"/>
          <w:i/>
          <w:sz w:val="24"/>
          <w:szCs w:val="24"/>
          <w:rtl/>
        </w:rPr>
        <w:t>ומאחריותו</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לשיפוי</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לפיצוי</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לגוף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שייגרם</w:t>
      </w:r>
      <w:r w:rsidRPr="00F423A0">
        <w:rPr>
          <w:rFonts w:ascii="David" w:hAnsi="David" w:cs="David"/>
          <w:i/>
          <w:sz w:val="24"/>
          <w:szCs w:val="24"/>
          <w:rtl/>
        </w:rPr>
        <w:t xml:space="preserve"> </w:t>
      </w:r>
      <w:r w:rsidRPr="00F423A0">
        <w:rPr>
          <w:rFonts w:ascii="David" w:hAnsi="David" w:cs="David" w:hint="eastAsia"/>
          <w:i/>
          <w:sz w:val="24"/>
          <w:szCs w:val="24"/>
          <w:rtl/>
        </w:rPr>
        <w:t>תוך</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ועקב</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ההסכם</w:t>
      </w:r>
      <w:r w:rsidRPr="00F423A0">
        <w:rPr>
          <w:rFonts w:ascii="David" w:hAnsi="David" w:cs="David"/>
          <w:i/>
          <w:sz w:val="24"/>
          <w:szCs w:val="24"/>
          <w:rtl/>
        </w:rPr>
        <w:t>.</w:t>
      </w:r>
    </w:p>
    <w:p w14:paraId="732A5577"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במקרה</w:t>
      </w:r>
      <w:r w:rsidRPr="00F423A0">
        <w:rPr>
          <w:rFonts w:ascii="David" w:hAnsi="David" w:cs="David"/>
          <w:i/>
          <w:sz w:val="24"/>
          <w:szCs w:val="24"/>
          <w:rtl/>
        </w:rPr>
        <w:t xml:space="preserve"> </w:t>
      </w:r>
      <w:r w:rsidRPr="00F423A0">
        <w:rPr>
          <w:rFonts w:ascii="David" w:hAnsi="David" w:cs="David" w:hint="eastAsia"/>
          <w:i/>
          <w:sz w:val="24"/>
          <w:szCs w:val="24"/>
          <w:rtl/>
        </w:rPr>
        <w:t>שגבולות</w:t>
      </w:r>
      <w:r w:rsidRPr="00F423A0">
        <w:rPr>
          <w:rFonts w:ascii="David" w:hAnsi="David" w:cs="David"/>
          <w:i/>
          <w:sz w:val="24"/>
          <w:szCs w:val="24"/>
          <w:rtl/>
        </w:rPr>
        <w:t xml:space="preserve"> </w:t>
      </w:r>
      <w:r w:rsidRPr="00F423A0">
        <w:rPr>
          <w:rFonts w:ascii="David" w:hAnsi="David" w:cs="David" w:hint="eastAsia"/>
          <w:i/>
          <w:sz w:val="24"/>
          <w:szCs w:val="24"/>
          <w:rtl/>
        </w:rPr>
        <w:t>האחריות</w:t>
      </w:r>
      <w:r w:rsidRPr="00F423A0">
        <w:rPr>
          <w:rFonts w:ascii="David" w:hAnsi="David" w:cs="David"/>
          <w:i/>
          <w:sz w:val="24"/>
          <w:szCs w:val="24"/>
          <w:rtl/>
        </w:rPr>
        <w:t xml:space="preserve"> </w:t>
      </w:r>
      <w:r w:rsidRPr="00F423A0">
        <w:rPr>
          <w:rFonts w:ascii="David" w:hAnsi="David" w:cs="David" w:hint="eastAsia"/>
          <w:i/>
          <w:sz w:val="24"/>
          <w:szCs w:val="24"/>
          <w:rtl/>
        </w:rPr>
        <w:t>הנקובים</w:t>
      </w:r>
      <w:r w:rsidRPr="00F423A0">
        <w:rPr>
          <w:rFonts w:ascii="David" w:hAnsi="David" w:cs="David"/>
          <w:i/>
          <w:sz w:val="24"/>
          <w:szCs w:val="24"/>
          <w:rtl/>
        </w:rPr>
        <w:t xml:space="preserve"> </w:t>
      </w:r>
      <w:r w:rsidRPr="00F423A0">
        <w:rPr>
          <w:rFonts w:ascii="David" w:hAnsi="David" w:cs="David" w:hint="eastAsia"/>
          <w:i/>
          <w:sz w:val="24"/>
          <w:szCs w:val="24"/>
          <w:rtl/>
        </w:rPr>
        <w:t>בפוליסה</w:t>
      </w:r>
      <w:r w:rsidRPr="00F423A0">
        <w:rPr>
          <w:rFonts w:ascii="David" w:hAnsi="David" w:cs="David"/>
          <w:i/>
          <w:sz w:val="24"/>
          <w:szCs w:val="24"/>
          <w:rtl/>
        </w:rPr>
        <w:t xml:space="preserve"> </w:t>
      </w:r>
      <w:r w:rsidRPr="00F423A0">
        <w:rPr>
          <w:rFonts w:ascii="David" w:hAnsi="David" w:cs="David" w:hint="eastAsia"/>
          <w:i/>
          <w:sz w:val="24"/>
          <w:szCs w:val="24"/>
          <w:rtl/>
        </w:rPr>
        <w:t>ימוצו</w:t>
      </w:r>
      <w:r w:rsidRPr="00F423A0">
        <w:rPr>
          <w:rFonts w:ascii="David" w:hAnsi="David" w:cs="David"/>
          <w:i/>
          <w:sz w:val="24"/>
          <w:szCs w:val="24"/>
          <w:rtl/>
        </w:rPr>
        <w:t xml:space="preserve">, </w:t>
      </w:r>
      <w:r w:rsidRPr="00F423A0">
        <w:rPr>
          <w:rFonts w:ascii="David" w:hAnsi="David" w:cs="David" w:hint="eastAsia"/>
          <w:i/>
          <w:sz w:val="24"/>
          <w:szCs w:val="24"/>
          <w:rtl/>
        </w:rPr>
        <w:t>במלואם</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בחלקם</w:t>
      </w:r>
      <w:r w:rsidRPr="00F423A0">
        <w:rPr>
          <w:rFonts w:ascii="David" w:hAnsi="David" w:cs="David"/>
          <w:i/>
          <w:sz w:val="24"/>
          <w:szCs w:val="24"/>
          <w:rtl/>
        </w:rPr>
        <w:t xml:space="preserve">, </w:t>
      </w:r>
      <w:r w:rsidRPr="00F423A0">
        <w:rPr>
          <w:rFonts w:ascii="David" w:hAnsi="David" w:cs="David" w:hint="eastAsia"/>
          <w:i/>
          <w:sz w:val="24"/>
          <w:szCs w:val="24"/>
          <w:rtl/>
        </w:rPr>
        <w:t>עקב</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שהוגשה</w:t>
      </w:r>
      <w:r w:rsidRPr="00F423A0">
        <w:rPr>
          <w:rFonts w:ascii="David" w:hAnsi="David" w:cs="David"/>
          <w:i/>
          <w:sz w:val="24"/>
          <w:szCs w:val="24"/>
          <w:rtl/>
        </w:rPr>
        <w:t xml:space="preserve"> </w:t>
      </w:r>
      <w:r w:rsidRPr="00F423A0">
        <w:rPr>
          <w:rFonts w:ascii="David" w:hAnsi="David" w:cs="David" w:hint="eastAsia"/>
          <w:i/>
          <w:sz w:val="24"/>
          <w:szCs w:val="24"/>
          <w:rtl/>
        </w:rPr>
        <w:t>כנגד</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ואשר</w:t>
      </w:r>
      <w:r w:rsidRPr="00F423A0">
        <w:rPr>
          <w:rFonts w:ascii="David" w:hAnsi="David" w:cs="David"/>
          <w:i/>
          <w:sz w:val="24"/>
          <w:szCs w:val="24"/>
          <w:rtl/>
        </w:rPr>
        <w:t xml:space="preserve"> </w:t>
      </w:r>
      <w:r w:rsidRPr="00F423A0">
        <w:rPr>
          <w:rFonts w:ascii="David" w:hAnsi="David" w:cs="David" w:hint="eastAsia"/>
          <w:i/>
          <w:sz w:val="24"/>
          <w:szCs w:val="24"/>
          <w:rtl/>
        </w:rPr>
        <w:t>עילתה</w:t>
      </w:r>
      <w:r w:rsidRPr="00F423A0">
        <w:rPr>
          <w:rFonts w:ascii="David" w:hAnsi="David" w:cs="David"/>
          <w:i/>
          <w:sz w:val="24"/>
          <w:szCs w:val="24"/>
          <w:rtl/>
        </w:rPr>
        <w:t xml:space="preserve"> </w:t>
      </w:r>
      <w:r w:rsidRPr="00F423A0">
        <w:rPr>
          <w:rFonts w:ascii="David" w:hAnsi="David" w:cs="David" w:hint="eastAsia"/>
          <w:i/>
          <w:sz w:val="24"/>
          <w:szCs w:val="24"/>
          <w:rtl/>
        </w:rPr>
        <w:t>בעבודות</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sz w:val="24"/>
          <w:szCs w:val="24"/>
          <w:rtl/>
        </w:rPr>
        <w:t xml:space="preserve">לשלם למזמין את עלות השבת </w:t>
      </w:r>
      <w:r w:rsidRPr="00F423A0">
        <w:rPr>
          <w:rFonts w:ascii="David" w:hAnsi="David" w:cs="David" w:hint="eastAsia"/>
          <w:i/>
          <w:sz w:val="24"/>
          <w:szCs w:val="24"/>
          <w:rtl/>
        </w:rPr>
        <w:t>גבולות</w:t>
      </w:r>
      <w:r w:rsidRPr="00F423A0">
        <w:rPr>
          <w:rFonts w:ascii="David" w:hAnsi="David" w:cs="David"/>
          <w:i/>
          <w:sz w:val="24"/>
          <w:szCs w:val="24"/>
          <w:rtl/>
        </w:rPr>
        <w:t xml:space="preserve"> </w:t>
      </w:r>
      <w:r w:rsidRPr="00F423A0">
        <w:rPr>
          <w:rFonts w:ascii="David" w:hAnsi="David" w:cs="David" w:hint="eastAsia"/>
          <w:i/>
          <w:sz w:val="24"/>
          <w:szCs w:val="24"/>
          <w:rtl/>
        </w:rPr>
        <w:t>האחריות</w:t>
      </w:r>
      <w:r w:rsidRPr="00F423A0">
        <w:rPr>
          <w:rFonts w:ascii="David" w:hAnsi="David" w:cs="David"/>
          <w:i/>
          <w:sz w:val="24"/>
          <w:szCs w:val="24"/>
          <w:rtl/>
        </w:rPr>
        <w:t xml:space="preserve"> </w:t>
      </w:r>
      <w:r w:rsidRPr="00F423A0">
        <w:rPr>
          <w:rFonts w:ascii="David" w:hAnsi="David" w:cs="David" w:hint="eastAsia"/>
          <w:i/>
          <w:sz w:val="24"/>
          <w:szCs w:val="24"/>
          <w:rtl/>
        </w:rPr>
        <w:t>לקדמותם</w:t>
      </w:r>
      <w:r w:rsidRPr="00F423A0">
        <w:rPr>
          <w:rFonts w:ascii="David" w:hAnsi="David" w:cs="David"/>
          <w:i/>
          <w:sz w:val="24"/>
          <w:szCs w:val="24"/>
          <w:rtl/>
        </w:rPr>
        <w:t>.</w:t>
      </w:r>
    </w:p>
    <w:p w14:paraId="3A1DBBE7"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פוטר</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שייגרמו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לרכושו</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לעובדי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לרכושם</w:t>
      </w:r>
      <w:r w:rsidRPr="00F423A0">
        <w:rPr>
          <w:rFonts w:ascii="David" w:hAnsi="David" w:cs="David"/>
          <w:i/>
          <w:sz w:val="24"/>
          <w:szCs w:val="24"/>
          <w:rtl/>
        </w:rPr>
        <w:t xml:space="preserve">, </w:t>
      </w:r>
      <w:r w:rsidRPr="00F423A0">
        <w:rPr>
          <w:rFonts w:ascii="David" w:hAnsi="David" w:cs="David" w:hint="eastAsia"/>
          <w:i/>
          <w:sz w:val="24"/>
          <w:szCs w:val="24"/>
          <w:rtl/>
        </w:rPr>
        <w:t>ולא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הפטור</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יחול</w:t>
      </w:r>
      <w:r w:rsidRPr="00F423A0">
        <w:rPr>
          <w:rFonts w:ascii="David" w:hAnsi="David" w:cs="David"/>
          <w:i/>
          <w:sz w:val="24"/>
          <w:szCs w:val="24"/>
          <w:rtl/>
        </w:rPr>
        <w:t xml:space="preserve"> </w:t>
      </w:r>
      <w:r w:rsidRPr="00F423A0">
        <w:rPr>
          <w:rFonts w:ascii="David" w:hAnsi="David" w:cs="David" w:hint="eastAsia"/>
          <w:i/>
          <w:sz w:val="24"/>
          <w:szCs w:val="24"/>
          <w:rtl/>
        </w:rPr>
        <w:t>לטובת</w:t>
      </w:r>
      <w:r w:rsidRPr="00F423A0">
        <w:rPr>
          <w:rFonts w:ascii="David" w:hAnsi="David" w:cs="David"/>
          <w:i/>
          <w:sz w:val="24"/>
          <w:szCs w:val="24"/>
          <w:rtl/>
        </w:rPr>
        <w:t xml:space="preserve"> </w:t>
      </w:r>
      <w:r w:rsidRPr="00F423A0">
        <w:rPr>
          <w:rFonts w:ascii="David" w:hAnsi="David" w:cs="David" w:hint="eastAsia"/>
          <w:i/>
          <w:sz w:val="24"/>
          <w:szCs w:val="24"/>
          <w:rtl/>
        </w:rPr>
        <w:t>אדם</w:t>
      </w:r>
      <w:r w:rsidRPr="00F423A0">
        <w:rPr>
          <w:rFonts w:ascii="David" w:hAnsi="David" w:cs="David"/>
          <w:i/>
          <w:sz w:val="24"/>
          <w:szCs w:val="24"/>
          <w:rtl/>
        </w:rPr>
        <w:t xml:space="preserve"> </w:t>
      </w:r>
      <w:r w:rsidRPr="00F423A0">
        <w:rPr>
          <w:rFonts w:ascii="David" w:hAnsi="David" w:cs="David" w:hint="eastAsia"/>
          <w:i/>
          <w:sz w:val="24"/>
          <w:szCs w:val="24"/>
          <w:rtl/>
        </w:rPr>
        <w:t>שגרם</w:t>
      </w:r>
      <w:r w:rsidRPr="00F423A0">
        <w:rPr>
          <w:rFonts w:ascii="David" w:hAnsi="David" w:cs="David"/>
          <w:i/>
          <w:sz w:val="24"/>
          <w:szCs w:val="24"/>
          <w:rtl/>
        </w:rPr>
        <w:t xml:space="preserve"> </w:t>
      </w:r>
      <w:r w:rsidRPr="00F423A0">
        <w:rPr>
          <w:rFonts w:ascii="David" w:hAnsi="David" w:cs="David" w:hint="eastAsia"/>
          <w:i/>
          <w:sz w:val="24"/>
          <w:szCs w:val="24"/>
          <w:rtl/>
        </w:rPr>
        <w:t>לנזק</w:t>
      </w:r>
      <w:r w:rsidRPr="00F423A0">
        <w:rPr>
          <w:rFonts w:ascii="David" w:hAnsi="David" w:cs="David"/>
          <w:i/>
          <w:sz w:val="24"/>
          <w:szCs w:val="24"/>
          <w:rtl/>
        </w:rPr>
        <w:t xml:space="preserve"> </w:t>
      </w:r>
      <w:r w:rsidRPr="00F423A0">
        <w:rPr>
          <w:rFonts w:ascii="David" w:hAnsi="David" w:cs="David" w:hint="eastAsia"/>
          <w:i/>
          <w:sz w:val="24"/>
          <w:szCs w:val="24"/>
          <w:rtl/>
        </w:rPr>
        <w:t>בזדון</w:t>
      </w:r>
      <w:r w:rsidRPr="00F423A0">
        <w:rPr>
          <w:rFonts w:ascii="David" w:hAnsi="David" w:cs="David"/>
          <w:i/>
          <w:sz w:val="24"/>
          <w:szCs w:val="24"/>
          <w:rtl/>
        </w:rPr>
        <w:t xml:space="preserve">. </w:t>
      </w:r>
    </w:p>
    <w:p w14:paraId="21BE688F"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למען</w:t>
      </w:r>
      <w:r w:rsidRPr="00F423A0">
        <w:rPr>
          <w:rFonts w:ascii="David" w:hAnsi="David" w:cs="David"/>
          <w:i/>
          <w:sz w:val="24"/>
          <w:szCs w:val="24"/>
          <w:rtl/>
        </w:rPr>
        <w:t xml:space="preserve"> </w:t>
      </w:r>
      <w:r w:rsidRPr="00F423A0">
        <w:rPr>
          <w:rFonts w:ascii="David" w:hAnsi="David" w:cs="David" w:hint="eastAsia"/>
          <w:i/>
          <w:sz w:val="24"/>
          <w:szCs w:val="24"/>
          <w:rtl/>
        </w:rPr>
        <w:t>הסר</w:t>
      </w:r>
      <w:r w:rsidRPr="00F423A0">
        <w:rPr>
          <w:rFonts w:ascii="David" w:hAnsi="David" w:cs="David"/>
          <w:i/>
          <w:sz w:val="24"/>
          <w:szCs w:val="24"/>
          <w:rtl/>
        </w:rPr>
        <w:t xml:space="preserve"> </w:t>
      </w:r>
      <w:r w:rsidRPr="00F423A0">
        <w:rPr>
          <w:rFonts w:ascii="David" w:hAnsi="David" w:cs="David" w:hint="eastAsia"/>
          <w:i/>
          <w:sz w:val="24"/>
          <w:szCs w:val="24"/>
          <w:rtl/>
        </w:rPr>
        <w:t>ספק</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יהא</w:t>
      </w:r>
      <w:r w:rsidRPr="00F423A0">
        <w:rPr>
          <w:rFonts w:ascii="David" w:hAnsi="David" w:cs="David"/>
          <w:i/>
          <w:sz w:val="24"/>
          <w:szCs w:val="24"/>
          <w:rtl/>
        </w:rPr>
        <w:t xml:space="preserve"> </w:t>
      </w:r>
      <w:r w:rsidRPr="00F423A0">
        <w:rPr>
          <w:rFonts w:ascii="David" w:hAnsi="David" w:cs="David" w:hint="eastAsia"/>
          <w:i/>
          <w:sz w:val="24"/>
          <w:szCs w:val="24"/>
          <w:rtl/>
        </w:rPr>
        <w:t>רשאי</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שיקול</w:t>
      </w:r>
      <w:r w:rsidRPr="00F423A0">
        <w:rPr>
          <w:rFonts w:ascii="David" w:hAnsi="David" w:cs="David"/>
          <w:i/>
          <w:sz w:val="24"/>
          <w:szCs w:val="24"/>
          <w:rtl/>
        </w:rPr>
        <w:t xml:space="preserve"> </w:t>
      </w:r>
      <w:r w:rsidRPr="00F423A0">
        <w:rPr>
          <w:rFonts w:ascii="David" w:hAnsi="David" w:cs="David" w:hint="eastAsia"/>
          <w:i/>
          <w:sz w:val="24"/>
          <w:szCs w:val="24"/>
          <w:rtl/>
        </w:rPr>
        <w:t>דעתו</w:t>
      </w:r>
      <w:r w:rsidRPr="00F423A0">
        <w:rPr>
          <w:rFonts w:ascii="David" w:hAnsi="David" w:cs="David"/>
          <w:i/>
          <w:sz w:val="24"/>
          <w:szCs w:val="24"/>
          <w:rtl/>
        </w:rPr>
        <w:t xml:space="preserve"> </w:t>
      </w:r>
      <w:r w:rsidRPr="00F423A0">
        <w:rPr>
          <w:rFonts w:ascii="David" w:hAnsi="David" w:cs="David" w:hint="eastAsia"/>
          <w:i/>
          <w:sz w:val="24"/>
          <w:szCs w:val="24"/>
          <w:rtl/>
        </w:rPr>
        <w:t>המוחלט</w:t>
      </w:r>
      <w:r w:rsidRPr="00F423A0">
        <w:rPr>
          <w:rFonts w:ascii="David" w:hAnsi="David" w:cs="David" w:hint="cs"/>
          <w:i/>
          <w:sz w:val="24"/>
          <w:szCs w:val="24"/>
          <w:rtl/>
        </w:rPr>
        <w:t xml:space="preserve"> </w:t>
      </w:r>
      <w:r w:rsidRPr="00F423A0">
        <w:rPr>
          <w:rFonts w:ascii="David" w:hAnsi="David" w:cs="David"/>
          <w:i/>
          <w:sz w:val="24"/>
          <w:szCs w:val="24"/>
          <w:rtl/>
        </w:rPr>
        <w:t>ובתאום עם הקבלן, להגדיל ו/או להפחית את היקף הכיסויים ו/או הסכומים בפוליס</w:t>
      </w:r>
      <w:r w:rsidRPr="00F423A0">
        <w:rPr>
          <w:rFonts w:ascii="David" w:hAnsi="David" w:cs="David" w:hint="eastAsia"/>
          <w:i/>
          <w:sz w:val="24"/>
          <w:szCs w:val="24"/>
          <w:rtl/>
        </w:rPr>
        <w:t>ה</w:t>
      </w:r>
      <w:r w:rsidRPr="00F423A0">
        <w:rPr>
          <w:rFonts w:ascii="David" w:hAnsi="David" w:cs="David"/>
          <w:i/>
          <w:sz w:val="24"/>
          <w:szCs w:val="24"/>
          <w:rtl/>
        </w:rPr>
        <w:t xml:space="preserve">, </w:t>
      </w:r>
      <w:r w:rsidRPr="00F423A0">
        <w:rPr>
          <w:rFonts w:ascii="David" w:hAnsi="David" w:cs="David" w:hint="eastAsia"/>
          <w:i/>
          <w:sz w:val="24"/>
          <w:szCs w:val="24"/>
          <w:rtl/>
        </w:rPr>
        <w:t>והקבלן</w:t>
      </w:r>
      <w:r w:rsidRPr="00F423A0">
        <w:rPr>
          <w:rFonts w:ascii="David" w:hAnsi="David" w:cs="David"/>
          <w:i/>
          <w:sz w:val="24"/>
          <w:szCs w:val="24"/>
          <w:rtl/>
        </w:rPr>
        <w:t xml:space="preserve"> </w:t>
      </w:r>
      <w:r w:rsidRPr="00F423A0">
        <w:rPr>
          <w:rFonts w:ascii="David" w:hAnsi="David" w:cs="David" w:hint="eastAsia"/>
          <w:i/>
          <w:sz w:val="24"/>
          <w:szCs w:val="24"/>
          <w:rtl/>
        </w:rPr>
        <w:t>מוחל</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בקשר</w:t>
      </w:r>
      <w:r w:rsidRPr="00F423A0">
        <w:rPr>
          <w:rFonts w:ascii="David" w:hAnsi="David" w:cs="David"/>
          <w:i/>
          <w:sz w:val="24"/>
          <w:szCs w:val="24"/>
          <w:rtl/>
        </w:rPr>
        <w:t xml:space="preserve"> </w:t>
      </w:r>
      <w:r w:rsidRPr="00F423A0">
        <w:rPr>
          <w:rFonts w:ascii="David" w:hAnsi="David" w:cs="David" w:hint="eastAsia"/>
          <w:i/>
          <w:sz w:val="24"/>
          <w:szCs w:val="24"/>
          <w:rtl/>
        </w:rPr>
        <w:t>להגדלה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להפחתה</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p>
    <w:p w14:paraId="20BDEF0C"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מאחריותו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לערוך</w:t>
      </w:r>
      <w:r w:rsidRPr="00F423A0">
        <w:rPr>
          <w:rFonts w:ascii="David" w:hAnsi="David" w:cs="David"/>
          <w:i/>
          <w:sz w:val="24"/>
          <w:szCs w:val="24"/>
          <w:rtl/>
        </w:rPr>
        <w:t xml:space="preserve"> </w:t>
      </w:r>
      <w:r w:rsidRPr="00F423A0">
        <w:rPr>
          <w:rFonts w:ascii="David" w:hAnsi="David" w:cs="David" w:hint="eastAsia"/>
          <w:i/>
          <w:sz w:val="24"/>
          <w:szCs w:val="24"/>
          <w:rtl/>
        </w:rPr>
        <w:t>ולקיים</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חשבונו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שאר</w:t>
      </w:r>
      <w:r w:rsidRPr="00F423A0">
        <w:rPr>
          <w:rFonts w:ascii="David" w:hAnsi="David" w:cs="David"/>
          <w:i/>
          <w:sz w:val="24"/>
          <w:szCs w:val="24"/>
          <w:rtl/>
        </w:rPr>
        <w:t xml:space="preserve"> </w:t>
      </w:r>
      <w:r w:rsidRPr="00F423A0">
        <w:rPr>
          <w:rFonts w:ascii="David" w:hAnsi="David" w:cs="David" w:hint="eastAsia"/>
          <w:i/>
          <w:sz w:val="24"/>
          <w:szCs w:val="24"/>
          <w:rtl/>
        </w:rPr>
        <w:t>הביטוחים</w:t>
      </w:r>
      <w:r w:rsidRPr="00F423A0">
        <w:rPr>
          <w:rFonts w:ascii="David" w:hAnsi="David" w:cs="David"/>
          <w:i/>
          <w:sz w:val="24"/>
          <w:szCs w:val="24"/>
          <w:rtl/>
        </w:rPr>
        <w:t xml:space="preserve"> </w:t>
      </w:r>
      <w:r w:rsidRPr="00F423A0">
        <w:rPr>
          <w:rFonts w:ascii="David" w:hAnsi="David" w:cs="David" w:hint="eastAsia"/>
          <w:i/>
          <w:sz w:val="24"/>
          <w:szCs w:val="24"/>
          <w:rtl/>
        </w:rPr>
        <w:t>וההתחייבויות</w:t>
      </w:r>
      <w:r w:rsidRPr="00F423A0">
        <w:rPr>
          <w:rFonts w:ascii="David" w:hAnsi="David" w:cs="David"/>
          <w:i/>
          <w:sz w:val="24"/>
          <w:szCs w:val="24"/>
          <w:rtl/>
        </w:rPr>
        <w:t xml:space="preserve"> </w:t>
      </w:r>
      <w:r w:rsidRPr="00F423A0">
        <w:rPr>
          <w:rFonts w:ascii="David" w:hAnsi="David" w:cs="David" w:hint="eastAsia"/>
          <w:i/>
          <w:sz w:val="24"/>
          <w:szCs w:val="24"/>
          <w:rtl/>
        </w:rPr>
        <w:t>הדרושים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הנדרשים</w:t>
      </w:r>
      <w:r w:rsidRPr="00F423A0">
        <w:rPr>
          <w:rFonts w:ascii="David" w:hAnsi="David" w:cs="David"/>
          <w:i/>
          <w:sz w:val="24"/>
          <w:szCs w:val="24"/>
          <w:rtl/>
        </w:rPr>
        <w:t xml:space="preserve"> </w:t>
      </w:r>
      <w:r w:rsidRPr="00F423A0">
        <w:rPr>
          <w:rFonts w:ascii="David" w:hAnsi="David" w:cs="David" w:hint="eastAsia"/>
          <w:i/>
          <w:sz w:val="24"/>
          <w:szCs w:val="24"/>
          <w:rtl/>
        </w:rPr>
        <w:t>לשם</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ומבלי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מכלליות</w:t>
      </w:r>
      <w:r w:rsidRPr="00F423A0">
        <w:rPr>
          <w:rFonts w:ascii="David" w:hAnsi="David" w:cs="David"/>
          <w:i/>
          <w:sz w:val="24"/>
          <w:szCs w:val="24"/>
          <w:rtl/>
        </w:rPr>
        <w:t xml:space="preserve"> </w:t>
      </w:r>
      <w:r w:rsidRPr="00F423A0">
        <w:rPr>
          <w:rFonts w:ascii="David" w:hAnsi="David" w:cs="David" w:hint="eastAsia"/>
          <w:i/>
          <w:sz w:val="24"/>
          <w:szCs w:val="24"/>
          <w:rtl/>
        </w:rPr>
        <w:t>האמור</w:t>
      </w:r>
      <w:r w:rsidRPr="00F423A0">
        <w:rPr>
          <w:rFonts w:ascii="David" w:hAnsi="David" w:cs="David"/>
          <w:i/>
          <w:sz w:val="24"/>
          <w:szCs w:val="24"/>
          <w:rtl/>
        </w:rPr>
        <w:t xml:space="preserve">, </w:t>
      </w:r>
      <w:r w:rsidRPr="00F423A0">
        <w:rPr>
          <w:rFonts w:ascii="David" w:hAnsi="David" w:cs="David" w:hint="eastAsia"/>
          <w:i/>
          <w:sz w:val="24"/>
          <w:szCs w:val="24"/>
          <w:rtl/>
        </w:rPr>
        <w:t>תשלומים</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לאומי</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חובה</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כלי</w:t>
      </w:r>
      <w:r w:rsidRPr="00F423A0">
        <w:rPr>
          <w:rFonts w:ascii="David" w:hAnsi="David" w:cs="David"/>
          <w:i/>
          <w:sz w:val="24"/>
          <w:szCs w:val="24"/>
          <w:rtl/>
        </w:rPr>
        <w:t xml:space="preserve"> </w:t>
      </w:r>
      <w:r w:rsidRPr="00F423A0">
        <w:rPr>
          <w:rFonts w:ascii="David" w:hAnsi="David" w:cs="David" w:hint="eastAsia"/>
          <w:i/>
          <w:sz w:val="24"/>
          <w:szCs w:val="24"/>
          <w:rtl/>
        </w:rPr>
        <w:t>הרכב</w:t>
      </w:r>
      <w:r w:rsidRPr="00F423A0">
        <w:rPr>
          <w:rFonts w:ascii="David" w:hAnsi="David" w:cs="David"/>
          <w:i/>
          <w:sz w:val="24"/>
          <w:szCs w:val="24"/>
          <w:rtl/>
        </w:rPr>
        <w:t xml:space="preserve"> </w:t>
      </w:r>
      <w:r w:rsidRPr="00F423A0">
        <w:rPr>
          <w:rFonts w:ascii="David" w:hAnsi="David" w:cs="David" w:hint="eastAsia"/>
          <w:i/>
          <w:sz w:val="24"/>
          <w:szCs w:val="24"/>
          <w:rtl/>
        </w:rPr>
        <w:t>המובאים</w:t>
      </w:r>
      <w:r w:rsidRPr="00F423A0">
        <w:rPr>
          <w:rFonts w:ascii="David" w:hAnsi="David" w:cs="David"/>
          <w:i/>
          <w:sz w:val="24"/>
          <w:szCs w:val="24"/>
          <w:rtl/>
        </w:rPr>
        <w:t xml:space="preserve"> </w:t>
      </w:r>
      <w:r w:rsidRPr="00F423A0">
        <w:rPr>
          <w:rFonts w:ascii="David" w:hAnsi="David" w:cs="David" w:hint="eastAsia"/>
          <w:i/>
          <w:sz w:val="24"/>
          <w:szCs w:val="24"/>
          <w:rtl/>
        </w:rPr>
        <w:t>לאתר</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המשמשים</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צד</w:t>
      </w:r>
      <w:r w:rsidRPr="00F423A0">
        <w:rPr>
          <w:rFonts w:ascii="David" w:hAnsi="David" w:cs="David"/>
          <w:i/>
          <w:sz w:val="24"/>
          <w:szCs w:val="24"/>
          <w:rtl/>
        </w:rPr>
        <w:t xml:space="preserve"> </w:t>
      </w:r>
      <w:r w:rsidRPr="00F423A0">
        <w:rPr>
          <w:rFonts w:ascii="David" w:hAnsi="David" w:cs="David" w:hint="eastAsia"/>
          <w:i/>
          <w:sz w:val="24"/>
          <w:szCs w:val="24"/>
          <w:rtl/>
        </w:rPr>
        <w:t>שלישי</w:t>
      </w:r>
      <w:r w:rsidRPr="00F423A0">
        <w:rPr>
          <w:rFonts w:ascii="David" w:hAnsi="David" w:cs="David"/>
          <w:i/>
          <w:sz w:val="24"/>
          <w:szCs w:val="24"/>
          <w:rtl/>
        </w:rPr>
        <w:t xml:space="preserve"> </w:t>
      </w:r>
      <w:r w:rsidRPr="00F423A0">
        <w:rPr>
          <w:rFonts w:ascii="David" w:hAnsi="David" w:cs="David" w:hint="eastAsia"/>
          <w:i/>
          <w:sz w:val="24"/>
          <w:szCs w:val="24"/>
          <w:rtl/>
        </w:rPr>
        <w:t>רכוש</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כלי</w:t>
      </w:r>
      <w:r w:rsidRPr="00F423A0">
        <w:rPr>
          <w:rFonts w:ascii="David" w:hAnsi="David" w:cs="David"/>
          <w:i/>
          <w:sz w:val="24"/>
          <w:szCs w:val="24"/>
          <w:rtl/>
        </w:rPr>
        <w:t xml:space="preserve"> </w:t>
      </w:r>
      <w:r w:rsidRPr="00F423A0">
        <w:rPr>
          <w:rFonts w:ascii="David" w:hAnsi="David" w:cs="David" w:hint="eastAsia"/>
          <w:i/>
          <w:sz w:val="24"/>
          <w:szCs w:val="24"/>
          <w:rtl/>
        </w:rPr>
        <w:t>הרכב</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ולרבות</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הביטוחים</w:t>
      </w:r>
      <w:r w:rsidRPr="00F423A0">
        <w:rPr>
          <w:rFonts w:ascii="David" w:hAnsi="David" w:cs="David"/>
          <w:i/>
          <w:sz w:val="24"/>
          <w:szCs w:val="24"/>
          <w:rtl/>
        </w:rPr>
        <w:t xml:space="preserve"> </w:t>
      </w:r>
      <w:r w:rsidRPr="00F423A0">
        <w:rPr>
          <w:rFonts w:ascii="David" w:hAnsi="David" w:cs="David" w:hint="eastAsia"/>
          <w:i/>
          <w:sz w:val="24"/>
          <w:szCs w:val="24"/>
          <w:rtl/>
        </w:rPr>
        <w:t>כדלקמן</w:t>
      </w:r>
      <w:r w:rsidRPr="00F423A0">
        <w:rPr>
          <w:rFonts w:ascii="David" w:hAnsi="David" w:cs="David"/>
          <w:i/>
          <w:sz w:val="24"/>
          <w:szCs w:val="24"/>
          <w:rtl/>
        </w:rPr>
        <w:t xml:space="preserve"> (</w:t>
      </w:r>
      <w:r w:rsidRPr="00F423A0">
        <w:rPr>
          <w:rFonts w:ascii="David" w:hAnsi="David" w:cs="David" w:hint="eastAsia"/>
          <w:i/>
          <w:sz w:val="24"/>
          <w:szCs w:val="24"/>
          <w:rtl/>
        </w:rPr>
        <w:t>להלן</w:t>
      </w:r>
      <w:r w:rsidRPr="00F423A0">
        <w:rPr>
          <w:rFonts w:ascii="David" w:hAnsi="David" w:cs="David"/>
          <w:i/>
          <w:sz w:val="24"/>
          <w:szCs w:val="24"/>
          <w:rtl/>
        </w:rPr>
        <w:t xml:space="preserve"> </w:t>
      </w:r>
      <w:r w:rsidRPr="00F423A0">
        <w:rPr>
          <w:rFonts w:ascii="David" w:hAnsi="David" w:cs="David" w:hint="eastAsia"/>
          <w:i/>
          <w:sz w:val="24"/>
          <w:szCs w:val="24"/>
          <w:rtl/>
        </w:rPr>
        <w:t>ולעיל</w:t>
      </w:r>
      <w:r w:rsidRPr="00F423A0">
        <w:rPr>
          <w:rFonts w:ascii="David" w:hAnsi="David" w:cs="David"/>
          <w:i/>
          <w:sz w:val="24"/>
          <w:szCs w:val="24"/>
          <w:rtl/>
        </w:rPr>
        <w:t>: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583A5241" w14:textId="61B7B15D" w:rsidR="00EF4F1C" w:rsidRPr="00F423A0" w:rsidRDefault="00EF4F1C" w:rsidP="00F423A0">
      <w:pPr>
        <w:spacing w:after="0" w:afterAutospacing="0" w:line="240" w:lineRule="auto"/>
        <w:ind w:left="941" w:hanging="284"/>
        <w:rPr>
          <w:rFonts w:ascii="David" w:hAnsi="David" w:cs="David"/>
          <w:sz w:val="24"/>
          <w:szCs w:val="24"/>
          <w:rtl/>
        </w:rPr>
      </w:pPr>
      <w:r w:rsidRPr="00F423A0">
        <w:rPr>
          <w:rFonts w:ascii="David" w:hAnsi="David" w:cs="David" w:hint="cs"/>
          <w:sz w:val="24"/>
          <w:szCs w:val="24"/>
          <w:rtl/>
        </w:rPr>
        <w:t>א</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אש</w:t>
      </w:r>
      <w:r w:rsidRPr="00F423A0">
        <w:rPr>
          <w:rFonts w:ascii="David" w:hAnsi="David" w:cs="David"/>
          <w:sz w:val="24"/>
          <w:szCs w:val="24"/>
          <w:u w:val="single"/>
          <w:rtl/>
        </w:rPr>
        <w:t xml:space="preserve"> </w:t>
      </w:r>
      <w:r w:rsidRPr="00F423A0">
        <w:rPr>
          <w:rFonts w:ascii="David" w:hAnsi="David" w:cs="David" w:hint="cs"/>
          <w:sz w:val="24"/>
          <w:szCs w:val="24"/>
          <w:u w:val="single"/>
          <w:rtl/>
        </w:rPr>
        <w:t>מורחב</w:t>
      </w:r>
      <w:r w:rsidRPr="00F423A0">
        <w:rPr>
          <w:rFonts w:ascii="David" w:hAnsi="David" w:cs="David"/>
          <w:sz w:val="24"/>
          <w:szCs w:val="24"/>
          <w:u w:val="single"/>
          <w:rtl/>
        </w:rPr>
        <w:t>"</w:t>
      </w:r>
      <w:r w:rsidRPr="00F423A0">
        <w:rPr>
          <w:rFonts w:ascii="David" w:hAnsi="David" w:cs="David"/>
          <w:sz w:val="24"/>
          <w:szCs w:val="24"/>
          <w:rtl/>
        </w:rPr>
        <w:t xml:space="preserve"> </w:t>
      </w:r>
      <w:r w:rsidRPr="00F423A0">
        <w:rPr>
          <w:rFonts w:ascii="David" w:hAnsi="David" w:cs="David" w:hint="cs"/>
          <w:sz w:val="24"/>
          <w:szCs w:val="24"/>
          <w:rtl/>
        </w:rPr>
        <w:t>המכסה</w:t>
      </w:r>
      <w:r w:rsidRPr="00F423A0">
        <w:rPr>
          <w:rFonts w:ascii="David" w:hAnsi="David" w:cs="David"/>
          <w:sz w:val="24"/>
          <w:szCs w:val="24"/>
          <w:rtl/>
        </w:rPr>
        <w:t xml:space="preserve"> </w:t>
      </w:r>
      <w:r w:rsidRPr="00F423A0">
        <w:rPr>
          <w:rFonts w:ascii="David" w:hAnsi="David" w:cs="David" w:hint="cs"/>
          <w:sz w:val="24"/>
          <w:szCs w:val="24"/>
          <w:rtl/>
        </w:rPr>
        <w:t>במלוא</w:t>
      </w:r>
      <w:r w:rsidRPr="00F423A0">
        <w:rPr>
          <w:rFonts w:ascii="David" w:hAnsi="David" w:cs="David"/>
          <w:sz w:val="24"/>
          <w:szCs w:val="24"/>
          <w:rtl/>
        </w:rPr>
        <w:t xml:space="preserve"> </w:t>
      </w:r>
      <w:r w:rsidRPr="00F423A0">
        <w:rPr>
          <w:rFonts w:ascii="David" w:hAnsi="David" w:cs="David" w:hint="cs"/>
          <w:sz w:val="24"/>
          <w:szCs w:val="24"/>
          <w:rtl/>
        </w:rPr>
        <w:t>ערך</w:t>
      </w:r>
      <w:r w:rsidRPr="00F423A0">
        <w:rPr>
          <w:rFonts w:ascii="David" w:hAnsi="David" w:cs="David"/>
          <w:sz w:val="24"/>
          <w:szCs w:val="24"/>
          <w:rtl/>
        </w:rPr>
        <w:t xml:space="preserve"> </w:t>
      </w:r>
      <w:r w:rsidRPr="00F423A0">
        <w:rPr>
          <w:rFonts w:ascii="David" w:hAnsi="David" w:cs="David" w:hint="cs"/>
          <w:sz w:val="24"/>
          <w:szCs w:val="24"/>
          <w:rtl/>
        </w:rPr>
        <w:t>כינון</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רכוש</w:t>
      </w:r>
      <w:r w:rsidRPr="00F423A0">
        <w:rPr>
          <w:rFonts w:ascii="David" w:hAnsi="David" w:cs="David"/>
          <w:sz w:val="24"/>
          <w:szCs w:val="24"/>
          <w:rtl/>
        </w:rPr>
        <w:t xml:space="preserve">, </w:t>
      </w:r>
      <w:r w:rsidRPr="00F423A0">
        <w:rPr>
          <w:rFonts w:ascii="David" w:hAnsi="David" w:cs="David" w:hint="cs"/>
          <w:sz w:val="24"/>
          <w:szCs w:val="24"/>
          <w:rtl/>
        </w:rPr>
        <w:t>ציוד</w:t>
      </w:r>
      <w:r w:rsidRPr="00F423A0">
        <w:rPr>
          <w:rFonts w:ascii="David" w:hAnsi="David" w:cs="David"/>
          <w:sz w:val="24"/>
          <w:szCs w:val="24"/>
          <w:rtl/>
        </w:rPr>
        <w:t xml:space="preserve"> </w:t>
      </w:r>
      <w:r w:rsidRPr="00F423A0">
        <w:rPr>
          <w:rFonts w:ascii="David" w:hAnsi="David" w:cs="David" w:hint="cs"/>
          <w:sz w:val="24"/>
          <w:szCs w:val="24"/>
          <w:rtl/>
        </w:rPr>
        <w:t>ומתקנים</w:t>
      </w:r>
      <w:r w:rsidRPr="00F423A0">
        <w:rPr>
          <w:rFonts w:ascii="David" w:hAnsi="David" w:cs="David"/>
          <w:sz w:val="24"/>
          <w:szCs w:val="24"/>
          <w:rtl/>
        </w:rPr>
        <w:t xml:space="preserve"> </w:t>
      </w:r>
      <w:r w:rsidRPr="00F423A0">
        <w:rPr>
          <w:rFonts w:ascii="David" w:hAnsi="David" w:cs="David" w:hint="cs"/>
          <w:sz w:val="24"/>
          <w:szCs w:val="24"/>
          <w:rtl/>
        </w:rPr>
        <w:t>המובאים</w:t>
      </w:r>
      <w:r w:rsidRPr="00F423A0">
        <w:rPr>
          <w:rFonts w:ascii="David" w:hAnsi="David" w:cs="David"/>
          <w:sz w:val="24"/>
          <w:szCs w:val="24"/>
          <w:rtl/>
        </w:rPr>
        <w:t xml:space="preserve"> </w:t>
      </w:r>
      <w:r w:rsidRPr="00F423A0">
        <w:rPr>
          <w:rFonts w:ascii="David" w:hAnsi="David" w:cs="David" w:hint="cs"/>
          <w:sz w:val="24"/>
          <w:szCs w:val="24"/>
          <w:rtl/>
        </w:rPr>
        <w:t>על</w:t>
      </w:r>
      <w:r w:rsidRPr="00F423A0">
        <w:rPr>
          <w:rFonts w:ascii="David" w:hAnsi="David" w:cs="David"/>
          <w:sz w:val="24"/>
          <w:szCs w:val="24"/>
          <w:rtl/>
        </w:rPr>
        <w:t xml:space="preserve"> </w:t>
      </w:r>
      <w:r w:rsidRPr="00F423A0">
        <w:rPr>
          <w:rFonts w:ascii="David" w:hAnsi="David" w:cs="David" w:hint="cs"/>
          <w:sz w:val="24"/>
          <w:szCs w:val="24"/>
          <w:rtl/>
        </w:rPr>
        <w:t>ידי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לאתר</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המשמשים</w:t>
      </w:r>
      <w:r w:rsidRPr="00F423A0">
        <w:rPr>
          <w:rFonts w:ascii="David" w:hAnsi="David" w:cs="David"/>
          <w:sz w:val="24"/>
          <w:szCs w:val="24"/>
          <w:rtl/>
        </w:rPr>
        <w:t xml:space="preserve"> </w:t>
      </w:r>
      <w:r w:rsidRPr="00F423A0">
        <w:rPr>
          <w:rFonts w:ascii="David" w:hAnsi="David" w:cs="David" w:hint="cs"/>
          <w:sz w:val="24"/>
          <w:szCs w:val="24"/>
          <w:rtl/>
        </w:rPr>
        <w:t>לצורך</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אינם</w:t>
      </w:r>
      <w:r w:rsidRPr="00F423A0">
        <w:rPr>
          <w:rFonts w:ascii="David" w:hAnsi="David" w:cs="David"/>
          <w:sz w:val="24"/>
          <w:szCs w:val="24"/>
          <w:rtl/>
        </w:rPr>
        <w:t xml:space="preserve"> </w:t>
      </w:r>
      <w:r w:rsidRPr="00F423A0">
        <w:rPr>
          <w:rFonts w:ascii="David" w:hAnsi="David" w:cs="David" w:hint="cs"/>
          <w:sz w:val="24"/>
          <w:szCs w:val="24"/>
          <w:rtl/>
        </w:rPr>
        <w:t>כלולים</w:t>
      </w:r>
      <w:r w:rsidRPr="00F423A0">
        <w:rPr>
          <w:rFonts w:ascii="David" w:hAnsi="David" w:cs="David"/>
          <w:sz w:val="24"/>
          <w:szCs w:val="24"/>
          <w:rtl/>
        </w:rPr>
        <w:t xml:space="preserve"> </w:t>
      </w:r>
      <w:r w:rsidRPr="00F423A0">
        <w:rPr>
          <w:rFonts w:ascii="David" w:hAnsi="David" w:cs="David" w:hint="cs"/>
          <w:sz w:val="24"/>
          <w:szCs w:val="24"/>
          <w:rtl/>
        </w:rPr>
        <w:t>בפוליסת</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באשר</w:t>
      </w:r>
      <w:r w:rsidRPr="00F423A0">
        <w:rPr>
          <w:rFonts w:ascii="David" w:hAnsi="David" w:cs="David"/>
          <w:sz w:val="24"/>
          <w:szCs w:val="24"/>
          <w:rtl/>
        </w:rPr>
        <w:t xml:space="preserve"> </w:t>
      </w:r>
      <w:r w:rsidRPr="00F423A0">
        <w:rPr>
          <w:rFonts w:ascii="David" w:hAnsi="David" w:cs="David" w:hint="cs"/>
          <w:sz w:val="24"/>
          <w:szCs w:val="24"/>
          <w:rtl/>
        </w:rPr>
        <w:t>אינם</w:t>
      </w:r>
      <w:r w:rsidRPr="00F423A0">
        <w:rPr>
          <w:rFonts w:ascii="David" w:hAnsi="David" w:cs="David"/>
          <w:sz w:val="24"/>
          <w:szCs w:val="24"/>
          <w:rtl/>
        </w:rPr>
        <w:t xml:space="preserve"> </w:t>
      </w:r>
      <w:r w:rsidRPr="00F423A0">
        <w:rPr>
          <w:rFonts w:ascii="David" w:hAnsi="David" w:cs="David" w:hint="cs"/>
          <w:sz w:val="24"/>
          <w:szCs w:val="24"/>
          <w:rtl/>
        </w:rPr>
        <w:t>מהווים</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מהעבודות</w:t>
      </w:r>
      <w:r w:rsidRPr="00F423A0">
        <w:rPr>
          <w:rFonts w:ascii="David" w:hAnsi="David" w:cs="David"/>
          <w:sz w:val="24"/>
          <w:szCs w:val="24"/>
          <w:rtl/>
        </w:rPr>
        <w:t xml:space="preserve">), </w:t>
      </w:r>
      <w:r w:rsidRPr="00F423A0">
        <w:rPr>
          <w:rFonts w:ascii="David" w:hAnsi="David" w:cs="David" w:hint="cs"/>
          <w:sz w:val="24"/>
          <w:szCs w:val="24"/>
          <w:rtl/>
        </w:rPr>
        <w:t>והכול</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1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הביטוח</w:t>
      </w:r>
      <w:r w:rsidRPr="00F423A0">
        <w:rPr>
          <w:rFonts w:ascii="David" w:hAnsi="David" w:cs="David"/>
          <w:sz w:val="24"/>
          <w:szCs w:val="24"/>
          <w:rtl/>
        </w:rPr>
        <w:t xml:space="preserve"> </w:t>
      </w:r>
      <w:r w:rsidRPr="00F423A0">
        <w:rPr>
          <w:rFonts w:ascii="David" w:hAnsi="David" w:cs="David" w:hint="cs"/>
          <w:sz w:val="24"/>
          <w:szCs w:val="24"/>
          <w:rtl/>
        </w:rPr>
        <w:t>המצורף</w:t>
      </w:r>
      <w:r w:rsidRPr="00F423A0">
        <w:rPr>
          <w:rFonts w:ascii="David" w:hAnsi="David" w:cs="David"/>
          <w:sz w:val="24"/>
          <w:szCs w:val="24"/>
          <w:rtl/>
        </w:rPr>
        <w:t xml:space="preserve"> </w:t>
      </w:r>
      <w:r w:rsidRPr="00F423A0">
        <w:rPr>
          <w:rFonts w:ascii="David" w:hAnsi="David" w:cs="David" w:hint="cs"/>
          <w:sz w:val="24"/>
          <w:szCs w:val="24"/>
          <w:rtl/>
        </w:rPr>
        <w:t>להסכם</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u w:val="single"/>
          <w:rtl/>
        </w:rPr>
        <w:t>כנספח</w:t>
      </w:r>
      <w:r w:rsidRPr="00F423A0">
        <w:rPr>
          <w:rFonts w:ascii="David" w:hAnsi="David" w:cs="David"/>
          <w:sz w:val="24"/>
          <w:szCs w:val="24"/>
          <w:u w:val="single"/>
          <w:rtl/>
        </w:rPr>
        <w:t xml:space="preserve"> 3.1.13</w:t>
      </w:r>
      <w:r w:rsidRPr="00F423A0">
        <w:rPr>
          <w:rFonts w:ascii="David" w:hAnsi="David" w:cs="David"/>
          <w:sz w:val="24"/>
          <w:szCs w:val="24"/>
          <w:rtl/>
        </w:rPr>
        <w:t xml:space="preserve">, </w:t>
      </w:r>
      <w:r w:rsidRPr="00F423A0">
        <w:rPr>
          <w:rFonts w:ascii="David" w:hAnsi="David" w:cs="David" w:hint="cs"/>
          <w:sz w:val="24"/>
          <w:szCs w:val="24"/>
          <w:rtl/>
        </w:rPr>
        <w:t>והמהווה</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בלתי</w:t>
      </w:r>
      <w:r w:rsidRPr="00F423A0">
        <w:rPr>
          <w:rFonts w:ascii="David" w:hAnsi="David" w:cs="David"/>
          <w:sz w:val="24"/>
          <w:szCs w:val="24"/>
          <w:rtl/>
        </w:rPr>
        <w:t xml:space="preserve"> </w:t>
      </w:r>
      <w:r w:rsidRPr="00F423A0">
        <w:rPr>
          <w:rFonts w:ascii="David" w:hAnsi="David" w:cs="David" w:hint="cs"/>
          <w:sz w:val="24"/>
          <w:szCs w:val="24"/>
          <w:rtl/>
        </w:rPr>
        <w:t>נפרד</w:t>
      </w:r>
      <w:r w:rsidRPr="00F423A0">
        <w:rPr>
          <w:rFonts w:ascii="David" w:hAnsi="David" w:cs="David"/>
          <w:sz w:val="24"/>
          <w:szCs w:val="24"/>
          <w:rtl/>
        </w:rPr>
        <w:t xml:space="preserve"> </w:t>
      </w:r>
      <w:r w:rsidRPr="00F423A0">
        <w:rPr>
          <w:rFonts w:ascii="David" w:hAnsi="David" w:cs="David" w:hint="cs"/>
          <w:sz w:val="24"/>
          <w:szCs w:val="24"/>
          <w:rtl/>
        </w:rPr>
        <w:t>ממנו</w:t>
      </w:r>
      <w:r w:rsidRPr="00F423A0">
        <w:rPr>
          <w:rFonts w:ascii="David" w:hAnsi="David" w:cs="David"/>
          <w:sz w:val="24"/>
          <w:szCs w:val="24"/>
          <w:rtl/>
        </w:rPr>
        <w:t xml:space="preserve"> (</w:t>
      </w:r>
      <w:r w:rsidRPr="00F423A0">
        <w:rPr>
          <w:rFonts w:ascii="David" w:hAnsi="David" w:cs="David" w:hint="cs"/>
          <w:sz w:val="24"/>
          <w:szCs w:val="24"/>
          <w:rtl/>
        </w:rPr>
        <w:t>להלן</w:t>
      </w:r>
      <w:r w:rsidRPr="00F423A0">
        <w:rPr>
          <w:rFonts w:ascii="David" w:hAnsi="David" w:cs="David"/>
          <w:sz w:val="24"/>
          <w:szCs w:val="24"/>
          <w:rtl/>
        </w:rPr>
        <w:t>: "</w:t>
      </w:r>
      <w:r w:rsidRPr="00F423A0">
        <w:rPr>
          <w:rFonts w:ascii="David" w:hAnsi="David" w:cs="David" w:hint="cs"/>
          <w:sz w:val="24"/>
          <w:szCs w:val="24"/>
          <w:rtl/>
        </w:rPr>
        <w:t>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w:t>
      </w:r>
    </w:p>
    <w:p w14:paraId="5189D45C" w14:textId="7B072B22" w:rsidR="00EF4F1C" w:rsidRPr="00F423A0" w:rsidRDefault="00EF4F1C" w:rsidP="00F423A0">
      <w:pPr>
        <w:spacing w:after="0" w:afterAutospacing="0" w:line="240" w:lineRule="auto"/>
        <w:ind w:left="941" w:hanging="284"/>
        <w:rPr>
          <w:rFonts w:ascii="David" w:hAnsi="David" w:cs="David"/>
          <w:sz w:val="24"/>
          <w:szCs w:val="24"/>
          <w:rtl/>
        </w:rPr>
      </w:pPr>
      <w:r w:rsidRPr="00F423A0">
        <w:rPr>
          <w:rFonts w:ascii="David" w:hAnsi="David" w:cs="David" w:hint="cs"/>
          <w:sz w:val="24"/>
          <w:szCs w:val="24"/>
          <w:rtl/>
        </w:rPr>
        <w:t>ב</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ציוד</w:t>
      </w:r>
      <w:r w:rsidRPr="00F423A0">
        <w:rPr>
          <w:rFonts w:ascii="David" w:hAnsi="David" w:cs="David"/>
          <w:sz w:val="24"/>
          <w:szCs w:val="24"/>
          <w:u w:val="single"/>
          <w:rtl/>
        </w:rPr>
        <w:t xml:space="preserve"> </w:t>
      </w:r>
      <w:r w:rsidRPr="00F423A0">
        <w:rPr>
          <w:rFonts w:ascii="David" w:hAnsi="David" w:cs="David" w:hint="cs"/>
          <w:sz w:val="24"/>
          <w:szCs w:val="24"/>
          <w:u w:val="single"/>
          <w:rtl/>
        </w:rPr>
        <w:t>מכני</w:t>
      </w:r>
      <w:r w:rsidRPr="00F423A0">
        <w:rPr>
          <w:rFonts w:ascii="David" w:hAnsi="David" w:cs="David"/>
          <w:sz w:val="24"/>
          <w:szCs w:val="24"/>
          <w:u w:val="single"/>
          <w:rtl/>
        </w:rPr>
        <w:t xml:space="preserve"> </w:t>
      </w:r>
      <w:r w:rsidRPr="00F423A0">
        <w:rPr>
          <w:rFonts w:ascii="David" w:hAnsi="David" w:cs="David" w:hint="cs"/>
          <w:sz w:val="24"/>
          <w:szCs w:val="24"/>
          <w:u w:val="single"/>
          <w:rtl/>
        </w:rPr>
        <w:t>הנדסי</w:t>
      </w:r>
      <w:r w:rsidRPr="00F423A0">
        <w:rPr>
          <w:rFonts w:ascii="David" w:hAnsi="David" w:cs="David"/>
          <w:sz w:val="24"/>
          <w:szCs w:val="24"/>
          <w:rtl/>
        </w:rPr>
        <w:t xml:space="preserve"> </w:t>
      </w:r>
      <w:r w:rsidRPr="00F423A0">
        <w:rPr>
          <w:rFonts w:ascii="David" w:hAnsi="David" w:cs="David" w:hint="cs"/>
          <w:sz w:val="24"/>
          <w:szCs w:val="24"/>
          <w:rtl/>
        </w:rPr>
        <w:t>לכל</w:t>
      </w:r>
      <w:r w:rsidRPr="00F423A0">
        <w:rPr>
          <w:rFonts w:ascii="David" w:hAnsi="David" w:cs="David"/>
          <w:sz w:val="24"/>
          <w:szCs w:val="24"/>
          <w:rtl/>
        </w:rPr>
        <w:t xml:space="preserve"> </w:t>
      </w:r>
      <w:r w:rsidRPr="00F423A0">
        <w:rPr>
          <w:rFonts w:ascii="David" w:hAnsi="David" w:cs="David" w:hint="cs"/>
          <w:sz w:val="24"/>
          <w:szCs w:val="24"/>
          <w:rtl/>
        </w:rPr>
        <w:t>הציוד</w:t>
      </w:r>
      <w:r w:rsidRPr="00F423A0">
        <w:rPr>
          <w:rFonts w:ascii="David" w:hAnsi="David" w:cs="David"/>
          <w:sz w:val="24"/>
          <w:szCs w:val="24"/>
          <w:rtl/>
        </w:rPr>
        <w:t xml:space="preserve"> </w:t>
      </w:r>
      <w:r w:rsidRPr="00F423A0">
        <w:rPr>
          <w:rFonts w:ascii="David" w:hAnsi="David" w:cs="David" w:hint="cs"/>
          <w:sz w:val="24"/>
          <w:szCs w:val="24"/>
          <w:rtl/>
        </w:rPr>
        <w:t>המכאני</w:t>
      </w:r>
      <w:r w:rsidRPr="00F423A0">
        <w:rPr>
          <w:rFonts w:ascii="David" w:hAnsi="David" w:cs="David"/>
          <w:sz w:val="24"/>
          <w:szCs w:val="24"/>
          <w:rtl/>
        </w:rPr>
        <w:t xml:space="preserve"> </w:t>
      </w:r>
      <w:r w:rsidRPr="00F423A0">
        <w:rPr>
          <w:rFonts w:ascii="David" w:hAnsi="David" w:cs="David" w:hint="cs"/>
          <w:sz w:val="24"/>
          <w:szCs w:val="24"/>
          <w:rtl/>
        </w:rPr>
        <w:t>ההנדסי</w:t>
      </w:r>
      <w:r w:rsidRPr="00F423A0">
        <w:rPr>
          <w:rFonts w:ascii="David" w:hAnsi="David" w:cs="David"/>
          <w:sz w:val="24"/>
          <w:szCs w:val="24"/>
          <w:rtl/>
        </w:rPr>
        <w:t xml:space="preserve"> </w:t>
      </w:r>
      <w:r w:rsidRPr="00F423A0">
        <w:rPr>
          <w:rFonts w:ascii="David" w:hAnsi="David" w:cs="David" w:hint="cs"/>
          <w:sz w:val="24"/>
          <w:szCs w:val="24"/>
          <w:rtl/>
        </w:rPr>
        <w:t>המובא על ידו</w:t>
      </w:r>
      <w:r w:rsidRPr="00F423A0">
        <w:rPr>
          <w:rFonts w:ascii="David" w:hAnsi="David" w:cs="David"/>
          <w:sz w:val="24"/>
          <w:szCs w:val="24"/>
          <w:rtl/>
        </w:rPr>
        <w:t xml:space="preserve"> </w:t>
      </w:r>
      <w:r w:rsidRPr="00F423A0">
        <w:rPr>
          <w:rFonts w:ascii="David" w:hAnsi="David" w:cs="David" w:hint="cs"/>
          <w:sz w:val="24"/>
          <w:szCs w:val="24"/>
          <w:rtl/>
        </w:rPr>
        <w:t>לאתר</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המשמש את הקבלן</w:t>
      </w:r>
      <w:r w:rsidRPr="00F423A0">
        <w:rPr>
          <w:rFonts w:ascii="David" w:hAnsi="David" w:cs="David"/>
          <w:sz w:val="24"/>
          <w:szCs w:val="24"/>
          <w:rtl/>
        </w:rPr>
        <w:t xml:space="preserve"> </w:t>
      </w:r>
      <w:r w:rsidRPr="00F423A0">
        <w:rPr>
          <w:rFonts w:ascii="David" w:hAnsi="David" w:cs="David" w:hint="cs"/>
          <w:sz w:val="24"/>
          <w:szCs w:val="24"/>
          <w:rtl/>
        </w:rPr>
        <w:t>לצורך</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2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00F423A0">
        <w:rPr>
          <w:rFonts w:ascii="David" w:hAnsi="David" w:cs="David"/>
          <w:sz w:val="24"/>
          <w:szCs w:val="24"/>
          <w:rtl/>
        </w:rPr>
        <w:t>.</w:t>
      </w:r>
    </w:p>
    <w:p w14:paraId="5CBCAF79" w14:textId="4389D3F7" w:rsidR="00EF4F1C" w:rsidRPr="00F423A0" w:rsidRDefault="00EF4F1C" w:rsidP="00F423A0">
      <w:pPr>
        <w:spacing w:after="0" w:afterAutospacing="0" w:line="240" w:lineRule="auto"/>
        <w:ind w:left="941" w:hanging="284"/>
        <w:rPr>
          <w:rFonts w:ascii="David" w:hAnsi="David" w:cs="David"/>
          <w:sz w:val="24"/>
          <w:szCs w:val="24"/>
          <w:rtl/>
        </w:rPr>
      </w:pPr>
      <w:r w:rsidRPr="00EF4F1C">
        <w:rPr>
          <w:rFonts w:ascii="David" w:hAnsi="David" w:cs="David" w:hint="cs"/>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אחריות</w:t>
      </w:r>
      <w:r w:rsidRPr="00F423A0">
        <w:rPr>
          <w:rFonts w:ascii="David" w:hAnsi="David" w:cs="David"/>
          <w:sz w:val="24"/>
          <w:szCs w:val="24"/>
          <w:u w:val="single"/>
          <w:rtl/>
        </w:rPr>
        <w:t xml:space="preserve"> </w:t>
      </w:r>
      <w:r w:rsidRPr="00F423A0">
        <w:rPr>
          <w:rFonts w:ascii="David" w:hAnsi="David" w:cs="David" w:hint="cs"/>
          <w:sz w:val="24"/>
          <w:szCs w:val="24"/>
          <w:u w:val="single"/>
          <w:rtl/>
        </w:rPr>
        <w:t>מקצועית</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3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לאורך</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ההסכם</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7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נוספות</w:t>
      </w:r>
      <w:r w:rsidRPr="00F423A0">
        <w:rPr>
          <w:rFonts w:ascii="David" w:hAnsi="David" w:cs="David"/>
          <w:sz w:val="24"/>
          <w:szCs w:val="24"/>
          <w:rtl/>
        </w:rPr>
        <w:t xml:space="preserve"> </w:t>
      </w:r>
      <w:r w:rsidRPr="00F423A0">
        <w:rPr>
          <w:rFonts w:ascii="David" w:hAnsi="David" w:cs="David" w:hint="cs"/>
          <w:sz w:val="24"/>
          <w:szCs w:val="24"/>
          <w:rtl/>
        </w:rPr>
        <w:t>מתום</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ומסירתן</w:t>
      </w:r>
      <w:r w:rsidRPr="00F423A0">
        <w:rPr>
          <w:rFonts w:ascii="David" w:hAnsi="David" w:cs="David"/>
          <w:sz w:val="24"/>
          <w:szCs w:val="24"/>
          <w:rtl/>
        </w:rPr>
        <w:t xml:space="preserve"> </w:t>
      </w:r>
      <w:r w:rsidRPr="00F423A0">
        <w:rPr>
          <w:rFonts w:ascii="David" w:hAnsi="David" w:cs="David" w:hint="cs"/>
          <w:sz w:val="24"/>
          <w:szCs w:val="24"/>
          <w:rtl/>
        </w:rPr>
        <w:t>למזמין</w:t>
      </w:r>
      <w:r w:rsidRPr="00F423A0">
        <w:rPr>
          <w:rFonts w:ascii="David" w:hAnsi="David" w:cs="David"/>
          <w:sz w:val="24"/>
          <w:szCs w:val="24"/>
          <w:rtl/>
        </w:rPr>
        <w:t xml:space="preserve">. </w:t>
      </w:r>
    </w:p>
    <w:p w14:paraId="3F8ADCD0" w14:textId="5742F9ED" w:rsidR="00EF4F1C" w:rsidRPr="00F423A0" w:rsidRDefault="00EF4F1C" w:rsidP="00F423A0">
      <w:pPr>
        <w:spacing w:after="0" w:afterAutospacing="0" w:line="240" w:lineRule="auto"/>
        <w:ind w:left="941" w:hanging="284"/>
        <w:rPr>
          <w:rFonts w:ascii="David" w:hAnsi="David" w:cs="David"/>
          <w:sz w:val="24"/>
          <w:szCs w:val="24"/>
          <w:u w:val="single"/>
          <w:rtl/>
        </w:rPr>
      </w:pPr>
      <w:r w:rsidRPr="00F423A0">
        <w:rPr>
          <w:rFonts w:ascii="David" w:hAnsi="David" w:cs="David" w:hint="cs"/>
          <w:sz w:val="24"/>
          <w:szCs w:val="24"/>
          <w:rtl/>
        </w:rPr>
        <w:t>ד</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אחריות</w:t>
      </w:r>
      <w:r w:rsidRPr="00F423A0">
        <w:rPr>
          <w:rFonts w:ascii="David" w:hAnsi="David" w:cs="David"/>
          <w:sz w:val="24"/>
          <w:szCs w:val="24"/>
          <w:u w:val="single"/>
          <w:rtl/>
        </w:rPr>
        <w:t xml:space="preserve"> </w:t>
      </w:r>
      <w:r w:rsidRPr="00F423A0">
        <w:rPr>
          <w:rFonts w:ascii="David" w:hAnsi="David" w:cs="David" w:hint="cs"/>
          <w:sz w:val="24"/>
          <w:szCs w:val="24"/>
          <w:u w:val="single"/>
          <w:rtl/>
        </w:rPr>
        <w:t>המוצר</w:t>
      </w:r>
      <w:r w:rsidRPr="00F423A0">
        <w:rPr>
          <w:rFonts w:ascii="David" w:hAnsi="David" w:cs="David"/>
          <w:sz w:val="24"/>
          <w:szCs w:val="24"/>
          <w:u w:val="single"/>
          <w:rtl/>
        </w:rPr>
        <w:t>,</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4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החל</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מסירת</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מהן</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w:t>
      </w:r>
      <w:r w:rsidRPr="00F423A0">
        <w:rPr>
          <w:rFonts w:ascii="David" w:hAnsi="David" w:cs="David" w:hint="cs"/>
          <w:sz w:val="24"/>
          <w:szCs w:val="24"/>
          <w:rtl/>
        </w:rPr>
        <w:t>שלוש</w:t>
      </w:r>
      <w:r w:rsidRPr="00F423A0">
        <w:rPr>
          <w:rFonts w:ascii="David" w:hAnsi="David" w:cs="David"/>
          <w:sz w:val="24"/>
          <w:szCs w:val="24"/>
          <w:rtl/>
        </w:rPr>
        <w:t xml:space="preserve">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המסירה</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p>
    <w:p w14:paraId="0EDD9302" w14:textId="4455315D" w:rsidR="00EF4F1C" w:rsidRPr="00F423A0" w:rsidRDefault="00EF4F1C" w:rsidP="00F423A0">
      <w:pPr>
        <w:spacing w:after="0" w:afterAutospacing="0" w:line="240" w:lineRule="auto"/>
        <w:ind w:left="799" w:hanging="142"/>
        <w:rPr>
          <w:rFonts w:ascii="David" w:hAnsi="David" w:cs="David"/>
          <w:sz w:val="24"/>
          <w:szCs w:val="24"/>
          <w:rtl/>
        </w:rPr>
      </w:pPr>
      <w:r w:rsidRPr="00F423A0">
        <w:rPr>
          <w:rFonts w:ascii="David" w:hAnsi="David" w:cs="David"/>
          <w:sz w:val="24"/>
          <w:szCs w:val="24"/>
          <w:rtl/>
        </w:rPr>
        <w:tab/>
      </w:r>
      <w:r w:rsidRPr="00F423A0">
        <w:rPr>
          <w:rFonts w:ascii="David" w:hAnsi="David" w:cs="David" w:hint="cs"/>
          <w:sz w:val="24"/>
          <w:szCs w:val="24"/>
          <w:rtl/>
        </w:rPr>
        <w:t>למרות</w:t>
      </w:r>
      <w:r w:rsidRPr="00F423A0">
        <w:rPr>
          <w:rFonts w:ascii="David" w:hAnsi="David" w:cs="David"/>
          <w:sz w:val="24"/>
          <w:szCs w:val="24"/>
          <w:rtl/>
        </w:rPr>
        <w:t xml:space="preserve"> </w:t>
      </w:r>
      <w:r w:rsidRPr="00F423A0">
        <w:rPr>
          <w:rFonts w:ascii="David" w:hAnsi="David" w:cs="David" w:hint="cs"/>
          <w:sz w:val="24"/>
          <w:szCs w:val="24"/>
          <w:rtl/>
        </w:rPr>
        <w:t>האמור</w:t>
      </w:r>
      <w:r w:rsidRPr="00F423A0">
        <w:rPr>
          <w:rFonts w:ascii="David" w:hAnsi="David" w:cs="David"/>
          <w:sz w:val="24"/>
          <w:szCs w:val="24"/>
          <w:rtl/>
        </w:rPr>
        <w:t xml:space="preserve">, </w:t>
      </w:r>
      <w:r w:rsidRPr="00F423A0">
        <w:rPr>
          <w:rFonts w:ascii="David" w:hAnsi="David" w:cs="David" w:hint="cs"/>
          <w:sz w:val="24"/>
          <w:szCs w:val="24"/>
          <w:rtl/>
        </w:rPr>
        <w:t>מוסכם</w:t>
      </w:r>
      <w:r w:rsidRPr="00F423A0">
        <w:rPr>
          <w:rFonts w:ascii="David" w:hAnsi="David" w:cs="David"/>
          <w:sz w:val="24"/>
          <w:szCs w:val="24"/>
          <w:rtl/>
        </w:rPr>
        <w:t xml:space="preserve"> </w:t>
      </w:r>
      <w:r w:rsidRPr="00F423A0">
        <w:rPr>
          <w:rFonts w:ascii="David" w:hAnsi="David" w:cs="David" w:hint="cs"/>
          <w:sz w:val="24"/>
          <w:szCs w:val="24"/>
          <w:rtl/>
        </w:rPr>
        <w:t>כי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רשאי</w:t>
      </w:r>
      <w:r w:rsidRPr="00F423A0">
        <w:rPr>
          <w:rFonts w:ascii="David" w:hAnsi="David" w:cs="David"/>
          <w:sz w:val="24"/>
          <w:szCs w:val="24"/>
          <w:rtl/>
        </w:rPr>
        <w:t xml:space="preserve"> </w:t>
      </w:r>
      <w:r w:rsidRPr="00F423A0">
        <w:rPr>
          <w:rFonts w:ascii="David" w:hAnsi="David" w:cs="David" w:hint="cs"/>
          <w:sz w:val="24"/>
          <w:szCs w:val="24"/>
          <w:rtl/>
        </w:rPr>
        <w:t>שלא</w:t>
      </w:r>
      <w:r w:rsidRPr="00F423A0">
        <w:rPr>
          <w:rFonts w:ascii="David" w:hAnsi="David" w:cs="David"/>
          <w:sz w:val="24"/>
          <w:szCs w:val="24"/>
          <w:rtl/>
        </w:rPr>
        <w:t xml:space="preserve"> </w:t>
      </w:r>
      <w:r w:rsidRPr="00F423A0">
        <w:rPr>
          <w:rFonts w:ascii="David" w:hAnsi="David" w:cs="David" w:hint="cs"/>
          <w:sz w:val="24"/>
          <w:szCs w:val="24"/>
          <w:rtl/>
        </w:rPr>
        <w:t>לערוך</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הביטוחים</w:t>
      </w:r>
      <w:r w:rsidRPr="00F423A0">
        <w:rPr>
          <w:rFonts w:ascii="David" w:hAnsi="David" w:cs="David"/>
          <w:sz w:val="24"/>
          <w:szCs w:val="24"/>
          <w:rtl/>
        </w:rPr>
        <w:t xml:space="preserve"> </w:t>
      </w:r>
      <w:r w:rsidRPr="00F423A0">
        <w:rPr>
          <w:rFonts w:ascii="David" w:hAnsi="David" w:cs="David" w:hint="cs"/>
          <w:sz w:val="24"/>
          <w:szCs w:val="24"/>
          <w:rtl/>
        </w:rPr>
        <w:t>האמורים</w:t>
      </w:r>
      <w:r w:rsidRPr="00F423A0">
        <w:rPr>
          <w:rFonts w:ascii="David" w:hAnsi="David" w:cs="David"/>
          <w:sz w:val="24"/>
          <w:szCs w:val="24"/>
          <w:rtl/>
        </w:rPr>
        <w:t xml:space="preserve"> </w:t>
      </w:r>
      <w:r w:rsidRPr="00F423A0">
        <w:rPr>
          <w:rFonts w:ascii="David" w:hAnsi="David" w:cs="David"/>
          <w:sz w:val="24"/>
          <w:szCs w:val="24"/>
          <w:rtl/>
        </w:rPr>
        <w:tab/>
      </w:r>
      <w:r w:rsidRPr="00F423A0">
        <w:rPr>
          <w:rFonts w:ascii="David" w:hAnsi="David" w:cs="David" w:hint="cs"/>
          <w:sz w:val="24"/>
          <w:szCs w:val="24"/>
          <w:rtl/>
        </w:rPr>
        <w:t>בס</w:t>
      </w:r>
      <w:r w:rsidRPr="00F423A0">
        <w:rPr>
          <w:rFonts w:ascii="David" w:hAnsi="David" w:cs="David"/>
          <w:sz w:val="24"/>
          <w:szCs w:val="24"/>
          <w:rtl/>
        </w:rPr>
        <w:t>"</w:t>
      </w:r>
      <w:r w:rsidRPr="00F423A0">
        <w:rPr>
          <w:rFonts w:ascii="David" w:hAnsi="David" w:cs="David" w:hint="cs"/>
          <w:sz w:val="24"/>
          <w:szCs w:val="24"/>
          <w:rtl/>
        </w:rPr>
        <w:t>ק</w:t>
      </w:r>
      <w:r w:rsidRPr="00F423A0">
        <w:rPr>
          <w:rFonts w:ascii="David" w:hAnsi="David" w:cs="David"/>
          <w:sz w:val="24"/>
          <w:szCs w:val="24"/>
          <w:rtl/>
        </w:rPr>
        <w:t xml:space="preserve"> (</w:t>
      </w:r>
      <w:r w:rsidRPr="00F423A0">
        <w:rPr>
          <w:rFonts w:ascii="David" w:hAnsi="David" w:cs="David" w:hint="cs"/>
          <w:sz w:val="24"/>
          <w:szCs w:val="24"/>
          <w:rtl/>
        </w:rPr>
        <w:t>א</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ב</w:t>
      </w:r>
      <w:r w:rsidRPr="00F423A0">
        <w:rPr>
          <w:rFonts w:ascii="David" w:hAnsi="David" w:cs="David"/>
          <w:sz w:val="24"/>
          <w:szCs w:val="24"/>
          <w:rtl/>
        </w:rPr>
        <w:t xml:space="preserve">) </w:t>
      </w:r>
      <w:r w:rsidRPr="00F423A0">
        <w:rPr>
          <w:rFonts w:ascii="David" w:hAnsi="David" w:cs="David" w:hint="cs"/>
          <w:sz w:val="24"/>
          <w:szCs w:val="24"/>
          <w:rtl/>
        </w:rPr>
        <w:t>דלעיל</w:t>
      </w:r>
      <w:r w:rsidRPr="00F423A0">
        <w:rPr>
          <w:rFonts w:ascii="David" w:hAnsi="David" w:cs="David"/>
          <w:sz w:val="24"/>
          <w:szCs w:val="24"/>
          <w:rtl/>
        </w:rPr>
        <w:t xml:space="preserve">, </w:t>
      </w:r>
      <w:r w:rsidRPr="00F423A0">
        <w:rPr>
          <w:rFonts w:ascii="David" w:hAnsi="David" w:cs="David" w:hint="cs"/>
          <w:sz w:val="24"/>
          <w:szCs w:val="24"/>
          <w:rtl/>
        </w:rPr>
        <w:t>במלואם</w:t>
      </w:r>
      <w:r w:rsidRPr="00F423A0">
        <w:rPr>
          <w:rFonts w:ascii="David" w:hAnsi="David" w:cs="David"/>
          <w:sz w:val="24"/>
          <w:szCs w:val="24"/>
          <w:rtl/>
        </w:rPr>
        <w:t xml:space="preserve"> </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בחלקם</w:t>
      </w:r>
      <w:r w:rsidRPr="00F423A0">
        <w:rPr>
          <w:rFonts w:ascii="David" w:hAnsi="David" w:cs="David"/>
          <w:sz w:val="24"/>
          <w:szCs w:val="24"/>
          <w:rtl/>
        </w:rPr>
        <w:t xml:space="preserve"> </w:t>
      </w:r>
      <w:r w:rsidRPr="00F423A0">
        <w:rPr>
          <w:rFonts w:ascii="David" w:hAnsi="David" w:cs="David" w:hint="cs"/>
          <w:sz w:val="24"/>
          <w:szCs w:val="24"/>
          <w:rtl/>
        </w:rPr>
        <w:t>ובלבד</w:t>
      </w:r>
      <w:r w:rsidRPr="00F423A0">
        <w:rPr>
          <w:rFonts w:ascii="David" w:hAnsi="David" w:cs="David"/>
          <w:sz w:val="24"/>
          <w:szCs w:val="24"/>
          <w:rtl/>
        </w:rPr>
        <w:t xml:space="preserve"> </w:t>
      </w:r>
      <w:r w:rsidRPr="00F423A0">
        <w:rPr>
          <w:rFonts w:ascii="David" w:hAnsi="David" w:cs="David" w:hint="cs"/>
          <w:sz w:val="24"/>
          <w:szCs w:val="24"/>
          <w:rtl/>
        </w:rPr>
        <w:t>שהפטור</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w:t>
      </w:r>
      <w:r w:rsidRPr="00F423A0">
        <w:rPr>
          <w:rFonts w:ascii="David" w:hAnsi="David" w:cs="David"/>
          <w:sz w:val="24"/>
          <w:szCs w:val="24"/>
          <w:rtl/>
        </w:rPr>
        <w:tab/>
        <w:t xml:space="preserve">16.14 </w:t>
      </w:r>
      <w:r w:rsidRPr="00F423A0">
        <w:rPr>
          <w:rFonts w:ascii="David" w:hAnsi="David" w:cs="David" w:hint="cs"/>
          <w:sz w:val="24"/>
          <w:szCs w:val="24"/>
          <w:rtl/>
        </w:rPr>
        <w:t>להלן</w:t>
      </w:r>
      <w:r w:rsidRPr="00F423A0">
        <w:rPr>
          <w:rFonts w:ascii="David" w:hAnsi="David" w:cs="David"/>
          <w:sz w:val="24"/>
          <w:szCs w:val="24"/>
          <w:rtl/>
        </w:rPr>
        <w:t xml:space="preserve"> </w:t>
      </w:r>
      <w:r w:rsidRPr="00F423A0">
        <w:rPr>
          <w:rFonts w:ascii="David" w:hAnsi="David" w:cs="David" w:hint="cs"/>
          <w:sz w:val="24"/>
          <w:szCs w:val="24"/>
          <w:rtl/>
        </w:rPr>
        <w:t>יחול</w:t>
      </w:r>
      <w:r w:rsidRPr="00F423A0">
        <w:rPr>
          <w:rFonts w:ascii="David" w:hAnsi="David" w:cs="David"/>
          <w:sz w:val="24"/>
          <w:szCs w:val="24"/>
          <w:rtl/>
        </w:rPr>
        <w:t xml:space="preserve"> </w:t>
      </w:r>
      <w:r w:rsidRPr="00F423A0">
        <w:rPr>
          <w:rFonts w:ascii="David" w:hAnsi="David" w:cs="David" w:hint="cs"/>
          <w:sz w:val="24"/>
          <w:szCs w:val="24"/>
          <w:rtl/>
        </w:rPr>
        <w:t>כאילו</w:t>
      </w:r>
      <w:r w:rsidRPr="00F423A0">
        <w:rPr>
          <w:rFonts w:ascii="David" w:hAnsi="David" w:cs="David"/>
          <w:sz w:val="24"/>
          <w:szCs w:val="24"/>
          <w:rtl/>
        </w:rPr>
        <w:t xml:space="preserve"> </w:t>
      </w:r>
      <w:r w:rsidRPr="00F423A0">
        <w:rPr>
          <w:rFonts w:ascii="David" w:hAnsi="David" w:cs="David" w:hint="cs"/>
          <w:sz w:val="24"/>
          <w:szCs w:val="24"/>
          <w:rtl/>
        </w:rPr>
        <w:t>נערכו</w:t>
      </w:r>
      <w:r w:rsidRPr="00F423A0">
        <w:rPr>
          <w:rFonts w:ascii="David" w:hAnsi="David" w:cs="David"/>
          <w:sz w:val="24"/>
          <w:szCs w:val="24"/>
          <w:rtl/>
        </w:rPr>
        <w:t xml:space="preserve"> </w:t>
      </w:r>
      <w:r w:rsidRPr="00F423A0">
        <w:rPr>
          <w:rFonts w:ascii="David" w:hAnsi="David" w:cs="David" w:hint="cs"/>
          <w:sz w:val="24"/>
          <w:szCs w:val="24"/>
          <w:rtl/>
        </w:rPr>
        <w:t>הביטוחים</w:t>
      </w:r>
      <w:r w:rsidRPr="00F423A0">
        <w:rPr>
          <w:rFonts w:ascii="David" w:hAnsi="David" w:cs="David"/>
          <w:sz w:val="24"/>
          <w:szCs w:val="24"/>
          <w:rtl/>
        </w:rPr>
        <w:t xml:space="preserve"> </w:t>
      </w:r>
      <w:r w:rsidRPr="00F423A0">
        <w:rPr>
          <w:rFonts w:ascii="David" w:hAnsi="David" w:cs="David" w:hint="cs"/>
          <w:sz w:val="24"/>
          <w:szCs w:val="24"/>
          <w:rtl/>
        </w:rPr>
        <w:t>האמורים</w:t>
      </w:r>
      <w:r w:rsidRPr="00F423A0">
        <w:rPr>
          <w:rFonts w:ascii="David" w:hAnsi="David" w:cs="David"/>
          <w:sz w:val="24"/>
          <w:szCs w:val="24"/>
          <w:rtl/>
        </w:rPr>
        <w:t xml:space="preserve"> </w:t>
      </w:r>
      <w:r w:rsidRPr="00F423A0">
        <w:rPr>
          <w:rFonts w:ascii="David" w:hAnsi="David" w:cs="David" w:hint="cs"/>
          <w:sz w:val="24"/>
          <w:szCs w:val="24"/>
          <w:rtl/>
        </w:rPr>
        <w:t>במלואם</w:t>
      </w:r>
      <w:r w:rsidRPr="00F423A0">
        <w:rPr>
          <w:rFonts w:ascii="David" w:hAnsi="David" w:cs="David"/>
          <w:sz w:val="24"/>
          <w:szCs w:val="24"/>
          <w:rtl/>
        </w:rPr>
        <w:t>.</w:t>
      </w:r>
    </w:p>
    <w:p w14:paraId="655D69E6" w14:textId="70875DBD" w:rsidR="00EF4F1C" w:rsidRPr="00F423A0" w:rsidRDefault="00EF4F1C" w:rsidP="00F423A0">
      <w:pPr>
        <w:numPr>
          <w:ilvl w:val="1"/>
          <w:numId w:val="4"/>
        </w:numPr>
        <w:tabs>
          <w:tab w:val="clear" w:pos="792"/>
          <w:tab w:val="num" w:pos="1224"/>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יהיו</w:t>
      </w:r>
      <w:r w:rsidRPr="00F423A0">
        <w:rPr>
          <w:rFonts w:ascii="David" w:hAnsi="David" w:cs="David"/>
          <w:i/>
          <w:sz w:val="24"/>
          <w:szCs w:val="24"/>
          <w:rtl/>
        </w:rPr>
        <w:t xml:space="preserve"> </w:t>
      </w:r>
      <w:r w:rsidRPr="00F423A0">
        <w:rPr>
          <w:rFonts w:ascii="David" w:hAnsi="David" w:cs="David" w:hint="eastAsia"/>
          <w:i/>
          <w:sz w:val="24"/>
          <w:szCs w:val="24"/>
          <w:rtl/>
        </w:rPr>
        <w:t>ראשוניים</w:t>
      </w:r>
      <w:r w:rsidRPr="00F423A0">
        <w:rPr>
          <w:rFonts w:ascii="David" w:hAnsi="David" w:cs="David"/>
          <w:i/>
          <w:sz w:val="24"/>
          <w:szCs w:val="24"/>
          <w:rtl/>
        </w:rPr>
        <w:t xml:space="preserve"> </w:t>
      </w:r>
      <w:r w:rsidRPr="00F423A0">
        <w:rPr>
          <w:rFonts w:ascii="David" w:hAnsi="David" w:cs="David" w:hint="eastAsia"/>
          <w:i/>
          <w:sz w:val="24"/>
          <w:szCs w:val="24"/>
          <w:rtl/>
        </w:rPr>
        <w:t>וקודמים</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הנערך</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יכללו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יתר</w:t>
      </w:r>
      <w:r w:rsidRPr="00F423A0">
        <w:rPr>
          <w:rFonts w:ascii="David" w:hAnsi="David" w:cs="David"/>
          <w:i/>
          <w:sz w:val="24"/>
          <w:szCs w:val="24"/>
          <w:rtl/>
        </w:rPr>
        <w:t xml:space="preserve"> </w:t>
      </w:r>
      <w:r w:rsidRPr="00F423A0">
        <w:rPr>
          <w:rFonts w:ascii="David" w:hAnsi="David" w:cs="David" w:hint="eastAsia"/>
          <w:i/>
          <w:sz w:val="24"/>
          <w:szCs w:val="24"/>
          <w:rtl/>
        </w:rPr>
        <w:t>התנאים</w:t>
      </w:r>
      <w:r w:rsidRPr="00F423A0">
        <w:rPr>
          <w:rFonts w:ascii="David" w:hAnsi="David" w:cs="David"/>
          <w:i/>
          <w:sz w:val="24"/>
          <w:szCs w:val="24"/>
          <w:rtl/>
        </w:rPr>
        <w:t xml:space="preserve"> </w:t>
      </w:r>
      <w:r w:rsidRPr="00F423A0">
        <w:rPr>
          <w:rFonts w:ascii="David" w:hAnsi="David" w:cs="David" w:hint="eastAsia"/>
          <w:i/>
          <w:sz w:val="24"/>
          <w:szCs w:val="24"/>
          <w:rtl/>
        </w:rPr>
        <w:t>כמפורט</w:t>
      </w:r>
      <w:r w:rsidRPr="00F423A0">
        <w:rPr>
          <w:rFonts w:ascii="David" w:hAnsi="David" w:cs="David"/>
          <w:i/>
          <w:sz w:val="24"/>
          <w:szCs w:val="24"/>
          <w:rtl/>
        </w:rPr>
        <w:t xml:space="preserve"> </w:t>
      </w:r>
      <w:r w:rsidRPr="00F423A0">
        <w:rPr>
          <w:rFonts w:ascii="David" w:hAnsi="David" w:cs="David" w:hint="eastAsia"/>
          <w:i/>
          <w:sz w:val="24"/>
          <w:szCs w:val="24"/>
          <w:rtl/>
        </w:rPr>
        <w:t>באישור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4BB482E8" w14:textId="77777777" w:rsidR="00EF4F1C" w:rsidRPr="00F423A0" w:rsidRDefault="00EF4F1C" w:rsidP="00F423A0">
      <w:pPr>
        <w:numPr>
          <w:ilvl w:val="1"/>
          <w:numId w:val="4"/>
        </w:numPr>
        <w:tabs>
          <w:tab w:val="clear" w:pos="792"/>
          <w:tab w:val="num" w:pos="1224"/>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ללא</w:t>
      </w:r>
      <w:r w:rsidRPr="00F423A0">
        <w:rPr>
          <w:rFonts w:ascii="David" w:hAnsi="David" w:cs="David"/>
          <w:i/>
          <w:sz w:val="24"/>
          <w:szCs w:val="24"/>
          <w:rtl/>
        </w:rPr>
        <w:t xml:space="preserve"> </w:t>
      </w:r>
      <w:r w:rsidRPr="00F423A0">
        <w:rPr>
          <w:rFonts w:ascii="David" w:hAnsi="David" w:cs="David" w:hint="eastAsia"/>
          <w:i/>
          <w:sz w:val="24"/>
          <w:szCs w:val="24"/>
          <w:rtl/>
        </w:rPr>
        <w:t>צורך</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מצד</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להמציא</w:t>
      </w:r>
      <w:r w:rsidRPr="00F423A0">
        <w:rPr>
          <w:rFonts w:ascii="David" w:hAnsi="David" w:cs="David"/>
          <w:i/>
          <w:sz w:val="24"/>
          <w:szCs w:val="24"/>
          <w:rtl/>
        </w:rPr>
        <w:t xml:space="preserve"> </w:t>
      </w:r>
      <w:r w:rsidRPr="00F423A0">
        <w:rPr>
          <w:rFonts w:ascii="David" w:hAnsi="David" w:cs="David" w:hint="eastAsia"/>
          <w:i/>
          <w:sz w:val="24"/>
          <w:szCs w:val="24"/>
          <w:rtl/>
        </w:rPr>
        <w:t>לידי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לפני</w:t>
      </w:r>
      <w:r w:rsidRPr="00F423A0">
        <w:rPr>
          <w:rFonts w:ascii="David" w:hAnsi="David" w:cs="David"/>
          <w:i/>
          <w:sz w:val="24"/>
          <w:szCs w:val="24"/>
          <w:rtl/>
        </w:rPr>
        <w:t xml:space="preserve"> </w:t>
      </w:r>
      <w:r w:rsidRPr="00F423A0">
        <w:rPr>
          <w:rFonts w:ascii="David" w:hAnsi="David" w:cs="David" w:hint="eastAsia"/>
          <w:i/>
          <w:sz w:val="24"/>
          <w:szCs w:val="24"/>
          <w:rtl/>
        </w:rPr>
        <w:t>תחילת</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וכתנאי</w:t>
      </w:r>
      <w:r w:rsidRPr="00F423A0">
        <w:rPr>
          <w:rFonts w:ascii="David" w:hAnsi="David" w:cs="David"/>
          <w:i/>
          <w:sz w:val="24"/>
          <w:szCs w:val="24"/>
          <w:rtl/>
        </w:rPr>
        <w:t xml:space="preserve"> </w:t>
      </w:r>
      <w:r w:rsidRPr="00F423A0">
        <w:rPr>
          <w:rFonts w:ascii="David" w:hAnsi="David" w:cs="David" w:hint="eastAsia"/>
          <w:i/>
          <w:sz w:val="24"/>
          <w:szCs w:val="24"/>
          <w:rtl/>
        </w:rPr>
        <w:t>מוקדם</w:t>
      </w:r>
      <w:r w:rsidRPr="00F423A0">
        <w:rPr>
          <w:rFonts w:ascii="David" w:hAnsi="David" w:cs="David"/>
          <w:i/>
          <w:sz w:val="24"/>
          <w:szCs w:val="24"/>
          <w:rtl/>
        </w:rPr>
        <w:t xml:space="preserve"> </w:t>
      </w:r>
      <w:r w:rsidRPr="00F423A0">
        <w:rPr>
          <w:rFonts w:ascii="David" w:hAnsi="David" w:cs="David" w:hint="eastAsia"/>
          <w:i/>
          <w:sz w:val="24"/>
          <w:szCs w:val="24"/>
          <w:rtl/>
        </w:rPr>
        <w:t>לביצוען</w:t>
      </w:r>
      <w:r w:rsidRPr="00F423A0">
        <w:rPr>
          <w:rFonts w:ascii="David" w:hAnsi="David" w:cs="David"/>
          <w:i/>
          <w:sz w:val="24"/>
          <w:szCs w:val="24"/>
          <w:rtl/>
        </w:rPr>
        <w:t xml:space="preserve"> ,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נספח</w:t>
      </w:r>
      <w:r w:rsidRPr="00F423A0">
        <w:rPr>
          <w:rFonts w:ascii="David" w:hAnsi="David" w:cs="David"/>
          <w:i/>
          <w:sz w:val="24"/>
          <w:szCs w:val="24"/>
          <w:rtl/>
        </w:rPr>
        <w:t xml:space="preserve"> 3.1.13), </w:t>
      </w:r>
      <w:r w:rsidRPr="00F423A0">
        <w:rPr>
          <w:rFonts w:ascii="David" w:hAnsi="David" w:cs="David" w:hint="eastAsia"/>
          <w:i/>
          <w:sz w:val="24"/>
          <w:szCs w:val="24"/>
          <w:rtl/>
        </w:rPr>
        <w:t>כשהוא</w:t>
      </w:r>
      <w:r w:rsidRPr="00F423A0">
        <w:rPr>
          <w:rFonts w:ascii="David" w:hAnsi="David" w:cs="David"/>
          <w:i/>
          <w:sz w:val="24"/>
          <w:szCs w:val="24"/>
          <w:rtl/>
        </w:rPr>
        <w:t xml:space="preserve"> </w:t>
      </w:r>
      <w:r w:rsidRPr="00F423A0">
        <w:rPr>
          <w:rFonts w:ascii="David" w:hAnsi="David" w:cs="David" w:hint="eastAsia"/>
          <w:i/>
          <w:sz w:val="24"/>
          <w:szCs w:val="24"/>
          <w:rtl/>
        </w:rPr>
        <w:t>חתום</w:t>
      </w:r>
      <w:r w:rsidRPr="00F423A0">
        <w:rPr>
          <w:rFonts w:ascii="David" w:hAnsi="David" w:cs="David"/>
          <w:i/>
          <w:sz w:val="24"/>
          <w:szCs w:val="24"/>
          <w:rtl/>
        </w:rPr>
        <w:t xml:space="preserve"> </w:t>
      </w:r>
      <w:r w:rsidRPr="00F423A0">
        <w:rPr>
          <w:rFonts w:ascii="David" w:hAnsi="David" w:cs="David" w:hint="eastAsia"/>
          <w:i/>
          <w:sz w:val="24"/>
          <w:szCs w:val="24"/>
          <w:rtl/>
        </w:rPr>
        <w:t>בידי</w:t>
      </w:r>
      <w:r w:rsidRPr="00F423A0">
        <w:rPr>
          <w:rFonts w:ascii="David" w:hAnsi="David" w:cs="David"/>
          <w:i/>
          <w:sz w:val="24"/>
          <w:szCs w:val="24"/>
          <w:rtl/>
        </w:rPr>
        <w:t xml:space="preserve"> </w:t>
      </w:r>
      <w:r w:rsidRPr="00F423A0">
        <w:rPr>
          <w:rFonts w:ascii="David" w:hAnsi="David" w:cs="David" w:hint="eastAsia"/>
          <w:i/>
          <w:sz w:val="24"/>
          <w:szCs w:val="24"/>
          <w:rtl/>
        </w:rPr>
        <w:t>מבטחיו</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לגרום</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שינוי</w:t>
      </w:r>
      <w:r w:rsidRPr="00F423A0">
        <w:rPr>
          <w:rFonts w:ascii="David" w:hAnsi="David" w:cs="David"/>
          <w:i/>
          <w:sz w:val="24"/>
          <w:szCs w:val="24"/>
          <w:rtl/>
        </w:rPr>
        <w:t xml:space="preserve"> </w:t>
      </w:r>
      <w:r w:rsidRPr="00F423A0">
        <w:rPr>
          <w:rFonts w:ascii="David" w:hAnsi="David" w:cs="David" w:hint="eastAsia"/>
          <w:i/>
          <w:sz w:val="24"/>
          <w:szCs w:val="24"/>
          <w:rtl/>
        </w:rPr>
        <w:t>שיידרש</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מנת</w:t>
      </w:r>
      <w:r w:rsidRPr="00F423A0">
        <w:rPr>
          <w:rFonts w:ascii="David" w:hAnsi="David" w:cs="David"/>
          <w:i/>
          <w:sz w:val="24"/>
          <w:szCs w:val="24"/>
          <w:rtl/>
        </w:rPr>
        <w:t xml:space="preserve"> </w:t>
      </w:r>
      <w:r w:rsidRPr="00F423A0">
        <w:rPr>
          <w:rFonts w:ascii="David" w:hAnsi="David" w:cs="David" w:hint="eastAsia"/>
          <w:i/>
          <w:sz w:val="24"/>
          <w:szCs w:val="24"/>
          <w:rtl/>
        </w:rPr>
        <w:t>להתאימו</w:t>
      </w:r>
      <w:r w:rsidRPr="00F423A0">
        <w:rPr>
          <w:rFonts w:ascii="David" w:hAnsi="David" w:cs="David"/>
          <w:i/>
          <w:sz w:val="24"/>
          <w:szCs w:val="24"/>
          <w:rtl/>
        </w:rPr>
        <w:t xml:space="preserve"> </w:t>
      </w:r>
      <w:r w:rsidRPr="00F423A0">
        <w:rPr>
          <w:rFonts w:ascii="David" w:hAnsi="David" w:cs="David" w:hint="eastAsia"/>
          <w:i/>
          <w:sz w:val="24"/>
          <w:szCs w:val="24"/>
          <w:rtl/>
        </w:rPr>
        <w:t>להתחייבויותיו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ואולם</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בזאת</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אין</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בזכות</w:t>
      </w:r>
      <w:r w:rsidRPr="00F423A0">
        <w:rPr>
          <w:rFonts w:ascii="David" w:hAnsi="David" w:cs="David"/>
          <w:i/>
          <w:sz w:val="24"/>
          <w:szCs w:val="24"/>
          <w:rtl/>
        </w:rPr>
        <w:t xml:space="preserve"> </w:t>
      </w:r>
      <w:r w:rsidRPr="00F423A0">
        <w:rPr>
          <w:rFonts w:ascii="David" w:hAnsi="David" w:cs="David" w:hint="eastAsia"/>
          <w:i/>
          <w:sz w:val="24"/>
          <w:szCs w:val="24"/>
          <w:rtl/>
        </w:rPr>
        <w:t>הביקורת</w:t>
      </w:r>
      <w:r w:rsidRPr="00F423A0">
        <w:rPr>
          <w:rFonts w:ascii="David" w:hAnsi="David" w:cs="David"/>
          <w:i/>
          <w:sz w:val="24"/>
          <w:szCs w:val="24"/>
          <w:rtl/>
        </w:rPr>
        <w:t xml:space="preserve"> </w:t>
      </w:r>
      <w:r w:rsidRPr="00F423A0">
        <w:rPr>
          <w:rFonts w:ascii="David" w:hAnsi="David" w:cs="David" w:hint="eastAsia"/>
          <w:i/>
          <w:sz w:val="24"/>
          <w:szCs w:val="24"/>
          <w:rtl/>
        </w:rPr>
        <w:t>הנתונה</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ביחס</w:t>
      </w:r>
      <w:r w:rsidRPr="00F423A0">
        <w:rPr>
          <w:rFonts w:ascii="David" w:hAnsi="David" w:cs="David"/>
          <w:i/>
          <w:sz w:val="24"/>
          <w:szCs w:val="24"/>
          <w:rtl/>
        </w:rPr>
        <w:t xml:space="preserve"> </w:t>
      </w:r>
      <w:r w:rsidRPr="00F423A0">
        <w:rPr>
          <w:rFonts w:ascii="David" w:hAnsi="David" w:cs="David" w:hint="eastAsia"/>
          <w:i/>
          <w:sz w:val="24"/>
          <w:szCs w:val="24"/>
          <w:rtl/>
        </w:rPr>
        <w:t>לאישור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לפוליסות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המפורטות</w:t>
      </w:r>
      <w:r w:rsidRPr="00F423A0">
        <w:rPr>
          <w:rFonts w:ascii="David" w:hAnsi="David" w:cs="David"/>
          <w:i/>
          <w:sz w:val="24"/>
          <w:szCs w:val="24"/>
          <w:rtl/>
        </w:rPr>
        <w:t xml:space="preserve"> </w:t>
      </w:r>
      <w:r w:rsidRPr="00F423A0">
        <w:rPr>
          <w:rFonts w:ascii="David" w:hAnsi="David" w:cs="David" w:hint="eastAsia"/>
          <w:i/>
          <w:sz w:val="24"/>
          <w:szCs w:val="24"/>
          <w:rtl/>
        </w:rPr>
        <w:t>בהסכם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טיבם</w:t>
      </w:r>
      <w:r w:rsidRPr="00F423A0">
        <w:rPr>
          <w:rFonts w:ascii="David" w:hAnsi="David" w:cs="David"/>
          <w:i/>
          <w:sz w:val="24"/>
          <w:szCs w:val="24"/>
          <w:rtl/>
        </w:rPr>
        <w:t xml:space="preserve">, </w:t>
      </w:r>
      <w:r w:rsidRPr="00F423A0">
        <w:rPr>
          <w:rFonts w:ascii="David" w:hAnsi="David" w:cs="David" w:hint="eastAsia"/>
          <w:i/>
          <w:sz w:val="24"/>
          <w:szCs w:val="24"/>
          <w:rtl/>
        </w:rPr>
        <w:t>היקפם</w:t>
      </w:r>
      <w:r w:rsidRPr="00F423A0">
        <w:rPr>
          <w:rFonts w:ascii="David" w:hAnsi="David" w:cs="David"/>
          <w:i/>
          <w:sz w:val="24"/>
          <w:szCs w:val="24"/>
          <w:rtl/>
        </w:rPr>
        <w:t xml:space="preserve">, </w:t>
      </w:r>
      <w:r w:rsidRPr="00F423A0">
        <w:rPr>
          <w:rFonts w:ascii="David" w:hAnsi="David" w:cs="David" w:hint="eastAsia"/>
          <w:i/>
          <w:sz w:val="24"/>
          <w:szCs w:val="24"/>
          <w:rtl/>
        </w:rPr>
        <w:t>תוקפם</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היעדרם</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מהתחייבויותיו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p>
    <w:p w14:paraId="403826EA" w14:textId="27A1BDF7" w:rsidR="00EF4F1C" w:rsidRPr="00F423A0" w:rsidRDefault="00EF4F1C" w:rsidP="00F423A0">
      <w:pPr>
        <w:tabs>
          <w:tab w:val="num" w:pos="1224"/>
        </w:tabs>
        <w:spacing w:after="0" w:afterAutospacing="0" w:line="240" w:lineRule="auto"/>
        <w:ind w:left="1082"/>
        <w:rPr>
          <w:rFonts w:ascii="David" w:hAnsi="David" w:cs="David"/>
          <w:sz w:val="24"/>
          <w:szCs w:val="24"/>
          <w:rtl/>
        </w:rPr>
      </w:pP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מתחייב</w:t>
      </w:r>
      <w:r w:rsidRPr="00F423A0">
        <w:rPr>
          <w:rFonts w:ascii="David" w:hAnsi="David" w:cs="David"/>
          <w:sz w:val="24"/>
          <w:szCs w:val="24"/>
          <w:rtl/>
        </w:rPr>
        <w:t xml:space="preserve"> </w:t>
      </w:r>
      <w:r w:rsidRPr="00F423A0">
        <w:rPr>
          <w:rFonts w:ascii="David" w:hAnsi="David" w:cs="David" w:hint="cs"/>
          <w:sz w:val="24"/>
          <w:szCs w:val="24"/>
          <w:rtl/>
        </w:rPr>
        <w:t>לוודא</w:t>
      </w:r>
      <w:r w:rsidRPr="00F423A0">
        <w:rPr>
          <w:rFonts w:ascii="David" w:hAnsi="David" w:cs="David"/>
          <w:sz w:val="24"/>
          <w:szCs w:val="24"/>
          <w:rtl/>
        </w:rPr>
        <w:t xml:space="preserve"> </w:t>
      </w:r>
      <w:r w:rsidRPr="00F423A0">
        <w:rPr>
          <w:rFonts w:ascii="David" w:hAnsi="David" w:cs="David" w:hint="cs"/>
          <w:sz w:val="24"/>
          <w:szCs w:val="24"/>
          <w:rtl/>
        </w:rPr>
        <w:t>כי</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יחודשו</w:t>
      </w:r>
      <w:r w:rsidRPr="00F423A0">
        <w:rPr>
          <w:rFonts w:ascii="David" w:hAnsi="David" w:cs="David"/>
          <w:sz w:val="24"/>
          <w:szCs w:val="24"/>
          <w:rtl/>
        </w:rPr>
        <w:t xml:space="preserve"> </w:t>
      </w:r>
      <w:r w:rsidRPr="00F423A0">
        <w:rPr>
          <w:rFonts w:ascii="David" w:hAnsi="David" w:cs="David" w:hint="cs"/>
          <w:sz w:val="24"/>
          <w:szCs w:val="24"/>
          <w:rtl/>
        </w:rPr>
        <w:t>מעת</w:t>
      </w:r>
      <w:r w:rsidRPr="00F423A0">
        <w:rPr>
          <w:rFonts w:ascii="David" w:hAnsi="David" w:cs="David"/>
          <w:sz w:val="24"/>
          <w:szCs w:val="24"/>
          <w:rtl/>
        </w:rPr>
        <w:t xml:space="preserve"> </w:t>
      </w:r>
      <w:r w:rsidRPr="00F423A0">
        <w:rPr>
          <w:rFonts w:ascii="David" w:hAnsi="David" w:cs="David" w:hint="cs"/>
          <w:sz w:val="24"/>
          <w:szCs w:val="24"/>
          <w:rtl/>
        </w:rPr>
        <w:t>לעת</w:t>
      </w:r>
      <w:r w:rsidRPr="00F423A0">
        <w:rPr>
          <w:rFonts w:ascii="David" w:hAnsi="David" w:cs="David"/>
          <w:sz w:val="24"/>
          <w:szCs w:val="24"/>
          <w:rtl/>
        </w:rPr>
        <w:t xml:space="preserve"> </w:t>
      </w:r>
      <w:r w:rsidRPr="00F423A0">
        <w:rPr>
          <w:rFonts w:ascii="David" w:hAnsi="David" w:cs="David" w:hint="cs"/>
          <w:sz w:val="24"/>
          <w:szCs w:val="24"/>
          <w:rtl/>
        </w:rPr>
        <w:t>ויהיה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לאורך</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eastAsia"/>
          <w:sz w:val="24"/>
          <w:szCs w:val="24"/>
          <w:rtl/>
        </w:rPr>
        <w:t>תקופת</w:t>
      </w:r>
      <w:r w:rsidRPr="00F423A0">
        <w:rPr>
          <w:rFonts w:ascii="David" w:hAnsi="David" w:cs="David"/>
          <w:sz w:val="24"/>
          <w:szCs w:val="24"/>
          <w:rtl/>
        </w:rPr>
        <w:t xml:space="preserve"> </w:t>
      </w:r>
      <w:r w:rsidRPr="00F423A0">
        <w:rPr>
          <w:rFonts w:ascii="David" w:hAnsi="David" w:cs="David" w:hint="eastAsia"/>
          <w:sz w:val="24"/>
          <w:szCs w:val="24"/>
          <w:rtl/>
        </w:rPr>
        <w:t>ההסכם</w:t>
      </w:r>
      <w:r w:rsidRPr="00F423A0">
        <w:rPr>
          <w:rFonts w:ascii="David" w:hAnsi="David" w:cs="David"/>
          <w:sz w:val="24"/>
          <w:szCs w:val="24"/>
          <w:rtl/>
        </w:rPr>
        <w:t xml:space="preserve"> ו/או העבודות (המאוחר מביניהן).</w:t>
      </w:r>
      <w:r w:rsidRPr="00F423A0">
        <w:rPr>
          <w:rFonts w:ascii="David" w:hAnsi="David" w:cs="David"/>
          <w:sz w:val="24"/>
          <w:szCs w:val="24"/>
          <w:rtl/>
        </w:rPr>
        <w:tab/>
      </w:r>
    </w:p>
    <w:p w14:paraId="545818C7" w14:textId="50BDCA43" w:rsidR="00EF4F1C" w:rsidRPr="00F423A0" w:rsidRDefault="00EF4F1C" w:rsidP="00F423A0">
      <w:pPr>
        <w:tabs>
          <w:tab w:val="num" w:pos="1224"/>
        </w:tabs>
        <w:spacing w:after="0" w:afterAutospacing="0" w:line="240" w:lineRule="auto"/>
        <w:ind w:left="1082"/>
        <w:rPr>
          <w:rFonts w:ascii="David" w:hAnsi="David" w:cs="David"/>
          <w:sz w:val="24"/>
          <w:szCs w:val="24"/>
          <w:rtl/>
        </w:rPr>
      </w:pPr>
      <w:r w:rsidRPr="00F423A0">
        <w:rPr>
          <w:rFonts w:ascii="David" w:hAnsi="David" w:cs="David" w:hint="cs"/>
          <w:sz w:val="24"/>
          <w:szCs w:val="24"/>
          <w:rtl/>
        </w:rPr>
        <w:t>בתום</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ימציא</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לידי</w:t>
      </w:r>
      <w:r w:rsidRPr="00F423A0">
        <w:rPr>
          <w:rFonts w:ascii="David" w:hAnsi="David" w:cs="David"/>
          <w:sz w:val="24"/>
          <w:szCs w:val="24"/>
          <w:rtl/>
        </w:rPr>
        <w:t xml:space="preserve"> </w:t>
      </w:r>
      <w:r w:rsidRPr="00F423A0">
        <w:rPr>
          <w:rFonts w:ascii="David" w:hAnsi="David" w:cs="David" w:hint="cs"/>
          <w:sz w:val="24"/>
          <w:szCs w:val="24"/>
          <w:rtl/>
        </w:rPr>
        <w:t>המזמין</w:t>
      </w:r>
      <w:r w:rsidRPr="00F423A0">
        <w:rPr>
          <w:rFonts w:ascii="David" w:hAnsi="David" w:cs="David"/>
          <w:sz w:val="24"/>
          <w:szCs w:val="24"/>
          <w:rtl/>
        </w:rPr>
        <w:t xml:space="preserve"> </w:t>
      </w:r>
      <w:r w:rsidRPr="00F423A0">
        <w:rPr>
          <w:rFonts w:ascii="David" w:hAnsi="David" w:cs="David" w:hint="cs"/>
          <w:sz w:val="24"/>
          <w:szCs w:val="24"/>
          <w:rtl/>
        </w:rPr>
        <w:t>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מעודכן</w:t>
      </w:r>
      <w:r w:rsidRPr="00F423A0">
        <w:rPr>
          <w:rFonts w:ascii="David" w:hAnsi="David" w:cs="David"/>
          <w:sz w:val="24"/>
          <w:szCs w:val="24"/>
          <w:rtl/>
        </w:rPr>
        <w:t xml:space="preserve"> </w:t>
      </w:r>
      <w:r w:rsidRPr="00F423A0">
        <w:rPr>
          <w:rFonts w:ascii="David" w:hAnsi="David" w:cs="David" w:hint="cs"/>
          <w:sz w:val="24"/>
          <w:szCs w:val="24"/>
          <w:rtl/>
        </w:rPr>
        <w:t>בגין</w:t>
      </w:r>
      <w:r w:rsidRPr="00F423A0">
        <w:rPr>
          <w:rFonts w:ascii="David" w:hAnsi="David" w:cs="David"/>
          <w:sz w:val="24"/>
          <w:szCs w:val="24"/>
          <w:rtl/>
        </w:rPr>
        <w:t xml:space="preserve"> </w:t>
      </w:r>
      <w:r w:rsidRPr="00F423A0">
        <w:rPr>
          <w:rFonts w:ascii="David" w:hAnsi="David" w:cs="David" w:hint="cs"/>
          <w:sz w:val="24"/>
          <w:szCs w:val="24"/>
          <w:rtl/>
        </w:rPr>
        <w:t>חידוש</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לתקופת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נוספת</w:t>
      </w:r>
      <w:r w:rsidRPr="00F423A0">
        <w:rPr>
          <w:rFonts w:ascii="David" w:hAnsi="David" w:cs="David"/>
          <w:sz w:val="24"/>
          <w:szCs w:val="24"/>
          <w:rtl/>
        </w:rPr>
        <w:t xml:space="preserve"> </w:t>
      </w:r>
      <w:r w:rsidRPr="00F423A0">
        <w:rPr>
          <w:rFonts w:ascii="David" w:hAnsi="David" w:cs="David" w:hint="cs"/>
          <w:sz w:val="24"/>
          <w:szCs w:val="24"/>
          <w:rtl/>
        </w:rPr>
        <w:t>ומידי</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עוד</w:t>
      </w:r>
      <w:r w:rsidRPr="00F423A0">
        <w:rPr>
          <w:rFonts w:ascii="David" w:hAnsi="David" w:cs="David"/>
          <w:sz w:val="24"/>
          <w:szCs w:val="24"/>
          <w:rtl/>
        </w:rPr>
        <w:t xml:space="preserve"> </w:t>
      </w:r>
      <w:r w:rsidRPr="00F423A0">
        <w:rPr>
          <w:rFonts w:ascii="David" w:hAnsi="David" w:cs="David" w:hint="cs"/>
          <w:sz w:val="24"/>
          <w:szCs w:val="24"/>
          <w:rtl/>
        </w:rPr>
        <w:t>הסכם</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 xml:space="preserve">בתוקף </w:t>
      </w:r>
      <w:r w:rsidRPr="00F423A0">
        <w:rPr>
          <w:rFonts w:ascii="David" w:hAnsi="David" w:cs="David"/>
          <w:sz w:val="24"/>
          <w:szCs w:val="24"/>
          <w:rtl/>
        </w:rPr>
        <w:t xml:space="preserve">בתוקף ו/או כל עוד מתבצעות עבודות (המאוחר מביניהם). </w:t>
      </w:r>
      <w:r w:rsidRPr="00F423A0">
        <w:rPr>
          <w:rFonts w:ascii="David" w:hAnsi="David" w:cs="David" w:hint="cs"/>
          <w:sz w:val="24"/>
          <w:szCs w:val="24"/>
          <w:rtl/>
        </w:rPr>
        <w:t>מבלי</w:t>
      </w:r>
      <w:r w:rsidRPr="00F423A0">
        <w:rPr>
          <w:rFonts w:ascii="David" w:hAnsi="David" w:cs="David"/>
          <w:sz w:val="24"/>
          <w:szCs w:val="24"/>
          <w:rtl/>
        </w:rPr>
        <w:t xml:space="preserve"> </w:t>
      </w:r>
      <w:r w:rsidRPr="00F423A0">
        <w:rPr>
          <w:rFonts w:ascii="David" w:hAnsi="David" w:cs="David" w:hint="cs"/>
          <w:sz w:val="24"/>
          <w:szCs w:val="24"/>
          <w:rtl/>
        </w:rPr>
        <w:t>לגרוע</w:t>
      </w:r>
      <w:r w:rsidRPr="00F423A0">
        <w:rPr>
          <w:rFonts w:ascii="David" w:hAnsi="David" w:cs="David"/>
          <w:sz w:val="24"/>
          <w:szCs w:val="24"/>
          <w:rtl/>
        </w:rPr>
        <w:t xml:space="preserve"> </w:t>
      </w:r>
      <w:r w:rsidRPr="00F423A0">
        <w:rPr>
          <w:rFonts w:ascii="David" w:hAnsi="David" w:cs="David" w:hint="cs"/>
          <w:sz w:val="24"/>
          <w:szCs w:val="24"/>
          <w:rtl/>
        </w:rPr>
        <w:t>מהאמור</w:t>
      </w:r>
      <w:r w:rsidRPr="00F423A0">
        <w:rPr>
          <w:rFonts w:ascii="David" w:hAnsi="David" w:cs="David"/>
          <w:sz w:val="24"/>
          <w:szCs w:val="24"/>
          <w:rtl/>
        </w:rPr>
        <w:t xml:space="preserve">, </w:t>
      </w:r>
      <w:r w:rsidRPr="00F423A0">
        <w:rPr>
          <w:rFonts w:ascii="David" w:hAnsi="David" w:cs="David" w:hint="cs"/>
          <w:sz w:val="24"/>
          <w:szCs w:val="24"/>
          <w:rtl/>
        </w:rPr>
        <w:t>ובכל</w:t>
      </w:r>
      <w:r w:rsidRPr="00F423A0">
        <w:rPr>
          <w:rFonts w:ascii="David" w:hAnsi="David" w:cs="David"/>
          <w:sz w:val="24"/>
          <w:szCs w:val="24"/>
          <w:rtl/>
        </w:rPr>
        <w:t xml:space="preserve"> </w:t>
      </w:r>
      <w:r w:rsidRPr="00F423A0">
        <w:rPr>
          <w:rFonts w:ascii="David" w:hAnsi="David" w:cs="David" w:hint="cs"/>
          <w:sz w:val="24"/>
          <w:szCs w:val="24"/>
          <w:rtl/>
        </w:rPr>
        <w:t>הנוגע</w:t>
      </w:r>
      <w:r w:rsidRPr="00F423A0">
        <w:rPr>
          <w:rFonts w:ascii="David" w:hAnsi="David" w:cs="David"/>
          <w:sz w:val="24"/>
          <w:szCs w:val="24"/>
          <w:rtl/>
        </w:rPr>
        <w:t xml:space="preserve"> </w:t>
      </w:r>
      <w:r w:rsidRPr="00F423A0">
        <w:rPr>
          <w:rFonts w:ascii="David" w:hAnsi="David" w:cs="David" w:hint="cs"/>
          <w:sz w:val="24"/>
          <w:szCs w:val="24"/>
          <w:rtl/>
        </w:rPr>
        <w:t>לביטוח</w:t>
      </w:r>
      <w:r w:rsidRPr="00F423A0">
        <w:rPr>
          <w:rFonts w:ascii="David" w:hAnsi="David" w:cs="David"/>
          <w:sz w:val="24"/>
          <w:szCs w:val="24"/>
          <w:rtl/>
        </w:rPr>
        <w:t xml:space="preserve"> </w:t>
      </w:r>
      <w:r w:rsidRPr="00F423A0">
        <w:rPr>
          <w:rFonts w:ascii="David" w:hAnsi="David" w:cs="David" w:hint="cs"/>
          <w:sz w:val="24"/>
          <w:szCs w:val="24"/>
          <w:rtl/>
        </w:rPr>
        <w:t>האחריות</w:t>
      </w:r>
      <w:r w:rsidRPr="00F423A0">
        <w:rPr>
          <w:rFonts w:ascii="David" w:hAnsi="David" w:cs="David"/>
          <w:sz w:val="24"/>
          <w:szCs w:val="24"/>
          <w:rtl/>
        </w:rPr>
        <w:t xml:space="preserve"> </w:t>
      </w:r>
      <w:r w:rsidRPr="00F423A0">
        <w:rPr>
          <w:rFonts w:ascii="David" w:hAnsi="David" w:cs="David" w:hint="cs"/>
          <w:sz w:val="24"/>
          <w:szCs w:val="24"/>
          <w:rtl/>
        </w:rPr>
        <w:t>המקצועית</w:t>
      </w:r>
      <w:r w:rsidRPr="00F423A0">
        <w:rPr>
          <w:rFonts w:ascii="David" w:hAnsi="David" w:cs="David"/>
          <w:sz w:val="24"/>
          <w:szCs w:val="24"/>
          <w:rtl/>
        </w:rPr>
        <w:t xml:space="preserve"> </w:t>
      </w:r>
      <w:r w:rsidRPr="00F423A0">
        <w:rPr>
          <w:rFonts w:ascii="David" w:hAnsi="David" w:cs="David" w:hint="cs"/>
          <w:sz w:val="24"/>
          <w:szCs w:val="24"/>
          <w:rtl/>
        </w:rPr>
        <w:t>וביטוח</w:t>
      </w:r>
      <w:r w:rsidRPr="00F423A0">
        <w:rPr>
          <w:rFonts w:ascii="David" w:hAnsi="David" w:cs="David"/>
          <w:sz w:val="24"/>
          <w:szCs w:val="24"/>
          <w:rtl/>
        </w:rPr>
        <w:t xml:space="preserve"> </w:t>
      </w:r>
      <w:r w:rsidRPr="00F423A0">
        <w:rPr>
          <w:rFonts w:ascii="David" w:hAnsi="David" w:cs="David" w:hint="cs"/>
          <w:sz w:val="24"/>
          <w:szCs w:val="24"/>
          <w:rtl/>
        </w:rPr>
        <w:t>אחריות</w:t>
      </w:r>
      <w:r w:rsidRPr="00F423A0">
        <w:rPr>
          <w:rFonts w:ascii="David" w:hAnsi="David" w:cs="David"/>
          <w:sz w:val="24"/>
          <w:szCs w:val="24"/>
          <w:rtl/>
        </w:rPr>
        <w:t xml:space="preserve"> </w:t>
      </w:r>
      <w:r w:rsidRPr="00F423A0">
        <w:rPr>
          <w:rFonts w:ascii="David" w:hAnsi="David" w:cs="David" w:hint="cs"/>
          <w:sz w:val="24"/>
          <w:szCs w:val="24"/>
          <w:rtl/>
        </w:rPr>
        <w:t>המוצר</w:t>
      </w:r>
      <w:r w:rsidRPr="00F423A0">
        <w:rPr>
          <w:rFonts w:ascii="David" w:hAnsi="David" w:cs="David"/>
          <w:sz w:val="24"/>
          <w:szCs w:val="24"/>
          <w:rtl/>
        </w:rPr>
        <w:t xml:space="preserve"> </w:t>
      </w:r>
      <w:r w:rsidRPr="00F423A0">
        <w:rPr>
          <w:rFonts w:ascii="David" w:hAnsi="David" w:cs="David" w:hint="cs"/>
          <w:sz w:val="24"/>
          <w:szCs w:val="24"/>
          <w:rtl/>
        </w:rPr>
        <w:t>לעריכתם</w:t>
      </w:r>
      <w:r w:rsidRPr="00F423A0">
        <w:rPr>
          <w:rFonts w:ascii="David" w:hAnsi="David" w:cs="David"/>
          <w:sz w:val="24"/>
          <w:szCs w:val="24"/>
          <w:rtl/>
        </w:rPr>
        <w:t xml:space="preserve"> </w:t>
      </w:r>
      <w:r w:rsidRPr="00F423A0">
        <w:rPr>
          <w:rFonts w:ascii="David" w:hAnsi="David" w:cs="David" w:hint="cs"/>
          <w:sz w:val="24"/>
          <w:szCs w:val="24"/>
          <w:rtl/>
        </w:rPr>
        <w:t>התחייב</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 </w:t>
      </w:r>
      <w:r w:rsidRPr="00F423A0">
        <w:rPr>
          <w:rFonts w:ascii="David" w:hAnsi="David" w:cs="David" w:hint="cs"/>
          <w:sz w:val="24"/>
          <w:szCs w:val="24"/>
          <w:rtl/>
        </w:rPr>
        <w:t>הללו</w:t>
      </w:r>
      <w:r w:rsidRPr="00F423A0">
        <w:rPr>
          <w:rFonts w:ascii="David" w:hAnsi="David" w:cs="David"/>
          <w:sz w:val="24"/>
          <w:szCs w:val="24"/>
          <w:rtl/>
        </w:rPr>
        <w:t xml:space="preserve"> </w:t>
      </w:r>
      <w:r w:rsidRPr="00F423A0">
        <w:rPr>
          <w:rFonts w:ascii="David" w:hAnsi="David" w:cs="David" w:hint="cs"/>
          <w:sz w:val="24"/>
          <w:szCs w:val="24"/>
          <w:rtl/>
        </w:rPr>
        <w:t>יוחזקו</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במועדים</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3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נוספות</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תום</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מסירתן</w:t>
      </w:r>
      <w:r w:rsidR="00F423A0">
        <w:rPr>
          <w:rFonts w:ascii="David" w:hAnsi="David" w:cs="David"/>
          <w:sz w:val="24"/>
          <w:szCs w:val="24"/>
          <w:rtl/>
        </w:rPr>
        <w:t xml:space="preserve">. </w:t>
      </w:r>
    </w:p>
    <w:p w14:paraId="79A701E6" w14:textId="70FD3E04" w:rsidR="00EF4F1C" w:rsidRP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לשלם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דמי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ולמלא</w:t>
      </w:r>
      <w:r w:rsidRPr="00F423A0">
        <w:rPr>
          <w:rFonts w:ascii="David" w:hAnsi="David" w:cs="David"/>
          <w:i/>
          <w:sz w:val="24"/>
          <w:szCs w:val="24"/>
          <w:rtl/>
        </w:rPr>
        <w:t xml:space="preserve"> </w:t>
      </w:r>
      <w:r w:rsidRPr="00F423A0">
        <w:rPr>
          <w:rFonts w:ascii="David" w:hAnsi="David" w:cs="David" w:hint="eastAsia"/>
          <w:i/>
          <w:sz w:val="24"/>
          <w:szCs w:val="24"/>
          <w:rtl/>
        </w:rPr>
        <w:t>אחר</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תנאי</w:t>
      </w:r>
      <w:r w:rsidRPr="00F423A0">
        <w:rPr>
          <w:rFonts w:ascii="David" w:hAnsi="David" w:cs="David"/>
          <w:i/>
          <w:sz w:val="24"/>
          <w:szCs w:val="24"/>
          <w:rtl/>
        </w:rPr>
        <w:t xml:space="preserve"> </w:t>
      </w:r>
      <w:r w:rsidRPr="00F423A0">
        <w:rPr>
          <w:rFonts w:ascii="David" w:hAnsi="David" w:cs="David" w:hint="eastAsia"/>
          <w:i/>
          <w:sz w:val="24"/>
          <w:szCs w:val="24"/>
          <w:rtl/>
        </w:rPr>
        <w:t>הפוליסות</w:t>
      </w:r>
      <w:r w:rsidRPr="00F423A0">
        <w:rPr>
          <w:rFonts w:ascii="David" w:hAnsi="David" w:cs="David"/>
          <w:i/>
          <w:sz w:val="24"/>
          <w:szCs w:val="24"/>
          <w:rtl/>
        </w:rPr>
        <w:t xml:space="preserve">. </w:t>
      </w:r>
    </w:p>
    <w:p w14:paraId="1700DCDA" w14:textId="77777777" w:rsidR="00EF4F1C" w:rsidRPr="00F423A0" w:rsidRDefault="00EF4F1C" w:rsidP="00F423A0">
      <w:pPr>
        <w:numPr>
          <w:ilvl w:val="1"/>
          <w:numId w:val="4"/>
        </w:numPr>
        <w:tabs>
          <w:tab w:val="clear" w:pos="792"/>
          <w:tab w:val="num" w:pos="1649"/>
        </w:tabs>
        <w:spacing w:after="0" w:afterAutospacing="0" w:line="240" w:lineRule="auto"/>
        <w:ind w:left="1082" w:hanging="722"/>
        <w:rPr>
          <w:rFonts w:ascii="David" w:hAnsi="David" w:cs="David"/>
          <w:i/>
          <w:sz w:val="24"/>
          <w:szCs w:val="24"/>
          <w:rtl/>
        </w:rPr>
      </w:pPr>
      <w:r w:rsidRPr="00F423A0">
        <w:rPr>
          <w:rFonts w:ascii="David" w:hAnsi="David" w:cs="David" w:hint="eastAsia"/>
          <w:i/>
          <w:sz w:val="24"/>
          <w:szCs w:val="24"/>
          <w:rtl/>
        </w:rPr>
        <w:t>אם</w:t>
      </w:r>
      <w:r w:rsidRPr="00F423A0">
        <w:rPr>
          <w:rFonts w:ascii="David" w:hAnsi="David" w:cs="David"/>
          <w:i/>
          <w:sz w:val="24"/>
          <w:szCs w:val="24"/>
          <w:rtl/>
        </w:rPr>
        <w:t xml:space="preserve"> </w:t>
      </w:r>
      <w:r w:rsidRPr="00F423A0">
        <w:rPr>
          <w:rFonts w:ascii="David" w:hAnsi="David" w:cs="David" w:hint="eastAsia"/>
          <w:i/>
          <w:sz w:val="24"/>
          <w:szCs w:val="24"/>
          <w:rtl/>
        </w:rPr>
        <w:t>לדעת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יש</w:t>
      </w:r>
      <w:r w:rsidRPr="00F423A0">
        <w:rPr>
          <w:rFonts w:ascii="David" w:hAnsi="David" w:cs="David"/>
          <w:i/>
          <w:sz w:val="24"/>
          <w:szCs w:val="24"/>
          <w:rtl/>
        </w:rPr>
        <w:t xml:space="preserve"> </w:t>
      </w:r>
      <w:r w:rsidRPr="00F423A0">
        <w:rPr>
          <w:rFonts w:ascii="David" w:hAnsi="David" w:cs="David" w:hint="eastAsia"/>
          <w:i/>
          <w:sz w:val="24"/>
          <w:szCs w:val="24"/>
          <w:rtl/>
        </w:rPr>
        <w:t>צורך</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לביטוחים</w:t>
      </w:r>
      <w:r w:rsidRPr="00F423A0">
        <w:rPr>
          <w:rFonts w:ascii="David" w:hAnsi="David" w:cs="David"/>
          <w:i/>
          <w:sz w:val="24"/>
          <w:szCs w:val="24"/>
          <w:rtl/>
        </w:rPr>
        <w:t xml:space="preserve"> </w:t>
      </w:r>
      <w:r w:rsidRPr="00F423A0">
        <w:rPr>
          <w:rFonts w:ascii="David" w:hAnsi="David" w:cs="David" w:hint="eastAsia"/>
          <w:i/>
          <w:sz w:val="24"/>
          <w:szCs w:val="24"/>
          <w:rtl/>
        </w:rPr>
        <w:t>דלעיל</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לערוך</w:t>
      </w:r>
      <w:r w:rsidRPr="00F423A0">
        <w:rPr>
          <w:rFonts w:ascii="David" w:hAnsi="David" w:cs="David"/>
          <w:i/>
          <w:sz w:val="24"/>
          <w:szCs w:val="24"/>
          <w:rtl/>
        </w:rPr>
        <w:t xml:space="preserve"> </w:t>
      </w:r>
      <w:r w:rsidRPr="00F423A0">
        <w:rPr>
          <w:rFonts w:ascii="David" w:hAnsi="David" w:cs="David" w:hint="eastAsia"/>
          <w:i/>
          <w:sz w:val="24"/>
          <w:szCs w:val="24"/>
          <w:rtl/>
        </w:rPr>
        <w:t>ולקיים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הנוסף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המשלים</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רכוש</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לביטוחי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ייכלל</w:t>
      </w:r>
      <w:r w:rsidRPr="00F423A0">
        <w:rPr>
          <w:rFonts w:ascii="David" w:hAnsi="David" w:cs="David"/>
          <w:i/>
          <w:sz w:val="24"/>
          <w:szCs w:val="24"/>
          <w:rtl/>
        </w:rPr>
        <w:t xml:space="preserve"> </w:t>
      </w:r>
      <w:r w:rsidRPr="00F423A0">
        <w:rPr>
          <w:rFonts w:ascii="David" w:hAnsi="David" w:cs="David" w:hint="eastAsia"/>
          <w:i/>
          <w:sz w:val="24"/>
          <w:szCs w:val="24"/>
          <w:rtl/>
        </w:rPr>
        <w:t>סעיף</w:t>
      </w:r>
      <w:r w:rsidRPr="00F423A0">
        <w:rPr>
          <w:rFonts w:ascii="David" w:hAnsi="David" w:cs="David"/>
          <w:i/>
          <w:sz w:val="24"/>
          <w:szCs w:val="24"/>
          <w:rtl/>
        </w:rPr>
        <w:t xml:space="preserve"> </w:t>
      </w:r>
      <w:r w:rsidRPr="00F423A0">
        <w:rPr>
          <w:rFonts w:ascii="David" w:hAnsi="David" w:cs="David" w:hint="eastAsia"/>
          <w:i/>
          <w:sz w:val="24"/>
          <w:szCs w:val="24"/>
          <w:rtl/>
        </w:rPr>
        <w:t>בדבר</w:t>
      </w:r>
      <w:r w:rsidRPr="00F423A0">
        <w:rPr>
          <w:rFonts w:ascii="David" w:hAnsi="David" w:cs="David"/>
          <w:i/>
          <w:sz w:val="24"/>
          <w:szCs w:val="24"/>
          <w:rtl/>
        </w:rPr>
        <w:t xml:space="preserve"> </w:t>
      </w:r>
      <w:r w:rsidRPr="00F423A0">
        <w:rPr>
          <w:rFonts w:ascii="David" w:hAnsi="David" w:cs="David" w:hint="eastAsia"/>
          <w:i/>
          <w:sz w:val="24"/>
          <w:szCs w:val="24"/>
          <w:rtl/>
        </w:rPr>
        <w:t>ויתור</w:t>
      </w:r>
      <w:r w:rsidRPr="00F423A0">
        <w:rPr>
          <w:rFonts w:ascii="David" w:hAnsi="David" w:cs="David"/>
          <w:i/>
          <w:sz w:val="24"/>
          <w:szCs w:val="24"/>
          <w:rtl/>
        </w:rPr>
        <w:t xml:space="preserve"> </w:t>
      </w:r>
      <w:r w:rsidRPr="00F423A0">
        <w:rPr>
          <w:rFonts w:ascii="David" w:hAnsi="David" w:cs="David" w:hint="eastAsia"/>
          <w:i/>
          <w:sz w:val="24"/>
          <w:szCs w:val="24"/>
          <w:rtl/>
        </w:rPr>
        <w:t>המבטח</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זכות</w:t>
      </w:r>
      <w:r w:rsidRPr="00F423A0">
        <w:rPr>
          <w:rFonts w:ascii="David" w:hAnsi="David" w:cs="David"/>
          <w:i/>
          <w:sz w:val="24"/>
          <w:szCs w:val="24"/>
          <w:rtl/>
        </w:rPr>
        <w:t xml:space="preserve"> </w:t>
      </w:r>
      <w:r w:rsidRPr="00F423A0">
        <w:rPr>
          <w:rFonts w:ascii="David" w:hAnsi="David" w:cs="David" w:hint="eastAsia"/>
          <w:i/>
          <w:sz w:val="24"/>
          <w:szCs w:val="24"/>
          <w:rtl/>
        </w:rPr>
        <w:t>התחלוף</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למעט</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אדם</w:t>
      </w:r>
      <w:r w:rsidRPr="00F423A0">
        <w:rPr>
          <w:rFonts w:ascii="David" w:hAnsi="David" w:cs="David"/>
          <w:i/>
          <w:sz w:val="24"/>
          <w:szCs w:val="24"/>
          <w:rtl/>
        </w:rPr>
        <w:t xml:space="preserve"> </w:t>
      </w:r>
      <w:r w:rsidRPr="00F423A0">
        <w:rPr>
          <w:rFonts w:ascii="David" w:hAnsi="David" w:cs="David" w:hint="eastAsia"/>
          <w:i/>
          <w:sz w:val="24"/>
          <w:szCs w:val="24"/>
          <w:rtl/>
        </w:rPr>
        <w:t>שגרם</w:t>
      </w:r>
      <w:r w:rsidRPr="00F423A0">
        <w:rPr>
          <w:rFonts w:ascii="David" w:hAnsi="David" w:cs="David"/>
          <w:i/>
          <w:sz w:val="24"/>
          <w:szCs w:val="24"/>
          <w:rtl/>
        </w:rPr>
        <w:t xml:space="preserve"> </w:t>
      </w:r>
      <w:r w:rsidRPr="00F423A0">
        <w:rPr>
          <w:rFonts w:ascii="David" w:hAnsi="David" w:cs="David" w:hint="eastAsia"/>
          <w:i/>
          <w:sz w:val="24"/>
          <w:szCs w:val="24"/>
          <w:rtl/>
        </w:rPr>
        <w:t>לנזק</w:t>
      </w:r>
      <w:r w:rsidRPr="00F423A0">
        <w:rPr>
          <w:rFonts w:ascii="David" w:hAnsi="David" w:cs="David"/>
          <w:i/>
          <w:sz w:val="24"/>
          <w:szCs w:val="24"/>
          <w:rtl/>
        </w:rPr>
        <w:t xml:space="preserve"> </w:t>
      </w:r>
      <w:r w:rsidRPr="00F423A0">
        <w:rPr>
          <w:rFonts w:ascii="David" w:hAnsi="David" w:cs="David" w:hint="eastAsia"/>
          <w:i/>
          <w:sz w:val="24"/>
          <w:szCs w:val="24"/>
          <w:rtl/>
        </w:rPr>
        <w:t>בזדון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חבויות</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יורחב</w:t>
      </w:r>
      <w:r w:rsidRPr="00F423A0">
        <w:rPr>
          <w:rFonts w:ascii="David" w:hAnsi="David" w:cs="David"/>
          <w:sz w:val="24"/>
          <w:szCs w:val="24"/>
          <w:rtl/>
        </w:rPr>
        <w:t xml:space="preserve"> לשפות את המזמין בגין אחריותו למעשי ו/או מחדלי הקבלן, </w:t>
      </w:r>
      <w:r w:rsidRPr="00F423A0">
        <w:rPr>
          <w:rFonts w:ascii="David" w:hAnsi="David" w:cs="David" w:hint="eastAsia"/>
          <w:i/>
          <w:sz w:val="24"/>
          <w:szCs w:val="24"/>
          <w:rtl/>
        </w:rPr>
        <w:t>בכפוף</w:t>
      </w:r>
      <w:r w:rsidRPr="00F423A0">
        <w:rPr>
          <w:rFonts w:ascii="David" w:hAnsi="David" w:cs="David"/>
          <w:i/>
          <w:sz w:val="24"/>
          <w:szCs w:val="24"/>
          <w:rtl/>
        </w:rPr>
        <w:t xml:space="preserve"> </w:t>
      </w:r>
      <w:r w:rsidRPr="00F423A0">
        <w:rPr>
          <w:rFonts w:ascii="David" w:hAnsi="David" w:cs="David" w:hint="eastAsia"/>
          <w:i/>
          <w:sz w:val="24"/>
          <w:szCs w:val="24"/>
          <w:rtl/>
        </w:rPr>
        <w:t>לסעיף</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צולבת</w:t>
      </w:r>
      <w:r w:rsidRPr="00F423A0">
        <w:rPr>
          <w:rFonts w:ascii="David" w:hAnsi="David" w:cs="David"/>
          <w:i/>
          <w:sz w:val="24"/>
          <w:szCs w:val="24"/>
          <w:rtl/>
        </w:rPr>
        <w:t>.</w:t>
      </w:r>
    </w:p>
    <w:p w14:paraId="17255A42" w14:textId="77777777" w:rsidR="00EF4F1C" w:rsidRPr="00F423A0" w:rsidRDefault="00EF4F1C" w:rsidP="00F423A0">
      <w:pPr>
        <w:numPr>
          <w:ilvl w:val="1"/>
          <w:numId w:val="4"/>
        </w:numPr>
        <w:tabs>
          <w:tab w:val="clear" w:pos="792"/>
          <w:tab w:val="num" w:pos="1649"/>
        </w:tabs>
        <w:spacing w:after="0" w:afterAutospacing="0" w:line="240" w:lineRule="auto"/>
        <w:ind w:left="1082" w:hanging="722"/>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פוטר</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הבאים</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יתר</w:t>
      </w:r>
      <w:r w:rsidRPr="00F423A0">
        <w:rPr>
          <w:rFonts w:ascii="David" w:hAnsi="David" w:cs="David"/>
          <w:i/>
          <w:sz w:val="24"/>
          <w:szCs w:val="24"/>
          <w:rtl/>
        </w:rPr>
        <w:t xml:space="preserve"> </w:t>
      </w:r>
      <w:r w:rsidRPr="00F423A0">
        <w:rPr>
          <w:rFonts w:ascii="David" w:hAnsi="David" w:cs="David" w:hint="eastAsia"/>
          <w:i/>
          <w:sz w:val="24"/>
          <w:szCs w:val="24"/>
          <w:rtl/>
        </w:rPr>
        <w:t>הקבלנים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היועצים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גורם</w:t>
      </w:r>
      <w:r w:rsidRPr="00F423A0">
        <w:rPr>
          <w:rFonts w:ascii="David" w:hAnsi="David" w:cs="David"/>
          <w:i/>
          <w:sz w:val="24"/>
          <w:szCs w:val="24"/>
          <w:rtl/>
        </w:rPr>
        <w:t xml:space="preserve"> </w:t>
      </w:r>
      <w:r w:rsidRPr="00F423A0">
        <w:rPr>
          <w:rFonts w:ascii="David" w:hAnsi="David" w:cs="David" w:hint="eastAsia"/>
          <w:i/>
          <w:sz w:val="24"/>
          <w:szCs w:val="24"/>
          <w:rtl/>
        </w:rPr>
        <w:t>אחר</w:t>
      </w:r>
      <w:r w:rsidRPr="00F423A0">
        <w:rPr>
          <w:rFonts w:ascii="David" w:hAnsi="David" w:cs="David"/>
          <w:i/>
          <w:sz w:val="24"/>
          <w:szCs w:val="24"/>
          <w:rtl/>
        </w:rPr>
        <w:t xml:space="preserve"> </w:t>
      </w:r>
      <w:r w:rsidRPr="00F423A0">
        <w:rPr>
          <w:rFonts w:ascii="David" w:hAnsi="David" w:cs="David" w:hint="eastAsia"/>
          <w:i/>
          <w:sz w:val="24"/>
          <w:szCs w:val="24"/>
          <w:rtl/>
        </w:rPr>
        <w:t>הקשור</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להלן</w:t>
      </w:r>
      <w:r w:rsidRPr="00F423A0">
        <w:rPr>
          <w:rFonts w:ascii="David" w:hAnsi="David" w:cs="David"/>
          <w:i/>
          <w:sz w:val="24"/>
          <w:szCs w:val="24"/>
          <w:rtl/>
        </w:rPr>
        <w:t>: "</w:t>
      </w:r>
      <w:r w:rsidRPr="00F423A0">
        <w:rPr>
          <w:rFonts w:ascii="David" w:hAnsi="David" w:cs="David" w:hint="eastAsia"/>
          <w:i/>
          <w:sz w:val="24"/>
          <w:szCs w:val="24"/>
          <w:rtl/>
        </w:rPr>
        <w:t>הגורמים</w:t>
      </w:r>
      <w:r w:rsidRPr="00F423A0">
        <w:rPr>
          <w:rFonts w:ascii="David" w:hAnsi="David" w:cs="David"/>
          <w:i/>
          <w:sz w:val="24"/>
          <w:szCs w:val="24"/>
          <w:rtl/>
        </w:rPr>
        <w:t xml:space="preserve"> </w:t>
      </w:r>
      <w:r w:rsidRPr="00F423A0">
        <w:rPr>
          <w:rFonts w:ascii="David" w:hAnsi="David" w:cs="David" w:hint="eastAsia"/>
          <w:i/>
          <w:sz w:val="24"/>
          <w:szCs w:val="24"/>
          <w:rtl/>
        </w:rPr>
        <w:t>האחרים</w:t>
      </w:r>
      <w:r w:rsidRPr="00F423A0">
        <w:rPr>
          <w:rFonts w:ascii="David" w:hAnsi="David" w:cs="David"/>
          <w:i/>
          <w:sz w:val="24"/>
          <w:szCs w:val="24"/>
          <w:rtl/>
        </w:rPr>
        <w:t xml:space="preserve">") </w:t>
      </w:r>
      <w:r w:rsidRPr="00F423A0">
        <w:rPr>
          <w:rFonts w:ascii="David" w:hAnsi="David" w:cs="David" w:hint="eastAsia"/>
          <w:i/>
          <w:sz w:val="24"/>
          <w:szCs w:val="24"/>
          <w:rtl/>
        </w:rPr>
        <w:t>אשר</w:t>
      </w:r>
      <w:r w:rsidRPr="00F423A0">
        <w:rPr>
          <w:rFonts w:ascii="David" w:hAnsi="David" w:cs="David"/>
          <w:i/>
          <w:sz w:val="24"/>
          <w:szCs w:val="24"/>
          <w:rtl/>
        </w:rPr>
        <w:t xml:space="preserve"> </w:t>
      </w:r>
      <w:r w:rsidRPr="00F423A0">
        <w:rPr>
          <w:rFonts w:ascii="David" w:hAnsi="David" w:cs="David" w:hint="eastAsia"/>
          <w:i/>
          <w:sz w:val="24"/>
          <w:szCs w:val="24"/>
          <w:rtl/>
        </w:rPr>
        <w:t>בהסכמיהם</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הגורמים</w:t>
      </w:r>
      <w:r w:rsidRPr="00F423A0">
        <w:rPr>
          <w:rFonts w:ascii="David" w:hAnsi="David" w:cs="David"/>
          <w:i/>
          <w:sz w:val="24"/>
          <w:szCs w:val="24"/>
          <w:rtl/>
        </w:rPr>
        <w:t xml:space="preserve"> </w:t>
      </w:r>
      <w:r w:rsidRPr="00F423A0">
        <w:rPr>
          <w:rFonts w:ascii="David" w:hAnsi="David" w:cs="David" w:hint="eastAsia"/>
          <w:i/>
          <w:sz w:val="24"/>
          <w:szCs w:val="24"/>
          <w:rtl/>
        </w:rPr>
        <w:t>האחרים</w:t>
      </w:r>
      <w:r w:rsidRPr="00F423A0">
        <w:rPr>
          <w:rFonts w:ascii="David" w:hAnsi="David" w:cs="David"/>
          <w:i/>
          <w:sz w:val="24"/>
          <w:szCs w:val="24"/>
          <w:rtl/>
        </w:rPr>
        <w:t xml:space="preserve"> </w:t>
      </w:r>
      <w:r w:rsidRPr="00F423A0">
        <w:rPr>
          <w:rFonts w:ascii="David" w:hAnsi="David" w:cs="David" w:hint="eastAsia"/>
          <w:i/>
          <w:sz w:val="24"/>
          <w:szCs w:val="24"/>
          <w:rtl/>
        </w:rPr>
        <w:t>עם</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נכלל</w:t>
      </w:r>
      <w:r w:rsidRPr="00F423A0">
        <w:rPr>
          <w:rFonts w:ascii="David" w:hAnsi="David" w:cs="David"/>
          <w:i/>
          <w:sz w:val="24"/>
          <w:szCs w:val="24"/>
          <w:rtl/>
        </w:rPr>
        <w:t xml:space="preserve"> </w:t>
      </w:r>
      <w:r w:rsidRPr="00F423A0">
        <w:rPr>
          <w:rFonts w:ascii="David" w:hAnsi="David" w:cs="David" w:hint="eastAsia"/>
          <w:i/>
          <w:sz w:val="24"/>
          <w:szCs w:val="24"/>
          <w:rtl/>
        </w:rPr>
        <w:t>פטור</w:t>
      </w:r>
      <w:r w:rsidRPr="00F423A0">
        <w:rPr>
          <w:rFonts w:ascii="David" w:hAnsi="David" w:cs="David"/>
          <w:i/>
          <w:sz w:val="24"/>
          <w:szCs w:val="24"/>
          <w:rtl/>
        </w:rPr>
        <w:t xml:space="preserve"> </w:t>
      </w:r>
      <w:r w:rsidRPr="00F423A0">
        <w:rPr>
          <w:rFonts w:ascii="David" w:hAnsi="David" w:cs="David" w:hint="eastAsia"/>
          <w:i/>
          <w:sz w:val="24"/>
          <w:szCs w:val="24"/>
          <w:rtl/>
        </w:rPr>
        <w:t>מקביל</w:t>
      </w:r>
      <w:r w:rsidRPr="00F423A0">
        <w:rPr>
          <w:rFonts w:ascii="David" w:hAnsi="David" w:cs="David"/>
          <w:i/>
          <w:sz w:val="24"/>
          <w:szCs w:val="24"/>
          <w:rtl/>
        </w:rPr>
        <w:t xml:space="preserve"> </w:t>
      </w:r>
      <w:r w:rsidRPr="00F423A0">
        <w:rPr>
          <w:rFonts w:ascii="David" w:hAnsi="David" w:cs="David" w:hint="eastAsia"/>
          <w:i/>
          <w:sz w:val="24"/>
          <w:szCs w:val="24"/>
          <w:rtl/>
        </w:rPr>
        <w:t>לטובת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לרכושו</w:t>
      </w:r>
      <w:r w:rsidRPr="00F423A0">
        <w:rPr>
          <w:rFonts w:ascii="David" w:hAnsi="David" w:cs="David"/>
          <w:i/>
          <w:sz w:val="24"/>
          <w:szCs w:val="24"/>
          <w:rtl/>
        </w:rPr>
        <w:t xml:space="preserve"> </w:t>
      </w:r>
      <w:r w:rsidRPr="00F423A0">
        <w:rPr>
          <w:rFonts w:ascii="David" w:hAnsi="David" w:cs="David" w:hint="eastAsia"/>
          <w:i/>
          <w:sz w:val="24"/>
          <w:szCs w:val="24"/>
          <w:rtl/>
        </w:rPr>
        <w:t>המובא</w:t>
      </w:r>
      <w:r w:rsidRPr="00F423A0">
        <w:rPr>
          <w:rFonts w:ascii="David" w:hAnsi="David" w:cs="David"/>
          <w:i/>
          <w:sz w:val="24"/>
          <w:szCs w:val="24"/>
          <w:rtl/>
        </w:rPr>
        <w:t xml:space="preserve"> </w:t>
      </w:r>
      <w:r w:rsidRPr="00F423A0">
        <w:rPr>
          <w:rFonts w:ascii="David" w:hAnsi="David" w:cs="David" w:hint="eastAsia"/>
          <w:i/>
          <w:sz w:val="24"/>
          <w:szCs w:val="24"/>
          <w:rtl/>
        </w:rPr>
        <w:t>לאתר</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המשמש</w:t>
      </w:r>
      <w:r w:rsidRPr="00F423A0">
        <w:rPr>
          <w:rFonts w:ascii="David" w:hAnsi="David" w:cs="David"/>
          <w:i/>
          <w:sz w:val="24"/>
          <w:szCs w:val="24"/>
          <w:rtl/>
        </w:rPr>
        <w:t xml:space="preserve"> </w:t>
      </w:r>
      <w:r w:rsidRPr="00F423A0">
        <w:rPr>
          <w:rFonts w:ascii="David" w:hAnsi="David" w:cs="David" w:hint="eastAsia"/>
          <w:i/>
          <w:sz w:val="24"/>
          <w:szCs w:val="24"/>
          <w:rtl/>
        </w:rPr>
        <w:t>לצורך</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ולא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הנ</w:t>
      </w:r>
      <w:r w:rsidRPr="00F423A0">
        <w:rPr>
          <w:rFonts w:ascii="David" w:hAnsi="David" w:cs="David"/>
          <w:i/>
          <w:sz w:val="24"/>
          <w:szCs w:val="24"/>
          <w:rtl/>
        </w:rPr>
        <w:t>"</w:t>
      </w:r>
      <w:r w:rsidRPr="00F423A0">
        <w:rPr>
          <w:rFonts w:ascii="David" w:hAnsi="David" w:cs="David" w:hint="eastAsia"/>
          <w:i/>
          <w:sz w:val="24"/>
          <w:szCs w:val="24"/>
          <w:rtl/>
        </w:rPr>
        <w:t>ל</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p>
    <w:p w14:paraId="35C7332E" w14:textId="0C853DE1" w:rsidR="00EF4F1C" w:rsidRPr="00EF4F1C" w:rsidRDefault="00EF4F1C" w:rsidP="00F423A0">
      <w:pPr>
        <w:spacing w:after="0" w:afterAutospacing="0" w:line="240" w:lineRule="auto"/>
        <w:ind w:left="1082"/>
        <w:rPr>
          <w:rFonts w:ascii="David" w:hAnsi="David" w:cs="David"/>
          <w:b/>
          <w:bCs/>
          <w:sz w:val="24"/>
          <w:szCs w:val="24"/>
          <w:rtl/>
        </w:rPr>
      </w:pPr>
      <w:r w:rsidRPr="00F423A0">
        <w:rPr>
          <w:rFonts w:ascii="David" w:hAnsi="David" w:cs="David" w:hint="cs"/>
          <w:sz w:val="24"/>
          <w:szCs w:val="24"/>
          <w:rtl/>
        </w:rPr>
        <w:t>מבלי</w:t>
      </w:r>
      <w:r w:rsidRPr="00F423A0">
        <w:rPr>
          <w:rFonts w:ascii="David" w:hAnsi="David" w:cs="David"/>
          <w:sz w:val="24"/>
          <w:szCs w:val="24"/>
          <w:rtl/>
        </w:rPr>
        <w:t xml:space="preserve"> </w:t>
      </w:r>
      <w:r w:rsidRPr="00F423A0">
        <w:rPr>
          <w:rFonts w:ascii="David" w:hAnsi="David" w:cs="David" w:hint="cs"/>
          <w:sz w:val="24"/>
          <w:szCs w:val="24"/>
          <w:rtl/>
        </w:rPr>
        <w:t>לגרוע</w:t>
      </w:r>
      <w:r w:rsidRPr="00F423A0">
        <w:rPr>
          <w:rFonts w:ascii="David" w:hAnsi="David" w:cs="David"/>
          <w:sz w:val="24"/>
          <w:szCs w:val="24"/>
          <w:rtl/>
        </w:rPr>
        <w:t xml:space="preserve"> </w:t>
      </w:r>
      <w:r w:rsidRPr="00F423A0">
        <w:rPr>
          <w:rFonts w:ascii="David" w:hAnsi="David" w:cs="David" w:hint="cs"/>
          <w:sz w:val="24"/>
          <w:szCs w:val="24"/>
          <w:rtl/>
        </w:rPr>
        <w:t>מהאמור</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פוטר</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המזמין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הבאים</w:t>
      </w:r>
      <w:r w:rsidRPr="00F423A0">
        <w:rPr>
          <w:rFonts w:ascii="David" w:hAnsi="David" w:cs="David"/>
          <w:sz w:val="24"/>
          <w:szCs w:val="24"/>
          <w:rtl/>
        </w:rPr>
        <w:t xml:space="preserve"> </w:t>
      </w:r>
      <w:r w:rsidRPr="00F423A0">
        <w:rPr>
          <w:rFonts w:ascii="David" w:hAnsi="David" w:cs="David" w:hint="cs"/>
          <w:sz w:val="24"/>
          <w:szCs w:val="24"/>
          <w:rtl/>
        </w:rPr>
        <w:t>מטעמו</w:t>
      </w:r>
      <w:r w:rsidRPr="00F423A0">
        <w:rPr>
          <w:rFonts w:ascii="David" w:hAnsi="David" w:cs="David"/>
          <w:sz w:val="24"/>
          <w:szCs w:val="24"/>
          <w:rtl/>
        </w:rPr>
        <w:t xml:space="preserve"> </w:t>
      </w:r>
      <w:r w:rsidRPr="00F423A0">
        <w:rPr>
          <w:rFonts w:ascii="David" w:hAnsi="David" w:cs="David" w:hint="cs"/>
          <w:sz w:val="24"/>
          <w:szCs w:val="24"/>
          <w:rtl/>
        </w:rPr>
        <w:t>וכן</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הגורמים</w:t>
      </w:r>
      <w:r w:rsidRPr="00F423A0">
        <w:rPr>
          <w:rFonts w:ascii="David" w:hAnsi="David" w:cs="David"/>
          <w:sz w:val="24"/>
          <w:szCs w:val="24"/>
          <w:rtl/>
        </w:rPr>
        <w:t xml:space="preserve"> </w:t>
      </w:r>
      <w:r w:rsidRPr="00F423A0">
        <w:rPr>
          <w:rFonts w:ascii="David" w:hAnsi="David" w:cs="David" w:hint="cs"/>
          <w:sz w:val="24"/>
          <w:szCs w:val="24"/>
          <w:rtl/>
        </w:rPr>
        <w:t>האחרים</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בביטוחיהם</w:t>
      </w:r>
      <w:r w:rsidRPr="00F423A0">
        <w:rPr>
          <w:rFonts w:ascii="David" w:hAnsi="David" w:cs="David"/>
          <w:sz w:val="24"/>
          <w:szCs w:val="24"/>
          <w:rtl/>
        </w:rPr>
        <w:t xml:space="preserve"> </w:t>
      </w:r>
      <w:r w:rsidRPr="00F423A0">
        <w:rPr>
          <w:rFonts w:ascii="David" w:hAnsi="David" w:cs="David" w:hint="cs"/>
          <w:sz w:val="24"/>
          <w:szCs w:val="24"/>
          <w:rtl/>
        </w:rPr>
        <w:t>של</w:t>
      </w:r>
      <w:r w:rsidRPr="00F423A0">
        <w:rPr>
          <w:rFonts w:ascii="David" w:hAnsi="David" w:cs="David"/>
          <w:sz w:val="24"/>
          <w:szCs w:val="24"/>
          <w:rtl/>
        </w:rPr>
        <w:t xml:space="preserve"> </w:t>
      </w:r>
      <w:r w:rsidRPr="00F423A0">
        <w:rPr>
          <w:rFonts w:ascii="David" w:hAnsi="David" w:cs="David" w:hint="cs"/>
          <w:sz w:val="24"/>
          <w:szCs w:val="24"/>
          <w:rtl/>
        </w:rPr>
        <w:t>הגורמים</w:t>
      </w:r>
      <w:r w:rsidRPr="00F423A0">
        <w:rPr>
          <w:rFonts w:ascii="David" w:hAnsi="David" w:cs="David"/>
          <w:sz w:val="24"/>
          <w:szCs w:val="24"/>
          <w:rtl/>
        </w:rPr>
        <w:t xml:space="preserve"> </w:t>
      </w:r>
      <w:r w:rsidRPr="00F423A0">
        <w:rPr>
          <w:rFonts w:ascii="David" w:hAnsi="David" w:cs="David" w:hint="cs"/>
          <w:sz w:val="24"/>
          <w:szCs w:val="24"/>
          <w:rtl/>
        </w:rPr>
        <w:t>האחרים</w:t>
      </w:r>
      <w:r w:rsidRPr="00F423A0">
        <w:rPr>
          <w:rFonts w:ascii="David" w:hAnsi="David" w:cs="David"/>
          <w:sz w:val="24"/>
          <w:szCs w:val="24"/>
          <w:rtl/>
        </w:rPr>
        <w:t xml:space="preserve"> </w:t>
      </w:r>
      <w:r w:rsidRPr="00F423A0">
        <w:rPr>
          <w:rFonts w:ascii="David" w:hAnsi="David" w:cs="David" w:hint="cs"/>
          <w:sz w:val="24"/>
          <w:szCs w:val="24"/>
          <w:rtl/>
        </w:rPr>
        <w:t>נכלל</w:t>
      </w:r>
      <w:r w:rsidRPr="00F423A0">
        <w:rPr>
          <w:rFonts w:ascii="David" w:hAnsi="David" w:cs="David"/>
          <w:sz w:val="24"/>
          <w:szCs w:val="24"/>
          <w:rtl/>
        </w:rPr>
        <w:t xml:space="preserve"> </w:t>
      </w:r>
      <w:r w:rsidRPr="00F423A0">
        <w:rPr>
          <w:rFonts w:ascii="David" w:hAnsi="David" w:cs="David" w:hint="cs"/>
          <w:sz w:val="24"/>
          <w:szCs w:val="24"/>
          <w:rtl/>
        </w:rPr>
        <w:t>ויתור</w:t>
      </w:r>
      <w:r w:rsidRPr="00F423A0">
        <w:rPr>
          <w:rFonts w:ascii="David" w:hAnsi="David" w:cs="David"/>
          <w:sz w:val="24"/>
          <w:szCs w:val="24"/>
          <w:rtl/>
        </w:rPr>
        <w:t xml:space="preserve"> </w:t>
      </w:r>
      <w:r w:rsidRPr="00F423A0">
        <w:rPr>
          <w:rFonts w:ascii="David" w:hAnsi="David" w:cs="David" w:hint="cs"/>
          <w:sz w:val="24"/>
          <w:szCs w:val="24"/>
          <w:rtl/>
        </w:rPr>
        <w:t>מקביל</w:t>
      </w:r>
      <w:r w:rsidRPr="00F423A0">
        <w:rPr>
          <w:rFonts w:ascii="David" w:hAnsi="David" w:cs="David"/>
          <w:sz w:val="24"/>
          <w:szCs w:val="24"/>
          <w:rtl/>
        </w:rPr>
        <w:t xml:space="preserve"> </w:t>
      </w:r>
      <w:r w:rsidRPr="00F423A0">
        <w:rPr>
          <w:rFonts w:ascii="David" w:hAnsi="David" w:cs="David" w:hint="cs"/>
          <w:sz w:val="24"/>
          <w:szCs w:val="24"/>
          <w:rtl/>
        </w:rPr>
        <w:t>כלפי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מאחריות</w:t>
      </w:r>
      <w:r w:rsidRPr="00F423A0">
        <w:rPr>
          <w:rFonts w:ascii="David" w:hAnsi="David" w:cs="David"/>
          <w:sz w:val="24"/>
          <w:szCs w:val="24"/>
          <w:rtl/>
        </w:rPr>
        <w:t xml:space="preserve"> </w:t>
      </w:r>
      <w:r w:rsidRPr="00F423A0">
        <w:rPr>
          <w:rFonts w:ascii="David" w:hAnsi="David" w:cs="David" w:hint="cs"/>
          <w:sz w:val="24"/>
          <w:szCs w:val="24"/>
          <w:rtl/>
        </w:rPr>
        <w:t>לכל</w:t>
      </w:r>
      <w:r w:rsidRPr="00F423A0">
        <w:rPr>
          <w:rFonts w:ascii="David" w:hAnsi="David" w:cs="David"/>
          <w:sz w:val="24"/>
          <w:szCs w:val="24"/>
          <w:rtl/>
        </w:rPr>
        <w:t xml:space="preserve"> </w:t>
      </w:r>
      <w:r w:rsidRPr="00F423A0">
        <w:rPr>
          <w:rFonts w:ascii="David" w:hAnsi="David" w:cs="David" w:hint="cs"/>
          <w:sz w:val="24"/>
          <w:szCs w:val="24"/>
          <w:rtl/>
        </w:rPr>
        <w:t>אובדן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נזק</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הוא</w:t>
      </w:r>
      <w:r w:rsidRPr="00F423A0">
        <w:rPr>
          <w:rFonts w:ascii="David" w:hAnsi="David" w:cs="David"/>
          <w:sz w:val="24"/>
          <w:szCs w:val="24"/>
          <w:rtl/>
        </w:rPr>
        <w:t xml:space="preserve"> </w:t>
      </w:r>
      <w:r w:rsidRPr="00F423A0">
        <w:rPr>
          <w:rFonts w:ascii="David" w:hAnsi="David" w:cs="David" w:hint="cs"/>
          <w:sz w:val="24"/>
          <w:szCs w:val="24"/>
          <w:rtl/>
        </w:rPr>
        <w:t>זכאי</w:t>
      </w:r>
      <w:r w:rsidRPr="00F423A0">
        <w:rPr>
          <w:rFonts w:ascii="David" w:hAnsi="David" w:cs="David"/>
          <w:sz w:val="24"/>
          <w:szCs w:val="24"/>
          <w:rtl/>
        </w:rPr>
        <w:t xml:space="preserve"> </w:t>
      </w:r>
      <w:r w:rsidRPr="00F423A0">
        <w:rPr>
          <w:rFonts w:ascii="David" w:hAnsi="David" w:cs="David" w:hint="cs"/>
          <w:sz w:val="24"/>
          <w:szCs w:val="24"/>
          <w:rtl/>
        </w:rPr>
        <w:t>לשיפוי</w:t>
      </w:r>
      <w:r w:rsidRPr="00F423A0">
        <w:rPr>
          <w:rFonts w:ascii="David" w:hAnsi="David" w:cs="David"/>
          <w:sz w:val="24"/>
          <w:szCs w:val="24"/>
          <w:rtl/>
        </w:rPr>
        <w:t xml:space="preserve"> </w:t>
      </w:r>
      <w:r w:rsidRPr="00F423A0">
        <w:rPr>
          <w:rFonts w:ascii="David" w:hAnsi="David" w:cs="David" w:hint="cs"/>
          <w:sz w:val="24"/>
          <w:szCs w:val="24"/>
          <w:rtl/>
        </w:rPr>
        <w:t>בגינו</w:t>
      </w:r>
      <w:r w:rsidRPr="00F423A0">
        <w:rPr>
          <w:rFonts w:ascii="David" w:hAnsi="David" w:cs="David"/>
          <w:sz w:val="24"/>
          <w:szCs w:val="24"/>
          <w:rtl/>
        </w:rPr>
        <w:t xml:space="preserve"> </w:t>
      </w:r>
      <w:r w:rsidRPr="00F423A0">
        <w:rPr>
          <w:rFonts w:ascii="David" w:hAnsi="David" w:cs="David" w:hint="cs"/>
          <w:sz w:val="24"/>
          <w:szCs w:val="24"/>
          <w:rtl/>
        </w:rPr>
        <w:t>על</w:t>
      </w:r>
      <w:r w:rsidRPr="00F423A0">
        <w:rPr>
          <w:rFonts w:ascii="David" w:hAnsi="David" w:cs="David"/>
          <w:sz w:val="24"/>
          <w:szCs w:val="24"/>
          <w:rtl/>
        </w:rPr>
        <w:t xml:space="preserve"> </w:t>
      </w:r>
      <w:r w:rsidRPr="00F423A0">
        <w:rPr>
          <w:rFonts w:ascii="David" w:hAnsi="David" w:cs="David" w:hint="cs"/>
          <w:sz w:val="24"/>
          <w:szCs w:val="24"/>
          <w:rtl/>
        </w:rPr>
        <w:t>פי</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שהיה</w:t>
      </w:r>
      <w:r w:rsidRPr="00F423A0">
        <w:rPr>
          <w:rFonts w:ascii="David" w:hAnsi="David" w:cs="David"/>
          <w:sz w:val="24"/>
          <w:szCs w:val="24"/>
          <w:rtl/>
        </w:rPr>
        <w:t xml:space="preserve"> </w:t>
      </w:r>
      <w:r w:rsidRPr="00F423A0">
        <w:rPr>
          <w:rFonts w:ascii="David" w:hAnsi="David" w:cs="David" w:hint="cs"/>
          <w:sz w:val="24"/>
          <w:szCs w:val="24"/>
          <w:rtl/>
        </w:rPr>
        <w:t>זכאי</w:t>
      </w:r>
      <w:r w:rsidRPr="00F423A0">
        <w:rPr>
          <w:rFonts w:ascii="David" w:hAnsi="David" w:cs="David"/>
          <w:sz w:val="24"/>
          <w:szCs w:val="24"/>
          <w:rtl/>
        </w:rPr>
        <w:t xml:space="preserve"> </w:t>
      </w:r>
      <w:r w:rsidRPr="00F423A0">
        <w:rPr>
          <w:rFonts w:ascii="David" w:hAnsi="David" w:cs="David" w:hint="cs"/>
          <w:sz w:val="24"/>
          <w:szCs w:val="24"/>
          <w:rtl/>
        </w:rPr>
        <w:t>לשיפוי</w:t>
      </w:r>
      <w:r w:rsidRPr="00F423A0">
        <w:rPr>
          <w:rFonts w:ascii="David" w:hAnsi="David" w:cs="David"/>
          <w:sz w:val="24"/>
          <w:szCs w:val="24"/>
          <w:rtl/>
        </w:rPr>
        <w:t xml:space="preserve"> </w:t>
      </w:r>
      <w:r w:rsidRPr="00F423A0">
        <w:rPr>
          <w:rFonts w:ascii="David" w:hAnsi="David" w:cs="David" w:hint="cs"/>
          <w:sz w:val="24"/>
          <w:szCs w:val="24"/>
          <w:rtl/>
        </w:rPr>
        <w:t>אלמלא</w:t>
      </w:r>
      <w:r w:rsidRPr="00EF4F1C">
        <w:rPr>
          <w:rFonts w:ascii="David" w:hAnsi="David" w:cs="David"/>
          <w:b/>
          <w:bCs/>
          <w:sz w:val="24"/>
          <w:szCs w:val="24"/>
          <w:rtl/>
        </w:rPr>
        <w:t xml:space="preserve"> </w:t>
      </w:r>
      <w:r w:rsidRPr="00F423A0">
        <w:rPr>
          <w:rFonts w:ascii="David" w:hAnsi="David" w:cs="David" w:hint="cs"/>
          <w:sz w:val="24"/>
          <w:szCs w:val="24"/>
          <w:rtl/>
        </w:rPr>
        <w:t>ההשתתפות</w:t>
      </w:r>
      <w:r w:rsidRPr="00F423A0">
        <w:rPr>
          <w:rFonts w:ascii="David" w:hAnsi="David" w:cs="David"/>
          <w:sz w:val="24"/>
          <w:szCs w:val="24"/>
          <w:rtl/>
        </w:rPr>
        <w:t xml:space="preserve"> </w:t>
      </w:r>
      <w:r w:rsidRPr="00F423A0">
        <w:rPr>
          <w:rFonts w:ascii="David" w:hAnsi="David" w:cs="David" w:hint="cs"/>
          <w:sz w:val="24"/>
          <w:szCs w:val="24"/>
          <w:rtl/>
        </w:rPr>
        <w:t>העצמית</w:t>
      </w:r>
      <w:r w:rsidRPr="00F423A0">
        <w:rPr>
          <w:rFonts w:ascii="David" w:hAnsi="David" w:cs="David"/>
          <w:sz w:val="24"/>
          <w:szCs w:val="24"/>
          <w:rtl/>
        </w:rPr>
        <w:t xml:space="preserve">), </w:t>
      </w:r>
      <w:r w:rsidRPr="00F423A0">
        <w:rPr>
          <w:rFonts w:ascii="David" w:hAnsi="David" w:cs="David" w:hint="cs"/>
          <w:sz w:val="24"/>
          <w:szCs w:val="24"/>
          <w:rtl/>
        </w:rPr>
        <w:t>ולא</w:t>
      </w:r>
      <w:r w:rsidRPr="00F423A0">
        <w:rPr>
          <w:rFonts w:ascii="David" w:hAnsi="David" w:cs="David"/>
          <w:sz w:val="24"/>
          <w:szCs w:val="24"/>
          <w:rtl/>
        </w:rPr>
        <w:t xml:space="preserve"> </w:t>
      </w:r>
      <w:r w:rsidRPr="00F423A0">
        <w:rPr>
          <w:rFonts w:ascii="David" w:hAnsi="David" w:cs="David" w:hint="cs"/>
          <w:sz w:val="24"/>
          <w:szCs w:val="24"/>
          <w:rtl/>
        </w:rPr>
        <w:t>תהיה</w:t>
      </w:r>
      <w:r w:rsidRPr="00F423A0">
        <w:rPr>
          <w:rFonts w:ascii="David" w:hAnsi="David" w:cs="David"/>
          <w:sz w:val="24"/>
          <w:szCs w:val="24"/>
          <w:rtl/>
        </w:rPr>
        <w:t xml:space="preserve"> </w:t>
      </w:r>
      <w:r w:rsidRPr="00F423A0">
        <w:rPr>
          <w:rFonts w:ascii="David" w:hAnsi="David" w:cs="David" w:hint="cs"/>
          <w:sz w:val="24"/>
          <w:szCs w:val="24"/>
          <w:rtl/>
        </w:rPr>
        <w:t>לו</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טענה</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דרישה</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תביעה</w:t>
      </w:r>
      <w:r w:rsidRPr="00F423A0">
        <w:rPr>
          <w:rFonts w:ascii="David" w:hAnsi="David" w:cs="David"/>
          <w:sz w:val="24"/>
          <w:szCs w:val="24"/>
          <w:rtl/>
        </w:rPr>
        <w:t xml:space="preserve"> </w:t>
      </w:r>
      <w:r w:rsidRPr="00F423A0">
        <w:rPr>
          <w:rFonts w:ascii="David" w:hAnsi="David" w:cs="David" w:hint="cs"/>
          <w:sz w:val="24"/>
          <w:szCs w:val="24"/>
          <w:rtl/>
        </w:rPr>
        <w:t>כלפי</w:t>
      </w:r>
      <w:r w:rsidRPr="00F423A0">
        <w:rPr>
          <w:rFonts w:ascii="David" w:hAnsi="David" w:cs="David"/>
          <w:sz w:val="24"/>
          <w:szCs w:val="24"/>
          <w:rtl/>
        </w:rPr>
        <w:t xml:space="preserve"> </w:t>
      </w:r>
      <w:r w:rsidRPr="00F423A0">
        <w:rPr>
          <w:rFonts w:ascii="David" w:hAnsi="David" w:cs="David" w:hint="cs"/>
          <w:sz w:val="24"/>
          <w:szCs w:val="24"/>
          <w:rtl/>
        </w:rPr>
        <w:t>הנ</w:t>
      </w:r>
      <w:r w:rsidRPr="00F423A0">
        <w:rPr>
          <w:rFonts w:ascii="David" w:hAnsi="David" w:cs="David"/>
          <w:sz w:val="24"/>
          <w:szCs w:val="24"/>
          <w:rtl/>
        </w:rPr>
        <w:t>"</w:t>
      </w:r>
      <w:r w:rsidRPr="00F423A0">
        <w:rPr>
          <w:rFonts w:ascii="David" w:hAnsi="David" w:cs="David" w:hint="cs"/>
          <w:sz w:val="24"/>
          <w:szCs w:val="24"/>
          <w:rtl/>
        </w:rPr>
        <w:t>ל</w:t>
      </w:r>
      <w:r w:rsidRPr="00F423A0">
        <w:rPr>
          <w:rFonts w:ascii="David" w:hAnsi="David" w:cs="David"/>
          <w:sz w:val="24"/>
          <w:szCs w:val="24"/>
          <w:rtl/>
        </w:rPr>
        <w:t xml:space="preserve"> </w:t>
      </w:r>
      <w:r w:rsidRPr="00F423A0">
        <w:rPr>
          <w:rFonts w:ascii="David" w:hAnsi="David" w:cs="David" w:hint="cs"/>
          <w:sz w:val="24"/>
          <w:szCs w:val="24"/>
          <w:rtl/>
        </w:rPr>
        <w:t>בגין</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אובדן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נזק</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w:t>
      </w:r>
      <w:r w:rsidRPr="00EF4F1C">
        <w:rPr>
          <w:rFonts w:ascii="David" w:hAnsi="David" w:cs="David"/>
          <w:b/>
          <w:bCs/>
          <w:sz w:val="24"/>
          <w:szCs w:val="24"/>
          <w:rtl/>
        </w:rPr>
        <w:t xml:space="preserve"> </w:t>
      </w:r>
    </w:p>
    <w:p w14:paraId="36033B23" w14:textId="77777777" w:rsidR="00EF4F1C" w:rsidRPr="00F423A0" w:rsidRDefault="00EF4F1C" w:rsidP="00F423A0">
      <w:pPr>
        <w:spacing w:after="0" w:afterAutospacing="0" w:line="240" w:lineRule="auto"/>
        <w:ind w:firstLine="1082"/>
        <w:rPr>
          <w:rFonts w:ascii="David" w:hAnsi="David" w:cs="David"/>
          <w:sz w:val="24"/>
          <w:szCs w:val="24"/>
          <w:rtl/>
        </w:rPr>
      </w:pPr>
      <w:r w:rsidRPr="00F423A0">
        <w:rPr>
          <w:rFonts w:ascii="David" w:hAnsi="David" w:cs="David" w:hint="cs"/>
          <w:sz w:val="24"/>
          <w:szCs w:val="24"/>
          <w:rtl/>
        </w:rPr>
        <w:t>האמור</w:t>
      </w:r>
      <w:r w:rsidRPr="00F423A0">
        <w:rPr>
          <w:rFonts w:ascii="David" w:hAnsi="David" w:cs="David"/>
          <w:sz w:val="24"/>
          <w:szCs w:val="24"/>
          <w:rtl/>
        </w:rPr>
        <w:t xml:space="preserve"> </w:t>
      </w:r>
      <w:r w:rsidRPr="00F423A0">
        <w:rPr>
          <w:rFonts w:ascii="David" w:hAnsi="David" w:cs="David" w:hint="cs"/>
          <w:sz w:val="24"/>
          <w:szCs w:val="24"/>
          <w:rtl/>
        </w:rPr>
        <w:t>לעיל</w:t>
      </w:r>
      <w:r w:rsidRPr="00F423A0">
        <w:rPr>
          <w:rFonts w:ascii="David" w:hAnsi="David" w:cs="David"/>
          <w:sz w:val="24"/>
          <w:szCs w:val="24"/>
          <w:rtl/>
        </w:rPr>
        <w:t xml:space="preserve"> </w:t>
      </w:r>
      <w:r w:rsidRPr="00F423A0">
        <w:rPr>
          <w:rFonts w:ascii="David" w:hAnsi="David" w:cs="David" w:hint="cs"/>
          <w:sz w:val="24"/>
          <w:szCs w:val="24"/>
          <w:rtl/>
        </w:rPr>
        <w:t>בדבר</w:t>
      </w:r>
      <w:r w:rsidRPr="00F423A0">
        <w:rPr>
          <w:rFonts w:ascii="David" w:hAnsi="David" w:cs="David"/>
          <w:sz w:val="24"/>
          <w:szCs w:val="24"/>
          <w:rtl/>
        </w:rPr>
        <w:t xml:space="preserve"> </w:t>
      </w:r>
      <w:r w:rsidRPr="00F423A0">
        <w:rPr>
          <w:rFonts w:ascii="David" w:hAnsi="David" w:cs="David" w:hint="cs"/>
          <w:sz w:val="24"/>
          <w:szCs w:val="24"/>
          <w:rtl/>
        </w:rPr>
        <w:t>פטור</w:t>
      </w:r>
      <w:r w:rsidRPr="00F423A0">
        <w:rPr>
          <w:rFonts w:ascii="David" w:hAnsi="David" w:cs="David"/>
          <w:sz w:val="24"/>
          <w:szCs w:val="24"/>
          <w:rtl/>
        </w:rPr>
        <w:t xml:space="preserve"> </w:t>
      </w:r>
      <w:r w:rsidRPr="00F423A0">
        <w:rPr>
          <w:rFonts w:ascii="David" w:hAnsi="David" w:cs="David" w:hint="cs"/>
          <w:sz w:val="24"/>
          <w:szCs w:val="24"/>
          <w:rtl/>
        </w:rPr>
        <w:t>מאחריות</w:t>
      </w:r>
      <w:r w:rsidRPr="00F423A0">
        <w:rPr>
          <w:rFonts w:ascii="David" w:hAnsi="David" w:cs="David"/>
          <w:sz w:val="24"/>
          <w:szCs w:val="24"/>
          <w:rtl/>
        </w:rPr>
        <w:t xml:space="preserve"> </w:t>
      </w:r>
      <w:r w:rsidRPr="00F423A0">
        <w:rPr>
          <w:rFonts w:ascii="David" w:hAnsi="David" w:cs="David" w:hint="cs"/>
          <w:sz w:val="24"/>
          <w:szCs w:val="24"/>
          <w:rtl/>
        </w:rPr>
        <w:t>לא</w:t>
      </w:r>
      <w:r w:rsidRPr="00F423A0">
        <w:rPr>
          <w:rFonts w:ascii="David" w:hAnsi="David" w:cs="David"/>
          <w:sz w:val="24"/>
          <w:szCs w:val="24"/>
          <w:rtl/>
        </w:rPr>
        <w:t xml:space="preserve"> </w:t>
      </w:r>
      <w:r w:rsidRPr="00F423A0">
        <w:rPr>
          <w:rFonts w:ascii="David" w:hAnsi="David" w:cs="David" w:hint="cs"/>
          <w:sz w:val="24"/>
          <w:szCs w:val="24"/>
          <w:rtl/>
        </w:rPr>
        <w:t>יחול</w:t>
      </w:r>
      <w:r w:rsidRPr="00F423A0">
        <w:rPr>
          <w:rFonts w:ascii="David" w:hAnsi="David" w:cs="David"/>
          <w:sz w:val="24"/>
          <w:szCs w:val="24"/>
          <w:rtl/>
        </w:rPr>
        <w:t xml:space="preserve"> </w:t>
      </w:r>
      <w:r w:rsidRPr="00F423A0">
        <w:rPr>
          <w:rFonts w:ascii="David" w:hAnsi="David" w:cs="David" w:hint="cs"/>
          <w:sz w:val="24"/>
          <w:szCs w:val="24"/>
          <w:rtl/>
        </w:rPr>
        <w:t>לטובת</w:t>
      </w:r>
      <w:r w:rsidRPr="00F423A0">
        <w:rPr>
          <w:rFonts w:ascii="David" w:hAnsi="David" w:cs="David"/>
          <w:sz w:val="24"/>
          <w:szCs w:val="24"/>
          <w:rtl/>
        </w:rPr>
        <w:t xml:space="preserve"> </w:t>
      </w:r>
      <w:r w:rsidRPr="00F423A0">
        <w:rPr>
          <w:rFonts w:ascii="David" w:hAnsi="David" w:cs="David" w:hint="cs"/>
          <w:sz w:val="24"/>
          <w:szCs w:val="24"/>
          <w:rtl/>
        </w:rPr>
        <w:t>אדם</w:t>
      </w:r>
      <w:r w:rsidRPr="00F423A0">
        <w:rPr>
          <w:rFonts w:ascii="David" w:hAnsi="David" w:cs="David"/>
          <w:sz w:val="24"/>
          <w:szCs w:val="24"/>
          <w:rtl/>
        </w:rPr>
        <w:t xml:space="preserve"> </w:t>
      </w:r>
      <w:r w:rsidRPr="00F423A0">
        <w:rPr>
          <w:rFonts w:ascii="David" w:hAnsi="David" w:cs="David" w:hint="cs"/>
          <w:sz w:val="24"/>
          <w:szCs w:val="24"/>
          <w:rtl/>
        </w:rPr>
        <w:t>שגרם</w:t>
      </w:r>
      <w:r w:rsidRPr="00F423A0">
        <w:rPr>
          <w:rFonts w:ascii="David" w:hAnsi="David" w:cs="David"/>
          <w:sz w:val="24"/>
          <w:szCs w:val="24"/>
          <w:rtl/>
        </w:rPr>
        <w:t xml:space="preserve"> </w:t>
      </w:r>
      <w:r w:rsidRPr="00F423A0">
        <w:rPr>
          <w:rFonts w:ascii="David" w:hAnsi="David" w:cs="David" w:hint="cs"/>
          <w:sz w:val="24"/>
          <w:szCs w:val="24"/>
          <w:rtl/>
        </w:rPr>
        <w:t>לנזק</w:t>
      </w:r>
      <w:r w:rsidRPr="00F423A0">
        <w:rPr>
          <w:rFonts w:ascii="David" w:hAnsi="David" w:cs="David"/>
          <w:sz w:val="24"/>
          <w:szCs w:val="24"/>
          <w:rtl/>
        </w:rPr>
        <w:t xml:space="preserve"> </w:t>
      </w:r>
      <w:r w:rsidRPr="00F423A0">
        <w:rPr>
          <w:rFonts w:ascii="David" w:hAnsi="David" w:cs="David" w:hint="cs"/>
          <w:sz w:val="24"/>
          <w:szCs w:val="24"/>
          <w:rtl/>
        </w:rPr>
        <w:t>בזדון</w:t>
      </w:r>
      <w:r w:rsidRPr="00F423A0">
        <w:rPr>
          <w:rFonts w:ascii="David" w:hAnsi="David" w:cs="David"/>
          <w:sz w:val="24"/>
          <w:szCs w:val="24"/>
          <w:rtl/>
        </w:rPr>
        <w:t>.</w:t>
      </w:r>
    </w:p>
    <w:p w14:paraId="350075DF" w14:textId="77777777" w:rsidR="00EF4F1C" w:rsidRPr="00EF4F1C" w:rsidRDefault="00EF4F1C" w:rsidP="00A11D74">
      <w:pPr>
        <w:spacing w:after="0" w:afterAutospacing="0" w:line="240" w:lineRule="auto"/>
        <w:rPr>
          <w:rFonts w:ascii="David" w:hAnsi="David" w:cs="David"/>
          <w:b/>
          <w:bCs/>
          <w:sz w:val="24"/>
          <w:szCs w:val="24"/>
          <w:rtl/>
        </w:rPr>
      </w:pPr>
    </w:p>
    <w:p w14:paraId="6DB6C2C7" w14:textId="77777777" w:rsidR="00EF4F1C" w:rsidRP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תגמולי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שישולמו</w:t>
      </w:r>
      <w:r w:rsidRPr="00F423A0">
        <w:rPr>
          <w:rFonts w:ascii="David" w:hAnsi="David" w:cs="David"/>
          <w:i/>
          <w:sz w:val="24"/>
          <w:szCs w:val="24"/>
          <w:rtl/>
        </w:rPr>
        <w:t xml:space="preserve"> </w:t>
      </w:r>
      <w:r w:rsidRPr="00F423A0">
        <w:rPr>
          <w:rFonts w:ascii="David" w:hAnsi="David" w:cs="David" w:hint="eastAsia"/>
          <w:i/>
          <w:sz w:val="24"/>
          <w:szCs w:val="24"/>
          <w:rtl/>
        </w:rPr>
        <w:t>במסגרת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ישמשו</w:t>
      </w:r>
      <w:r w:rsidRPr="00F423A0">
        <w:rPr>
          <w:rFonts w:ascii="David" w:hAnsi="David" w:cs="David"/>
          <w:i/>
          <w:sz w:val="24"/>
          <w:szCs w:val="24"/>
          <w:rtl/>
        </w:rPr>
        <w:t xml:space="preserve"> </w:t>
      </w:r>
      <w:r w:rsidRPr="00F423A0">
        <w:rPr>
          <w:rFonts w:ascii="David" w:hAnsi="David" w:cs="David" w:hint="eastAsia"/>
          <w:i/>
          <w:sz w:val="24"/>
          <w:szCs w:val="24"/>
          <w:rtl/>
        </w:rPr>
        <w:t>לשיקום</w:t>
      </w:r>
      <w:r w:rsidRPr="00F423A0">
        <w:rPr>
          <w:rFonts w:ascii="David" w:hAnsi="David" w:cs="David"/>
          <w:i/>
          <w:sz w:val="24"/>
          <w:szCs w:val="24"/>
          <w:rtl/>
        </w:rPr>
        <w:t xml:space="preserve"> </w:t>
      </w:r>
      <w:r w:rsidRPr="00F423A0">
        <w:rPr>
          <w:rFonts w:ascii="David" w:hAnsi="David" w:cs="David" w:hint="eastAsia"/>
          <w:i/>
          <w:sz w:val="24"/>
          <w:szCs w:val="24"/>
          <w:rtl/>
        </w:rPr>
        <w:t>וכינון</w:t>
      </w:r>
      <w:r w:rsidRPr="00F423A0">
        <w:rPr>
          <w:rFonts w:ascii="David" w:hAnsi="David" w:cs="David"/>
          <w:i/>
          <w:sz w:val="24"/>
          <w:szCs w:val="24"/>
          <w:rtl/>
        </w:rPr>
        <w:t xml:space="preserve"> </w:t>
      </w:r>
      <w:r w:rsidRPr="00F423A0">
        <w:rPr>
          <w:rFonts w:ascii="David" w:hAnsi="David" w:cs="David" w:hint="eastAsia"/>
          <w:i/>
          <w:sz w:val="24"/>
          <w:szCs w:val="24"/>
          <w:rtl/>
        </w:rPr>
        <w:t>הנזק</w:t>
      </w:r>
      <w:r w:rsidRPr="00F423A0">
        <w:rPr>
          <w:rFonts w:ascii="David" w:hAnsi="David" w:cs="David"/>
          <w:i/>
          <w:sz w:val="24"/>
          <w:szCs w:val="24"/>
          <w:rtl/>
        </w:rPr>
        <w:t>.</w:t>
      </w:r>
    </w:p>
    <w:p w14:paraId="33C8CD20" w14:textId="77777777" w:rsid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Pr>
      </w:pPr>
      <w:r w:rsidRPr="00F423A0">
        <w:rPr>
          <w:rFonts w:ascii="David" w:hAnsi="David" w:cs="David" w:hint="eastAsia"/>
          <w:i/>
          <w:sz w:val="24"/>
          <w:szCs w:val="24"/>
          <w:rtl/>
        </w:rPr>
        <w:t>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הוראה</w:t>
      </w:r>
      <w:r w:rsidRPr="00F423A0">
        <w:rPr>
          <w:rFonts w:ascii="David" w:hAnsi="David" w:cs="David"/>
          <w:i/>
          <w:sz w:val="24"/>
          <w:szCs w:val="24"/>
          <w:rtl/>
        </w:rPr>
        <w:t xml:space="preserve"> </w:t>
      </w:r>
      <w:r w:rsidRPr="00F423A0">
        <w:rPr>
          <w:rFonts w:ascii="David" w:hAnsi="David" w:cs="David" w:hint="eastAsia"/>
          <w:i/>
          <w:sz w:val="24"/>
          <w:szCs w:val="24"/>
          <w:rtl/>
        </w:rPr>
        <w:t>מהוראות</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לעניין</w:t>
      </w:r>
      <w:r w:rsidRPr="00F423A0">
        <w:rPr>
          <w:rFonts w:ascii="David" w:hAnsi="David" w:cs="David"/>
          <w:i/>
          <w:sz w:val="24"/>
          <w:szCs w:val="24"/>
          <w:rtl/>
        </w:rPr>
        <w:t xml:space="preserve"> </w:t>
      </w:r>
      <w:r w:rsidRPr="00F423A0">
        <w:rPr>
          <w:rFonts w:ascii="David" w:hAnsi="David" w:cs="David" w:hint="eastAsia"/>
          <w:i/>
          <w:sz w:val="24"/>
          <w:szCs w:val="24"/>
          <w:rtl/>
        </w:rPr>
        <w:t>הסבת</w:t>
      </w:r>
      <w:r w:rsidRPr="00F423A0">
        <w:rPr>
          <w:rFonts w:ascii="David" w:hAnsi="David" w:cs="David"/>
          <w:i/>
          <w:sz w:val="24"/>
          <w:szCs w:val="24"/>
          <w:rtl/>
        </w:rPr>
        <w:t xml:space="preserve"> </w:t>
      </w:r>
      <w:r w:rsidRPr="00F423A0">
        <w:rPr>
          <w:rFonts w:ascii="David" w:hAnsi="David" w:cs="David" w:hint="eastAsia"/>
          <w:i/>
          <w:sz w:val="24"/>
          <w:szCs w:val="24"/>
          <w:rtl/>
        </w:rPr>
        <w:t>ההסכם</w:t>
      </w:r>
      <w:r w:rsidRPr="00F423A0">
        <w:rPr>
          <w:rFonts w:ascii="David" w:hAnsi="David" w:cs="David"/>
          <w:i/>
          <w:sz w:val="24"/>
          <w:szCs w:val="24"/>
          <w:rtl/>
        </w:rPr>
        <w:t xml:space="preserve">, </w:t>
      </w:r>
      <w:r w:rsidRPr="00F423A0">
        <w:rPr>
          <w:rFonts w:ascii="David" w:hAnsi="David" w:cs="David" w:hint="eastAsia"/>
          <w:i/>
          <w:sz w:val="24"/>
          <w:szCs w:val="24"/>
          <w:rtl/>
        </w:rPr>
        <w:t>ובמקרה</w:t>
      </w:r>
      <w:r w:rsidRPr="00F423A0">
        <w:rPr>
          <w:rFonts w:ascii="David" w:hAnsi="David" w:cs="David"/>
          <w:i/>
          <w:sz w:val="24"/>
          <w:szCs w:val="24"/>
          <w:rtl/>
        </w:rPr>
        <w:t xml:space="preserve"> </w:t>
      </w:r>
      <w:r w:rsidRPr="00F423A0">
        <w:rPr>
          <w:rFonts w:ascii="David" w:hAnsi="David" w:cs="David" w:hint="eastAsia"/>
          <w:i/>
          <w:sz w:val="24"/>
          <w:szCs w:val="24"/>
          <w:rtl/>
        </w:rPr>
        <w:t>בו</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ייעשה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משנה</w:t>
      </w:r>
      <w:r w:rsidRPr="00F423A0">
        <w:rPr>
          <w:rFonts w:ascii="David" w:hAnsi="David" w:cs="David"/>
          <w:i/>
          <w:sz w:val="24"/>
          <w:szCs w:val="24"/>
          <w:rtl/>
        </w:rPr>
        <w:t xml:space="preserve"> </w:t>
      </w:r>
      <w:r w:rsidRPr="00F423A0">
        <w:rPr>
          <w:rFonts w:ascii="David" w:hAnsi="David" w:cs="David" w:hint="eastAsia"/>
          <w:i/>
          <w:sz w:val="24"/>
          <w:szCs w:val="24"/>
          <w:rtl/>
        </w:rPr>
        <w:t>מטעם</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לדאוג</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בידי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פוליסות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בהתאם</w:t>
      </w:r>
      <w:r w:rsidRPr="00F423A0">
        <w:rPr>
          <w:rFonts w:ascii="David" w:hAnsi="David" w:cs="David"/>
          <w:i/>
          <w:sz w:val="24"/>
          <w:szCs w:val="24"/>
          <w:rtl/>
        </w:rPr>
        <w:t xml:space="preserve"> </w:t>
      </w:r>
      <w:r w:rsidRPr="00F423A0">
        <w:rPr>
          <w:rFonts w:ascii="David" w:hAnsi="David" w:cs="David" w:hint="eastAsia"/>
          <w:i/>
          <w:sz w:val="24"/>
          <w:szCs w:val="24"/>
          <w:rtl/>
        </w:rPr>
        <w:t>לתנאים</w:t>
      </w:r>
      <w:r w:rsidRPr="00F423A0">
        <w:rPr>
          <w:rFonts w:ascii="David" w:hAnsi="David" w:cs="David"/>
          <w:i/>
          <w:sz w:val="24"/>
          <w:szCs w:val="24"/>
          <w:rtl/>
        </w:rPr>
        <w:t xml:space="preserve"> </w:t>
      </w:r>
      <w:r w:rsidRPr="00F423A0">
        <w:rPr>
          <w:rFonts w:ascii="David" w:hAnsi="David" w:cs="David" w:hint="eastAsia"/>
          <w:i/>
          <w:sz w:val="24"/>
          <w:szCs w:val="24"/>
          <w:rtl/>
        </w:rPr>
        <w:t>ולסכומים</w:t>
      </w:r>
      <w:r w:rsidRPr="00F423A0">
        <w:rPr>
          <w:rFonts w:ascii="David" w:hAnsi="David" w:cs="David"/>
          <w:i/>
          <w:sz w:val="24"/>
          <w:szCs w:val="24"/>
          <w:rtl/>
        </w:rPr>
        <w:t xml:space="preserve"> </w:t>
      </w:r>
      <w:r w:rsidRPr="00F423A0">
        <w:rPr>
          <w:rFonts w:ascii="David" w:hAnsi="David" w:cs="David" w:hint="eastAsia"/>
          <w:i/>
          <w:sz w:val="24"/>
          <w:szCs w:val="24"/>
          <w:rtl/>
        </w:rPr>
        <w:t>הנדרשים</w:t>
      </w:r>
      <w:r w:rsidRPr="00F423A0">
        <w:rPr>
          <w:rFonts w:ascii="David" w:hAnsi="David" w:cs="David"/>
          <w:i/>
          <w:sz w:val="24"/>
          <w:szCs w:val="24"/>
          <w:rtl/>
        </w:rPr>
        <w:t xml:space="preserve"> </w:t>
      </w:r>
      <w:r w:rsidRPr="00F423A0">
        <w:rPr>
          <w:rFonts w:ascii="David" w:hAnsi="David" w:cs="David" w:hint="eastAsia"/>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למען</w:t>
      </w:r>
      <w:r w:rsidRPr="00F423A0">
        <w:rPr>
          <w:rFonts w:ascii="David" w:hAnsi="David" w:cs="David"/>
          <w:i/>
          <w:sz w:val="24"/>
          <w:szCs w:val="24"/>
          <w:rtl/>
        </w:rPr>
        <w:t xml:space="preserve"> </w:t>
      </w:r>
      <w:r w:rsidRPr="00F423A0">
        <w:rPr>
          <w:rFonts w:ascii="David" w:hAnsi="David" w:cs="David" w:hint="eastAsia"/>
          <w:i/>
          <w:sz w:val="24"/>
          <w:szCs w:val="24"/>
          <w:rtl/>
        </w:rPr>
        <w:t>הסר</w:t>
      </w:r>
      <w:r w:rsidRPr="00F423A0">
        <w:rPr>
          <w:rFonts w:ascii="David" w:hAnsi="David" w:cs="David"/>
          <w:i/>
          <w:sz w:val="24"/>
          <w:szCs w:val="24"/>
          <w:rtl/>
        </w:rPr>
        <w:t xml:space="preserve"> </w:t>
      </w:r>
      <w:r w:rsidRPr="00F423A0">
        <w:rPr>
          <w:rFonts w:ascii="David" w:hAnsi="David" w:cs="David" w:hint="eastAsia"/>
          <w:i/>
          <w:sz w:val="24"/>
          <w:szCs w:val="24"/>
          <w:rtl/>
        </w:rPr>
        <w:t>ספק</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בזאת</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הוא</w:t>
      </w:r>
      <w:r w:rsidRPr="00F423A0">
        <w:rPr>
          <w:rFonts w:ascii="David" w:hAnsi="David" w:cs="David"/>
          <w:i/>
          <w:sz w:val="24"/>
          <w:szCs w:val="24"/>
          <w:rtl/>
        </w:rPr>
        <w:t xml:space="preserve"> </w:t>
      </w:r>
      <w:r w:rsidRPr="00F423A0">
        <w:rPr>
          <w:rFonts w:ascii="David" w:hAnsi="David" w:cs="David" w:hint="eastAsia"/>
          <w:i/>
          <w:sz w:val="24"/>
          <w:szCs w:val="24"/>
          <w:rtl/>
        </w:rPr>
        <w:t>הנושא</w:t>
      </w:r>
      <w:r w:rsidRPr="00F423A0">
        <w:rPr>
          <w:rFonts w:ascii="David" w:hAnsi="David" w:cs="David"/>
          <w:i/>
          <w:sz w:val="24"/>
          <w:szCs w:val="24"/>
          <w:rtl/>
        </w:rPr>
        <w:t xml:space="preserve"> </w:t>
      </w:r>
      <w:r w:rsidRPr="00F423A0">
        <w:rPr>
          <w:rFonts w:ascii="David" w:hAnsi="David" w:cs="David" w:hint="eastAsia"/>
          <w:i/>
          <w:sz w:val="24"/>
          <w:szCs w:val="24"/>
          <w:rtl/>
        </w:rPr>
        <w:t>באחריות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ביחס</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במלואן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שיבוצעו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משנה</w:t>
      </w:r>
      <w:r w:rsidRPr="00F423A0">
        <w:rPr>
          <w:rFonts w:ascii="David" w:hAnsi="David" w:cs="David"/>
          <w:i/>
          <w:sz w:val="24"/>
          <w:szCs w:val="24"/>
          <w:rtl/>
        </w:rPr>
        <w:t xml:space="preserve">. </w:t>
      </w:r>
    </w:p>
    <w:p w14:paraId="175B332C" w14:textId="39720A62" w:rsidR="00EF4F1C" w:rsidRPr="00F423A0" w:rsidRDefault="00EF4F1C" w:rsidP="00F423A0">
      <w:pPr>
        <w:spacing w:after="0" w:afterAutospacing="0" w:line="240" w:lineRule="auto"/>
        <w:ind w:left="1082"/>
        <w:rPr>
          <w:rFonts w:ascii="David" w:hAnsi="David" w:cs="David"/>
          <w:i/>
          <w:sz w:val="24"/>
          <w:szCs w:val="24"/>
          <w:rtl/>
        </w:rPr>
      </w:pPr>
      <w:r w:rsidRPr="00F423A0">
        <w:rPr>
          <w:rFonts w:ascii="David" w:hAnsi="David" w:cs="David"/>
          <w:i/>
          <w:sz w:val="24"/>
          <w:szCs w:val="24"/>
          <w:rtl/>
        </w:rPr>
        <w:t xml:space="preserve"> </w:t>
      </w:r>
    </w:p>
    <w:p w14:paraId="20C6E199" w14:textId="77777777" w:rsidR="00EF4F1C" w:rsidRPr="00EF4F1C" w:rsidRDefault="00EF4F1C" w:rsidP="00A11D74">
      <w:pPr>
        <w:numPr>
          <w:ilvl w:val="0"/>
          <w:numId w:val="4"/>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עובדים</w:t>
      </w:r>
    </w:p>
    <w:p w14:paraId="08C9706B"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יספק</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חשבונו</w:t>
      </w:r>
      <w:r w:rsidRPr="00F423A0">
        <w:rPr>
          <w:rFonts w:ascii="David" w:hAnsi="David" w:cs="David"/>
          <w:i/>
          <w:sz w:val="24"/>
          <w:szCs w:val="24"/>
          <w:rtl/>
        </w:rPr>
        <w:t xml:space="preserve"> </w:t>
      </w:r>
      <w:r w:rsidRPr="00F423A0">
        <w:rPr>
          <w:rFonts w:ascii="David" w:hAnsi="David" w:cs="David" w:hint="eastAsia"/>
          <w:i/>
          <w:sz w:val="24"/>
          <w:szCs w:val="24"/>
          <w:rtl/>
        </w:rPr>
        <w:t>ועל</w:t>
      </w:r>
      <w:r w:rsidRPr="00F423A0">
        <w:rPr>
          <w:rFonts w:ascii="David" w:hAnsi="David" w:cs="David"/>
          <w:i/>
          <w:sz w:val="24"/>
          <w:szCs w:val="24"/>
          <w:rtl/>
        </w:rPr>
        <w:t xml:space="preserve"> </w:t>
      </w:r>
      <w:r w:rsidRPr="00F423A0">
        <w:rPr>
          <w:rFonts w:ascii="David" w:hAnsi="David" w:cs="David" w:hint="eastAsia"/>
          <w:i/>
          <w:sz w:val="24"/>
          <w:szCs w:val="24"/>
          <w:rtl/>
        </w:rPr>
        <w:t>אחריותו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כוח</w:t>
      </w:r>
      <w:r w:rsidRPr="00F423A0">
        <w:rPr>
          <w:rFonts w:ascii="David" w:hAnsi="David" w:cs="David"/>
          <w:i/>
          <w:sz w:val="24"/>
          <w:szCs w:val="24"/>
          <w:rtl/>
        </w:rPr>
        <w:t xml:space="preserve"> </w:t>
      </w:r>
      <w:r w:rsidRPr="00F423A0">
        <w:rPr>
          <w:rFonts w:ascii="David" w:hAnsi="David" w:cs="David" w:hint="eastAsia"/>
          <w:i/>
          <w:sz w:val="24"/>
          <w:szCs w:val="24"/>
          <w:rtl/>
        </w:rPr>
        <w:t>האדם</w:t>
      </w:r>
      <w:r w:rsidRPr="00F423A0">
        <w:rPr>
          <w:rFonts w:ascii="David" w:hAnsi="David" w:cs="David"/>
          <w:i/>
          <w:sz w:val="24"/>
          <w:szCs w:val="24"/>
          <w:rtl/>
        </w:rPr>
        <w:t xml:space="preserve"> </w:t>
      </w:r>
      <w:r w:rsidRPr="00F423A0">
        <w:rPr>
          <w:rFonts w:ascii="David" w:hAnsi="David" w:cs="David" w:hint="eastAsia"/>
          <w:i/>
          <w:sz w:val="24"/>
          <w:szCs w:val="24"/>
          <w:rtl/>
        </w:rPr>
        <w:t>הדרוש</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ואת</w:t>
      </w:r>
      <w:r w:rsidRPr="00F423A0">
        <w:rPr>
          <w:rFonts w:ascii="David" w:hAnsi="David" w:cs="David"/>
          <w:i/>
          <w:sz w:val="24"/>
          <w:szCs w:val="24"/>
          <w:rtl/>
        </w:rPr>
        <w:t xml:space="preserve"> </w:t>
      </w:r>
      <w:r w:rsidRPr="00F423A0">
        <w:rPr>
          <w:rFonts w:ascii="David" w:hAnsi="David" w:cs="David" w:hint="eastAsia"/>
          <w:i/>
          <w:sz w:val="24"/>
          <w:szCs w:val="24"/>
          <w:rtl/>
        </w:rPr>
        <w:t>ההשגחה</w:t>
      </w:r>
      <w:r w:rsidRPr="00F423A0">
        <w:rPr>
          <w:rFonts w:ascii="David" w:hAnsi="David" w:cs="David"/>
          <w:i/>
          <w:sz w:val="24"/>
          <w:szCs w:val="24"/>
          <w:rtl/>
        </w:rPr>
        <w:t xml:space="preserve"> </w:t>
      </w:r>
      <w:r w:rsidRPr="00F423A0">
        <w:rPr>
          <w:rFonts w:ascii="David" w:hAnsi="David" w:cs="David" w:hint="eastAsia"/>
          <w:i/>
          <w:sz w:val="24"/>
          <w:szCs w:val="24"/>
          <w:rtl/>
        </w:rPr>
        <w:t>עליו</w:t>
      </w:r>
      <w:r w:rsidRPr="00F423A0">
        <w:rPr>
          <w:rFonts w:ascii="David" w:hAnsi="David" w:cs="David"/>
          <w:i/>
          <w:sz w:val="24"/>
          <w:szCs w:val="24"/>
          <w:rtl/>
        </w:rPr>
        <w:t>.</w:t>
      </w:r>
    </w:p>
    <w:p w14:paraId="32EA7770"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חשבונו</w:t>
      </w:r>
      <w:r w:rsidRPr="00F423A0">
        <w:rPr>
          <w:rFonts w:ascii="David" w:hAnsi="David" w:cs="David"/>
          <w:sz w:val="24"/>
          <w:szCs w:val="24"/>
          <w:rtl/>
        </w:rPr>
        <w:t xml:space="preserve"> </w:t>
      </w:r>
      <w:r w:rsidRPr="00F423A0">
        <w:rPr>
          <w:rFonts w:ascii="David" w:hAnsi="David" w:cs="David" w:hint="eastAsia"/>
          <w:sz w:val="24"/>
          <w:szCs w:val="24"/>
          <w:rtl/>
        </w:rPr>
        <w:t>באתר</w:t>
      </w:r>
      <w:r w:rsidRPr="00F423A0">
        <w:rPr>
          <w:rFonts w:ascii="David" w:hAnsi="David" w:cs="David"/>
          <w:sz w:val="24"/>
          <w:szCs w:val="24"/>
          <w:rtl/>
        </w:rPr>
        <w:t xml:space="preserve">, </w:t>
      </w:r>
      <w:r w:rsidRPr="00F423A0">
        <w:rPr>
          <w:rFonts w:ascii="David" w:hAnsi="David" w:cs="David" w:hint="eastAsia"/>
          <w:sz w:val="24"/>
          <w:szCs w:val="24"/>
          <w:rtl/>
        </w:rPr>
        <w:t>ובכל</w:t>
      </w:r>
      <w:r w:rsidRPr="00F423A0">
        <w:rPr>
          <w:rFonts w:ascii="David" w:hAnsi="David" w:cs="David"/>
          <w:sz w:val="24"/>
          <w:szCs w:val="24"/>
          <w:rtl/>
        </w:rPr>
        <w:t xml:space="preserve"> </w:t>
      </w:r>
      <w:r w:rsidRPr="00F423A0">
        <w:rPr>
          <w:rFonts w:ascii="David" w:hAnsi="David" w:cs="David" w:hint="eastAsia"/>
          <w:sz w:val="24"/>
          <w:szCs w:val="24"/>
          <w:rtl/>
        </w:rPr>
        <w:t>מקום</w:t>
      </w:r>
      <w:r w:rsidRPr="00F423A0">
        <w:rPr>
          <w:rFonts w:ascii="David" w:hAnsi="David" w:cs="David"/>
          <w:sz w:val="24"/>
          <w:szCs w:val="24"/>
          <w:rtl/>
        </w:rPr>
        <w:t xml:space="preserve"> </w:t>
      </w:r>
      <w:r w:rsidRPr="00F423A0">
        <w:rPr>
          <w:rFonts w:ascii="David" w:hAnsi="David" w:cs="David" w:hint="eastAsia"/>
          <w:sz w:val="24"/>
          <w:szCs w:val="24"/>
          <w:rtl/>
        </w:rPr>
        <w:t>אשר</w:t>
      </w:r>
      <w:r w:rsidRPr="00F423A0">
        <w:rPr>
          <w:rFonts w:ascii="David" w:hAnsi="David" w:cs="David"/>
          <w:sz w:val="24"/>
          <w:szCs w:val="24"/>
          <w:rtl/>
        </w:rPr>
        <w:t xml:space="preserve"> </w:t>
      </w:r>
      <w:r w:rsidRPr="00F423A0">
        <w:rPr>
          <w:rFonts w:ascii="David" w:hAnsi="David" w:cs="David" w:hint="eastAsia"/>
          <w:sz w:val="24"/>
          <w:szCs w:val="24"/>
          <w:rtl/>
        </w:rPr>
        <w:t>בו</w:t>
      </w:r>
      <w:r w:rsidRPr="00F423A0">
        <w:rPr>
          <w:rFonts w:ascii="David" w:hAnsi="David" w:cs="David"/>
          <w:sz w:val="24"/>
          <w:szCs w:val="24"/>
          <w:rtl/>
        </w:rPr>
        <w:t xml:space="preserve"> </w:t>
      </w:r>
      <w:r w:rsidRPr="00F423A0">
        <w:rPr>
          <w:rFonts w:ascii="David" w:hAnsi="David" w:cs="David" w:hint="eastAsia"/>
          <w:sz w:val="24"/>
          <w:szCs w:val="24"/>
          <w:rtl/>
        </w:rPr>
        <w:t>תבוצענה</w:t>
      </w:r>
      <w:r w:rsidRPr="00F423A0">
        <w:rPr>
          <w:rFonts w:ascii="David" w:hAnsi="David" w:cs="David"/>
          <w:sz w:val="24"/>
          <w:szCs w:val="24"/>
          <w:rtl/>
        </w:rPr>
        <w:t xml:space="preserve"> </w:t>
      </w:r>
      <w:r w:rsidRPr="00F423A0">
        <w:rPr>
          <w:rFonts w:ascii="David" w:hAnsi="David" w:cs="David" w:hint="eastAsia"/>
          <w:sz w:val="24"/>
          <w:szCs w:val="24"/>
          <w:rtl/>
        </w:rPr>
        <w:t>פעולות</w:t>
      </w:r>
      <w:r w:rsidRPr="00F423A0">
        <w:rPr>
          <w:rFonts w:ascii="David" w:hAnsi="David" w:cs="David"/>
          <w:sz w:val="24"/>
          <w:szCs w:val="24"/>
          <w:rtl/>
        </w:rPr>
        <w:t xml:space="preserve"> </w:t>
      </w:r>
      <w:r w:rsidRPr="00F423A0">
        <w:rPr>
          <w:rFonts w:ascii="David" w:hAnsi="David" w:cs="David" w:hint="eastAsia"/>
          <w:sz w:val="24"/>
          <w:szCs w:val="24"/>
          <w:rtl/>
        </w:rPr>
        <w:t>כלשהן</w:t>
      </w:r>
      <w:r w:rsidRPr="00F423A0">
        <w:rPr>
          <w:rFonts w:ascii="David" w:hAnsi="David" w:cs="David"/>
          <w:sz w:val="24"/>
          <w:szCs w:val="24"/>
          <w:rtl/>
        </w:rPr>
        <w:t xml:space="preserve"> </w:t>
      </w:r>
      <w:r w:rsidRPr="00F423A0">
        <w:rPr>
          <w:rFonts w:ascii="David" w:hAnsi="David" w:cs="David" w:hint="eastAsia"/>
          <w:sz w:val="24"/>
          <w:szCs w:val="24"/>
          <w:rtl/>
        </w:rPr>
        <w:t>בקשר</w:t>
      </w:r>
      <w:r w:rsidRPr="00F423A0">
        <w:rPr>
          <w:rFonts w:ascii="David" w:hAnsi="David" w:cs="David"/>
          <w:sz w:val="24"/>
          <w:szCs w:val="24"/>
          <w:rtl/>
        </w:rPr>
        <w:t xml:space="preserve"> </w:t>
      </w:r>
      <w:r w:rsidRPr="00F423A0">
        <w:rPr>
          <w:rFonts w:ascii="David" w:hAnsi="David" w:cs="David" w:hint="eastAsia"/>
          <w:sz w:val="24"/>
          <w:szCs w:val="24"/>
          <w:rtl/>
        </w:rPr>
        <w:t>עם</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מקצועיים</w:t>
      </w:r>
      <w:r w:rsidRPr="00F423A0">
        <w:rPr>
          <w:rFonts w:ascii="David" w:hAnsi="David" w:cs="David"/>
          <w:sz w:val="24"/>
          <w:szCs w:val="24"/>
          <w:rtl/>
        </w:rPr>
        <w:t xml:space="preserve"> </w:t>
      </w:r>
      <w:r w:rsidRPr="00F423A0">
        <w:rPr>
          <w:rFonts w:ascii="David" w:hAnsi="David" w:cs="David" w:hint="eastAsia"/>
          <w:sz w:val="24"/>
          <w:szCs w:val="24"/>
          <w:rtl/>
        </w:rPr>
        <w:t>מנוסים</w:t>
      </w:r>
      <w:r w:rsidRPr="00F423A0">
        <w:rPr>
          <w:rFonts w:ascii="David" w:hAnsi="David" w:cs="David"/>
          <w:sz w:val="24"/>
          <w:szCs w:val="24"/>
          <w:rtl/>
        </w:rPr>
        <w:t xml:space="preserve"> </w:t>
      </w:r>
      <w:r w:rsidRPr="00F423A0">
        <w:rPr>
          <w:rFonts w:ascii="David" w:hAnsi="David" w:cs="David" w:hint="eastAsia"/>
          <w:sz w:val="24"/>
          <w:szCs w:val="24"/>
          <w:rtl/>
        </w:rPr>
        <w:t>ומורשים</w:t>
      </w:r>
      <w:r w:rsidRPr="00F423A0">
        <w:rPr>
          <w:rFonts w:ascii="David" w:hAnsi="David" w:cs="David"/>
          <w:sz w:val="24"/>
          <w:szCs w:val="24"/>
          <w:rtl/>
        </w:rPr>
        <w:t xml:space="preserve"> </w:t>
      </w:r>
      <w:r w:rsidRPr="00F423A0">
        <w:rPr>
          <w:rFonts w:ascii="David" w:hAnsi="David" w:cs="David" w:hint="eastAsia"/>
          <w:sz w:val="24"/>
          <w:szCs w:val="24"/>
          <w:rtl/>
        </w:rPr>
        <w:t>במספר</w:t>
      </w:r>
      <w:r w:rsidRPr="00F423A0">
        <w:rPr>
          <w:rFonts w:ascii="David" w:hAnsi="David" w:cs="David"/>
          <w:sz w:val="24"/>
          <w:szCs w:val="24"/>
          <w:rtl/>
        </w:rPr>
        <w:t xml:space="preserve"> </w:t>
      </w:r>
      <w:r w:rsidRPr="00F423A0">
        <w:rPr>
          <w:rFonts w:ascii="David" w:hAnsi="David" w:cs="David" w:hint="eastAsia"/>
          <w:sz w:val="24"/>
          <w:szCs w:val="24"/>
          <w:rtl/>
        </w:rPr>
        <w:t>הנחוץ</w:t>
      </w:r>
      <w:r w:rsidRPr="00F423A0">
        <w:rPr>
          <w:rFonts w:ascii="David" w:hAnsi="David" w:cs="David"/>
          <w:sz w:val="24"/>
          <w:szCs w:val="24"/>
          <w:rtl/>
        </w:rPr>
        <w:t xml:space="preserve"> </w:t>
      </w:r>
      <w:r w:rsidRPr="00F423A0">
        <w:rPr>
          <w:rFonts w:ascii="David" w:hAnsi="David" w:cs="David" w:hint="eastAsia"/>
          <w:sz w:val="24"/>
          <w:szCs w:val="24"/>
          <w:rtl/>
        </w:rPr>
        <w:t>להשלמת</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במועד</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לא</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המזמין</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w:t>
      </w:r>
      <w:r w:rsidRPr="00F423A0">
        <w:rPr>
          <w:rFonts w:ascii="David" w:hAnsi="David" w:cs="David" w:hint="eastAsia"/>
          <w:sz w:val="24"/>
          <w:szCs w:val="24"/>
          <w:rtl/>
        </w:rPr>
        <w:t>וגם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קבלנים</w:t>
      </w:r>
      <w:r w:rsidRPr="00F423A0">
        <w:rPr>
          <w:rFonts w:ascii="David" w:hAnsi="David" w:cs="David"/>
          <w:sz w:val="24"/>
          <w:szCs w:val="24"/>
          <w:rtl/>
        </w:rPr>
        <w:t xml:space="preserve"> </w:t>
      </w:r>
      <w:r w:rsidRPr="00F423A0">
        <w:rPr>
          <w:rFonts w:ascii="David" w:hAnsi="David" w:cs="David" w:hint="eastAsia"/>
          <w:sz w:val="24"/>
          <w:szCs w:val="24"/>
          <w:rtl/>
        </w:rPr>
        <w:t>אחרים</w:t>
      </w:r>
      <w:r w:rsidRPr="00F423A0">
        <w:rPr>
          <w:rFonts w:ascii="David" w:hAnsi="David" w:cs="David"/>
          <w:sz w:val="24"/>
          <w:szCs w:val="24"/>
          <w:rtl/>
        </w:rPr>
        <w:t xml:space="preserve">. </w:t>
      </w:r>
      <w:r w:rsidRPr="00F423A0">
        <w:rPr>
          <w:rFonts w:ascii="David" w:hAnsi="David" w:cs="David" w:hint="eastAsia"/>
          <w:sz w:val="24"/>
          <w:szCs w:val="24"/>
          <w:rtl/>
        </w:rPr>
        <w:t>מבלי</w:t>
      </w:r>
      <w:r w:rsidRPr="00F423A0">
        <w:rPr>
          <w:rFonts w:ascii="David" w:hAnsi="David" w:cs="David"/>
          <w:sz w:val="24"/>
          <w:szCs w:val="24"/>
          <w:rtl/>
        </w:rPr>
        <w:t xml:space="preserve"> </w:t>
      </w:r>
      <w:r w:rsidRPr="00F423A0">
        <w:rPr>
          <w:rFonts w:ascii="David" w:hAnsi="David" w:cs="David" w:hint="eastAsia"/>
          <w:sz w:val="24"/>
          <w:szCs w:val="24"/>
          <w:rtl/>
        </w:rPr>
        <w:t>לגרוע</w:t>
      </w:r>
      <w:r w:rsidRPr="00F423A0">
        <w:rPr>
          <w:rFonts w:ascii="David" w:hAnsi="David" w:cs="David"/>
          <w:sz w:val="24"/>
          <w:szCs w:val="24"/>
          <w:rtl/>
        </w:rPr>
        <w:t xml:space="preserve"> </w:t>
      </w:r>
      <w:r w:rsidRPr="00F423A0">
        <w:rPr>
          <w:rFonts w:ascii="David" w:hAnsi="David" w:cs="David" w:hint="eastAsia"/>
          <w:sz w:val="24"/>
          <w:szCs w:val="24"/>
          <w:rtl/>
        </w:rPr>
        <w:t>מן</w:t>
      </w:r>
      <w:r w:rsidRPr="00F423A0">
        <w:rPr>
          <w:rFonts w:ascii="David" w:hAnsi="David" w:cs="David"/>
          <w:sz w:val="24"/>
          <w:szCs w:val="24"/>
          <w:rtl/>
        </w:rPr>
        <w:t xml:space="preserve"> </w:t>
      </w:r>
      <w:r w:rsidRPr="00F423A0">
        <w:rPr>
          <w:rFonts w:ascii="David" w:hAnsi="David" w:cs="David" w:hint="eastAsia"/>
          <w:sz w:val="24"/>
          <w:szCs w:val="24"/>
          <w:rtl/>
        </w:rPr>
        <w:t>האמור</w:t>
      </w:r>
      <w:r w:rsidRPr="00F423A0">
        <w:rPr>
          <w:rFonts w:ascii="David" w:hAnsi="David" w:cs="David"/>
          <w:sz w:val="24"/>
          <w:szCs w:val="24"/>
          <w:rtl/>
        </w:rPr>
        <w:t xml:space="preserve"> </w:t>
      </w:r>
      <w:r w:rsidRPr="00F423A0">
        <w:rPr>
          <w:rFonts w:ascii="David" w:hAnsi="David" w:cs="David" w:hint="eastAsia"/>
          <w:sz w:val="24"/>
          <w:szCs w:val="24"/>
          <w:rtl/>
        </w:rPr>
        <w:t>לעיל</w:t>
      </w:r>
      <w:r w:rsidRPr="00F423A0">
        <w:rPr>
          <w:rFonts w:ascii="David" w:hAnsi="David" w:cs="David"/>
          <w:sz w:val="24"/>
          <w:szCs w:val="24"/>
          <w:rtl/>
        </w:rPr>
        <w:t xml:space="preserve"> </w:t>
      </w:r>
      <w:r w:rsidRPr="00F423A0">
        <w:rPr>
          <w:rFonts w:ascii="David" w:hAnsi="David" w:cs="David" w:hint="eastAsia"/>
          <w:sz w:val="24"/>
          <w:szCs w:val="24"/>
          <w:rtl/>
        </w:rPr>
        <w:t>יובהר</w:t>
      </w:r>
      <w:r w:rsidRPr="00F423A0">
        <w:rPr>
          <w:rFonts w:ascii="David" w:hAnsi="David" w:cs="David"/>
          <w:sz w:val="24"/>
          <w:szCs w:val="24"/>
          <w:rtl/>
        </w:rPr>
        <w:t xml:space="preserve"> </w:t>
      </w:r>
      <w:r w:rsidRPr="00F423A0">
        <w:rPr>
          <w:rFonts w:ascii="David" w:hAnsi="David" w:cs="David" w:hint="eastAsia"/>
          <w:sz w:val="24"/>
          <w:szCs w:val="24"/>
          <w:rtl/>
        </w:rPr>
        <w:t>כי</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אך</w:t>
      </w:r>
      <w:r w:rsidRPr="00F423A0">
        <w:rPr>
          <w:rFonts w:ascii="David" w:hAnsi="David" w:cs="David"/>
          <w:sz w:val="24"/>
          <w:szCs w:val="24"/>
          <w:rtl/>
        </w:rPr>
        <w:t xml:space="preserve"> </w:t>
      </w:r>
      <w:r w:rsidRPr="00F423A0">
        <w:rPr>
          <w:rFonts w:ascii="David" w:hAnsi="David" w:cs="David" w:hint="eastAsia"/>
          <w:sz w:val="24"/>
          <w:szCs w:val="24"/>
          <w:rtl/>
        </w:rPr>
        <w:t>ורק</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ישראלים</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זרים</w:t>
      </w:r>
      <w:r w:rsidRPr="00F423A0">
        <w:rPr>
          <w:rFonts w:ascii="David" w:hAnsi="David" w:cs="David"/>
          <w:sz w:val="24"/>
          <w:szCs w:val="24"/>
          <w:rtl/>
        </w:rPr>
        <w:t xml:space="preserve"> </w:t>
      </w:r>
      <w:r w:rsidRPr="00F423A0">
        <w:rPr>
          <w:rFonts w:ascii="David" w:hAnsi="David" w:cs="David" w:hint="eastAsia"/>
          <w:sz w:val="24"/>
          <w:szCs w:val="24"/>
          <w:rtl/>
        </w:rPr>
        <w:t>שהעסקתם</w:t>
      </w:r>
      <w:r w:rsidRPr="00F423A0">
        <w:rPr>
          <w:rFonts w:ascii="David" w:hAnsi="David" w:cs="David"/>
          <w:sz w:val="24"/>
          <w:szCs w:val="24"/>
          <w:rtl/>
        </w:rPr>
        <w:t xml:space="preserve"> </w:t>
      </w:r>
      <w:r w:rsidRPr="00F423A0">
        <w:rPr>
          <w:rFonts w:ascii="David" w:hAnsi="David" w:cs="David" w:hint="eastAsia"/>
          <w:sz w:val="24"/>
          <w:szCs w:val="24"/>
          <w:rtl/>
        </w:rPr>
        <w:t>אושרה</w:t>
      </w:r>
      <w:r w:rsidRPr="00F423A0">
        <w:rPr>
          <w:rFonts w:ascii="David" w:hAnsi="David" w:cs="David"/>
          <w:sz w:val="24"/>
          <w:szCs w:val="24"/>
          <w:rtl/>
        </w:rPr>
        <w:t xml:space="preserve"> </w:t>
      </w:r>
      <w:r w:rsidRPr="00F423A0">
        <w:rPr>
          <w:rFonts w:ascii="David" w:hAnsi="David" w:cs="David" w:hint="eastAsia"/>
          <w:sz w:val="24"/>
          <w:szCs w:val="24"/>
          <w:rtl/>
        </w:rPr>
        <w:t>ע</w:t>
      </w:r>
      <w:r w:rsidRPr="00F423A0">
        <w:rPr>
          <w:rFonts w:ascii="David" w:hAnsi="David" w:cs="David"/>
          <w:sz w:val="24"/>
          <w:szCs w:val="24"/>
          <w:rtl/>
        </w:rPr>
        <w:t>"</w:t>
      </w:r>
      <w:r w:rsidRPr="00F423A0">
        <w:rPr>
          <w:rFonts w:ascii="David" w:hAnsi="David" w:cs="David" w:hint="eastAsia"/>
          <w:sz w:val="24"/>
          <w:szCs w:val="24"/>
          <w:rtl/>
        </w:rPr>
        <w:t>י</w:t>
      </w:r>
      <w:r w:rsidRPr="00F423A0">
        <w:rPr>
          <w:rFonts w:ascii="David" w:hAnsi="David" w:cs="David"/>
          <w:sz w:val="24"/>
          <w:szCs w:val="24"/>
          <w:rtl/>
        </w:rPr>
        <w:t xml:space="preserve"> </w:t>
      </w:r>
      <w:r w:rsidRPr="00F423A0">
        <w:rPr>
          <w:rFonts w:ascii="David" w:hAnsi="David" w:cs="David" w:hint="eastAsia"/>
          <w:sz w:val="24"/>
          <w:szCs w:val="24"/>
          <w:rtl/>
        </w:rPr>
        <w:t>משרד</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w:t>
      </w:r>
      <w:r w:rsidRPr="00F423A0">
        <w:rPr>
          <w:rFonts w:ascii="David" w:hAnsi="David" w:cs="David"/>
          <w:sz w:val="24"/>
          <w:szCs w:val="24"/>
          <w:rtl/>
        </w:rPr>
        <w:t>/</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פי</w:t>
      </w:r>
      <w:r w:rsidRPr="00F423A0">
        <w:rPr>
          <w:rFonts w:ascii="David" w:hAnsi="David" w:cs="David"/>
          <w:sz w:val="24"/>
          <w:szCs w:val="24"/>
          <w:rtl/>
        </w:rPr>
        <w:t xml:space="preserve"> </w:t>
      </w:r>
      <w:r w:rsidRPr="00F423A0">
        <w:rPr>
          <w:rFonts w:ascii="David" w:hAnsi="David" w:cs="David" w:hint="eastAsia"/>
          <w:sz w:val="24"/>
          <w:szCs w:val="24"/>
          <w:rtl/>
        </w:rPr>
        <w:t>כל</w:t>
      </w:r>
      <w:r w:rsidRPr="00F423A0">
        <w:rPr>
          <w:rFonts w:ascii="David" w:hAnsi="David" w:cs="David"/>
          <w:sz w:val="24"/>
          <w:szCs w:val="24"/>
          <w:rtl/>
        </w:rPr>
        <w:t xml:space="preserve"> </w:t>
      </w:r>
      <w:r w:rsidRPr="00F423A0">
        <w:rPr>
          <w:rFonts w:ascii="David" w:hAnsi="David" w:cs="David" w:hint="eastAsia"/>
          <w:sz w:val="24"/>
          <w:szCs w:val="24"/>
          <w:rtl/>
        </w:rPr>
        <w:t>דין</w:t>
      </w:r>
      <w:r w:rsidRPr="00F423A0">
        <w:rPr>
          <w:rFonts w:ascii="David" w:hAnsi="David" w:cs="David"/>
          <w:sz w:val="24"/>
          <w:szCs w:val="24"/>
          <w:rtl/>
        </w:rPr>
        <w:t>.</w:t>
      </w:r>
    </w:p>
    <w:p w14:paraId="67F4D0DD" w14:textId="77777777" w:rsidR="00EF4F1C" w:rsidRPr="00F423A0" w:rsidRDefault="00EF4F1C" w:rsidP="00A11D74">
      <w:pPr>
        <w:numPr>
          <w:ilvl w:val="1"/>
          <w:numId w:val="4"/>
        </w:numPr>
        <w:spacing w:after="0" w:afterAutospacing="0" w:line="240" w:lineRule="auto"/>
        <w:rPr>
          <w:rFonts w:ascii="David" w:hAnsi="David" w:cs="David"/>
          <w:sz w:val="24"/>
          <w:szCs w:val="24"/>
        </w:rPr>
      </w:pP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חשבונו</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אחד</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יותר</w:t>
      </w:r>
      <w:r w:rsidRPr="00F423A0">
        <w:rPr>
          <w:rFonts w:ascii="David" w:hAnsi="David" w:cs="David" w:hint="cs"/>
          <w:sz w:val="24"/>
          <w:szCs w:val="24"/>
          <w:rtl/>
        </w:rPr>
        <w:t xml:space="preserve"> </w:t>
      </w:r>
      <w:r w:rsidRPr="00F423A0">
        <w:rPr>
          <w:rFonts w:ascii="David" w:hAnsi="David" w:cs="David" w:hint="eastAsia"/>
          <w:sz w:val="24"/>
          <w:szCs w:val="24"/>
          <w:rtl/>
        </w:rPr>
        <w:t>לפי</w:t>
      </w:r>
      <w:r w:rsidRPr="00F423A0">
        <w:rPr>
          <w:rFonts w:ascii="David" w:hAnsi="David" w:cs="David"/>
          <w:sz w:val="24"/>
          <w:szCs w:val="24"/>
          <w:rtl/>
        </w:rPr>
        <w:t xml:space="preserve"> </w:t>
      </w:r>
      <w:r w:rsidRPr="00F423A0">
        <w:rPr>
          <w:rFonts w:ascii="David" w:hAnsi="David" w:cs="David" w:hint="eastAsia"/>
          <w:sz w:val="24"/>
          <w:szCs w:val="24"/>
          <w:rtl/>
        </w:rPr>
        <w:t>הוראות</w:t>
      </w:r>
      <w:r w:rsidRPr="00F423A0">
        <w:rPr>
          <w:rFonts w:ascii="David" w:hAnsi="David" w:cs="David"/>
          <w:sz w:val="24"/>
          <w:szCs w:val="24"/>
          <w:rtl/>
        </w:rPr>
        <w:t xml:space="preserve"> </w:t>
      </w:r>
      <w:r w:rsidRPr="00F423A0">
        <w:rPr>
          <w:rFonts w:ascii="David" w:hAnsi="David" w:cs="David" w:hint="eastAsia"/>
          <w:sz w:val="24"/>
          <w:szCs w:val="24"/>
          <w:rtl/>
        </w:rPr>
        <w:t>המזמין</w:t>
      </w:r>
      <w:r w:rsidRPr="00F423A0">
        <w:rPr>
          <w:rFonts w:ascii="David" w:hAnsi="David" w:cs="David"/>
          <w:sz w:val="24"/>
          <w:szCs w:val="24"/>
          <w:rtl/>
        </w:rPr>
        <w:t xml:space="preserve"> </w:t>
      </w:r>
      <w:r w:rsidRPr="00F423A0">
        <w:rPr>
          <w:rFonts w:ascii="David" w:hAnsi="David" w:cs="David" w:hint="eastAsia"/>
          <w:sz w:val="24"/>
          <w:szCs w:val="24"/>
          <w:rtl/>
        </w:rPr>
        <w:t>וגם</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אתר</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יהיו</w:t>
      </w:r>
      <w:r w:rsidRPr="00F423A0">
        <w:rPr>
          <w:rFonts w:ascii="David" w:hAnsi="David" w:cs="David"/>
          <w:sz w:val="24"/>
          <w:szCs w:val="24"/>
          <w:rtl/>
        </w:rPr>
        <w:t xml:space="preserve"> </w:t>
      </w:r>
      <w:r w:rsidRPr="00F423A0">
        <w:rPr>
          <w:rFonts w:ascii="David" w:hAnsi="David" w:cs="David" w:hint="eastAsia"/>
          <w:sz w:val="24"/>
          <w:szCs w:val="24"/>
          <w:rtl/>
        </w:rPr>
        <w:t>מומחים</w:t>
      </w:r>
      <w:r w:rsidRPr="00F423A0">
        <w:rPr>
          <w:rFonts w:ascii="David" w:hAnsi="David" w:cs="David"/>
          <w:sz w:val="24"/>
          <w:szCs w:val="24"/>
          <w:rtl/>
        </w:rPr>
        <w:t xml:space="preserve"> </w:t>
      </w:r>
      <w:r w:rsidRPr="00F423A0">
        <w:rPr>
          <w:rFonts w:ascii="David" w:hAnsi="David" w:cs="David" w:hint="eastAsia"/>
          <w:sz w:val="24"/>
          <w:szCs w:val="24"/>
          <w:rtl/>
        </w:rPr>
        <w:t>מורשים</w:t>
      </w:r>
      <w:r w:rsidRPr="00F423A0">
        <w:rPr>
          <w:rFonts w:ascii="David" w:hAnsi="David" w:cs="David"/>
          <w:sz w:val="24"/>
          <w:szCs w:val="24"/>
          <w:rtl/>
        </w:rPr>
        <w:t xml:space="preserve"> </w:t>
      </w:r>
      <w:r w:rsidRPr="00F423A0">
        <w:rPr>
          <w:rFonts w:ascii="David" w:hAnsi="David" w:cs="David" w:hint="eastAsia"/>
          <w:sz w:val="24"/>
          <w:szCs w:val="24"/>
          <w:rtl/>
        </w:rPr>
        <w:t>ומנוסים</w:t>
      </w:r>
      <w:r w:rsidRPr="00F423A0">
        <w:rPr>
          <w:rFonts w:ascii="David" w:hAnsi="David" w:cs="David"/>
          <w:sz w:val="24"/>
          <w:szCs w:val="24"/>
          <w:rtl/>
        </w:rPr>
        <w:t xml:space="preserve"> </w:t>
      </w:r>
      <w:r w:rsidRPr="00F423A0">
        <w:rPr>
          <w:rFonts w:ascii="David" w:hAnsi="David" w:cs="David" w:hint="eastAsia"/>
          <w:sz w:val="24"/>
          <w:szCs w:val="24"/>
          <w:rtl/>
        </w:rPr>
        <w:t>במקצועם</w:t>
      </w:r>
      <w:r w:rsidRPr="00F423A0">
        <w:rPr>
          <w:rFonts w:ascii="David" w:hAnsi="David" w:cs="David"/>
          <w:sz w:val="24"/>
          <w:szCs w:val="24"/>
          <w:rtl/>
        </w:rPr>
        <w:t xml:space="preserve">, </w:t>
      </w:r>
      <w:r w:rsidRPr="00F423A0">
        <w:rPr>
          <w:rFonts w:ascii="David" w:hAnsi="David" w:cs="David" w:hint="eastAsia"/>
          <w:sz w:val="24"/>
          <w:szCs w:val="24"/>
          <w:rtl/>
        </w:rPr>
        <w:t>בעלי</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מספק</w:t>
      </w:r>
      <w:r w:rsidRPr="00F423A0">
        <w:rPr>
          <w:rFonts w:ascii="David" w:hAnsi="David" w:cs="David"/>
          <w:sz w:val="24"/>
          <w:szCs w:val="24"/>
          <w:rtl/>
        </w:rPr>
        <w:t xml:space="preserve"> </w:t>
      </w:r>
      <w:r w:rsidRPr="00F423A0">
        <w:rPr>
          <w:rFonts w:ascii="David" w:hAnsi="David" w:cs="David" w:hint="eastAsia"/>
          <w:sz w:val="24"/>
          <w:szCs w:val="24"/>
          <w:rtl/>
        </w:rPr>
        <w:t>לביצוע</w:t>
      </w:r>
      <w:r w:rsidRPr="00F423A0">
        <w:rPr>
          <w:rFonts w:ascii="David" w:hAnsi="David" w:cs="David"/>
          <w:sz w:val="24"/>
          <w:szCs w:val="24"/>
          <w:rtl/>
        </w:rPr>
        <w:t xml:space="preserve"> </w:t>
      </w:r>
      <w:r w:rsidRPr="00F423A0">
        <w:rPr>
          <w:rFonts w:ascii="David" w:hAnsi="David" w:cs="David" w:hint="eastAsia"/>
          <w:sz w:val="24"/>
          <w:szCs w:val="24"/>
          <w:rtl/>
        </w:rPr>
        <w:t>עבודות</w:t>
      </w:r>
      <w:r w:rsidRPr="00F423A0">
        <w:rPr>
          <w:rFonts w:ascii="David" w:hAnsi="David" w:cs="David"/>
          <w:sz w:val="24"/>
          <w:szCs w:val="24"/>
          <w:rtl/>
        </w:rPr>
        <w:t xml:space="preserve"> </w:t>
      </w:r>
      <w:r w:rsidRPr="00F423A0">
        <w:rPr>
          <w:rFonts w:ascii="David" w:hAnsi="David" w:cs="David" w:hint="eastAsia"/>
          <w:sz w:val="24"/>
          <w:szCs w:val="24"/>
          <w:rtl/>
        </w:rPr>
        <w:t>מהסוג</w:t>
      </w:r>
      <w:r w:rsidRPr="00F423A0">
        <w:rPr>
          <w:rFonts w:ascii="David" w:hAnsi="David" w:cs="David"/>
          <w:sz w:val="24"/>
          <w:szCs w:val="24"/>
          <w:rtl/>
        </w:rPr>
        <w:t xml:space="preserve"> </w:t>
      </w:r>
      <w:r w:rsidRPr="00F423A0">
        <w:rPr>
          <w:rFonts w:ascii="David" w:hAnsi="David" w:cs="David" w:hint="eastAsia"/>
          <w:sz w:val="24"/>
          <w:szCs w:val="24"/>
          <w:rtl/>
        </w:rPr>
        <w:t>הנדרש</w:t>
      </w:r>
      <w:r w:rsidRPr="00F423A0">
        <w:rPr>
          <w:rFonts w:ascii="David" w:hAnsi="David" w:cs="David"/>
          <w:sz w:val="24"/>
          <w:szCs w:val="24"/>
          <w:rtl/>
        </w:rPr>
        <w:t xml:space="preserve"> </w:t>
      </w:r>
      <w:r w:rsidRPr="00F423A0">
        <w:rPr>
          <w:rFonts w:ascii="David" w:hAnsi="David" w:cs="David" w:hint="eastAsia"/>
          <w:sz w:val="24"/>
          <w:szCs w:val="24"/>
          <w:rtl/>
        </w:rPr>
        <w:t>בחוזה</w:t>
      </w:r>
      <w:r w:rsidRPr="00F423A0">
        <w:rPr>
          <w:rFonts w:ascii="David" w:hAnsi="David" w:cs="David"/>
          <w:sz w:val="24"/>
          <w:szCs w:val="24"/>
          <w:rtl/>
        </w:rPr>
        <w:t xml:space="preserve"> </w:t>
      </w:r>
      <w:r w:rsidRPr="00F423A0">
        <w:rPr>
          <w:rFonts w:ascii="David" w:hAnsi="David" w:cs="David" w:hint="eastAsia"/>
          <w:sz w:val="24"/>
          <w:szCs w:val="24"/>
          <w:rtl/>
        </w:rPr>
        <w:t>זה</w:t>
      </w:r>
      <w:r w:rsidRPr="00F423A0">
        <w:rPr>
          <w:rFonts w:ascii="David" w:hAnsi="David" w:cs="David"/>
          <w:sz w:val="24"/>
          <w:szCs w:val="24"/>
          <w:rtl/>
        </w:rPr>
        <w:t xml:space="preserve">, </w:t>
      </w:r>
      <w:r w:rsidRPr="00F423A0">
        <w:rPr>
          <w:rFonts w:ascii="David" w:hAnsi="David" w:cs="David" w:hint="eastAsia"/>
          <w:sz w:val="24"/>
          <w:szCs w:val="24"/>
          <w:rtl/>
        </w:rPr>
        <w:t>לדעת</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מבלי</w:t>
      </w:r>
      <w:r w:rsidRPr="00F423A0">
        <w:rPr>
          <w:rFonts w:ascii="David" w:hAnsi="David" w:cs="David"/>
          <w:sz w:val="24"/>
          <w:szCs w:val="24"/>
          <w:rtl/>
        </w:rPr>
        <w:t xml:space="preserve"> </w:t>
      </w:r>
      <w:r w:rsidRPr="00F423A0">
        <w:rPr>
          <w:rFonts w:ascii="David" w:hAnsi="David" w:cs="David" w:hint="eastAsia"/>
          <w:sz w:val="24"/>
          <w:szCs w:val="24"/>
          <w:rtl/>
        </w:rPr>
        <w:t>לגרוע</w:t>
      </w:r>
      <w:r w:rsidRPr="00F423A0">
        <w:rPr>
          <w:rFonts w:ascii="David" w:hAnsi="David" w:cs="David"/>
          <w:sz w:val="24"/>
          <w:szCs w:val="24"/>
          <w:rtl/>
        </w:rPr>
        <w:t xml:space="preserve"> </w:t>
      </w:r>
      <w:r w:rsidRPr="00F423A0">
        <w:rPr>
          <w:rFonts w:ascii="David" w:hAnsi="David" w:cs="David" w:hint="eastAsia"/>
          <w:sz w:val="24"/>
          <w:szCs w:val="24"/>
          <w:rtl/>
        </w:rPr>
        <w:t>מהאמור</w:t>
      </w:r>
      <w:r w:rsidRPr="00F423A0">
        <w:rPr>
          <w:rFonts w:ascii="David" w:hAnsi="David" w:cs="David"/>
          <w:sz w:val="24"/>
          <w:szCs w:val="24"/>
          <w:rtl/>
        </w:rPr>
        <w:t xml:space="preserve"> </w:t>
      </w:r>
      <w:r w:rsidRPr="00F423A0">
        <w:rPr>
          <w:rFonts w:ascii="David" w:hAnsi="David" w:cs="David" w:hint="eastAsia"/>
          <w:sz w:val="24"/>
          <w:szCs w:val="24"/>
          <w:rtl/>
        </w:rPr>
        <w:t>לעיל</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יהא</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תעודת</w:t>
      </w:r>
      <w:r w:rsidRPr="00F423A0">
        <w:rPr>
          <w:rFonts w:ascii="David" w:hAnsi="David" w:cs="David"/>
          <w:sz w:val="24"/>
          <w:szCs w:val="24"/>
          <w:rtl/>
        </w:rPr>
        <w:t xml:space="preserve"> </w:t>
      </w:r>
      <w:r w:rsidRPr="00F423A0">
        <w:rPr>
          <w:rFonts w:ascii="David" w:hAnsi="David" w:cs="David" w:hint="eastAsia"/>
          <w:sz w:val="24"/>
          <w:szCs w:val="24"/>
          <w:rtl/>
        </w:rPr>
        <w:t>הסמכה</w:t>
      </w:r>
      <w:r w:rsidRPr="00F423A0">
        <w:rPr>
          <w:rFonts w:ascii="David" w:hAnsi="David" w:cs="David"/>
          <w:sz w:val="24"/>
          <w:szCs w:val="24"/>
          <w:rtl/>
        </w:rPr>
        <w:t xml:space="preserve"> </w:t>
      </w:r>
      <w:r w:rsidRPr="00F423A0">
        <w:rPr>
          <w:rFonts w:ascii="David" w:hAnsi="David" w:cs="David" w:hint="eastAsia"/>
          <w:sz w:val="24"/>
          <w:szCs w:val="24"/>
          <w:rtl/>
        </w:rPr>
        <w:t>תקפה</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משרד</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לפחות</w:t>
      </w:r>
      <w:r w:rsidRPr="00F423A0">
        <w:rPr>
          <w:rFonts w:ascii="David" w:hAnsi="David" w:cs="David"/>
          <w:sz w:val="24"/>
          <w:szCs w:val="24"/>
          <w:rtl/>
        </w:rPr>
        <w:t xml:space="preserve"> 5 </w:t>
      </w:r>
      <w:r w:rsidRPr="00F423A0">
        <w:rPr>
          <w:rFonts w:ascii="David" w:hAnsi="David" w:cs="David" w:hint="eastAsia"/>
          <w:sz w:val="24"/>
          <w:szCs w:val="24"/>
          <w:rtl/>
        </w:rPr>
        <w:t>שנים</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יהא</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רישיון</w:t>
      </w:r>
      <w:r w:rsidRPr="00F423A0">
        <w:rPr>
          <w:rFonts w:ascii="David" w:hAnsi="David" w:cs="David"/>
          <w:sz w:val="24"/>
          <w:szCs w:val="24"/>
          <w:rtl/>
        </w:rPr>
        <w:t xml:space="preserve"> </w:t>
      </w:r>
      <w:r w:rsidRPr="00F423A0">
        <w:rPr>
          <w:rFonts w:ascii="David" w:hAnsi="David" w:cs="David" w:hint="eastAsia"/>
          <w:sz w:val="24"/>
          <w:szCs w:val="24"/>
          <w:rtl/>
        </w:rPr>
        <w:t>תקף</w:t>
      </w:r>
      <w:r w:rsidRPr="00F423A0">
        <w:rPr>
          <w:rFonts w:ascii="David" w:hAnsi="David" w:cs="David"/>
          <w:sz w:val="24"/>
          <w:szCs w:val="24"/>
          <w:rtl/>
        </w:rPr>
        <w:t xml:space="preserve"> </w:t>
      </w:r>
      <w:r w:rsidRPr="00F423A0">
        <w:rPr>
          <w:rFonts w:ascii="David" w:hAnsi="David" w:cs="David" w:hint="eastAsia"/>
          <w:sz w:val="24"/>
          <w:szCs w:val="24"/>
          <w:rtl/>
        </w:rPr>
        <w:t>עפ</w:t>
      </w:r>
      <w:r w:rsidRPr="00F423A0">
        <w:rPr>
          <w:rFonts w:ascii="David" w:hAnsi="David" w:cs="David"/>
          <w:sz w:val="24"/>
          <w:szCs w:val="24"/>
          <w:rtl/>
        </w:rPr>
        <w:t>"</w:t>
      </w:r>
      <w:r w:rsidRPr="00F423A0">
        <w:rPr>
          <w:rFonts w:ascii="David" w:hAnsi="David" w:cs="David" w:hint="eastAsia"/>
          <w:sz w:val="24"/>
          <w:szCs w:val="24"/>
          <w:rtl/>
        </w:rPr>
        <w:t>י</w:t>
      </w:r>
      <w:r w:rsidRPr="00F423A0">
        <w:rPr>
          <w:rFonts w:ascii="David" w:hAnsi="David" w:cs="David"/>
          <w:sz w:val="24"/>
          <w:szCs w:val="24"/>
          <w:rtl/>
        </w:rPr>
        <w:t xml:space="preserve"> </w:t>
      </w:r>
      <w:r w:rsidRPr="00F423A0">
        <w:rPr>
          <w:rFonts w:ascii="David" w:hAnsi="David" w:cs="David" w:hint="eastAsia"/>
          <w:sz w:val="24"/>
          <w:szCs w:val="24"/>
          <w:rtl/>
        </w:rPr>
        <w:t>חוק</w:t>
      </w:r>
      <w:r w:rsidRPr="00F423A0">
        <w:rPr>
          <w:rFonts w:ascii="David" w:hAnsi="David" w:cs="David"/>
          <w:sz w:val="24"/>
          <w:szCs w:val="24"/>
          <w:rtl/>
        </w:rPr>
        <w:t xml:space="preserve"> </w:t>
      </w:r>
      <w:r w:rsidRPr="00F423A0">
        <w:rPr>
          <w:rFonts w:ascii="David" w:hAnsi="David" w:cs="David" w:hint="eastAsia"/>
          <w:sz w:val="24"/>
          <w:szCs w:val="24"/>
          <w:rtl/>
        </w:rPr>
        <w:t>המהנדסים</w:t>
      </w:r>
      <w:r w:rsidRPr="00F423A0">
        <w:rPr>
          <w:rFonts w:ascii="David" w:hAnsi="David" w:cs="David"/>
          <w:sz w:val="24"/>
          <w:szCs w:val="24"/>
          <w:rtl/>
        </w:rPr>
        <w:t xml:space="preserve"> </w:t>
      </w:r>
      <w:r w:rsidRPr="00F423A0">
        <w:rPr>
          <w:rFonts w:ascii="David" w:hAnsi="David" w:cs="David" w:hint="eastAsia"/>
          <w:sz w:val="24"/>
          <w:szCs w:val="24"/>
          <w:rtl/>
        </w:rPr>
        <w:t>והאדריכלים</w:t>
      </w:r>
      <w:r w:rsidRPr="00F423A0">
        <w:rPr>
          <w:rFonts w:ascii="David" w:hAnsi="David" w:cs="David"/>
          <w:sz w:val="24"/>
          <w:szCs w:val="24"/>
          <w:rtl/>
        </w:rPr>
        <w:t xml:space="preserve"> </w:t>
      </w:r>
      <w:r w:rsidRPr="00F423A0">
        <w:rPr>
          <w:rFonts w:ascii="David" w:hAnsi="David" w:cs="David" w:hint="eastAsia"/>
          <w:sz w:val="24"/>
          <w:szCs w:val="24"/>
          <w:rtl/>
        </w:rPr>
        <w:t>ובעל</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לפחות</w:t>
      </w:r>
      <w:r w:rsidRPr="00F423A0">
        <w:rPr>
          <w:rFonts w:ascii="David" w:hAnsi="David" w:cs="David"/>
          <w:sz w:val="24"/>
          <w:szCs w:val="24"/>
          <w:rtl/>
        </w:rPr>
        <w:t xml:space="preserve"> 10 </w:t>
      </w:r>
      <w:r w:rsidRPr="00F423A0">
        <w:rPr>
          <w:rFonts w:ascii="David" w:hAnsi="David" w:cs="David" w:hint="eastAsia"/>
          <w:sz w:val="24"/>
          <w:szCs w:val="24"/>
          <w:rtl/>
        </w:rPr>
        <w:t>שנים</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ימצאו</w:t>
      </w:r>
      <w:r w:rsidRPr="00F423A0">
        <w:rPr>
          <w:rFonts w:ascii="David" w:hAnsi="David" w:cs="David"/>
          <w:sz w:val="24"/>
          <w:szCs w:val="24"/>
          <w:rtl/>
        </w:rPr>
        <w:t xml:space="preserve"> </w:t>
      </w:r>
      <w:r w:rsidRPr="00F423A0">
        <w:rPr>
          <w:rFonts w:ascii="David" w:hAnsi="David" w:cs="David" w:hint="eastAsia"/>
          <w:sz w:val="24"/>
          <w:szCs w:val="24"/>
          <w:rtl/>
        </w:rPr>
        <w:t>בקביעות</w:t>
      </w:r>
      <w:r w:rsidRPr="00F423A0">
        <w:rPr>
          <w:rFonts w:ascii="David" w:hAnsi="David" w:cs="David"/>
          <w:sz w:val="24"/>
          <w:szCs w:val="24"/>
          <w:rtl/>
        </w:rPr>
        <w:t xml:space="preserve"> </w:t>
      </w:r>
      <w:r w:rsidRPr="00F423A0">
        <w:rPr>
          <w:rFonts w:ascii="David" w:hAnsi="David" w:cs="David" w:hint="eastAsia"/>
          <w:sz w:val="24"/>
          <w:szCs w:val="24"/>
          <w:rtl/>
        </w:rPr>
        <w:t>באתר</w:t>
      </w:r>
      <w:r w:rsidRPr="00F423A0">
        <w:rPr>
          <w:rFonts w:ascii="David" w:hAnsi="David" w:cs="David"/>
          <w:sz w:val="24"/>
          <w:szCs w:val="24"/>
          <w:rtl/>
        </w:rPr>
        <w:t xml:space="preserve">, </w:t>
      </w:r>
      <w:r w:rsidRPr="00F423A0">
        <w:rPr>
          <w:rFonts w:ascii="David" w:hAnsi="David" w:cs="David" w:hint="eastAsia"/>
          <w:sz w:val="24"/>
          <w:szCs w:val="24"/>
          <w:rtl/>
        </w:rPr>
        <w:t>יפקחו</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ויקבלו</w:t>
      </w:r>
      <w:r w:rsidRPr="00F423A0">
        <w:rPr>
          <w:rFonts w:ascii="David" w:hAnsi="David" w:cs="David"/>
          <w:sz w:val="24"/>
          <w:szCs w:val="24"/>
          <w:rtl/>
        </w:rPr>
        <w:t xml:space="preserve"> </w:t>
      </w:r>
      <w:r w:rsidRPr="00F423A0">
        <w:rPr>
          <w:rFonts w:ascii="David" w:hAnsi="David" w:cs="David" w:hint="eastAsia"/>
          <w:sz w:val="24"/>
          <w:szCs w:val="24"/>
          <w:rtl/>
        </w:rPr>
        <w:t>את</w:t>
      </w:r>
      <w:r w:rsidRPr="00F423A0">
        <w:rPr>
          <w:rFonts w:ascii="David" w:hAnsi="David" w:cs="David"/>
          <w:sz w:val="24"/>
          <w:szCs w:val="24"/>
          <w:rtl/>
        </w:rPr>
        <w:t xml:space="preserve"> </w:t>
      </w:r>
      <w:r w:rsidRPr="00F423A0">
        <w:rPr>
          <w:rFonts w:ascii="David" w:hAnsi="David" w:cs="David" w:hint="eastAsia"/>
          <w:sz w:val="24"/>
          <w:szCs w:val="24"/>
          <w:rtl/>
        </w:rPr>
        <w:t>הוראותיו</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המהנדס</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לפי</w:t>
      </w:r>
      <w:r w:rsidRPr="00F423A0">
        <w:rPr>
          <w:rFonts w:ascii="David" w:hAnsi="David" w:cs="David"/>
          <w:sz w:val="24"/>
          <w:szCs w:val="24"/>
          <w:rtl/>
        </w:rPr>
        <w:t xml:space="preserve"> </w:t>
      </w:r>
      <w:r w:rsidRPr="00F423A0">
        <w:rPr>
          <w:rFonts w:ascii="David" w:hAnsi="David" w:cs="David" w:hint="eastAsia"/>
          <w:sz w:val="24"/>
          <w:szCs w:val="24"/>
          <w:rtl/>
        </w:rPr>
        <w:t>העניין</w:t>
      </w:r>
      <w:r w:rsidRPr="00F423A0">
        <w:rPr>
          <w:rFonts w:ascii="David" w:hAnsi="David" w:cs="David"/>
          <w:sz w:val="24"/>
          <w:szCs w:val="24"/>
          <w:rtl/>
        </w:rPr>
        <w:t xml:space="preserve">. </w:t>
      </w:r>
      <w:r w:rsidRPr="00F423A0">
        <w:rPr>
          <w:rFonts w:ascii="David" w:hAnsi="David" w:cs="David" w:hint="eastAsia"/>
          <w:sz w:val="24"/>
          <w:szCs w:val="24"/>
          <w:rtl/>
        </w:rPr>
        <w:t>מנויים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אלה</w:t>
      </w:r>
      <w:r w:rsidRPr="00F423A0">
        <w:rPr>
          <w:rFonts w:ascii="David" w:hAnsi="David" w:cs="David"/>
          <w:sz w:val="24"/>
          <w:szCs w:val="24"/>
          <w:rtl/>
        </w:rPr>
        <w:t xml:space="preserve"> </w:t>
      </w:r>
      <w:r w:rsidRPr="00F423A0">
        <w:rPr>
          <w:rFonts w:ascii="David" w:hAnsi="David" w:cs="David" w:hint="eastAsia"/>
          <w:sz w:val="24"/>
          <w:szCs w:val="24"/>
          <w:rtl/>
        </w:rPr>
        <w:t>טעון</w:t>
      </w:r>
      <w:r w:rsidRPr="00F423A0">
        <w:rPr>
          <w:rFonts w:ascii="David" w:hAnsi="David" w:cs="David"/>
          <w:sz w:val="24"/>
          <w:szCs w:val="24"/>
          <w:rtl/>
        </w:rPr>
        <w:t xml:space="preserve"> </w:t>
      </w:r>
      <w:r w:rsidRPr="00F423A0">
        <w:rPr>
          <w:rFonts w:ascii="David" w:hAnsi="David" w:cs="David" w:hint="eastAsia"/>
          <w:sz w:val="24"/>
          <w:szCs w:val="24"/>
          <w:rtl/>
        </w:rPr>
        <w:t>אישור</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יחשב</w:t>
      </w:r>
      <w:r w:rsidRPr="00F423A0">
        <w:rPr>
          <w:rFonts w:ascii="David" w:hAnsi="David" w:cs="David"/>
          <w:sz w:val="24"/>
          <w:szCs w:val="24"/>
          <w:rtl/>
        </w:rPr>
        <w:t xml:space="preserve"> </w:t>
      </w:r>
      <w:r w:rsidRPr="00F423A0">
        <w:rPr>
          <w:rFonts w:ascii="David" w:hAnsi="David" w:cs="David" w:hint="eastAsia"/>
          <w:sz w:val="24"/>
          <w:szCs w:val="24"/>
          <w:rtl/>
        </w:rPr>
        <w:t>כבא</w:t>
      </w:r>
      <w:r w:rsidRPr="00F423A0">
        <w:rPr>
          <w:rFonts w:ascii="David" w:hAnsi="David" w:cs="David"/>
          <w:sz w:val="24"/>
          <w:szCs w:val="24"/>
          <w:rtl/>
        </w:rPr>
        <w:t xml:space="preserve"> </w:t>
      </w:r>
      <w:r w:rsidRPr="00F423A0">
        <w:rPr>
          <w:rFonts w:ascii="David" w:hAnsi="David" w:cs="David" w:hint="eastAsia"/>
          <w:sz w:val="24"/>
          <w:szCs w:val="24"/>
          <w:rtl/>
        </w:rPr>
        <w:t>כוחו</w:t>
      </w:r>
      <w:r w:rsidRPr="00F423A0">
        <w:rPr>
          <w:rFonts w:ascii="David" w:hAnsi="David" w:cs="David"/>
          <w:sz w:val="24"/>
          <w:szCs w:val="24"/>
          <w:rtl/>
        </w:rPr>
        <w:t xml:space="preserve"> </w:t>
      </w:r>
      <w:r w:rsidRPr="00F423A0">
        <w:rPr>
          <w:rFonts w:ascii="David" w:hAnsi="David" w:cs="David" w:hint="eastAsia"/>
          <w:sz w:val="24"/>
          <w:szCs w:val="24"/>
          <w:rtl/>
        </w:rPr>
        <w:t>המוסמך</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למטרות</w:t>
      </w:r>
      <w:r w:rsidRPr="00F423A0">
        <w:rPr>
          <w:rFonts w:ascii="David" w:hAnsi="David" w:cs="David"/>
          <w:sz w:val="24"/>
          <w:szCs w:val="24"/>
          <w:rtl/>
        </w:rPr>
        <w:t xml:space="preserve"> </w:t>
      </w:r>
      <w:r w:rsidRPr="00F423A0">
        <w:rPr>
          <w:rFonts w:ascii="David" w:hAnsi="David" w:cs="David" w:hint="eastAsia"/>
          <w:sz w:val="24"/>
          <w:szCs w:val="24"/>
          <w:rtl/>
        </w:rPr>
        <w:t>חוזה</w:t>
      </w:r>
      <w:r w:rsidRPr="00F423A0">
        <w:rPr>
          <w:rFonts w:ascii="David" w:hAnsi="David" w:cs="David"/>
          <w:sz w:val="24"/>
          <w:szCs w:val="24"/>
          <w:rtl/>
        </w:rPr>
        <w:t xml:space="preserve"> </w:t>
      </w:r>
      <w:r w:rsidRPr="00F423A0">
        <w:rPr>
          <w:rFonts w:ascii="David" w:hAnsi="David" w:cs="David" w:hint="eastAsia"/>
          <w:sz w:val="24"/>
          <w:szCs w:val="24"/>
          <w:rtl/>
        </w:rPr>
        <w:t>זה</w:t>
      </w:r>
      <w:r w:rsidRPr="00F423A0">
        <w:rPr>
          <w:rFonts w:ascii="David" w:hAnsi="David" w:cs="David"/>
          <w:sz w:val="24"/>
          <w:szCs w:val="24"/>
          <w:rtl/>
        </w:rPr>
        <w:t>.</w:t>
      </w:r>
      <w:r w:rsidRPr="00F423A0">
        <w:rPr>
          <w:rFonts w:ascii="David" w:hAnsi="David" w:cs="David" w:hint="cs"/>
          <w:sz w:val="24"/>
          <w:szCs w:val="24"/>
          <w:rtl/>
        </w:rPr>
        <w:t xml:space="preserve"> </w:t>
      </w:r>
      <w:r w:rsidRPr="00F423A0">
        <w:rPr>
          <w:rFonts w:ascii="David" w:hAnsi="David" w:cs="David" w:hint="eastAsia"/>
          <w:sz w:val="24"/>
          <w:szCs w:val="24"/>
          <w:rtl/>
        </w:rPr>
        <w:t>ליזם</w:t>
      </w:r>
      <w:r w:rsidRPr="00F423A0">
        <w:rPr>
          <w:rFonts w:ascii="David" w:hAnsi="David" w:cs="David"/>
          <w:sz w:val="24"/>
          <w:szCs w:val="24"/>
          <w:rtl/>
        </w:rPr>
        <w:t xml:space="preserve"> </w:t>
      </w:r>
      <w:r w:rsidRPr="00F423A0">
        <w:rPr>
          <w:rFonts w:ascii="David" w:hAnsi="David" w:cs="David" w:hint="eastAsia"/>
          <w:sz w:val="24"/>
          <w:szCs w:val="24"/>
          <w:rtl/>
        </w:rPr>
        <w:t>שמורה</w:t>
      </w:r>
      <w:r w:rsidRPr="00F423A0">
        <w:rPr>
          <w:rFonts w:ascii="David" w:hAnsi="David" w:cs="David"/>
          <w:sz w:val="24"/>
          <w:szCs w:val="24"/>
          <w:rtl/>
        </w:rPr>
        <w:t xml:space="preserve"> </w:t>
      </w:r>
      <w:r w:rsidRPr="00F423A0">
        <w:rPr>
          <w:rFonts w:ascii="David" w:hAnsi="David" w:cs="David" w:hint="eastAsia"/>
          <w:sz w:val="24"/>
          <w:szCs w:val="24"/>
          <w:rtl/>
        </w:rPr>
        <w:t>הזכות</w:t>
      </w:r>
      <w:r w:rsidRPr="00F423A0">
        <w:rPr>
          <w:rFonts w:ascii="David" w:hAnsi="David" w:cs="David"/>
          <w:sz w:val="24"/>
          <w:szCs w:val="24"/>
          <w:rtl/>
        </w:rPr>
        <w:t xml:space="preserve"> </w:t>
      </w:r>
      <w:r w:rsidRPr="00F423A0">
        <w:rPr>
          <w:rFonts w:ascii="David" w:hAnsi="David" w:cs="David" w:hint="eastAsia"/>
          <w:sz w:val="24"/>
          <w:szCs w:val="24"/>
          <w:rtl/>
        </w:rPr>
        <w:t>לדרוש</w:t>
      </w:r>
      <w:r w:rsidRPr="00F423A0">
        <w:rPr>
          <w:rFonts w:ascii="David" w:hAnsi="David" w:cs="David"/>
          <w:sz w:val="24"/>
          <w:szCs w:val="24"/>
          <w:rtl/>
        </w:rPr>
        <w:t xml:space="preserve"> </w:t>
      </w:r>
      <w:r w:rsidRPr="00F423A0">
        <w:rPr>
          <w:rFonts w:ascii="David" w:hAnsi="David" w:cs="David" w:hint="eastAsia"/>
          <w:sz w:val="24"/>
          <w:szCs w:val="24"/>
          <w:rtl/>
        </w:rPr>
        <w:t>צוות</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נוסף</w:t>
      </w:r>
      <w:r w:rsidRPr="00F423A0">
        <w:rPr>
          <w:rFonts w:ascii="David" w:hAnsi="David" w:cs="David"/>
          <w:sz w:val="24"/>
          <w:szCs w:val="24"/>
          <w:rtl/>
        </w:rPr>
        <w:t xml:space="preserve"> </w:t>
      </w:r>
      <w:r w:rsidRPr="00F423A0">
        <w:rPr>
          <w:rFonts w:ascii="David" w:hAnsi="David" w:cs="David" w:hint="eastAsia"/>
          <w:sz w:val="24"/>
          <w:szCs w:val="24"/>
          <w:rtl/>
        </w:rPr>
        <w:t>בניהולו</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לצורך</w:t>
      </w:r>
      <w:r w:rsidRPr="00F423A0">
        <w:rPr>
          <w:rFonts w:ascii="David" w:hAnsi="David" w:cs="David"/>
          <w:sz w:val="24"/>
          <w:szCs w:val="24"/>
          <w:rtl/>
        </w:rPr>
        <w:t xml:space="preserve"> </w:t>
      </w:r>
      <w:r w:rsidRPr="00F423A0">
        <w:rPr>
          <w:rFonts w:ascii="David" w:hAnsi="David" w:cs="David" w:hint="eastAsia"/>
          <w:sz w:val="24"/>
          <w:szCs w:val="24"/>
          <w:rtl/>
        </w:rPr>
        <w:t>השלמת</w:t>
      </w:r>
      <w:r w:rsidRPr="00F423A0">
        <w:rPr>
          <w:rFonts w:ascii="David" w:hAnsi="David" w:cs="David"/>
          <w:sz w:val="24"/>
          <w:szCs w:val="24"/>
          <w:rtl/>
        </w:rPr>
        <w:t xml:space="preserve"> </w:t>
      </w:r>
      <w:r w:rsidRPr="00F423A0">
        <w:rPr>
          <w:rFonts w:ascii="David" w:hAnsi="David" w:cs="David" w:hint="eastAsia"/>
          <w:sz w:val="24"/>
          <w:szCs w:val="24"/>
          <w:rtl/>
        </w:rPr>
        <w:t>הדירות</w:t>
      </w:r>
      <w:r w:rsidRPr="00F423A0">
        <w:rPr>
          <w:rFonts w:ascii="David" w:hAnsi="David" w:cs="David"/>
          <w:sz w:val="24"/>
          <w:szCs w:val="24"/>
          <w:rtl/>
        </w:rPr>
        <w:t xml:space="preserve"> </w:t>
      </w:r>
      <w:r w:rsidRPr="00F423A0">
        <w:rPr>
          <w:rFonts w:ascii="David" w:hAnsi="David" w:cs="David" w:hint="eastAsia"/>
          <w:sz w:val="24"/>
          <w:szCs w:val="24"/>
          <w:rtl/>
        </w:rPr>
        <w:t>המיוחדות</w:t>
      </w:r>
      <w:r w:rsidRPr="00F423A0">
        <w:rPr>
          <w:rFonts w:ascii="David" w:hAnsi="David" w:cs="David"/>
          <w:sz w:val="24"/>
          <w:szCs w:val="24"/>
          <w:rtl/>
        </w:rPr>
        <w:t xml:space="preserve"> </w:t>
      </w:r>
      <w:r w:rsidRPr="00F423A0">
        <w:rPr>
          <w:rFonts w:ascii="David" w:hAnsi="David" w:cs="David" w:hint="eastAsia"/>
          <w:sz w:val="24"/>
          <w:szCs w:val="24"/>
          <w:rtl/>
        </w:rPr>
        <w:t>כפי</w:t>
      </w:r>
      <w:r w:rsidRPr="00F423A0">
        <w:rPr>
          <w:rFonts w:ascii="David" w:hAnsi="David" w:cs="David"/>
          <w:sz w:val="24"/>
          <w:szCs w:val="24"/>
          <w:rtl/>
        </w:rPr>
        <w:t xml:space="preserve"> </w:t>
      </w:r>
      <w:r w:rsidRPr="00F423A0">
        <w:rPr>
          <w:rFonts w:ascii="David" w:hAnsi="David" w:cs="David" w:hint="eastAsia"/>
          <w:sz w:val="24"/>
          <w:szCs w:val="24"/>
          <w:rtl/>
        </w:rPr>
        <w:t>שיוגדרו</w:t>
      </w:r>
      <w:r w:rsidRPr="00F423A0">
        <w:rPr>
          <w:rFonts w:ascii="David" w:hAnsi="David" w:cs="David"/>
          <w:sz w:val="24"/>
          <w:szCs w:val="24"/>
          <w:rtl/>
        </w:rPr>
        <w:t xml:space="preserve"> </w:t>
      </w:r>
      <w:r w:rsidRPr="00F423A0">
        <w:rPr>
          <w:rFonts w:ascii="David" w:hAnsi="David" w:cs="David" w:hint="eastAsia"/>
          <w:sz w:val="24"/>
          <w:szCs w:val="24"/>
          <w:rtl/>
        </w:rPr>
        <w:t>ע</w:t>
      </w:r>
      <w:r w:rsidRPr="00F423A0">
        <w:rPr>
          <w:rFonts w:ascii="David" w:hAnsi="David" w:cs="David"/>
          <w:sz w:val="24"/>
          <w:szCs w:val="24"/>
          <w:rtl/>
        </w:rPr>
        <w:t xml:space="preserve">"י </w:t>
      </w:r>
      <w:r w:rsidRPr="00F423A0">
        <w:rPr>
          <w:rFonts w:ascii="David" w:hAnsi="David" w:cs="David" w:hint="eastAsia"/>
          <w:sz w:val="24"/>
          <w:szCs w:val="24"/>
          <w:rtl/>
        </w:rPr>
        <w:t>היזם</w:t>
      </w:r>
      <w:r w:rsidRPr="00F423A0">
        <w:rPr>
          <w:rFonts w:ascii="David" w:hAnsi="David" w:cs="David"/>
          <w:sz w:val="24"/>
          <w:szCs w:val="24"/>
          <w:rtl/>
        </w:rPr>
        <w:t xml:space="preserve">.  </w:t>
      </w:r>
      <w:r w:rsidRPr="00F423A0">
        <w:rPr>
          <w:rFonts w:ascii="David" w:hAnsi="David" w:cs="David" w:hint="eastAsia"/>
          <w:sz w:val="24"/>
          <w:szCs w:val="24"/>
          <w:rtl/>
        </w:rPr>
        <w:t>למען</w:t>
      </w:r>
      <w:r w:rsidRPr="00F423A0">
        <w:rPr>
          <w:rFonts w:ascii="David" w:hAnsi="David" w:cs="David"/>
          <w:sz w:val="24"/>
          <w:szCs w:val="24"/>
          <w:rtl/>
        </w:rPr>
        <w:t xml:space="preserve"> </w:t>
      </w:r>
      <w:r w:rsidRPr="00F423A0">
        <w:rPr>
          <w:rFonts w:ascii="David" w:hAnsi="David" w:cs="David" w:hint="eastAsia"/>
          <w:sz w:val="24"/>
          <w:szCs w:val="24"/>
          <w:rtl/>
        </w:rPr>
        <w:t>הסר</w:t>
      </w:r>
      <w:r w:rsidRPr="00F423A0">
        <w:rPr>
          <w:rFonts w:ascii="David" w:hAnsi="David" w:cs="David"/>
          <w:sz w:val="24"/>
          <w:szCs w:val="24"/>
          <w:rtl/>
        </w:rPr>
        <w:t xml:space="preserve"> </w:t>
      </w:r>
      <w:r w:rsidRPr="00F423A0">
        <w:rPr>
          <w:rFonts w:ascii="David" w:hAnsi="David" w:cs="David" w:hint="eastAsia"/>
          <w:sz w:val="24"/>
          <w:szCs w:val="24"/>
          <w:rtl/>
        </w:rPr>
        <w:t>ספק</w:t>
      </w:r>
      <w:r w:rsidRPr="00F423A0">
        <w:rPr>
          <w:rFonts w:ascii="David" w:hAnsi="David" w:cs="David"/>
          <w:sz w:val="24"/>
          <w:szCs w:val="24"/>
          <w:rtl/>
        </w:rPr>
        <w:t xml:space="preserve">, </w:t>
      </w:r>
      <w:r w:rsidRPr="00F423A0">
        <w:rPr>
          <w:rFonts w:ascii="David" w:hAnsi="David" w:cs="David" w:hint="eastAsia"/>
          <w:sz w:val="24"/>
          <w:szCs w:val="24"/>
          <w:rtl/>
        </w:rPr>
        <w:t>מדובר</w:t>
      </w:r>
      <w:r w:rsidRPr="00F423A0">
        <w:rPr>
          <w:rFonts w:ascii="David" w:hAnsi="David" w:cs="David"/>
          <w:sz w:val="24"/>
          <w:szCs w:val="24"/>
          <w:rtl/>
        </w:rPr>
        <w:t xml:space="preserve"> </w:t>
      </w:r>
      <w:r w:rsidRPr="00F423A0">
        <w:rPr>
          <w:rFonts w:ascii="David" w:hAnsi="David" w:cs="David" w:hint="eastAsia"/>
          <w:sz w:val="24"/>
          <w:szCs w:val="24"/>
          <w:rtl/>
        </w:rPr>
        <w:t>בצוות</w:t>
      </w:r>
      <w:r w:rsidRPr="00F423A0">
        <w:rPr>
          <w:rFonts w:ascii="David" w:hAnsi="David" w:cs="David"/>
          <w:sz w:val="24"/>
          <w:szCs w:val="24"/>
          <w:rtl/>
        </w:rPr>
        <w:t xml:space="preserve"> </w:t>
      </w:r>
      <w:r w:rsidRPr="00F423A0">
        <w:rPr>
          <w:rFonts w:ascii="David" w:hAnsi="David" w:cs="David" w:hint="eastAsia"/>
          <w:sz w:val="24"/>
          <w:szCs w:val="24"/>
          <w:rtl/>
        </w:rPr>
        <w:t>נוסף</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צוותי</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הרגילים</w:t>
      </w:r>
      <w:r w:rsidRPr="00F423A0">
        <w:rPr>
          <w:rFonts w:ascii="David" w:hAnsi="David" w:cs="David"/>
          <w:sz w:val="24"/>
          <w:szCs w:val="24"/>
          <w:rtl/>
        </w:rPr>
        <w:t xml:space="preserve"> </w:t>
      </w:r>
      <w:r w:rsidRPr="00F423A0">
        <w:rPr>
          <w:rFonts w:ascii="David" w:hAnsi="David" w:cs="David" w:hint="eastAsia"/>
          <w:sz w:val="24"/>
          <w:szCs w:val="24"/>
          <w:rtl/>
        </w:rPr>
        <w:t>המיומן</w:t>
      </w:r>
      <w:r w:rsidRPr="00F423A0">
        <w:rPr>
          <w:rFonts w:ascii="David" w:hAnsi="David" w:cs="David"/>
          <w:sz w:val="24"/>
          <w:szCs w:val="24"/>
          <w:rtl/>
        </w:rPr>
        <w:t xml:space="preserve"> </w:t>
      </w:r>
      <w:r w:rsidRPr="00F423A0">
        <w:rPr>
          <w:rFonts w:ascii="David" w:hAnsi="David" w:cs="David" w:hint="eastAsia"/>
          <w:sz w:val="24"/>
          <w:szCs w:val="24"/>
          <w:rtl/>
        </w:rPr>
        <w:t>בביצוע</w:t>
      </w:r>
      <w:r w:rsidRPr="00F423A0">
        <w:rPr>
          <w:rFonts w:ascii="David" w:hAnsi="David" w:cs="David"/>
          <w:sz w:val="24"/>
          <w:szCs w:val="24"/>
          <w:rtl/>
        </w:rPr>
        <w:t xml:space="preserve"> </w:t>
      </w:r>
      <w:r w:rsidRPr="00F423A0">
        <w:rPr>
          <w:rFonts w:ascii="David" w:hAnsi="David" w:cs="David" w:hint="eastAsia"/>
          <w:sz w:val="24"/>
          <w:szCs w:val="24"/>
          <w:rtl/>
        </w:rPr>
        <w:t>עבודות</w:t>
      </w:r>
      <w:r w:rsidRPr="00F423A0">
        <w:rPr>
          <w:rFonts w:ascii="David" w:hAnsi="David" w:cs="David"/>
          <w:sz w:val="24"/>
          <w:szCs w:val="24"/>
          <w:rtl/>
        </w:rPr>
        <w:t xml:space="preserve"> </w:t>
      </w:r>
      <w:r w:rsidRPr="00F423A0">
        <w:rPr>
          <w:rFonts w:ascii="David" w:hAnsi="David" w:cs="David" w:hint="eastAsia"/>
          <w:sz w:val="24"/>
          <w:szCs w:val="24"/>
          <w:rtl/>
        </w:rPr>
        <w:t>ברמת</w:t>
      </w:r>
      <w:r w:rsidRPr="00F423A0">
        <w:rPr>
          <w:rFonts w:ascii="David" w:hAnsi="David" w:cs="David"/>
          <w:sz w:val="24"/>
          <w:szCs w:val="24"/>
          <w:rtl/>
        </w:rPr>
        <w:t xml:space="preserve"> </w:t>
      </w:r>
      <w:r w:rsidRPr="00F423A0">
        <w:rPr>
          <w:rFonts w:ascii="David" w:hAnsi="David" w:cs="David" w:hint="eastAsia"/>
          <w:sz w:val="24"/>
          <w:szCs w:val="24"/>
          <w:rtl/>
        </w:rPr>
        <w:t>גמר</w:t>
      </w:r>
      <w:r w:rsidRPr="00F423A0">
        <w:rPr>
          <w:rFonts w:ascii="David" w:hAnsi="David" w:cs="David"/>
          <w:sz w:val="24"/>
          <w:szCs w:val="24"/>
          <w:rtl/>
        </w:rPr>
        <w:t xml:space="preserve"> </w:t>
      </w:r>
      <w:r w:rsidRPr="00F423A0">
        <w:rPr>
          <w:rFonts w:ascii="David" w:hAnsi="David" w:cs="David" w:hint="eastAsia"/>
          <w:sz w:val="24"/>
          <w:szCs w:val="24"/>
          <w:rtl/>
        </w:rPr>
        <w:t>גבוהה</w:t>
      </w:r>
      <w:r w:rsidRPr="00F423A0">
        <w:rPr>
          <w:rFonts w:ascii="David" w:hAnsi="David" w:cs="David"/>
          <w:sz w:val="24"/>
          <w:szCs w:val="24"/>
          <w:rtl/>
        </w:rPr>
        <w:t xml:space="preserve"> </w:t>
      </w:r>
      <w:r w:rsidRPr="00F423A0">
        <w:rPr>
          <w:rFonts w:ascii="David" w:hAnsi="David" w:cs="David" w:hint="eastAsia"/>
          <w:sz w:val="24"/>
          <w:szCs w:val="24"/>
          <w:rtl/>
        </w:rPr>
        <w:t>במיוחד</w:t>
      </w:r>
      <w:r w:rsidRPr="00F423A0">
        <w:rPr>
          <w:rFonts w:ascii="David" w:hAnsi="David" w:cs="David"/>
          <w:sz w:val="24"/>
          <w:szCs w:val="24"/>
          <w:rtl/>
        </w:rPr>
        <w:t xml:space="preserve"> </w:t>
      </w:r>
      <w:r w:rsidRPr="00F423A0">
        <w:rPr>
          <w:rFonts w:ascii="David" w:hAnsi="David" w:cs="David" w:hint="eastAsia"/>
          <w:sz w:val="24"/>
          <w:szCs w:val="24"/>
          <w:rtl/>
        </w:rPr>
        <w:t>בדירות</w:t>
      </w:r>
      <w:r w:rsidRPr="00F423A0">
        <w:rPr>
          <w:rFonts w:ascii="David" w:hAnsi="David" w:cs="David"/>
          <w:sz w:val="24"/>
          <w:szCs w:val="24"/>
          <w:rtl/>
        </w:rPr>
        <w:t xml:space="preserve"> </w:t>
      </w:r>
      <w:r w:rsidRPr="00F423A0">
        <w:rPr>
          <w:rFonts w:ascii="David" w:hAnsi="David" w:cs="David" w:hint="eastAsia"/>
          <w:sz w:val="24"/>
          <w:szCs w:val="24"/>
          <w:rtl/>
        </w:rPr>
        <w:t>יוקרה</w:t>
      </w:r>
      <w:r w:rsidRPr="00F423A0">
        <w:rPr>
          <w:rFonts w:ascii="David" w:hAnsi="David" w:cs="David"/>
          <w:sz w:val="24"/>
          <w:szCs w:val="24"/>
          <w:rtl/>
        </w:rPr>
        <w:t>.</w:t>
      </w:r>
    </w:p>
    <w:p w14:paraId="35FD8B92" w14:textId="77777777" w:rsidR="00EF4F1C" w:rsidRPr="00F423A0" w:rsidRDefault="00EF4F1C" w:rsidP="00F423A0">
      <w:pPr>
        <w:spacing w:after="0" w:afterAutospacing="0" w:line="240" w:lineRule="auto"/>
        <w:ind w:left="799"/>
        <w:rPr>
          <w:rFonts w:ascii="David" w:hAnsi="David" w:cs="David"/>
          <w:sz w:val="24"/>
          <w:szCs w:val="24"/>
        </w:rPr>
      </w:pPr>
      <w:r w:rsidRPr="00F423A0">
        <w:rPr>
          <w:rFonts w:ascii="David" w:hAnsi="David" w:cs="David" w:hint="eastAsia"/>
          <w:sz w:val="24"/>
          <w:szCs w:val="24"/>
          <w:rtl/>
        </w:rPr>
        <w:t>הייתי</w:t>
      </w:r>
      <w:r w:rsidRPr="00F423A0">
        <w:rPr>
          <w:rFonts w:ascii="David" w:hAnsi="David" w:cs="David"/>
          <w:sz w:val="24"/>
          <w:szCs w:val="24"/>
          <w:rtl/>
        </w:rPr>
        <w:t xml:space="preserve"> מכניסה משהו כללי שאומר שמנהלי עבודה שאנו נמצא לנכון שאינם ראויים הן מבחינה מקצועית או </w:t>
      </w:r>
      <w:r w:rsidRPr="00F423A0">
        <w:rPr>
          <w:rFonts w:ascii="David" w:hAnsi="David" w:cs="David" w:hint="eastAsia"/>
          <w:sz w:val="24"/>
          <w:szCs w:val="24"/>
          <w:rtl/>
        </w:rPr>
        <w:t>שרותית</w:t>
      </w:r>
      <w:r w:rsidRPr="00F423A0">
        <w:rPr>
          <w:rFonts w:ascii="David" w:hAnsi="David" w:cs="David"/>
          <w:sz w:val="24"/>
          <w:szCs w:val="24"/>
          <w:rtl/>
        </w:rPr>
        <w:t xml:space="preserve"> נהיה </w:t>
      </w:r>
      <w:r w:rsidRPr="00F423A0">
        <w:rPr>
          <w:rFonts w:ascii="David" w:hAnsi="David" w:cs="David" w:hint="eastAsia"/>
          <w:sz w:val="24"/>
          <w:szCs w:val="24"/>
          <w:rtl/>
        </w:rPr>
        <w:t>זכאיןם</w:t>
      </w:r>
      <w:r w:rsidRPr="00F423A0">
        <w:rPr>
          <w:rFonts w:ascii="David" w:hAnsi="David" w:cs="David"/>
          <w:sz w:val="24"/>
          <w:szCs w:val="24"/>
          <w:rtl/>
        </w:rPr>
        <w:t xml:space="preserve"> לדרוש להחליפם.</w:t>
      </w:r>
    </w:p>
    <w:p w14:paraId="5AE03F59" w14:textId="77777777" w:rsidR="00EF4F1C" w:rsidRPr="00F423A0" w:rsidRDefault="00EF4F1C" w:rsidP="00A11D74">
      <w:pPr>
        <w:numPr>
          <w:ilvl w:val="1"/>
          <w:numId w:val="4"/>
        </w:numPr>
        <w:spacing w:after="0" w:afterAutospacing="0" w:line="240" w:lineRule="auto"/>
        <w:rPr>
          <w:rFonts w:ascii="David" w:hAnsi="David" w:cs="David"/>
          <w:i/>
          <w:sz w:val="24"/>
          <w:szCs w:val="24"/>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יודיע</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זהות</w:t>
      </w:r>
      <w:r w:rsidRPr="00F423A0">
        <w:rPr>
          <w:rFonts w:ascii="David" w:hAnsi="David" w:cs="David"/>
          <w:i/>
          <w:sz w:val="24"/>
          <w:szCs w:val="24"/>
          <w:rtl/>
        </w:rPr>
        <w:t xml:space="preserve"> </w:t>
      </w:r>
      <w:r w:rsidRPr="00F423A0">
        <w:rPr>
          <w:rFonts w:ascii="David" w:hAnsi="David" w:cs="David" w:hint="eastAsia"/>
          <w:i/>
          <w:sz w:val="24"/>
          <w:szCs w:val="24"/>
          <w:rtl/>
        </w:rPr>
        <w:t>מנהל</w:t>
      </w:r>
      <w:r w:rsidRPr="00F423A0">
        <w:rPr>
          <w:rFonts w:ascii="David" w:hAnsi="David" w:cs="David"/>
          <w:i/>
          <w:sz w:val="24"/>
          <w:szCs w:val="24"/>
          <w:rtl/>
        </w:rPr>
        <w:t xml:space="preserve"> </w:t>
      </w:r>
      <w:r w:rsidRPr="00F423A0">
        <w:rPr>
          <w:rFonts w:ascii="David" w:hAnsi="David" w:cs="David" w:hint="eastAsia"/>
          <w:i/>
          <w:sz w:val="24"/>
          <w:szCs w:val="24"/>
          <w:rtl/>
        </w:rPr>
        <w:t>העבודה</w:t>
      </w:r>
      <w:r w:rsidRPr="00F423A0">
        <w:rPr>
          <w:rFonts w:ascii="David" w:hAnsi="David" w:cs="David"/>
          <w:i/>
          <w:sz w:val="24"/>
          <w:szCs w:val="24"/>
          <w:rtl/>
        </w:rPr>
        <w:t xml:space="preserve"> </w:t>
      </w:r>
      <w:r w:rsidRPr="00F423A0">
        <w:rPr>
          <w:rFonts w:ascii="David" w:hAnsi="David" w:cs="David" w:hint="eastAsia"/>
          <w:i/>
          <w:sz w:val="24"/>
          <w:szCs w:val="24"/>
          <w:rtl/>
        </w:rPr>
        <w:t>באתר</w:t>
      </w:r>
      <w:r w:rsidRPr="00F423A0">
        <w:rPr>
          <w:rFonts w:ascii="David" w:hAnsi="David" w:cs="David"/>
          <w:i/>
          <w:sz w:val="24"/>
          <w:szCs w:val="24"/>
          <w:rtl/>
        </w:rPr>
        <w:t xml:space="preserve"> </w:t>
      </w:r>
      <w:r w:rsidRPr="00F423A0">
        <w:rPr>
          <w:rFonts w:ascii="David" w:hAnsi="David" w:cs="David" w:hint="eastAsia"/>
          <w:i/>
          <w:sz w:val="24"/>
          <w:szCs w:val="24"/>
          <w:rtl/>
        </w:rPr>
        <w:t>וינהג</w:t>
      </w:r>
      <w:r w:rsidRPr="00F423A0">
        <w:rPr>
          <w:rFonts w:ascii="David" w:hAnsi="David" w:cs="David"/>
          <w:i/>
          <w:sz w:val="24"/>
          <w:szCs w:val="24"/>
          <w:rtl/>
        </w:rPr>
        <w:t xml:space="preserve"> </w:t>
      </w:r>
      <w:r w:rsidRPr="00F423A0">
        <w:rPr>
          <w:rFonts w:ascii="David" w:hAnsi="David" w:cs="David" w:hint="eastAsia"/>
          <w:i/>
          <w:sz w:val="24"/>
          <w:szCs w:val="24"/>
          <w:rtl/>
        </w:rPr>
        <w:t>בעניין</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לפי</w:t>
      </w:r>
      <w:r w:rsidRPr="00F423A0">
        <w:rPr>
          <w:rFonts w:ascii="David" w:hAnsi="David" w:cs="David"/>
          <w:i/>
          <w:sz w:val="24"/>
          <w:szCs w:val="24"/>
          <w:rtl/>
        </w:rPr>
        <w:t xml:space="preserve"> </w:t>
      </w:r>
      <w:r w:rsidRPr="00F423A0">
        <w:rPr>
          <w:rFonts w:ascii="David" w:hAnsi="David" w:cs="David" w:hint="eastAsia"/>
          <w:i/>
          <w:sz w:val="24"/>
          <w:szCs w:val="24"/>
          <w:rtl/>
        </w:rPr>
        <w:t>הוראות</w:t>
      </w:r>
      <w:r w:rsidRPr="00F423A0">
        <w:rPr>
          <w:rFonts w:ascii="David" w:hAnsi="David" w:cs="David"/>
          <w:i/>
          <w:sz w:val="24"/>
          <w:szCs w:val="24"/>
          <w:rtl/>
        </w:rPr>
        <w:t xml:space="preserve"> </w:t>
      </w:r>
      <w:r w:rsidRPr="00F423A0">
        <w:rPr>
          <w:rFonts w:ascii="David" w:hAnsi="David" w:cs="David" w:hint="eastAsia"/>
          <w:i/>
          <w:sz w:val="24"/>
          <w:szCs w:val="24"/>
          <w:rtl/>
        </w:rPr>
        <w:t>תקנות</w:t>
      </w:r>
      <w:r w:rsidRPr="00F423A0">
        <w:rPr>
          <w:rFonts w:ascii="David" w:hAnsi="David" w:cs="David"/>
          <w:i/>
          <w:sz w:val="24"/>
          <w:szCs w:val="24"/>
          <w:rtl/>
        </w:rPr>
        <w:t xml:space="preserve"> </w:t>
      </w:r>
      <w:r w:rsidRPr="00F423A0">
        <w:rPr>
          <w:rFonts w:ascii="David" w:hAnsi="David" w:cs="David" w:hint="eastAsia"/>
          <w:i/>
          <w:sz w:val="24"/>
          <w:szCs w:val="24"/>
          <w:rtl/>
        </w:rPr>
        <w:t>הבטיחות</w:t>
      </w:r>
      <w:r w:rsidRPr="00F423A0">
        <w:rPr>
          <w:rFonts w:ascii="David" w:hAnsi="David" w:cs="David"/>
          <w:i/>
          <w:sz w:val="24"/>
          <w:szCs w:val="24"/>
          <w:rtl/>
        </w:rPr>
        <w:t xml:space="preserve"> </w:t>
      </w:r>
      <w:r w:rsidRPr="00F423A0">
        <w:rPr>
          <w:rFonts w:ascii="David" w:hAnsi="David" w:cs="David" w:hint="eastAsia"/>
          <w:i/>
          <w:sz w:val="24"/>
          <w:szCs w:val="24"/>
          <w:rtl/>
        </w:rPr>
        <w:t>בעבודה</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בניה</w:t>
      </w:r>
      <w:r w:rsidRPr="00F423A0">
        <w:rPr>
          <w:rFonts w:ascii="David" w:hAnsi="David" w:cs="David"/>
          <w:i/>
          <w:sz w:val="24"/>
          <w:szCs w:val="24"/>
          <w:rtl/>
        </w:rPr>
        <w:t xml:space="preserve">), </w:t>
      </w:r>
      <w:r w:rsidRPr="00F423A0">
        <w:rPr>
          <w:rFonts w:ascii="David" w:hAnsi="David" w:cs="David" w:hint="eastAsia"/>
          <w:i/>
          <w:sz w:val="24"/>
          <w:szCs w:val="24"/>
          <w:rtl/>
        </w:rPr>
        <w:t>התשמ</w:t>
      </w:r>
      <w:r w:rsidRPr="00F423A0">
        <w:rPr>
          <w:rFonts w:ascii="David" w:hAnsi="David" w:cs="David"/>
          <w:i/>
          <w:sz w:val="24"/>
          <w:szCs w:val="24"/>
          <w:rtl/>
        </w:rPr>
        <w:t>"</w:t>
      </w:r>
      <w:r w:rsidRPr="00F423A0">
        <w:rPr>
          <w:rFonts w:ascii="David" w:hAnsi="David" w:cs="David" w:hint="eastAsia"/>
          <w:i/>
          <w:sz w:val="24"/>
          <w:szCs w:val="24"/>
          <w:rtl/>
        </w:rPr>
        <w:t>ח</w:t>
      </w:r>
      <w:r w:rsidRPr="00F423A0">
        <w:rPr>
          <w:rFonts w:ascii="David" w:hAnsi="David" w:cs="David"/>
          <w:i/>
          <w:sz w:val="24"/>
          <w:szCs w:val="24"/>
          <w:rtl/>
        </w:rPr>
        <w:t>-1988.</w:t>
      </w:r>
    </w:p>
    <w:p w14:paraId="40904D8D" w14:textId="55221ADC" w:rsidR="00EF4F1C" w:rsidRPr="00851D4C" w:rsidRDefault="00EF4F1C" w:rsidP="00851D4C">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מבלי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לגרוע</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האמור</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בחוזה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זה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מתחייב</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הקבלן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למנות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אחראי</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ים</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לביקורת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כמובנו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על</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פי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תקנות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התכנון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והבניה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בקשה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להיתר</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תנאיו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ואגרות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התש</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ל</w:t>
      </w:r>
      <w:r w:rsidRPr="00EF4F1C">
        <w:rPr>
          <w:rFonts w:ascii="David" w:hAnsi="David" w:cs="David"/>
          <w:b/>
          <w:bCs/>
          <w:i/>
          <w:sz w:val="24"/>
          <w:szCs w:val="24"/>
          <w:u w:val="single"/>
          <w:rtl/>
        </w:rPr>
        <w:t xml:space="preserve"> - 1970 (</w:t>
      </w:r>
      <w:r w:rsidRPr="00EF4F1C">
        <w:rPr>
          <w:rFonts w:ascii="David" w:hAnsi="David" w:cs="David" w:hint="eastAsia"/>
          <w:b/>
          <w:bCs/>
          <w:i/>
          <w:sz w:val="24"/>
          <w:szCs w:val="24"/>
          <w:u w:val="single"/>
          <w:rtl/>
        </w:rPr>
        <w:t>להלן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בהתאמה</w:t>
      </w:r>
      <w:r w:rsidRPr="00EF4F1C">
        <w:rPr>
          <w:rFonts w:ascii="David" w:hAnsi="David" w:cs="David"/>
          <w:b/>
          <w:bCs/>
          <w:i/>
          <w:sz w:val="24"/>
          <w:szCs w:val="24"/>
          <w:u w:val="single"/>
          <w:rtl/>
        </w:rPr>
        <w:t>: "</w:t>
      </w:r>
      <w:r w:rsidRPr="00EF4F1C">
        <w:rPr>
          <w:rFonts w:ascii="David" w:hAnsi="David" w:cs="David" w:hint="eastAsia"/>
          <w:b/>
          <w:bCs/>
          <w:i/>
          <w:sz w:val="24"/>
          <w:szCs w:val="24"/>
          <w:u w:val="single"/>
          <w:rtl/>
        </w:rPr>
        <w:t>האחראי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על</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הביקורת</w:t>
      </w:r>
      <w:r w:rsidRPr="00EF4F1C">
        <w:rPr>
          <w:rFonts w:ascii="David" w:hAnsi="David" w:cs="David"/>
          <w:b/>
          <w:bCs/>
          <w:i/>
          <w:sz w:val="24"/>
          <w:szCs w:val="24"/>
          <w:u w:val="single"/>
          <w:rtl/>
        </w:rPr>
        <w:t>", "</w:t>
      </w:r>
      <w:r w:rsidRPr="00EF4F1C">
        <w:rPr>
          <w:rFonts w:ascii="David" w:hAnsi="David" w:cs="David" w:hint="eastAsia"/>
          <w:b/>
          <w:bCs/>
          <w:i/>
          <w:sz w:val="24"/>
          <w:szCs w:val="24"/>
          <w:u w:val="single"/>
          <w:rtl/>
        </w:rPr>
        <w:t>תקנות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התכנון</w:t>
      </w:r>
      <w:r w:rsidRPr="00EF4F1C">
        <w:rPr>
          <w:rFonts w:ascii="David" w:hAnsi="David" w:cs="David"/>
          <w:b/>
          <w:bCs/>
          <w:i/>
          <w:sz w:val="24"/>
          <w:szCs w:val="24"/>
          <w:u w:val="single"/>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להסרת</w:t>
      </w:r>
      <w:r w:rsidRPr="00EF4F1C">
        <w:rPr>
          <w:rFonts w:ascii="David" w:hAnsi="David" w:cs="David"/>
          <w:b/>
          <w:bCs/>
          <w:i/>
          <w:sz w:val="24"/>
          <w:szCs w:val="24"/>
          <w:rtl/>
        </w:rPr>
        <w:t xml:space="preserve"> </w:t>
      </w:r>
      <w:r w:rsidRPr="00EF4F1C">
        <w:rPr>
          <w:rFonts w:ascii="David" w:hAnsi="David" w:cs="David" w:hint="eastAsia"/>
          <w:b/>
          <w:bCs/>
          <w:i/>
          <w:sz w:val="24"/>
          <w:szCs w:val="24"/>
          <w:rtl/>
        </w:rPr>
        <w:t>ספקות</w:t>
      </w:r>
      <w:r w:rsidRPr="00EF4F1C">
        <w:rPr>
          <w:rFonts w:ascii="David" w:hAnsi="David" w:cs="David"/>
          <w:b/>
          <w:bCs/>
          <w:i/>
          <w:sz w:val="24"/>
          <w:szCs w:val="24"/>
          <w:rtl/>
        </w:rPr>
        <w:t xml:space="preserve"> </w:t>
      </w:r>
      <w:r w:rsidRPr="00EF4F1C">
        <w:rPr>
          <w:rFonts w:ascii="David" w:hAnsi="David" w:cs="David" w:hint="eastAsia"/>
          <w:b/>
          <w:bCs/>
          <w:i/>
          <w:sz w:val="24"/>
          <w:szCs w:val="24"/>
          <w:rtl/>
        </w:rPr>
        <w:t>יובהר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למינויו</w:t>
      </w:r>
      <w:r w:rsidRPr="00EF4F1C">
        <w:rPr>
          <w:rFonts w:ascii="David" w:hAnsi="David" w:cs="David"/>
          <w:b/>
          <w:bCs/>
          <w:i/>
          <w:sz w:val="24"/>
          <w:szCs w:val="24"/>
          <w:rtl/>
        </w:rPr>
        <w:t xml:space="preserve"> </w:t>
      </w:r>
      <w:r w:rsidRPr="00EF4F1C">
        <w:rPr>
          <w:rFonts w:ascii="David" w:hAnsi="David" w:cs="David" w:hint="eastAsia"/>
          <w:b/>
          <w:bCs/>
          <w:i/>
          <w:sz w:val="24"/>
          <w:szCs w:val="24"/>
          <w:rtl/>
        </w:rPr>
        <w:t>ולכל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בהפעלתו</w:t>
      </w:r>
      <w:r w:rsidRPr="00EF4F1C">
        <w:rPr>
          <w:rFonts w:ascii="David" w:hAnsi="David" w:cs="David"/>
          <w:b/>
          <w:bCs/>
          <w:i/>
          <w:sz w:val="24"/>
          <w:szCs w:val="24"/>
          <w:rtl/>
        </w:rPr>
        <w:t xml:space="preserve"> </w:t>
      </w:r>
      <w:r w:rsidRPr="00EF4F1C">
        <w:rPr>
          <w:rFonts w:ascii="David" w:hAnsi="David" w:cs="David" w:hint="eastAsia"/>
          <w:b/>
          <w:bCs/>
          <w:i/>
          <w:sz w:val="24"/>
          <w:szCs w:val="24"/>
          <w:rtl/>
        </w:rPr>
        <w:t>ובפעולתו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תקנות</w:t>
      </w:r>
      <w:r w:rsidRPr="00EF4F1C">
        <w:rPr>
          <w:rFonts w:ascii="David" w:hAnsi="David" w:cs="David"/>
          <w:b/>
          <w:bCs/>
          <w:i/>
          <w:sz w:val="24"/>
          <w:szCs w:val="24"/>
          <w:rtl/>
        </w:rPr>
        <w:t xml:space="preserve"> </w:t>
      </w:r>
      <w:r w:rsidRPr="00EF4F1C">
        <w:rPr>
          <w:rFonts w:ascii="David" w:hAnsi="David" w:cs="David" w:hint="eastAsia"/>
          <w:b/>
          <w:bCs/>
          <w:i/>
          <w:sz w:val="24"/>
          <w:szCs w:val="24"/>
          <w:rtl/>
        </w:rPr>
        <w:t>התכנון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ועפ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ידווח</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מינויו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למיני</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ידווח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בהחלפתו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יגרם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יחתום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מסמך</w:t>
      </w:r>
      <w:r w:rsidRPr="00EF4F1C">
        <w:rPr>
          <w:rFonts w:ascii="David" w:hAnsi="David" w:cs="David"/>
          <w:b/>
          <w:bCs/>
          <w:i/>
          <w:sz w:val="24"/>
          <w:szCs w:val="24"/>
          <w:rtl/>
        </w:rPr>
        <w:t xml:space="preserve"> </w:t>
      </w:r>
      <w:r w:rsidRPr="00EF4F1C">
        <w:rPr>
          <w:rFonts w:ascii="David" w:hAnsi="David" w:cs="David" w:hint="eastAsia"/>
          <w:b/>
          <w:bCs/>
          <w:i/>
          <w:sz w:val="24"/>
          <w:szCs w:val="24"/>
          <w:rtl/>
        </w:rPr>
        <w:t>שיידרש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הרשויות</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דיווח</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מינויו</w:t>
      </w:r>
      <w:r w:rsidRPr="00EF4F1C">
        <w:rPr>
          <w:rFonts w:ascii="David" w:hAnsi="David" w:cs="David"/>
          <w:b/>
          <w:bCs/>
          <w:i/>
          <w:sz w:val="24"/>
          <w:szCs w:val="24"/>
          <w:rtl/>
        </w:rPr>
        <w:t>.</w:t>
      </w:r>
    </w:p>
    <w:p w14:paraId="7AFC03CB"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יעסיק</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חשבונו</w:t>
      </w:r>
      <w:r w:rsidRPr="00851D4C">
        <w:rPr>
          <w:rFonts w:ascii="David" w:hAnsi="David" w:cs="David"/>
          <w:i/>
          <w:sz w:val="24"/>
          <w:szCs w:val="24"/>
          <w:rtl/>
        </w:rPr>
        <w:t xml:space="preserve">, </w:t>
      </w:r>
      <w:r w:rsidRPr="00851D4C">
        <w:rPr>
          <w:rFonts w:ascii="David" w:hAnsi="David" w:cs="David" w:hint="eastAsia"/>
          <w:i/>
          <w:sz w:val="24"/>
          <w:szCs w:val="24"/>
          <w:rtl/>
        </w:rPr>
        <w:t>איש</w:t>
      </w:r>
      <w:r w:rsidRPr="00851D4C">
        <w:rPr>
          <w:rFonts w:ascii="David" w:hAnsi="David" w:cs="David"/>
          <w:i/>
          <w:sz w:val="24"/>
          <w:szCs w:val="24"/>
          <w:rtl/>
        </w:rPr>
        <w:t xml:space="preserve"> </w:t>
      </w:r>
      <w:r w:rsidRPr="00851D4C">
        <w:rPr>
          <w:rFonts w:ascii="David" w:hAnsi="David" w:cs="David" w:hint="eastAsia"/>
          <w:i/>
          <w:sz w:val="24"/>
          <w:szCs w:val="24"/>
          <w:rtl/>
        </w:rPr>
        <w:t>מקצוע</w:t>
      </w:r>
      <w:r w:rsidRPr="00851D4C">
        <w:rPr>
          <w:rFonts w:ascii="David" w:hAnsi="David" w:cs="David"/>
          <w:i/>
          <w:sz w:val="24"/>
          <w:szCs w:val="24"/>
          <w:rtl/>
        </w:rPr>
        <w:t xml:space="preserve"> </w:t>
      </w:r>
      <w:r w:rsidRPr="00851D4C">
        <w:rPr>
          <w:rFonts w:ascii="David" w:hAnsi="David" w:cs="David" w:hint="eastAsia"/>
          <w:i/>
          <w:sz w:val="24"/>
          <w:szCs w:val="24"/>
          <w:rtl/>
        </w:rPr>
        <w:t>מטעמו</w:t>
      </w:r>
      <w:r w:rsidRPr="00851D4C">
        <w:rPr>
          <w:rFonts w:ascii="David" w:hAnsi="David" w:cs="David"/>
          <w:i/>
          <w:sz w:val="24"/>
          <w:szCs w:val="24"/>
          <w:rtl/>
        </w:rPr>
        <w:t xml:space="preserve"> (</w:t>
      </w:r>
      <w:r w:rsidRPr="00851D4C">
        <w:rPr>
          <w:rFonts w:ascii="David" w:hAnsi="David" w:cs="David" w:hint="eastAsia"/>
          <w:i/>
          <w:sz w:val="24"/>
          <w:szCs w:val="24"/>
          <w:rtl/>
        </w:rPr>
        <w:t>אדריכל</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הנדסאי</w:t>
      </w:r>
      <w:r w:rsidRPr="00851D4C">
        <w:rPr>
          <w:rFonts w:ascii="David" w:hAnsi="David" w:cs="David"/>
          <w:i/>
          <w:sz w:val="24"/>
          <w:szCs w:val="24"/>
          <w:rtl/>
        </w:rPr>
        <w:t xml:space="preserve"> </w:t>
      </w:r>
      <w:r w:rsidRPr="00851D4C">
        <w:rPr>
          <w:rFonts w:ascii="David" w:hAnsi="David" w:cs="David" w:hint="eastAsia"/>
          <w:i/>
          <w:sz w:val="24"/>
          <w:szCs w:val="24"/>
          <w:rtl/>
        </w:rPr>
        <w:t>אדריכלות</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בנין</w:t>
      </w:r>
      <w:r w:rsidRPr="00851D4C">
        <w:rPr>
          <w:rFonts w:ascii="David" w:hAnsi="David" w:cs="David"/>
          <w:i/>
          <w:sz w:val="24"/>
          <w:szCs w:val="24"/>
          <w:rtl/>
        </w:rPr>
        <w:t xml:space="preserve">) </w:t>
      </w:r>
      <w:r w:rsidRPr="00851D4C">
        <w:rPr>
          <w:rFonts w:ascii="David" w:hAnsi="David" w:cs="David" w:hint="eastAsia"/>
          <w:i/>
          <w:sz w:val="24"/>
          <w:szCs w:val="24"/>
          <w:rtl/>
        </w:rPr>
        <w:t>בעל</w:t>
      </w:r>
      <w:r w:rsidRPr="00851D4C">
        <w:rPr>
          <w:rFonts w:ascii="David" w:hAnsi="David" w:cs="David"/>
          <w:i/>
          <w:sz w:val="24"/>
          <w:szCs w:val="24"/>
          <w:rtl/>
        </w:rPr>
        <w:t xml:space="preserve"> </w:t>
      </w:r>
      <w:r w:rsidRPr="00851D4C">
        <w:rPr>
          <w:rFonts w:ascii="David" w:hAnsi="David" w:cs="David" w:hint="eastAsia"/>
          <w:i/>
          <w:sz w:val="24"/>
          <w:szCs w:val="24"/>
          <w:rtl/>
        </w:rPr>
        <w:t>ידע</w:t>
      </w:r>
      <w:r w:rsidRPr="00851D4C">
        <w:rPr>
          <w:rFonts w:ascii="David" w:hAnsi="David" w:cs="David"/>
          <w:i/>
          <w:sz w:val="24"/>
          <w:szCs w:val="24"/>
          <w:rtl/>
        </w:rPr>
        <w:t xml:space="preserve"> </w:t>
      </w:r>
      <w:r w:rsidRPr="00851D4C">
        <w:rPr>
          <w:rFonts w:ascii="David" w:hAnsi="David" w:cs="David" w:hint="eastAsia"/>
          <w:i/>
          <w:sz w:val="24"/>
          <w:szCs w:val="24"/>
          <w:rtl/>
        </w:rPr>
        <w:t>בהפעלת</w:t>
      </w:r>
      <w:r w:rsidRPr="00851D4C">
        <w:rPr>
          <w:rFonts w:ascii="David" w:hAnsi="David" w:cs="David"/>
          <w:i/>
          <w:sz w:val="24"/>
          <w:szCs w:val="24"/>
          <w:rtl/>
        </w:rPr>
        <w:t xml:space="preserve"> </w:t>
      </w:r>
      <w:r w:rsidRPr="00851D4C">
        <w:rPr>
          <w:rFonts w:ascii="David" w:hAnsi="David" w:cs="David" w:hint="eastAsia"/>
          <w:i/>
          <w:sz w:val="24"/>
          <w:szCs w:val="24"/>
          <w:rtl/>
        </w:rPr>
        <w:t>תוכנת</w:t>
      </w:r>
      <w:r w:rsidRPr="00851D4C">
        <w:rPr>
          <w:rFonts w:ascii="David" w:hAnsi="David" w:cs="David"/>
          <w:i/>
          <w:sz w:val="24"/>
          <w:szCs w:val="24"/>
          <w:rtl/>
        </w:rPr>
        <w:t xml:space="preserve"> </w:t>
      </w:r>
      <w:r w:rsidRPr="00851D4C">
        <w:rPr>
          <w:rFonts w:ascii="David" w:hAnsi="David" w:cs="David" w:hint="eastAsia"/>
          <w:i/>
          <w:sz w:val="24"/>
          <w:szCs w:val="24"/>
          <w:rtl/>
        </w:rPr>
        <w:t>אוטוקאד</w:t>
      </w:r>
      <w:r w:rsidRPr="00851D4C">
        <w:rPr>
          <w:rFonts w:ascii="David" w:hAnsi="David" w:cs="David"/>
          <w:i/>
          <w:sz w:val="24"/>
          <w:szCs w:val="24"/>
          <w:rtl/>
        </w:rPr>
        <w:t xml:space="preserve"> </w:t>
      </w:r>
      <w:r w:rsidRPr="00851D4C">
        <w:rPr>
          <w:rFonts w:ascii="David" w:hAnsi="David" w:cs="David" w:hint="eastAsia"/>
          <w:i/>
          <w:sz w:val="24"/>
          <w:szCs w:val="24"/>
          <w:rtl/>
        </w:rPr>
        <w:t>אשר</w:t>
      </w:r>
      <w:r w:rsidRPr="00851D4C">
        <w:rPr>
          <w:rFonts w:ascii="David" w:hAnsi="David" w:cs="David"/>
          <w:i/>
          <w:sz w:val="24"/>
          <w:szCs w:val="24"/>
          <w:rtl/>
        </w:rPr>
        <w:t xml:space="preserve"> </w:t>
      </w:r>
      <w:r w:rsidRPr="00851D4C">
        <w:rPr>
          <w:rFonts w:ascii="David" w:hAnsi="David" w:cs="David" w:hint="eastAsia"/>
          <w:i/>
          <w:sz w:val="24"/>
          <w:szCs w:val="24"/>
          <w:rtl/>
        </w:rPr>
        <w:t>יטפל</w:t>
      </w:r>
      <w:r w:rsidRPr="00851D4C">
        <w:rPr>
          <w:rFonts w:ascii="David" w:hAnsi="David" w:cs="David"/>
          <w:i/>
          <w:sz w:val="24"/>
          <w:szCs w:val="24"/>
          <w:rtl/>
        </w:rPr>
        <w:t xml:space="preserve"> </w:t>
      </w:r>
      <w:r w:rsidRPr="00851D4C">
        <w:rPr>
          <w:rFonts w:ascii="David" w:hAnsi="David" w:cs="David" w:hint="eastAsia"/>
          <w:i/>
          <w:sz w:val="24"/>
          <w:szCs w:val="24"/>
          <w:rtl/>
        </w:rPr>
        <w:t>בדרישות</w:t>
      </w:r>
      <w:r w:rsidRPr="00851D4C">
        <w:rPr>
          <w:rFonts w:ascii="David" w:hAnsi="David" w:cs="David"/>
          <w:i/>
          <w:sz w:val="24"/>
          <w:szCs w:val="24"/>
          <w:rtl/>
        </w:rPr>
        <w:t xml:space="preserve"> </w:t>
      </w:r>
      <w:r w:rsidRPr="00851D4C">
        <w:rPr>
          <w:rFonts w:ascii="David" w:hAnsi="David" w:cs="David" w:hint="eastAsia"/>
          <w:i/>
          <w:sz w:val="24"/>
          <w:szCs w:val="24"/>
          <w:rtl/>
        </w:rPr>
        <w:t>השינויים</w:t>
      </w:r>
      <w:r w:rsidRPr="00851D4C">
        <w:rPr>
          <w:rFonts w:ascii="David" w:hAnsi="David" w:cs="David"/>
          <w:i/>
          <w:sz w:val="24"/>
          <w:szCs w:val="24"/>
          <w:rtl/>
        </w:rPr>
        <w:t xml:space="preserve"> </w:t>
      </w:r>
      <w:r w:rsidRPr="00851D4C">
        <w:rPr>
          <w:rFonts w:ascii="David" w:hAnsi="David" w:cs="David" w:hint="eastAsia"/>
          <w:i/>
          <w:sz w:val="24"/>
          <w:szCs w:val="24"/>
          <w:rtl/>
        </w:rPr>
        <w:t>שתימסרנה</w:t>
      </w:r>
      <w:r w:rsidRPr="00851D4C">
        <w:rPr>
          <w:rFonts w:ascii="David" w:hAnsi="David" w:cs="David"/>
          <w:i/>
          <w:sz w:val="24"/>
          <w:szCs w:val="24"/>
          <w:rtl/>
        </w:rPr>
        <w:t xml:space="preserve"> </w:t>
      </w:r>
      <w:r w:rsidRPr="00851D4C">
        <w:rPr>
          <w:rFonts w:ascii="David" w:hAnsi="David" w:cs="David" w:hint="eastAsia"/>
          <w:i/>
          <w:sz w:val="24"/>
          <w:szCs w:val="24"/>
          <w:rtl/>
        </w:rPr>
        <w:t>לו</w:t>
      </w:r>
      <w:r w:rsidRPr="00851D4C">
        <w:rPr>
          <w:rFonts w:ascii="David" w:hAnsi="David" w:cs="David"/>
          <w:i/>
          <w:sz w:val="24"/>
          <w:szCs w:val="24"/>
          <w:rtl/>
        </w:rPr>
        <w:t xml:space="preserve"> </w:t>
      </w:r>
      <w:r w:rsidRPr="00851D4C">
        <w:rPr>
          <w:rFonts w:ascii="David" w:hAnsi="David" w:cs="David" w:hint="eastAsia"/>
          <w:i/>
          <w:sz w:val="24"/>
          <w:szCs w:val="24"/>
          <w:rtl/>
        </w:rPr>
        <w:t>באופן</w:t>
      </w:r>
      <w:r w:rsidRPr="00851D4C">
        <w:rPr>
          <w:rFonts w:ascii="David" w:hAnsi="David" w:cs="David"/>
          <w:i/>
          <w:sz w:val="24"/>
          <w:szCs w:val="24"/>
          <w:rtl/>
        </w:rPr>
        <w:t xml:space="preserve"> </w:t>
      </w:r>
      <w:r w:rsidRPr="00851D4C">
        <w:rPr>
          <w:rFonts w:ascii="David" w:hAnsi="David" w:cs="David" w:hint="eastAsia"/>
          <w:i/>
          <w:sz w:val="24"/>
          <w:szCs w:val="24"/>
          <w:rtl/>
        </w:rPr>
        <w:t>ישיר</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הרוכשים</w:t>
      </w:r>
      <w:r w:rsidRPr="00851D4C">
        <w:rPr>
          <w:rFonts w:ascii="David" w:hAnsi="David" w:cs="David"/>
          <w:i/>
          <w:sz w:val="24"/>
          <w:szCs w:val="24"/>
          <w:rtl/>
        </w:rPr>
        <w:t xml:space="preserve"> </w:t>
      </w:r>
      <w:r w:rsidRPr="00851D4C">
        <w:rPr>
          <w:rFonts w:ascii="David" w:hAnsi="David" w:cs="David" w:hint="eastAsia"/>
          <w:i/>
          <w:sz w:val="24"/>
          <w:szCs w:val="24"/>
          <w:rtl/>
        </w:rPr>
        <w:t>ואשר</w:t>
      </w:r>
      <w:r w:rsidRPr="00851D4C">
        <w:rPr>
          <w:rFonts w:ascii="David" w:hAnsi="David" w:cs="David"/>
          <w:i/>
          <w:sz w:val="24"/>
          <w:szCs w:val="24"/>
          <w:rtl/>
        </w:rPr>
        <w:t xml:space="preserve"> </w:t>
      </w:r>
      <w:r w:rsidRPr="00851D4C">
        <w:rPr>
          <w:rFonts w:ascii="David" w:hAnsi="David" w:cs="David" w:hint="eastAsia"/>
          <w:i/>
          <w:sz w:val="24"/>
          <w:szCs w:val="24"/>
          <w:rtl/>
        </w:rPr>
        <w:t>ימצא</w:t>
      </w:r>
      <w:r w:rsidRPr="00851D4C">
        <w:rPr>
          <w:rFonts w:ascii="David" w:hAnsi="David" w:cs="David"/>
          <w:i/>
          <w:sz w:val="24"/>
          <w:szCs w:val="24"/>
          <w:rtl/>
        </w:rPr>
        <w:t xml:space="preserve"> </w:t>
      </w:r>
      <w:r w:rsidRPr="00851D4C">
        <w:rPr>
          <w:rFonts w:ascii="David" w:hAnsi="David" w:cs="David" w:hint="eastAsia"/>
          <w:i/>
          <w:sz w:val="24"/>
          <w:szCs w:val="24"/>
          <w:rtl/>
        </w:rPr>
        <w:t>בקביעות</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sz w:val="24"/>
          <w:szCs w:val="24"/>
          <w:rtl/>
        </w:rPr>
        <w:t xml:space="preserve"> </w:t>
      </w:r>
      <w:r w:rsidRPr="00851D4C">
        <w:rPr>
          <w:rFonts w:ascii="David" w:hAnsi="David" w:cs="David" w:hint="eastAsia"/>
          <w:sz w:val="24"/>
          <w:szCs w:val="24"/>
          <w:rtl/>
        </w:rPr>
        <w:t>או</w:t>
      </w:r>
      <w:r w:rsidRPr="00851D4C">
        <w:rPr>
          <w:rFonts w:ascii="David" w:hAnsi="David" w:cs="David"/>
          <w:sz w:val="24"/>
          <w:szCs w:val="24"/>
          <w:rtl/>
        </w:rPr>
        <w:t xml:space="preserve"> </w:t>
      </w:r>
      <w:r w:rsidRPr="00851D4C">
        <w:rPr>
          <w:rFonts w:ascii="David" w:hAnsi="David" w:cs="David" w:hint="eastAsia"/>
          <w:sz w:val="24"/>
          <w:szCs w:val="24"/>
          <w:rtl/>
        </w:rPr>
        <w:t>במשרד</w:t>
      </w:r>
      <w:r w:rsidRPr="00851D4C">
        <w:rPr>
          <w:rFonts w:ascii="David" w:hAnsi="David" w:cs="David"/>
          <w:sz w:val="24"/>
          <w:szCs w:val="24"/>
          <w:rtl/>
        </w:rPr>
        <w:t xml:space="preserve"> </w:t>
      </w:r>
      <w:r w:rsidRPr="00851D4C">
        <w:rPr>
          <w:rFonts w:ascii="David" w:hAnsi="David" w:cs="David" w:hint="eastAsia"/>
          <w:sz w:val="24"/>
          <w:szCs w:val="24"/>
          <w:rtl/>
        </w:rPr>
        <w:t>הראשי</w:t>
      </w:r>
      <w:r w:rsidRPr="00851D4C">
        <w:rPr>
          <w:rFonts w:ascii="David" w:hAnsi="David" w:cs="David"/>
          <w:sz w:val="24"/>
          <w:szCs w:val="24"/>
          <w:rtl/>
        </w:rPr>
        <w:t xml:space="preserve"> </w:t>
      </w:r>
      <w:r w:rsidRPr="00851D4C">
        <w:rPr>
          <w:rFonts w:ascii="David" w:hAnsi="David" w:cs="David" w:hint="eastAsia"/>
          <w:sz w:val="24"/>
          <w:szCs w:val="24"/>
          <w:rtl/>
        </w:rPr>
        <w:t>של</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i/>
          <w:sz w:val="24"/>
          <w:szCs w:val="24"/>
          <w:rtl/>
        </w:rPr>
        <w:t>ככל</w:t>
      </w:r>
      <w:r w:rsidRPr="00851D4C">
        <w:rPr>
          <w:rFonts w:ascii="David" w:hAnsi="David" w:cs="David"/>
          <w:i/>
          <w:sz w:val="24"/>
          <w:szCs w:val="24"/>
          <w:rtl/>
        </w:rPr>
        <w:t xml:space="preserve"> </w:t>
      </w:r>
      <w:r w:rsidRPr="00851D4C">
        <w:rPr>
          <w:rFonts w:ascii="David" w:hAnsi="David" w:cs="David" w:hint="eastAsia"/>
          <w:i/>
          <w:sz w:val="24"/>
          <w:szCs w:val="24"/>
          <w:rtl/>
        </w:rPr>
        <w:t>שיידרש</w:t>
      </w:r>
      <w:r w:rsidRPr="00851D4C">
        <w:rPr>
          <w:rFonts w:ascii="David" w:hAnsi="David" w:cs="David"/>
          <w:i/>
          <w:sz w:val="24"/>
          <w:szCs w:val="24"/>
          <w:rtl/>
        </w:rPr>
        <w:t xml:space="preserve"> </w:t>
      </w:r>
      <w:r w:rsidRPr="00851D4C">
        <w:rPr>
          <w:rFonts w:ascii="David" w:hAnsi="David" w:cs="David" w:hint="eastAsia"/>
          <w:i/>
          <w:sz w:val="24"/>
          <w:szCs w:val="24"/>
          <w:rtl/>
        </w:rPr>
        <w:t>ולא</w:t>
      </w:r>
      <w:r w:rsidRPr="00851D4C">
        <w:rPr>
          <w:rFonts w:ascii="David" w:hAnsi="David" w:cs="David"/>
          <w:i/>
          <w:sz w:val="24"/>
          <w:szCs w:val="24"/>
          <w:rtl/>
        </w:rPr>
        <w:t xml:space="preserve"> </w:t>
      </w:r>
      <w:r w:rsidRPr="00851D4C">
        <w:rPr>
          <w:rFonts w:ascii="David" w:hAnsi="David" w:cs="David" w:hint="eastAsia"/>
          <w:i/>
          <w:sz w:val="24"/>
          <w:szCs w:val="24"/>
          <w:rtl/>
        </w:rPr>
        <w:t>פחות</w:t>
      </w:r>
      <w:r w:rsidRPr="00851D4C">
        <w:rPr>
          <w:rFonts w:ascii="David" w:hAnsi="David" w:cs="David"/>
          <w:i/>
          <w:sz w:val="24"/>
          <w:szCs w:val="24"/>
          <w:rtl/>
        </w:rPr>
        <w:t xml:space="preserve"> </w:t>
      </w:r>
      <w:r w:rsidRPr="00851D4C">
        <w:rPr>
          <w:rFonts w:ascii="David" w:hAnsi="David" w:cs="David" w:hint="eastAsia"/>
          <w:i/>
          <w:sz w:val="24"/>
          <w:szCs w:val="24"/>
          <w:rtl/>
        </w:rPr>
        <w:t>מ</w:t>
      </w:r>
      <w:r w:rsidRPr="00851D4C">
        <w:rPr>
          <w:rFonts w:ascii="David" w:hAnsi="David" w:cs="David"/>
          <w:i/>
          <w:sz w:val="24"/>
          <w:szCs w:val="24"/>
          <w:rtl/>
        </w:rPr>
        <w:t xml:space="preserve">- 25 </w:t>
      </w:r>
      <w:r w:rsidRPr="00851D4C">
        <w:rPr>
          <w:rFonts w:ascii="David" w:hAnsi="David" w:cs="David" w:hint="eastAsia"/>
          <w:i/>
          <w:sz w:val="24"/>
          <w:szCs w:val="24"/>
          <w:rtl/>
        </w:rPr>
        <w:t>שעות</w:t>
      </w:r>
      <w:r w:rsidRPr="00851D4C">
        <w:rPr>
          <w:rFonts w:ascii="David" w:hAnsi="David" w:cs="David"/>
          <w:i/>
          <w:sz w:val="24"/>
          <w:szCs w:val="24"/>
          <w:rtl/>
        </w:rPr>
        <w:t xml:space="preserve"> </w:t>
      </w:r>
      <w:r w:rsidRPr="00851D4C">
        <w:rPr>
          <w:rFonts w:ascii="David" w:hAnsi="David" w:cs="David" w:hint="eastAsia"/>
          <w:i/>
          <w:sz w:val="24"/>
          <w:szCs w:val="24"/>
          <w:rtl/>
        </w:rPr>
        <w:t>בשבוע</w:t>
      </w:r>
      <w:r w:rsidRPr="00851D4C">
        <w:rPr>
          <w:rFonts w:ascii="David" w:hAnsi="David" w:cs="David"/>
          <w:i/>
          <w:sz w:val="24"/>
          <w:szCs w:val="24"/>
          <w:rtl/>
        </w:rPr>
        <w:t xml:space="preserve">, </w:t>
      </w:r>
      <w:r w:rsidRPr="00851D4C">
        <w:rPr>
          <w:rFonts w:ascii="David" w:hAnsi="David" w:cs="David" w:hint="eastAsia"/>
          <w:i/>
          <w:sz w:val="24"/>
          <w:szCs w:val="24"/>
          <w:rtl/>
        </w:rPr>
        <w:t>בימים</w:t>
      </w:r>
      <w:r w:rsidRPr="00851D4C">
        <w:rPr>
          <w:rFonts w:ascii="David" w:hAnsi="David" w:cs="David"/>
          <w:i/>
          <w:sz w:val="24"/>
          <w:szCs w:val="24"/>
          <w:rtl/>
        </w:rPr>
        <w:t xml:space="preserve"> </w:t>
      </w:r>
      <w:r w:rsidRPr="00851D4C">
        <w:rPr>
          <w:rFonts w:ascii="David" w:hAnsi="David" w:cs="David" w:hint="eastAsia"/>
          <w:i/>
          <w:sz w:val="24"/>
          <w:szCs w:val="24"/>
          <w:rtl/>
        </w:rPr>
        <w:t>ובשעות</w:t>
      </w:r>
      <w:r w:rsidRPr="00851D4C">
        <w:rPr>
          <w:rFonts w:ascii="David" w:hAnsi="David" w:cs="David"/>
          <w:i/>
          <w:sz w:val="24"/>
          <w:szCs w:val="24"/>
          <w:rtl/>
        </w:rPr>
        <w:t xml:space="preserve"> </w:t>
      </w:r>
      <w:r w:rsidRPr="00851D4C">
        <w:rPr>
          <w:rFonts w:ascii="David" w:hAnsi="David" w:cs="David" w:hint="eastAsia"/>
          <w:i/>
          <w:sz w:val="24"/>
          <w:szCs w:val="24"/>
          <w:rtl/>
        </w:rPr>
        <w:t>שתקבענה</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המזמין</w:t>
      </w:r>
      <w:r w:rsidRPr="00851D4C">
        <w:rPr>
          <w:rFonts w:ascii="David" w:hAnsi="David" w:cs="David"/>
          <w:i/>
          <w:sz w:val="24"/>
          <w:szCs w:val="24"/>
          <w:rtl/>
        </w:rPr>
        <w:t>.</w:t>
      </w:r>
    </w:p>
    <w:p w14:paraId="312A8054"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בידי</w:t>
      </w:r>
      <w:r w:rsidRPr="00851D4C">
        <w:rPr>
          <w:rFonts w:ascii="David" w:hAnsi="David" w:cs="David"/>
          <w:sz w:val="24"/>
          <w:szCs w:val="24"/>
          <w:rtl/>
        </w:rPr>
        <w:t xml:space="preserve"> </w:t>
      </w:r>
      <w:r w:rsidRPr="00851D4C">
        <w:rPr>
          <w:rFonts w:ascii="David" w:hAnsi="David" w:cs="David" w:hint="eastAsia"/>
          <w:sz w:val="24"/>
          <w:szCs w:val="24"/>
          <w:rtl/>
        </w:rPr>
        <w:t>המזמין</w:t>
      </w:r>
      <w:r w:rsidRPr="00851D4C">
        <w:rPr>
          <w:rFonts w:ascii="David" w:hAnsi="David" w:cs="David"/>
          <w:sz w:val="24"/>
          <w:szCs w:val="24"/>
          <w:rtl/>
        </w:rPr>
        <w:t xml:space="preserve"> </w:t>
      </w:r>
      <w:r w:rsidRPr="00851D4C">
        <w:rPr>
          <w:rFonts w:ascii="David" w:hAnsi="David" w:cs="David" w:hint="eastAsia"/>
          <w:sz w:val="24"/>
          <w:szCs w:val="24"/>
          <w:rtl/>
        </w:rPr>
        <w:t>הזכות</w:t>
      </w:r>
      <w:r w:rsidRPr="00851D4C">
        <w:rPr>
          <w:rFonts w:ascii="David" w:hAnsi="David" w:cs="David"/>
          <w:sz w:val="24"/>
          <w:szCs w:val="24"/>
          <w:rtl/>
        </w:rPr>
        <w:t xml:space="preserve"> </w:t>
      </w:r>
      <w:r w:rsidRPr="00851D4C">
        <w:rPr>
          <w:rFonts w:ascii="David" w:hAnsi="David" w:cs="David" w:hint="eastAsia"/>
          <w:sz w:val="24"/>
          <w:szCs w:val="24"/>
          <w:rtl/>
        </w:rPr>
        <w:t>לא</w:t>
      </w:r>
      <w:r w:rsidRPr="00851D4C">
        <w:rPr>
          <w:rFonts w:ascii="David" w:hAnsi="David" w:cs="David"/>
          <w:sz w:val="24"/>
          <w:szCs w:val="24"/>
          <w:rtl/>
        </w:rPr>
        <w:t xml:space="preserve"> </w:t>
      </w:r>
      <w:r w:rsidRPr="00851D4C">
        <w:rPr>
          <w:rFonts w:ascii="David" w:hAnsi="David" w:cs="David" w:hint="eastAsia"/>
          <w:sz w:val="24"/>
          <w:szCs w:val="24"/>
          <w:rtl/>
        </w:rPr>
        <w:t>לאשר</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איש</w:t>
      </w:r>
      <w:r w:rsidRPr="00851D4C">
        <w:rPr>
          <w:rFonts w:ascii="David" w:hAnsi="David" w:cs="David"/>
          <w:sz w:val="24"/>
          <w:szCs w:val="24"/>
          <w:rtl/>
        </w:rPr>
        <w:t xml:space="preserve"> </w:t>
      </w:r>
      <w:r w:rsidRPr="00851D4C">
        <w:rPr>
          <w:rFonts w:ascii="David" w:hAnsi="David" w:cs="David" w:hint="eastAsia"/>
          <w:sz w:val="24"/>
          <w:szCs w:val="24"/>
          <w:rtl/>
        </w:rPr>
        <w:t>המקצוע</w:t>
      </w:r>
      <w:r w:rsidRPr="00851D4C">
        <w:rPr>
          <w:rFonts w:ascii="David" w:hAnsi="David" w:cs="David"/>
          <w:sz w:val="24"/>
          <w:szCs w:val="24"/>
          <w:rtl/>
        </w:rPr>
        <w:t xml:space="preserve"> </w:t>
      </w:r>
      <w:r w:rsidRPr="00851D4C">
        <w:rPr>
          <w:rFonts w:ascii="David" w:hAnsi="David" w:cs="David" w:hint="eastAsia"/>
          <w:sz w:val="24"/>
          <w:szCs w:val="24"/>
          <w:rtl/>
        </w:rPr>
        <w:t>הנ</w:t>
      </w:r>
      <w:r w:rsidRPr="00851D4C">
        <w:rPr>
          <w:rFonts w:ascii="David" w:hAnsi="David" w:cs="David"/>
          <w:sz w:val="24"/>
          <w:szCs w:val="24"/>
          <w:rtl/>
        </w:rPr>
        <w:t>"</w:t>
      </w:r>
      <w:r w:rsidRPr="00851D4C">
        <w:rPr>
          <w:rFonts w:ascii="David" w:hAnsi="David" w:cs="David" w:hint="eastAsia"/>
          <w:sz w:val="24"/>
          <w:szCs w:val="24"/>
          <w:rtl/>
        </w:rPr>
        <w:t>ל</w:t>
      </w:r>
      <w:r w:rsidRPr="00851D4C">
        <w:rPr>
          <w:rFonts w:ascii="David" w:hAnsi="David" w:cs="David"/>
          <w:sz w:val="24"/>
          <w:szCs w:val="24"/>
          <w:rtl/>
        </w:rPr>
        <w:t xml:space="preserve"> </w:t>
      </w:r>
      <w:r w:rsidRPr="00851D4C">
        <w:rPr>
          <w:rFonts w:ascii="David" w:hAnsi="David" w:cs="David" w:hint="eastAsia"/>
          <w:sz w:val="24"/>
          <w:szCs w:val="24"/>
          <w:rtl/>
        </w:rPr>
        <w:t>מטעם</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ולדרוש</w:t>
      </w:r>
      <w:r w:rsidRPr="00851D4C">
        <w:rPr>
          <w:rFonts w:ascii="David" w:hAnsi="David" w:cs="David"/>
          <w:sz w:val="24"/>
          <w:szCs w:val="24"/>
          <w:rtl/>
        </w:rPr>
        <w:t xml:space="preserve"> </w:t>
      </w:r>
      <w:r w:rsidRPr="00851D4C">
        <w:rPr>
          <w:rFonts w:ascii="David" w:hAnsi="David" w:cs="David" w:hint="eastAsia"/>
          <w:sz w:val="24"/>
          <w:szCs w:val="24"/>
          <w:rtl/>
        </w:rPr>
        <w:t>החלפתו</w:t>
      </w:r>
      <w:r w:rsidRPr="00851D4C">
        <w:rPr>
          <w:rFonts w:ascii="David" w:hAnsi="David" w:cs="David"/>
          <w:sz w:val="24"/>
          <w:szCs w:val="24"/>
          <w:rtl/>
        </w:rPr>
        <w:t xml:space="preserve"> </w:t>
      </w:r>
      <w:r w:rsidRPr="00851D4C">
        <w:rPr>
          <w:rFonts w:ascii="David" w:hAnsi="David" w:cs="David" w:hint="eastAsia"/>
          <w:sz w:val="24"/>
          <w:szCs w:val="24"/>
          <w:rtl/>
        </w:rPr>
        <w:t>בכל</w:t>
      </w:r>
      <w:r w:rsidRPr="00851D4C">
        <w:rPr>
          <w:rFonts w:ascii="David" w:hAnsi="David" w:cs="David"/>
          <w:sz w:val="24"/>
          <w:szCs w:val="24"/>
          <w:rtl/>
        </w:rPr>
        <w:t xml:space="preserve"> </w:t>
      </w:r>
      <w:r w:rsidRPr="00851D4C">
        <w:rPr>
          <w:rFonts w:ascii="David" w:hAnsi="David" w:cs="David" w:hint="eastAsia"/>
          <w:sz w:val="24"/>
          <w:szCs w:val="24"/>
          <w:rtl/>
        </w:rPr>
        <w:t>עת</w:t>
      </w:r>
      <w:r w:rsidRPr="00851D4C">
        <w:rPr>
          <w:rFonts w:ascii="David" w:hAnsi="David" w:cs="David"/>
          <w:sz w:val="24"/>
          <w:szCs w:val="24"/>
          <w:rtl/>
        </w:rPr>
        <w:t>.</w:t>
      </w:r>
    </w:p>
    <w:p w14:paraId="4689DA7A"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highlight w:val="yellow"/>
          <w:rtl/>
        </w:rPr>
        <w:t>הייתי</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מנסחת</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זאת</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שונה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שמראש</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שהאדם</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יעבור</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אישור</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שלנו</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שזה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מה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שקורה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היום</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בפועל</w:t>
      </w:r>
      <w:r w:rsidRPr="00851D4C">
        <w:rPr>
          <w:rFonts w:ascii="David" w:hAnsi="David" w:cs="David"/>
          <w:sz w:val="24"/>
          <w:szCs w:val="24"/>
          <w:highlight w:val="yellow"/>
          <w:rtl/>
        </w:rPr>
        <w:t>.</w:t>
      </w:r>
    </w:p>
    <w:p w14:paraId="318F4A7F"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ימלא</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דרישה</w:t>
      </w:r>
      <w:r w:rsidRPr="00851D4C">
        <w:rPr>
          <w:rFonts w:ascii="David" w:hAnsi="David" w:cs="David"/>
          <w:i/>
          <w:sz w:val="24"/>
          <w:szCs w:val="24"/>
          <w:rtl/>
        </w:rPr>
        <w:t xml:space="preserve"> </w:t>
      </w:r>
      <w:r w:rsidRPr="00851D4C">
        <w:rPr>
          <w:rFonts w:ascii="David" w:hAnsi="David" w:cs="David" w:hint="eastAsia"/>
          <w:i/>
          <w:sz w:val="24"/>
          <w:szCs w:val="24"/>
          <w:rtl/>
        </w:rPr>
        <w:t>מטעם</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r w:rsidRPr="00851D4C">
        <w:rPr>
          <w:rFonts w:ascii="David" w:hAnsi="David" w:cs="David" w:hint="eastAsia"/>
          <w:i/>
          <w:sz w:val="24"/>
          <w:szCs w:val="24"/>
          <w:rtl/>
        </w:rPr>
        <w:t>בדבר</w:t>
      </w:r>
      <w:r w:rsidRPr="00851D4C">
        <w:rPr>
          <w:rFonts w:ascii="David" w:hAnsi="David" w:cs="David"/>
          <w:i/>
          <w:sz w:val="24"/>
          <w:szCs w:val="24"/>
          <w:rtl/>
        </w:rPr>
        <w:t xml:space="preserve"> </w:t>
      </w:r>
      <w:r w:rsidRPr="00851D4C">
        <w:rPr>
          <w:rFonts w:ascii="David" w:hAnsi="David" w:cs="David" w:hint="eastAsia"/>
          <w:i/>
          <w:sz w:val="24"/>
          <w:szCs w:val="24"/>
          <w:rtl/>
        </w:rPr>
        <w:t>הרחקתו</w:t>
      </w:r>
      <w:r w:rsidRPr="00851D4C">
        <w:rPr>
          <w:rFonts w:ascii="David" w:hAnsi="David" w:cs="David"/>
          <w:i/>
          <w:sz w:val="24"/>
          <w:szCs w:val="24"/>
          <w:rtl/>
        </w:rPr>
        <w:t xml:space="preserve"> </w:t>
      </w:r>
      <w:r w:rsidRPr="00851D4C">
        <w:rPr>
          <w:rFonts w:ascii="David" w:hAnsi="David" w:cs="David" w:hint="eastAsia"/>
          <w:i/>
          <w:sz w:val="24"/>
          <w:szCs w:val="24"/>
          <w:rtl/>
        </w:rPr>
        <w:t>מהאתר</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המועסק</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ידי</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לרבות</w:t>
      </w:r>
      <w:r w:rsidRPr="00851D4C">
        <w:rPr>
          <w:rFonts w:ascii="David" w:hAnsi="David" w:cs="David"/>
          <w:i/>
          <w:sz w:val="24"/>
          <w:szCs w:val="24"/>
          <w:rtl/>
        </w:rPr>
        <w:t xml:space="preserve"> </w:t>
      </w:r>
      <w:r w:rsidRPr="00851D4C">
        <w:rPr>
          <w:rFonts w:ascii="David" w:hAnsi="David" w:cs="David" w:hint="eastAsia"/>
          <w:i/>
          <w:sz w:val="24"/>
          <w:szCs w:val="24"/>
          <w:rtl/>
        </w:rPr>
        <w:t>מנהל</w:t>
      </w:r>
      <w:r w:rsidRPr="00851D4C">
        <w:rPr>
          <w:rFonts w:ascii="David" w:hAnsi="David" w:cs="David"/>
          <w:i/>
          <w:sz w:val="24"/>
          <w:szCs w:val="24"/>
          <w:rtl/>
        </w:rPr>
        <w:t xml:space="preserve"> </w:t>
      </w:r>
      <w:r w:rsidRPr="00851D4C">
        <w:rPr>
          <w:rFonts w:ascii="David" w:hAnsi="David" w:cs="David" w:hint="eastAsia"/>
          <w:i/>
          <w:sz w:val="24"/>
          <w:szCs w:val="24"/>
          <w:rtl/>
        </w:rPr>
        <w:t>העבדה</w:t>
      </w:r>
      <w:r w:rsidRPr="00851D4C">
        <w:rPr>
          <w:rFonts w:ascii="David" w:hAnsi="David" w:cs="David"/>
          <w:i/>
          <w:sz w:val="24"/>
          <w:szCs w:val="24"/>
          <w:rtl/>
        </w:rPr>
        <w:t xml:space="preserve">, </w:t>
      </w:r>
      <w:r w:rsidRPr="00851D4C">
        <w:rPr>
          <w:rFonts w:ascii="David" w:hAnsi="David" w:cs="David" w:hint="eastAsia"/>
          <w:i/>
          <w:sz w:val="24"/>
          <w:szCs w:val="24"/>
          <w:rtl/>
        </w:rPr>
        <w:t>מהנדס</w:t>
      </w:r>
      <w:r w:rsidRPr="00851D4C">
        <w:rPr>
          <w:rFonts w:ascii="David" w:hAnsi="David" w:cs="David"/>
          <w:i/>
          <w:sz w:val="24"/>
          <w:szCs w:val="24"/>
          <w:rtl/>
        </w:rPr>
        <w:t xml:space="preserve"> </w:t>
      </w:r>
      <w:r w:rsidRPr="00851D4C">
        <w:rPr>
          <w:rFonts w:ascii="David" w:hAnsi="David" w:cs="David" w:hint="eastAsia"/>
          <w:i/>
          <w:sz w:val="24"/>
          <w:szCs w:val="24"/>
          <w:rtl/>
        </w:rPr>
        <w:t>האתר</w:t>
      </w:r>
      <w:r w:rsidRPr="00851D4C">
        <w:rPr>
          <w:rFonts w:ascii="David" w:hAnsi="David" w:cs="David"/>
          <w:i/>
          <w:sz w:val="24"/>
          <w:szCs w:val="24"/>
          <w:rtl/>
        </w:rPr>
        <w:t xml:space="preserve"> </w:t>
      </w:r>
      <w:r w:rsidRPr="00851D4C">
        <w:rPr>
          <w:rFonts w:ascii="David" w:hAnsi="David" w:cs="David" w:hint="eastAsia"/>
          <w:i/>
          <w:sz w:val="24"/>
          <w:szCs w:val="24"/>
          <w:rtl/>
        </w:rPr>
        <w:t>ואיש</w:t>
      </w:r>
      <w:r w:rsidRPr="00851D4C">
        <w:rPr>
          <w:rFonts w:ascii="David" w:hAnsi="David" w:cs="David"/>
          <w:i/>
          <w:sz w:val="24"/>
          <w:szCs w:val="24"/>
          <w:rtl/>
        </w:rPr>
        <w:t xml:space="preserve"> </w:t>
      </w:r>
      <w:r w:rsidRPr="00851D4C">
        <w:rPr>
          <w:rFonts w:ascii="David" w:hAnsi="David" w:cs="David" w:hint="eastAsia"/>
          <w:i/>
          <w:sz w:val="24"/>
          <w:szCs w:val="24"/>
          <w:rtl/>
        </w:rPr>
        <w:t>המקצוע</w:t>
      </w:r>
      <w:r w:rsidRPr="00851D4C">
        <w:rPr>
          <w:rFonts w:ascii="David" w:hAnsi="David" w:cs="David"/>
          <w:i/>
          <w:sz w:val="24"/>
          <w:szCs w:val="24"/>
          <w:rtl/>
        </w:rPr>
        <w:t xml:space="preserve"> </w:t>
      </w:r>
      <w:r w:rsidRPr="00851D4C">
        <w:rPr>
          <w:rFonts w:ascii="David" w:hAnsi="David" w:cs="David" w:hint="eastAsia"/>
          <w:i/>
          <w:sz w:val="24"/>
          <w:szCs w:val="24"/>
          <w:rtl/>
        </w:rPr>
        <w:t>אשר</w:t>
      </w:r>
      <w:r w:rsidRPr="00851D4C">
        <w:rPr>
          <w:rFonts w:ascii="David" w:hAnsi="David" w:cs="David"/>
          <w:i/>
          <w:sz w:val="24"/>
          <w:szCs w:val="24"/>
          <w:rtl/>
        </w:rPr>
        <w:t xml:space="preserve"> </w:t>
      </w:r>
      <w:r w:rsidRPr="00851D4C">
        <w:rPr>
          <w:rFonts w:ascii="David" w:hAnsi="David" w:cs="David" w:hint="eastAsia"/>
          <w:i/>
          <w:sz w:val="24"/>
          <w:szCs w:val="24"/>
          <w:rtl/>
        </w:rPr>
        <w:t>מטפל</w:t>
      </w:r>
      <w:r w:rsidRPr="00851D4C">
        <w:rPr>
          <w:rFonts w:ascii="David" w:hAnsi="David" w:cs="David"/>
          <w:i/>
          <w:sz w:val="24"/>
          <w:szCs w:val="24"/>
          <w:rtl/>
        </w:rPr>
        <w:t xml:space="preserve"> </w:t>
      </w:r>
      <w:r w:rsidRPr="00851D4C">
        <w:rPr>
          <w:rFonts w:ascii="David" w:hAnsi="David" w:cs="David" w:hint="eastAsia"/>
          <w:i/>
          <w:sz w:val="24"/>
          <w:szCs w:val="24"/>
          <w:rtl/>
        </w:rPr>
        <w:t>בדרישות</w:t>
      </w:r>
      <w:r w:rsidRPr="00851D4C">
        <w:rPr>
          <w:rFonts w:ascii="David" w:hAnsi="David" w:cs="David"/>
          <w:i/>
          <w:sz w:val="24"/>
          <w:szCs w:val="24"/>
          <w:rtl/>
        </w:rPr>
        <w:t xml:space="preserve"> </w:t>
      </w:r>
      <w:r w:rsidRPr="00851D4C">
        <w:rPr>
          <w:rFonts w:ascii="David" w:hAnsi="David" w:cs="David" w:hint="eastAsia"/>
          <w:i/>
          <w:sz w:val="24"/>
          <w:szCs w:val="24"/>
          <w:rtl/>
        </w:rPr>
        <w:t>השינויים</w:t>
      </w:r>
      <w:r w:rsidRPr="00851D4C">
        <w:rPr>
          <w:rFonts w:ascii="David" w:hAnsi="David" w:cs="David"/>
          <w:i/>
          <w:sz w:val="24"/>
          <w:szCs w:val="24"/>
          <w:rtl/>
        </w:rPr>
        <w:t xml:space="preserve"> </w:t>
      </w:r>
      <w:r w:rsidRPr="00851D4C">
        <w:rPr>
          <w:rFonts w:ascii="David" w:hAnsi="David" w:cs="David" w:hint="eastAsia"/>
          <w:i/>
          <w:sz w:val="24"/>
          <w:szCs w:val="24"/>
          <w:rtl/>
        </w:rPr>
        <w:t>מטעם</w:t>
      </w:r>
      <w:r w:rsidRPr="00851D4C">
        <w:rPr>
          <w:rFonts w:ascii="David" w:hAnsi="David" w:cs="David"/>
          <w:i/>
          <w:sz w:val="24"/>
          <w:szCs w:val="24"/>
          <w:rtl/>
        </w:rPr>
        <w:t xml:space="preserve"> </w:t>
      </w:r>
      <w:r w:rsidRPr="00851D4C">
        <w:rPr>
          <w:rFonts w:ascii="David" w:hAnsi="David" w:cs="David" w:hint="eastAsia"/>
          <w:i/>
          <w:sz w:val="24"/>
          <w:szCs w:val="24"/>
          <w:rtl/>
        </w:rPr>
        <w:t>הרוכשים</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שהורחק</w:t>
      </w:r>
      <w:r w:rsidRPr="00851D4C">
        <w:rPr>
          <w:rFonts w:ascii="David" w:hAnsi="David" w:cs="David"/>
          <w:i/>
          <w:sz w:val="24"/>
          <w:szCs w:val="24"/>
          <w:rtl/>
        </w:rPr>
        <w:t xml:space="preserve"> </w:t>
      </w:r>
      <w:r w:rsidRPr="00851D4C">
        <w:rPr>
          <w:rFonts w:ascii="David" w:hAnsi="David" w:cs="David" w:hint="eastAsia"/>
          <w:i/>
          <w:sz w:val="24"/>
          <w:szCs w:val="24"/>
          <w:rtl/>
        </w:rPr>
        <w:t>לפי</w:t>
      </w:r>
      <w:r w:rsidRPr="00851D4C">
        <w:rPr>
          <w:rFonts w:ascii="David" w:hAnsi="David" w:cs="David"/>
          <w:i/>
          <w:sz w:val="24"/>
          <w:szCs w:val="24"/>
          <w:rtl/>
        </w:rPr>
        <w:t xml:space="preserve"> </w:t>
      </w:r>
      <w:r w:rsidRPr="00851D4C">
        <w:rPr>
          <w:rFonts w:ascii="David" w:hAnsi="David" w:cs="David" w:hint="eastAsia"/>
          <w:i/>
          <w:sz w:val="24"/>
          <w:szCs w:val="24"/>
          <w:rtl/>
        </w:rPr>
        <w:t>דרישה</w:t>
      </w:r>
      <w:r w:rsidRPr="00851D4C">
        <w:rPr>
          <w:rFonts w:ascii="David" w:hAnsi="David" w:cs="David"/>
          <w:i/>
          <w:sz w:val="24"/>
          <w:szCs w:val="24"/>
          <w:rtl/>
        </w:rPr>
        <w:t xml:space="preserve"> </w:t>
      </w:r>
      <w:r w:rsidRPr="00851D4C">
        <w:rPr>
          <w:rFonts w:ascii="David" w:hAnsi="David" w:cs="David" w:hint="eastAsia"/>
          <w:i/>
          <w:sz w:val="24"/>
          <w:szCs w:val="24"/>
          <w:rtl/>
        </w:rPr>
        <w:t>כאמור</w:t>
      </w: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יחזור</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להעסיקו</w:t>
      </w:r>
      <w:r w:rsidRPr="00851D4C">
        <w:rPr>
          <w:rFonts w:ascii="David" w:hAnsi="David" w:cs="David"/>
          <w:i/>
          <w:sz w:val="24"/>
          <w:szCs w:val="24"/>
          <w:rtl/>
        </w:rPr>
        <w:t xml:space="preserve"> </w:t>
      </w:r>
      <w:r w:rsidRPr="00851D4C">
        <w:rPr>
          <w:rFonts w:ascii="David" w:hAnsi="David" w:cs="David" w:hint="eastAsia"/>
          <w:i/>
          <w:sz w:val="24"/>
          <w:szCs w:val="24"/>
          <w:rtl/>
        </w:rPr>
        <w:t>בעבודות</w:t>
      </w:r>
      <w:r w:rsidRPr="00851D4C">
        <w:rPr>
          <w:rFonts w:ascii="David" w:hAnsi="David" w:cs="David"/>
          <w:i/>
          <w:sz w:val="24"/>
          <w:szCs w:val="24"/>
          <w:rtl/>
        </w:rPr>
        <w:t xml:space="preserve">, </w:t>
      </w:r>
      <w:r w:rsidRPr="00851D4C">
        <w:rPr>
          <w:rFonts w:ascii="David" w:hAnsi="David" w:cs="David" w:hint="eastAsia"/>
          <w:i/>
          <w:sz w:val="24"/>
          <w:szCs w:val="24"/>
          <w:rtl/>
        </w:rPr>
        <w:t>בין</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ובין</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ובמקרה</w:t>
      </w:r>
      <w:r w:rsidRPr="00851D4C">
        <w:rPr>
          <w:rFonts w:ascii="David" w:hAnsi="David" w:cs="David"/>
          <w:i/>
          <w:sz w:val="24"/>
          <w:szCs w:val="24"/>
          <w:rtl/>
        </w:rPr>
        <w:t xml:space="preserve"> </w:t>
      </w:r>
      <w:r w:rsidRPr="00851D4C">
        <w:rPr>
          <w:rFonts w:ascii="David" w:hAnsi="David" w:cs="David" w:hint="eastAsia"/>
          <w:i/>
          <w:sz w:val="24"/>
          <w:szCs w:val="24"/>
          <w:rtl/>
        </w:rPr>
        <w:t>כזה</w:t>
      </w:r>
      <w:r w:rsidRPr="00851D4C">
        <w:rPr>
          <w:rFonts w:ascii="David" w:hAnsi="David" w:cs="David"/>
          <w:i/>
          <w:sz w:val="24"/>
          <w:szCs w:val="24"/>
          <w:rtl/>
        </w:rPr>
        <w:t xml:space="preserve"> </w:t>
      </w:r>
      <w:r w:rsidRPr="00851D4C">
        <w:rPr>
          <w:rFonts w:ascii="David" w:hAnsi="David" w:cs="David" w:hint="eastAsia"/>
          <w:i/>
          <w:sz w:val="24"/>
          <w:szCs w:val="24"/>
          <w:rtl/>
        </w:rPr>
        <w:t>ימציא</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תוך</w:t>
      </w:r>
      <w:r w:rsidRPr="00851D4C">
        <w:rPr>
          <w:rFonts w:ascii="David" w:hAnsi="David" w:cs="David"/>
          <w:i/>
          <w:sz w:val="24"/>
          <w:szCs w:val="24"/>
          <w:rtl/>
        </w:rPr>
        <w:t xml:space="preserve"> 7 </w:t>
      </w:r>
      <w:r w:rsidRPr="00851D4C">
        <w:rPr>
          <w:rFonts w:ascii="David" w:hAnsi="David" w:cs="David" w:hint="eastAsia"/>
          <w:i/>
          <w:sz w:val="24"/>
          <w:szCs w:val="24"/>
          <w:rtl/>
        </w:rPr>
        <w:t>ימים</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חליף</w:t>
      </w:r>
      <w:r w:rsidRPr="00851D4C">
        <w:rPr>
          <w:rFonts w:ascii="David" w:hAnsi="David" w:cs="David"/>
          <w:i/>
          <w:sz w:val="24"/>
          <w:szCs w:val="24"/>
          <w:rtl/>
        </w:rPr>
        <w:t xml:space="preserve"> </w:t>
      </w:r>
      <w:r w:rsidRPr="00851D4C">
        <w:rPr>
          <w:rFonts w:ascii="David" w:hAnsi="David" w:cs="David" w:hint="eastAsia"/>
          <w:i/>
          <w:sz w:val="24"/>
          <w:szCs w:val="24"/>
          <w:rtl/>
        </w:rPr>
        <w:t>ברמה</w:t>
      </w:r>
      <w:r w:rsidRPr="00851D4C">
        <w:rPr>
          <w:rFonts w:ascii="David" w:hAnsi="David" w:cs="David"/>
          <w:i/>
          <w:sz w:val="24"/>
          <w:szCs w:val="24"/>
          <w:rtl/>
        </w:rPr>
        <w:t xml:space="preserve"> </w:t>
      </w:r>
      <w:r w:rsidRPr="00851D4C">
        <w:rPr>
          <w:rFonts w:ascii="David" w:hAnsi="David" w:cs="David" w:hint="eastAsia"/>
          <w:i/>
          <w:sz w:val="24"/>
          <w:szCs w:val="24"/>
          <w:rtl/>
        </w:rPr>
        <w:t>שתאושר</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ידי</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p>
    <w:p w14:paraId="6129AB3F"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בכל</w:t>
      </w:r>
      <w:r w:rsidRPr="00851D4C">
        <w:rPr>
          <w:rFonts w:ascii="David" w:hAnsi="David" w:cs="David"/>
          <w:i/>
          <w:sz w:val="24"/>
          <w:szCs w:val="24"/>
          <w:rtl/>
        </w:rPr>
        <w:t xml:space="preserve"> </w:t>
      </w:r>
      <w:r w:rsidRPr="00851D4C">
        <w:rPr>
          <w:rFonts w:ascii="David" w:hAnsi="David" w:cs="David" w:hint="eastAsia"/>
          <w:i/>
          <w:sz w:val="24"/>
          <w:szCs w:val="24"/>
          <w:rtl/>
        </w:rPr>
        <w:t>מקום</w:t>
      </w:r>
      <w:r w:rsidRPr="00851D4C">
        <w:rPr>
          <w:rFonts w:ascii="David" w:hAnsi="David" w:cs="David"/>
          <w:i/>
          <w:sz w:val="24"/>
          <w:szCs w:val="24"/>
          <w:rtl/>
        </w:rPr>
        <w:t xml:space="preserve"> </w:t>
      </w:r>
      <w:r w:rsidRPr="00851D4C">
        <w:rPr>
          <w:rFonts w:ascii="David" w:hAnsi="David" w:cs="David" w:hint="eastAsia"/>
          <w:i/>
          <w:sz w:val="24"/>
          <w:szCs w:val="24"/>
          <w:rtl/>
        </w:rPr>
        <w:t>בו</w:t>
      </w:r>
      <w:r w:rsidRPr="00851D4C">
        <w:rPr>
          <w:rFonts w:ascii="David" w:hAnsi="David" w:cs="David"/>
          <w:i/>
          <w:sz w:val="24"/>
          <w:szCs w:val="24"/>
          <w:rtl/>
        </w:rPr>
        <w:t xml:space="preserve"> </w:t>
      </w:r>
      <w:r w:rsidRPr="00851D4C">
        <w:rPr>
          <w:rFonts w:ascii="David" w:hAnsi="David" w:cs="David" w:hint="eastAsia"/>
          <w:i/>
          <w:sz w:val="24"/>
          <w:szCs w:val="24"/>
          <w:rtl/>
        </w:rPr>
        <w:t>יעבדו</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בקשר</w:t>
      </w:r>
      <w:r w:rsidRPr="00851D4C">
        <w:rPr>
          <w:rFonts w:ascii="David" w:hAnsi="David" w:cs="David"/>
          <w:i/>
          <w:sz w:val="24"/>
          <w:szCs w:val="24"/>
          <w:rtl/>
        </w:rPr>
        <w:t xml:space="preserve"> </w:t>
      </w:r>
      <w:r w:rsidRPr="00851D4C">
        <w:rPr>
          <w:rFonts w:ascii="David" w:hAnsi="David" w:cs="David" w:hint="eastAsia"/>
          <w:i/>
          <w:sz w:val="24"/>
          <w:szCs w:val="24"/>
          <w:rtl/>
        </w:rPr>
        <w:t>עם</w:t>
      </w:r>
      <w:r w:rsidRPr="00851D4C">
        <w:rPr>
          <w:rFonts w:ascii="David" w:hAnsi="David" w:cs="David"/>
          <w:i/>
          <w:sz w:val="24"/>
          <w:szCs w:val="24"/>
          <w:rtl/>
        </w:rPr>
        <w:t xml:space="preserve"> </w:t>
      </w:r>
      <w:r w:rsidRPr="00851D4C">
        <w:rPr>
          <w:rFonts w:ascii="David" w:hAnsi="David" w:cs="David" w:hint="eastAsia"/>
          <w:i/>
          <w:sz w:val="24"/>
          <w:szCs w:val="24"/>
          <w:rtl/>
        </w:rPr>
        <w:t>ביצוע</w:t>
      </w:r>
      <w:r w:rsidRPr="00851D4C">
        <w:rPr>
          <w:rFonts w:ascii="David" w:hAnsi="David" w:cs="David"/>
          <w:i/>
          <w:sz w:val="24"/>
          <w:szCs w:val="24"/>
          <w:rtl/>
        </w:rPr>
        <w:t xml:space="preserve"> </w:t>
      </w:r>
      <w:r w:rsidRPr="00851D4C">
        <w:rPr>
          <w:rFonts w:ascii="David" w:hAnsi="David" w:cs="David" w:hint="eastAsia"/>
          <w:i/>
          <w:sz w:val="24"/>
          <w:szCs w:val="24"/>
          <w:rtl/>
        </w:rPr>
        <w:t>חוזה</w:t>
      </w:r>
      <w:r w:rsidRPr="00851D4C">
        <w:rPr>
          <w:rFonts w:ascii="David" w:hAnsi="David" w:cs="David"/>
          <w:i/>
          <w:sz w:val="24"/>
          <w:szCs w:val="24"/>
          <w:rtl/>
        </w:rPr>
        <w:t xml:space="preserve"> </w:t>
      </w:r>
      <w:r w:rsidRPr="00851D4C">
        <w:rPr>
          <w:rFonts w:ascii="David" w:hAnsi="David" w:cs="David" w:hint="eastAsia"/>
          <w:i/>
          <w:sz w:val="24"/>
          <w:szCs w:val="24"/>
          <w:rtl/>
        </w:rPr>
        <w:t>זה</w:t>
      </w:r>
      <w:r w:rsidRPr="00851D4C">
        <w:rPr>
          <w:rFonts w:ascii="David" w:hAnsi="David" w:cs="David"/>
          <w:i/>
          <w:sz w:val="24"/>
          <w:szCs w:val="24"/>
          <w:rtl/>
        </w:rPr>
        <w:t xml:space="preserve">, </w:t>
      </w:r>
      <w:r w:rsidRPr="00851D4C">
        <w:rPr>
          <w:rFonts w:ascii="David" w:hAnsi="David" w:cs="David" w:hint="eastAsia"/>
          <w:i/>
          <w:sz w:val="24"/>
          <w:szCs w:val="24"/>
          <w:rtl/>
        </w:rPr>
        <w:t>יקיים</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תנאי</w:t>
      </w:r>
      <w:r w:rsidRPr="00851D4C">
        <w:rPr>
          <w:rFonts w:ascii="David" w:hAnsi="David" w:cs="David"/>
          <w:i/>
          <w:sz w:val="24"/>
          <w:szCs w:val="24"/>
          <w:rtl/>
        </w:rPr>
        <w:t xml:space="preserve"> </w:t>
      </w:r>
      <w:r w:rsidRPr="00851D4C">
        <w:rPr>
          <w:rFonts w:ascii="David" w:hAnsi="David" w:cs="David" w:hint="eastAsia"/>
          <w:i/>
          <w:sz w:val="24"/>
          <w:szCs w:val="24"/>
          <w:rtl/>
        </w:rPr>
        <w:t>עבודה</w:t>
      </w:r>
      <w:r w:rsidRPr="00851D4C">
        <w:rPr>
          <w:rFonts w:ascii="David" w:hAnsi="David" w:cs="David"/>
          <w:i/>
          <w:sz w:val="24"/>
          <w:szCs w:val="24"/>
          <w:rtl/>
        </w:rPr>
        <w:t xml:space="preserve"> </w:t>
      </w:r>
      <w:r w:rsidRPr="00851D4C">
        <w:rPr>
          <w:rFonts w:ascii="David" w:hAnsi="David" w:cs="David" w:hint="eastAsia"/>
          <w:i/>
          <w:sz w:val="24"/>
          <w:szCs w:val="24"/>
          <w:rtl/>
        </w:rPr>
        <w:t>הוגנים</w:t>
      </w:r>
      <w:r w:rsidRPr="00851D4C">
        <w:rPr>
          <w:rFonts w:ascii="David" w:hAnsi="David" w:cs="David"/>
          <w:i/>
          <w:sz w:val="24"/>
          <w:szCs w:val="24"/>
          <w:rtl/>
        </w:rPr>
        <w:t xml:space="preserve">, </w:t>
      </w:r>
      <w:r w:rsidRPr="00851D4C">
        <w:rPr>
          <w:rFonts w:ascii="David" w:hAnsi="David" w:cs="David" w:hint="eastAsia"/>
          <w:i/>
          <w:sz w:val="24"/>
          <w:szCs w:val="24"/>
          <w:rtl/>
        </w:rPr>
        <w:t>יקיים</w:t>
      </w:r>
      <w:r w:rsidRPr="00851D4C">
        <w:rPr>
          <w:rFonts w:ascii="David" w:hAnsi="David" w:cs="David"/>
          <w:i/>
          <w:sz w:val="24"/>
          <w:szCs w:val="24"/>
          <w:rtl/>
        </w:rPr>
        <w:t xml:space="preserve"> </w:t>
      </w:r>
      <w:r w:rsidRPr="00851D4C">
        <w:rPr>
          <w:rFonts w:ascii="David" w:hAnsi="David" w:cs="David" w:hint="eastAsia"/>
          <w:i/>
          <w:sz w:val="24"/>
          <w:szCs w:val="24"/>
          <w:rtl/>
        </w:rPr>
        <w:t>כלפיהם</w:t>
      </w:r>
      <w:r w:rsidRPr="00851D4C">
        <w:rPr>
          <w:rFonts w:ascii="David" w:hAnsi="David" w:cs="David"/>
          <w:i/>
          <w:sz w:val="24"/>
          <w:szCs w:val="24"/>
          <w:rtl/>
        </w:rPr>
        <w:t xml:space="preserve"> </w:t>
      </w:r>
      <w:r w:rsidRPr="00851D4C">
        <w:rPr>
          <w:rFonts w:ascii="David" w:hAnsi="David" w:cs="David" w:hint="eastAsia"/>
          <w:i/>
          <w:sz w:val="24"/>
          <w:szCs w:val="24"/>
          <w:rtl/>
        </w:rPr>
        <w:t>את</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הוראות</w:t>
      </w:r>
      <w:r w:rsidRPr="00851D4C">
        <w:rPr>
          <w:rFonts w:ascii="David" w:hAnsi="David" w:cs="David"/>
          <w:i/>
          <w:sz w:val="24"/>
          <w:szCs w:val="24"/>
          <w:rtl/>
        </w:rPr>
        <w:t xml:space="preserve"> </w:t>
      </w:r>
      <w:r w:rsidRPr="00851D4C">
        <w:rPr>
          <w:rFonts w:ascii="David" w:hAnsi="David" w:cs="David" w:hint="eastAsia"/>
          <w:i/>
          <w:sz w:val="24"/>
          <w:szCs w:val="24"/>
          <w:rtl/>
        </w:rPr>
        <w:t>החוק</w:t>
      </w:r>
      <w:r w:rsidRPr="00851D4C">
        <w:rPr>
          <w:rFonts w:ascii="David" w:hAnsi="David" w:cs="David"/>
          <w:i/>
          <w:sz w:val="24"/>
          <w:szCs w:val="24"/>
          <w:rtl/>
        </w:rPr>
        <w:t xml:space="preserve"> </w:t>
      </w:r>
      <w:r w:rsidRPr="00851D4C">
        <w:rPr>
          <w:rFonts w:ascii="David" w:hAnsi="David" w:cs="David" w:hint="eastAsia"/>
          <w:i/>
          <w:sz w:val="24"/>
          <w:szCs w:val="24"/>
          <w:rtl/>
        </w:rPr>
        <w:t>והנוהג</w:t>
      </w:r>
      <w:r w:rsidRPr="00851D4C">
        <w:rPr>
          <w:rFonts w:ascii="David" w:hAnsi="David" w:cs="David"/>
          <w:i/>
          <w:sz w:val="24"/>
          <w:szCs w:val="24"/>
          <w:rtl/>
        </w:rPr>
        <w:t xml:space="preserve">, </w:t>
      </w:r>
      <w:r w:rsidRPr="00851D4C">
        <w:rPr>
          <w:rFonts w:ascii="David" w:hAnsi="David" w:cs="David" w:hint="eastAsia"/>
          <w:i/>
          <w:sz w:val="24"/>
          <w:szCs w:val="24"/>
          <w:rtl/>
        </w:rPr>
        <w:t>ויקיים</w:t>
      </w:r>
      <w:r w:rsidRPr="00851D4C">
        <w:rPr>
          <w:rFonts w:ascii="David" w:hAnsi="David" w:cs="David"/>
          <w:i/>
          <w:sz w:val="24"/>
          <w:szCs w:val="24"/>
          <w:rtl/>
        </w:rPr>
        <w:t xml:space="preserve"> </w:t>
      </w:r>
      <w:r w:rsidRPr="00851D4C">
        <w:rPr>
          <w:rFonts w:ascii="David" w:hAnsi="David" w:cs="David" w:hint="eastAsia"/>
          <w:i/>
          <w:sz w:val="24"/>
          <w:szCs w:val="24"/>
          <w:rtl/>
        </w:rPr>
        <w:t>סידורי</w:t>
      </w:r>
      <w:r w:rsidRPr="00851D4C">
        <w:rPr>
          <w:rFonts w:ascii="David" w:hAnsi="David" w:cs="David"/>
          <w:i/>
          <w:sz w:val="24"/>
          <w:szCs w:val="24"/>
          <w:rtl/>
        </w:rPr>
        <w:t xml:space="preserve"> </w:t>
      </w:r>
      <w:r w:rsidRPr="00851D4C">
        <w:rPr>
          <w:rFonts w:ascii="David" w:hAnsi="David" w:cs="David" w:hint="eastAsia"/>
          <w:i/>
          <w:sz w:val="24"/>
          <w:szCs w:val="24"/>
          <w:rtl/>
        </w:rPr>
        <w:t>תברואה</w:t>
      </w:r>
      <w:r w:rsidRPr="00851D4C">
        <w:rPr>
          <w:rFonts w:ascii="David" w:hAnsi="David" w:cs="David"/>
          <w:i/>
          <w:sz w:val="24"/>
          <w:szCs w:val="24"/>
          <w:rtl/>
        </w:rPr>
        <w:t xml:space="preserve"> </w:t>
      </w:r>
      <w:r w:rsidRPr="00851D4C">
        <w:rPr>
          <w:rFonts w:ascii="David" w:hAnsi="David" w:cs="David" w:hint="eastAsia"/>
          <w:i/>
          <w:sz w:val="24"/>
          <w:szCs w:val="24"/>
          <w:rtl/>
        </w:rPr>
        <w:t>רווחה</w:t>
      </w:r>
      <w:r w:rsidRPr="00851D4C">
        <w:rPr>
          <w:rFonts w:ascii="David" w:hAnsi="David" w:cs="David"/>
          <w:i/>
          <w:sz w:val="24"/>
          <w:szCs w:val="24"/>
          <w:rtl/>
        </w:rPr>
        <w:t xml:space="preserve"> </w:t>
      </w:r>
      <w:r w:rsidRPr="00851D4C">
        <w:rPr>
          <w:rFonts w:ascii="David" w:hAnsi="David" w:cs="David" w:hint="eastAsia"/>
          <w:i/>
          <w:sz w:val="24"/>
          <w:szCs w:val="24"/>
          <w:rtl/>
        </w:rPr>
        <w:t>ובטיחות</w:t>
      </w:r>
      <w:r w:rsidRPr="00851D4C">
        <w:rPr>
          <w:rFonts w:ascii="David" w:hAnsi="David" w:cs="David"/>
          <w:i/>
          <w:sz w:val="24"/>
          <w:szCs w:val="24"/>
          <w:rtl/>
        </w:rPr>
        <w:t xml:space="preserve"> </w:t>
      </w:r>
      <w:r w:rsidRPr="00851D4C">
        <w:rPr>
          <w:rFonts w:ascii="David" w:hAnsi="David" w:cs="David" w:hint="eastAsia"/>
          <w:i/>
          <w:sz w:val="24"/>
          <w:szCs w:val="24"/>
          <w:rtl/>
        </w:rPr>
        <w:t>העונים</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דרישות</w:t>
      </w:r>
      <w:r w:rsidRPr="00851D4C">
        <w:rPr>
          <w:rFonts w:ascii="David" w:hAnsi="David" w:cs="David"/>
          <w:i/>
          <w:sz w:val="24"/>
          <w:szCs w:val="24"/>
          <w:rtl/>
        </w:rPr>
        <w:t xml:space="preserve"> </w:t>
      </w:r>
      <w:r w:rsidRPr="00851D4C">
        <w:rPr>
          <w:rFonts w:ascii="David" w:hAnsi="David" w:cs="David" w:hint="eastAsia"/>
          <w:i/>
          <w:sz w:val="24"/>
          <w:szCs w:val="24"/>
          <w:rtl/>
        </w:rPr>
        <w:t>החוק</w:t>
      </w:r>
      <w:r w:rsidRPr="00851D4C">
        <w:rPr>
          <w:rFonts w:ascii="David" w:hAnsi="David" w:cs="David"/>
          <w:i/>
          <w:sz w:val="24"/>
          <w:szCs w:val="24"/>
          <w:rtl/>
        </w:rPr>
        <w:t xml:space="preserve"> </w:t>
      </w:r>
      <w:r w:rsidRPr="00851D4C">
        <w:rPr>
          <w:rFonts w:ascii="David" w:hAnsi="David" w:cs="David" w:hint="eastAsia"/>
          <w:i/>
          <w:sz w:val="24"/>
          <w:szCs w:val="24"/>
          <w:rtl/>
        </w:rPr>
        <w:t>ועל</w:t>
      </w:r>
      <w:r w:rsidRPr="00851D4C">
        <w:rPr>
          <w:rFonts w:ascii="David" w:hAnsi="David" w:cs="David"/>
          <w:i/>
          <w:sz w:val="24"/>
          <w:szCs w:val="24"/>
          <w:rtl/>
        </w:rPr>
        <w:t xml:space="preserve"> </w:t>
      </w:r>
      <w:r w:rsidRPr="00851D4C">
        <w:rPr>
          <w:rFonts w:ascii="David" w:hAnsi="David" w:cs="David" w:hint="eastAsia"/>
          <w:i/>
          <w:sz w:val="24"/>
          <w:szCs w:val="24"/>
          <w:rtl/>
        </w:rPr>
        <w:t>הדרישות</w:t>
      </w:r>
      <w:r w:rsidRPr="00851D4C">
        <w:rPr>
          <w:rFonts w:ascii="David" w:hAnsi="David" w:cs="David"/>
          <w:i/>
          <w:sz w:val="24"/>
          <w:szCs w:val="24"/>
          <w:rtl/>
        </w:rPr>
        <w:t xml:space="preserve"> </w:t>
      </w:r>
      <w:r w:rsidRPr="00851D4C">
        <w:rPr>
          <w:rFonts w:ascii="David" w:hAnsi="David" w:cs="David" w:hint="eastAsia"/>
          <w:i/>
          <w:sz w:val="24"/>
          <w:szCs w:val="24"/>
          <w:rtl/>
        </w:rPr>
        <w:t>המיוחדות</w:t>
      </w:r>
      <w:r w:rsidRPr="00851D4C">
        <w:rPr>
          <w:rFonts w:ascii="David" w:hAnsi="David" w:cs="David"/>
          <w:i/>
          <w:sz w:val="24"/>
          <w:szCs w:val="24"/>
          <w:rtl/>
        </w:rPr>
        <w:t xml:space="preserve"> </w:t>
      </w:r>
      <w:r w:rsidRPr="00851D4C">
        <w:rPr>
          <w:rFonts w:ascii="David" w:hAnsi="David" w:cs="David" w:hint="eastAsia"/>
          <w:i/>
          <w:sz w:val="24"/>
          <w:szCs w:val="24"/>
          <w:rtl/>
        </w:rPr>
        <w:t>המתחייבות</w:t>
      </w:r>
      <w:r w:rsidRPr="00851D4C">
        <w:rPr>
          <w:rFonts w:ascii="David" w:hAnsi="David" w:cs="David"/>
          <w:i/>
          <w:sz w:val="24"/>
          <w:szCs w:val="24"/>
          <w:rtl/>
        </w:rPr>
        <w:t xml:space="preserve"> </w:t>
      </w:r>
      <w:r w:rsidRPr="00851D4C">
        <w:rPr>
          <w:rFonts w:ascii="David" w:hAnsi="David" w:cs="David" w:hint="eastAsia"/>
          <w:i/>
          <w:sz w:val="24"/>
          <w:szCs w:val="24"/>
          <w:rtl/>
        </w:rPr>
        <w:t>מהעבודות</w:t>
      </w:r>
      <w:r w:rsidRPr="00851D4C">
        <w:rPr>
          <w:rFonts w:ascii="David" w:hAnsi="David" w:cs="David"/>
          <w:i/>
          <w:sz w:val="24"/>
          <w:szCs w:val="24"/>
          <w:rtl/>
        </w:rPr>
        <w:t xml:space="preserve">, </w:t>
      </w:r>
      <w:r w:rsidRPr="00851D4C">
        <w:rPr>
          <w:rFonts w:ascii="David" w:hAnsi="David" w:cs="David" w:hint="eastAsia"/>
          <w:i/>
          <w:sz w:val="24"/>
          <w:szCs w:val="24"/>
          <w:rtl/>
        </w:rPr>
        <w:t>לרבות</w:t>
      </w:r>
      <w:r w:rsidRPr="00851D4C">
        <w:rPr>
          <w:rFonts w:ascii="David" w:hAnsi="David" w:cs="David"/>
          <w:i/>
          <w:sz w:val="24"/>
          <w:szCs w:val="24"/>
          <w:rtl/>
        </w:rPr>
        <w:t xml:space="preserve">, </w:t>
      </w:r>
      <w:r w:rsidRPr="00851D4C">
        <w:rPr>
          <w:rFonts w:ascii="David" w:hAnsi="David" w:cs="David" w:hint="eastAsia"/>
          <w:i/>
          <w:sz w:val="24"/>
          <w:szCs w:val="24"/>
          <w:rtl/>
        </w:rPr>
        <w:t>אך</w:t>
      </w:r>
      <w:r w:rsidRPr="00851D4C">
        <w:rPr>
          <w:rFonts w:ascii="David" w:hAnsi="David" w:cs="David"/>
          <w:i/>
          <w:sz w:val="24"/>
          <w:szCs w:val="24"/>
          <w:rtl/>
        </w:rPr>
        <w:t xml:space="preserve"> </w:t>
      </w:r>
      <w:r w:rsidRPr="00851D4C">
        <w:rPr>
          <w:rFonts w:ascii="David" w:hAnsi="David" w:cs="David" w:hint="eastAsia"/>
          <w:i/>
          <w:sz w:val="24"/>
          <w:szCs w:val="24"/>
          <w:rtl/>
        </w:rPr>
        <w:t>מבלי</w:t>
      </w:r>
      <w:r w:rsidRPr="00851D4C">
        <w:rPr>
          <w:rFonts w:ascii="David" w:hAnsi="David" w:cs="David"/>
          <w:i/>
          <w:sz w:val="24"/>
          <w:szCs w:val="24"/>
          <w:rtl/>
        </w:rPr>
        <w:t xml:space="preserve"> </w:t>
      </w:r>
      <w:r w:rsidRPr="00851D4C">
        <w:rPr>
          <w:rFonts w:ascii="David" w:hAnsi="David" w:cs="David" w:hint="eastAsia"/>
          <w:i/>
          <w:sz w:val="24"/>
          <w:szCs w:val="24"/>
          <w:rtl/>
        </w:rPr>
        <w:t>לגרוע</w:t>
      </w:r>
      <w:r w:rsidRPr="00851D4C">
        <w:rPr>
          <w:rFonts w:ascii="David" w:hAnsi="David" w:cs="David"/>
          <w:i/>
          <w:sz w:val="24"/>
          <w:szCs w:val="24"/>
          <w:rtl/>
        </w:rPr>
        <w:t xml:space="preserve"> </w:t>
      </w:r>
      <w:r w:rsidRPr="00851D4C">
        <w:rPr>
          <w:rFonts w:ascii="David" w:hAnsi="David" w:cs="David" w:hint="eastAsia"/>
          <w:i/>
          <w:sz w:val="24"/>
          <w:szCs w:val="24"/>
          <w:rtl/>
        </w:rPr>
        <w:t>מכלליות</w:t>
      </w:r>
      <w:r w:rsidRPr="00851D4C">
        <w:rPr>
          <w:rFonts w:ascii="David" w:hAnsi="David" w:cs="David"/>
          <w:i/>
          <w:sz w:val="24"/>
          <w:szCs w:val="24"/>
          <w:rtl/>
        </w:rPr>
        <w:t xml:space="preserve"> </w:t>
      </w:r>
      <w:r w:rsidRPr="00851D4C">
        <w:rPr>
          <w:rFonts w:ascii="David" w:hAnsi="David" w:cs="David" w:hint="eastAsia"/>
          <w:i/>
          <w:sz w:val="24"/>
          <w:szCs w:val="24"/>
          <w:rtl/>
        </w:rPr>
        <w:t>האמור</w:t>
      </w:r>
      <w:r w:rsidRPr="00851D4C">
        <w:rPr>
          <w:rFonts w:ascii="David" w:hAnsi="David" w:cs="David"/>
          <w:i/>
          <w:sz w:val="24"/>
          <w:szCs w:val="24"/>
          <w:rtl/>
        </w:rPr>
        <w:t xml:space="preserve"> </w:t>
      </w:r>
      <w:r w:rsidRPr="00851D4C">
        <w:rPr>
          <w:rFonts w:ascii="David" w:hAnsi="David" w:cs="David" w:hint="eastAsia"/>
          <w:i/>
          <w:sz w:val="24"/>
          <w:szCs w:val="24"/>
          <w:rtl/>
        </w:rPr>
        <w:t>לעיל</w:t>
      </w:r>
      <w:r w:rsidRPr="00851D4C">
        <w:rPr>
          <w:rFonts w:ascii="David" w:hAnsi="David" w:cs="David"/>
          <w:i/>
          <w:sz w:val="24"/>
          <w:szCs w:val="24"/>
          <w:rtl/>
        </w:rPr>
        <w:t xml:space="preserve"> - </w:t>
      </w:r>
      <w:r w:rsidRPr="00851D4C">
        <w:rPr>
          <w:rFonts w:ascii="David" w:hAnsi="David" w:cs="David" w:hint="eastAsia"/>
          <w:i/>
          <w:sz w:val="24"/>
          <w:szCs w:val="24"/>
          <w:rtl/>
        </w:rPr>
        <w:t>חוק</w:t>
      </w:r>
      <w:r w:rsidRPr="00851D4C">
        <w:rPr>
          <w:rFonts w:ascii="David" w:hAnsi="David" w:cs="David"/>
          <w:i/>
          <w:sz w:val="24"/>
          <w:szCs w:val="24"/>
          <w:rtl/>
        </w:rPr>
        <w:t xml:space="preserve"> </w:t>
      </w:r>
      <w:r w:rsidRPr="00851D4C">
        <w:rPr>
          <w:rFonts w:ascii="David" w:hAnsi="David" w:cs="David" w:hint="eastAsia"/>
          <w:i/>
          <w:sz w:val="24"/>
          <w:szCs w:val="24"/>
          <w:rtl/>
        </w:rPr>
        <w:t>ארגון</w:t>
      </w:r>
      <w:r w:rsidRPr="00851D4C">
        <w:rPr>
          <w:rFonts w:ascii="David" w:hAnsi="David" w:cs="David"/>
          <w:i/>
          <w:sz w:val="24"/>
          <w:szCs w:val="24"/>
          <w:rtl/>
        </w:rPr>
        <w:t xml:space="preserve"> </w:t>
      </w:r>
      <w:r w:rsidRPr="00851D4C">
        <w:rPr>
          <w:rFonts w:ascii="David" w:hAnsi="David" w:cs="David" w:hint="eastAsia"/>
          <w:i/>
          <w:sz w:val="24"/>
          <w:szCs w:val="24"/>
          <w:rtl/>
        </w:rPr>
        <w:t>ופיקוח</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העבודה</w:t>
      </w:r>
      <w:r w:rsidRPr="00851D4C">
        <w:rPr>
          <w:rFonts w:ascii="David" w:hAnsi="David" w:cs="David"/>
          <w:i/>
          <w:sz w:val="24"/>
          <w:szCs w:val="24"/>
          <w:rtl/>
        </w:rPr>
        <w:t xml:space="preserve">, </w:t>
      </w:r>
      <w:r w:rsidRPr="00851D4C">
        <w:rPr>
          <w:rFonts w:ascii="David" w:hAnsi="David" w:cs="David" w:hint="eastAsia"/>
          <w:i/>
          <w:sz w:val="24"/>
          <w:szCs w:val="24"/>
          <w:rtl/>
        </w:rPr>
        <w:t>תשי</w:t>
      </w:r>
      <w:r w:rsidRPr="00851D4C">
        <w:rPr>
          <w:rFonts w:ascii="David" w:hAnsi="David" w:cs="David"/>
          <w:i/>
          <w:sz w:val="24"/>
          <w:szCs w:val="24"/>
          <w:rtl/>
        </w:rPr>
        <w:t>"</w:t>
      </w:r>
      <w:r w:rsidRPr="00851D4C">
        <w:rPr>
          <w:rFonts w:ascii="David" w:hAnsi="David" w:cs="David" w:hint="eastAsia"/>
          <w:i/>
          <w:sz w:val="24"/>
          <w:szCs w:val="24"/>
          <w:rtl/>
        </w:rPr>
        <w:t>ד</w:t>
      </w:r>
      <w:r w:rsidRPr="00851D4C">
        <w:rPr>
          <w:rFonts w:ascii="David" w:hAnsi="David" w:cs="David"/>
          <w:i/>
          <w:sz w:val="24"/>
          <w:szCs w:val="24"/>
          <w:rtl/>
        </w:rPr>
        <w:t xml:space="preserve"> - 1954 </w:t>
      </w:r>
      <w:r w:rsidRPr="00851D4C">
        <w:rPr>
          <w:rFonts w:ascii="David" w:hAnsi="David" w:cs="David" w:hint="eastAsia"/>
          <w:i/>
          <w:sz w:val="24"/>
          <w:szCs w:val="24"/>
          <w:rtl/>
        </w:rPr>
        <w:t>וכן</w:t>
      </w:r>
      <w:r w:rsidRPr="00851D4C">
        <w:rPr>
          <w:rFonts w:ascii="David" w:hAnsi="David" w:cs="David"/>
          <w:i/>
          <w:sz w:val="24"/>
          <w:szCs w:val="24"/>
          <w:rtl/>
        </w:rPr>
        <w:t xml:space="preserve"> </w:t>
      </w:r>
      <w:r w:rsidRPr="00851D4C">
        <w:rPr>
          <w:rFonts w:ascii="David" w:hAnsi="David" w:cs="David" w:hint="eastAsia"/>
          <w:i/>
          <w:sz w:val="24"/>
          <w:szCs w:val="24"/>
          <w:rtl/>
        </w:rPr>
        <w:t>בכפוף</w:t>
      </w:r>
      <w:r w:rsidRPr="00851D4C">
        <w:rPr>
          <w:rFonts w:ascii="David" w:hAnsi="David" w:cs="David"/>
          <w:i/>
          <w:sz w:val="24"/>
          <w:szCs w:val="24"/>
          <w:rtl/>
        </w:rPr>
        <w:t xml:space="preserve"> </w:t>
      </w:r>
      <w:r w:rsidRPr="00851D4C">
        <w:rPr>
          <w:rFonts w:ascii="David" w:hAnsi="David" w:cs="David" w:hint="eastAsia"/>
          <w:i/>
          <w:sz w:val="24"/>
          <w:szCs w:val="24"/>
          <w:rtl/>
        </w:rPr>
        <w:t>לכל</w:t>
      </w:r>
      <w:r w:rsidRPr="00851D4C">
        <w:rPr>
          <w:rFonts w:ascii="David" w:hAnsi="David" w:cs="David"/>
          <w:i/>
          <w:sz w:val="24"/>
          <w:szCs w:val="24"/>
          <w:rtl/>
        </w:rPr>
        <w:t xml:space="preserve"> </w:t>
      </w:r>
      <w:r w:rsidRPr="00851D4C">
        <w:rPr>
          <w:rFonts w:ascii="David" w:hAnsi="David" w:cs="David" w:hint="eastAsia"/>
          <w:i/>
          <w:sz w:val="24"/>
          <w:szCs w:val="24"/>
          <w:rtl/>
        </w:rPr>
        <w:t>דין</w:t>
      </w:r>
      <w:r w:rsidRPr="00851D4C">
        <w:rPr>
          <w:rFonts w:ascii="David" w:hAnsi="David" w:cs="David"/>
          <w:i/>
          <w:sz w:val="24"/>
          <w:szCs w:val="24"/>
          <w:rtl/>
        </w:rPr>
        <w:t xml:space="preserve"> </w:t>
      </w:r>
      <w:r w:rsidRPr="00851D4C">
        <w:rPr>
          <w:rFonts w:ascii="David" w:hAnsi="David" w:cs="David" w:hint="eastAsia"/>
          <w:i/>
          <w:sz w:val="24"/>
          <w:szCs w:val="24"/>
          <w:rtl/>
        </w:rPr>
        <w:t>המסדיר</w:t>
      </w:r>
      <w:r w:rsidRPr="00851D4C">
        <w:rPr>
          <w:rFonts w:ascii="David" w:hAnsi="David" w:cs="David"/>
          <w:i/>
          <w:sz w:val="24"/>
          <w:szCs w:val="24"/>
          <w:rtl/>
        </w:rPr>
        <w:t xml:space="preserve"> </w:t>
      </w:r>
      <w:r w:rsidRPr="00851D4C">
        <w:rPr>
          <w:rFonts w:ascii="David" w:hAnsi="David" w:cs="David" w:hint="eastAsia"/>
          <w:i/>
          <w:sz w:val="24"/>
          <w:szCs w:val="24"/>
          <w:rtl/>
        </w:rPr>
        <w:t>מקום</w:t>
      </w:r>
      <w:r w:rsidRPr="00851D4C">
        <w:rPr>
          <w:rFonts w:ascii="David" w:hAnsi="David" w:cs="David"/>
          <w:i/>
          <w:sz w:val="24"/>
          <w:szCs w:val="24"/>
          <w:rtl/>
        </w:rPr>
        <w:t xml:space="preserve"> </w:t>
      </w:r>
      <w:r w:rsidRPr="00851D4C">
        <w:rPr>
          <w:rFonts w:ascii="David" w:hAnsi="David" w:cs="David" w:hint="eastAsia"/>
          <w:i/>
          <w:sz w:val="24"/>
          <w:szCs w:val="24"/>
          <w:rtl/>
        </w:rPr>
        <w:t>המנוחה</w:t>
      </w:r>
      <w:r w:rsidRPr="00851D4C">
        <w:rPr>
          <w:rFonts w:ascii="David" w:hAnsi="David" w:cs="David"/>
          <w:i/>
          <w:sz w:val="24"/>
          <w:szCs w:val="24"/>
          <w:rtl/>
        </w:rPr>
        <w:t xml:space="preserve"> </w:t>
      </w:r>
      <w:r w:rsidRPr="00851D4C">
        <w:rPr>
          <w:rFonts w:ascii="David" w:hAnsi="David" w:cs="David" w:hint="eastAsia"/>
          <w:i/>
          <w:sz w:val="24"/>
          <w:szCs w:val="24"/>
          <w:rtl/>
        </w:rPr>
        <w:t>והשהייה</w:t>
      </w:r>
      <w:r w:rsidRPr="00851D4C">
        <w:rPr>
          <w:rFonts w:ascii="David" w:hAnsi="David" w:cs="David"/>
          <w:i/>
          <w:sz w:val="24"/>
          <w:szCs w:val="24"/>
          <w:rtl/>
        </w:rPr>
        <w:t xml:space="preserve"> </w:t>
      </w:r>
      <w:r w:rsidRPr="00851D4C">
        <w:rPr>
          <w:rFonts w:ascii="David" w:hAnsi="David" w:cs="David" w:hint="eastAsia"/>
          <w:i/>
          <w:sz w:val="24"/>
          <w:szCs w:val="24"/>
          <w:rtl/>
        </w:rPr>
        <w:t>לאחר</w:t>
      </w:r>
      <w:r w:rsidRPr="00851D4C">
        <w:rPr>
          <w:rFonts w:ascii="David" w:hAnsi="David" w:cs="David"/>
          <w:i/>
          <w:sz w:val="24"/>
          <w:szCs w:val="24"/>
          <w:rtl/>
        </w:rPr>
        <w:t xml:space="preserve"> </w:t>
      </w:r>
      <w:r w:rsidRPr="00851D4C">
        <w:rPr>
          <w:rFonts w:ascii="David" w:hAnsi="David" w:cs="David" w:hint="eastAsia"/>
          <w:i/>
          <w:sz w:val="24"/>
          <w:szCs w:val="24"/>
          <w:rtl/>
        </w:rPr>
        <w:t>שעות</w:t>
      </w:r>
      <w:r w:rsidRPr="00851D4C">
        <w:rPr>
          <w:rFonts w:ascii="David" w:hAnsi="David" w:cs="David"/>
          <w:i/>
          <w:sz w:val="24"/>
          <w:szCs w:val="24"/>
          <w:rtl/>
        </w:rPr>
        <w:t xml:space="preserve"> </w:t>
      </w:r>
      <w:r w:rsidRPr="00851D4C">
        <w:rPr>
          <w:rFonts w:ascii="David" w:hAnsi="David" w:cs="David" w:hint="eastAsia"/>
          <w:i/>
          <w:sz w:val="24"/>
          <w:szCs w:val="24"/>
          <w:rtl/>
        </w:rPr>
        <w:t>העבודה</w:t>
      </w:r>
      <w:r w:rsidRPr="00851D4C">
        <w:rPr>
          <w:rFonts w:ascii="David" w:hAnsi="David" w:cs="David"/>
          <w:i/>
          <w:sz w:val="24"/>
          <w:szCs w:val="24"/>
          <w:rtl/>
        </w:rPr>
        <w:t xml:space="preserve"> </w:t>
      </w:r>
      <w:r w:rsidRPr="00851D4C">
        <w:rPr>
          <w:rFonts w:ascii="David" w:hAnsi="David" w:cs="David" w:hint="eastAsia"/>
          <w:i/>
          <w:sz w:val="24"/>
          <w:szCs w:val="24"/>
          <w:rtl/>
        </w:rPr>
        <w:t>בדבר</w:t>
      </w:r>
      <w:r w:rsidRPr="00851D4C">
        <w:rPr>
          <w:rFonts w:ascii="David" w:hAnsi="David" w:cs="David"/>
          <w:i/>
          <w:sz w:val="24"/>
          <w:szCs w:val="24"/>
          <w:rtl/>
        </w:rPr>
        <w:t xml:space="preserve"> </w:t>
      </w:r>
      <w:r w:rsidRPr="00851D4C">
        <w:rPr>
          <w:rFonts w:ascii="David" w:hAnsi="David" w:cs="David" w:hint="eastAsia"/>
          <w:i/>
          <w:sz w:val="24"/>
          <w:szCs w:val="24"/>
          <w:rtl/>
        </w:rPr>
        <w:t>תנאי</w:t>
      </w:r>
      <w:r w:rsidRPr="00851D4C">
        <w:rPr>
          <w:rFonts w:ascii="David" w:hAnsi="David" w:cs="David"/>
          <w:i/>
          <w:sz w:val="24"/>
          <w:szCs w:val="24"/>
          <w:rtl/>
        </w:rPr>
        <w:t xml:space="preserve"> </w:t>
      </w:r>
      <w:r w:rsidRPr="00851D4C">
        <w:rPr>
          <w:rFonts w:ascii="David" w:hAnsi="David" w:cs="David" w:hint="eastAsia"/>
          <w:i/>
          <w:sz w:val="24"/>
          <w:szCs w:val="24"/>
          <w:rtl/>
        </w:rPr>
        <w:t>שיכון</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זרים</w:t>
      </w:r>
      <w:r w:rsidRPr="00851D4C">
        <w:rPr>
          <w:rFonts w:ascii="David" w:hAnsi="David" w:cs="David"/>
          <w:i/>
          <w:sz w:val="24"/>
          <w:szCs w:val="24"/>
          <w:rtl/>
        </w:rPr>
        <w:t>.</w:t>
      </w:r>
    </w:p>
    <w:p w14:paraId="169B8A2C"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מבלי</w:t>
      </w:r>
      <w:r w:rsidRPr="00851D4C">
        <w:rPr>
          <w:rFonts w:ascii="David" w:hAnsi="David" w:cs="David"/>
          <w:sz w:val="24"/>
          <w:szCs w:val="24"/>
          <w:rtl/>
        </w:rPr>
        <w:t xml:space="preserve"> </w:t>
      </w:r>
      <w:r w:rsidRPr="00851D4C">
        <w:rPr>
          <w:rFonts w:ascii="David" w:hAnsi="David" w:cs="David" w:hint="eastAsia"/>
          <w:sz w:val="24"/>
          <w:szCs w:val="24"/>
          <w:rtl/>
        </w:rPr>
        <w:t>לגרוע</w:t>
      </w:r>
      <w:r w:rsidRPr="00851D4C">
        <w:rPr>
          <w:rFonts w:ascii="David" w:hAnsi="David" w:cs="David"/>
          <w:sz w:val="24"/>
          <w:szCs w:val="24"/>
          <w:rtl/>
        </w:rPr>
        <w:t xml:space="preserve"> </w:t>
      </w:r>
      <w:r w:rsidRPr="00851D4C">
        <w:rPr>
          <w:rFonts w:ascii="David" w:hAnsi="David" w:cs="David" w:hint="eastAsia"/>
          <w:sz w:val="24"/>
          <w:szCs w:val="24"/>
          <w:rtl/>
        </w:rPr>
        <w:t>מהאמור</w:t>
      </w:r>
      <w:r w:rsidRPr="00851D4C">
        <w:rPr>
          <w:rFonts w:ascii="David" w:hAnsi="David" w:cs="David"/>
          <w:sz w:val="24"/>
          <w:szCs w:val="24"/>
          <w:rtl/>
        </w:rPr>
        <w:t xml:space="preserve"> </w:t>
      </w:r>
      <w:r w:rsidRPr="00851D4C">
        <w:rPr>
          <w:rFonts w:ascii="David" w:hAnsi="David" w:cs="David" w:hint="eastAsia"/>
          <w:sz w:val="24"/>
          <w:szCs w:val="24"/>
          <w:rtl/>
        </w:rPr>
        <w:t>לעיל</w:t>
      </w:r>
      <w:r w:rsidRPr="00851D4C">
        <w:rPr>
          <w:rFonts w:ascii="David" w:hAnsi="David" w:cs="David"/>
          <w:sz w:val="24"/>
          <w:szCs w:val="24"/>
          <w:rtl/>
        </w:rPr>
        <w:t xml:space="preserve"> </w:t>
      </w:r>
      <w:r w:rsidRPr="00851D4C">
        <w:rPr>
          <w:rFonts w:ascii="David" w:hAnsi="David" w:cs="David" w:hint="eastAsia"/>
          <w:sz w:val="24"/>
          <w:szCs w:val="24"/>
          <w:rtl/>
        </w:rPr>
        <w:t>מובהר</w:t>
      </w:r>
      <w:r w:rsidRPr="00851D4C">
        <w:rPr>
          <w:rFonts w:ascii="David" w:hAnsi="David" w:cs="David"/>
          <w:sz w:val="24"/>
          <w:szCs w:val="24"/>
          <w:rtl/>
        </w:rPr>
        <w:t xml:space="preserve"> </w:t>
      </w:r>
      <w:r w:rsidRPr="00851D4C">
        <w:rPr>
          <w:rFonts w:ascii="David" w:hAnsi="David" w:cs="David" w:hint="eastAsia"/>
          <w:sz w:val="24"/>
          <w:szCs w:val="24"/>
          <w:rtl/>
        </w:rPr>
        <w:t>בזאת</w:t>
      </w:r>
      <w:r w:rsidRPr="00851D4C">
        <w:rPr>
          <w:rFonts w:ascii="David" w:hAnsi="David" w:cs="David"/>
          <w:sz w:val="24"/>
          <w:szCs w:val="24"/>
          <w:rtl/>
        </w:rPr>
        <w:t xml:space="preserve"> </w:t>
      </w:r>
      <w:r w:rsidRPr="00851D4C">
        <w:rPr>
          <w:rFonts w:ascii="David" w:hAnsi="David" w:cs="David" w:hint="eastAsia"/>
          <w:sz w:val="24"/>
          <w:szCs w:val="24"/>
          <w:rtl/>
        </w:rPr>
        <w:t>כי</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אינו</w:t>
      </w:r>
      <w:r w:rsidRPr="00851D4C">
        <w:rPr>
          <w:rFonts w:ascii="David" w:hAnsi="David" w:cs="David"/>
          <w:sz w:val="24"/>
          <w:szCs w:val="24"/>
          <w:rtl/>
        </w:rPr>
        <w:t xml:space="preserve"> </w:t>
      </w:r>
      <w:r w:rsidRPr="00851D4C">
        <w:rPr>
          <w:rFonts w:ascii="David" w:hAnsi="David" w:cs="David" w:hint="eastAsia"/>
          <w:sz w:val="24"/>
          <w:szCs w:val="24"/>
          <w:rtl/>
        </w:rPr>
        <w:t>רשאי</w:t>
      </w:r>
      <w:r w:rsidRPr="00851D4C">
        <w:rPr>
          <w:rFonts w:ascii="David" w:hAnsi="David" w:cs="David"/>
          <w:sz w:val="24"/>
          <w:szCs w:val="24"/>
          <w:rtl/>
        </w:rPr>
        <w:t xml:space="preserve"> </w:t>
      </w:r>
      <w:r w:rsidRPr="00851D4C">
        <w:rPr>
          <w:rFonts w:ascii="David" w:hAnsi="David" w:cs="David" w:hint="eastAsia"/>
          <w:sz w:val="24"/>
          <w:szCs w:val="24"/>
          <w:rtl/>
        </w:rPr>
        <w:t>לשכן</w:t>
      </w:r>
      <w:r w:rsidRPr="00851D4C">
        <w:rPr>
          <w:rFonts w:ascii="David" w:hAnsi="David" w:cs="David"/>
          <w:sz w:val="24"/>
          <w:szCs w:val="24"/>
          <w:rtl/>
        </w:rPr>
        <w:t xml:space="preserve"> </w:t>
      </w:r>
      <w:r w:rsidRPr="00851D4C">
        <w:rPr>
          <w:rFonts w:ascii="David" w:hAnsi="David" w:cs="David" w:hint="eastAsia"/>
          <w:sz w:val="24"/>
          <w:szCs w:val="24"/>
          <w:rtl/>
        </w:rPr>
        <w:t>באתר</w:t>
      </w:r>
      <w:r w:rsidRPr="00851D4C">
        <w:rPr>
          <w:rFonts w:ascii="David" w:hAnsi="David" w:cs="David"/>
          <w:sz w:val="24"/>
          <w:szCs w:val="24"/>
          <w:rtl/>
        </w:rPr>
        <w:t xml:space="preserve"> </w:t>
      </w:r>
      <w:r w:rsidRPr="00851D4C">
        <w:rPr>
          <w:rFonts w:ascii="David" w:hAnsi="David" w:cs="David" w:hint="eastAsia"/>
          <w:sz w:val="24"/>
          <w:szCs w:val="24"/>
          <w:rtl/>
        </w:rPr>
        <w:t>מי</w:t>
      </w:r>
      <w:r w:rsidRPr="00851D4C">
        <w:rPr>
          <w:rFonts w:ascii="David" w:hAnsi="David" w:cs="David"/>
          <w:sz w:val="24"/>
          <w:szCs w:val="24"/>
          <w:rtl/>
        </w:rPr>
        <w:t xml:space="preserve"> </w:t>
      </w:r>
      <w:r w:rsidRPr="00851D4C">
        <w:rPr>
          <w:rFonts w:ascii="David" w:hAnsi="David" w:cs="David" w:hint="eastAsia"/>
          <w:sz w:val="24"/>
          <w:szCs w:val="24"/>
          <w:rtl/>
        </w:rPr>
        <w:t>מעובדיו</w:t>
      </w:r>
      <w:r w:rsidRPr="00851D4C">
        <w:rPr>
          <w:rFonts w:ascii="David" w:hAnsi="David" w:cs="David"/>
          <w:sz w:val="24"/>
          <w:szCs w:val="24"/>
          <w:rtl/>
        </w:rPr>
        <w:t xml:space="preserve"> </w:t>
      </w:r>
      <w:r w:rsidRPr="00851D4C">
        <w:rPr>
          <w:rFonts w:ascii="David" w:hAnsi="David" w:cs="David" w:hint="eastAsia"/>
          <w:sz w:val="24"/>
          <w:szCs w:val="24"/>
          <w:rtl/>
        </w:rPr>
        <w:t>וכי</w:t>
      </w:r>
      <w:r w:rsidRPr="00851D4C">
        <w:rPr>
          <w:rFonts w:ascii="David" w:hAnsi="David" w:cs="David"/>
          <w:sz w:val="24"/>
          <w:szCs w:val="24"/>
          <w:rtl/>
        </w:rPr>
        <w:t xml:space="preserve"> </w:t>
      </w:r>
      <w:r w:rsidRPr="00851D4C">
        <w:rPr>
          <w:rFonts w:ascii="David" w:hAnsi="David" w:cs="David" w:hint="eastAsia"/>
          <w:sz w:val="24"/>
          <w:szCs w:val="24"/>
          <w:rtl/>
        </w:rPr>
        <w:t>עליו</w:t>
      </w:r>
      <w:r w:rsidRPr="00851D4C">
        <w:rPr>
          <w:rFonts w:ascii="David" w:hAnsi="David" w:cs="David"/>
          <w:sz w:val="24"/>
          <w:szCs w:val="24"/>
          <w:rtl/>
        </w:rPr>
        <w:t xml:space="preserve"> </w:t>
      </w:r>
      <w:r w:rsidRPr="00851D4C">
        <w:rPr>
          <w:rFonts w:ascii="David" w:hAnsi="David" w:cs="David" w:hint="eastAsia"/>
          <w:sz w:val="24"/>
          <w:szCs w:val="24"/>
          <w:rtl/>
        </w:rPr>
        <w:t>לדאוג</w:t>
      </w:r>
      <w:r w:rsidRPr="00851D4C">
        <w:rPr>
          <w:rFonts w:ascii="David" w:hAnsi="David" w:cs="David"/>
          <w:sz w:val="24"/>
          <w:szCs w:val="24"/>
          <w:rtl/>
        </w:rPr>
        <w:t xml:space="preserve"> </w:t>
      </w:r>
      <w:r w:rsidRPr="00851D4C">
        <w:rPr>
          <w:rFonts w:ascii="David" w:hAnsi="David" w:cs="David" w:hint="eastAsia"/>
          <w:sz w:val="24"/>
          <w:szCs w:val="24"/>
          <w:rtl/>
        </w:rPr>
        <w:t>בפועל</w:t>
      </w:r>
      <w:r w:rsidRPr="00851D4C">
        <w:rPr>
          <w:rFonts w:ascii="David" w:hAnsi="David" w:cs="David"/>
          <w:sz w:val="24"/>
          <w:szCs w:val="24"/>
          <w:rtl/>
        </w:rPr>
        <w:t xml:space="preserve"> </w:t>
      </w:r>
      <w:r w:rsidRPr="00851D4C">
        <w:rPr>
          <w:rFonts w:ascii="David" w:hAnsi="David" w:cs="David" w:hint="eastAsia"/>
          <w:sz w:val="24"/>
          <w:szCs w:val="24"/>
          <w:rtl/>
        </w:rPr>
        <w:t>כי</w:t>
      </w:r>
      <w:r w:rsidRPr="00851D4C">
        <w:rPr>
          <w:rFonts w:ascii="David" w:hAnsi="David" w:cs="David"/>
          <w:sz w:val="24"/>
          <w:szCs w:val="24"/>
          <w:rtl/>
        </w:rPr>
        <w:t xml:space="preserve"> </w:t>
      </w:r>
      <w:r w:rsidRPr="00851D4C">
        <w:rPr>
          <w:rFonts w:ascii="David" w:hAnsi="David" w:cs="David" w:hint="eastAsia"/>
          <w:sz w:val="24"/>
          <w:szCs w:val="24"/>
          <w:rtl/>
        </w:rPr>
        <w:t>אלה</w:t>
      </w:r>
      <w:r w:rsidRPr="00851D4C">
        <w:rPr>
          <w:rFonts w:ascii="David" w:hAnsi="David" w:cs="David"/>
          <w:sz w:val="24"/>
          <w:szCs w:val="24"/>
          <w:rtl/>
        </w:rPr>
        <w:t xml:space="preserve"> </w:t>
      </w:r>
      <w:r w:rsidRPr="00851D4C">
        <w:rPr>
          <w:rFonts w:ascii="David" w:hAnsi="David" w:cs="David" w:hint="eastAsia"/>
          <w:sz w:val="24"/>
          <w:szCs w:val="24"/>
          <w:rtl/>
        </w:rPr>
        <w:t>לא</w:t>
      </w:r>
      <w:r w:rsidRPr="00851D4C">
        <w:rPr>
          <w:rFonts w:ascii="David" w:hAnsi="David" w:cs="David"/>
          <w:sz w:val="24"/>
          <w:szCs w:val="24"/>
          <w:rtl/>
        </w:rPr>
        <w:t xml:space="preserve"> </w:t>
      </w:r>
      <w:r w:rsidRPr="00851D4C">
        <w:rPr>
          <w:rFonts w:ascii="David" w:hAnsi="David" w:cs="David" w:hint="eastAsia"/>
          <w:sz w:val="24"/>
          <w:szCs w:val="24"/>
          <w:rtl/>
        </w:rPr>
        <w:t>יתגוררו</w:t>
      </w:r>
      <w:r w:rsidRPr="00851D4C">
        <w:rPr>
          <w:rFonts w:ascii="David" w:hAnsi="David" w:cs="David"/>
          <w:sz w:val="24"/>
          <w:szCs w:val="24"/>
          <w:rtl/>
        </w:rPr>
        <w:t xml:space="preserve"> </w:t>
      </w:r>
      <w:r w:rsidRPr="00851D4C">
        <w:rPr>
          <w:rFonts w:ascii="David" w:hAnsi="David" w:cs="David" w:hint="eastAsia"/>
          <w:sz w:val="24"/>
          <w:szCs w:val="24"/>
          <w:rtl/>
        </w:rPr>
        <w:t>באתר</w:t>
      </w:r>
      <w:r w:rsidRPr="00851D4C">
        <w:rPr>
          <w:rFonts w:ascii="David" w:hAnsi="David" w:cs="David"/>
          <w:sz w:val="24"/>
          <w:szCs w:val="24"/>
          <w:rtl/>
        </w:rPr>
        <w:t>.</w:t>
      </w:r>
    </w:p>
    <w:p w14:paraId="68107E3E"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למניעת</w:t>
      </w:r>
      <w:r w:rsidRPr="00851D4C">
        <w:rPr>
          <w:rFonts w:ascii="David" w:hAnsi="David" w:cs="David"/>
          <w:i/>
          <w:sz w:val="24"/>
          <w:szCs w:val="24"/>
          <w:rtl/>
        </w:rPr>
        <w:t xml:space="preserve"> </w:t>
      </w:r>
      <w:r w:rsidRPr="00851D4C">
        <w:rPr>
          <w:rFonts w:ascii="David" w:hAnsi="David" w:cs="David" w:hint="eastAsia"/>
          <w:i/>
          <w:sz w:val="24"/>
          <w:szCs w:val="24"/>
          <w:rtl/>
        </w:rPr>
        <w:t>ספקות</w:t>
      </w:r>
      <w:r w:rsidRPr="00851D4C">
        <w:rPr>
          <w:rFonts w:ascii="David" w:hAnsi="David" w:cs="David"/>
          <w:i/>
          <w:sz w:val="24"/>
          <w:szCs w:val="24"/>
          <w:rtl/>
        </w:rPr>
        <w:t xml:space="preserve"> </w:t>
      </w:r>
      <w:r w:rsidRPr="00851D4C">
        <w:rPr>
          <w:rFonts w:ascii="David" w:hAnsi="David" w:cs="David" w:hint="eastAsia"/>
          <w:i/>
          <w:sz w:val="24"/>
          <w:szCs w:val="24"/>
          <w:rtl/>
        </w:rPr>
        <w:t>מוצהר</w:t>
      </w:r>
      <w:r w:rsidRPr="00851D4C">
        <w:rPr>
          <w:rFonts w:ascii="David" w:hAnsi="David" w:cs="David"/>
          <w:i/>
          <w:sz w:val="24"/>
          <w:szCs w:val="24"/>
          <w:rtl/>
        </w:rPr>
        <w:t xml:space="preserve"> </w:t>
      </w:r>
      <w:r w:rsidRPr="00851D4C">
        <w:rPr>
          <w:rFonts w:ascii="David" w:hAnsi="David" w:cs="David" w:hint="eastAsia"/>
          <w:i/>
          <w:sz w:val="24"/>
          <w:szCs w:val="24"/>
          <w:rtl/>
        </w:rPr>
        <w:t>במפורש</w:t>
      </w:r>
      <w:r w:rsidRPr="00851D4C">
        <w:rPr>
          <w:rFonts w:ascii="David" w:hAnsi="David" w:cs="David"/>
          <w:i/>
          <w:sz w:val="24"/>
          <w:szCs w:val="24"/>
          <w:rtl/>
        </w:rPr>
        <w:t xml:space="preserve">, </w:t>
      </w:r>
      <w:r w:rsidRPr="00851D4C">
        <w:rPr>
          <w:rFonts w:ascii="David" w:hAnsi="David" w:cs="David" w:hint="eastAsia"/>
          <w:i/>
          <w:sz w:val="24"/>
          <w:szCs w:val="24"/>
          <w:rtl/>
        </w:rPr>
        <w:t>כי</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הינו</w:t>
      </w:r>
      <w:r w:rsidRPr="00851D4C">
        <w:rPr>
          <w:rFonts w:ascii="David" w:hAnsi="David" w:cs="David"/>
          <w:i/>
          <w:sz w:val="24"/>
          <w:szCs w:val="24"/>
          <w:rtl/>
        </w:rPr>
        <w:t xml:space="preserve"> </w:t>
      </w:r>
      <w:r w:rsidRPr="00851D4C">
        <w:rPr>
          <w:rFonts w:ascii="David" w:hAnsi="David" w:cs="David" w:hint="eastAsia"/>
          <w:i/>
          <w:sz w:val="24"/>
          <w:szCs w:val="24"/>
          <w:rtl/>
        </w:rPr>
        <w:t>קבלן</w:t>
      </w:r>
      <w:r w:rsidRPr="00851D4C">
        <w:rPr>
          <w:rFonts w:ascii="David" w:hAnsi="David" w:cs="David"/>
          <w:i/>
          <w:sz w:val="24"/>
          <w:szCs w:val="24"/>
          <w:rtl/>
        </w:rPr>
        <w:t xml:space="preserve"> </w:t>
      </w:r>
      <w:r w:rsidRPr="00851D4C">
        <w:rPr>
          <w:rFonts w:ascii="David" w:hAnsi="David" w:cs="David" w:hint="eastAsia"/>
          <w:i/>
          <w:sz w:val="24"/>
          <w:szCs w:val="24"/>
          <w:rtl/>
        </w:rPr>
        <w:t>עצמאי</w:t>
      </w:r>
      <w:r w:rsidRPr="00851D4C">
        <w:rPr>
          <w:rFonts w:ascii="David" w:hAnsi="David" w:cs="David"/>
          <w:i/>
          <w:sz w:val="24"/>
          <w:szCs w:val="24"/>
          <w:rtl/>
        </w:rPr>
        <w:t xml:space="preserve"> </w:t>
      </w:r>
      <w:r w:rsidRPr="00851D4C">
        <w:rPr>
          <w:rFonts w:ascii="David" w:hAnsi="David" w:cs="David" w:hint="eastAsia"/>
          <w:i/>
          <w:sz w:val="24"/>
          <w:szCs w:val="24"/>
          <w:rtl/>
        </w:rPr>
        <w:t>והוא</w:t>
      </w:r>
      <w:r w:rsidRPr="00851D4C">
        <w:rPr>
          <w:rFonts w:ascii="David" w:hAnsi="David" w:cs="David"/>
          <w:i/>
          <w:sz w:val="24"/>
          <w:szCs w:val="24"/>
          <w:rtl/>
        </w:rPr>
        <w:t xml:space="preserve"> </w:t>
      </w:r>
      <w:r w:rsidRPr="00851D4C">
        <w:rPr>
          <w:rFonts w:ascii="David" w:hAnsi="David" w:cs="David" w:hint="eastAsia"/>
          <w:i/>
          <w:sz w:val="24"/>
          <w:szCs w:val="24"/>
          <w:rtl/>
        </w:rPr>
        <w:t>לבדו</w:t>
      </w:r>
      <w:r w:rsidRPr="00851D4C">
        <w:rPr>
          <w:rFonts w:ascii="David" w:hAnsi="David" w:cs="David"/>
          <w:i/>
          <w:sz w:val="24"/>
          <w:szCs w:val="24"/>
          <w:rtl/>
        </w:rPr>
        <w:t xml:space="preserve"> </w:t>
      </w:r>
      <w:r w:rsidRPr="00851D4C">
        <w:rPr>
          <w:rFonts w:ascii="David" w:hAnsi="David" w:cs="David" w:hint="eastAsia"/>
          <w:i/>
          <w:sz w:val="24"/>
          <w:szCs w:val="24"/>
          <w:rtl/>
        </w:rPr>
        <w:t>יישא</w:t>
      </w:r>
      <w:r w:rsidRPr="00851D4C">
        <w:rPr>
          <w:rFonts w:ascii="David" w:hAnsi="David" w:cs="David"/>
          <w:i/>
          <w:sz w:val="24"/>
          <w:szCs w:val="24"/>
          <w:rtl/>
        </w:rPr>
        <w:t xml:space="preserve"> </w:t>
      </w:r>
      <w:r w:rsidRPr="00851D4C">
        <w:rPr>
          <w:rFonts w:ascii="David" w:hAnsi="David" w:cs="David" w:hint="eastAsia"/>
          <w:i/>
          <w:sz w:val="24"/>
          <w:szCs w:val="24"/>
          <w:rtl/>
        </w:rPr>
        <w:t>באחריות</w:t>
      </w:r>
      <w:r w:rsidRPr="00851D4C">
        <w:rPr>
          <w:rFonts w:ascii="David" w:hAnsi="David" w:cs="David"/>
          <w:i/>
          <w:sz w:val="24"/>
          <w:szCs w:val="24"/>
          <w:rtl/>
        </w:rPr>
        <w:t xml:space="preserve"> </w:t>
      </w:r>
      <w:r w:rsidRPr="00851D4C">
        <w:rPr>
          <w:rFonts w:ascii="David" w:hAnsi="David" w:cs="David" w:hint="eastAsia"/>
          <w:i/>
          <w:sz w:val="24"/>
          <w:szCs w:val="24"/>
          <w:rtl/>
        </w:rPr>
        <w:t>לכל</w:t>
      </w:r>
      <w:r w:rsidRPr="00851D4C">
        <w:rPr>
          <w:rFonts w:ascii="David" w:hAnsi="David" w:cs="David"/>
          <w:i/>
          <w:sz w:val="24"/>
          <w:szCs w:val="24"/>
          <w:rtl/>
        </w:rPr>
        <w:t xml:space="preserve"> </w:t>
      </w:r>
      <w:r w:rsidRPr="00851D4C">
        <w:rPr>
          <w:rFonts w:ascii="David" w:hAnsi="David" w:cs="David" w:hint="eastAsia"/>
          <w:i/>
          <w:sz w:val="24"/>
          <w:szCs w:val="24"/>
          <w:rtl/>
        </w:rPr>
        <w:t>הזכויות</w:t>
      </w:r>
      <w:r w:rsidRPr="00851D4C">
        <w:rPr>
          <w:rFonts w:ascii="David" w:hAnsi="David" w:cs="David"/>
          <w:i/>
          <w:sz w:val="24"/>
          <w:szCs w:val="24"/>
          <w:rtl/>
        </w:rPr>
        <w:t xml:space="preserve"> </w:t>
      </w:r>
      <w:r w:rsidRPr="00851D4C">
        <w:rPr>
          <w:rFonts w:ascii="David" w:hAnsi="David" w:cs="David" w:hint="eastAsia"/>
          <w:i/>
          <w:sz w:val="24"/>
          <w:szCs w:val="24"/>
          <w:rtl/>
        </w:rPr>
        <w:t>הסוציאליות</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אלה</w:t>
      </w:r>
      <w:r w:rsidRPr="00851D4C">
        <w:rPr>
          <w:rFonts w:ascii="David" w:hAnsi="David" w:cs="David"/>
          <w:i/>
          <w:sz w:val="24"/>
          <w:szCs w:val="24"/>
          <w:rtl/>
        </w:rPr>
        <w:t xml:space="preserve"> (</w:t>
      </w:r>
      <w:r w:rsidRPr="00851D4C">
        <w:rPr>
          <w:rFonts w:ascii="David" w:hAnsi="David" w:cs="David" w:hint="eastAsia"/>
          <w:i/>
          <w:sz w:val="24"/>
          <w:szCs w:val="24"/>
          <w:rtl/>
        </w:rPr>
        <w:t>כגון</w:t>
      </w:r>
      <w:r w:rsidRPr="00851D4C">
        <w:rPr>
          <w:rFonts w:ascii="David" w:hAnsi="David" w:cs="David"/>
          <w:i/>
          <w:sz w:val="24"/>
          <w:szCs w:val="24"/>
          <w:rtl/>
        </w:rPr>
        <w:t xml:space="preserve"> - </w:t>
      </w:r>
      <w:r w:rsidRPr="00851D4C">
        <w:rPr>
          <w:rFonts w:ascii="David" w:hAnsi="David" w:cs="David" w:hint="eastAsia"/>
          <w:i/>
          <w:sz w:val="24"/>
          <w:szCs w:val="24"/>
          <w:rtl/>
        </w:rPr>
        <w:t>ניכויי</w:t>
      </w:r>
      <w:r w:rsidRPr="00851D4C">
        <w:rPr>
          <w:rFonts w:ascii="David" w:hAnsi="David" w:cs="David"/>
          <w:i/>
          <w:sz w:val="24"/>
          <w:szCs w:val="24"/>
          <w:rtl/>
        </w:rPr>
        <w:t xml:space="preserve"> </w:t>
      </w:r>
      <w:r w:rsidRPr="00851D4C">
        <w:rPr>
          <w:rFonts w:ascii="David" w:hAnsi="David" w:cs="David" w:hint="eastAsia"/>
          <w:i/>
          <w:sz w:val="24"/>
          <w:szCs w:val="24"/>
          <w:rtl/>
        </w:rPr>
        <w:t>מס</w:t>
      </w:r>
      <w:r w:rsidRPr="00851D4C">
        <w:rPr>
          <w:rFonts w:ascii="David" w:hAnsi="David" w:cs="David"/>
          <w:i/>
          <w:sz w:val="24"/>
          <w:szCs w:val="24"/>
          <w:rtl/>
        </w:rPr>
        <w:t xml:space="preserve"> </w:t>
      </w:r>
      <w:r w:rsidRPr="00851D4C">
        <w:rPr>
          <w:rFonts w:ascii="David" w:hAnsi="David" w:cs="David" w:hint="eastAsia"/>
          <w:i/>
          <w:sz w:val="24"/>
          <w:szCs w:val="24"/>
          <w:rtl/>
        </w:rPr>
        <w:t>הכנסה</w:t>
      </w:r>
      <w:r w:rsidRPr="00851D4C">
        <w:rPr>
          <w:rFonts w:ascii="David" w:hAnsi="David" w:cs="David"/>
          <w:i/>
          <w:sz w:val="24"/>
          <w:szCs w:val="24"/>
          <w:rtl/>
        </w:rPr>
        <w:t xml:space="preserve"> </w:t>
      </w:r>
      <w:r w:rsidRPr="00851D4C">
        <w:rPr>
          <w:rFonts w:ascii="David" w:hAnsi="David" w:cs="David" w:hint="eastAsia"/>
          <w:i/>
          <w:sz w:val="24"/>
          <w:szCs w:val="24"/>
          <w:rtl/>
        </w:rPr>
        <w:t>ובטוח</w:t>
      </w:r>
      <w:r w:rsidRPr="00851D4C">
        <w:rPr>
          <w:rFonts w:ascii="David" w:hAnsi="David" w:cs="David"/>
          <w:i/>
          <w:sz w:val="24"/>
          <w:szCs w:val="24"/>
          <w:rtl/>
        </w:rPr>
        <w:t xml:space="preserve"> </w:t>
      </w:r>
      <w:r w:rsidRPr="00851D4C">
        <w:rPr>
          <w:rFonts w:ascii="David" w:hAnsi="David" w:cs="David" w:hint="eastAsia"/>
          <w:i/>
          <w:sz w:val="24"/>
          <w:szCs w:val="24"/>
          <w:rtl/>
        </w:rPr>
        <w:t>לאומי</w:t>
      </w:r>
      <w:r w:rsidRPr="00851D4C">
        <w:rPr>
          <w:rFonts w:ascii="David" w:hAnsi="David" w:cs="David"/>
          <w:i/>
          <w:sz w:val="24"/>
          <w:szCs w:val="24"/>
          <w:rtl/>
        </w:rPr>
        <w:t xml:space="preserve">, </w:t>
      </w:r>
      <w:r w:rsidRPr="00851D4C">
        <w:rPr>
          <w:rFonts w:ascii="David" w:hAnsi="David" w:cs="David" w:hint="eastAsia"/>
          <w:i/>
          <w:sz w:val="24"/>
          <w:szCs w:val="24"/>
          <w:rtl/>
        </w:rPr>
        <w:t>הלנה</w:t>
      </w:r>
      <w:r w:rsidRPr="00851D4C">
        <w:rPr>
          <w:rFonts w:ascii="David" w:hAnsi="David" w:cs="David"/>
          <w:i/>
          <w:sz w:val="24"/>
          <w:szCs w:val="24"/>
          <w:rtl/>
        </w:rPr>
        <w:t xml:space="preserve">, </w:t>
      </w:r>
      <w:r w:rsidRPr="00851D4C">
        <w:rPr>
          <w:rFonts w:ascii="David" w:hAnsi="David" w:cs="David" w:hint="eastAsia"/>
          <w:i/>
          <w:sz w:val="24"/>
          <w:szCs w:val="24"/>
          <w:rtl/>
        </w:rPr>
        <w:t>הסעות</w:t>
      </w:r>
      <w:r w:rsidRPr="00851D4C">
        <w:rPr>
          <w:rFonts w:ascii="David" w:hAnsi="David" w:cs="David"/>
          <w:i/>
          <w:sz w:val="24"/>
          <w:szCs w:val="24"/>
          <w:rtl/>
        </w:rPr>
        <w:t xml:space="preserve">, </w:t>
      </w:r>
      <w:r w:rsidRPr="00851D4C">
        <w:rPr>
          <w:rFonts w:ascii="David" w:hAnsi="David" w:cs="David" w:hint="eastAsia"/>
          <w:i/>
          <w:sz w:val="24"/>
          <w:szCs w:val="24"/>
          <w:rtl/>
        </w:rPr>
        <w:t>כלכלה</w:t>
      </w:r>
      <w:r w:rsidRPr="00851D4C">
        <w:rPr>
          <w:rFonts w:ascii="David" w:hAnsi="David" w:cs="David"/>
          <w:i/>
          <w:sz w:val="24"/>
          <w:szCs w:val="24"/>
          <w:rtl/>
        </w:rPr>
        <w:t xml:space="preserve"> ,</w:t>
      </w:r>
      <w:r w:rsidRPr="00851D4C">
        <w:rPr>
          <w:rFonts w:ascii="David" w:hAnsi="David" w:cs="David" w:hint="eastAsia"/>
          <w:i/>
          <w:sz w:val="24"/>
          <w:szCs w:val="24"/>
          <w:rtl/>
        </w:rPr>
        <w:t>תשלומים</w:t>
      </w:r>
      <w:r w:rsidRPr="00851D4C">
        <w:rPr>
          <w:rFonts w:ascii="David" w:hAnsi="David" w:cs="David"/>
          <w:i/>
          <w:sz w:val="24"/>
          <w:szCs w:val="24"/>
          <w:rtl/>
        </w:rPr>
        <w:t xml:space="preserve"> </w:t>
      </w:r>
      <w:r w:rsidRPr="00851D4C">
        <w:rPr>
          <w:rFonts w:ascii="David" w:hAnsi="David" w:cs="David" w:hint="eastAsia"/>
          <w:i/>
          <w:sz w:val="24"/>
          <w:szCs w:val="24"/>
          <w:rtl/>
        </w:rPr>
        <w:t>לקרנות</w:t>
      </w:r>
      <w:r w:rsidRPr="00851D4C">
        <w:rPr>
          <w:rFonts w:ascii="David" w:hAnsi="David" w:cs="David"/>
          <w:i/>
          <w:sz w:val="24"/>
          <w:szCs w:val="24"/>
          <w:rtl/>
        </w:rPr>
        <w:t xml:space="preserve"> </w:t>
      </w:r>
      <w:r w:rsidRPr="00851D4C">
        <w:rPr>
          <w:rFonts w:ascii="David" w:hAnsi="David" w:cs="David" w:hint="eastAsia"/>
          <w:i/>
          <w:sz w:val="24"/>
          <w:szCs w:val="24"/>
          <w:rtl/>
        </w:rPr>
        <w:t>איגודים</w:t>
      </w:r>
      <w:r w:rsidRPr="00851D4C">
        <w:rPr>
          <w:rFonts w:ascii="David" w:hAnsi="David" w:cs="David"/>
          <w:i/>
          <w:sz w:val="24"/>
          <w:szCs w:val="24"/>
          <w:rtl/>
        </w:rPr>
        <w:t xml:space="preserve"> </w:t>
      </w:r>
      <w:r w:rsidRPr="00851D4C">
        <w:rPr>
          <w:rFonts w:ascii="David" w:hAnsi="David" w:cs="David" w:hint="eastAsia"/>
          <w:i/>
          <w:sz w:val="24"/>
          <w:szCs w:val="24"/>
          <w:rtl/>
        </w:rPr>
        <w:t>מקצועיים</w:t>
      </w:r>
      <w:r w:rsidRPr="00851D4C">
        <w:rPr>
          <w:rFonts w:ascii="David" w:hAnsi="David" w:cs="David"/>
          <w:i/>
          <w:sz w:val="24"/>
          <w:szCs w:val="24"/>
          <w:rtl/>
        </w:rPr>
        <w:t xml:space="preserve"> </w:t>
      </w:r>
      <w:r w:rsidRPr="00851D4C">
        <w:rPr>
          <w:rFonts w:ascii="David" w:hAnsi="David" w:cs="David" w:hint="eastAsia"/>
          <w:i/>
          <w:sz w:val="24"/>
          <w:szCs w:val="24"/>
          <w:rtl/>
        </w:rPr>
        <w:t>ותשלומים</w:t>
      </w:r>
      <w:r w:rsidRPr="00851D4C">
        <w:rPr>
          <w:rFonts w:ascii="David" w:hAnsi="David" w:cs="David"/>
          <w:i/>
          <w:sz w:val="24"/>
          <w:szCs w:val="24"/>
          <w:rtl/>
        </w:rPr>
        <w:t xml:space="preserve"> </w:t>
      </w:r>
      <w:r w:rsidRPr="00851D4C">
        <w:rPr>
          <w:rFonts w:ascii="David" w:hAnsi="David" w:cs="David" w:hint="eastAsia"/>
          <w:i/>
          <w:sz w:val="24"/>
          <w:szCs w:val="24"/>
          <w:rtl/>
        </w:rPr>
        <w:t>סוציאליים</w:t>
      </w:r>
      <w:r w:rsidRPr="00851D4C">
        <w:rPr>
          <w:rFonts w:ascii="David" w:hAnsi="David" w:cs="David"/>
          <w:i/>
          <w:sz w:val="24"/>
          <w:szCs w:val="24"/>
          <w:rtl/>
        </w:rPr>
        <w:t xml:space="preserve"> </w:t>
      </w:r>
      <w:r w:rsidRPr="00851D4C">
        <w:rPr>
          <w:rFonts w:ascii="David" w:hAnsi="David" w:cs="David" w:hint="eastAsia"/>
          <w:i/>
          <w:sz w:val="24"/>
          <w:szCs w:val="24"/>
          <w:rtl/>
        </w:rPr>
        <w:t>אחרים</w:t>
      </w:r>
      <w:r w:rsidRPr="00851D4C">
        <w:rPr>
          <w:rFonts w:ascii="David" w:hAnsi="David" w:cs="David"/>
          <w:i/>
          <w:sz w:val="24"/>
          <w:szCs w:val="24"/>
          <w:rtl/>
        </w:rPr>
        <w:t xml:space="preserve">) </w:t>
      </w:r>
      <w:r w:rsidRPr="00851D4C">
        <w:rPr>
          <w:rFonts w:ascii="David" w:hAnsi="David" w:cs="David" w:hint="eastAsia"/>
          <w:i/>
          <w:sz w:val="24"/>
          <w:szCs w:val="24"/>
          <w:rtl/>
        </w:rPr>
        <w:t>ולכל</w:t>
      </w:r>
      <w:r w:rsidRPr="00851D4C">
        <w:rPr>
          <w:rFonts w:ascii="David" w:hAnsi="David" w:cs="David"/>
          <w:i/>
          <w:sz w:val="24"/>
          <w:szCs w:val="24"/>
          <w:rtl/>
        </w:rPr>
        <w:t xml:space="preserve"> </w:t>
      </w:r>
      <w:r w:rsidRPr="00851D4C">
        <w:rPr>
          <w:rFonts w:ascii="David" w:hAnsi="David" w:cs="David" w:hint="eastAsia"/>
          <w:i/>
          <w:sz w:val="24"/>
          <w:szCs w:val="24"/>
          <w:rtl/>
        </w:rPr>
        <w:t>החובות</w:t>
      </w:r>
      <w:r w:rsidRPr="00851D4C">
        <w:rPr>
          <w:rFonts w:ascii="David" w:hAnsi="David" w:cs="David"/>
          <w:i/>
          <w:sz w:val="24"/>
          <w:szCs w:val="24"/>
          <w:rtl/>
        </w:rPr>
        <w:t xml:space="preserve"> </w:t>
      </w:r>
      <w:r w:rsidRPr="00851D4C">
        <w:rPr>
          <w:rFonts w:ascii="David" w:hAnsi="David" w:cs="David" w:hint="eastAsia"/>
          <w:i/>
          <w:sz w:val="24"/>
          <w:szCs w:val="24"/>
          <w:rtl/>
        </w:rPr>
        <w:t>החלות</w:t>
      </w:r>
      <w:r w:rsidRPr="00851D4C">
        <w:rPr>
          <w:rFonts w:ascii="David" w:hAnsi="David" w:cs="David"/>
          <w:i/>
          <w:sz w:val="24"/>
          <w:szCs w:val="24"/>
          <w:rtl/>
        </w:rPr>
        <w:t xml:space="preserve"> </w:t>
      </w:r>
      <w:r w:rsidRPr="00851D4C">
        <w:rPr>
          <w:rFonts w:ascii="David" w:hAnsi="David" w:cs="David" w:hint="eastAsia"/>
          <w:i/>
          <w:sz w:val="24"/>
          <w:szCs w:val="24"/>
          <w:rtl/>
        </w:rPr>
        <w:t>עפ</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דין</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מעביד</w:t>
      </w:r>
      <w:r w:rsidRPr="00851D4C">
        <w:rPr>
          <w:rFonts w:ascii="David" w:hAnsi="David" w:cs="David"/>
          <w:i/>
          <w:sz w:val="24"/>
          <w:szCs w:val="24"/>
          <w:rtl/>
        </w:rPr>
        <w:t xml:space="preserve"> </w:t>
      </w:r>
      <w:r w:rsidRPr="00851D4C">
        <w:rPr>
          <w:rFonts w:ascii="David" w:hAnsi="David" w:cs="David" w:hint="eastAsia"/>
          <w:i/>
          <w:sz w:val="24"/>
          <w:szCs w:val="24"/>
          <w:rtl/>
        </w:rPr>
        <w:t>כלפי</w:t>
      </w:r>
      <w:r w:rsidRPr="00851D4C">
        <w:rPr>
          <w:rFonts w:ascii="David" w:hAnsi="David" w:cs="David"/>
          <w:i/>
          <w:sz w:val="24"/>
          <w:szCs w:val="24"/>
          <w:rtl/>
        </w:rPr>
        <w:t xml:space="preserve"> </w:t>
      </w:r>
      <w:r w:rsidRPr="00851D4C">
        <w:rPr>
          <w:rFonts w:ascii="David" w:hAnsi="David" w:cs="David" w:hint="eastAsia"/>
          <w:i/>
          <w:sz w:val="24"/>
          <w:szCs w:val="24"/>
          <w:rtl/>
        </w:rPr>
        <w:t>עובדיו</w:t>
      </w:r>
      <w:r w:rsidRPr="00851D4C">
        <w:rPr>
          <w:rFonts w:ascii="David" w:hAnsi="David" w:cs="David"/>
          <w:i/>
          <w:sz w:val="24"/>
          <w:szCs w:val="24"/>
          <w:rtl/>
        </w:rPr>
        <w:t xml:space="preserve">. </w:t>
      </w:r>
      <w:r w:rsidRPr="00851D4C">
        <w:rPr>
          <w:rFonts w:ascii="David" w:hAnsi="David" w:cs="David" w:hint="eastAsia"/>
          <w:i/>
          <w:sz w:val="24"/>
          <w:szCs w:val="24"/>
          <w:rtl/>
        </w:rPr>
        <w:t>כן</w:t>
      </w:r>
      <w:r w:rsidRPr="00851D4C">
        <w:rPr>
          <w:rFonts w:ascii="David" w:hAnsi="David" w:cs="David"/>
          <w:i/>
          <w:sz w:val="24"/>
          <w:szCs w:val="24"/>
          <w:rtl/>
        </w:rPr>
        <w:t xml:space="preserve"> </w:t>
      </w:r>
      <w:r w:rsidRPr="00851D4C">
        <w:rPr>
          <w:rFonts w:ascii="David" w:hAnsi="David" w:cs="David" w:hint="eastAsia"/>
          <w:i/>
          <w:sz w:val="24"/>
          <w:szCs w:val="24"/>
          <w:rtl/>
        </w:rPr>
        <w:t>מוצהר</w:t>
      </w:r>
      <w:r w:rsidRPr="00851D4C">
        <w:rPr>
          <w:rFonts w:ascii="David" w:hAnsi="David" w:cs="David"/>
          <w:i/>
          <w:sz w:val="24"/>
          <w:szCs w:val="24"/>
          <w:rtl/>
        </w:rPr>
        <w:t xml:space="preserve"> </w:t>
      </w:r>
      <w:r w:rsidRPr="00851D4C">
        <w:rPr>
          <w:rFonts w:ascii="David" w:hAnsi="David" w:cs="David" w:hint="eastAsia"/>
          <w:i/>
          <w:sz w:val="24"/>
          <w:szCs w:val="24"/>
          <w:rtl/>
        </w:rPr>
        <w:t>במפורש</w:t>
      </w:r>
      <w:r w:rsidRPr="00851D4C">
        <w:rPr>
          <w:rFonts w:ascii="David" w:hAnsi="David" w:cs="David"/>
          <w:i/>
          <w:sz w:val="24"/>
          <w:szCs w:val="24"/>
          <w:rtl/>
        </w:rPr>
        <w:t xml:space="preserve"> </w:t>
      </w:r>
      <w:r w:rsidRPr="00851D4C">
        <w:rPr>
          <w:rFonts w:ascii="David" w:hAnsi="David" w:cs="David" w:hint="eastAsia"/>
          <w:i/>
          <w:sz w:val="24"/>
          <w:szCs w:val="24"/>
          <w:rtl/>
        </w:rPr>
        <w:t>כי</w:t>
      </w: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קיימים</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יחסי</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ומעביד</w:t>
      </w:r>
      <w:r w:rsidRPr="00851D4C">
        <w:rPr>
          <w:rFonts w:ascii="David" w:hAnsi="David" w:cs="David"/>
          <w:i/>
          <w:sz w:val="24"/>
          <w:szCs w:val="24"/>
          <w:rtl/>
        </w:rPr>
        <w:t xml:space="preserve"> </w:t>
      </w:r>
      <w:r w:rsidRPr="00851D4C">
        <w:rPr>
          <w:rFonts w:ascii="David" w:hAnsi="David" w:cs="David" w:hint="eastAsia"/>
          <w:i/>
          <w:sz w:val="24"/>
          <w:szCs w:val="24"/>
          <w:rtl/>
        </w:rPr>
        <w:t>בין</w:t>
      </w:r>
      <w:r w:rsidRPr="00851D4C">
        <w:rPr>
          <w:rFonts w:ascii="David" w:hAnsi="David" w:cs="David"/>
          <w:i/>
          <w:sz w:val="24"/>
          <w:szCs w:val="24"/>
          <w:rtl/>
        </w:rPr>
        <w:t xml:space="preserve"> </w:t>
      </w:r>
      <w:r w:rsidRPr="00851D4C">
        <w:rPr>
          <w:rFonts w:ascii="David" w:hAnsi="David" w:cs="David" w:hint="eastAsia"/>
          <w:i/>
          <w:sz w:val="24"/>
          <w:szCs w:val="24"/>
          <w:rtl/>
        </w:rPr>
        <w:t>המזמין</w:t>
      </w:r>
      <w:r w:rsidRPr="00851D4C">
        <w:rPr>
          <w:rFonts w:ascii="David" w:hAnsi="David" w:cs="David"/>
          <w:i/>
          <w:sz w:val="24"/>
          <w:szCs w:val="24"/>
          <w:rtl/>
        </w:rPr>
        <w:t xml:space="preserve"> </w:t>
      </w:r>
      <w:r w:rsidRPr="00851D4C">
        <w:rPr>
          <w:rFonts w:ascii="David" w:hAnsi="David" w:cs="David" w:hint="eastAsia"/>
          <w:i/>
          <w:sz w:val="24"/>
          <w:szCs w:val="24"/>
          <w:rtl/>
        </w:rPr>
        <w:t>לבין</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עובדיו</w:t>
      </w:r>
      <w:r w:rsidRPr="00851D4C">
        <w:rPr>
          <w:rFonts w:ascii="David" w:hAnsi="David" w:cs="David"/>
          <w:i/>
          <w:sz w:val="24"/>
          <w:szCs w:val="24"/>
          <w:rtl/>
        </w:rPr>
        <w:t xml:space="preserve"> </w:t>
      </w:r>
      <w:r w:rsidRPr="00851D4C">
        <w:rPr>
          <w:rFonts w:ascii="David" w:hAnsi="David" w:cs="David" w:hint="eastAsia"/>
          <w:i/>
          <w:sz w:val="24"/>
          <w:szCs w:val="24"/>
          <w:rtl/>
        </w:rPr>
        <w:t>וכל</w:t>
      </w:r>
      <w:r w:rsidRPr="00851D4C">
        <w:rPr>
          <w:rFonts w:ascii="David" w:hAnsi="David" w:cs="David"/>
          <w:i/>
          <w:sz w:val="24"/>
          <w:szCs w:val="24"/>
          <w:rtl/>
        </w:rPr>
        <w:t xml:space="preserve"> </w:t>
      </w:r>
      <w:r w:rsidRPr="00851D4C">
        <w:rPr>
          <w:rFonts w:ascii="David" w:hAnsi="David" w:cs="David" w:hint="eastAsia"/>
          <w:i/>
          <w:sz w:val="24"/>
          <w:szCs w:val="24"/>
          <w:rtl/>
        </w:rPr>
        <w:t>המשתתף</w:t>
      </w:r>
      <w:r w:rsidRPr="00851D4C">
        <w:rPr>
          <w:rFonts w:ascii="David" w:hAnsi="David" w:cs="David"/>
          <w:i/>
          <w:sz w:val="24"/>
          <w:szCs w:val="24"/>
          <w:rtl/>
        </w:rPr>
        <w:t xml:space="preserve"> </w:t>
      </w:r>
      <w:r w:rsidRPr="00851D4C">
        <w:rPr>
          <w:rFonts w:ascii="David" w:hAnsi="David" w:cs="David" w:hint="eastAsia"/>
          <w:i/>
          <w:sz w:val="24"/>
          <w:szCs w:val="24"/>
          <w:rtl/>
        </w:rPr>
        <w:t>בביצוע</w:t>
      </w:r>
      <w:r w:rsidRPr="00851D4C">
        <w:rPr>
          <w:rFonts w:ascii="David" w:hAnsi="David" w:cs="David"/>
          <w:i/>
          <w:sz w:val="24"/>
          <w:szCs w:val="24"/>
          <w:rtl/>
        </w:rPr>
        <w:t xml:space="preserve"> </w:t>
      </w:r>
      <w:r w:rsidRPr="00851D4C">
        <w:rPr>
          <w:rFonts w:ascii="David" w:hAnsi="David" w:cs="David" w:hint="eastAsia"/>
          <w:i/>
          <w:sz w:val="24"/>
          <w:szCs w:val="24"/>
          <w:rtl/>
        </w:rPr>
        <w:t>העבודות</w:t>
      </w:r>
      <w:r w:rsidRPr="00851D4C">
        <w:rPr>
          <w:rFonts w:ascii="David" w:hAnsi="David" w:cs="David"/>
          <w:i/>
          <w:sz w:val="24"/>
          <w:szCs w:val="24"/>
          <w:rtl/>
        </w:rPr>
        <w:t xml:space="preserve">, </w:t>
      </w:r>
      <w:r w:rsidRPr="00851D4C">
        <w:rPr>
          <w:rFonts w:ascii="David" w:hAnsi="David" w:cs="David" w:hint="eastAsia"/>
          <w:i/>
          <w:sz w:val="24"/>
          <w:szCs w:val="24"/>
          <w:rtl/>
        </w:rPr>
        <w:t>והמזמין</w:t>
      </w:r>
      <w:r w:rsidRPr="00851D4C">
        <w:rPr>
          <w:rFonts w:ascii="David" w:hAnsi="David" w:cs="David"/>
          <w:i/>
          <w:sz w:val="24"/>
          <w:szCs w:val="24"/>
          <w:rtl/>
        </w:rPr>
        <w:t xml:space="preserve"> </w:t>
      </w:r>
      <w:r w:rsidRPr="00851D4C">
        <w:rPr>
          <w:rFonts w:ascii="David" w:hAnsi="David" w:cs="David" w:hint="eastAsia"/>
          <w:i/>
          <w:sz w:val="24"/>
          <w:szCs w:val="24"/>
          <w:rtl/>
        </w:rPr>
        <w:t>אינו</w:t>
      </w:r>
      <w:r w:rsidRPr="00851D4C">
        <w:rPr>
          <w:rFonts w:ascii="David" w:hAnsi="David" w:cs="David"/>
          <w:i/>
          <w:sz w:val="24"/>
          <w:szCs w:val="24"/>
          <w:rtl/>
        </w:rPr>
        <w:t xml:space="preserve"> </w:t>
      </w:r>
      <w:r w:rsidRPr="00851D4C">
        <w:rPr>
          <w:rFonts w:ascii="David" w:hAnsi="David" w:cs="David" w:hint="eastAsia"/>
          <w:i/>
          <w:sz w:val="24"/>
          <w:szCs w:val="24"/>
          <w:rtl/>
        </w:rPr>
        <w:t>חייב</w:t>
      </w:r>
      <w:r w:rsidRPr="00851D4C">
        <w:rPr>
          <w:rFonts w:ascii="David" w:hAnsi="David" w:cs="David"/>
          <w:i/>
          <w:sz w:val="24"/>
          <w:szCs w:val="24"/>
          <w:rtl/>
        </w:rPr>
        <w:t xml:space="preserve"> </w:t>
      </w:r>
      <w:r w:rsidRPr="00851D4C">
        <w:rPr>
          <w:rFonts w:ascii="David" w:hAnsi="David" w:cs="David" w:hint="eastAsia"/>
          <w:i/>
          <w:sz w:val="24"/>
          <w:szCs w:val="24"/>
          <w:rtl/>
        </w:rPr>
        <w:t>כלפי</w:t>
      </w:r>
      <w:r w:rsidRPr="00851D4C">
        <w:rPr>
          <w:rFonts w:ascii="David" w:hAnsi="David" w:cs="David"/>
          <w:i/>
          <w:sz w:val="24"/>
          <w:szCs w:val="24"/>
          <w:rtl/>
        </w:rPr>
        <w:t xml:space="preserve"> </w:t>
      </w:r>
      <w:r w:rsidRPr="00851D4C">
        <w:rPr>
          <w:rFonts w:ascii="David" w:hAnsi="David" w:cs="David" w:hint="eastAsia"/>
          <w:i/>
          <w:sz w:val="24"/>
          <w:szCs w:val="24"/>
          <w:rtl/>
        </w:rPr>
        <w:t>הנ</w:t>
      </w:r>
      <w:r w:rsidRPr="00851D4C">
        <w:rPr>
          <w:rFonts w:ascii="David" w:hAnsi="David" w:cs="David"/>
          <w:i/>
          <w:sz w:val="24"/>
          <w:szCs w:val="24"/>
          <w:rtl/>
        </w:rPr>
        <w:t>"</w:t>
      </w:r>
      <w:r w:rsidRPr="00851D4C">
        <w:rPr>
          <w:rFonts w:ascii="David" w:hAnsi="David" w:cs="David" w:hint="eastAsia"/>
          <w:i/>
          <w:sz w:val="24"/>
          <w:szCs w:val="24"/>
          <w:rtl/>
        </w:rPr>
        <w:t>ל</w:t>
      </w:r>
      <w:r w:rsidRPr="00851D4C">
        <w:rPr>
          <w:rFonts w:ascii="David" w:hAnsi="David" w:cs="David"/>
          <w:i/>
          <w:sz w:val="24"/>
          <w:szCs w:val="24"/>
          <w:rtl/>
        </w:rPr>
        <w:t xml:space="preserve"> </w:t>
      </w:r>
      <w:r w:rsidRPr="00851D4C">
        <w:rPr>
          <w:rFonts w:ascii="David" w:hAnsi="David" w:cs="David" w:hint="eastAsia"/>
          <w:i/>
          <w:sz w:val="24"/>
          <w:szCs w:val="24"/>
          <w:rtl/>
        </w:rPr>
        <w:t>בכל</w:t>
      </w:r>
      <w:r w:rsidRPr="00851D4C">
        <w:rPr>
          <w:rFonts w:ascii="David" w:hAnsi="David" w:cs="David"/>
          <w:i/>
          <w:sz w:val="24"/>
          <w:szCs w:val="24"/>
          <w:rtl/>
        </w:rPr>
        <w:t xml:space="preserve"> </w:t>
      </w:r>
      <w:r w:rsidRPr="00851D4C">
        <w:rPr>
          <w:rFonts w:ascii="David" w:hAnsi="David" w:cs="David" w:hint="eastAsia"/>
          <w:i/>
          <w:sz w:val="24"/>
          <w:szCs w:val="24"/>
          <w:rtl/>
        </w:rPr>
        <w:t>חובה</w:t>
      </w:r>
      <w:r w:rsidRPr="00851D4C">
        <w:rPr>
          <w:rFonts w:ascii="David" w:hAnsi="David" w:cs="David"/>
          <w:i/>
          <w:sz w:val="24"/>
          <w:szCs w:val="24"/>
          <w:rtl/>
        </w:rPr>
        <w:t xml:space="preserve"> </w:t>
      </w:r>
      <w:r w:rsidRPr="00851D4C">
        <w:rPr>
          <w:rFonts w:ascii="David" w:hAnsi="David" w:cs="David" w:hint="eastAsia"/>
          <w:i/>
          <w:sz w:val="24"/>
          <w:szCs w:val="24"/>
          <w:rtl/>
        </w:rPr>
        <w:t>הנובעת</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מיחסי</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ומעביד</w:t>
      </w:r>
      <w:r w:rsidRPr="00851D4C">
        <w:rPr>
          <w:rFonts w:ascii="David" w:hAnsi="David" w:cs="David"/>
          <w:i/>
          <w:sz w:val="24"/>
          <w:szCs w:val="24"/>
          <w:rtl/>
        </w:rPr>
        <w:t>.</w:t>
      </w:r>
    </w:p>
    <w:p w14:paraId="5BC7FC92" w14:textId="77777777" w:rsidR="00EF4F1C" w:rsidRPr="00851D4C" w:rsidRDefault="00EF4F1C" w:rsidP="00851D4C">
      <w:pPr>
        <w:numPr>
          <w:ilvl w:val="1"/>
          <w:numId w:val="4"/>
        </w:numPr>
        <w:spacing w:after="0" w:afterAutospacing="0" w:line="240" w:lineRule="auto"/>
        <w:ind w:hanging="560"/>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מתחייב</w:t>
      </w:r>
      <w:r w:rsidRPr="00851D4C">
        <w:rPr>
          <w:rFonts w:ascii="David" w:hAnsi="David" w:cs="David"/>
          <w:i/>
          <w:sz w:val="24"/>
          <w:szCs w:val="24"/>
          <w:rtl/>
        </w:rPr>
        <w:t xml:space="preserve"> </w:t>
      </w:r>
      <w:r w:rsidRPr="00851D4C">
        <w:rPr>
          <w:rFonts w:ascii="David" w:hAnsi="David" w:cs="David" w:hint="eastAsia"/>
          <w:i/>
          <w:sz w:val="24"/>
          <w:szCs w:val="24"/>
          <w:rtl/>
        </w:rPr>
        <w:t>לנהל</w:t>
      </w:r>
      <w:r w:rsidRPr="00851D4C">
        <w:rPr>
          <w:rFonts w:ascii="David" w:hAnsi="David" w:cs="David"/>
          <w:i/>
          <w:sz w:val="24"/>
          <w:szCs w:val="24"/>
          <w:rtl/>
        </w:rPr>
        <w:t xml:space="preserve">, </w:t>
      </w:r>
      <w:r w:rsidRPr="00851D4C">
        <w:rPr>
          <w:rFonts w:ascii="David" w:hAnsi="David" w:cs="David" w:hint="eastAsia"/>
          <w:i/>
          <w:sz w:val="24"/>
          <w:szCs w:val="24"/>
          <w:rtl/>
        </w:rPr>
        <w:t>לשביעות</w:t>
      </w:r>
      <w:r w:rsidRPr="00851D4C">
        <w:rPr>
          <w:rFonts w:ascii="David" w:hAnsi="David" w:cs="David"/>
          <w:i/>
          <w:sz w:val="24"/>
          <w:szCs w:val="24"/>
          <w:rtl/>
        </w:rPr>
        <w:t xml:space="preserve"> </w:t>
      </w:r>
      <w:r w:rsidRPr="00851D4C">
        <w:rPr>
          <w:rFonts w:ascii="David" w:hAnsi="David" w:cs="David" w:hint="eastAsia"/>
          <w:i/>
          <w:sz w:val="24"/>
          <w:szCs w:val="24"/>
          <w:rtl/>
        </w:rPr>
        <w:t>רצונו</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r w:rsidRPr="00851D4C">
        <w:rPr>
          <w:rFonts w:ascii="David" w:hAnsi="David" w:cs="David" w:hint="eastAsia"/>
          <w:i/>
          <w:sz w:val="24"/>
          <w:szCs w:val="24"/>
          <w:rtl/>
        </w:rPr>
        <w:t>פנקס</w:t>
      </w:r>
      <w:r w:rsidRPr="00851D4C">
        <w:rPr>
          <w:rFonts w:ascii="David" w:hAnsi="David" w:cs="David"/>
          <w:i/>
          <w:sz w:val="24"/>
          <w:szCs w:val="24"/>
          <w:rtl/>
        </w:rPr>
        <w:t xml:space="preserve"> </w:t>
      </w:r>
      <w:r w:rsidRPr="00851D4C">
        <w:rPr>
          <w:rFonts w:ascii="David" w:hAnsi="David" w:cs="David" w:hint="eastAsia"/>
          <w:i/>
          <w:sz w:val="24"/>
          <w:szCs w:val="24"/>
          <w:rtl/>
        </w:rPr>
        <w:t>כוח</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בו</w:t>
      </w:r>
      <w:r w:rsidRPr="00851D4C">
        <w:rPr>
          <w:rFonts w:ascii="David" w:hAnsi="David" w:cs="David"/>
          <w:i/>
          <w:sz w:val="24"/>
          <w:szCs w:val="24"/>
          <w:rtl/>
        </w:rPr>
        <w:t xml:space="preserve"> </w:t>
      </w:r>
      <w:r w:rsidRPr="00851D4C">
        <w:rPr>
          <w:rFonts w:ascii="David" w:hAnsi="David" w:cs="David" w:hint="eastAsia"/>
          <w:i/>
          <w:sz w:val="24"/>
          <w:szCs w:val="24"/>
          <w:rtl/>
        </w:rPr>
        <w:t>ירשם</w:t>
      </w:r>
      <w:r w:rsidRPr="00851D4C">
        <w:rPr>
          <w:rFonts w:ascii="David" w:hAnsi="David" w:cs="David"/>
          <w:i/>
          <w:sz w:val="24"/>
          <w:szCs w:val="24"/>
          <w:rtl/>
        </w:rPr>
        <w:t xml:space="preserve"> </w:t>
      </w:r>
      <w:r w:rsidRPr="00851D4C">
        <w:rPr>
          <w:rFonts w:ascii="David" w:hAnsi="David" w:cs="David" w:hint="eastAsia"/>
          <w:i/>
          <w:sz w:val="24"/>
          <w:szCs w:val="24"/>
          <w:rtl/>
        </w:rPr>
        <w:t>שמו</w:t>
      </w:r>
      <w:r w:rsidRPr="00851D4C">
        <w:rPr>
          <w:rFonts w:ascii="David" w:hAnsi="David" w:cs="David"/>
          <w:i/>
          <w:sz w:val="24"/>
          <w:szCs w:val="24"/>
          <w:rtl/>
        </w:rPr>
        <w:t xml:space="preserve">, </w:t>
      </w:r>
      <w:r w:rsidRPr="00851D4C">
        <w:rPr>
          <w:rFonts w:ascii="David" w:hAnsi="David" w:cs="David" w:hint="eastAsia"/>
          <w:i/>
          <w:sz w:val="24"/>
          <w:szCs w:val="24"/>
          <w:rtl/>
        </w:rPr>
        <w:t>מס</w:t>
      </w:r>
      <w:r w:rsidRPr="00851D4C">
        <w:rPr>
          <w:rFonts w:ascii="David" w:hAnsi="David" w:cs="David"/>
          <w:i/>
          <w:sz w:val="24"/>
          <w:szCs w:val="24"/>
          <w:rtl/>
        </w:rPr>
        <w:t xml:space="preserve">' </w:t>
      </w:r>
      <w:r w:rsidRPr="00851D4C">
        <w:rPr>
          <w:rFonts w:ascii="David" w:hAnsi="David" w:cs="David" w:hint="eastAsia"/>
          <w:i/>
          <w:sz w:val="24"/>
          <w:szCs w:val="24"/>
          <w:rtl/>
        </w:rPr>
        <w:t>תעודת</w:t>
      </w:r>
      <w:r w:rsidRPr="00851D4C">
        <w:rPr>
          <w:rFonts w:ascii="David" w:hAnsi="David" w:cs="David"/>
          <w:i/>
          <w:sz w:val="24"/>
          <w:szCs w:val="24"/>
          <w:rtl/>
        </w:rPr>
        <w:t xml:space="preserve"> </w:t>
      </w:r>
      <w:r w:rsidRPr="00851D4C">
        <w:rPr>
          <w:rFonts w:ascii="David" w:hAnsi="David" w:cs="David" w:hint="eastAsia"/>
          <w:i/>
          <w:sz w:val="24"/>
          <w:szCs w:val="24"/>
          <w:rtl/>
        </w:rPr>
        <w:t>הזהות</w:t>
      </w:r>
      <w:r w:rsidRPr="00851D4C">
        <w:rPr>
          <w:rFonts w:ascii="David" w:hAnsi="David" w:cs="David"/>
          <w:i/>
          <w:sz w:val="24"/>
          <w:szCs w:val="24"/>
          <w:rtl/>
        </w:rPr>
        <w:t xml:space="preserve">, </w:t>
      </w:r>
      <w:r w:rsidRPr="00851D4C">
        <w:rPr>
          <w:rFonts w:ascii="David" w:hAnsi="David" w:cs="David" w:hint="eastAsia"/>
          <w:i/>
          <w:sz w:val="24"/>
          <w:szCs w:val="24"/>
          <w:rtl/>
        </w:rPr>
        <w:t>מקצועו</w:t>
      </w:r>
      <w:r w:rsidRPr="00851D4C">
        <w:rPr>
          <w:rFonts w:ascii="David" w:hAnsi="David" w:cs="David"/>
          <w:i/>
          <w:sz w:val="24"/>
          <w:szCs w:val="24"/>
          <w:rtl/>
        </w:rPr>
        <w:t xml:space="preserve"> </w:t>
      </w:r>
      <w:r w:rsidRPr="00851D4C">
        <w:rPr>
          <w:rFonts w:ascii="David" w:hAnsi="David" w:cs="David" w:hint="eastAsia"/>
          <w:i/>
          <w:sz w:val="24"/>
          <w:szCs w:val="24"/>
          <w:rtl/>
        </w:rPr>
        <w:t>וסיווגו</w:t>
      </w:r>
      <w:r w:rsidRPr="00851D4C">
        <w:rPr>
          <w:rFonts w:ascii="David" w:hAnsi="David" w:cs="David"/>
          <w:i/>
          <w:sz w:val="24"/>
          <w:szCs w:val="24"/>
          <w:rtl/>
        </w:rPr>
        <w:t xml:space="preserve"> </w:t>
      </w:r>
      <w:r w:rsidRPr="00851D4C">
        <w:rPr>
          <w:rFonts w:ascii="David" w:hAnsi="David" w:cs="David" w:hint="eastAsia"/>
          <w:i/>
          <w:sz w:val="24"/>
          <w:szCs w:val="24"/>
          <w:rtl/>
        </w:rPr>
        <w:t>המקצועי</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וכן</w:t>
      </w:r>
      <w:r w:rsidRPr="00851D4C">
        <w:rPr>
          <w:rFonts w:ascii="David" w:hAnsi="David" w:cs="David"/>
          <w:i/>
          <w:sz w:val="24"/>
          <w:szCs w:val="24"/>
          <w:rtl/>
        </w:rPr>
        <w:t xml:space="preserve"> </w:t>
      </w:r>
      <w:r w:rsidRPr="00851D4C">
        <w:rPr>
          <w:rFonts w:ascii="David" w:hAnsi="David" w:cs="David" w:hint="eastAsia"/>
          <w:i/>
          <w:sz w:val="24"/>
          <w:szCs w:val="24"/>
          <w:rtl/>
        </w:rPr>
        <w:t>ימי</w:t>
      </w:r>
      <w:r w:rsidRPr="00851D4C">
        <w:rPr>
          <w:rFonts w:ascii="David" w:hAnsi="David" w:cs="David"/>
          <w:i/>
          <w:sz w:val="24"/>
          <w:szCs w:val="24"/>
          <w:rtl/>
        </w:rPr>
        <w:t xml:space="preserve"> </w:t>
      </w:r>
      <w:r w:rsidRPr="00851D4C">
        <w:rPr>
          <w:rFonts w:ascii="David" w:hAnsi="David" w:cs="David" w:hint="eastAsia"/>
          <w:i/>
          <w:sz w:val="24"/>
          <w:szCs w:val="24"/>
          <w:rtl/>
        </w:rPr>
        <w:t>ושעות</w:t>
      </w:r>
      <w:r w:rsidRPr="00851D4C">
        <w:rPr>
          <w:rFonts w:ascii="David" w:hAnsi="David" w:cs="David"/>
          <w:i/>
          <w:sz w:val="24"/>
          <w:szCs w:val="24"/>
          <w:rtl/>
        </w:rPr>
        <w:t xml:space="preserve"> </w:t>
      </w:r>
      <w:r w:rsidRPr="00851D4C">
        <w:rPr>
          <w:rFonts w:ascii="David" w:hAnsi="David" w:cs="David" w:hint="eastAsia"/>
          <w:i/>
          <w:sz w:val="24"/>
          <w:szCs w:val="24"/>
          <w:rtl/>
        </w:rPr>
        <w:t>עבודתו</w:t>
      </w:r>
      <w:r w:rsidRPr="00851D4C">
        <w:rPr>
          <w:rFonts w:ascii="David" w:hAnsi="David" w:cs="David"/>
          <w:i/>
          <w:sz w:val="24"/>
          <w:szCs w:val="24"/>
          <w:rtl/>
        </w:rPr>
        <w:t>.</w:t>
      </w:r>
    </w:p>
    <w:p w14:paraId="22314408"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מתחייב</w:t>
      </w:r>
      <w:r w:rsidRPr="00851D4C">
        <w:rPr>
          <w:rFonts w:ascii="David" w:hAnsi="David" w:cs="David"/>
          <w:sz w:val="24"/>
          <w:szCs w:val="24"/>
          <w:rtl/>
        </w:rPr>
        <w:t xml:space="preserve"> </w:t>
      </w:r>
      <w:r w:rsidRPr="00851D4C">
        <w:rPr>
          <w:rFonts w:ascii="David" w:hAnsi="David" w:cs="David" w:hint="eastAsia"/>
          <w:sz w:val="24"/>
          <w:szCs w:val="24"/>
          <w:rtl/>
        </w:rPr>
        <w:t>להמציא</w:t>
      </w:r>
      <w:r w:rsidRPr="00851D4C">
        <w:rPr>
          <w:rFonts w:ascii="David" w:hAnsi="David" w:cs="David"/>
          <w:sz w:val="24"/>
          <w:szCs w:val="24"/>
          <w:rtl/>
        </w:rPr>
        <w:t xml:space="preserve"> </w:t>
      </w:r>
      <w:r w:rsidRPr="00851D4C">
        <w:rPr>
          <w:rFonts w:ascii="David" w:hAnsi="David" w:cs="David" w:hint="eastAsia"/>
          <w:sz w:val="24"/>
          <w:szCs w:val="24"/>
          <w:rtl/>
        </w:rPr>
        <w:t>למפקח</w:t>
      </w:r>
      <w:r w:rsidRPr="00851D4C">
        <w:rPr>
          <w:rFonts w:ascii="David" w:hAnsi="David" w:cs="David"/>
          <w:sz w:val="24"/>
          <w:szCs w:val="24"/>
          <w:rtl/>
        </w:rPr>
        <w:t xml:space="preserve"> </w:t>
      </w:r>
      <w:r w:rsidRPr="00851D4C">
        <w:rPr>
          <w:rFonts w:ascii="David" w:hAnsi="David" w:cs="David" w:hint="eastAsia"/>
          <w:sz w:val="24"/>
          <w:szCs w:val="24"/>
          <w:rtl/>
        </w:rPr>
        <w:t>לפי</w:t>
      </w:r>
      <w:r w:rsidRPr="00851D4C">
        <w:rPr>
          <w:rFonts w:ascii="David" w:hAnsi="David" w:cs="David"/>
          <w:sz w:val="24"/>
          <w:szCs w:val="24"/>
          <w:rtl/>
        </w:rPr>
        <w:t xml:space="preserve"> </w:t>
      </w:r>
      <w:r w:rsidRPr="00851D4C">
        <w:rPr>
          <w:rFonts w:ascii="David" w:hAnsi="David" w:cs="David" w:hint="eastAsia"/>
          <w:sz w:val="24"/>
          <w:szCs w:val="24"/>
          <w:rtl/>
        </w:rPr>
        <w:t>דרישתו</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מצבת</w:t>
      </w:r>
      <w:r w:rsidRPr="00851D4C">
        <w:rPr>
          <w:rFonts w:ascii="David" w:hAnsi="David" w:cs="David"/>
          <w:sz w:val="24"/>
          <w:szCs w:val="24"/>
          <w:rtl/>
        </w:rPr>
        <w:t xml:space="preserve"> </w:t>
      </w:r>
      <w:r w:rsidRPr="00851D4C">
        <w:rPr>
          <w:rFonts w:ascii="David" w:hAnsi="David" w:cs="David" w:hint="eastAsia"/>
          <w:sz w:val="24"/>
          <w:szCs w:val="24"/>
          <w:rtl/>
        </w:rPr>
        <w:t>כוח</w:t>
      </w:r>
      <w:r w:rsidRPr="00851D4C">
        <w:rPr>
          <w:rFonts w:ascii="David" w:hAnsi="David" w:cs="David"/>
          <w:sz w:val="24"/>
          <w:szCs w:val="24"/>
          <w:rtl/>
        </w:rPr>
        <w:t xml:space="preserve"> </w:t>
      </w:r>
      <w:r w:rsidRPr="00851D4C">
        <w:rPr>
          <w:rFonts w:ascii="David" w:hAnsi="David" w:cs="David" w:hint="eastAsia"/>
          <w:sz w:val="24"/>
          <w:szCs w:val="24"/>
          <w:rtl/>
        </w:rPr>
        <w:t>אדם</w:t>
      </w:r>
      <w:r w:rsidRPr="00851D4C">
        <w:rPr>
          <w:rFonts w:ascii="David" w:hAnsi="David" w:cs="David"/>
          <w:sz w:val="24"/>
          <w:szCs w:val="24"/>
          <w:rtl/>
        </w:rPr>
        <w:t xml:space="preserve"> </w:t>
      </w:r>
      <w:r w:rsidRPr="00851D4C">
        <w:rPr>
          <w:rFonts w:ascii="David" w:hAnsi="David" w:cs="David" w:hint="eastAsia"/>
          <w:sz w:val="24"/>
          <w:szCs w:val="24"/>
          <w:rtl/>
        </w:rPr>
        <w:t>לכל</w:t>
      </w:r>
      <w:r w:rsidRPr="00851D4C">
        <w:rPr>
          <w:rFonts w:ascii="David" w:hAnsi="David" w:cs="David"/>
          <w:sz w:val="24"/>
          <w:szCs w:val="24"/>
          <w:rtl/>
        </w:rPr>
        <w:t xml:space="preserve"> </w:t>
      </w:r>
      <w:r w:rsidRPr="00851D4C">
        <w:rPr>
          <w:rFonts w:ascii="David" w:hAnsi="David" w:cs="David" w:hint="eastAsia"/>
          <w:sz w:val="24"/>
          <w:szCs w:val="24"/>
          <w:rtl/>
        </w:rPr>
        <w:t>תקופה</w:t>
      </w:r>
      <w:r w:rsidRPr="00851D4C">
        <w:rPr>
          <w:rFonts w:ascii="David" w:hAnsi="David" w:cs="David"/>
          <w:sz w:val="24"/>
          <w:szCs w:val="24"/>
          <w:rtl/>
        </w:rPr>
        <w:t xml:space="preserve"> </w:t>
      </w:r>
      <w:r w:rsidRPr="00851D4C">
        <w:rPr>
          <w:rFonts w:ascii="David" w:hAnsi="David" w:cs="David" w:hint="eastAsia"/>
          <w:sz w:val="24"/>
          <w:szCs w:val="24"/>
          <w:rtl/>
        </w:rPr>
        <w:t>שהמפקח</w:t>
      </w:r>
      <w:r w:rsidRPr="00851D4C">
        <w:rPr>
          <w:rFonts w:ascii="David" w:hAnsi="David" w:cs="David"/>
          <w:sz w:val="24"/>
          <w:szCs w:val="24"/>
          <w:rtl/>
        </w:rPr>
        <w:t xml:space="preserve"> </w:t>
      </w:r>
      <w:r w:rsidRPr="00851D4C">
        <w:rPr>
          <w:rFonts w:ascii="David" w:hAnsi="David" w:cs="David" w:hint="eastAsia"/>
          <w:sz w:val="24"/>
          <w:szCs w:val="24"/>
          <w:rtl/>
        </w:rPr>
        <w:t>יקבע</w:t>
      </w:r>
      <w:r w:rsidRPr="00851D4C">
        <w:rPr>
          <w:rFonts w:ascii="David" w:hAnsi="David" w:cs="David"/>
          <w:sz w:val="24"/>
          <w:szCs w:val="24"/>
          <w:rtl/>
        </w:rPr>
        <w:t xml:space="preserve">, </w:t>
      </w:r>
      <w:r w:rsidRPr="00851D4C">
        <w:rPr>
          <w:rFonts w:ascii="David" w:hAnsi="David" w:cs="David" w:hint="eastAsia"/>
          <w:sz w:val="24"/>
          <w:szCs w:val="24"/>
          <w:rtl/>
        </w:rPr>
        <w:t>שתכלול</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חלוקת</w:t>
      </w:r>
      <w:r w:rsidRPr="00851D4C">
        <w:rPr>
          <w:rFonts w:ascii="David" w:hAnsi="David" w:cs="David"/>
          <w:sz w:val="24"/>
          <w:szCs w:val="24"/>
          <w:rtl/>
        </w:rPr>
        <w:t xml:space="preserve"> </w:t>
      </w:r>
      <w:r w:rsidRPr="00851D4C">
        <w:rPr>
          <w:rFonts w:ascii="David" w:hAnsi="David" w:cs="David" w:hint="eastAsia"/>
          <w:sz w:val="24"/>
          <w:szCs w:val="24"/>
          <w:rtl/>
        </w:rPr>
        <w:t>העובדים</w:t>
      </w:r>
      <w:r w:rsidRPr="00851D4C">
        <w:rPr>
          <w:rFonts w:ascii="David" w:hAnsi="David" w:cs="David"/>
          <w:sz w:val="24"/>
          <w:szCs w:val="24"/>
          <w:rtl/>
        </w:rPr>
        <w:t xml:space="preserve"> </w:t>
      </w:r>
      <w:r w:rsidRPr="00851D4C">
        <w:rPr>
          <w:rFonts w:ascii="David" w:hAnsi="David" w:cs="David" w:hint="eastAsia"/>
          <w:sz w:val="24"/>
          <w:szCs w:val="24"/>
          <w:rtl/>
        </w:rPr>
        <w:t>לפי</w:t>
      </w:r>
      <w:r w:rsidRPr="00851D4C">
        <w:rPr>
          <w:rFonts w:ascii="David" w:hAnsi="David" w:cs="David"/>
          <w:sz w:val="24"/>
          <w:szCs w:val="24"/>
          <w:rtl/>
        </w:rPr>
        <w:t xml:space="preserve"> </w:t>
      </w:r>
      <w:r w:rsidRPr="00851D4C">
        <w:rPr>
          <w:rFonts w:ascii="David" w:hAnsi="David" w:cs="David" w:hint="eastAsia"/>
          <w:sz w:val="24"/>
          <w:szCs w:val="24"/>
          <w:rtl/>
        </w:rPr>
        <w:t>מקצועותיהם</w:t>
      </w:r>
      <w:r w:rsidRPr="00851D4C">
        <w:rPr>
          <w:rFonts w:ascii="David" w:hAnsi="David" w:cs="David"/>
          <w:sz w:val="24"/>
          <w:szCs w:val="24"/>
          <w:rtl/>
        </w:rPr>
        <w:t xml:space="preserve"> </w:t>
      </w:r>
      <w:r w:rsidRPr="00851D4C">
        <w:rPr>
          <w:rFonts w:ascii="David" w:hAnsi="David" w:cs="David" w:hint="eastAsia"/>
          <w:sz w:val="24"/>
          <w:szCs w:val="24"/>
          <w:rtl/>
        </w:rPr>
        <w:t>סוגיהם</w:t>
      </w:r>
      <w:r w:rsidRPr="00851D4C">
        <w:rPr>
          <w:rFonts w:ascii="David" w:hAnsi="David" w:cs="David"/>
          <w:sz w:val="24"/>
          <w:szCs w:val="24"/>
          <w:rtl/>
        </w:rPr>
        <w:t xml:space="preserve"> </w:t>
      </w:r>
      <w:r w:rsidRPr="00851D4C">
        <w:rPr>
          <w:rFonts w:ascii="David" w:hAnsi="David" w:cs="David" w:hint="eastAsia"/>
          <w:sz w:val="24"/>
          <w:szCs w:val="24"/>
          <w:rtl/>
        </w:rPr>
        <w:t>והעסקתם</w:t>
      </w:r>
      <w:r w:rsidRPr="00851D4C">
        <w:rPr>
          <w:rFonts w:ascii="David" w:hAnsi="David" w:cs="David"/>
          <w:sz w:val="24"/>
          <w:szCs w:val="24"/>
          <w:rtl/>
        </w:rPr>
        <w:t>.</w:t>
      </w:r>
    </w:p>
    <w:p w14:paraId="570BBC53" w14:textId="075D13F3" w:rsidR="00EF4F1C" w:rsidRPr="00851D4C" w:rsidRDefault="00EF4F1C" w:rsidP="00851D4C">
      <w:pPr>
        <w:numPr>
          <w:ilvl w:val="1"/>
          <w:numId w:val="4"/>
        </w:numPr>
        <w:spacing w:after="0" w:afterAutospacing="0" w:line="240" w:lineRule="auto"/>
        <w:ind w:hanging="560"/>
        <w:rPr>
          <w:rFonts w:ascii="David" w:hAnsi="David" w:cs="David"/>
          <w:i/>
          <w:sz w:val="24"/>
          <w:szCs w:val="24"/>
        </w:rPr>
      </w:pP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תעשה</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עבודה</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בימי</w:t>
      </w:r>
      <w:r w:rsidRPr="00851D4C">
        <w:rPr>
          <w:rFonts w:ascii="David" w:hAnsi="David" w:cs="David"/>
          <w:i/>
          <w:sz w:val="24"/>
          <w:szCs w:val="24"/>
          <w:rtl/>
        </w:rPr>
        <w:t xml:space="preserve"> </w:t>
      </w:r>
      <w:r w:rsidRPr="00851D4C">
        <w:rPr>
          <w:rFonts w:ascii="David" w:hAnsi="David" w:cs="David" w:hint="eastAsia"/>
          <w:i/>
          <w:sz w:val="24"/>
          <w:szCs w:val="24"/>
          <w:rtl/>
        </w:rPr>
        <w:t>שבת</w:t>
      </w:r>
      <w:r w:rsidRPr="00851D4C">
        <w:rPr>
          <w:rFonts w:ascii="David" w:hAnsi="David" w:cs="David"/>
          <w:i/>
          <w:sz w:val="24"/>
          <w:szCs w:val="24"/>
          <w:rtl/>
        </w:rPr>
        <w:t xml:space="preserve"> </w:t>
      </w:r>
      <w:r w:rsidRPr="00851D4C">
        <w:rPr>
          <w:rFonts w:ascii="David" w:hAnsi="David" w:cs="David" w:hint="eastAsia"/>
          <w:i/>
          <w:sz w:val="24"/>
          <w:szCs w:val="24"/>
          <w:rtl/>
        </w:rPr>
        <w:t>ומועדי</w:t>
      </w:r>
      <w:r w:rsidRPr="00851D4C">
        <w:rPr>
          <w:rFonts w:ascii="David" w:hAnsi="David" w:cs="David"/>
          <w:i/>
          <w:sz w:val="24"/>
          <w:szCs w:val="24"/>
          <w:rtl/>
        </w:rPr>
        <w:t xml:space="preserve"> </w:t>
      </w:r>
      <w:r w:rsidRPr="00851D4C">
        <w:rPr>
          <w:rFonts w:ascii="David" w:hAnsi="David" w:cs="David" w:hint="eastAsia"/>
          <w:i/>
          <w:sz w:val="24"/>
          <w:szCs w:val="24"/>
          <w:rtl/>
        </w:rPr>
        <w:t>ישראל</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מתחייב</w:t>
      </w:r>
      <w:r w:rsidRPr="00851D4C">
        <w:rPr>
          <w:rFonts w:ascii="David" w:hAnsi="David" w:cs="David"/>
          <w:i/>
          <w:sz w:val="24"/>
          <w:szCs w:val="24"/>
          <w:rtl/>
        </w:rPr>
        <w:t xml:space="preserve"> </w:t>
      </w:r>
      <w:r w:rsidRPr="00851D4C">
        <w:rPr>
          <w:rFonts w:ascii="David" w:hAnsi="David" w:cs="David" w:hint="eastAsia"/>
          <w:i/>
          <w:sz w:val="24"/>
          <w:szCs w:val="24"/>
          <w:rtl/>
        </w:rPr>
        <w:t>בזאת</w:t>
      </w:r>
      <w:r w:rsidRPr="00851D4C">
        <w:rPr>
          <w:rFonts w:ascii="David" w:hAnsi="David" w:cs="David"/>
          <w:i/>
          <w:sz w:val="24"/>
          <w:szCs w:val="24"/>
          <w:rtl/>
        </w:rPr>
        <w:t xml:space="preserve"> </w:t>
      </w:r>
      <w:r w:rsidRPr="00851D4C">
        <w:rPr>
          <w:rFonts w:ascii="David" w:hAnsi="David" w:cs="David" w:hint="eastAsia"/>
          <w:i/>
          <w:sz w:val="24"/>
          <w:szCs w:val="24"/>
          <w:rtl/>
        </w:rPr>
        <w:t>שלא</w:t>
      </w:r>
      <w:r w:rsidRPr="00851D4C">
        <w:rPr>
          <w:rFonts w:ascii="David" w:hAnsi="David" w:cs="David"/>
          <w:i/>
          <w:sz w:val="24"/>
          <w:szCs w:val="24"/>
          <w:rtl/>
        </w:rPr>
        <w:t xml:space="preserve"> </w:t>
      </w:r>
      <w:r w:rsidRPr="00851D4C">
        <w:rPr>
          <w:rFonts w:ascii="David" w:hAnsi="David" w:cs="David" w:hint="eastAsia"/>
          <w:i/>
          <w:sz w:val="24"/>
          <w:szCs w:val="24"/>
          <w:rtl/>
        </w:rPr>
        <w:t>לבצע</w:t>
      </w:r>
      <w:r w:rsidRPr="00851D4C">
        <w:rPr>
          <w:rFonts w:ascii="David" w:hAnsi="David" w:cs="David"/>
          <w:i/>
          <w:sz w:val="24"/>
          <w:szCs w:val="24"/>
          <w:rtl/>
        </w:rPr>
        <w:t xml:space="preserve"> </w:t>
      </w:r>
      <w:r w:rsidRPr="00851D4C">
        <w:rPr>
          <w:rFonts w:ascii="David" w:hAnsi="David" w:cs="David" w:hint="eastAsia"/>
          <w:i/>
          <w:sz w:val="24"/>
          <w:szCs w:val="24"/>
          <w:rtl/>
        </w:rPr>
        <w:t>בעצמו</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מי</w:t>
      </w:r>
      <w:r w:rsidRPr="00851D4C">
        <w:rPr>
          <w:rFonts w:ascii="David" w:hAnsi="David" w:cs="David"/>
          <w:i/>
          <w:sz w:val="24"/>
          <w:szCs w:val="24"/>
          <w:rtl/>
        </w:rPr>
        <w:t xml:space="preserve"> </w:t>
      </w:r>
      <w:r w:rsidRPr="00851D4C">
        <w:rPr>
          <w:rFonts w:ascii="David" w:hAnsi="David" w:cs="David" w:hint="eastAsia"/>
          <w:i/>
          <w:sz w:val="24"/>
          <w:szCs w:val="24"/>
          <w:rtl/>
        </w:rPr>
        <w:t>מעובדיו</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מי</w:t>
      </w:r>
      <w:r w:rsidRPr="00851D4C">
        <w:rPr>
          <w:rFonts w:ascii="David" w:hAnsi="David" w:cs="David"/>
          <w:i/>
          <w:sz w:val="24"/>
          <w:szCs w:val="24"/>
          <w:rtl/>
        </w:rPr>
        <w:t xml:space="preserve"> </w:t>
      </w:r>
      <w:r w:rsidRPr="00851D4C">
        <w:rPr>
          <w:rFonts w:ascii="David" w:hAnsi="David" w:cs="David" w:hint="eastAsia"/>
          <w:i/>
          <w:sz w:val="24"/>
          <w:szCs w:val="24"/>
          <w:rtl/>
        </w:rPr>
        <w:t>מטעמו</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עבודות</w:t>
      </w:r>
      <w:r w:rsidRPr="00851D4C">
        <w:rPr>
          <w:rFonts w:ascii="David" w:hAnsi="David" w:cs="David"/>
          <w:i/>
          <w:sz w:val="24"/>
          <w:szCs w:val="24"/>
          <w:rtl/>
        </w:rPr>
        <w:t xml:space="preserve"> </w:t>
      </w:r>
      <w:r w:rsidRPr="00851D4C">
        <w:rPr>
          <w:rFonts w:ascii="David" w:hAnsi="David" w:cs="David" w:hint="eastAsia"/>
          <w:i/>
          <w:sz w:val="24"/>
          <w:szCs w:val="24"/>
          <w:rtl/>
        </w:rPr>
        <w:t>מכל</w:t>
      </w:r>
      <w:r w:rsidRPr="00851D4C">
        <w:rPr>
          <w:rFonts w:ascii="David" w:hAnsi="David" w:cs="David"/>
          <w:i/>
          <w:sz w:val="24"/>
          <w:szCs w:val="24"/>
          <w:rtl/>
        </w:rPr>
        <w:t xml:space="preserve"> </w:t>
      </w:r>
      <w:r w:rsidRPr="00851D4C">
        <w:rPr>
          <w:rFonts w:ascii="David" w:hAnsi="David" w:cs="David" w:hint="eastAsia"/>
          <w:i/>
          <w:sz w:val="24"/>
          <w:szCs w:val="24"/>
          <w:rtl/>
        </w:rPr>
        <w:t>סוג</w:t>
      </w:r>
      <w:r w:rsidRPr="00851D4C">
        <w:rPr>
          <w:rFonts w:ascii="David" w:hAnsi="David" w:cs="David"/>
          <w:i/>
          <w:sz w:val="24"/>
          <w:szCs w:val="24"/>
          <w:rtl/>
        </w:rPr>
        <w:t xml:space="preserve"> </w:t>
      </w:r>
      <w:r w:rsidRPr="00851D4C">
        <w:rPr>
          <w:rFonts w:ascii="David" w:hAnsi="David" w:cs="David" w:hint="eastAsia"/>
          <w:i/>
          <w:sz w:val="24"/>
          <w:szCs w:val="24"/>
          <w:rtl/>
        </w:rPr>
        <w:t>שהוא</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בשבתות</w:t>
      </w:r>
      <w:r w:rsidRPr="00851D4C">
        <w:rPr>
          <w:rFonts w:ascii="David" w:hAnsi="David" w:cs="David"/>
          <w:i/>
          <w:sz w:val="24"/>
          <w:szCs w:val="24"/>
          <w:rtl/>
        </w:rPr>
        <w:t xml:space="preserve"> </w:t>
      </w:r>
      <w:r w:rsidRPr="00851D4C">
        <w:rPr>
          <w:rFonts w:ascii="David" w:hAnsi="David" w:cs="David" w:hint="eastAsia"/>
          <w:i/>
          <w:sz w:val="24"/>
          <w:szCs w:val="24"/>
          <w:rtl/>
        </w:rPr>
        <w:t>ובמועדי</w:t>
      </w:r>
      <w:r w:rsidRPr="00851D4C">
        <w:rPr>
          <w:rFonts w:ascii="David" w:hAnsi="David" w:cs="David"/>
          <w:i/>
          <w:sz w:val="24"/>
          <w:szCs w:val="24"/>
          <w:rtl/>
        </w:rPr>
        <w:t xml:space="preserve"> </w:t>
      </w:r>
      <w:r w:rsidRPr="00851D4C">
        <w:rPr>
          <w:rFonts w:ascii="David" w:hAnsi="David" w:cs="David" w:hint="eastAsia"/>
          <w:i/>
          <w:sz w:val="24"/>
          <w:szCs w:val="24"/>
          <w:rtl/>
        </w:rPr>
        <w:t>ישראל</w:t>
      </w:r>
      <w:r w:rsidRPr="00851D4C">
        <w:rPr>
          <w:rFonts w:ascii="David" w:hAnsi="David" w:cs="David"/>
          <w:i/>
          <w:sz w:val="24"/>
          <w:szCs w:val="24"/>
          <w:rtl/>
        </w:rPr>
        <w:t xml:space="preserve"> </w:t>
      </w:r>
      <w:r w:rsidRPr="00851D4C">
        <w:rPr>
          <w:rFonts w:ascii="David" w:hAnsi="David" w:cs="David" w:hint="eastAsia"/>
          <w:i/>
          <w:sz w:val="24"/>
          <w:szCs w:val="24"/>
          <w:rtl/>
        </w:rPr>
        <w:t>ובשעה</w:t>
      </w:r>
      <w:r w:rsidRPr="00851D4C">
        <w:rPr>
          <w:rFonts w:ascii="David" w:hAnsi="David" w:cs="David"/>
          <w:i/>
          <w:sz w:val="24"/>
          <w:szCs w:val="24"/>
          <w:rtl/>
        </w:rPr>
        <w:t xml:space="preserve"> </w:t>
      </w:r>
      <w:r w:rsidRPr="00851D4C">
        <w:rPr>
          <w:rFonts w:ascii="David" w:hAnsi="David" w:cs="David" w:hint="eastAsia"/>
          <w:i/>
          <w:sz w:val="24"/>
          <w:szCs w:val="24"/>
          <w:rtl/>
        </w:rPr>
        <w:t>קודם</w:t>
      </w:r>
      <w:r w:rsidRPr="00851D4C">
        <w:rPr>
          <w:rFonts w:ascii="David" w:hAnsi="David" w:cs="David"/>
          <w:i/>
          <w:sz w:val="24"/>
          <w:szCs w:val="24"/>
          <w:rtl/>
        </w:rPr>
        <w:t xml:space="preserve"> </w:t>
      </w:r>
      <w:r w:rsidRPr="00851D4C">
        <w:rPr>
          <w:rFonts w:ascii="David" w:hAnsi="David" w:cs="David" w:hint="eastAsia"/>
          <w:i/>
          <w:sz w:val="24"/>
          <w:szCs w:val="24"/>
          <w:rtl/>
        </w:rPr>
        <w:t>כניסתם</w:t>
      </w:r>
      <w:r w:rsidRPr="00851D4C">
        <w:rPr>
          <w:rFonts w:ascii="David" w:hAnsi="David" w:cs="David"/>
          <w:i/>
          <w:sz w:val="24"/>
          <w:szCs w:val="24"/>
          <w:rtl/>
        </w:rPr>
        <w:t xml:space="preserve"> </w:t>
      </w:r>
      <w:r w:rsidRPr="00851D4C">
        <w:rPr>
          <w:rFonts w:ascii="David" w:hAnsi="David" w:cs="David" w:hint="eastAsia"/>
          <w:i/>
          <w:sz w:val="24"/>
          <w:szCs w:val="24"/>
          <w:rtl/>
        </w:rPr>
        <w:t>ועד</w:t>
      </w:r>
      <w:r w:rsidRPr="00851D4C">
        <w:rPr>
          <w:rFonts w:ascii="David" w:hAnsi="David" w:cs="David"/>
          <w:i/>
          <w:sz w:val="24"/>
          <w:szCs w:val="24"/>
          <w:rtl/>
        </w:rPr>
        <w:t xml:space="preserve"> </w:t>
      </w:r>
      <w:r w:rsidRPr="00851D4C">
        <w:rPr>
          <w:rFonts w:ascii="David" w:hAnsi="David" w:cs="David" w:hint="eastAsia"/>
          <w:i/>
          <w:sz w:val="24"/>
          <w:szCs w:val="24"/>
          <w:rtl/>
        </w:rPr>
        <w:t>שעה</w:t>
      </w:r>
      <w:r w:rsidRPr="00851D4C">
        <w:rPr>
          <w:rFonts w:ascii="David" w:hAnsi="David" w:cs="David"/>
          <w:i/>
          <w:sz w:val="24"/>
          <w:szCs w:val="24"/>
          <w:rtl/>
        </w:rPr>
        <w:t xml:space="preserve"> </w:t>
      </w:r>
      <w:r w:rsidRPr="00851D4C">
        <w:rPr>
          <w:rFonts w:ascii="David" w:hAnsi="David" w:cs="David" w:hint="eastAsia"/>
          <w:i/>
          <w:sz w:val="24"/>
          <w:szCs w:val="24"/>
          <w:rtl/>
        </w:rPr>
        <w:t>אחר</w:t>
      </w:r>
      <w:r w:rsidRPr="00851D4C">
        <w:rPr>
          <w:rFonts w:ascii="David" w:hAnsi="David" w:cs="David"/>
          <w:i/>
          <w:sz w:val="24"/>
          <w:szCs w:val="24"/>
          <w:rtl/>
        </w:rPr>
        <w:t xml:space="preserve"> </w:t>
      </w:r>
      <w:r w:rsidRPr="00851D4C">
        <w:rPr>
          <w:rFonts w:ascii="David" w:hAnsi="David" w:cs="David" w:hint="eastAsia"/>
          <w:i/>
          <w:sz w:val="24"/>
          <w:szCs w:val="24"/>
          <w:rtl/>
        </w:rPr>
        <w:t>יציאתם</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יתכנן</w:t>
      </w:r>
      <w:r w:rsidRPr="00851D4C">
        <w:rPr>
          <w:rFonts w:ascii="David" w:hAnsi="David" w:cs="David"/>
          <w:i/>
          <w:sz w:val="24"/>
          <w:szCs w:val="24"/>
          <w:rtl/>
        </w:rPr>
        <w:t xml:space="preserve"> </w:t>
      </w:r>
      <w:r w:rsidRPr="00851D4C">
        <w:rPr>
          <w:rFonts w:ascii="David" w:hAnsi="David" w:cs="David" w:hint="eastAsia"/>
          <w:i/>
          <w:sz w:val="24"/>
          <w:szCs w:val="24"/>
          <w:rtl/>
        </w:rPr>
        <w:t>את</w:t>
      </w:r>
      <w:r w:rsidRPr="00851D4C">
        <w:rPr>
          <w:rFonts w:ascii="David" w:hAnsi="David" w:cs="David"/>
          <w:i/>
          <w:sz w:val="24"/>
          <w:szCs w:val="24"/>
          <w:rtl/>
        </w:rPr>
        <w:t xml:space="preserve"> </w:t>
      </w:r>
      <w:r w:rsidRPr="00851D4C">
        <w:rPr>
          <w:rFonts w:ascii="David" w:hAnsi="David" w:cs="David" w:hint="eastAsia"/>
          <w:i/>
          <w:sz w:val="24"/>
          <w:szCs w:val="24"/>
          <w:rtl/>
        </w:rPr>
        <w:t>עבודתו</w:t>
      </w:r>
      <w:r w:rsidRPr="00851D4C">
        <w:rPr>
          <w:rFonts w:ascii="David" w:hAnsi="David" w:cs="David"/>
          <w:i/>
          <w:sz w:val="24"/>
          <w:szCs w:val="24"/>
          <w:rtl/>
        </w:rPr>
        <w:t xml:space="preserve"> </w:t>
      </w:r>
      <w:r w:rsidRPr="00851D4C">
        <w:rPr>
          <w:rFonts w:ascii="David" w:hAnsi="David" w:cs="David" w:hint="eastAsia"/>
          <w:i/>
          <w:sz w:val="24"/>
          <w:szCs w:val="24"/>
          <w:rtl/>
        </w:rPr>
        <w:t>באופן</w:t>
      </w:r>
      <w:r w:rsidRPr="00851D4C">
        <w:rPr>
          <w:rFonts w:ascii="David" w:hAnsi="David" w:cs="David"/>
          <w:i/>
          <w:sz w:val="24"/>
          <w:szCs w:val="24"/>
          <w:rtl/>
        </w:rPr>
        <w:t xml:space="preserve"> </w:t>
      </w:r>
      <w:r w:rsidRPr="00851D4C">
        <w:rPr>
          <w:rFonts w:ascii="David" w:hAnsi="David" w:cs="David" w:hint="eastAsia"/>
          <w:i/>
          <w:sz w:val="24"/>
          <w:szCs w:val="24"/>
          <w:rtl/>
        </w:rPr>
        <w:t>שלא</w:t>
      </w:r>
      <w:r w:rsidRPr="00851D4C">
        <w:rPr>
          <w:rFonts w:ascii="David" w:hAnsi="David" w:cs="David"/>
          <w:i/>
          <w:sz w:val="24"/>
          <w:szCs w:val="24"/>
          <w:rtl/>
        </w:rPr>
        <w:t xml:space="preserve"> </w:t>
      </w:r>
      <w:r w:rsidRPr="00851D4C">
        <w:rPr>
          <w:rFonts w:ascii="David" w:hAnsi="David" w:cs="David" w:hint="eastAsia"/>
          <w:i/>
          <w:sz w:val="24"/>
          <w:szCs w:val="24"/>
          <w:rtl/>
        </w:rPr>
        <w:t>יסוכל</w:t>
      </w:r>
      <w:r w:rsidRPr="00851D4C">
        <w:rPr>
          <w:rFonts w:ascii="David" w:hAnsi="David" w:cs="David"/>
          <w:i/>
          <w:sz w:val="24"/>
          <w:szCs w:val="24"/>
          <w:rtl/>
        </w:rPr>
        <w:t xml:space="preserve"> </w:t>
      </w:r>
      <w:r w:rsidRPr="00851D4C">
        <w:rPr>
          <w:rFonts w:ascii="David" w:hAnsi="David" w:cs="David" w:hint="eastAsia"/>
          <w:i/>
          <w:sz w:val="24"/>
          <w:szCs w:val="24"/>
          <w:rtl/>
        </w:rPr>
        <w:t>קיומה</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הוראה</w:t>
      </w:r>
      <w:r w:rsidRPr="00851D4C">
        <w:rPr>
          <w:rFonts w:ascii="David" w:hAnsi="David" w:cs="David"/>
          <w:i/>
          <w:sz w:val="24"/>
          <w:szCs w:val="24"/>
          <w:rtl/>
        </w:rPr>
        <w:t xml:space="preserve"> </w:t>
      </w:r>
      <w:r w:rsidRPr="00851D4C">
        <w:rPr>
          <w:rFonts w:ascii="David" w:hAnsi="David" w:cs="David" w:hint="eastAsia"/>
          <w:i/>
          <w:sz w:val="24"/>
          <w:szCs w:val="24"/>
          <w:rtl/>
        </w:rPr>
        <w:t>זו</w:t>
      </w:r>
      <w:r w:rsidRPr="00851D4C">
        <w:rPr>
          <w:rFonts w:ascii="David" w:hAnsi="David" w:cs="David"/>
          <w:i/>
          <w:sz w:val="24"/>
          <w:szCs w:val="24"/>
          <w:rtl/>
        </w:rPr>
        <w:t>.</w:t>
      </w:r>
    </w:p>
    <w:p w14:paraId="7AA27E49" w14:textId="5D10C5A2"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cs"/>
          <w:sz w:val="24"/>
          <w:szCs w:val="24"/>
          <w:rtl/>
        </w:rPr>
        <w:t xml:space="preserve">(קיים בחוזה קבלן כללי) </w:t>
      </w:r>
      <w:r w:rsidRPr="00851D4C">
        <w:rPr>
          <w:rFonts w:ascii="David" w:hAnsi="David" w:cs="David"/>
          <w:sz w:val="24"/>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46D3BB84"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נדרשה</w:t>
      </w:r>
      <w:r w:rsidRPr="00851D4C">
        <w:rPr>
          <w:rFonts w:ascii="David" w:hAnsi="David" w:cs="David"/>
          <w:sz w:val="24"/>
          <w:szCs w:val="24"/>
          <w:rtl/>
        </w:rPr>
        <w:t xml:space="preserve"> </w:t>
      </w:r>
      <w:r w:rsidRPr="00851D4C">
        <w:rPr>
          <w:rFonts w:ascii="David" w:hAnsi="David" w:cs="David" w:hint="eastAsia"/>
          <w:sz w:val="24"/>
          <w:szCs w:val="24"/>
          <w:rtl/>
        </w:rPr>
        <w:t>באופן</w:t>
      </w:r>
      <w:r w:rsidRPr="00851D4C">
        <w:rPr>
          <w:rFonts w:ascii="David" w:hAnsi="David" w:cs="David"/>
          <w:sz w:val="24"/>
          <w:szCs w:val="24"/>
          <w:rtl/>
        </w:rPr>
        <w:t xml:space="preserve"> </w:t>
      </w:r>
      <w:r w:rsidRPr="00851D4C">
        <w:rPr>
          <w:rFonts w:ascii="David" w:hAnsi="David" w:cs="David" w:hint="eastAsia"/>
          <w:sz w:val="24"/>
          <w:szCs w:val="24"/>
          <w:rtl/>
        </w:rPr>
        <w:t>דחוף</w:t>
      </w:r>
      <w:r w:rsidRPr="00851D4C">
        <w:rPr>
          <w:rFonts w:ascii="David" w:hAnsi="David" w:cs="David"/>
          <w:sz w:val="24"/>
          <w:szCs w:val="24"/>
          <w:rtl/>
        </w:rPr>
        <w:t xml:space="preserve"> </w:t>
      </w:r>
      <w:r w:rsidRPr="00851D4C">
        <w:rPr>
          <w:rFonts w:ascii="David" w:hAnsi="David" w:cs="David" w:hint="eastAsia"/>
          <w:sz w:val="24"/>
          <w:szCs w:val="24"/>
          <w:rtl/>
        </w:rPr>
        <w:t>עבודה</w:t>
      </w:r>
      <w:r w:rsidRPr="00851D4C">
        <w:rPr>
          <w:rFonts w:ascii="David" w:hAnsi="David" w:cs="David"/>
          <w:sz w:val="24"/>
          <w:szCs w:val="24"/>
          <w:rtl/>
        </w:rPr>
        <w:t xml:space="preserve"> </w:t>
      </w:r>
      <w:r w:rsidRPr="00851D4C">
        <w:rPr>
          <w:rFonts w:ascii="David" w:hAnsi="David" w:cs="David" w:hint="eastAsia"/>
          <w:sz w:val="24"/>
          <w:szCs w:val="24"/>
          <w:rtl/>
        </w:rPr>
        <w:t>הכרחית</w:t>
      </w:r>
      <w:r w:rsidRPr="00851D4C">
        <w:rPr>
          <w:rFonts w:ascii="David" w:hAnsi="David" w:cs="David"/>
          <w:sz w:val="24"/>
          <w:szCs w:val="24"/>
          <w:rtl/>
        </w:rPr>
        <w:t xml:space="preserve"> </w:t>
      </w:r>
      <w:r w:rsidRPr="00851D4C">
        <w:rPr>
          <w:rFonts w:ascii="David" w:hAnsi="David" w:cs="David" w:hint="eastAsia"/>
          <w:sz w:val="24"/>
          <w:szCs w:val="24"/>
          <w:rtl/>
        </w:rPr>
        <w:t>לשמירה</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בטחון</w:t>
      </w:r>
      <w:r w:rsidRPr="00851D4C">
        <w:rPr>
          <w:rFonts w:ascii="David" w:hAnsi="David" w:cs="David"/>
          <w:sz w:val="24"/>
          <w:szCs w:val="24"/>
          <w:rtl/>
        </w:rPr>
        <w:t xml:space="preserve"> </w:t>
      </w:r>
      <w:r w:rsidRPr="00851D4C">
        <w:rPr>
          <w:rFonts w:ascii="David" w:hAnsi="David" w:cs="David" w:hint="eastAsia"/>
          <w:sz w:val="24"/>
          <w:szCs w:val="24"/>
          <w:rtl/>
        </w:rPr>
        <w:t>העבודות</w:t>
      </w:r>
      <w:r w:rsidRPr="00851D4C">
        <w:rPr>
          <w:rFonts w:ascii="David" w:hAnsi="David" w:cs="David"/>
          <w:sz w:val="24"/>
          <w:szCs w:val="24"/>
          <w:rtl/>
        </w:rPr>
        <w:t xml:space="preserve"> </w:t>
      </w:r>
      <w:r w:rsidRPr="00851D4C">
        <w:rPr>
          <w:rFonts w:ascii="David" w:hAnsi="David" w:cs="David" w:hint="eastAsia"/>
          <w:sz w:val="24"/>
          <w:szCs w:val="24"/>
          <w:rtl/>
        </w:rPr>
        <w:t>בשבת</w:t>
      </w:r>
      <w:r w:rsidRPr="00851D4C">
        <w:rPr>
          <w:rFonts w:ascii="David" w:hAnsi="David" w:cs="David"/>
          <w:sz w:val="24"/>
          <w:szCs w:val="24"/>
          <w:rtl/>
        </w:rPr>
        <w:t xml:space="preserve"> </w:t>
      </w:r>
      <w:r w:rsidRPr="00851D4C">
        <w:rPr>
          <w:rFonts w:ascii="David" w:hAnsi="David" w:cs="David" w:hint="eastAsia"/>
          <w:sz w:val="24"/>
          <w:szCs w:val="24"/>
          <w:rtl/>
        </w:rPr>
        <w:t>או</w:t>
      </w:r>
      <w:r w:rsidRPr="00851D4C">
        <w:rPr>
          <w:rFonts w:ascii="David" w:hAnsi="David" w:cs="David"/>
          <w:sz w:val="24"/>
          <w:szCs w:val="24"/>
          <w:rtl/>
        </w:rPr>
        <w:t xml:space="preserve"> </w:t>
      </w:r>
      <w:r w:rsidRPr="00851D4C">
        <w:rPr>
          <w:rFonts w:ascii="David" w:hAnsi="David" w:cs="David" w:hint="eastAsia"/>
          <w:sz w:val="24"/>
          <w:szCs w:val="24"/>
          <w:rtl/>
        </w:rPr>
        <w:t>ביום</w:t>
      </w:r>
      <w:r w:rsidRPr="00851D4C">
        <w:rPr>
          <w:rFonts w:ascii="David" w:hAnsi="David" w:cs="David"/>
          <w:sz w:val="24"/>
          <w:szCs w:val="24"/>
          <w:rtl/>
        </w:rPr>
        <w:t xml:space="preserve"> </w:t>
      </w:r>
      <w:r w:rsidRPr="00851D4C">
        <w:rPr>
          <w:rFonts w:ascii="David" w:hAnsi="David" w:cs="David" w:hint="eastAsia"/>
          <w:sz w:val="24"/>
          <w:szCs w:val="24"/>
          <w:rtl/>
        </w:rPr>
        <w:t>מועד</w:t>
      </w:r>
      <w:r w:rsidRPr="00851D4C">
        <w:rPr>
          <w:rFonts w:ascii="David" w:hAnsi="David" w:cs="David"/>
          <w:sz w:val="24"/>
          <w:szCs w:val="24"/>
          <w:rtl/>
        </w:rPr>
        <w:t xml:space="preserve">,  </w:t>
      </w:r>
      <w:r w:rsidRPr="00851D4C">
        <w:rPr>
          <w:rFonts w:ascii="David" w:hAnsi="David" w:cs="David" w:hint="eastAsia"/>
          <w:sz w:val="24"/>
          <w:szCs w:val="24"/>
          <w:rtl/>
        </w:rPr>
        <w:t>יפעל</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לקבלת</w:t>
      </w:r>
      <w:r w:rsidRPr="00851D4C">
        <w:rPr>
          <w:rFonts w:ascii="David" w:hAnsi="David" w:cs="David"/>
          <w:sz w:val="24"/>
          <w:szCs w:val="24"/>
          <w:rtl/>
        </w:rPr>
        <w:t xml:space="preserve"> </w:t>
      </w:r>
      <w:r w:rsidRPr="00851D4C">
        <w:rPr>
          <w:rFonts w:ascii="David" w:hAnsi="David" w:cs="David" w:hint="eastAsia"/>
          <w:sz w:val="24"/>
          <w:szCs w:val="24"/>
          <w:rtl/>
        </w:rPr>
        <w:t>האישורים</w:t>
      </w:r>
      <w:r w:rsidRPr="00851D4C">
        <w:rPr>
          <w:rFonts w:ascii="David" w:hAnsi="David" w:cs="David"/>
          <w:sz w:val="24"/>
          <w:szCs w:val="24"/>
          <w:rtl/>
        </w:rPr>
        <w:t xml:space="preserve"> </w:t>
      </w:r>
      <w:r w:rsidRPr="00851D4C">
        <w:rPr>
          <w:rFonts w:ascii="David" w:hAnsi="David" w:cs="David" w:hint="eastAsia"/>
          <w:sz w:val="24"/>
          <w:szCs w:val="24"/>
          <w:rtl/>
        </w:rPr>
        <w:t>המתאימים</w:t>
      </w:r>
      <w:r w:rsidRPr="00851D4C">
        <w:rPr>
          <w:rFonts w:ascii="David" w:hAnsi="David" w:cs="David"/>
          <w:sz w:val="24"/>
          <w:szCs w:val="24"/>
          <w:rtl/>
        </w:rPr>
        <w:t xml:space="preserve"> </w:t>
      </w:r>
      <w:r w:rsidRPr="00851D4C">
        <w:rPr>
          <w:rFonts w:ascii="David" w:hAnsi="David" w:cs="David" w:hint="eastAsia"/>
          <w:sz w:val="24"/>
          <w:szCs w:val="24"/>
          <w:rtl/>
        </w:rPr>
        <w:t>מהרשויות</w:t>
      </w:r>
      <w:r w:rsidRPr="00851D4C">
        <w:rPr>
          <w:rFonts w:ascii="David" w:hAnsi="David" w:cs="David"/>
          <w:sz w:val="24"/>
          <w:szCs w:val="24"/>
          <w:rtl/>
        </w:rPr>
        <w:t xml:space="preserve"> </w:t>
      </w:r>
      <w:r w:rsidRPr="00851D4C">
        <w:rPr>
          <w:rFonts w:ascii="David" w:hAnsi="David" w:cs="David" w:hint="eastAsia"/>
          <w:sz w:val="24"/>
          <w:szCs w:val="24"/>
          <w:rtl/>
        </w:rPr>
        <w:t>ולאחר</w:t>
      </w:r>
      <w:r w:rsidRPr="00851D4C">
        <w:rPr>
          <w:rFonts w:ascii="David" w:hAnsi="David" w:cs="David"/>
          <w:sz w:val="24"/>
          <w:szCs w:val="24"/>
          <w:rtl/>
        </w:rPr>
        <w:t xml:space="preserve"> </w:t>
      </w:r>
      <w:r w:rsidRPr="00851D4C">
        <w:rPr>
          <w:rFonts w:ascii="David" w:hAnsi="David" w:cs="David" w:hint="eastAsia"/>
          <w:sz w:val="24"/>
          <w:szCs w:val="24"/>
          <w:rtl/>
        </w:rPr>
        <w:t>קבלת</w:t>
      </w:r>
      <w:r w:rsidRPr="00851D4C">
        <w:rPr>
          <w:rFonts w:ascii="David" w:hAnsi="David" w:cs="David"/>
          <w:sz w:val="24"/>
          <w:szCs w:val="24"/>
          <w:rtl/>
        </w:rPr>
        <w:t xml:space="preserve"> </w:t>
      </w:r>
      <w:r w:rsidRPr="00851D4C">
        <w:rPr>
          <w:rFonts w:ascii="David" w:hAnsi="David" w:cs="David" w:hint="eastAsia"/>
          <w:sz w:val="24"/>
          <w:szCs w:val="24"/>
          <w:rtl/>
        </w:rPr>
        <w:t>האישורים</w:t>
      </w:r>
      <w:r w:rsidRPr="00851D4C">
        <w:rPr>
          <w:rFonts w:ascii="David" w:hAnsi="David" w:cs="David"/>
          <w:sz w:val="24"/>
          <w:szCs w:val="24"/>
          <w:rtl/>
        </w:rPr>
        <w:t xml:space="preserve"> </w:t>
      </w:r>
      <w:r w:rsidRPr="00851D4C">
        <w:rPr>
          <w:rFonts w:ascii="David" w:hAnsi="David" w:cs="David" w:hint="eastAsia"/>
          <w:sz w:val="24"/>
          <w:szCs w:val="24"/>
          <w:rtl/>
        </w:rPr>
        <w:t>המתאימים</w:t>
      </w:r>
      <w:r w:rsidRPr="00851D4C">
        <w:rPr>
          <w:rFonts w:ascii="David" w:hAnsi="David" w:cs="David"/>
          <w:sz w:val="24"/>
          <w:szCs w:val="24"/>
          <w:rtl/>
        </w:rPr>
        <w:t xml:space="preserve"> </w:t>
      </w:r>
      <w:r w:rsidRPr="00851D4C">
        <w:rPr>
          <w:rFonts w:ascii="David" w:hAnsi="David" w:cs="David" w:hint="eastAsia"/>
          <w:sz w:val="24"/>
          <w:szCs w:val="24"/>
          <w:rtl/>
        </w:rPr>
        <w:t>כאמור</w:t>
      </w:r>
      <w:r w:rsidRPr="00851D4C">
        <w:rPr>
          <w:rFonts w:ascii="David" w:hAnsi="David" w:cs="David"/>
          <w:sz w:val="24"/>
          <w:szCs w:val="24"/>
          <w:rtl/>
        </w:rPr>
        <w:t xml:space="preserve">, </w:t>
      </w:r>
      <w:r w:rsidRPr="00851D4C">
        <w:rPr>
          <w:rFonts w:ascii="David" w:hAnsi="David" w:cs="David" w:hint="eastAsia"/>
          <w:sz w:val="24"/>
          <w:szCs w:val="24"/>
          <w:rtl/>
        </w:rPr>
        <w:t>יעסיק</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לביצועה</w:t>
      </w:r>
      <w:r w:rsidRPr="00851D4C">
        <w:rPr>
          <w:rFonts w:ascii="David" w:hAnsi="David" w:cs="David"/>
          <w:sz w:val="24"/>
          <w:szCs w:val="24"/>
          <w:rtl/>
        </w:rPr>
        <w:t xml:space="preserve"> </w:t>
      </w:r>
      <w:r w:rsidRPr="00851D4C">
        <w:rPr>
          <w:rFonts w:ascii="David" w:hAnsi="David" w:cs="David" w:hint="eastAsia"/>
          <w:sz w:val="24"/>
          <w:szCs w:val="24"/>
          <w:rtl/>
        </w:rPr>
        <w:t>במידת</w:t>
      </w:r>
      <w:r w:rsidRPr="00851D4C">
        <w:rPr>
          <w:rFonts w:ascii="David" w:hAnsi="David" w:cs="David"/>
          <w:sz w:val="24"/>
          <w:szCs w:val="24"/>
          <w:rtl/>
        </w:rPr>
        <w:t xml:space="preserve"> </w:t>
      </w:r>
      <w:r w:rsidRPr="00851D4C">
        <w:rPr>
          <w:rFonts w:ascii="David" w:hAnsi="David" w:cs="David" w:hint="eastAsia"/>
          <w:sz w:val="24"/>
          <w:szCs w:val="24"/>
          <w:rtl/>
        </w:rPr>
        <w:t>האפשר</w:t>
      </w:r>
      <w:r w:rsidRPr="00851D4C">
        <w:rPr>
          <w:rFonts w:ascii="David" w:hAnsi="David" w:cs="David"/>
          <w:sz w:val="24"/>
          <w:szCs w:val="24"/>
          <w:rtl/>
        </w:rPr>
        <w:t xml:space="preserve"> </w:t>
      </w:r>
      <w:r w:rsidRPr="00851D4C">
        <w:rPr>
          <w:rFonts w:ascii="David" w:hAnsi="David" w:cs="David" w:hint="eastAsia"/>
          <w:sz w:val="24"/>
          <w:szCs w:val="24"/>
          <w:rtl/>
        </w:rPr>
        <w:t>עובדים</w:t>
      </w:r>
      <w:r w:rsidRPr="00851D4C">
        <w:rPr>
          <w:rFonts w:ascii="David" w:hAnsi="David" w:cs="David"/>
          <w:sz w:val="24"/>
          <w:szCs w:val="24"/>
          <w:rtl/>
        </w:rPr>
        <w:t xml:space="preserve"> </w:t>
      </w:r>
      <w:r w:rsidRPr="00851D4C">
        <w:rPr>
          <w:rFonts w:ascii="David" w:hAnsi="David" w:cs="David" w:hint="eastAsia"/>
          <w:sz w:val="24"/>
          <w:szCs w:val="24"/>
          <w:rtl/>
        </w:rPr>
        <w:t>שאינם</w:t>
      </w:r>
      <w:r w:rsidRPr="00851D4C">
        <w:rPr>
          <w:rFonts w:ascii="David" w:hAnsi="David" w:cs="David"/>
          <w:sz w:val="24"/>
          <w:szCs w:val="24"/>
          <w:rtl/>
        </w:rPr>
        <w:t xml:space="preserve"> </w:t>
      </w:r>
      <w:r w:rsidRPr="00851D4C">
        <w:rPr>
          <w:rFonts w:ascii="David" w:hAnsi="David" w:cs="David" w:hint="eastAsia"/>
          <w:sz w:val="24"/>
          <w:szCs w:val="24"/>
          <w:rtl/>
        </w:rPr>
        <w:t>יהודים</w:t>
      </w:r>
      <w:r w:rsidRPr="00851D4C">
        <w:rPr>
          <w:rFonts w:ascii="David" w:hAnsi="David" w:cs="David"/>
          <w:sz w:val="24"/>
          <w:szCs w:val="24"/>
          <w:rtl/>
        </w:rPr>
        <w:t xml:space="preserve">, </w:t>
      </w:r>
      <w:r w:rsidRPr="00851D4C">
        <w:rPr>
          <w:rFonts w:ascii="David" w:hAnsi="David" w:cs="David" w:hint="eastAsia"/>
          <w:sz w:val="24"/>
          <w:szCs w:val="24"/>
          <w:rtl/>
        </w:rPr>
        <w:t>ויודיע</w:t>
      </w:r>
      <w:r w:rsidRPr="00851D4C">
        <w:rPr>
          <w:rFonts w:ascii="David" w:hAnsi="David" w:cs="David"/>
          <w:sz w:val="24"/>
          <w:szCs w:val="24"/>
          <w:rtl/>
        </w:rPr>
        <w:t xml:space="preserve"> </w:t>
      </w:r>
      <w:r w:rsidRPr="00851D4C">
        <w:rPr>
          <w:rFonts w:ascii="David" w:hAnsi="David" w:cs="David" w:hint="eastAsia"/>
          <w:sz w:val="24"/>
          <w:szCs w:val="24"/>
          <w:rtl/>
        </w:rPr>
        <w:t>למפקח</w:t>
      </w:r>
      <w:r w:rsidRPr="00851D4C">
        <w:rPr>
          <w:rFonts w:ascii="David" w:hAnsi="David" w:cs="David"/>
          <w:sz w:val="24"/>
          <w:szCs w:val="24"/>
          <w:rtl/>
        </w:rPr>
        <w:t xml:space="preserve"> </w:t>
      </w:r>
      <w:r w:rsidRPr="00851D4C">
        <w:rPr>
          <w:rFonts w:ascii="David" w:hAnsi="David" w:cs="David" w:hint="eastAsia"/>
          <w:sz w:val="24"/>
          <w:szCs w:val="24"/>
          <w:rtl/>
        </w:rPr>
        <w:t>מיד</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הנסיבות</w:t>
      </w:r>
      <w:r w:rsidRPr="00851D4C">
        <w:rPr>
          <w:rFonts w:ascii="David" w:hAnsi="David" w:cs="David"/>
          <w:sz w:val="24"/>
          <w:szCs w:val="24"/>
          <w:rtl/>
        </w:rPr>
        <w:t xml:space="preserve"> </w:t>
      </w:r>
      <w:r w:rsidRPr="00851D4C">
        <w:rPr>
          <w:rFonts w:ascii="David" w:hAnsi="David" w:cs="David" w:hint="eastAsia"/>
          <w:sz w:val="24"/>
          <w:szCs w:val="24"/>
          <w:rtl/>
        </w:rPr>
        <w:t>שבגינן</w:t>
      </w:r>
      <w:r w:rsidRPr="00851D4C">
        <w:rPr>
          <w:rFonts w:ascii="David" w:hAnsi="David" w:cs="David"/>
          <w:sz w:val="24"/>
          <w:szCs w:val="24"/>
          <w:rtl/>
        </w:rPr>
        <w:t xml:space="preserve"> </w:t>
      </w:r>
      <w:r w:rsidRPr="00851D4C">
        <w:rPr>
          <w:rFonts w:ascii="David" w:hAnsi="David" w:cs="David" w:hint="eastAsia"/>
          <w:sz w:val="24"/>
          <w:szCs w:val="24"/>
          <w:rtl/>
        </w:rPr>
        <w:t>נדרש</w:t>
      </w:r>
      <w:r w:rsidRPr="00851D4C">
        <w:rPr>
          <w:rFonts w:ascii="David" w:hAnsi="David" w:cs="David"/>
          <w:sz w:val="24"/>
          <w:szCs w:val="24"/>
          <w:rtl/>
        </w:rPr>
        <w:t xml:space="preserve"> </w:t>
      </w:r>
      <w:r w:rsidRPr="00851D4C">
        <w:rPr>
          <w:rFonts w:ascii="David" w:hAnsi="David" w:cs="David" w:hint="eastAsia"/>
          <w:sz w:val="24"/>
          <w:szCs w:val="24"/>
          <w:rtl/>
        </w:rPr>
        <w:t>ביצוע</w:t>
      </w:r>
      <w:r w:rsidRPr="00851D4C">
        <w:rPr>
          <w:rFonts w:ascii="David" w:hAnsi="David" w:cs="David"/>
          <w:sz w:val="24"/>
          <w:szCs w:val="24"/>
          <w:rtl/>
        </w:rPr>
        <w:t xml:space="preserve"> </w:t>
      </w:r>
      <w:r w:rsidRPr="00851D4C">
        <w:rPr>
          <w:rFonts w:ascii="David" w:hAnsi="David" w:cs="David" w:hint="eastAsia"/>
          <w:sz w:val="24"/>
          <w:szCs w:val="24"/>
          <w:rtl/>
        </w:rPr>
        <w:t>העבודה</w:t>
      </w:r>
      <w:r w:rsidRPr="00851D4C">
        <w:rPr>
          <w:rFonts w:ascii="David" w:hAnsi="David" w:cs="David"/>
          <w:sz w:val="24"/>
          <w:szCs w:val="24"/>
          <w:rtl/>
        </w:rPr>
        <w:t xml:space="preserve"> </w:t>
      </w:r>
      <w:r w:rsidRPr="00851D4C">
        <w:rPr>
          <w:rFonts w:ascii="David" w:hAnsi="David" w:cs="David" w:hint="eastAsia"/>
          <w:sz w:val="24"/>
          <w:szCs w:val="24"/>
          <w:rtl/>
        </w:rPr>
        <w:t>כאמור</w:t>
      </w:r>
      <w:r w:rsidRPr="00851D4C">
        <w:rPr>
          <w:rFonts w:ascii="David" w:hAnsi="David" w:cs="David"/>
          <w:sz w:val="24"/>
          <w:szCs w:val="24"/>
          <w:rtl/>
        </w:rPr>
        <w:t>.</w:t>
      </w:r>
    </w:p>
    <w:p w14:paraId="4299F200" w14:textId="401C215A" w:rsidR="00EF4F1C" w:rsidRPr="00CB7DCC" w:rsidRDefault="00EF4F1C" w:rsidP="00CB7DC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אין</w:t>
      </w:r>
      <w:r w:rsidRPr="00851D4C">
        <w:rPr>
          <w:rFonts w:ascii="David" w:hAnsi="David" w:cs="David"/>
          <w:sz w:val="24"/>
          <w:szCs w:val="24"/>
          <w:rtl/>
        </w:rPr>
        <w:t xml:space="preserve"> </w:t>
      </w:r>
      <w:r w:rsidRPr="00851D4C">
        <w:rPr>
          <w:rFonts w:ascii="David" w:hAnsi="David" w:cs="David" w:hint="eastAsia"/>
          <w:sz w:val="24"/>
          <w:szCs w:val="24"/>
          <w:rtl/>
        </w:rPr>
        <w:t>הוראות</w:t>
      </w:r>
      <w:r w:rsidRPr="00851D4C">
        <w:rPr>
          <w:rFonts w:ascii="David" w:hAnsi="David" w:cs="David"/>
          <w:sz w:val="24"/>
          <w:szCs w:val="24"/>
          <w:rtl/>
        </w:rPr>
        <w:t xml:space="preserve"> </w:t>
      </w:r>
      <w:r w:rsidRPr="00851D4C">
        <w:rPr>
          <w:rFonts w:ascii="David" w:hAnsi="David" w:cs="David" w:hint="eastAsia"/>
          <w:sz w:val="24"/>
          <w:szCs w:val="24"/>
          <w:rtl/>
        </w:rPr>
        <w:t>סעיף</w:t>
      </w:r>
      <w:r w:rsidRPr="00851D4C">
        <w:rPr>
          <w:rFonts w:ascii="David" w:hAnsi="David" w:cs="David"/>
          <w:sz w:val="24"/>
          <w:szCs w:val="24"/>
          <w:rtl/>
        </w:rPr>
        <w:t xml:space="preserve"> </w:t>
      </w:r>
      <w:r w:rsidRPr="00851D4C">
        <w:rPr>
          <w:rFonts w:ascii="David" w:hAnsi="David" w:cs="David" w:hint="eastAsia"/>
          <w:sz w:val="24"/>
          <w:szCs w:val="24"/>
          <w:rtl/>
        </w:rPr>
        <w:t>זה</w:t>
      </w:r>
      <w:r w:rsidRPr="00851D4C">
        <w:rPr>
          <w:rFonts w:ascii="David" w:hAnsi="David" w:cs="David"/>
          <w:sz w:val="24"/>
          <w:szCs w:val="24"/>
          <w:rtl/>
        </w:rPr>
        <w:t xml:space="preserve"> </w:t>
      </w:r>
      <w:r w:rsidRPr="00851D4C">
        <w:rPr>
          <w:rFonts w:ascii="David" w:hAnsi="David" w:cs="David" w:hint="eastAsia"/>
          <w:sz w:val="24"/>
          <w:szCs w:val="24"/>
          <w:rtl/>
        </w:rPr>
        <w:t>חלות</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עבודה</w:t>
      </w:r>
      <w:r w:rsidRPr="00851D4C">
        <w:rPr>
          <w:rFonts w:ascii="David" w:hAnsi="David" w:cs="David"/>
          <w:sz w:val="24"/>
          <w:szCs w:val="24"/>
          <w:rtl/>
        </w:rPr>
        <w:t xml:space="preserve"> </w:t>
      </w:r>
      <w:r w:rsidRPr="00851D4C">
        <w:rPr>
          <w:rFonts w:ascii="David" w:hAnsi="David" w:cs="David" w:hint="eastAsia"/>
          <w:sz w:val="24"/>
          <w:szCs w:val="24"/>
          <w:rtl/>
        </w:rPr>
        <w:t>שהיא</w:t>
      </w:r>
      <w:r w:rsidRPr="00851D4C">
        <w:rPr>
          <w:rFonts w:ascii="David" w:hAnsi="David" w:cs="David"/>
          <w:sz w:val="24"/>
          <w:szCs w:val="24"/>
          <w:rtl/>
        </w:rPr>
        <w:t xml:space="preserve"> </w:t>
      </w:r>
      <w:r w:rsidRPr="00851D4C">
        <w:rPr>
          <w:rFonts w:ascii="David" w:hAnsi="David" w:cs="David" w:hint="eastAsia"/>
          <w:sz w:val="24"/>
          <w:szCs w:val="24"/>
          <w:rtl/>
        </w:rPr>
        <w:t>הכרחית</w:t>
      </w:r>
      <w:r w:rsidRPr="00851D4C">
        <w:rPr>
          <w:rFonts w:ascii="David" w:hAnsi="David" w:cs="David"/>
          <w:sz w:val="24"/>
          <w:szCs w:val="24"/>
          <w:rtl/>
        </w:rPr>
        <w:t xml:space="preserve"> </w:t>
      </w:r>
      <w:r w:rsidRPr="00851D4C">
        <w:rPr>
          <w:rFonts w:ascii="David" w:hAnsi="David" w:cs="David" w:hint="eastAsia"/>
          <w:sz w:val="24"/>
          <w:szCs w:val="24"/>
          <w:rtl/>
        </w:rPr>
        <w:t>ובלתי</w:t>
      </w:r>
      <w:r w:rsidRPr="00851D4C">
        <w:rPr>
          <w:rFonts w:ascii="David" w:hAnsi="David" w:cs="David"/>
          <w:sz w:val="24"/>
          <w:szCs w:val="24"/>
          <w:rtl/>
        </w:rPr>
        <w:t xml:space="preserve"> </w:t>
      </w:r>
      <w:r w:rsidRPr="00851D4C">
        <w:rPr>
          <w:rFonts w:ascii="David" w:hAnsi="David" w:cs="David" w:hint="eastAsia"/>
          <w:sz w:val="24"/>
          <w:szCs w:val="24"/>
          <w:rtl/>
        </w:rPr>
        <w:t>נמנעת</w:t>
      </w:r>
      <w:r w:rsidRPr="00851D4C">
        <w:rPr>
          <w:rFonts w:ascii="David" w:hAnsi="David" w:cs="David"/>
          <w:sz w:val="24"/>
          <w:szCs w:val="24"/>
          <w:rtl/>
        </w:rPr>
        <w:t xml:space="preserve"> </w:t>
      </w:r>
      <w:r w:rsidRPr="00851D4C">
        <w:rPr>
          <w:rFonts w:ascii="David" w:hAnsi="David" w:cs="David" w:hint="eastAsia"/>
          <w:sz w:val="24"/>
          <w:szCs w:val="24"/>
          <w:rtl/>
        </w:rPr>
        <w:t>להצלת</w:t>
      </w:r>
      <w:r w:rsidRPr="00851D4C">
        <w:rPr>
          <w:rFonts w:ascii="David" w:hAnsi="David" w:cs="David"/>
          <w:sz w:val="24"/>
          <w:szCs w:val="24"/>
          <w:rtl/>
        </w:rPr>
        <w:t xml:space="preserve"> </w:t>
      </w:r>
      <w:r w:rsidRPr="00851D4C">
        <w:rPr>
          <w:rFonts w:ascii="David" w:hAnsi="David" w:cs="David" w:hint="eastAsia"/>
          <w:sz w:val="24"/>
          <w:szCs w:val="24"/>
          <w:rtl/>
        </w:rPr>
        <w:t>נפש</w:t>
      </w:r>
      <w:r w:rsidR="00CB7DCC">
        <w:rPr>
          <w:rFonts w:ascii="David" w:hAnsi="David" w:cs="David"/>
          <w:sz w:val="24"/>
          <w:szCs w:val="24"/>
          <w:rtl/>
        </w:rPr>
        <w:t>.</w:t>
      </w:r>
    </w:p>
    <w:p w14:paraId="26E5CC15" w14:textId="77777777" w:rsidR="00EF4F1C" w:rsidRPr="00CB7DCC" w:rsidRDefault="00EF4F1C" w:rsidP="00CB7DCC">
      <w:pPr>
        <w:numPr>
          <w:ilvl w:val="1"/>
          <w:numId w:val="4"/>
        </w:numPr>
        <w:spacing w:after="0" w:afterAutospacing="0" w:line="240" w:lineRule="auto"/>
        <w:ind w:hanging="560"/>
        <w:rPr>
          <w:rFonts w:ascii="David" w:hAnsi="David" w:cs="David"/>
          <w:i/>
          <w:sz w:val="24"/>
          <w:szCs w:val="24"/>
        </w:rPr>
      </w:pPr>
      <w:r w:rsidRPr="00CB7DCC">
        <w:rPr>
          <w:rFonts w:ascii="David" w:hAnsi="David" w:cs="David" w:hint="eastAsia"/>
          <w:i/>
          <w:sz w:val="24"/>
          <w:szCs w:val="24"/>
          <w:rtl/>
        </w:rPr>
        <w:t>המפקח</w:t>
      </w:r>
      <w:r w:rsidRPr="00CB7DCC">
        <w:rPr>
          <w:rFonts w:ascii="David" w:hAnsi="David" w:cs="David"/>
          <w:i/>
          <w:sz w:val="24"/>
          <w:szCs w:val="24"/>
          <w:rtl/>
        </w:rPr>
        <w:t xml:space="preserve"> </w:t>
      </w:r>
      <w:r w:rsidRPr="00CB7DCC">
        <w:rPr>
          <w:rFonts w:ascii="David" w:hAnsi="David" w:cs="David" w:hint="eastAsia"/>
          <w:i/>
          <w:sz w:val="24"/>
          <w:szCs w:val="24"/>
          <w:rtl/>
        </w:rPr>
        <w:t>מוסמך</w:t>
      </w:r>
      <w:r w:rsidRPr="00CB7DCC">
        <w:rPr>
          <w:rFonts w:ascii="David" w:hAnsi="David" w:cs="David"/>
          <w:i/>
          <w:sz w:val="24"/>
          <w:szCs w:val="24"/>
          <w:rtl/>
        </w:rPr>
        <w:t xml:space="preserve"> </w:t>
      </w:r>
      <w:r w:rsidRPr="00CB7DCC">
        <w:rPr>
          <w:rFonts w:ascii="David" w:hAnsi="David" w:cs="David" w:hint="eastAsia"/>
          <w:i/>
          <w:sz w:val="24"/>
          <w:szCs w:val="24"/>
          <w:rtl/>
        </w:rPr>
        <w:t>לקבוע</w:t>
      </w:r>
      <w:r w:rsidRPr="00CB7DCC">
        <w:rPr>
          <w:rFonts w:ascii="David" w:hAnsi="David" w:cs="David"/>
          <w:i/>
          <w:sz w:val="24"/>
          <w:szCs w:val="24"/>
          <w:rtl/>
        </w:rPr>
        <w:t xml:space="preserve"> </w:t>
      </w:r>
      <w:r w:rsidRPr="00CB7DCC">
        <w:rPr>
          <w:rFonts w:ascii="David" w:hAnsi="David" w:cs="David" w:hint="eastAsia"/>
          <w:i/>
          <w:sz w:val="24"/>
          <w:szCs w:val="24"/>
          <w:rtl/>
        </w:rPr>
        <w:t>נוהלי</w:t>
      </w:r>
      <w:r w:rsidRPr="00CB7DCC">
        <w:rPr>
          <w:rFonts w:ascii="David" w:hAnsi="David" w:cs="David"/>
          <w:i/>
          <w:sz w:val="24"/>
          <w:szCs w:val="24"/>
          <w:rtl/>
        </w:rPr>
        <w:t xml:space="preserve"> </w:t>
      </w:r>
      <w:r w:rsidRPr="00CB7DCC">
        <w:rPr>
          <w:rFonts w:ascii="David" w:hAnsi="David" w:cs="David" w:hint="eastAsia"/>
          <w:i/>
          <w:sz w:val="24"/>
          <w:szCs w:val="24"/>
          <w:rtl/>
        </w:rPr>
        <w:t>כניסה</w:t>
      </w:r>
      <w:r w:rsidRPr="00CB7DCC">
        <w:rPr>
          <w:rFonts w:ascii="David" w:hAnsi="David" w:cs="David"/>
          <w:i/>
          <w:sz w:val="24"/>
          <w:szCs w:val="24"/>
          <w:rtl/>
        </w:rPr>
        <w:t xml:space="preserve"> </w:t>
      </w:r>
      <w:r w:rsidRPr="00CB7DCC">
        <w:rPr>
          <w:rFonts w:ascii="David" w:hAnsi="David" w:cs="David" w:hint="eastAsia"/>
          <w:i/>
          <w:sz w:val="24"/>
          <w:szCs w:val="24"/>
          <w:rtl/>
        </w:rPr>
        <w:t>ויציאה</w:t>
      </w:r>
      <w:r w:rsidRPr="00CB7DCC">
        <w:rPr>
          <w:rFonts w:ascii="David" w:hAnsi="David" w:cs="David"/>
          <w:i/>
          <w:sz w:val="24"/>
          <w:szCs w:val="24"/>
          <w:rtl/>
        </w:rPr>
        <w:t xml:space="preserve"> </w:t>
      </w:r>
      <w:r w:rsidRPr="00CB7DCC">
        <w:rPr>
          <w:rFonts w:ascii="David" w:hAnsi="David" w:cs="David" w:hint="eastAsia"/>
          <w:i/>
          <w:sz w:val="24"/>
          <w:szCs w:val="24"/>
          <w:rtl/>
        </w:rPr>
        <w:t>של</w:t>
      </w:r>
      <w:r w:rsidRPr="00CB7DCC">
        <w:rPr>
          <w:rFonts w:ascii="David" w:hAnsi="David" w:cs="David"/>
          <w:i/>
          <w:sz w:val="24"/>
          <w:szCs w:val="24"/>
          <w:rtl/>
        </w:rPr>
        <w:t xml:space="preserve"> </w:t>
      </w:r>
      <w:r w:rsidRPr="00CB7DCC">
        <w:rPr>
          <w:rFonts w:ascii="David" w:hAnsi="David" w:cs="David" w:hint="eastAsia"/>
          <w:i/>
          <w:sz w:val="24"/>
          <w:szCs w:val="24"/>
          <w:rtl/>
        </w:rPr>
        <w:t>עובדים</w:t>
      </w:r>
      <w:r w:rsidRPr="00CB7DCC">
        <w:rPr>
          <w:rFonts w:ascii="David" w:hAnsi="David" w:cs="David"/>
          <w:i/>
          <w:sz w:val="24"/>
          <w:szCs w:val="24"/>
          <w:rtl/>
        </w:rPr>
        <w:t xml:space="preserve"> </w:t>
      </w:r>
      <w:r w:rsidRPr="00CB7DCC">
        <w:rPr>
          <w:rFonts w:ascii="David" w:hAnsi="David" w:cs="David" w:hint="eastAsia"/>
          <w:i/>
          <w:sz w:val="24"/>
          <w:szCs w:val="24"/>
          <w:rtl/>
        </w:rPr>
        <w:t>לאתר</w:t>
      </w:r>
      <w:r w:rsidRPr="00CB7DCC">
        <w:rPr>
          <w:rFonts w:ascii="David" w:hAnsi="David" w:cs="David"/>
          <w:i/>
          <w:sz w:val="24"/>
          <w:szCs w:val="24"/>
          <w:rtl/>
        </w:rPr>
        <w:t xml:space="preserve"> </w:t>
      </w:r>
      <w:r w:rsidRPr="00CB7DCC">
        <w:rPr>
          <w:rFonts w:ascii="David" w:hAnsi="David" w:cs="David" w:hint="eastAsia"/>
          <w:i/>
          <w:sz w:val="24"/>
          <w:szCs w:val="24"/>
          <w:rtl/>
        </w:rPr>
        <w:t>לרבות</w:t>
      </w:r>
      <w:r w:rsidRPr="00CB7DCC">
        <w:rPr>
          <w:rFonts w:ascii="David" w:hAnsi="David" w:cs="David"/>
          <w:i/>
          <w:sz w:val="24"/>
          <w:szCs w:val="24"/>
          <w:rtl/>
        </w:rPr>
        <w:t xml:space="preserve"> </w:t>
      </w:r>
      <w:r w:rsidRPr="00CB7DCC">
        <w:rPr>
          <w:rFonts w:ascii="David" w:hAnsi="David" w:cs="David" w:hint="eastAsia"/>
          <w:i/>
          <w:sz w:val="24"/>
          <w:szCs w:val="24"/>
          <w:rtl/>
        </w:rPr>
        <w:t>בקורת</w:t>
      </w:r>
      <w:r w:rsidRPr="00CB7DCC">
        <w:rPr>
          <w:rFonts w:ascii="David" w:hAnsi="David" w:cs="David"/>
          <w:i/>
          <w:sz w:val="24"/>
          <w:szCs w:val="24"/>
          <w:rtl/>
        </w:rPr>
        <w:t xml:space="preserve"> </w:t>
      </w:r>
      <w:r w:rsidRPr="00CB7DCC">
        <w:rPr>
          <w:rFonts w:ascii="David" w:hAnsi="David" w:cs="David" w:hint="eastAsia"/>
          <w:i/>
          <w:sz w:val="24"/>
          <w:szCs w:val="24"/>
          <w:rtl/>
        </w:rPr>
        <w:t>חפציהם</w:t>
      </w:r>
      <w:r w:rsidRPr="00CB7DCC">
        <w:rPr>
          <w:rFonts w:ascii="David" w:hAnsi="David" w:cs="David"/>
          <w:i/>
          <w:sz w:val="24"/>
          <w:szCs w:val="24"/>
          <w:rtl/>
        </w:rPr>
        <w:t xml:space="preserve"> </w:t>
      </w:r>
      <w:r w:rsidRPr="00CB7DCC">
        <w:rPr>
          <w:rFonts w:ascii="David" w:hAnsi="David" w:cs="David" w:hint="eastAsia"/>
          <w:i/>
          <w:sz w:val="24"/>
          <w:szCs w:val="24"/>
          <w:rtl/>
        </w:rPr>
        <w:t>ואופן</w:t>
      </w:r>
      <w:r w:rsidRPr="00CB7DCC">
        <w:rPr>
          <w:rFonts w:ascii="David" w:hAnsi="David" w:cs="David"/>
          <w:i/>
          <w:sz w:val="24"/>
          <w:szCs w:val="24"/>
          <w:rtl/>
        </w:rPr>
        <w:t xml:space="preserve"> </w:t>
      </w:r>
      <w:r w:rsidRPr="00CB7DCC">
        <w:rPr>
          <w:rFonts w:ascii="David" w:hAnsi="David" w:cs="David" w:hint="eastAsia"/>
          <w:i/>
          <w:sz w:val="24"/>
          <w:szCs w:val="24"/>
          <w:rtl/>
        </w:rPr>
        <w:t>אכסונם</w:t>
      </w:r>
      <w:r w:rsidRPr="00CB7DCC">
        <w:rPr>
          <w:rFonts w:ascii="David" w:hAnsi="David" w:cs="David"/>
          <w:i/>
          <w:sz w:val="24"/>
          <w:szCs w:val="24"/>
          <w:rtl/>
        </w:rPr>
        <w:t xml:space="preserve"> </w:t>
      </w:r>
      <w:r w:rsidRPr="00CB7DCC">
        <w:rPr>
          <w:rFonts w:ascii="David" w:hAnsi="David" w:cs="David" w:hint="eastAsia"/>
          <w:i/>
          <w:sz w:val="24"/>
          <w:szCs w:val="24"/>
          <w:rtl/>
        </w:rPr>
        <w:t>ועל</w:t>
      </w:r>
      <w:r w:rsidRPr="00CB7DCC">
        <w:rPr>
          <w:rFonts w:ascii="David" w:hAnsi="David" w:cs="David"/>
          <w:i/>
          <w:sz w:val="24"/>
          <w:szCs w:val="24"/>
          <w:rtl/>
        </w:rPr>
        <w:t xml:space="preserve"> </w:t>
      </w:r>
      <w:r w:rsidRPr="00CB7DCC">
        <w:rPr>
          <w:rFonts w:ascii="David" w:hAnsi="David" w:cs="David" w:hint="eastAsia"/>
          <w:i/>
          <w:sz w:val="24"/>
          <w:szCs w:val="24"/>
          <w:rtl/>
        </w:rPr>
        <w:t>הקבלן</w:t>
      </w:r>
      <w:r w:rsidRPr="00CB7DCC">
        <w:rPr>
          <w:rFonts w:ascii="David" w:hAnsi="David" w:cs="David"/>
          <w:i/>
          <w:sz w:val="24"/>
          <w:szCs w:val="24"/>
          <w:rtl/>
        </w:rPr>
        <w:t xml:space="preserve"> </w:t>
      </w:r>
      <w:r w:rsidRPr="00CB7DCC">
        <w:rPr>
          <w:rFonts w:ascii="David" w:hAnsi="David" w:cs="David" w:hint="eastAsia"/>
          <w:i/>
          <w:sz w:val="24"/>
          <w:szCs w:val="24"/>
          <w:rtl/>
        </w:rPr>
        <w:t>לציית</w:t>
      </w:r>
      <w:r w:rsidRPr="00CB7DCC">
        <w:rPr>
          <w:rFonts w:ascii="David" w:hAnsi="David" w:cs="David"/>
          <w:i/>
          <w:sz w:val="24"/>
          <w:szCs w:val="24"/>
          <w:rtl/>
        </w:rPr>
        <w:t xml:space="preserve"> </w:t>
      </w:r>
      <w:r w:rsidRPr="00CB7DCC">
        <w:rPr>
          <w:rFonts w:ascii="David" w:hAnsi="David" w:cs="David" w:hint="eastAsia"/>
          <w:i/>
          <w:sz w:val="24"/>
          <w:szCs w:val="24"/>
          <w:rtl/>
        </w:rPr>
        <w:t>לנהלים</w:t>
      </w:r>
      <w:r w:rsidRPr="00CB7DCC">
        <w:rPr>
          <w:rFonts w:ascii="David" w:hAnsi="David" w:cs="David"/>
          <w:i/>
          <w:sz w:val="24"/>
          <w:szCs w:val="24"/>
          <w:rtl/>
        </w:rPr>
        <w:t xml:space="preserve"> </w:t>
      </w:r>
      <w:r w:rsidRPr="00CB7DCC">
        <w:rPr>
          <w:rFonts w:ascii="David" w:hAnsi="David" w:cs="David" w:hint="eastAsia"/>
          <w:i/>
          <w:sz w:val="24"/>
          <w:szCs w:val="24"/>
          <w:rtl/>
        </w:rPr>
        <w:t>אלו</w:t>
      </w:r>
      <w:r w:rsidRPr="00CB7DCC">
        <w:rPr>
          <w:rFonts w:ascii="David" w:hAnsi="David" w:cs="David"/>
          <w:i/>
          <w:sz w:val="24"/>
          <w:szCs w:val="24"/>
          <w:rtl/>
        </w:rPr>
        <w:t xml:space="preserve">. </w:t>
      </w:r>
    </w:p>
    <w:p w14:paraId="7E391A6B" w14:textId="77777777" w:rsidR="00CB7DCC" w:rsidRPr="00EF4F1C" w:rsidRDefault="00CB7DCC" w:rsidP="00CB7DCC">
      <w:pPr>
        <w:spacing w:after="0" w:afterAutospacing="0" w:line="240" w:lineRule="auto"/>
        <w:rPr>
          <w:rFonts w:ascii="David" w:hAnsi="David" w:cs="David"/>
          <w:b/>
          <w:bCs/>
          <w:i/>
          <w:sz w:val="24"/>
          <w:szCs w:val="24"/>
        </w:rPr>
      </w:pPr>
    </w:p>
    <w:p w14:paraId="58D3128D" w14:textId="77777777" w:rsidR="00EF4F1C" w:rsidRPr="003E5C39" w:rsidRDefault="00EF4F1C" w:rsidP="00A11D74">
      <w:pPr>
        <w:numPr>
          <w:ilvl w:val="0"/>
          <w:numId w:val="4"/>
        </w:numPr>
        <w:spacing w:after="0" w:afterAutospacing="0" w:line="240" w:lineRule="auto"/>
        <w:rPr>
          <w:rFonts w:ascii="David" w:hAnsi="David" w:cs="David"/>
          <w:b/>
          <w:bCs/>
          <w:sz w:val="24"/>
          <w:szCs w:val="24"/>
          <w:rtl/>
        </w:rPr>
      </w:pPr>
      <w:r w:rsidRPr="003E5C39">
        <w:rPr>
          <w:rFonts w:ascii="David" w:hAnsi="David" w:cs="David" w:hint="eastAsia"/>
          <w:b/>
          <w:bCs/>
          <w:sz w:val="24"/>
          <w:szCs w:val="24"/>
          <w:u w:val="single"/>
          <w:rtl/>
        </w:rPr>
        <w:t>אמצעים</w:t>
      </w:r>
    </w:p>
    <w:p w14:paraId="347B8BA8" w14:textId="77777777" w:rsidR="00EF4F1C" w:rsidRPr="00F24B47" w:rsidRDefault="00EF4F1C" w:rsidP="00A11D74">
      <w:pPr>
        <w:numPr>
          <w:ilvl w:val="1"/>
          <w:numId w:val="4"/>
        </w:numPr>
        <w:spacing w:after="0" w:afterAutospacing="0" w:line="240" w:lineRule="auto"/>
        <w:rPr>
          <w:rFonts w:ascii="David" w:hAnsi="David" w:cs="David"/>
          <w:sz w:val="24"/>
          <w:szCs w:val="24"/>
          <w:rtl/>
        </w:rPr>
      </w:pPr>
    </w:p>
    <w:p w14:paraId="02A97D1C" w14:textId="77777777" w:rsidR="00EF4F1C" w:rsidRPr="00F24B47" w:rsidRDefault="00EF4F1C" w:rsidP="00F24B47">
      <w:pPr>
        <w:numPr>
          <w:ilvl w:val="2"/>
          <w:numId w:val="4"/>
        </w:numPr>
        <w:tabs>
          <w:tab w:val="clear" w:pos="1497"/>
          <w:tab w:val="num" w:pos="1791"/>
        </w:tabs>
        <w:spacing w:after="0" w:afterAutospacing="0" w:line="240" w:lineRule="auto"/>
        <w:ind w:hanging="698"/>
        <w:rPr>
          <w:rFonts w:ascii="David" w:hAnsi="David" w:cs="David"/>
          <w:i/>
          <w:sz w:val="24"/>
          <w:szCs w:val="24"/>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חשבונו</w:t>
      </w:r>
      <w:r w:rsidRPr="00F24B47">
        <w:rPr>
          <w:rFonts w:ascii="David" w:hAnsi="David" w:cs="David"/>
          <w:i/>
          <w:sz w:val="24"/>
          <w:szCs w:val="24"/>
          <w:rtl/>
        </w:rPr>
        <w:t xml:space="preserve">, </w:t>
      </w:r>
      <w:r w:rsidRPr="00F24B47">
        <w:rPr>
          <w:rFonts w:ascii="David" w:hAnsi="David" w:cs="David" w:hint="eastAsia"/>
          <w:i/>
          <w:sz w:val="24"/>
          <w:szCs w:val="24"/>
          <w:rtl/>
        </w:rPr>
        <w:t>והינו</w:t>
      </w:r>
      <w:r w:rsidRPr="00F24B47">
        <w:rPr>
          <w:rFonts w:ascii="David" w:hAnsi="David" w:cs="David"/>
          <w:i/>
          <w:sz w:val="24"/>
          <w:szCs w:val="24"/>
          <w:rtl/>
        </w:rPr>
        <w:t xml:space="preserve"> </w:t>
      </w:r>
      <w:r w:rsidRPr="00F24B47">
        <w:rPr>
          <w:rFonts w:ascii="David" w:hAnsi="David" w:cs="David" w:hint="eastAsia"/>
          <w:i/>
          <w:sz w:val="24"/>
          <w:szCs w:val="24"/>
          <w:rtl/>
        </w:rPr>
        <w:t>מצהיר</w:t>
      </w:r>
      <w:r w:rsidRPr="00F24B47">
        <w:rPr>
          <w:rFonts w:ascii="David" w:hAnsi="David" w:cs="David"/>
          <w:i/>
          <w:sz w:val="24"/>
          <w:szCs w:val="24"/>
          <w:rtl/>
        </w:rPr>
        <w:t xml:space="preserve"> </w:t>
      </w:r>
      <w:r w:rsidRPr="00F24B47">
        <w:rPr>
          <w:rFonts w:ascii="David" w:hAnsi="David" w:cs="David" w:hint="eastAsia"/>
          <w:i/>
          <w:sz w:val="24"/>
          <w:szCs w:val="24"/>
          <w:rtl/>
        </w:rPr>
        <w:t>כי</w:t>
      </w:r>
      <w:r w:rsidRPr="00F24B47">
        <w:rPr>
          <w:rFonts w:ascii="David" w:hAnsi="David" w:cs="David"/>
          <w:i/>
          <w:sz w:val="24"/>
          <w:szCs w:val="24"/>
          <w:rtl/>
        </w:rPr>
        <w:t xml:space="preserve"> </w:t>
      </w:r>
      <w:r w:rsidRPr="00F24B47">
        <w:rPr>
          <w:rFonts w:ascii="David" w:hAnsi="David" w:cs="David" w:hint="eastAsia"/>
          <w:i/>
          <w:sz w:val="24"/>
          <w:szCs w:val="24"/>
          <w:rtl/>
        </w:rPr>
        <w:t>ברשותו</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בהישג</w:t>
      </w:r>
      <w:r w:rsidRPr="00F24B47">
        <w:rPr>
          <w:rFonts w:ascii="David" w:hAnsi="David" w:cs="David"/>
          <w:i/>
          <w:sz w:val="24"/>
          <w:szCs w:val="24"/>
          <w:rtl/>
        </w:rPr>
        <w:t xml:space="preserve"> </w:t>
      </w:r>
      <w:r w:rsidRPr="00F24B47">
        <w:rPr>
          <w:rFonts w:ascii="David" w:hAnsi="David" w:cs="David" w:hint="eastAsia"/>
          <w:i/>
          <w:sz w:val="24"/>
          <w:szCs w:val="24"/>
          <w:rtl/>
        </w:rPr>
        <w:t>ידו</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לביצוען</w:t>
      </w:r>
      <w:r w:rsidRPr="00F24B47">
        <w:rPr>
          <w:rFonts w:ascii="David" w:hAnsi="David" w:cs="David"/>
          <w:i/>
          <w:sz w:val="24"/>
          <w:szCs w:val="24"/>
          <w:rtl/>
        </w:rPr>
        <w:t xml:space="preserve"> </w:t>
      </w:r>
      <w:r w:rsidRPr="00F24B47">
        <w:rPr>
          <w:rFonts w:ascii="David" w:hAnsi="David" w:cs="David" w:hint="eastAsia"/>
          <w:i/>
          <w:sz w:val="24"/>
          <w:szCs w:val="24"/>
          <w:rtl/>
        </w:rPr>
        <w:t>היעיל</w:t>
      </w:r>
      <w:r w:rsidRPr="00F24B47">
        <w:rPr>
          <w:rFonts w:ascii="David" w:hAnsi="David" w:cs="David"/>
          <w:i/>
          <w:sz w:val="24"/>
          <w:szCs w:val="24"/>
          <w:rtl/>
        </w:rPr>
        <w:t xml:space="preserve"> </w:t>
      </w:r>
      <w:r w:rsidRPr="00F24B47">
        <w:rPr>
          <w:rFonts w:ascii="David" w:hAnsi="David" w:cs="David" w:hint="eastAsia"/>
          <w:i/>
          <w:sz w:val="24"/>
          <w:szCs w:val="24"/>
          <w:rtl/>
        </w:rPr>
        <w:t>של</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בקצב</w:t>
      </w:r>
      <w:r w:rsidRPr="00F24B47">
        <w:rPr>
          <w:rFonts w:ascii="David" w:hAnsi="David" w:cs="David"/>
          <w:i/>
          <w:sz w:val="24"/>
          <w:szCs w:val="24"/>
          <w:rtl/>
        </w:rPr>
        <w:t xml:space="preserve"> </w:t>
      </w:r>
      <w:r w:rsidRPr="00F24B47">
        <w:rPr>
          <w:rFonts w:ascii="David" w:hAnsi="David" w:cs="David" w:hint="eastAsia"/>
          <w:i/>
          <w:sz w:val="24"/>
          <w:szCs w:val="24"/>
          <w:rtl/>
        </w:rPr>
        <w:t>הדרוש</w:t>
      </w:r>
      <w:r w:rsidRPr="00F24B47">
        <w:rPr>
          <w:rFonts w:ascii="David" w:hAnsi="David" w:cs="David"/>
          <w:i/>
          <w:sz w:val="24"/>
          <w:szCs w:val="24"/>
          <w:rtl/>
        </w:rPr>
        <w:t xml:space="preserve"> </w:t>
      </w:r>
      <w:r w:rsidRPr="00F24B47">
        <w:rPr>
          <w:rFonts w:ascii="David" w:hAnsi="David" w:cs="David" w:hint="eastAsia"/>
          <w:i/>
          <w:sz w:val="24"/>
          <w:szCs w:val="24"/>
          <w:rtl/>
        </w:rPr>
        <w:t>להשלמתן</w:t>
      </w:r>
      <w:r w:rsidRPr="00F24B47">
        <w:rPr>
          <w:rFonts w:ascii="David" w:hAnsi="David" w:cs="David"/>
          <w:i/>
          <w:sz w:val="24"/>
          <w:szCs w:val="24"/>
          <w:rtl/>
        </w:rPr>
        <w:t>.</w:t>
      </w:r>
    </w:p>
    <w:p w14:paraId="3B313CD1" w14:textId="77777777" w:rsidR="00EF4F1C" w:rsidRPr="00F24B47" w:rsidRDefault="00EF4F1C" w:rsidP="00F24B47">
      <w:pPr>
        <w:numPr>
          <w:ilvl w:val="2"/>
          <w:numId w:val="4"/>
        </w:numPr>
        <w:tabs>
          <w:tab w:val="clear" w:pos="1497"/>
          <w:tab w:val="num" w:pos="1791"/>
        </w:tabs>
        <w:spacing w:after="0" w:afterAutospacing="0" w:line="240" w:lineRule="auto"/>
        <w:ind w:hanging="698"/>
        <w:rPr>
          <w:rFonts w:ascii="David" w:hAnsi="David" w:cs="David"/>
          <w:i/>
          <w:sz w:val="24"/>
          <w:szCs w:val="24"/>
          <w:rtl/>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לאגור</w:t>
      </w:r>
      <w:r w:rsidRPr="00F24B47">
        <w:rPr>
          <w:rFonts w:ascii="David" w:hAnsi="David" w:cs="David"/>
          <w:i/>
          <w:sz w:val="24"/>
          <w:szCs w:val="24"/>
          <w:rtl/>
        </w:rPr>
        <w:t xml:space="preserve"> </w:t>
      </w:r>
      <w:r w:rsidRPr="00F24B47">
        <w:rPr>
          <w:rFonts w:ascii="David" w:hAnsi="David" w:cs="David" w:hint="eastAsia"/>
          <w:i/>
          <w:sz w:val="24"/>
          <w:szCs w:val="24"/>
          <w:rtl/>
        </w:rPr>
        <w:t>עד</w:t>
      </w:r>
      <w:r w:rsidRPr="00F24B47">
        <w:rPr>
          <w:rFonts w:ascii="David" w:hAnsi="David" w:cs="David"/>
          <w:i/>
          <w:sz w:val="24"/>
          <w:szCs w:val="24"/>
          <w:rtl/>
        </w:rPr>
        <w:t xml:space="preserve"> </w:t>
      </w:r>
      <w:r w:rsidRPr="00F24B47">
        <w:rPr>
          <w:rFonts w:ascii="David" w:hAnsi="David" w:cs="David" w:hint="eastAsia"/>
          <w:i/>
          <w:sz w:val="24"/>
          <w:szCs w:val="24"/>
          <w:rtl/>
        </w:rPr>
        <w:t>למועד</w:t>
      </w:r>
      <w:r w:rsidRPr="00F24B47">
        <w:rPr>
          <w:rFonts w:ascii="David" w:hAnsi="David" w:cs="David"/>
          <w:i/>
          <w:sz w:val="24"/>
          <w:szCs w:val="24"/>
          <w:rtl/>
        </w:rPr>
        <w:t xml:space="preserve"> </w:t>
      </w:r>
      <w:r w:rsidRPr="00F24B47">
        <w:rPr>
          <w:rFonts w:ascii="David" w:hAnsi="David" w:cs="David" w:hint="eastAsia"/>
          <w:i/>
          <w:sz w:val="24"/>
          <w:szCs w:val="24"/>
          <w:rtl/>
        </w:rPr>
        <w:t>תחילת</w:t>
      </w:r>
      <w:r w:rsidRPr="00F24B47">
        <w:rPr>
          <w:rFonts w:ascii="David" w:hAnsi="David" w:cs="David"/>
          <w:i/>
          <w:sz w:val="24"/>
          <w:szCs w:val="24"/>
          <w:rtl/>
        </w:rPr>
        <w:t xml:space="preserve"> </w:t>
      </w:r>
      <w:r w:rsidRPr="00F24B47">
        <w:rPr>
          <w:rFonts w:ascii="David" w:hAnsi="David" w:cs="David" w:hint="eastAsia"/>
          <w:i/>
          <w:sz w:val="24"/>
          <w:szCs w:val="24"/>
          <w:rtl/>
        </w:rPr>
        <w:t>ביצוע</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להבטיח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אספקתם</w:t>
      </w:r>
      <w:r w:rsidRPr="00F24B47">
        <w:rPr>
          <w:rFonts w:ascii="David" w:hAnsi="David" w:cs="David"/>
          <w:i/>
          <w:sz w:val="24"/>
          <w:szCs w:val="24"/>
          <w:rtl/>
        </w:rPr>
        <w:t xml:space="preserve"> </w:t>
      </w:r>
      <w:r w:rsidRPr="00F24B47">
        <w:rPr>
          <w:rFonts w:ascii="David" w:hAnsi="David" w:cs="David" w:hint="eastAsia"/>
          <w:i/>
          <w:sz w:val="24"/>
          <w:szCs w:val="24"/>
          <w:rtl/>
        </w:rPr>
        <w:t>לפי</w:t>
      </w:r>
      <w:r w:rsidRPr="00F24B47">
        <w:rPr>
          <w:rFonts w:ascii="David" w:hAnsi="David" w:cs="David"/>
          <w:i/>
          <w:sz w:val="24"/>
          <w:szCs w:val="24"/>
          <w:rtl/>
        </w:rPr>
        <w:t xml:space="preserve"> </w:t>
      </w:r>
      <w:r w:rsidRPr="00F24B47">
        <w:rPr>
          <w:rFonts w:ascii="David" w:hAnsi="David" w:cs="David" w:hint="eastAsia"/>
          <w:i/>
          <w:sz w:val="24"/>
          <w:szCs w:val="24"/>
          <w:rtl/>
        </w:rPr>
        <w:t>לוח</w:t>
      </w:r>
      <w:r w:rsidRPr="00F24B47">
        <w:rPr>
          <w:rFonts w:ascii="David" w:hAnsi="David" w:cs="David"/>
          <w:i/>
          <w:sz w:val="24"/>
          <w:szCs w:val="24"/>
          <w:rtl/>
        </w:rPr>
        <w:t xml:space="preserve"> </w:t>
      </w:r>
      <w:r w:rsidRPr="00F24B47">
        <w:rPr>
          <w:rFonts w:ascii="David" w:hAnsi="David" w:cs="David" w:hint="eastAsia"/>
          <w:i/>
          <w:sz w:val="24"/>
          <w:szCs w:val="24"/>
          <w:rtl/>
        </w:rPr>
        <w:t>זמנים</w:t>
      </w:r>
      <w:r w:rsidRPr="00F24B47">
        <w:rPr>
          <w:rFonts w:ascii="David" w:hAnsi="David" w:cs="David"/>
          <w:i/>
          <w:sz w:val="24"/>
          <w:szCs w:val="24"/>
          <w:rtl/>
        </w:rPr>
        <w:t xml:space="preserve"> </w:t>
      </w:r>
      <w:r w:rsidRPr="00F24B47">
        <w:rPr>
          <w:rFonts w:ascii="David" w:hAnsi="David" w:cs="David" w:hint="eastAsia"/>
          <w:i/>
          <w:sz w:val="24"/>
          <w:szCs w:val="24"/>
          <w:rtl/>
        </w:rPr>
        <w:t>שיוגש</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עד</w:t>
      </w:r>
      <w:r w:rsidRPr="00F24B47">
        <w:rPr>
          <w:rFonts w:ascii="David" w:hAnsi="David" w:cs="David"/>
          <w:i/>
          <w:sz w:val="24"/>
          <w:szCs w:val="24"/>
          <w:rtl/>
        </w:rPr>
        <w:t xml:space="preserve"> </w:t>
      </w:r>
      <w:r w:rsidRPr="00F24B47">
        <w:rPr>
          <w:rFonts w:ascii="David" w:hAnsi="David" w:cs="David" w:hint="eastAsia"/>
          <w:i/>
          <w:sz w:val="24"/>
          <w:szCs w:val="24"/>
          <w:rtl/>
        </w:rPr>
        <w:t>לאותו</w:t>
      </w:r>
      <w:r w:rsidRPr="00F24B47">
        <w:rPr>
          <w:rFonts w:ascii="David" w:hAnsi="David" w:cs="David"/>
          <w:i/>
          <w:sz w:val="24"/>
          <w:szCs w:val="24"/>
          <w:rtl/>
        </w:rPr>
        <w:t xml:space="preserve"> </w:t>
      </w:r>
      <w:r w:rsidRPr="00F24B47">
        <w:rPr>
          <w:rFonts w:ascii="David" w:hAnsi="David" w:cs="David" w:hint="eastAsia"/>
          <w:i/>
          <w:sz w:val="24"/>
          <w:szCs w:val="24"/>
          <w:rtl/>
        </w:rPr>
        <w:t>מועד</w:t>
      </w:r>
      <w:r w:rsidRPr="00F24B47">
        <w:rPr>
          <w:rFonts w:ascii="David" w:hAnsi="David" w:cs="David"/>
          <w:i/>
          <w:sz w:val="24"/>
          <w:szCs w:val="24"/>
          <w:rtl/>
        </w:rPr>
        <w:t xml:space="preserve"> </w:t>
      </w:r>
      <w:r w:rsidRPr="00F24B47">
        <w:rPr>
          <w:rFonts w:ascii="David" w:hAnsi="David" w:cs="David" w:hint="eastAsia"/>
          <w:i/>
          <w:sz w:val="24"/>
          <w:szCs w:val="24"/>
          <w:rtl/>
        </w:rPr>
        <w:t>ושיניח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דעתו</w:t>
      </w:r>
      <w:r w:rsidRPr="00F24B47">
        <w:rPr>
          <w:rFonts w:ascii="David" w:hAnsi="David" w:cs="David"/>
          <w:i/>
          <w:sz w:val="24"/>
          <w:szCs w:val="24"/>
          <w:rtl/>
        </w:rPr>
        <w:t>.</w:t>
      </w:r>
    </w:p>
    <w:p w14:paraId="6AF6E6C2" w14:textId="77777777" w:rsidR="00EF4F1C" w:rsidRPr="00F24B47" w:rsidRDefault="00EF4F1C" w:rsidP="00F24B47">
      <w:pPr>
        <w:spacing w:after="0" w:afterAutospacing="0" w:line="240" w:lineRule="auto"/>
        <w:ind w:left="1508"/>
        <w:rPr>
          <w:rFonts w:ascii="David" w:hAnsi="David" w:cs="David"/>
          <w:sz w:val="24"/>
          <w:szCs w:val="24"/>
          <w:rtl/>
        </w:rPr>
      </w:pPr>
      <w:r w:rsidRPr="00F24B47">
        <w:rPr>
          <w:rFonts w:ascii="David" w:hAnsi="David" w:cs="David" w:hint="eastAsia"/>
          <w:sz w:val="24"/>
          <w:szCs w:val="24"/>
          <w:rtl/>
        </w:rPr>
        <w:t>לא</w:t>
      </w:r>
      <w:r w:rsidRPr="00F24B47">
        <w:rPr>
          <w:rFonts w:ascii="David" w:hAnsi="David" w:cs="David"/>
          <w:sz w:val="24"/>
          <w:szCs w:val="24"/>
          <w:rtl/>
        </w:rPr>
        <w:t xml:space="preserve"> </w:t>
      </w:r>
      <w:r w:rsidRPr="00F24B47">
        <w:rPr>
          <w:rFonts w:ascii="David" w:hAnsi="David" w:cs="David" w:hint="eastAsia"/>
          <w:sz w:val="24"/>
          <w:szCs w:val="24"/>
          <w:rtl/>
        </w:rPr>
        <w:t>הגיש</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לוח</w:t>
      </w:r>
      <w:r w:rsidRPr="00F24B47">
        <w:rPr>
          <w:rFonts w:ascii="David" w:hAnsi="David" w:cs="David"/>
          <w:sz w:val="24"/>
          <w:szCs w:val="24"/>
          <w:rtl/>
        </w:rPr>
        <w:t xml:space="preserve"> </w:t>
      </w:r>
      <w:r w:rsidRPr="00F24B47">
        <w:rPr>
          <w:rFonts w:ascii="David" w:hAnsi="David" w:cs="David" w:hint="eastAsia"/>
          <w:sz w:val="24"/>
          <w:szCs w:val="24"/>
          <w:rtl/>
        </w:rPr>
        <w:t>זמנים</w:t>
      </w:r>
      <w:r w:rsidRPr="00F24B47">
        <w:rPr>
          <w:rFonts w:ascii="David" w:hAnsi="David" w:cs="David"/>
          <w:sz w:val="24"/>
          <w:szCs w:val="24"/>
          <w:rtl/>
        </w:rPr>
        <w:t xml:space="preserve"> </w:t>
      </w:r>
      <w:r w:rsidRPr="00F24B47">
        <w:rPr>
          <w:rFonts w:ascii="David" w:hAnsi="David" w:cs="David" w:hint="eastAsia"/>
          <w:sz w:val="24"/>
          <w:szCs w:val="24"/>
          <w:rtl/>
        </w:rPr>
        <w:t>כאמור</w:t>
      </w:r>
      <w:r w:rsidRPr="00F24B47">
        <w:rPr>
          <w:rFonts w:ascii="David" w:hAnsi="David" w:cs="David"/>
          <w:sz w:val="24"/>
          <w:szCs w:val="24"/>
          <w:rtl/>
        </w:rPr>
        <w:t xml:space="preserve">, </w:t>
      </w:r>
      <w:r w:rsidRPr="00F24B47">
        <w:rPr>
          <w:rFonts w:ascii="David" w:hAnsi="David" w:cs="David" w:hint="eastAsia"/>
          <w:sz w:val="24"/>
          <w:szCs w:val="24"/>
          <w:rtl/>
        </w:rPr>
        <w:t>או</w:t>
      </w:r>
      <w:r w:rsidRPr="00F24B47">
        <w:rPr>
          <w:rFonts w:ascii="David" w:hAnsi="David" w:cs="David"/>
          <w:sz w:val="24"/>
          <w:szCs w:val="24"/>
          <w:rtl/>
        </w:rPr>
        <w:t xml:space="preserve"> </w:t>
      </w:r>
      <w:r w:rsidRPr="00F24B47">
        <w:rPr>
          <w:rFonts w:ascii="David" w:hAnsi="David" w:cs="David" w:hint="eastAsia"/>
          <w:sz w:val="24"/>
          <w:szCs w:val="24"/>
          <w:rtl/>
        </w:rPr>
        <w:t>שלוח</w:t>
      </w:r>
      <w:r w:rsidRPr="00F24B47">
        <w:rPr>
          <w:rFonts w:ascii="David" w:hAnsi="David" w:cs="David"/>
          <w:sz w:val="24"/>
          <w:szCs w:val="24"/>
          <w:rtl/>
        </w:rPr>
        <w:t xml:space="preserve"> </w:t>
      </w:r>
      <w:r w:rsidRPr="00F24B47">
        <w:rPr>
          <w:rFonts w:ascii="David" w:hAnsi="David" w:cs="David" w:hint="eastAsia"/>
          <w:sz w:val="24"/>
          <w:szCs w:val="24"/>
          <w:rtl/>
        </w:rPr>
        <w:t>הזמנים</w:t>
      </w:r>
      <w:r w:rsidRPr="00F24B47">
        <w:rPr>
          <w:rFonts w:ascii="David" w:hAnsi="David" w:cs="David"/>
          <w:sz w:val="24"/>
          <w:szCs w:val="24"/>
          <w:rtl/>
        </w:rPr>
        <w:t xml:space="preserve"> </w:t>
      </w:r>
      <w:r w:rsidRPr="00F24B47">
        <w:rPr>
          <w:rFonts w:ascii="David" w:hAnsi="David" w:cs="David" w:hint="eastAsia"/>
          <w:sz w:val="24"/>
          <w:szCs w:val="24"/>
          <w:rtl/>
        </w:rPr>
        <w:t>שהגיש</w:t>
      </w:r>
      <w:r w:rsidRPr="00F24B47">
        <w:rPr>
          <w:rFonts w:ascii="David" w:hAnsi="David" w:cs="David"/>
          <w:sz w:val="24"/>
          <w:szCs w:val="24"/>
          <w:rtl/>
        </w:rPr>
        <w:t xml:space="preserve"> </w:t>
      </w:r>
      <w:r w:rsidRPr="00F24B47">
        <w:rPr>
          <w:rFonts w:ascii="David" w:hAnsi="David" w:cs="David" w:hint="eastAsia"/>
          <w:sz w:val="24"/>
          <w:szCs w:val="24"/>
          <w:rtl/>
        </w:rPr>
        <w:t>לא</w:t>
      </w:r>
      <w:r w:rsidRPr="00F24B47">
        <w:rPr>
          <w:rFonts w:ascii="David" w:hAnsi="David" w:cs="David"/>
          <w:sz w:val="24"/>
          <w:szCs w:val="24"/>
          <w:rtl/>
        </w:rPr>
        <w:t xml:space="preserve"> </w:t>
      </w:r>
      <w:r w:rsidRPr="00F24B47">
        <w:rPr>
          <w:rFonts w:ascii="David" w:hAnsi="David" w:cs="David" w:hint="eastAsia"/>
          <w:sz w:val="24"/>
          <w:szCs w:val="24"/>
          <w:rtl/>
        </w:rPr>
        <w:t>הניח</w:t>
      </w:r>
      <w:r w:rsidRPr="00F24B47">
        <w:rPr>
          <w:rFonts w:ascii="David" w:hAnsi="David" w:cs="David"/>
          <w:sz w:val="24"/>
          <w:szCs w:val="24"/>
          <w:rtl/>
        </w:rPr>
        <w:t xml:space="preserve"> </w:t>
      </w:r>
      <w:r w:rsidRPr="00F24B47">
        <w:rPr>
          <w:rFonts w:ascii="David" w:hAnsi="David" w:cs="David" w:hint="eastAsia"/>
          <w:sz w:val="24"/>
          <w:szCs w:val="24"/>
          <w:rtl/>
        </w:rPr>
        <w:t>דעתו</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יקבע</w:t>
      </w:r>
      <w:r w:rsidRPr="00F24B47">
        <w:rPr>
          <w:rFonts w:ascii="David" w:hAnsi="David" w:cs="David"/>
          <w:sz w:val="24"/>
          <w:szCs w:val="24"/>
          <w:rtl/>
        </w:rPr>
        <w:t xml:space="preserve"> </w:t>
      </w:r>
      <w:r w:rsidRPr="00F24B47">
        <w:rPr>
          <w:rFonts w:ascii="David" w:hAnsi="David" w:cs="David" w:hint="eastAsia"/>
          <w:sz w:val="24"/>
          <w:szCs w:val="24"/>
          <w:rtl/>
        </w:rPr>
        <w:t>לוח</w:t>
      </w:r>
      <w:r w:rsidRPr="00F24B47">
        <w:rPr>
          <w:rFonts w:ascii="David" w:hAnsi="David" w:cs="David"/>
          <w:sz w:val="24"/>
          <w:szCs w:val="24"/>
          <w:rtl/>
        </w:rPr>
        <w:t xml:space="preserve"> </w:t>
      </w:r>
      <w:r w:rsidRPr="00F24B47">
        <w:rPr>
          <w:rFonts w:ascii="David" w:hAnsi="David" w:cs="David" w:hint="eastAsia"/>
          <w:sz w:val="24"/>
          <w:szCs w:val="24"/>
          <w:rtl/>
        </w:rPr>
        <w:t>הזמנים</w:t>
      </w:r>
      <w:r w:rsidRPr="00F24B47">
        <w:rPr>
          <w:rFonts w:ascii="David" w:hAnsi="David" w:cs="David"/>
          <w:sz w:val="24"/>
          <w:szCs w:val="24"/>
          <w:rtl/>
        </w:rPr>
        <w:t xml:space="preserve"> </w:t>
      </w:r>
      <w:r w:rsidRPr="00F24B47">
        <w:rPr>
          <w:rFonts w:ascii="David" w:hAnsi="David" w:cs="David" w:hint="eastAsia"/>
          <w:sz w:val="24"/>
          <w:szCs w:val="24"/>
          <w:rtl/>
        </w:rPr>
        <w:t>לאספקת</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ע</w:t>
      </w:r>
      <w:r w:rsidRPr="00F24B47">
        <w:rPr>
          <w:rFonts w:ascii="David" w:hAnsi="David" w:cs="David"/>
          <w:sz w:val="24"/>
          <w:szCs w:val="24"/>
          <w:rtl/>
        </w:rPr>
        <w:t>"</w:t>
      </w:r>
      <w:r w:rsidRPr="00F24B47">
        <w:rPr>
          <w:rFonts w:ascii="David" w:hAnsi="David" w:cs="David" w:hint="eastAsia"/>
          <w:sz w:val="24"/>
          <w:szCs w:val="24"/>
          <w:rtl/>
        </w:rPr>
        <w:t>י</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והוא</w:t>
      </w:r>
      <w:r w:rsidRPr="00F24B47">
        <w:rPr>
          <w:rFonts w:ascii="David" w:hAnsi="David" w:cs="David"/>
          <w:sz w:val="24"/>
          <w:szCs w:val="24"/>
          <w:rtl/>
        </w:rPr>
        <w:t xml:space="preserve"> </w:t>
      </w:r>
      <w:r w:rsidRPr="00F24B47">
        <w:rPr>
          <w:rFonts w:ascii="David" w:hAnsi="David" w:cs="David" w:hint="eastAsia"/>
          <w:sz w:val="24"/>
          <w:szCs w:val="24"/>
          <w:rtl/>
        </w:rPr>
        <w:t>יחייב</w:t>
      </w:r>
      <w:r w:rsidRPr="00F24B47">
        <w:rPr>
          <w:rFonts w:ascii="David" w:hAnsi="David" w:cs="David"/>
          <w:sz w:val="24"/>
          <w:szCs w:val="24"/>
          <w:rtl/>
        </w:rPr>
        <w:t xml:space="preserve"> </w:t>
      </w:r>
      <w:r w:rsidRPr="00F24B47">
        <w:rPr>
          <w:rFonts w:ascii="David" w:hAnsi="David" w:cs="David" w:hint="eastAsia"/>
          <w:sz w:val="24"/>
          <w:szCs w:val="24"/>
          <w:rtl/>
        </w:rPr>
        <w:t>את</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w:t>
      </w:r>
    </w:p>
    <w:p w14:paraId="1CFF803D"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sz w:val="24"/>
          <w:szCs w:val="24"/>
          <w:rtl/>
        </w:rPr>
        <w:t>לפי</w:t>
      </w:r>
      <w:r w:rsidRPr="00F24B47">
        <w:rPr>
          <w:rFonts w:ascii="David" w:hAnsi="David" w:cs="David"/>
          <w:sz w:val="24"/>
          <w:szCs w:val="24"/>
          <w:rtl/>
        </w:rPr>
        <w:t xml:space="preserve"> </w:t>
      </w:r>
      <w:r w:rsidRPr="00F24B47">
        <w:rPr>
          <w:rFonts w:ascii="David" w:hAnsi="David" w:cs="David" w:hint="eastAsia"/>
          <w:sz w:val="24"/>
          <w:szCs w:val="24"/>
          <w:rtl/>
        </w:rPr>
        <w:t>דרישת</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מעת</w:t>
      </w:r>
      <w:r w:rsidRPr="00F24B47">
        <w:rPr>
          <w:rFonts w:ascii="David" w:hAnsi="David" w:cs="David"/>
          <w:sz w:val="24"/>
          <w:szCs w:val="24"/>
          <w:rtl/>
        </w:rPr>
        <w:t xml:space="preserve"> </w:t>
      </w:r>
      <w:r w:rsidRPr="00F24B47">
        <w:rPr>
          <w:rFonts w:ascii="David" w:hAnsi="David" w:cs="David" w:hint="eastAsia"/>
          <w:sz w:val="24"/>
          <w:szCs w:val="24"/>
          <w:rtl/>
        </w:rPr>
        <w:t>לעת</w:t>
      </w:r>
      <w:r w:rsidRPr="00F24B47">
        <w:rPr>
          <w:rFonts w:ascii="David" w:hAnsi="David" w:cs="David"/>
          <w:sz w:val="24"/>
          <w:szCs w:val="24"/>
          <w:rtl/>
        </w:rPr>
        <w:t xml:space="preserve"> </w:t>
      </w:r>
      <w:r w:rsidRPr="00F24B47">
        <w:rPr>
          <w:rFonts w:ascii="David" w:hAnsi="David" w:cs="David" w:hint="eastAsia"/>
          <w:sz w:val="24"/>
          <w:szCs w:val="24"/>
          <w:rtl/>
        </w:rPr>
        <w:t>ימציא</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למפקח</w:t>
      </w:r>
      <w:r w:rsidRPr="00F24B47">
        <w:rPr>
          <w:rFonts w:ascii="David" w:hAnsi="David" w:cs="David"/>
          <w:sz w:val="24"/>
          <w:szCs w:val="24"/>
          <w:rtl/>
        </w:rPr>
        <w:t xml:space="preserve"> </w:t>
      </w:r>
      <w:r w:rsidRPr="00F24B47">
        <w:rPr>
          <w:rFonts w:ascii="David" w:hAnsi="David" w:cs="David" w:hint="eastAsia"/>
          <w:sz w:val="24"/>
          <w:szCs w:val="24"/>
          <w:rtl/>
        </w:rPr>
        <w:t>העתקים</w:t>
      </w:r>
      <w:r w:rsidRPr="00F24B47">
        <w:rPr>
          <w:rFonts w:ascii="David" w:hAnsi="David" w:cs="David"/>
          <w:sz w:val="24"/>
          <w:szCs w:val="24"/>
          <w:rtl/>
        </w:rPr>
        <w:t xml:space="preserve"> </w:t>
      </w:r>
      <w:r w:rsidRPr="00F24B47">
        <w:rPr>
          <w:rFonts w:ascii="David" w:hAnsi="David" w:cs="David" w:hint="eastAsia"/>
          <w:sz w:val="24"/>
          <w:szCs w:val="24"/>
          <w:rtl/>
        </w:rPr>
        <w:t>מטופסי</w:t>
      </w:r>
      <w:r w:rsidRPr="00F24B47">
        <w:rPr>
          <w:rFonts w:ascii="David" w:hAnsi="David" w:cs="David"/>
          <w:sz w:val="24"/>
          <w:szCs w:val="24"/>
          <w:rtl/>
        </w:rPr>
        <w:t xml:space="preserve"> </w:t>
      </w:r>
      <w:r w:rsidRPr="00F24B47">
        <w:rPr>
          <w:rFonts w:ascii="David" w:hAnsi="David" w:cs="David" w:hint="eastAsia"/>
          <w:sz w:val="24"/>
          <w:szCs w:val="24"/>
          <w:rtl/>
        </w:rPr>
        <w:t>הזמנת</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ומאישורי</w:t>
      </w:r>
      <w:r w:rsidRPr="00F24B47">
        <w:rPr>
          <w:rFonts w:ascii="David" w:hAnsi="David" w:cs="David"/>
          <w:i/>
          <w:sz w:val="24"/>
          <w:szCs w:val="24"/>
          <w:rtl/>
        </w:rPr>
        <w:t xml:space="preserve"> </w:t>
      </w:r>
      <w:r w:rsidRPr="00F24B47">
        <w:rPr>
          <w:rFonts w:ascii="David" w:hAnsi="David" w:cs="David" w:hint="eastAsia"/>
          <w:i/>
          <w:sz w:val="24"/>
          <w:szCs w:val="24"/>
          <w:rtl/>
        </w:rPr>
        <w:t>ההזמנות</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י</w:t>
      </w:r>
      <w:r w:rsidRPr="00F24B47">
        <w:rPr>
          <w:rFonts w:ascii="David" w:hAnsi="David" w:cs="David"/>
          <w:i/>
          <w:sz w:val="24"/>
          <w:szCs w:val="24"/>
          <w:rtl/>
        </w:rPr>
        <w:t xml:space="preserve"> </w:t>
      </w:r>
      <w:r w:rsidRPr="00F24B47">
        <w:rPr>
          <w:rFonts w:ascii="David" w:hAnsi="David" w:cs="David" w:hint="eastAsia"/>
          <w:i/>
          <w:sz w:val="24"/>
          <w:szCs w:val="24"/>
          <w:rtl/>
        </w:rPr>
        <w:t>הספקים</w:t>
      </w:r>
      <w:r w:rsidRPr="00F24B47">
        <w:rPr>
          <w:rFonts w:ascii="David" w:hAnsi="David" w:cs="David"/>
          <w:i/>
          <w:sz w:val="24"/>
          <w:szCs w:val="24"/>
          <w:rtl/>
        </w:rPr>
        <w:t>.</w:t>
      </w:r>
    </w:p>
    <w:p w14:paraId="10E75D09"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אמצעים</w:t>
      </w:r>
      <w:r w:rsidRPr="00F24B47">
        <w:rPr>
          <w:rFonts w:ascii="David" w:hAnsi="David" w:cs="David"/>
          <w:i/>
          <w:sz w:val="24"/>
          <w:szCs w:val="24"/>
          <w:rtl/>
        </w:rPr>
        <w:t xml:space="preserve"> </w:t>
      </w:r>
      <w:r w:rsidRPr="00F24B47">
        <w:rPr>
          <w:rFonts w:ascii="David" w:hAnsi="David" w:cs="David" w:hint="eastAsia"/>
          <w:i/>
          <w:sz w:val="24"/>
          <w:szCs w:val="24"/>
          <w:rtl/>
        </w:rPr>
        <w:t>שהובאו</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 xml:space="preserve"> </w:t>
      </w:r>
      <w:r w:rsidRPr="00F24B47">
        <w:rPr>
          <w:rFonts w:ascii="David" w:hAnsi="David" w:cs="David" w:hint="eastAsia"/>
          <w:i/>
          <w:sz w:val="24"/>
          <w:szCs w:val="24"/>
          <w:rtl/>
        </w:rPr>
        <w:t>אין</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רשאי</w:t>
      </w:r>
      <w:r w:rsidRPr="00F24B47">
        <w:rPr>
          <w:rFonts w:ascii="David" w:hAnsi="David" w:cs="David"/>
          <w:i/>
          <w:sz w:val="24"/>
          <w:szCs w:val="24"/>
          <w:rtl/>
        </w:rPr>
        <w:t xml:space="preserve"> </w:t>
      </w:r>
      <w:r w:rsidRPr="00F24B47">
        <w:rPr>
          <w:rFonts w:ascii="David" w:hAnsi="David" w:cs="David" w:hint="eastAsia"/>
          <w:i/>
          <w:sz w:val="24"/>
          <w:szCs w:val="24"/>
          <w:rtl/>
        </w:rPr>
        <w:t>להוציאם</w:t>
      </w:r>
      <w:r w:rsidRPr="00F24B47">
        <w:rPr>
          <w:rFonts w:ascii="David" w:hAnsi="David" w:cs="David"/>
          <w:i/>
          <w:sz w:val="24"/>
          <w:szCs w:val="24"/>
          <w:rtl/>
        </w:rPr>
        <w:t xml:space="preserve"> </w:t>
      </w:r>
      <w:r w:rsidRPr="00F24B47">
        <w:rPr>
          <w:rFonts w:ascii="David" w:hAnsi="David" w:cs="David" w:hint="eastAsia"/>
          <w:i/>
          <w:sz w:val="24"/>
          <w:szCs w:val="24"/>
          <w:rtl/>
        </w:rPr>
        <w:t>מהאתר</w:t>
      </w:r>
      <w:r w:rsidRPr="00F24B47">
        <w:rPr>
          <w:rFonts w:ascii="David" w:hAnsi="David" w:cs="David"/>
          <w:i/>
          <w:sz w:val="24"/>
          <w:szCs w:val="24"/>
          <w:rtl/>
        </w:rPr>
        <w:t xml:space="preserve"> </w:t>
      </w:r>
      <w:r w:rsidRPr="00F24B47">
        <w:rPr>
          <w:rFonts w:ascii="David" w:hAnsi="David" w:cs="David" w:hint="eastAsia"/>
          <w:i/>
          <w:sz w:val="24"/>
          <w:szCs w:val="24"/>
          <w:rtl/>
        </w:rPr>
        <w:t>ללא</w:t>
      </w:r>
      <w:r w:rsidRPr="00F24B47">
        <w:rPr>
          <w:rFonts w:ascii="David" w:hAnsi="David" w:cs="David"/>
          <w:i/>
          <w:sz w:val="24"/>
          <w:szCs w:val="24"/>
          <w:rtl/>
        </w:rPr>
        <w:t xml:space="preserve"> </w:t>
      </w:r>
      <w:r w:rsidRPr="00F24B47">
        <w:rPr>
          <w:rFonts w:ascii="David" w:hAnsi="David" w:cs="David" w:hint="eastAsia"/>
          <w:i/>
          <w:sz w:val="24"/>
          <w:szCs w:val="24"/>
          <w:rtl/>
        </w:rPr>
        <w:t>הסכמת</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בכתב</w:t>
      </w:r>
      <w:r w:rsidRPr="00F24B47">
        <w:rPr>
          <w:rFonts w:ascii="David" w:hAnsi="David" w:cs="David"/>
          <w:i/>
          <w:sz w:val="24"/>
          <w:szCs w:val="24"/>
          <w:rtl/>
        </w:rPr>
        <w:t>.</w:t>
      </w:r>
    </w:p>
    <w:p w14:paraId="16E8D094"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מבלי</w:t>
      </w:r>
      <w:r w:rsidRPr="00F24B47">
        <w:rPr>
          <w:rFonts w:ascii="David" w:hAnsi="David" w:cs="David"/>
          <w:i/>
          <w:sz w:val="24"/>
          <w:szCs w:val="24"/>
          <w:rtl/>
        </w:rPr>
        <w:t xml:space="preserve"> </w:t>
      </w:r>
      <w:r w:rsidRPr="00F24B47">
        <w:rPr>
          <w:rFonts w:ascii="David" w:hAnsi="David" w:cs="David" w:hint="eastAsia"/>
          <w:i/>
          <w:sz w:val="24"/>
          <w:szCs w:val="24"/>
          <w:rtl/>
        </w:rPr>
        <w:t>לגרוע</w:t>
      </w:r>
      <w:r w:rsidRPr="00F24B47">
        <w:rPr>
          <w:rFonts w:ascii="David" w:hAnsi="David" w:cs="David"/>
          <w:i/>
          <w:sz w:val="24"/>
          <w:szCs w:val="24"/>
          <w:rtl/>
        </w:rPr>
        <w:t xml:space="preserve"> </w:t>
      </w:r>
      <w:r w:rsidRPr="00F24B47">
        <w:rPr>
          <w:rFonts w:ascii="David" w:hAnsi="David" w:cs="David" w:hint="eastAsia"/>
          <w:i/>
          <w:sz w:val="24"/>
          <w:szCs w:val="24"/>
          <w:rtl/>
        </w:rPr>
        <w:t>מהוראות</w:t>
      </w:r>
      <w:r w:rsidRPr="00F24B47">
        <w:rPr>
          <w:rFonts w:ascii="David" w:hAnsi="David" w:cs="David"/>
          <w:i/>
          <w:sz w:val="24"/>
          <w:szCs w:val="24"/>
          <w:rtl/>
        </w:rPr>
        <w:t xml:space="preserve"> </w:t>
      </w:r>
      <w:r w:rsidRPr="00F24B47">
        <w:rPr>
          <w:rFonts w:ascii="David" w:hAnsi="David" w:cs="David" w:hint="eastAsia"/>
          <w:i/>
          <w:sz w:val="24"/>
          <w:szCs w:val="24"/>
          <w:rtl/>
        </w:rPr>
        <w:t>סעיף</w:t>
      </w:r>
      <w:r w:rsidRPr="00F24B47">
        <w:rPr>
          <w:rFonts w:ascii="David" w:hAnsi="David" w:cs="David"/>
          <w:i/>
          <w:sz w:val="24"/>
          <w:szCs w:val="24"/>
          <w:rtl/>
        </w:rPr>
        <w:t xml:space="preserve"> 18.1 </w:t>
      </w:r>
      <w:r w:rsidRPr="00F24B47">
        <w:rPr>
          <w:rFonts w:ascii="David" w:hAnsi="David" w:cs="David" w:hint="eastAsia"/>
          <w:i/>
          <w:sz w:val="24"/>
          <w:szCs w:val="24"/>
          <w:rtl/>
        </w:rPr>
        <w:t>לעיל</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חשבונו</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w:t>
      </w:r>
    </w:p>
    <w:p w14:paraId="7C967AFB"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וכל</w:t>
      </w:r>
      <w:r w:rsidRPr="00F24B47">
        <w:rPr>
          <w:rFonts w:ascii="David" w:hAnsi="David" w:cs="David"/>
          <w:i/>
          <w:sz w:val="24"/>
          <w:szCs w:val="24"/>
          <w:rtl/>
        </w:rPr>
        <w:t xml:space="preserve"> </w:t>
      </w:r>
      <w:r w:rsidRPr="00F24B47">
        <w:rPr>
          <w:rFonts w:ascii="David" w:hAnsi="David" w:cs="David" w:hint="eastAsia"/>
          <w:i/>
          <w:sz w:val="24"/>
          <w:szCs w:val="24"/>
          <w:rtl/>
        </w:rPr>
        <w:t>דבר</w:t>
      </w:r>
      <w:r w:rsidRPr="00F24B47">
        <w:rPr>
          <w:rFonts w:ascii="David" w:hAnsi="David" w:cs="David"/>
          <w:i/>
          <w:sz w:val="24"/>
          <w:szCs w:val="24"/>
          <w:rtl/>
        </w:rPr>
        <w:t xml:space="preserve"> </w:t>
      </w:r>
      <w:r w:rsidRPr="00F24B47">
        <w:rPr>
          <w:rFonts w:ascii="David" w:hAnsi="David" w:cs="David" w:hint="eastAsia"/>
          <w:i/>
          <w:sz w:val="24"/>
          <w:szCs w:val="24"/>
          <w:rtl/>
        </w:rPr>
        <w:t>אחר</w:t>
      </w:r>
      <w:r w:rsidRPr="00F24B47">
        <w:rPr>
          <w:rFonts w:ascii="David" w:hAnsi="David" w:cs="David"/>
          <w:i/>
          <w:sz w:val="24"/>
          <w:szCs w:val="24"/>
          <w:rtl/>
        </w:rPr>
        <w:t xml:space="preserve"> </w:t>
      </w:r>
      <w:r w:rsidRPr="00F24B47">
        <w:rPr>
          <w:rFonts w:ascii="David" w:hAnsi="David" w:cs="David" w:hint="eastAsia"/>
          <w:i/>
          <w:sz w:val="24"/>
          <w:szCs w:val="24"/>
          <w:rtl/>
        </w:rPr>
        <w:t>הדרוש</w:t>
      </w:r>
      <w:r w:rsidRPr="00F24B47">
        <w:rPr>
          <w:rFonts w:ascii="David" w:hAnsi="David" w:cs="David"/>
          <w:i/>
          <w:sz w:val="24"/>
          <w:szCs w:val="24"/>
          <w:rtl/>
        </w:rPr>
        <w:t xml:space="preserve"> </w:t>
      </w:r>
      <w:r w:rsidRPr="00F24B47">
        <w:rPr>
          <w:rFonts w:ascii="David" w:hAnsi="David" w:cs="David" w:hint="eastAsia"/>
          <w:i/>
          <w:sz w:val="24"/>
          <w:szCs w:val="24"/>
          <w:rtl/>
        </w:rPr>
        <w:t>לביצוע</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לבטיחות</w:t>
      </w:r>
      <w:r w:rsidRPr="00F24B47">
        <w:rPr>
          <w:rFonts w:ascii="David" w:hAnsi="David" w:cs="David"/>
          <w:i/>
          <w:sz w:val="24"/>
          <w:szCs w:val="24"/>
          <w:rtl/>
        </w:rPr>
        <w:t xml:space="preserve"> </w:t>
      </w:r>
      <w:r w:rsidRPr="00F24B47">
        <w:rPr>
          <w:rFonts w:ascii="David" w:hAnsi="David" w:cs="David" w:hint="eastAsia"/>
          <w:i/>
          <w:sz w:val="24"/>
          <w:szCs w:val="24"/>
          <w:rtl/>
        </w:rPr>
        <w:t>האתר</w:t>
      </w:r>
      <w:r w:rsidRPr="00F24B47">
        <w:rPr>
          <w:rFonts w:ascii="David" w:hAnsi="David" w:cs="David"/>
          <w:i/>
          <w:sz w:val="24"/>
          <w:szCs w:val="24"/>
          <w:rtl/>
        </w:rPr>
        <w:t>.</w:t>
      </w:r>
    </w:p>
    <w:p w14:paraId="33F8D862"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לשימוש</w:t>
      </w:r>
      <w:r w:rsidRPr="00F24B47">
        <w:rPr>
          <w:rFonts w:ascii="David" w:hAnsi="David" w:cs="David"/>
          <w:i/>
          <w:sz w:val="24"/>
          <w:szCs w:val="24"/>
          <w:rtl/>
        </w:rPr>
        <w:t xml:space="preserve"> </w:t>
      </w:r>
      <w:r w:rsidRPr="00F24B47">
        <w:rPr>
          <w:rFonts w:ascii="David" w:hAnsi="David" w:cs="David" w:hint="eastAsia"/>
          <w:i/>
          <w:sz w:val="24"/>
          <w:szCs w:val="24"/>
          <w:rtl/>
        </w:rPr>
        <w:t>ולהגנת</w:t>
      </w:r>
      <w:r w:rsidRPr="00F24B47">
        <w:rPr>
          <w:rFonts w:ascii="David" w:hAnsi="David" w:cs="David"/>
          <w:i/>
          <w:sz w:val="24"/>
          <w:szCs w:val="24"/>
          <w:rtl/>
        </w:rPr>
        <w:t xml:space="preserve"> </w:t>
      </w:r>
      <w:r w:rsidRPr="00F24B47">
        <w:rPr>
          <w:rFonts w:ascii="David" w:hAnsi="David" w:cs="David" w:hint="eastAsia"/>
          <w:i/>
          <w:sz w:val="24"/>
          <w:szCs w:val="24"/>
          <w:rtl/>
        </w:rPr>
        <w:t>הצבור</w:t>
      </w:r>
      <w:r w:rsidRPr="00F24B47">
        <w:rPr>
          <w:rFonts w:ascii="David" w:hAnsi="David" w:cs="David"/>
          <w:i/>
          <w:sz w:val="24"/>
          <w:szCs w:val="24"/>
          <w:rtl/>
        </w:rPr>
        <w:t xml:space="preserve"> </w:t>
      </w:r>
      <w:r w:rsidRPr="00F24B47">
        <w:rPr>
          <w:rFonts w:ascii="David" w:hAnsi="David" w:cs="David" w:hint="eastAsia"/>
          <w:i/>
          <w:sz w:val="24"/>
          <w:szCs w:val="24"/>
          <w:rtl/>
        </w:rPr>
        <w:t>והעובדים</w:t>
      </w:r>
      <w:r w:rsidRPr="00F24B47">
        <w:rPr>
          <w:rFonts w:ascii="David" w:hAnsi="David" w:cs="David"/>
          <w:i/>
          <w:sz w:val="24"/>
          <w:szCs w:val="24"/>
          <w:rtl/>
        </w:rPr>
        <w:t>.</w:t>
      </w:r>
    </w:p>
    <w:p w14:paraId="6C920256"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הגנה</w:t>
      </w:r>
      <w:r w:rsidRPr="00F24B47">
        <w:rPr>
          <w:rFonts w:ascii="David" w:hAnsi="David" w:cs="David"/>
          <w:i/>
          <w:sz w:val="24"/>
          <w:szCs w:val="24"/>
          <w:rtl/>
        </w:rPr>
        <w:t xml:space="preserve"> </w:t>
      </w:r>
      <w:r w:rsidRPr="00F24B47">
        <w:rPr>
          <w:rFonts w:ascii="David" w:hAnsi="David" w:cs="David" w:hint="eastAsia"/>
          <w:i/>
          <w:sz w:val="24"/>
          <w:szCs w:val="24"/>
          <w:rtl/>
        </w:rPr>
        <w:t>בפני</w:t>
      </w:r>
      <w:r w:rsidRPr="00F24B47">
        <w:rPr>
          <w:rFonts w:ascii="David" w:hAnsi="David" w:cs="David"/>
          <w:i/>
          <w:sz w:val="24"/>
          <w:szCs w:val="24"/>
          <w:rtl/>
        </w:rPr>
        <w:t xml:space="preserve"> </w:t>
      </w:r>
      <w:r w:rsidRPr="00F24B47">
        <w:rPr>
          <w:rFonts w:ascii="David" w:hAnsi="David" w:cs="David" w:hint="eastAsia"/>
          <w:i/>
          <w:sz w:val="24"/>
          <w:szCs w:val="24"/>
          <w:rtl/>
        </w:rPr>
        <w:t>שיטפונות</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חבור</w:t>
      </w:r>
      <w:r w:rsidRPr="00F24B47">
        <w:rPr>
          <w:rFonts w:ascii="David" w:hAnsi="David" w:cs="David"/>
          <w:i/>
          <w:sz w:val="24"/>
          <w:szCs w:val="24"/>
          <w:rtl/>
        </w:rPr>
        <w:t xml:space="preserve"> </w:t>
      </w:r>
      <w:r w:rsidRPr="00F24B47">
        <w:rPr>
          <w:rFonts w:ascii="David" w:hAnsi="David" w:cs="David" w:hint="eastAsia"/>
          <w:i/>
          <w:sz w:val="24"/>
          <w:szCs w:val="24"/>
          <w:rtl/>
        </w:rPr>
        <w:t>לרשת</w:t>
      </w:r>
      <w:r w:rsidRPr="00F24B47">
        <w:rPr>
          <w:rFonts w:ascii="David" w:hAnsi="David" w:cs="David"/>
          <w:i/>
          <w:sz w:val="24"/>
          <w:szCs w:val="24"/>
          <w:rtl/>
        </w:rPr>
        <w:t xml:space="preserve"> </w:t>
      </w:r>
      <w:r w:rsidRPr="00F24B47">
        <w:rPr>
          <w:rFonts w:ascii="David" w:hAnsi="David" w:cs="David" w:hint="eastAsia"/>
          <w:i/>
          <w:sz w:val="24"/>
          <w:szCs w:val="24"/>
          <w:rtl/>
        </w:rPr>
        <w:t>התיעול</w:t>
      </w:r>
      <w:r w:rsidRPr="00F24B47">
        <w:rPr>
          <w:rFonts w:ascii="David" w:hAnsi="David" w:cs="David"/>
          <w:i/>
          <w:sz w:val="24"/>
          <w:szCs w:val="24"/>
          <w:rtl/>
        </w:rPr>
        <w:t xml:space="preserve"> </w:t>
      </w:r>
      <w:r w:rsidRPr="00F24B47">
        <w:rPr>
          <w:rFonts w:ascii="David" w:hAnsi="David" w:cs="David" w:hint="eastAsia"/>
          <w:i/>
          <w:sz w:val="24"/>
          <w:szCs w:val="24"/>
          <w:rtl/>
        </w:rPr>
        <w:t>במידה</w:t>
      </w:r>
      <w:r w:rsidRPr="00F24B47">
        <w:rPr>
          <w:rFonts w:ascii="David" w:hAnsi="David" w:cs="David"/>
          <w:i/>
          <w:sz w:val="24"/>
          <w:szCs w:val="24"/>
          <w:rtl/>
        </w:rPr>
        <w:t xml:space="preserve"> </w:t>
      </w:r>
      <w:r w:rsidRPr="00F24B47">
        <w:rPr>
          <w:rFonts w:ascii="David" w:hAnsi="David" w:cs="David" w:hint="eastAsia"/>
          <w:i/>
          <w:sz w:val="24"/>
          <w:szCs w:val="24"/>
          <w:rtl/>
        </w:rPr>
        <w:t>וקיימת</w:t>
      </w:r>
      <w:r w:rsidRPr="00F24B47">
        <w:rPr>
          <w:rFonts w:ascii="David" w:hAnsi="David" w:cs="David"/>
          <w:i/>
          <w:sz w:val="24"/>
          <w:szCs w:val="24"/>
          <w:rtl/>
        </w:rPr>
        <w:t>.</w:t>
      </w:r>
    </w:p>
    <w:p w14:paraId="38709C2C"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סידורי</w:t>
      </w:r>
      <w:r w:rsidRPr="00F24B47">
        <w:rPr>
          <w:rFonts w:ascii="David" w:hAnsi="David" w:cs="David"/>
          <w:i/>
          <w:sz w:val="24"/>
          <w:szCs w:val="24"/>
          <w:rtl/>
        </w:rPr>
        <w:t xml:space="preserve"> </w:t>
      </w:r>
      <w:r w:rsidRPr="00F24B47">
        <w:rPr>
          <w:rFonts w:ascii="David" w:hAnsi="David" w:cs="David" w:hint="eastAsia"/>
          <w:i/>
          <w:sz w:val="24"/>
          <w:szCs w:val="24"/>
          <w:rtl/>
        </w:rPr>
        <w:t>תברואה</w:t>
      </w:r>
      <w:r w:rsidRPr="00F24B47">
        <w:rPr>
          <w:rFonts w:ascii="David" w:hAnsi="David" w:cs="David"/>
          <w:i/>
          <w:sz w:val="24"/>
          <w:szCs w:val="24"/>
          <w:rtl/>
        </w:rPr>
        <w:t xml:space="preserve"> </w:t>
      </w:r>
      <w:r w:rsidRPr="00F24B47">
        <w:rPr>
          <w:rFonts w:ascii="David" w:hAnsi="David" w:cs="David" w:hint="eastAsia"/>
          <w:i/>
          <w:sz w:val="24"/>
          <w:szCs w:val="24"/>
          <w:rtl/>
        </w:rPr>
        <w:t>בהתאם</w:t>
      </w:r>
      <w:r w:rsidRPr="00F24B47">
        <w:rPr>
          <w:rFonts w:ascii="David" w:hAnsi="David" w:cs="David"/>
          <w:i/>
          <w:sz w:val="24"/>
          <w:szCs w:val="24"/>
          <w:rtl/>
        </w:rPr>
        <w:t xml:space="preserve"> </w:t>
      </w:r>
      <w:r w:rsidRPr="00F24B47">
        <w:rPr>
          <w:rFonts w:ascii="David" w:hAnsi="David" w:cs="David" w:hint="eastAsia"/>
          <w:i/>
          <w:sz w:val="24"/>
          <w:szCs w:val="24"/>
          <w:rtl/>
        </w:rPr>
        <w:t>לדרישות</w:t>
      </w:r>
      <w:r w:rsidRPr="00F24B47">
        <w:rPr>
          <w:rFonts w:ascii="David" w:hAnsi="David" w:cs="David"/>
          <w:i/>
          <w:sz w:val="24"/>
          <w:szCs w:val="24"/>
          <w:rtl/>
        </w:rPr>
        <w:t xml:space="preserve"> </w:t>
      </w:r>
      <w:r w:rsidRPr="00F24B47">
        <w:rPr>
          <w:rFonts w:ascii="David" w:hAnsi="David" w:cs="David" w:hint="eastAsia"/>
          <w:i/>
          <w:sz w:val="24"/>
          <w:szCs w:val="24"/>
          <w:rtl/>
        </w:rPr>
        <w:t>המבנה</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חבור</w:t>
      </w:r>
      <w:r w:rsidRPr="00F24B47">
        <w:rPr>
          <w:rFonts w:ascii="David" w:hAnsi="David" w:cs="David"/>
          <w:i/>
          <w:sz w:val="24"/>
          <w:szCs w:val="24"/>
          <w:rtl/>
        </w:rPr>
        <w:t xml:space="preserve"> </w:t>
      </w:r>
      <w:r w:rsidRPr="00F24B47">
        <w:rPr>
          <w:rFonts w:ascii="David" w:hAnsi="David" w:cs="David" w:hint="eastAsia"/>
          <w:i/>
          <w:sz w:val="24"/>
          <w:szCs w:val="24"/>
          <w:rtl/>
        </w:rPr>
        <w:t>לרשת</w:t>
      </w:r>
      <w:r w:rsidRPr="00F24B47">
        <w:rPr>
          <w:rFonts w:ascii="David" w:hAnsi="David" w:cs="David"/>
          <w:i/>
          <w:sz w:val="24"/>
          <w:szCs w:val="24"/>
          <w:rtl/>
        </w:rPr>
        <w:t xml:space="preserve"> </w:t>
      </w:r>
      <w:r w:rsidRPr="00F24B47">
        <w:rPr>
          <w:rFonts w:ascii="David" w:hAnsi="David" w:cs="David" w:hint="eastAsia"/>
          <w:i/>
          <w:sz w:val="24"/>
          <w:szCs w:val="24"/>
          <w:rtl/>
        </w:rPr>
        <w:t>הביוב</w:t>
      </w:r>
      <w:r w:rsidRPr="00F24B47">
        <w:rPr>
          <w:rFonts w:ascii="David" w:hAnsi="David" w:cs="David"/>
          <w:i/>
          <w:sz w:val="24"/>
          <w:szCs w:val="24"/>
          <w:rtl/>
        </w:rPr>
        <w:t xml:space="preserve"> </w:t>
      </w:r>
      <w:r w:rsidRPr="00F24B47">
        <w:rPr>
          <w:rFonts w:ascii="David" w:hAnsi="David" w:cs="David" w:hint="eastAsia"/>
          <w:i/>
          <w:sz w:val="24"/>
          <w:szCs w:val="24"/>
          <w:rtl/>
        </w:rPr>
        <w:t>במידה</w:t>
      </w:r>
      <w:r w:rsidRPr="00F24B47">
        <w:rPr>
          <w:rFonts w:ascii="David" w:hAnsi="David" w:cs="David"/>
          <w:i/>
          <w:sz w:val="24"/>
          <w:szCs w:val="24"/>
          <w:rtl/>
        </w:rPr>
        <w:t xml:space="preserve"> </w:t>
      </w:r>
      <w:r w:rsidRPr="00F24B47">
        <w:rPr>
          <w:rFonts w:ascii="David" w:hAnsi="David" w:cs="David" w:hint="eastAsia"/>
          <w:i/>
          <w:sz w:val="24"/>
          <w:szCs w:val="24"/>
          <w:rtl/>
        </w:rPr>
        <w:t>וקיימת</w:t>
      </w:r>
      <w:r w:rsidRPr="00F24B47">
        <w:rPr>
          <w:rFonts w:ascii="David" w:hAnsi="David" w:cs="David"/>
          <w:i/>
          <w:sz w:val="24"/>
          <w:szCs w:val="24"/>
          <w:rtl/>
        </w:rPr>
        <w:t xml:space="preserve"> </w:t>
      </w:r>
      <w:r w:rsidRPr="00F24B47">
        <w:rPr>
          <w:rFonts w:ascii="David" w:hAnsi="David" w:cs="David" w:hint="eastAsia"/>
          <w:i/>
          <w:sz w:val="24"/>
          <w:szCs w:val="24"/>
          <w:rtl/>
        </w:rPr>
        <w:t>ושירותים</w:t>
      </w:r>
      <w:r w:rsidRPr="00F24B47">
        <w:rPr>
          <w:rFonts w:ascii="David" w:hAnsi="David" w:cs="David"/>
          <w:i/>
          <w:sz w:val="24"/>
          <w:szCs w:val="24"/>
          <w:rtl/>
        </w:rPr>
        <w:t xml:space="preserve"> </w:t>
      </w:r>
      <w:r w:rsidRPr="00F24B47">
        <w:rPr>
          <w:rFonts w:ascii="David" w:hAnsi="David" w:cs="David" w:hint="eastAsia"/>
          <w:i/>
          <w:sz w:val="24"/>
          <w:szCs w:val="24"/>
          <w:rtl/>
        </w:rPr>
        <w:t>כימיים</w:t>
      </w:r>
      <w:r w:rsidRPr="00F24B47">
        <w:rPr>
          <w:rFonts w:ascii="David" w:hAnsi="David" w:cs="David"/>
          <w:i/>
          <w:sz w:val="24"/>
          <w:szCs w:val="24"/>
          <w:rtl/>
        </w:rPr>
        <w:t xml:space="preserve"> </w:t>
      </w:r>
      <w:r w:rsidRPr="00F24B47">
        <w:rPr>
          <w:rFonts w:ascii="David" w:hAnsi="David" w:cs="David" w:hint="eastAsia"/>
          <w:i/>
          <w:sz w:val="24"/>
          <w:szCs w:val="24"/>
          <w:rtl/>
        </w:rPr>
        <w:t>ניידים</w:t>
      </w:r>
      <w:r w:rsidRPr="00F24B47">
        <w:rPr>
          <w:rFonts w:ascii="David" w:hAnsi="David" w:cs="David"/>
          <w:i/>
          <w:sz w:val="24"/>
          <w:szCs w:val="24"/>
          <w:rtl/>
        </w:rPr>
        <w:t xml:space="preserve">, </w:t>
      </w:r>
      <w:r w:rsidRPr="00F24B47">
        <w:rPr>
          <w:rFonts w:ascii="David" w:hAnsi="David" w:cs="David" w:hint="eastAsia"/>
          <w:i/>
          <w:sz w:val="24"/>
          <w:szCs w:val="24"/>
          <w:rtl/>
        </w:rPr>
        <w:t>לפי</w:t>
      </w:r>
      <w:r w:rsidRPr="00F24B47">
        <w:rPr>
          <w:rFonts w:ascii="David" w:hAnsi="David" w:cs="David"/>
          <w:i/>
          <w:sz w:val="24"/>
          <w:szCs w:val="24"/>
          <w:rtl/>
        </w:rPr>
        <w:t xml:space="preserve"> </w:t>
      </w:r>
      <w:r w:rsidRPr="00F24B47">
        <w:rPr>
          <w:rFonts w:ascii="David" w:hAnsi="David" w:cs="David" w:hint="eastAsia"/>
          <w:i/>
          <w:sz w:val="24"/>
          <w:szCs w:val="24"/>
          <w:rtl/>
        </w:rPr>
        <w:t>דרישת</w:t>
      </w:r>
      <w:r w:rsidRPr="00F24B47">
        <w:rPr>
          <w:rFonts w:ascii="David" w:hAnsi="David" w:cs="David"/>
          <w:i/>
          <w:sz w:val="24"/>
          <w:szCs w:val="24"/>
          <w:rtl/>
        </w:rPr>
        <w:t xml:space="preserve"> </w:t>
      </w:r>
      <w:r w:rsidRPr="00F24B47">
        <w:rPr>
          <w:rFonts w:ascii="David" w:hAnsi="David" w:cs="David" w:hint="eastAsia"/>
          <w:i/>
          <w:sz w:val="24"/>
          <w:szCs w:val="24"/>
          <w:rtl/>
        </w:rPr>
        <w:t>הרשות</w:t>
      </w:r>
      <w:r w:rsidRPr="00F24B47">
        <w:rPr>
          <w:rFonts w:ascii="David" w:hAnsi="David" w:cs="David"/>
          <w:i/>
          <w:sz w:val="24"/>
          <w:szCs w:val="24"/>
          <w:rtl/>
        </w:rPr>
        <w:t xml:space="preserve"> </w:t>
      </w:r>
      <w:r w:rsidRPr="00F24B47">
        <w:rPr>
          <w:rFonts w:ascii="David" w:hAnsi="David" w:cs="David" w:hint="eastAsia"/>
          <w:i/>
          <w:sz w:val="24"/>
          <w:szCs w:val="24"/>
          <w:rtl/>
        </w:rPr>
        <w:t>המקומית</w:t>
      </w:r>
      <w:r w:rsidRPr="00F24B47">
        <w:rPr>
          <w:rFonts w:ascii="David" w:hAnsi="David" w:cs="David"/>
          <w:i/>
          <w:sz w:val="24"/>
          <w:szCs w:val="24"/>
          <w:rtl/>
        </w:rPr>
        <w:t>.</w:t>
      </w:r>
    </w:p>
    <w:p w14:paraId="5324126F"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הנדרש</w:t>
      </w:r>
      <w:r w:rsidRPr="00F24B47">
        <w:rPr>
          <w:rFonts w:ascii="David" w:hAnsi="David" w:cs="David"/>
          <w:i/>
          <w:sz w:val="24"/>
          <w:szCs w:val="24"/>
          <w:rtl/>
        </w:rPr>
        <w:t xml:space="preserve"> </w:t>
      </w:r>
      <w:r w:rsidRPr="00F24B47">
        <w:rPr>
          <w:rFonts w:ascii="David" w:hAnsi="David" w:cs="David" w:hint="eastAsia"/>
          <w:i/>
          <w:sz w:val="24"/>
          <w:szCs w:val="24"/>
          <w:rtl/>
        </w:rPr>
        <w:t>לאספקת</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צינורות</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אביזריהם</w:t>
      </w:r>
      <w:r w:rsidRPr="00F24B47">
        <w:rPr>
          <w:rFonts w:ascii="David" w:hAnsi="David" w:cs="David"/>
          <w:i/>
          <w:sz w:val="24"/>
          <w:szCs w:val="24"/>
          <w:rtl/>
        </w:rPr>
        <w:t xml:space="preserve"> </w:t>
      </w:r>
      <w:r w:rsidRPr="00F24B47">
        <w:rPr>
          <w:rFonts w:ascii="David" w:hAnsi="David" w:cs="David" w:hint="eastAsia"/>
          <w:i/>
          <w:sz w:val="24"/>
          <w:szCs w:val="24"/>
          <w:rtl/>
        </w:rPr>
        <w:t>ומוני</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אשר</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ש</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להתקין</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משאבות</w:t>
      </w:r>
      <w:r w:rsidRPr="00F24B47">
        <w:rPr>
          <w:rFonts w:ascii="David" w:hAnsi="David" w:cs="David"/>
          <w:i/>
          <w:sz w:val="24"/>
          <w:szCs w:val="24"/>
          <w:rtl/>
        </w:rPr>
        <w:t xml:space="preserve"> </w:t>
      </w:r>
      <w:r w:rsidRPr="00F24B47">
        <w:rPr>
          <w:rFonts w:ascii="David" w:hAnsi="David" w:cs="David" w:hint="eastAsia"/>
          <w:i/>
          <w:sz w:val="24"/>
          <w:szCs w:val="24"/>
          <w:rtl/>
        </w:rPr>
        <w:t>ומכלים</w:t>
      </w:r>
      <w:r w:rsidRPr="00F24B47">
        <w:rPr>
          <w:rFonts w:ascii="David" w:hAnsi="David" w:cs="David"/>
          <w:i/>
          <w:sz w:val="24"/>
          <w:szCs w:val="24"/>
          <w:rtl/>
        </w:rPr>
        <w:t xml:space="preserve"> </w:t>
      </w:r>
      <w:r w:rsidRPr="00F24B47">
        <w:rPr>
          <w:rFonts w:ascii="David" w:hAnsi="David" w:cs="David" w:hint="eastAsia"/>
          <w:i/>
          <w:sz w:val="24"/>
          <w:szCs w:val="24"/>
          <w:rtl/>
        </w:rPr>
        <w:t>רזרביים</w:t>
      </w:r>
      <w:r w:rsidRPr="00F24B47">
        <w:rPr>
          <w:rFonts w:ascii="David" w:hAnsi="David" w:cs="David"/>
          <w:i/>
          <w:sz w:val="24"/>
          <w:szCs w:val="24"/>
          <w:rtl/>
        </w:rPr>
        <w:t xml:space="preserve"> </w:t>
      </w:r>
      <w:r w:rsidRPr="00F24B47">
        <w:rPr>
          <w:rFonts w:ascii="David" w:hAnsi="David" w:cs="David" w:hint="eastAsia"/>
          <w:i/>
          <w:sz w:val="24"/>
          <w:szCs w:val="24"/>
          <w:rtl/>
        </w:rPr>
        <w:t>למים</w:t>
      </w:r>
      <w:r w:rsidRPr="00F24B47">
        <w:rPr>
          <w:rFonts w:ascii="David" w:hAnsi="David" w:cs="David"/>
          <w:i/>
          <w:sz w:val="24"/>
          <w:szCs w:val="24"/>
          <w:rtl/>
        </w:rPr>
        <w:t xml:space="preserve"> </w:t>
      </w:r>
      <w:r w:rsidRPr="00F24B47">
        <w:rPr>
          <w:rFonts w:ascii="David" w:hAnsi="David" w:cs="David" w:hint="eastAsia"/>
          <w:i/>
          <w:sz w:val="24"/>
          <w:szCs w:val="24"/>
          <w:rtl/>
        </w:rPr>
        <w:t>למקרה</w:t>
      </w:r>
      <w:r w:rsidRPr="00F24B47">
        <w:rPr>
          <w:rFonts w:ascii="David" w:hAnsi="David" w:cs="David"/>
          <w:i/>
          <w:sz w:val="24"/>
          <w:szCs w:val="24"/>
          <w:rtl/>
        </w:rPr>
        <w:t xml:space="preserve"> </w:t>
      </w:r>
      <w:r w:rsidRPr="00F24B47">
        <w:rPr>
          <w:rFonts w:ascii="David" w:hAnsi="David" w:cs="David" w:hint="eastAsia"/>
          <w:i/>
          <w:sz w:val="24"/>
          <w:szCs w:val="24"/>
          <w:rtl/>
        </w:rPr>
        <w:t>שתהיה</w:t>
      </w:r>
      <w:r w:rsidRPr="00F24B47">
        <w:rPr>
          <w:rFonts w:ascii="David" w:hAnsi="David" w:cs="David"/>
          <w:i/>
          <w:sz w:val="24"/>
          <w:szCs w:val="24"/>
          <w:rtl/>
        </w:rPr>
        <w:t xml:space="preserve"> </w:t>
      </w:r>
      <w:r w:rsidRPr="00F24B47">
        <w:rPr>
          <w:rFonts w:ascii="David" w:hAnsi="David" w:cs="David" w:hint="eastAsia"/>
          <w:i/>
          <w:sz w:val="24"/>
          <w:szCs w:val="24"/>
          <w:rtl/>
        </w:rPr>
        <w:t>הפרעה</w:t>
      </w:r>
      <w:r w:rsidRPr="00F24B47">
        <w:rPr>
          <w:rFonts w:ascii="David" w:hAnsi="David" w:cs="David"/>
          <w:i/>
          <w:sz w:val="24"/>
          <w:szCs w:val="24"/>
          <w:rtl/>
        </w:rPr>
        <w:t xml:space="preserve"> </w:t>
      </w:r>
      <w:r w:rsidRPr="00F24B47">
        <w:rPr>
          <w:rFonts w:ascii="David" w:hAnsi="David" w:cs="David" w:hint="eastAsia"/>
          <w:i/>
          <w:sz w:val="24"/>
          <w:szCs w:val="24"/>
          <w:rtl/>
        </w:rPr>
        <w:t>באספקת</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מיקום</w:t>
      </w:r>
      <w:r w:rsidRPr="00F24B47">
        <w:rPr>
          <w:rFonts w:ascii="David" w:hAnsi="David" w:cs="David"/>
          <w:i/>
          <w:sz w:val="24"/>
          <w:szCs w:val="24"/>
          <w:rtl/>
        </w:rPr>
        <w:t xml:space="preserve"> </w:t>
      </w:r>
      <w:r w:rsidRPr="00F24B47">
        <w:rPr>
          <w:rFonts w:ascii="David" w:hAnsi="David" w:cs="David" w:hint="eastAsia"/>
          <w:i/>
          <w:sz w:val="24"/>
          <w:szCs w:val="24"/>
          <w:rtl/>
        </w:rPr>
        <w:t>המכלים</w:t>
      </w:r>
      <w:r w:rsidRPr="00F24B47">
        <w:rPr>
          <w:rFonts w:ascii="David" w:hAnsi="David" w:cs="David"/>
          <w:i/>
          <w:sz w:val="24"/>
          <w:szCs w:val="24"/>
          <w:rtl/>
        </w:rPr>
        <w:t xml:space="preserve">, </w:t>
      </w:r>
      <w:r w:rsidRPr="00F24B47">
        <w:rPr>
          <w:rFonts w:ascii="David" w:hAnsi="David" w:cs="David" w:hint="eastAsia"/>
          <w:i/>
          <w:sz w:val="24"/>
          <w:szCs w:val="24"/>
          <w:rtl/>
        </w:rPr>
        <w:t>גודלם</w:t>
      </w:r>
      <w:r w:rsidRPr="00F24B47">
        <w:rPr>
          <w:rFonts w:ascii="David" w:hAnsi="David" w:cs="David"/>
          <w:i/>
          <w:sz w:val="24"/>
          <w:szCs w:val="24"/>
          <w:rtl/>
        </w:rPr>
        <w:t xml:space="preserve"> </w:t>
      </w:r>
      <w:r w:rsidRPr="00F24B47">
        <w:rPr>
          <w:rFonts w:ascii="David" w:hAnsi="David" w:cs="David" w:hint="eastAsia"/>
          <w:i/>
          <w:sz w:val="24"/>
          <w:szCs w:val="24"/>
          <w:rtl/>
        </w:rPr>
        <w:t>גובהם</w:t>
      </w:r>
      <w:r w:rsidRPr="00F24B47">
        <w:rPr>
          <w:rFonts w:ascii="David" w:hAnsi="David" w:cs="David"/>
          <w:i/>
          <w:sz w:val="24"/>
          <w:szCs w:val="24"/>
          <w:rtl/>
        </w:rPr>
        <w:t xml:space="preserve"> </w:t>
      </w:r>
      <w:r w:rsidRPr="00F24B47">
        <w:rPr>
          <w:rFonts w:ascii="David" w:hAnsi="David" w:cs="David" w:hint="eastAsia"/>
          <w:i/>
          <w:sz w:val="24"/>
          <w:szCs w:val="24"/>
          <w:rtl/>
        </w:rPr>
        <w:t>ותכולתם</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כאלה</w:t>
      </w:r>
      <w:r w:rsidRPr="00F24B47">
        <w:rPr>
          <w:rFonts w:ascii="David" w:hAnsi="David" w:cs="David"/>
          <w:i/>
          <w:sz w:val="24"/>
          <w:szCs w:val="24"/>
          <w:rtl/>
        </w:rPr>
        <w:t xml:space="preserve"> </w:t>
      </w:r>
      <w:r w:rsidRPr="00F24B47">
        <w:rPr>
          <w:rFonts w:ascii="David" w:hAnsi="David" w:cs="David" w:hint="eastAsia"/>
          <w:i/>
          <w:sz w:val="24"/>
          <w:szCs w:val="24"/>
          <w:rtl/>
        </w:rPr>
        <w:t>שיוכלו</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לצרכי</w:t>
      </w:r>
      <w:r w:rsidRPr="00F24B47">
        <w:rPr>
          <w:rFonts w:ascii="David" w:hAnsi="David" w:cs="David"/>
          <w:i/>
          <w:sz w:val="24"/>
          <w:szCs w:val="24"/>
          <w:rtl/>
        </w:rPr>
        <w:t xml:space="preserve"> </w:t>
      </w:r>
      <w:r w:rsidRPr="00F24B47">
        <w:rPr>
          <w:rFonts w:ascii="David" w:hAnsi="David" w:cs="David" w:hint="eastAsia"/>
          <w:i/>
          <w:sz w:val="24"/>
          <w:szCs w:val="24"/>
          <w:rtl/>
        </w:rPr>
        <w:t>עבודות</w:t>
      </w:r>
      <w:r w:rsidRPr="00F24B47">
        <w:rPr>
          <w:rFonts w:ascii="David" w:hAnsi="David" w:cs="David"/>
          <w:i/>
          <w:sz w:val="24"/>
          <w:szCs w:val="24"/>
          <w:rtl/>
        </w:rPr>
        <w:t xml:space="preserve"> </w:t>
      </w:r>
      <w:r w:rsidRPr="00F24B47">
        <w:rPr>
          <w:rFonts w:ascii="David" w:hAnsi="David" w:cs="David" w:hint="eastAsia"/>
          <w:i/>
          <w:sz w:val="24"/>
          <w:szCs w:val="24"/>
          <w:rtl/>
        </w:rPr>
        <w:t>כולל</w:t>
      </w:r>
      <w:r w:rsidRPr="00F24B47">
        <w:rPr>
          <w:rFonts w:ascii="David" w:hAnsi="David" w:cs="David"/>
          <w:i/>
          <w:sz w:val="24"/>
          <w:szCs w:val="24"/>
          <w:rtl/>
        </w:rPr>
        <w:t xml:space="preserve"> </w:t>
      </w:r>
      <w:r w:rsidRPr="00F24B47">
        <w:rPr>
          <w:rFonts w:ascii="David" w:hAnsi="David" w:cs="David" w:hint="eastAsia"/>
          <w:i/>
          <w:sz w:val="24"/>
          <w:szCs w:val="24"/>
          <w:rtl/>
        </w:rPr>
        <w:t>אשפרת</w:t>
      </w:r>
      <w:r w:rsidRPr="00F24B47">
        <w:rPr>
          <w:rFonts w:ascii="David" w:hAnsi="David" w:cs="David"/>
          <w:i/>
          <w:sz w:val="24"/>
          <w:szCs w:val="24"/>
          <w:rtl/>
        </w:rPr>
        <w:t xml:space="preserve"> </w:t>
      </w:r>
      <w:r w:rsidRPr="00F24B47">
        <w:rPr>
          <w:rFonts w:ascii="David" w:hAnsi="David" w:cs="David" w:hint="eastAsia"/>
          <w:i/>
          <w:sz w:val="24"/>
          <w:szCs w:val="24"/>
          <w:rtl/>
        </w:rPr>
        <w:t>הבטונים</w:t>
      </w:r>
      <w:r w:rsidRPr="00F24B47">
        <w:rPr>
          <w:rFonts w:ascii="David" w:hAnsi="David" w:cs="David"/>
          <w:i/>
          <w:sz w:val="24"/>
          <w:szCs w:val="24"/>
          <w:rtl/>
        </w:rPr>
        <w:t xml:space="preserve"> </w:t>
      </w:r>
      <w:r w:rsidRPr="00F24B47">
        <w:rPr>
          <w:rFonts w:ascii="David" w:hAnsi="David" w:cs="David" w:hint="eastAsia"/>
          <w:i/>
          <w:sz w:val="24"/>
          <w:szCs w:val="24"/>
          <w:rtl/>
        </w:rPr>
        <w:t>בכמויות</w:t>
      </w:r>
      <w:r w:rsidRPr="00F24B47">
        <w:rPr>
          <w:rFonts w:ascii="David" w:hAnsi="David" w:cs="David"/>
          <w:i/>
          <w:sz w:val="24"/>
          <w:szCs w:val="24"/>
          <w:rtl/>
        </w:rPr>
        <w:t xml:space="preserve"> </w:t>
      </w:r>
      <w:r w:rsidRPr="00F24B47">
        <w:rPr>
          <w:rFonts w:ascii="David" w:hAnsi="David" w:cs="David" w:hint="eastAsia"/>
          <w:i/>
          <w:sz w:val="24"/>
          <w:szCs w:val="24"/>
          <w:rtl/>
        </w:rPr>
        <w:t>מספיקות</w:t>
      </w:r>
      <w:r w:rsidRPr="00F24B47">
        <w:rPr>
          <w:rFonts w:ascii="David" w:hAnsi="David" w:cs="David"/>
          <w:i/>
          <w:sz w:val="24"/>
          <w:szCs w:val="24"/>
          <w:rtl/>
        </w:rPr>
        <w:t xml:space="preserve"> </w:t>
      </w:r>
      <w:r w:rsidRPr="00F24B47">
        <w:rPr>
          <w:rFonts w:ascii="David" w:hAnsi="David" w:cs="David" w:hint="eastAsia"/>
          <w:i/>
          <w:sz w:val="24"/>
          <w:szCs w:val="24"/>
          <w:rtl/>
        </w:rPr>
        <w:t>במשך</w:t>
      </w:r>
      <w:r w:rsidRPr="00F24B47">
        <w:rPr>
          <w:rFonts w:ascii="David" w:hAnsi="David" w:cs="David"/>
          <w:i/>
          <w:sz w:val="24"/>
          <w:szCs w:val="24"/>
          <w:rtl/>
        </w:rPr>
        <w:t xml:space="preserve"> </w:t>
      </w:r>
      <w:r w:rsidRPr="00F24B47">
        <w:rPr>
          <w:rFonts w:ascii="David" w:hAnsi="David" w:cs="David" w:hint="eastAsia"/>
          <w:i/>
          <w:sz w:val="24"/>
          <w:szCs w:val="24"/>
          <w:rtl/>
        </w:rPr>
        <w:t>יום</w:t>
      </w:r>
      <w:r w:rsidRPr="00F24B47">
        <w:rPr>
          <w:rFonts w:ascii="David" w:hAnsi="David" w:cs="David"/>
          <w:i/>
          <w:sz w:val="24"/>
          <w:szCs w:val="24"/>
          <w:rtl/>
        </w:rPr>
        <w:t xml:space="preserve"> </w:t>
      </w:r>
      <w:r w:rsidRPr="00F24B47">
        <w:rPr>
          <w:rFonts w:ascii="David" w:hAnsi="David" w:cs="David" w:hint="eastAsia"/>
          <w:i/>
          <w:sz w:val="24"/>
          <w:szCs w:val="24"/>
          <w:rtl/>
        </w:rPr>
        <w:t>שלם</w:t>
      </w:r>
      <w:r w:rsidRPr="00F24B47">
        <w:rPr>
          <w:rFonts w:ascii="David" w:hAnsi="David" w:cs="David"/>
          <w:i/>
          <w:sz w:val="24"/>
          <w:szCs w:val="24"/>
          <w:rtl/>
        </w:rPr>
        <w:t xml:space="preserve"> </w:t>
      </w:r>
      <w:r w:rsidRPr="00F24B47">
        <w:rPr>
          <w:rFonts w:ascii="David" w:hAnsi="David" w:cs="David" w:hint="eastAsia"/>
          <w:i/>
          <w:sz w:val="24"/>
          <w:szCs w:val="24"/>
          <w:rtl/>
        </w:rPr>
        <w:t>של</w:t>
      </w:r>
      <w:r w:rsidRPr="00F24B47">
        <w:rPr>
          <w:rFonts w:ascii="David" w:hAnsi="David" w:cs="David"/>
          <w:i/>
          <w:sz w:val="24"/>
          <w:szCs w:val="24"/>
          <w:rtl/>
        </w:rPr>
        <w:t xml:space="preserve"> </w:t>
      </w:r>
      <w:r w:rsidRPr="00F24B47">
        <w:rPr>
          <w:rFonts w:ascii="David" w:hAnsi="David" w:cs="David" w:hint="eastAsia"/>
          <w:i/>
          <w:sz w:val="24"/>
          <w:szCs w:val="24"/>
          <w:rtl/>
        </w:rPr>
        <w:t>יציקה</w:t>
      </w:r>
      <w:r w:rsidRPr="00F24B47">
        <w:rPr>
          <w:rFonts w:ascii="David" w:hAnsi="David" w:cs="David"/>
          <w:i/>
          <w:sz w:val="24"/>
          <w:szCs w:val="24"/>
          <w:rtl/>
        </w:rPr>
        <w:t xml:space="preserve">, </w:t>
      </w:r>
      <w:r w:rsidRPr="00F24B47">
        <w:rPr>
          <w:rFonts w:ascii="David" w:hAnsi="David" w:cs="David" w:hint="eastAsia"/>
          <w:i/>
          <w:sz w:val="24"/>
          <w:szCs w:val="24"/>
          <w:rtl/>
        </w:rPr>
        <w:t>וכמו</w:t>
      </w:r>
      <w:r w:rsidRPr="00F24B47">
        <w:rPr>
          <w:rFonts w:ascii="David" w:hAnsi="David" w:cs="David"/>
          <w:i/>
          <w:sz w:val="24"/>
          <w:szCs w:val="24"/>
          <w:rtl/>
        </w:rPr>
        <w:t xml:space="preserve"> </w:t>
      </w:r>
      <w:r w:rsidRPr="00F24B47">
        <w:rPr>
          <w:rFonts w:ascii="David" w:hAnsi="David" w:cs="David" w:hint="eastAsia"/>
          <w:i/>
          <w:sz w:val="24"/>
          <w:szCs w:val="24"/>
          <w:rtl/>
        </w:rPr>
        <w:t>כן</w:t>
      </w:r>
      <w:r w:rsidRPr="00F24B47">
        <w:rPr>
          <w:rFonts w:ascii="David" w:hAnsi="David" w:cs="David"/>
          <w:i/>
          <w:sz w:val="24"/>
          <w:szCs w:val="24"/>
          <w:rtl/>
        </w:rPr>
        <w:t xml:space="preserve"> </w:t>
      </w:r>
      <w:r w:rsidRPr="00F24B47">
        <w:rPr>
          <w:rFonts w:ascii="David" w:hAnsi="David" w:cs="David" w:hint="eastAsia"/>
          <w:i/>
          <w:sz w:val="24"/>
          <w:szCs w:val="24"/>
          <w:rtl/>
        </w:rPr>
        <w:t>יוכלו</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בכמויות</w:t>
      </w:r>
      <w:r w:rsidRPr="00F24B47">
        <w:rPr>
          <w:rFonts w:ascii="David" w:hAnsi="David" w:cs="David"/>
          <w:i/>
          <w:sz w:val="24"/>
          <w:szCs w:val="24"/>
          <w:rtl/>
        </w:rPr>
        <w:t xml:space="preserve"> </w:t>
      </w:r>
      <w:r w:rsidRPr="00F24B47">
        <w:rPr>
          <w:rFonts w:ascii="David" w:hAnsi="David" w:cs="David" w:hint="eastAsia"/>
          <w:i/>
          <w:sz w:val="24"/>
          <w:szCs w:val="24"/>
          <w:rtl/>
        </w:rPr>
        <w:t>מספיקות</w:t>
      </w:r>
      <w:r w:rsidRPr="00F24B47">
        <w:rPr>
          <w:rFonts w:ascii="David" w:hAnsi="David" w:cs="David"/>
          <w:i/>
          <w:sz w:val="24"/>
          <w:szCs w:val="24"/>
          <w:rtl/>
        </w:rPr>
        <w:t xml:space="preserve"> </w:t>
      </w:r>
      <w:r w:rsidRPr="00F24B47">
        <w:rPr>
          <w:rFonts w:ascii="David" w:hAnsi="David" w:cs="David" w:hint="eastAsia"/>
          <w:i/>
          <w:sz w:val="24"/>
          <w:szCs w:val="24"/>
          <w:rtl/>
        </w:rPr>
        <w:t>לשתי</w:t>
      </w:r>
      <w:r w:rsidRPr="00F24B47">
        <w:rPr>
          <w:rFonts w:ascii="David" w:hAnsi="David" w:cs="David" w:hint="cs"/>
          <w:i/>
          <w:sz w:val="24"/>
          <w:szCs w:val="24"/>
          <w:rtl/>
        </w:rPr>
        <w:t>י</w:t>
      </w:r>
      <w:r w:rsidRPr="00F24B47">
        <w:rPr>
          <w:rFonts w:ascii="David" w:hAnsi="David" w:cs="David" w:hint="eastAsia"/>
          <w:i/>
          <w:sz w:val="24"/>
          <w:szCs w:val="24"/>
          <w:rtl/>
        </w:rPr>
        <w:t>ה</w:t>
      </w:r>
      <w:r w:rsidRPr="00F24B47">
        <w:rPr>
          <w:rFonts w:ascii="David" w:hAnsi="David" w:cs="David"/>
          <w:i/>
          <w:sz w:val="24"/>
          <w:szCs w:val="24"/>
          <w:rtl/>
        </w:rPr>
        <w:t xml:space="preserve"> </w:t>
      </w:r>
      <w:r w:rsidRPr="00F24B47">
        <w:rPr>
          <w:rFonts w:ascii="David" w:hAnsi="David" w:cs="David" w:hint="eastAsia"/>
          <w:i/>
          <w:sz w:val="24"/>
          <w:szCs w:val="24"/>
          <w:rtl/>
        </w:rPr>
        <w:t>ולצרכים</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w:t>
      </w:r>
    </w:p>
    <w:p w14:paraId="29E40CFC"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הקמת</w:t>
      </w:r>
      <w:r w:rsidRPr="00F24B47">
        <w:rPr>
          <w:rFonts w:ascii="David" w:hAnsi="David" w:cs="David"/>
          <w:i/>
          <w:sz w:val="24"/>
          <w:szCs w:val="24"/>
          <w:rtl/>
        </w:rPr>
        <w:t xml:space="preserve"> </w:t>
      </w:r>
      <w:r w:rsidRPr="00F24B47">
        <w:rPr>
          <w:rFonts w:ascii="David" w:hAnsi="David" w:cs="David" w:hint="eastAsia"/>
          <w:i/>
          <w:sz w:val="24"/>
          <w:szCs w:val="24"/>
          <w:rtl/>
        </w:rPr>
        <w:t>מבנה</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מבנים</w:t>
      </w:r>
      <w:r w:rsidRPr="00F24B47">
        <w:rPr>
          <w:rFonts w:ascii="David" w:hAnsi="David" w:cs="David"/>
          <w:i/>
          <w:sz w:val="24"/>
          <w:szCs w:val="24"/>
          <w:rtl/>
        </w:rPr>
        <w:t xml:space="preserve"> </w:t>
      </w:r>
      <w:r w:rsidRPr="00F24B47">
        <w:rPr>
          <w:rFonts w:ascii="David" w:hAnsi="David" w:cs="David" w:hint="eastAsia"/>
          <w:i/>
          <w:sz w:val="24"/>
          <w:szCs w:val="24"/>
          <w:rtl/>
        </w:rPr>
        <w:t>זמניים</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שירותים</w:t>
      </w:r>
      <w:r w:rsidRPr="00F24B47">
        <w:rPr>
          <w:rFonts w:ascii="David" w:hAnsi="David" w:cs="David"/>
          <w:i/>
          <w:sz w:val="24"/>
          <w:szCs w:val="24"/>
          <w:rtl/>
        </w:rPr>
        <w:t xml:space="preserve"> ,</w:t>
      </w:r>
      <w:r w:rsidRPr="00F24B47">
        <w:rPr>
          <w:rFonts w:ascii="David" w:hAnsi="David" w:cs="David" w:hint="eastAsia"/>
          <w:i/>
          <w:sz w:val="24"/>
          <w:szCs w:val="24"/>
          <w:rtl/>
        </w:rPr>
        <w:t>ציודם</w:t>
      </w:r>
      <w:r w:rsidRPr="00F24B47">
        <w:rPr>
          <w:rFonts w:ascii="David" w:hAnsi="David" w:cs="David"/>
          <w:i/>
          <w:sz w:val="24"/>
          <w:szCs w:val="24"/>
          <w:rtl/>
        </w:rPr>
        <w:t xml:space="preserve"> </w:t>
      </w:r>
      <w:r w:rsidRPr="00F24B47">
        <w:rPr>
          <w:rFonts w:ascii="David" w:hAnsi="David" w:cs="David" w:hint="eastAsia"/>
          <w:i/>
          <w:sz w:val="24"/>
          <w:szCs w:val="24"/>
          <w:rtl/>
        </w:rPr>
        <w:t>ואחזקתם</w:t>
      </w:r>
      <w:r w:rsidRPr="00F24B47">
        <w:rPr>
          <w:rFonts w:ascii="David" w:hAnsi="David" w:cs="David"/>
          <w:i/>
          <w:sz w:val="24"/>
          <w:szCs w:val="24"/>
          <w:rtl/>
        </w:rPr>
        <w:t xml:space="preserve"> </w:t>
      </w:r>
      <w:r w:rsidRPr="00F24B47">
        <w:rPr>
          <w:rFonts w:ascii="David" w:hAnsi="David" w:cs="David" w:hint="eastAsia"/>
          <w:i/>
          <w:sz w:val="24"/>
          <w:szCs w:val="24"/>
          <w:rtl/>
        </w:rPr>
        <w:t>לשימוש</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והמזמין</w:t>
      </w:r>
      <w:r w:rsidRPr="00F24B47">
        <w:rPr>
          <w:rFonts w:ascii="David" w:hAnsi="David" w:cs="David"/>
          <w:i/>
          <w:sz w:val="24"/>
          <w:szCs w:val="24"/>
          <w:rtl/>
        </w:rPr>
        <w:t xml:space="preserve"> </w:t>
      </w:r>
      <w:r w:rsidRPr="00F24B47">
        <w:rPr>
          <w:rFonts w:ascii="David" w:hAnsi="David" w:cs="David" w:hint="eastAsia"/>
          <w:i/>
          <w:sz w:val="24"/>
          <w:szCs w:val="24"/>
          <w:rtl/>
        </w:rPr>
        <w:t>בהם</w:t>
      </w:r>
      <w:r w:rsidRPr="00F24B47">
        <w:rPr>
          <w:rFonts w:ascii="David" w:hAnsi="David" w:cs="David"/>
          <w:i/>
          <w:sz w:val="24"/>
          <w:szCs w:val="24"/>
          <w:rtl/>
        </w:rPr>
        <w:t xml:space="preserve"> </w:t>
      </w:r>
      <w:r w:rsidRPr="00F24B47">
        <w:rPr>
          <w:rFonts w:ascii="David" w:hAnsi="David" w:cs="David" w:hint="eastAsia"/>
          <w:i/>
          <w:sz w:val="24"/>
          <w:szCs w:val="24"/>
          <w:rtl/>
        </w:rPr>
        <w:t>יוקצו</w:t>
      </w:r>
      <w:r w:rsidRPr="00F24B47">
        <w:rPr>
          <w:rFonts w:ascii="David" w:hAnsi="David" w:cs="David"/>
          <w:i/>
          <w:sz w:val="24"/>
          <w:szCs w:val="24"/>
          <w:rtl/>
        </w:rPr>
        <w:t xml:space="preserve"> </w:t>
      </w:r>
      <w:r w:rsidRPr="00F24B47">
        <w:rPr>
          <w:rFonts w:ascii="David" w:hAnsi="David" w:cs="David" w:hint="eastAsia"/>
          <w:i/>
          <w:sz w:val="24"/>
          <w:szCs w:val="24"/>
          <w:rtl/>
        </w:rPr>
        <w:t>חדרים</w:t>
      </w:r>
      <w:r w:rsidRPr="00F24B47">
        <w:rPr>
          <w:rFonts w:ascii="David" w:hAnsi="David" w:cs="David"/>
          <w:i/>
          <w:sz w:val="24"/>
          <w:szCs w:val="24"/>
          <w:rtl/>
        </w:rPr>
        <w:t xml:space="preserve"> </w:t>
      </w:r>
      <w:r w:rsidRPr="00F24B47">
        <w:rPr>
          <w:rFonts w:ascii="David" w:hAnsi="David" w:cs="David" w:hint="eastAsia"/>
          <w:i/>
          <w:sz w:val="24"/>
          <w:szCs w:val="24"/>
          <w:rtl/>
        </w:rPr>
        <w:t>נפרדים</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ולקבלן</w:t>
      </w:r>
      <w:r w:rsidRPr="00F24B47">
        <w:rPr>
          <w:rFonts w:ascii="David" w:hAnsi="David" w:cs="David"/>
          <w:i/>
          <w:sz w:val="24"/>
          <w:szCs w:val="24"/>
          <w:rtl/>
        </w:rPr>
        <w:t xml:space="preserve">, </w:t>
      </w:r>
      <w:r w:rsidRPr="00F24B47">
        <w:rPr>
          <w:rFonts w:ascii="David" w:hAnsi="David" w:cs="David" w:hint="eastAsia"/>
          <w:i/>
          <w:sz w:val="24"/>
          <w:szCs w:val="24"/>
          <w:rtl/>
        </w:rPr>
        <w:t>מטיפוס</w:t>
      </w:r>
      <w:r w:rsidRPr="00F24B47">
        <w:rPr>
          <w:rFonts w:ascii="David" w:hAnsi="David" w:cs="David"/>
          <w:i/>
          <w:sz w:val="24"/>
          <w:szCs w:val="24"/>
          <w:rtl/>
        </w:rPr>
        <w:t xml:space="preserve">, </w:t>
      </w:r>
      <w:r w:rsidRPr="00F24B47">
        <w:rPr>
          <w:rFonts w:ascii="David" w:hAnsi="David" w:cs="David" w:hint="eastAsia"/>
          <w:i/>
          <w:sz w:val="24"/>
          <w:szCs w:val="24"/>
          <w:rtl/>
        </w:rPr>
        <w:t>חומר</w:t>
      </w:r>
      <w:r w:rsidRPr="00F24B47">
        <w:rPr>
          <w:rFonts w:ascii="David" w:hAnsi="David" w:cs="David"/>
          <w:i/>
          <w:sz w:val="24"/>
          <w:szCs w:val="24"/>
          <w:rtl/>
        </w:rPr>
        <w:t xml:space="preserve">, </w:t>
      </w:r>
      <w:r w:rsidRPr="00F24B47">
        <w:rPr>
          <w:rFonts w:ascii="David" w:hAnsi="David" w:cs="David" w:hint="eastAsia"/>
          <w:i/>
          <w:sz w:val="24"/>
          <w:szCs w:val="24"/>
          <w:rtl/>
        </w:rPr>
        <w:t>גודל</w:t>
      </w:r>
      <w:r w:rsidRPr="00F24B47">
        <w:rPr>
          <w:rFonts w:ascii="David" w:hAnsi="David" w:cs="David"/>
          <w:i/>
          <w:sz w:val="24"/>
          <w:szCs w:val="24"/>
          <w:rtl/>
        </w:rPr>
        <w:t xml:space="preserve">, </w:t>
      </w:r>
      <w:r w:rsidRPr="00F24B47">
        <w:rPr>
          <w:rFonts w:ascii="David" w:hAnsi="David" w:cs="David" w:hint="eastAsia"/>
          <w:i/>
          <w:sz w:val="24"/>
          <w:szCs w:val="24"/>
          <w:rtl/>
        </w:rPr>
        <w:t>חלוקה</w:t>
      </w:r>
      <w:r w:rsidRPr="00F24B47">
        <w:rPr>
          <w:rFonts w:ascii="David" w:hAnsi="David" w:cs="David"/>
          <w:i/>
          <w:sz w:val="24"/>
          <w:szCs w:val="24"/>
          <w:rtl/>
        </w:rPr>
        <w:t xml:space="preserve"> </w:t>
      </w:r>
      <w:r w:rsidRPr="00F24B47">
        <w:rPr>
          <w:rFonts w:ascii="David" w:hAnsi="David" w:cs="David" w:hint="eastAsia"/>
          <w:i/>
          <w:sz w:val="24"/>
          <w:szCs w:val="24"/>
          <w:rtl/>
        </w:rPr>
        <w:t>ומיקום</w:t>
      </w:r>
      <w:r w:rsidRPr="00F24B47">
        <w:rPr>
          <w:rFonts w:ascii="David" w:hAnsi="David" w:cs="David"/>
          <w:i/>
          <w:sz w:val="24"/>
          <w:szCs w:val="24"/>
          <w:rtl/>
        </w:rPr>
        <w:t xml:space="preserve"> </w:t>
      </w:r>
      <w:r w:rsidRPr="00F24B47">
        <w:rPr>
          <w:rFonts w:ascii="David" w:hAnsi="David" w:cs="David" w:hint="eastAsia"/>
          <w:i/>
          <w:sz w:val="24"/>
          <w:szCs w:val="24"/>
          <w:rtl/>
        </w:rPr>
        <w:t>שיאושרו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י</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ובכלל</w:t>
      </w:r>
      <w:r w:rsidRPr="00F24B47">
        <w:rPr>
          <w:rFonts w:ascii="David" w:hAnsi="David" w:cs="David"/>
          <w:i/>
          <w:sz w:val="24"/>
          <w:szCs w:val="24"/>
          <w:rtl/>
        </w:rPr>
        <w:t xml:space="preserve"> </w:t>
      </w:r>
      <w:r w:rsidRPr="00F24B47">
        <w:rPr>
          <w:rFonts w:ascii="David" w:hAnsi="David" w:cs="David" w:hint="eastAsia"/>
          <w:i/>
          <w:sz w:val="24"/>
          <w:szCs w:val="24"/>
          <w:rtl/>
        </w:rPr>
        <w:t>זה</w:t>
      </w:r>
      <w:r w:rsidRPr="00F24B47">
        <w:rPr>
          <w:rFonts w:ascii="David" w:hAnsi="David" w:cs="David"/>
          <w:i/>
          <w:sz w:val="24"/>
          <w:szCs w:val="24"/>
          <w:rtl/>
        </w:rPr>
        <w:t xml:space="preserve"> </w:t>
      </w:r>
      <w:r w:rsidRPr="00F24B47">
        <w:rPr>
          <w:rFonts w:ascii="David" w:hAnsi="David" w:cs="David" w:hint="eastAsia"/>
          <w:i/>
          <w:sz w:val="24"/>
          <w:szCs w:val="24"/>
          <w:rtl/>
        </w:rPr>
        <w:t>הריהוט</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ומזוג</w:t>
      </w:r>
      <w:r w:rsidRPr="00F24B47">
        <w:rPr>
          <w:rFonts w:ascii="David" w:hAnsi="David" w:cs="David"/>
          <w:i/>
          <w:sz w:val="24"/>
          <w:szCs w:val="24"/>
          <w:rtl/>
        </w:rPr>
        <w:t xml:space="preserve"> </w:t>
      </w:r>
      <w:r w:rsidRPr="00F24B47">
        <w:rPr>
          <w:rFonts w:ascii="David" w:hAnsi="David" w:cs="David" w:hint="eastAsia"/>
          <w:i/>
          <w:sz w:val="24"/>
          <w:szCs w:val="24"/>
          <w:rtl/>
        </w:rPr>
        <w:t>אויר</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למשרדים</w:t>
      </w:r>
      <w:r w:rsidRPr="00F24B47">
        <w:rPr>
          <w:rFonts w:ascii="David" w:hAnsi="David" w:cs="David"/>
          <w:i/>
          <w:sz w:val="24"/>
          <w:szCs w:val="24"/>
          <w:rtl/>
        </w:rPr>
        <w:t xml:space="preserve"> </w:t>
      </w:r>
      <w:r w:rsidRPr="00F24B47">
        <w:rPr>
          <w:rFonts w:ascii="David" w:hAnsi="David" w:cs="David" w:hint="eastAsia"/>
          <w:i/>
          <w:sz w:val="24"/>
          <w:szCs w:val="24"/>
          <w:rtl/>
        </w:rPr>
        <w:t>אלה</w:t>
      </w:r>
      <w:r w:rsidRPr="00F24B47">
        <w:rPr>
          <w:rFonts w:ascii="David" w:hAnsi="David" w:cs="David"/>
          <w:i/>
          <w:sz w:val="24"/>
          <w:szCs w:val="24"/>
          <w:rtl/>
        </w:rPr>
        <w:t>.</w:t>
      </w:r>
    </w:p>
    <w:p w14:paraId="2CD2DF2A" w14:textId="77777777" w:rsidR="00EF4F1C" w:rsidRPr="00F24B47" w:rsidRDefault="00EF4F1C" w:rsidP="00F24B47">
      <w:pPr>
        <w:numPr>
          <w:ilvl w:val="2"/>
          <w:numId w:val="4"/>
        </w:numPr>
        <w:spacing w:after="0" w:afterAutospacing="0" w:line="240" w:lineRule="auto"/>
        <w:ind w:hanging="709"/>
        <w:rPr>
          <w:rFonts w:ascii="David" w:hAnsi="David" w:cs="David"/>
          <w:sz w:val="24"/>
          <w:szCs w:val="24"/>
          <w:rtl/>
        </w:rPr>
      </w:pPr>
      <w:r w:rsidRPr="00F24B47">
        <w:rPr>
          <w:rFonts w:ascii="David" w:hAnsi="David" w:cs="David" w:hint="eastAsia"/>
          <w:sz w:val="24"/>
          <w:szCs w:val="24"/>
          <w:rtl/>
        </w:rPr>
        <w:t>בכל</w:t>
      </w:r>
      <w:r w:rsidRPr="00F24B47">
        <w:rPr>
          <w:rFonts w:ascii="David" w:hAnsi="David" w:cs="David"/>
          <w:sz w:val="24"/>
          <w:szCs w:val="24"/>
          <w:rtl/>
        </w:rPr>
        <w:t xml:space="preserve"> </w:t>
      </w:r>
      <w:r w:rsidRPr="00F24B47">
        <w:rPr>
          <w:rFonts w:ascii="David" w:hAnsi="David" w:cs="David" w:hint="eastAsia"/>
          <w:sz w:val="24"/>
          <w:szCs w:val="24"/>
          <w:rtl/>
        </w:rPr>
        <w:t>אחד</w:t>
      </w:r>
      <w:r w:rsidRPr="00F24B47">
        <w:rPr>
          <w:rFonts w:ascii="David" w:hAnsi="David" w:cs="David"/>
          <w:sz w:val="24"/>
          <w:szCs w:val="24"/>
          <w:rtl/>
        </w:rPr>
        <w:t xml:space="preserve"> </w:t>
      </w:r>
      <w:r w:rsidRPr="00F24B47">
        <w:rPr>
          <w:rFonts w:ascii="David" w:hAnsi="David" w:cs="David" w:hint="eastAsia"/>
          <w:sz w:val="24"/>
          <w:szCs w:val="24"/>
          <w:rtl/>
        </w:rPr>
        <w:t>ממשרדי</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והקבלן</w:t>
      </w:r>
      <w:r w:rsidRPr="00F24B47">
        <w:rPr>
          <w:rFonts w:ascii="David" w:hAnsi="David" w:cs="David"/>
          <w:sz w:val="24"/>
          <w:szCs w:val="24"/>
          <w:rtl/>
        </w:rPr>
        <w:t xml:space="preserve"> </w:t>
      </w:r>
      <w:r w:rsidRPr="00F24B47">
        <w:rPr>
          <w:rFonts w:ascii="David" w:hAnsi="David" w:cs="David" w:hint="eastAsia"/>
          <w:sz w:val="24"/>
          <w:szCs w:val="24"/>
          <w:rtl/>
        </w:rPr>
        <w:t>יהיה</w:t>
      </w:r>
      <w:r w:rsidRPr="00F24B47">
        <w:rPr>
          <w:rFonts w:ascii="David" w:hAnsi="David" w:cs="David"/>
          <w:sz w:val="24"/>
          <w:szCs w:val="24"/>
          <w:rtl/>
        </w:rPr>
        <w:t xml:space="preserve"> </w:t>
      </w:r>
      <w:r w:rsidRPr="00F24B47">
        <w:rPr>
          <w:rFonts w:ascii="David" w:hAnsi="David" w:cs="David" w:hint="eastAsia"/>
          <w:sz w:val="24"/>
          <w:szCs w:val="24"/>
          <w:rtl/>
        </w:rPr>
        <w:t>טלפון</w:t>
      </w:r>
      <w:r w:rsidRPr="00F24B47">
        <w:rPr>
          <w:rFonts w:ascii="David" w:hAnsi="David" w:cs="David"/>
          <w:sz w:val="24"/>
          <w:szCs w:val="24"/>
          <w:rtl/>
        </w:rPr>
        <w:t xml:space="preserve"> </w:t>
      </w:r>
      <w:r w:rsidRPr="00F24B47">
        <w:rPr>
          <w:rFonts w:ascii="David" w:hAnsi="David" w:cs="David" w:hint="eastAsia"/>
          <w:sz w:val="24"/>
          <w:szCs w:val="24"/>
          <w:rtl/>
        </w:rPr>
        <w:t>ופקס</w:t>
      </w:r>
      <w:r w:rsidRPr="00F24B47">
        <w:rPr>
          <w:rFonts w:ascii="David" w:hAnsi="David" w:cs="David"/>
          <w:sz w:val="24"/>
          <w:szCs w:val="24"/>
          <w:rtl/>
        </w:rPr>
        <w:t xml:space="preserve"> </w:t>
      </w:r>
      <w:r w:rsidRPr="00F24B47">
        <w:rPr>
          <w:rFonts w:ascii="David" w:hAnsi="David" w:cs="David" w:hint="eastAsia"/>
          <w:sz w:val="24"/>
          <w:szCs w:val="24"/>
          <w:rtl/>
        </w:rPr>
        <w:t>וכן</w:t>
      </w:r>
      <w:r w:rsidRPr="00F24B47">
        <w:rPr>
          <w:rFonts w:ascii="David" w:hAnsi="David" w:cs="David"/>
          <w:sz w:val="24"/>
          <w:szCs w:val="24"/>
          <w:rtl/>
        </w:rPr>
        <w:t xml:space="preserve"> </w:t>
      </w:r>
      <w:r w:rsidRPr="00F24B47">
        <w:rPr>
          <w:rFonts w:ascii="David" w:hAnsi="David" w:cs="David" w:hint="eastAsia"/>
          <w:sz w:val="24"/>
          <w:szCs w:val="24"/>
          <w:rtl/>
        </w:rPr>
        <w:t>קו</w:t>
      </w:r>
      <w:r w:rsidRPr="00F24B47">
        <w:rPr>
          <w:rFonts w:ascii="David" w:hAnsi="David" w:cs="David"/>
          <w:sz w:val="24"/>
          <w:szCs w:val="24"/>
          <w:rtl/>
        </w:rPr>
        <w:t xml:space="preserve"> </w:t>
      </w:r>
      <w:r w:rsidRPr="00F24B47">
        <w:rPr>
          <w:rFonts w:ascii="David" w:hAnsi="David" w:cs="David" w:hint="eastAsia"/>
          <w:sz w:val="24"/>
          <w:szCs w:val="24"/>
          <w:rtl/>
        </w:rPr>
        <w:t>טלפון</w:t>
      </w:r>
      <w:r w:rsidRPr="00F24B47">
        <w:rPr>
          <w:rFonts w:ascii="David" w:hAnsi="David" w:cs="David"/>
          <w:sz w:val="24"/>
          <w:szCs w:val="24"/>
          <w:rtl/>
        </w:rPr>
        <w:t xml:space="preserve"> </w:t>
      </w:r>
      <w:r w:rsidRPr="00F24B47">
        <w:rPr>
          <w:rFonts w:ascii="David" w:hAnsi="David" w:cs="David" w:hint="eastAsia"/>
          <w:sz w:val="24"/>
          <w:szCs w:val="24"/>
          <w:rtl/>
        </w:rPr>
        <w:t>פנימי</w:t>
      </w:r>
      <w:r w:rsidRPr="00F24B47">
        <w:rPr>
          <w:rFonts w:ascii="David" w:hAnsi="David" w:cs="David"/>
          <w:sz w:val="24"/>
          <w:szCs w:val="24"/>
          <w:rtl/>
        </w:rPr>
        <w:t xml:space="preserve"> </w:t>
      </w:r>
      <w:r w:rsidRPr="00F24B47">
        <w:rPr>
          <w:rFonts w:ascii="David" w:hAnsi="David" w:cs="David" w:hint="eastAsia"/>
          <w:sz w:val="24"/>
          <w:szCs w:val="24"/>
          <w:rtl/>
        </w:rPr>
        <w:t>ביניהם</w:t>
      </w:r>
      <w:r w:rsidRPr="00F24B47">
        <w:rPr>
          <w:rFonts w:ascii="David" w:hAnsi="David" w:cs="David"/>
          <w:sz w:val="24"/>
          <w:szCs w:val="24"/>
          <w:rtl/>
        </w:rPr>
        <w:t xml:space="preserve"> </w:t>
      </w:r>
      <w:r w:rsidRPr="00F24B47">
        <w:rPr>
          <w:rFonts w:ascii="David" w:hAnsi="David" w:cs="David" w:hint="eastAsia"/>
          <w:sz w:val="24"/>
          <w:szCs w:val="24"/>
          <w:rtl/>
        </w:rPr>
        <w:t>והכול</w:t>
      </w:r>
      <w:r w:rsidRPr="00F24B47">
        <w:rPr>
          <w:rFonts w:ascii="David" w:hAnsi="David" w:cs="David"/>
          <w:sz w:val="24"/>
          <w:szCs w:val="24"/>
          <w:rtl/>
        </w:rPr>
        <w:t xml:space="preserve"> </w:t>
      </w:r>
      <w:r w:rsidRPr="00F24B47">
        <w:rPr>
          <w:rFonts w:ascii="David" w:hAnsi="David" w:cs="David" w:hint="eastAsia"/>
          <w:sz w:val="24"/>
          <w:szCs w:val="24"/>
          <w:rtl/>
        </w:rPr>
        <w:t>כמפורט</w:t>
      </w:r>
      <w:r w:rsidRPr="00F24B47">
        <w:rPr>
          <w:rFonts w:ascii="David" w:hAnsi="David" w:cs="David"/>
          <w:sz w:val="24"/>
          <w:szCs w:val="24"/>
          <w:rtl/>
        </w:rPr>
        <w:t xml:space="preserve"> </w:t>
      </w:r>
      <w:r w:rsidRPr="00F24B47">
        <w:rPr>
          <w:rFonts w:ascii="David" w:hAnsi="David" w:cs="David" w:hint="eastAsia"/>
          <w:sz w:val="24"/>
          <w:szCs w:val="24"/>
          <w:rtl/>
        </w:rPr>
        <w:t>בנספח</w:t>
      </w:r>
      <w:r w:rsidRPr="00F24B47">
        <w:rPr>
          <w:rFonts w:ascii="David" w:hAnsi="David" w:cs="David"/>
          <w:sz w:val="24"/>
          <w:szCs w:val="24"/>
          <w:rtl/>
        </w:rPr>
        <w:t xml:space="preserve"> 3.1.24 </w:t>
      </w:r>
      <w:r w:rsidRPr="00F24B47">
        <w:rPr>
          <w:rFonts w:ascii="David" w:hAnsi="David" w:cs="David" w:hint="eastAsia"/>
          <w:sz w:val="24"/>
          <w:szCs w:val="24"/>
          <w:rtl/>
        </w:rPr>
        <w:t>המצורף</w:t>
      </w:r>
      <w:r w:rsidRPr="00F24B47">
        <w:rPr>
          <w:rFonts w:ascii="David" w:hAnsi="David" w:cs="David"/>
          <w:sz w:val="24"/>
          <w:szCs w:val="24"/>
          <w:rtl/>
        </w:rPr>
        <w:t xml:space="preserve"> </w:t>
      </w:r>
      <w:r w:rsidRPr="00F24B47">
        <w:rPr>
          <w:rFonts w:ascii="David" w:hAnsi="David" w:cs="David" w:hint="eastAsia"/>
          <w:sz w:val="24"/>
          <w:szCs w:val="24"/>
          <w:rtl/>
        </w:rPr>
        <w:t>לחוזה</w:t>
      </w:r>
      <w:r w:rsidRPr="00F24B47">
        <w:rPr>
          <w:rFonts w:ascii="David" w:hAnsi="David" w:cs="David"/>
          <w:sz w:val="24"/>
          <w:szCs w:val="24"/>
          <w:rtl/>
        </w:rPr>
        <w:t xml:space="preserve"> </w:t>
      </w:r>
      <w:r w:rsidRPr="00F24B47">
        <w:rPr>
          <w:rFonts w:ascii="David" w:hAnsi="David" w:cs="David" w:hint="eastAsia"/>
          <w:sz w:val="24"/>
          <w:szCs w:val="24"/>
          <w:rtl/>
        </w:rPr>
        <w:t>זה</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לדאוג</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חשבונו</w:t>
      </w:r>
      <w:r w:rsidRPr="00F24B47">
        <w:rPr>
          <w:rFonts w:ascii="David" w:hAnsi="David" w:cs="David"/>
          <w:sz w:val="24"/>
          <w:szCs w:val="24"/>
          <w:rtl/>
        </w:rPr>
        <w:t xml:space="preserve"> </w:t>
      </w:r>
      <w:r w:rsidRPr="00F24B47">
        <w:rPr>
          <w:rFonts w:ascii="David" w:hAnsi="David" w:cs="David" w:hint="eastAsia"/>
          <w:sz w:val="24"/>
          <w:szCs w:val="24"/>
          <w:rtl/>
        </w:rPr>
        <w:t>לניקיון</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משרדי</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והמפקח</w:t>
      </w:r>
      <w:r w:rsidRPr="00F24B47">
        <w:rPr>
          <w:rFonts w:ascii="David" w:hAnsi="David" w:cs="David"/>
          <w:sz w:val="24"/>
          <w:szCs w:val="24"/>
          <w:rtl/>
        </w:rPr>
        <w:t xml:space="preserve">.  </w:t>
      </w:r>
      <w:r w:rsidRPr="00F24B47">
        <w:rPr>
          <w:rFonts w:ascii="David" w:hAnsi="David" w:cs="David" w:hint="eastAsia"/>
          <w:sz w:val="24"/>
          <w:szCs w:val="24"/>
          <w:rtl/>
        </w:rPr>
        <w:t>כל</w:t>
      </w:r>
      <w:r w:rsidRPr="00F24B47">
        <w:rPr>
          <w:rFonts w:ascii="David" w:hAnsi="David" w:cs="David"/>
          <w:sz w:val="24"/>
          <w:szCs w:val="24"/>
          <w:rtl/>
        </w:rPr>
        <w:t xml:space="preserve"> </w:t>
      </w:r>
      <w:r w:rsidRPr="00F24B47">
        <w:rPr>
          <w:rFonts w:ascii="David" w:hAnsi="David" w:cs="David" w:hint="eastAsia"/>
          <w:sz w:val="24"/>
          <w:szCs w:val="24"/>
          <w:rtl/>
        </w:rPr>
        <w:t>ההוצאות</w:t>
      </w:r>
      <w:r w:rsidRPr="00F24B47">
        <w:rPr>
          <w:rFonts w:ascii="David" w:hAnsi="David" w:cs="David"/>
          <w:sz w:val="24"/>
          <w:szCs w:val="24"/>
          <w:rtl/>
        </w:rPr>
        <w:t xml:space="preserve"> </w:t>
      </w:r>
      <w:r w:rsidRPr="00F24B47">
        <w:rPr>
          <w:rFonts w:ascii="David" w:hAnsi="David" w:cs="David" w:hint="eastAsia"/>
          <w:sz w:val="24"/>
          <w:szCs w:val="24"/>
          <w:rtl/>
        </w:rPr>
        <w:t>הסבירות</w:t>
      </w:r>
      <w:r w:rsidRPr="00F24B47">
        <w:rPr>
          <w:rFonts w:ascii="David" w:hAnsi="David" w:cs="David"/>
          <w:sz w:val="24"/>
          <w:szCs w:val="24"/>
          <w:rtl/>
        </w:rPr>
        <w:t xml:space="preserve"> </w:t>
      </w:r>
      <w:r w:rsidRPr="00F24B47">
        <w:rPr>
          <w:rFonts w:ascii="David" w:hAnsi="David" w:cs="David" w:hint="eastAsia"/>
          <w:sz w:val="24"/>
          <w:szCs w:val="24"/>
          <w:rtl/>
        </w:rPr>
        <w:t>בגין</w:t>
      </w:r>
      <w:r w:rsidRPr="00F24B47">
        <w:rPr>
          <w:rFonts w:ascii="David" w:hAnsi="David" w:cs="David"/>
          <w:sz w:val="24"/>
          <w:szCs w:val="24"/>
          <w:rtl/>
        </w:rPr>
        <w:t xml:space="preserve"> </w:t>
      </w:r>
      <w:r w:rsidRPr="00F24B47">
        <w:rPr>
          <w:rFonts w:ascii="David" w:hAnsi="David" w:cs="David" w:hint="eastAsia"/>
          <w:sz w:val="24"/>
          <w:szCs w:val="24"/>
          <w:rtl/>
        </w:rPr>
        <w:t>השימוש</w:t>
      </w:r>
      <w:r w:rsidRPr="00F24B47">
        <w:rPr>
          <w:rFonts w:ascii="David" w:hAnsi="David" w:cs="David"/>
          <w:sz w:val="24"/>
          <w:szCs w:val="24"/>
          <w:rtl/>
        </w:rPr>
        <w:t xml:space="preserve"> </w:t>
      </w:r>
      <w:r w:rsidRPr="00F24B47">
        <w:rPr>
          <w:rFonts w:ascii="David" w:hAnsi="David" w:cs="David" w:hint="eastAsia"/>
          <w:sz w:val="24"/>
          <w:szCs w:val="24"/>
          <w:rtl/>
        </w:rPr>
        <w:t>במבנים</w:t>
      </w:r>
      <w:r w:rsidRPr="00F24B47">
        <w:rPr>
          <w:rFonts w:ascii="David" w:hAnsi="David" w:cs="David"/>
          <w:sz w:val="24"/>
          <w:szCs w:val="24"/>
          <w:rtl/>
        </w:rPr>
        <w:t xml:space="preserve"> </w:t>
      </w:r>
      <w:r w:rsidRPr="00F24B47">
        <w:rPr>
          <w:rFonts w:ascii="David" w:hAnsi="David" w:cs="David" w:hint="eastAsia"/>
          <w:sz w:val="24"/>
          <w:szCs w:val="24"/>
          <w:rtl/>
        </w:rPr>
        <w:t>אלה</w:t>
      </w:r>
      <w:r w:rsidRPr="00F24B47">
        <w:rPr>
          <w:rFonts w:ascii="David" w:hAnsi="David" w:cs="David"/>
          <w:sz w:val="24"/>
          <w:szCs w:val="24"/>
          <w:rtl/>
        </w:rPr>
        <w:t xml:space="preserve"> </w:t>
      </w:r>
      <w:r w:rsidRPr="00F24B47">
        <w:rPr>
          <w:rFonts w:ascii="David" w:hAnsi="David" w:cs="David" w:hint="eastAsia"/>
          <w:sz w:val="24"/>
          <w:szCs w:val="24"/>
          <w:rtl/>
        </w:rPr>
        <w:t>ובציוד</w:t>
      </w:r>
      <w:r w:rsidRPr="00F24B47">
        <w:rPr>
          <w:rFonts w:ascii="David" w:hAnsi="David" w:cs="David"/>
          <w:sz w:val="24"/>
          <w:szCs w:val="24"/>
          <w:rtl/>
        </w:rPr>
        <w:t xml:space="preserve"> </w:t>
      </w:r>
      <w:r w:rsidRPr="00F24B47">
        <w:rPr>
          <w:rFonts w:ascii="David" w:hAnsi="David" w:cs="David" w:hint="eastAsia"/>
          <w:sz w:val="24"/>
          <w:szCs w:val="24"/>
          <w:rtl/>
        </w:rPr>
        <w:t>האמור</w:t>
      </w:r>
      <w:r w:rsidRPr="00F24B47">
        <w:rPr>
          <w:rFonts w:ascii="David" w:hAnsi="David" w:cs="David"/>
          <w:sz w:val="24"/>
          <w:szCs w:val="24"/>
          <w:rtl/>
        </w:rPr>
        <w:t xml:space="preserve"> </w:t>
      </w:r>
      <w:r w:rsidRPr="00F24B47">
        <w:rPr>
          <w:rFonts w:ascii="David" w:hAnsi="David" w:cs="David" w:hint="eastAsia"/>
          <w:sz w:val="24"/>
          <w:szCs w:val="24"/>
          <w:rtl/>
        </w:rPr>
        <w:t>יחולו</w:t>
      </w:r>
      <w:r w:rsidRPr="00F24B47">
        <w:rPr>
          <w:rFonts w:ascii="David" w:hAnsi="David" w:cs="David"/>
          <w:sz w:val="24"/>
          <w:szCs w:val="24"/>
          <w:rtl/>
        </w:rPr>
        <w:t xml:space="preserve"> </w:t>
      </w:r>
      <w:r w:rsidRPr="00F24B47">
        <w:rPr>
          <w:rFonts w:ascii="David" w:hAnsi="David" w:cs="David" w:hint="eastAsia"/>
          <w:sz w:val="24"/>
          <w:szCs w:val="24"/>
          <w:rtl/>
        </w:rPr>
        <w:t>ע</w:t>
      </w:r>
      <w:r w:rsidRPr="00F24B47">
        <w:rPr>
          <w:rFonts w:ascii="David" w:hAnsi="David" w:cs="David"/>
          <w:sz w:val="24"/>
          <w:szCs w:val="24"/>
          <w:rtl/>
        </w:rPr>
        <w:t>"</w:t>
      </w:r>
      <w:r w:rsidRPr="00F24B47">
        <w:rPr>
          <w:rFonts w:ascii="David" w:hAnsi="David" w:cs="David" w:hint="eastAsia"/>
          <w:sz w:val="24"/>
          <w:szCs w:val="24"/>
          <w:rtl/>
        </w:rPr>
        <w:t>ח</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w:t>
      </w:r>
    </w:p>
    <w:p w14:paraId="30C809E7" w14:textId="77777777" w:rsidR="00EF4F1C" w:rsidRPr="00F24B47" w:rsidRDefault="00EF4F1C" w:rsidP="00F24B47">
      <w:pPr>
        <w:spacing w:after="0" w:afterAutospacing="0" w:line="240" w:lineRule="auto"/>
        <w:ind w:left="1082" w:firstLine="426"/>
        <w:rPr>
          <w:rFonts w:ascii="David" w:hAnsi="David" w:cs="David"/>
          <w:sz w:val="24"/>
          <w:szCs w:val="24"/>
          <w:rtl/>
        </w:rPr>
      </w:pPr>
      <w:r w:rsidRPr="00F24B47">
        <w:rPr>
          <w:rFonts w:ascii="David" w:hAnsi="David" w:cs="David" w:hint="cs"/>
          <w:sz w:val="24"/>
          <w:szCs w:val="24"/>
          <w:rtl/>
        </w:rPr>
        <w:t>הקמת</w:t>
      </w:r>
      <w:r w:rsidRPr="00F24B47">
        <w:rPr>
          <w:rFonts w:ascii="David" w:hAnsi="David" w:cs="David"/>
          <w:sz w:val="24"/>
          <w:szCs w:val="24"/>
          <w:rtl/>
        </w:rPr>
        <w:t xml:space="preserve"> </w:t>
      </w:r>
      <w:r w:rsidRPr="00F24B47">
        <w:rPr>
          <w:rFonts w:ascii="David" w:hAnsi="David" w:cs="David" w:hint="cs"/>
          <w:sz w:val="24"/>
          <w:szCs w:val="24"/>
          <w:rtl/>
        </w:rPr>
        <w:t>המבנה</w:t>
      </w:r>
      <w:r w:rsidRPr="00F24B47">
        <w:rPr>
          <w:rFonts w:ascii="David" w:hAnsi="David" w:cs="David"/>
          <w:sz w:val="24"/>
          <w:szCs w:val="24"/>
          <w:rtl/>
        </w:rPr>
        <w:t>/</w:t>
      </w:r>
      <w:r w:rsidRPr="00F24B47">
        <w:rPr>
          <w:rFonts w:ascii="David" w:hAnsi="David" w:cs="David" w:hint="cs"/>
          <w:sz w:val="24"/>
          <w:szCs w:val="24"/>
          <w:rtl/>
        </w:rPr>
        <w:t>המבנים</w:t>
      </w:r>
      <w:r w:rsidRPr="00F24B47">
        <w:rPr>
          <w:rFonts w:ascii="David" w:hAnsi="David" w:cs="David"/>
          <w:sz w:val="24"/>
          <w:szCs w:val="24"/>
          <w:rtl/>
        </w:rPr>
        <w:t xml:space="preserve"> </w:t>
      </w:r>
      <w:r w:rsidRPr="00F24B47">
        <w:rPr>
          <w:rFonts w:ascii="David" w:hAnsi="David" w:cs="David" w:hint="cs"/>
          <w:sz w:val="24"/>
          <w:szCs w:val="24"/>
          <w:rtl/>
        </w:rPr>
        <w:t>הנ</w:t>
      </w:r>
      <w:r w:rsidRPr="00F24B47">
        <w:rPr>
          <w:rFonts w:ascii="David" w:hAnsi="David" w:cs="David"/>
          <w:sz w:val="24"/>
          <w:szCs w:val="24"/>
          <w:rtl/>
        </w:rPr>
        <w:t>"</w:t>
      </w:r>
      <w:r w:rsidRPr="00F24B47">
        <w:rPr>
          <w:rFonts w:ascii="David" w:hAnsi="David" w:cs="David" w:hint="cs"/>
          <w:sz w:val="24"/>
          <w:szCs w:val="24"/>
          <w:rtl/>
        </w:rPr>
        <w:t>ל</w:t>
      </w:r>
      <w:r w:rsidRPr="00F24B47">
        <w:rPr>
          <w:rFonts w:ascii="David" w:hAnsi="David" w:cs="David"/>
          <w:sz w:val="24"/>
          <w:szCs w:val="24"/>
          <w:rtl/>
        </w:rPr>
        <w:t xml:space="preserve"> </w:t>
      </w:r>
      <w:r w:rsidRPr="00F24B47">
        <w:rPr>
          <w:rFonts w:ascii="David" w:hAnsi="David" w:cs="David" w:hint="cs"/>
          <w:sz w:val="24"/>
          <w:szCs w:val="24"/>
          <w:rtl/>
        </w:rPr>
        <w:t>תהא</w:t>
      </w:r>
      <w:r w:rsidRPr="00F24B47">
        <w:rPr>
          <w:rFonts w:ascii="David" w:hAnsi="David" w:cs="David"/>
          <w:sz w:val="24"/>
          <w:szCs w:val="24"/>
          <w:rtl/>
        </w:rPr>
        <w:t xml:space="preserve"> </w:t>
      </w:r>
      <w:r w:rsidRPr="00F24B47">
        <w:rPr>
          <w:rFonts w:ascii="David" w:hAnsi="David" w:cs="David" w:hint="cs"/>
          <w:sz w:val="24"/>
          <w:szCs w:val="24"/>
          <w:rtl/>
        </w:rPr>
        <w:t>כפופה</w:t>
      </w:r>
      <w:r w:rsidRPr="00F24B47">
        <w:rPr>
          <w:rFonts w:ascii="David" w:hAnsi="David" w:cs="David"/>
          <w:sz w:val="24"/>
          <w:szCs w:val="24"/>
          <w:rtl/>
        </w:rPr>
        <w:t xml:space="preserve"> </w:t>
      </w:r>
      <w:r w:rsidRPr="00F24B47">
        <w:rPr>
          <w:rFonts w:ascii="David" w:hAnsi="David" w:cs="David" w:hint="cs"/>
          <w:sz w:val="24"/>
          <w:szCs w:val="24"/>
          <w:rtl/>
        </w:rPr>
        <w:t>לתנאים</w:t>
      </w:r>
      <w:r w:rsidRPr="00F24B47">
        <w:rPr>
          <w:rFonts w:ascii="David" w:hAnsi="David" w:cs="David"/>
          <w:sz w:val="24"/>
          <w:szCs w:val="24"/>
          <w:rtl/>
        </w:rPr>
        <w:t xml:space="preserve"> </w:t>
      </w:r>
      <w:r w:rsidRPr="00F24B47">
        <w:rPr>
          <w:rFonts w:ascii="David" w:hAnsi="David" w:cs="David" w:hint="cs"/>
          <w:sz w:val="24"/>
          <w:szCs w:val="24"/>
          <w:rtl/>
        </w:rPr>
        <w:t>הבאים</w:t>
      </w:r>
      <w:r w:rsidRPr="00F24B47">
        <w:rPr>
          <w:rFonts w:ascii="David" w:hAnsi="David" w:cs="David"/>
          <w:sz w:val="24"/>
          <w:szCs w:val="24"/>
          <w:rtl/>
        </w:rPr>
        <w:t>:</w:t>
      </w:r>
    </w:p>
    <w:p w14:paraId="0530ACE0" w14:textId="77777777" w:rsidR="00EF4F1C" w:rsidRP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tl/>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חייב</w:t>
      </w:r>
      <w:r w:rsidRPr="00F24B47">
        <w:rPr>
          <w:rFonts w:ascii="David" w:hAnsi="David" w:cs="David"/>
          <w:i/>
          <w:sz w:val="24"/>
          <w:szCs w:val="24"/>
          <w:rtl/>
        </w:rPr>
        <w:t xml:space="preserve"> </w:t>
      </w:r>
      <w:r w:rsidRPr="00F24B47">
        <w:rPr>
          <w:rFonts w:ascii="David" w:hAnsi="David" w:cs="David" w:hint="eastAsia"/>
          <w:i/>
          <w:sz w:val="24"/>
          <w:szCs w:val="24"/>
          <w:rtl/>
        </w:rPr>
        <w:t>לאשר</w:t>
      </w:r>
      <w:r w:rsidRPr="00F24B47">
        <w:rPr>
          <w:rFonts w:ascii="David" w:hAnsi="David" w:cs="David"/>
          <w:i/>
          <w:sz w:val="24"/>
          <w:szCs w:val="24"/>
          <w:rtl/>
        </w:rPr>
        <w:t xml:space="preserve"> </w:t>
      </w:r>
      <w:r w:rsidRPr="00F24B47">
        <w:rPr>
          <w:rFonts w:ascii="David" w:hAnsi="David" w:cs="David" w:hint="eastAsia"/>
          <w:i/>
          <w:sz w:val="24"/>
          <w:szCs w:val="24"/>
          <w:rtl/>
        </w:rPr>
        <w:t>מראש</w:t>
      </w:r>
      <w:r w:rsidRPr="00F24B47">
        <w:rPr>
          <w:rFonts w:ascii="David" w:hAnsi="David" w:cs="David"/>
          <w:i/>
          <w:sz w:val="24"/>
          <w:szCs w:val="24"/>
          <w:rtl/>
        </w:rPr>
        <w:t xml:space="preserve"> </w:t>
      </w:r>
      <w:r w:rsidRPr="00F24B47">
        <w:rPr>
          <w:rFonts w:ascii="David" w:hAnsi="David" w:cs="David" w:hint="eastAsia"/>
          <w:i/>
          <w:sz w:val="24"/>
          <w:szCs w:val="24"/>
          <w:rtl/>
        </w:rPr>
        <w:t>אצל</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המבנים</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טרם</w:t>
      </w:r>
      <w:r w:rsidRPr="00F24B47">
        <w:rPr>
          <w:rFonts w:ascii="David" w:hAnsi="David" w:cs="David"/>
          <w:i/>
          <w:sz w:val="24"/>
          <w:szCs w:val="24"/>
          <w:rtl/>
        </w:rPr>
        <w:t xml:space="preserve"> </w:t>
      </w:r>
      <w:r w:rsidRPr="00F24B47">
        <w:rPr>
          <w:rFonts w:ascii="David" w:hAnsi="David" w:cs="David" w:hint="eastAsia"/>
          <w:i/>
          <w:sz w:val="24"/>
          <w:szCs w:val="24"/>
          <w:rtl/>
        </w:rPr>
        <w:t>הבאתם</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w:t>
      </w:r>
    </w:p>
    <w:p w14:paraId="3764CB91" w14:textId="77777777" w:rsidR="00EF4F1C" w:rsidRP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tl/>
        </w:rPr>
      </w:pP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רשאי</w:t>
      </w:r>
      <w:r w:rsidRPr="00F24B47">
        <w:rPr>
          <w:rFonts w:ascii="David" w:hAnsi="David" w:cs="David"/>
          <w:i/>
          <w:sz w:val="24"/>
          <w:szCs w:val="24"/>
          <w:rtl/>
        </w:rPr>
        <w:t xml:space="preserve"> </w:t>
      </w:r>
      <w:r w:rsidRPr="00F24B47">
        <w:rPr>
          <w:rFonts w:ascii="David" w:hAnsi="David" w:cs="David" w:hint="eastAsia"/>
          <w:i/>
          <w:sz w:val="24"/>
          <w:szCs w:val="24"/>
          <w:rtl/>
        </w:rPr>
        <w:t>לדרוש</w:t>
      </w:r>
      <w:r w:rsidRPr="00F24B47">
        <w:rPr>
          <w:rFonts w:ascii="David" w:hAnsi="David" w:cs="David"/>
          <w:i/>
          <w:sz w:val="24"/>
          <w:szCs w:val="24"/>
          <w:rtl/>
        </w:rPr>
        <w:t xml:space="preserve">, </w:t>
      </w:r>
      <w:r w:rsidRPr="00F24B47">
        <w:rPr>
          <w:rFonts w:ascii="David" w:hAnsi="David" w:cs="David" w:hint="eastAsia"/>
          <w:i/>
          <w:sz w:val="24"/>
          <w:szCs w:val="24"/>
          <w:rtl/>
        </w:rPr>
        <w:t>מעת</w:t>
      </w:r>
      <w:r w:rsidRPr="00F24B47">
        <w:rPr>
          <w:rFonts w:ascii="David" w:hAnsi="David" w:cs="David"/>
          <w:i/>
          <w:sz w:val="24"/>
          <w:szCs w:val="24"/>
          <w:rtl/>
        </w:rPr>
        <w:t xml:space="preserve"> </w:t>
      </w:r>
      <w:r w:rsidRPr="00F24B47">
        <w:rPr>
          <w:rFonts w:ascii="David" w:hAnsi="David" w:cs="David" w:hint="eastAsia"/>
          <w:i/>
          <w:sz w:val="24"/>
          <w:szCs w:val="24"/>
          <w:rtl/>
        </w:rPr>
        <w:t>לעת</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חשבון</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העתקת</w:t>
      </w:r>
      <w:r w:rsidRPr="00F24B47">
        <w:rPr>
          <w:rFonts w:ascii="David" w:hAnsi="David" w:cs="David"/>
          <w:i/>
          <w:sz w:val="24"/>
          <w:szCs w:val="24"/>
          <w:rtl/>
        </w:rPr>
        <w:t xml:space="preserve"> </w:t>
      </w:r>
      <w:r w:rsidRPr="00F24B47">
        <w:rPr>
          <w:rFonts w:ascii="David" w:hAnsi="David" w:cs="David" w:hint="eastAsia"/>
          <w:i/>
          <w:sz w:val="24"/>
          <w:szCs w:val="24"/>
          <w:rtl/>
        </w:rPr>
        <w:t>המבנים</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למקום</w:t>
      </w:r>
      <w:r w:rsidRPr="00F24B47">
        <w:rPr>
          <w:rFonts w:ascii="David" w:hAnsi="David" w:cs="David"/>
          <w:i/>
          <w:sz w:val="24"/>
          <w:szCs w:val="24"/>
          <w:rtl/>
        </w:rPr>
        <w:t xml:space="preserve"> </w:t>
      </w:r>
      <w:r w:rsidRPr="00F24B47">
        <w:rPr>
          <w:rFonts w:ascii="David" w:hAnsi="David" w:cs="David" w:hint="eastAsia"/>
          <w:i/>
          <w:sz w:val="24"/>
          <w:szCs w:val="24"/>
          <w:rtl/>
        </w:rPr>
        <w:t>אחר</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עם</w:t>
      </w:r>
      <w:r w:rsidRPr="00F24B47">
        <w:rPr>
          <w:rFonts w:ascii="David" w:hAnsi="David" w:cs="David"/>
          <w:i/>
          <w:sz w:val="24"/>
          <w:szCs w:val="24"/>
          <w:rtl/>
        </w:rPr>
        <w:t xml:space="preserve"> </w:t>
      </w:r>
      <w:r w:rsidRPr="00F24B47">
        <w:rPr>
          <w:rFonts w:ascii="David" w:hAnsi="David" w:cs="David" w:hint="eastAsia"/>
          <w:i/>
          <w:sz w:val="24"/>
          <w:szCs w:val="24"/>
          <w:rtl/>
        </w:rPr>
        <w:t>התקדמות</w:t>
      </w:r>
      <w:r w:rsidRPr="00F24B47">
        <w:rPr>
          <w:rFonts w:ascii="David" w:hAnsi="David" w:cs="David"/>
          <w:i/>
          <w:sz w:val="24"/>
          <w:szCs w:val="24"/>
          <w:rtl/>
        </w:rPr>
        <w:t xml:space="preserve"> </w:t>
      </w:r>
      <w:r w:rsidRPr="00F24B47">
        <w:rPr>
          <w:rFonts w:ascii="David" w:hAnsi="David" w:cs="David" w:hint="eastAsia"/>
          <w:i/>
          <w:sz w:val="24"/>
          <w:szCs w:val="24"/>
          <w:rtl/>
        </w:rPr>
        <w:t>הביצוע</w:t>
      </w:r>
      <w:r w:rsidRPr="00F24B47">
        <w:rPr>
          <w:rFonts w:ascii="David" w:hAnsi="David" w:cs="David"/>
          <w:i/>
          <w:sz w:val="24"/>
          <w:szCs w:val="24"/>
          <w:rtl/>
        </w:rPr>
        <w:t>.</w:t>
      </w:r>
    </w:p>
    <w:p w14:paraId="1FF3AE78" w14:textId="3A592FFF" w:rsid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Pr>
      </w:pPr>
      <w:r w:rsidRPr="00F24B47">
        <w:rPr>
          <w:rFonts w:ascii="David" w:hAnsi="David" w:cs="David" w:hint="eastAsia"/>
          <w:i/>
          <w:sz w:val="24"/>
          <w:szCs w:val="24"/>
          <w:rtl/>
        </w:rPr>
        <w:t>בוטל</w:t>
      </w:r>
      <w:r w:rsidRPr="00F24B47">
        <w:rPr>
          <w:rFonts w:ascii="David" w:hAnsi="David" w:cs="David"/>
          <w:i/>
          <w:sz w:val="24"/>
          <w:szCs w:val="24"/>
          <w:rtl/>
        </w:rPr>
        <w:t>.</w:t>
      </w:r>
    </w:p>
    <w:p w14:paraId="725ECFDC" w14:textId="77777777" w:rsidR="00F24B47" w:rsidRPr="00F24B47" w:rsidRDefault="00F24B47" w:rsidP="00F24B47">
      <w:pPr>
        <w:spacing w:before="0" w:beforeAutospacing="0" w:after="0" w:afterAutospacing="0" w:line="240" w:lineRule="auto"/>
        <w:ind w:left="2500"/>
        <w:rPr>
          <w:rFonts w:ascii="David" w:hAnsi="David" w:cs="David"/>
          <w:i/>
          <w:sz w:val="24"/>
          <w:szCs w:val="24"/>
        </w:rPr>
      </w:pPr>
    </w:p>
    <w:p w14:paraId="744C1066" w14:textId="77777777" w:rsidR="00EF4F1C" w:rsidRPr="00F24B47" w:rsidRDefault="00EF4F1C" w:rsidP="00F24B47">
      <w:pPr>
        <w:numPr>
          <w:ilvl w:val="2"/>
          <w:numId w:val="4"/>
        </w:numPr>
        <w:tabs>
          <w:tab w:val="num" w:pos="2783"/>
        </w:tabs>
        <w:spacing w:before="0" w:beforeAutospacing="0" w:after="0" w:afterAutospacing="0" w:line="276" w:lineRule="auto"/>
        <w:ind w:left="1508" w:hanging="709"/>
        <w:rPr>
          <w:rFonts w:ascii="David" w:hAnsi="David" w:cs="David"/>
          <w:i/>
          <w:sz w:val="24"/>
          <w:szCs w:val="24"/>
          <w:rtl/>
        </w:rPr>
      </w:pPr>
      <w:r w:rsidRPr="00F24B47">
        <w:rPr>
          <w:rFonts w:ascii="David" w:hAnsi="David" w:cs="David" w:hint="eastAsia"/>
          <w:i/>
          <w:sz w:val="24"/>
          <w:szCs w:val="24"/>
          <w:rtl/>
        </w:rPr>
        <w:t>מבנים</w:t>
      </w:r>
      <w:r w:rsidRPr="00F24B47">
        <w:rPr>
          <w:rFonts w:ascii="David" w:hAnsi="David" w:cs="David"/>
          <w:i/>
          <w:sz w:val="24"/>
          <w:szCs w:val="24"/>
          <w:rtl/>
        </w:rPr>
        <w:t xml:space="preserve"> </w:t>
      </w:r>
      <w:r w:rsidRPr="00F24B47">
        <w:rPr>
          <w:rFonts w:ascii="David" w:hAnsi="David" w:cs="David" w:hint="eastAsia"/>
          <w:i/>
          <w:sz w:val="24"/>
          <w:szCs w:val="24"/>
          <w:rtl/>
        </w:rPr>
        <w:t>ושטחי</w:t>
      </w:r>
      <w:r w:rsidRPr="00F24B47">
        <w:rPr>
          <w:rFonts w:ascii="David" w:hAnsi="David" w:cs="David"/>
          <w:i/>
          <w:sz w:val="24"/>
          <w:szCs w:val="24"/>
          <w:rtl/>
        </w:rPr>
        <w:t xml:space="preserve"> </w:t>
      </w:r>
      <w:r w:rsidRPr="00F24B47">
        <w:rPr>
          <w:rFonts w:ascii="David" w:hAnsi="David" w:cs="David" w:hint="eastAsia"/>
          <w:i/>
          <w:sz w:val="24"/>
          <w:szCs w:val="24"/>
          <w:rtl/>
        </w:rPr>
        <w:t>אחסנה</w:t>
      </w:r>
      <w:r w:rsidRPr="00F24B47">
        <w:rPr>
          <w:rFonts w:ascii="David" w:hAnsi="David" w:cs="David"/>
          <w:i/>
          <w:sz w:val="24"/>
          <w:szCs w:val="24"/>
          <w:rtl/>
        </w:rPr>
        <w:t xml:space="preserve"> </w:t>
      </w:r>
      <w:r w:rsidRPr="00F24B47">
        <w:rPr>
          <w:rFonts w:ascii="David" w:hAnsi="David" w:cs="David" w:hint="eastAsia"/>
          <w:i/>
          <w:sz w:val="24"/>
          <w:szCs w:val="24"/>
          <w:rtl/>
        </w:rPr>
        <w:t>להחסנת</w:t>
      </w:r>
      <w:r w:rsidRPr="00F24B47">
        <w:rPr>
          <w:rFonts w:ascii="David" w:hAnsi="David" w:cs="David"/>
          <w:i/>
          <w:sz w:val="24"/>
          <w:szCs w:val="24"/>
          <w:rtl/>
        </w:rPr>
        <w:t xml:space="preserve"> </w:t>
      </w:r>
      <w:r w:rsidRPr="00F24B47">
        <w:rPr>
          <w:rFonts w:ascii="David" w:hAnsi="David" w:cs="David" w:hint="eastAsia"/>
          <w:i/>
          <w:sz w:val="24"/>
          <w:szCs w:val="24"/>
          <w:rtl/>
        </w:rPr>
        <w:t>החומרים</w:t>
      </w:r>
      <w:r w:rsidRPr="00F24B47">
        <w:rPr>
          <w:rFonts w:ascii="David" w:hAnsi="David" w:cs="David"/>
          <w:i/>
          <w:sz w:val="24"/>
          <w:szCs w:val="24"/>
          <w:rtl/>
        </w:rPr>
        <w:t xml:space="preserve"> </w:t>
      </w:r>
      <w:r w:rsidRPr="00F24B47">
        <w:rPr>
          <w:rFonts w:ascii="David" w:hAnsi="David" w:cs="David" w:hint="eastAsia"/>
          <w:i/>
          <w:sz w:val="24"/>
          <w:szCs w:val="24"/>
          <w:rtl/>
        </w:rPr>
        <w:t>והאמצעים</w:t>
      </w:r>
      <w:r w:rsidRPr="00F24B47">
        <w:rPr>
          <w:rFonts w:ascii="David" w:hAnsi="David" w:cs="David"/>
          <w:i/>
          <w:sz w:val="24"/>
          <w:szCs w:val="24"/>
          <w:rtl/>
        </w:rPr>
        <w:t>.</w:t>
      </w:r>
    </w:p>
    <w:p w14:paraId="251E1CDB"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המכשירים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לסימון</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ולמדידתן</w:t>
      </w:r>
      <w:r w:rsidRPr="00F24B47">
        <w:rPr>
          <w:rFonts w:ascii="David" w:hAnsi="David" w:cs="David"/>
          <w:i/>
          <w:sz w:val="24"/>
          <w:szCs w:val="24"/>
          <w:rtl/>
        </w:rPr>
        <w:t xml:space="preserve">, </w:t>
      </w:r>
      <w:r w:rsidRPr="00F24B47">
        <w:rPr>
          <w:rFonts w:ascii="David" w:hAnsi="David" w:cs="David" w:hint="eastAsia"/>
          <w:i/>
          <w:sz w:val="24"/>
          <w:szCs w:val="24"/>
          <w:rtl/>
        </w:rPr>
        <w:t>וכל</w:t>
      </w:r>
      <w:r w:rsidRPr="00F24B47">
        <w:rPr>
          <w:rFonts w:ascii="David" w:hAnsi="David" w:cs="David"/>
          <w:i/>
          <w:sz w:val="24"/>
          <w:szCs w:val="24"/>
          <w:rtl/>
        </w:rPr>
        <w:t xml:space="preserve"> </w:t>
      </w:r>
      <w:r w:rsidRPr="00F24B47">
        <w:rPr>
          <w:rFonts w:ascii="David" w:hAnsi="David" w:cs="David" w:hint="eastAsia"/>
          <w:i/>
          <w:sz w:val="24"/>
          <w:szCs w:val="24"/>
          <w:rtl/>
        </w:rPr>
        <w:t>המכשירים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לאדריכל</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לשם</w:t>
      </w:r>
      <w:r w:rsidRPr="00F24B47">
        <w:rPr>
          <w:rFonts w:ascii="David" w:hAnsi="David" w:cs="David"/>
          <w:i/>
          <w:sz w:val="24"/>
          <w:szCs w:val="24"/>
          <w:rtl/>
        </w:rPr>
        <w:t xml:space="preserve"> </w:t>
      </w:r>
      <w:r w:rsidRPr="00F24B47">
        <w:rPr>
          <w:rFonts w:ascii="David" w:hAnsi="David" w:cs="David" w:hint="eastAsia"/>
          <w:i/>
          <w:sz w:val="24"/>
          <w:szCs w:val="24"/>
          <w:rtl/>
        </w:rPr>
        <w:t>הביקורת</w:t>
      </w:r>
      <w:r w:rsidRPr="00F24B47">
        <w:rPr>
          <w:rFonts w:ascii="David" w:hAnsi="David" w:cs="David"/>
          <w:i/>
          <w:sz w:val="24"/>
          <w:szCs w:val="24"/>
          <w:rtl/>
        </w:rPr>
        <w:t xml:space="preserve">, </w:t>
      </w:r>
      <w:r w:rsidRPr="00F24B47">
        <w:rPr>
          <w:rFonts w:ascii="David" w:hAnsi="David" w:cs="David" w:hint="eastAsia"/>
          <w:i/>
          <w:sz w:val="24"/>
          <w:szCs w:val="24"/>
          <w:rtl/>
        </w:rPr>
        <w:t>וכן</w:t>
      </w:r>
      <w:r w:rsidRPr="00F24B47">
        <w:rPr>
          <w:rFonts w:ascii="David" w:hAnsi="David" w:cs="David"/>
          <w:i/>
          <w:sz w:val="24"/>
          <w:szCs w:val="24"/>
          <w:rtl/>
        </w:rPr>
        <w:t xml:space="preserve"> </w:t>
      </w:r>
      <w:r w:rsidRPr="00F24B47">
        <w:rPr>
          <w:rFonts w:ascii="David" w:hAnsi="David" w:cs="David" w:hint="eastAsia"/>
          <w:i/>
          <w:sz w:val="24"/>
          <w:szCs w:val="24"/>
          <w:rtl/>
        </w:rPr>
        <w:t>אלה</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לקבלן</w:t>
      </w:r>
      <w:r w:rsidRPr="00F24B47">
        <w:rPr>
          <w:rFonts w:ascii="David" w:hAnsi="David" w:cs="David"/>
          <w:i/>
          <w:sz w:val="24"/>
          <w:szCs w:val="24"/>
          <w:rtl/>
        </w:rPr>
        <w:t>.</w:t>
      </w:r>
    </w:p>
    <w:p w14:paraId="0F45C485"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אמצעי</w:t>
      </w:r>
      <w:r w:rsidRPr="00F24B47">
        <w:rPr>
          <w:rFonts w:ascii="David" w:hAnsi="David" w:cs="David"/>
          <w:i/>
          <w:sz w:val="24"/>
          <w:szCs w:val="24"/>
          <w:rtl/>
        </w:rPr>
        <w:t xml:space="preserve"> </w:t>
      </w:r>
      <w:r w:rsidRPr="00F24B47">
        <w:rPr>
          <w:rFonts w:ascii="David" w:hAnsi="David" w:cs="David" w:hint="eastAsia"/>
          <w:i/>
          <w:sz w:val="24"/>
          <w:szCs w:val="24"/>
          <w:rtl/>
        </w:rPr>
        <w:t>אזהרה</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שלטי</w:t>
      </w:r>
      <w:r w:rsidRPr="00F24B47">
        <w:rPr>
          <w:rFonts w:ascii="David" w:hAnsi="David" w:cs="David"/>
          <w:i/>
          <w:sz w:val="24"/>
          <w:szCs w:val="24"/>
          <w:rtl/>
        </w:rPr>
        <w:t xml:space="preserve"> </w:t>
      </w:r>
      <w:r w:rsidRPr="00F24B47">
        <w:rPr>
          <w:rFonts w:ascii="David" w:hAnsi="David" w:cs="David" w:hint="eastAsia"/>
          <w:i/>
          <w:sz w:val="24"/>
          <w:szCs w:val="24"/>
          <w:rtl/>
        </w:rPr>
        <w:t>אזהרה</w:t>
      </w:r>
      <w:r w:rsidRPr="00F24B47">
        <w:rPr>
          <w:rFonts w:ascii="David" w:hAnsi="David" w:cs="David"/>
          <w:i/>
          <w:sz w:val="24"/>
          <w:szCs w:val="24"/>
          <w:rtl/>
        </w:rPr>
        <w:t xml:space="preserve"> </w:t>
      </w:r>
      <w:r w:rsidRPr="00F24B47">
        <w:rPr>
          <w:rFonts w:ascii="David" w:hAnsi="David" w:cs="David" w:hint="eastAsia"/>
          <w:i/>
          <w:sz w:val="24"/>
          <w:szCs w:val="24"/>
          <w:rtl/>
        </w:rPr>
        <w:t>ושלטים</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במידות</w:t>
      </w:r>
      <w:r w:rsidRPr="00F24B47">
        <w:rPr>
          <w:rFonts w:ascii="David" w:hAnsi="David" w:cs="David"/>
          <w:i/>
          <w:sz w:val="24"/>
          <w:szCs w:val="24"/>
          <w:rtl/>
        </w:rPr>
        <w:t xml:space="preserve"> </w:t>
      </w:r>
      <w:r w:rsidRPr="00F24B47">
        <w:rPr>
          <w:rFonts w:ascii="David" w:hAnsi="David" w:cs="David" w:hint="eastAsia"/>
          <w:i/>
          <w:sz w:val="24"/>
          <w:szCs w:val="24"/>
          <w:rtl/>
        </w:rPr>
        <w:t>ככל</w:t>
      </w:r>
      <w:r w:rsidRPr="00F24B47">
        <w:rPr>
          <w:rFonts w:ascii="David" w:hAnsi="David" w:cs="David"/>
          <w:i/>
          <w:sz w:val="24"/>
          <w:szCs w:val="24"/>
          <w:rtl/>
        </w:rPr>
        <w:t xml:space="preserve"> </w:t>
      </w:r>
      <w:r w:rsidRPr="00F24B47">
        <w:rPr>
          <w:rFonts w:ascii="David" w:hAnsi="David" w:cs="David" w:hint="eastAsia"/>
          <w:i/>
          <w:sz w:val="24"/>
          <w:szCs w:val="24"/>
          <w:rtl/>
        </w:rPr>
        <w:t>שידרוש</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w:t>
      </w:r>
    </w:p>
    <w:p w14:paraId="0290D652"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גדרות</w:t>
      </w:r>
      <w:r w:rsidRPr="00F24B47">
        <w:rPr>
          <w:rFonts w:ascii="David" w:hAnsi="David" w:cs="David"/>
          <w:i/>
          <w:sz w:val="24"/>
          <w:szCs w:val="24"/>
          <w:rtl/>
        </w:rPr>
        <w:t xml:space="preserve">, </w:t>
      </w:r>
      <w:r w:rsidRPr="00F24B47">
        <w:rPr>
          <w:rFonts w:ascii="David" w:hAnsi="David" w:cs="David" w:hint="eastAsia"/>
          <w:i/>
          <w:sz w:val="24"/>
          <w:szCs w:val="24"/>
          <w:rtl/>
        </w:rPr>
        <w:t>שערים</w:t>
      </w:r>
      <w:r w:rsidRPr="00F24B47">
        <w:rPr>
          <w:rFonts w:ascii="David" w:hAnsi="David" w:cs="David"/>
          <w:i/>
          <w:sz w:val="24"/>
          <w:szCs w:val="24"/>
          <w:rtl/>
        </w:rPr>
        <w:t xml:space="preserve">, </w:t>
      </w:r>
      <w:r w:rsidRPr="00F24B47">
        <w:rPr>
          <w:rFonts w:ascii="David" w:hAnsi="David" w:cs="David" w:hint="eastAsia"/>
          <w:i/>
          <w:sz w:val="24"/>
          <w:szCs w:val="24"/>
          <w:rtl/>
        </w:rPr>
        <w:t>סככות</w:t>
      </w:r>
      <w:r w:rsidRPr="00F24B47">
        <w:rPr>
          <w:rFonts w:ascii="David" w:hAnsi="David" w:cs="David"/>
          <w:i/>
          <w:sz w:val="24"/>
          <w:szCs w:val="24"/>
          <w:rtl/>
        </w:rPr>
        <w:t xml:space="preserve"> </w:t>
      </w:r>
      <w:r w:rsidRPr="00F24B47">
        <w:rPr>
          <w:rFonts w:ascii="David" w:hAnsi="David" w:cs="David" w:hint="eastAsia"/>
          <w:i/>
          <w:sz w:val="24"/>
          <w:szCs w:val="24"/>
          <w:rtl/>
        </w:rPr>
        <w:t>ואמצעי</w:t>
      </w:r>
      <w:r w:rsidRPr="00F24B47">
        <w:rPr>
          <w:rFonts w:ascii="David" w:hAnsi="David" w:cs="David"/>
          <w:i/>
          <w:sz w:val="24"/>
          <w:szCs w:val="24"/>
          <w:rtl/>
        </w:rPr>
        <w:t xml:space="preserve"> </w:t>
      </w:r>
      <w:r w:rsidRPr="00F24B47">
        <w:rPr>
          <w:rFonts w:ascii="David" w:hAnsi="David" w:cs="David" w:hint="eastAsia"/>
          <w:i/>
          <w:sz w:val="24"/>
          <w:szCs w:val="24"/>
          <w:rtl/>
        </w:rPr>
        <w:t>הגנה</w:t>
      </w:r>
      <w:r w:rsidRPr="00F24B47">
        <w:rPr>
          <w:rFonts w:ascii="David" w:hAnsi="David" w:cs="David"/>
          <w:i/>
          <w:sz w:val="24"/>
          <w:szCs w:val="24"/>
          <w:rtl/>
        </w:rPr>
        <w:t xml:space="preserve"> </w:t>
      </w:r>
      <w:r w:rsidRPr="00F24B47">
        <w:rPr>
          <w:rFonts w:ascii="David" w:hAnsi="David" w:cs="David" w:hint="eastAsia"/>
          <w:i/>
          <w:sz w:val="24"/>
          <w:szCs w:val="24"/>
          <w:rtl/>
        </w:rPr>
        <w:t>ושמירה</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כפי</w:t>
      </w:r>
      <w:r w:rsidRPr="00F24B47">
        <w:rPr>
          <w:rFonts w:ascii="David" w:hAnsi="David" w:cs="David"/>
          <w:i/>
          <w:sz w:val="24"/>
          <w:szCs w:val="24"/>
          <w:rtl/>
        </w:rPr>
        <w:t xml:space="preserve"> </w:t>
      </w:r>
      <w:r w:rsidRPr="00F24B47">
        <w:rPr>
          <w:rFonts w:ascii="David" w:hAnsi="David" w:cs="David" w:hint="eastAsia"/>
          <w:i/>
          <w:sz w:val="24"/>
          <w:szCs w:val="24"/>
          <w:rtl/>
        </w:rPr>
        <w:t>שיקבע</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w:t>
      </w:r>
    </w:p>
    <w:p w14:paraId="097ABD84"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הכרוך</w:t>
      </w:r>
      <w:r w:rsidRPr="00F24B47">
        <w:rPr>
          <w:rFonts w:ascii="David" w:hAnsi="David" w:cs="David"/>
          <w:i/>
          <w:sz w:val="24"/>
          <w:szCs w:val="24"/>
          <w:rtl/>
        </w:rPr>
        <w:t xml:space="preserve"> </w:t>
      </w:r>
      <w:r w:rsidRPr="00F24B47">
        <w:rPr>
          <w:rFonts w:ascii="David" w:hAnsi="David" w:cs="David" w:hint="eastAsia"/>
          <w:i/>
          <w:sz w:val="24"/>
          <w:szCs w:val="24"/>
          <w:rtl/>
        </w:rPr>
        <w:t>ביצור</w:t>
      </w:r>
      <w:r w:rsidRPr="00F24B47">
        <w:rPr>
          <w:rFonts w:ascii="David" w:hAnsi="David" w:cs="David"/>
          <w:i/>
          <w:sz w:val="24"/>
          <w:szCs w:val="24"/>
          <w:rtl/>
        </w:rPr>
        <w:t xml:space="preserve">, </w:t>
      </w:r>
      <w:r w:rsidRPr="00F24B47">
        <w:rPr>
          <w:rFonts w:ascii="David" w:hAnsi="David" w:cs="David" w:hint="eastAsia"/>
          <w:i/>
          <w:sz w:val="24"/>
          <w:szCs w:val="24"/>
          <w:rtl/>
        </w:rPr>
        <w:t>אספקה</w:t>
      </w:r>
      <w:r w:rsidRPr="00F24B47">
        <w:rPr>
          <w:rFonts w:ascii="David" w:hAnsi="David" w:cs="David"/>
          <w:i/>
          <w:sz w:val="24"/>
          <w:szCs w:val="24"/>
          <w:rtl/>
        </w:rPr>
        <w:t xml:space="preserve"> </w:t>
      </w:r>
      <w:r w:rsidRPr="00F24B47">
        <w:rPr>
          <w:rFonts w:ascii="David" w:hAnsi="David" w:cs="David" w:hint="eastAsia"/>
          <w:i/>
          <w:sz w:val="24"/>
          <w:szCs w:val="24"/>
          <w:rtl/>
        </w:rPr>
        <w:t>והצבת</w:t>
      </w:r>
      <w:r w:rsidRPr="00F24B47">
        <w:rPr>
          <w:rFonts w:ascii="David" w:hAnsi="David" w:cs="David"/>
          <w:i/>
          <w:sz w:val="24"/>
          <w:szCs w:val="24"/>
          <w:rtl/>
        </w:rPr>
        <w:t xml:space="preserve"> </w:t>
      </w:r>
      <w:r w:rsidRPr="00F24B47">
        <w:rPr>
          <w:rFonts w:ascii="David" w:hAnsi="David" w:cs="David" w:hint="eastAsia"/>
          <w:i/>
          <w:sz w:val="24"/>
          <w:szCs w:val="24"/>
          <w:rtl/>
        </w:rPr>
        <w:t>שלטים</w:t>
      </w:r>
      <w:r w:rsidRPr="00F24B47">
        <w:rPr>
          <w:rFonts w:ascii="David" w:hAnsi="David" w:cs="David"/>
          <w:i/>
          <w:sz w:val="24"/>
          <w:szCs w:val="24"/>
          <w:rtl/>
        </w:rPr>
        <w:t xml:space="preserve"> </w:t>
      </w:r>
      <w:r w:rsidRPr="00F24B47">
        <w:rPr>
          <w:rFonts w:ascii="David" w:hAnsi="David" w:cs="David" w:hint="eastAsia"/>
          <w:i/>
          <w:sz w:val="24"/>
          <w:szCs w:val="24"/>
          <w:rtl/>
        </w:rPr>
        <w:t>מוארים</w:t>
      </w:r>
      <w:r w:rsidRPr="00F24B47">
        <w:rPr>
          <w:rFonts w:ascii="David" w:hAnsi="David" w:cs="David"/>
          <w:i/>
          <w:sz w:val="24"/>
          <w:szCs w:val="24"/>
          <w:rtl/>
        </w:rPr>
        <w:t xml:space="preserve"> </w:t>
      </w:r>
      <w:r w:rsidRPr="00F24B47">
        <w:rPr>
          <w:rFonts w:ascii="David" w:hAnsi="David" w:cs="David" w:hint="eastAsia"/>
          <w:i/>
          <w:sz w:val="24"/>
          <w:szCs w:val="24"/>
          <w:rtl/>
        </w:rPr>
        <w:t>בגבול</w:t>
      </w:r>
      <w:r w:rsidRPr="00F24B47">
        <w:rPr>
          <w:rFonts w:ascii="David" w:hAnsi="David" w:cs="David"/>
          <w:i/>
          <w:sz w:val="24"/>
          <w:szCs w:val="24"/>
          <w:rtl/>
        </w:rPr>
        <w:t xml:space="preserve"> </w:t>
      </w:r>
      <w:r w:rsidRPr="00F24B47">
        <w:rPr>
          <w:rFonts w:ascii="David" w:hAnsi="David" w:cs="David" w:hint="eastAsia"/>
          <w:i/>
          <w:sz w:val="24"/>
          <w:szCs w:val="24"/>
          <w:rtl/>
        </w:rPr>
        <w:t>מגרש</w:t>
      </w:r>
      <w:r w:rsidRPr="00F24B47">
        <w:rPr>
          <w:rFonts w:ascii="David" w:hAnsi="David" w:cs="David"/>
          <w:i/>
          <w:sz w:val="24"/>
          <w:szCs w:val="24"/>
          <w:rtl/>
        </w:rPr>
        <w:t xml:space="preserve"> </w:t>
      </w:r>
      <w:r w:rsidRPr="00F24B47">
        <w:rPr>
          <w:rFonts w:ascii="David" w:hAnsi="David" w:cs="David" w:hint="eastAsia"/>
          <w:i/>
          <w:sz w:val="24"/>
          <w:szCs w:val="24"/>
          <w:rtl/>
        </w:rPr>
        <w:t>האתר</w:t>
      </w:r>
      <w:r w:rsidRPr="00F24B47">
        <w:rPr>
          <w:rFonts w:ascii="David" w:hAnsi="David" w:cs="David"/>
          <w:i/>
          <w:sz w:val="24"/>
          <w:szCs w:val="24"/>
          <w:rtl/>
        </w:rPr>
        <w:t xml:space="preserve"> </w:t>
      </w:r>
      <w:r w:rsidRPr="00F24B47">
        <w:rPr>
          <w:rFonts w:ascii="David" w:hAnsi="David" w:cs="David" w:hint="eastAsia"/>
          <w:i/>
          <w:sz w:val="24"/>
          <w:szCs w:val="24"/>
          <w:rtl/>
        </w:rPr>
        <w:t>כאמור</w:t>
      </w:r>
      <w:r w:rsidRPr="00F24B47">
        <w:rPr>
          <w:rFonts w:ascii="David" w:hAnsi="David" w:cs="David"/>
          <w:i/>
          <w:sz w:val="24"/>
          <w:szCs w:val="24"/>
          <w:rtl/>
        </w:rPr>
        <w:t xml:space="preserve"> </w:t>
      </w:r>
      <w:r w:rsidRPr="00F24B47">
        <w:rPr>
          <w:rFonts w:ascii="David" w:hAnsi="David" w:cs="David" w:hint="eastAsia"/>
          <w:i/>
          <w:sz w:val="24"/>
          <w:szCs w:val="24"/>
          <w:rtl/>
        </w:rPr>
        <w:t>בסעיף</w:t>
      </w:r>
      <w:r w:rsidRPr="00F24B47">
        <w:rPr>
          <w:rFonts w:ascii="David" w:hAnsi="David" w:cs="David"/>
          <w:i/>
          <w:sz w:val="24"/>
          <w:szCs w:val="24"/>
          <w:rtl/>
        </w:rPr>
        <w:t xml:space="preserve"> 6.6.8 </w:t>
      </w:r>
      <w:r w:rsidRPr="00F24B47">
        <w:rPr>
          <w:rFonts w:ascii="David" w:hAnsi="David" w:cs="David" w:hint="eastAsia"/>
          <w:i/>
          <w:sz w:val="24"/>
          <w:szCs w:val="24"/>
          <w:rtl/>
        </w:rPr>
        <w:t>לעיל</w:t>
      </w:r>
      <w:r w:rsidRPr="00F24B47">
        <w:rPr>
          <w:rFonts w:ascii="David" w:hAnsi="David" w:cs="David"/>
          <w:i/>
          <w:sz w:val="24"/>
          <w:szCs w:val="24"/>
          <w:rtl/>
        </w:rPr>
        <w:t>.</w:t>
      </w:r>
    </w:p>
    <w:p w14:paraId="44C52D7F"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הנדרש</w:t>
      </w:r>
      <w:r w:rsidRPr="00F24B47">
        <w:rPr>
          <w:rFonts w:ascii="David" w:hAnsi="David" w:cs="David"/>
          <w:i/>
          <w:sz w:val="24"/>
          <w:szCs w:val="24"/>
          <w:rtl/>
        </w:rPr>
        <w:t xml:space="preserve"> </w:t>
      </w:r>
      <w:r w:rsidRPr="00F24B47">
        <w:rPr>
          <w:rFonts w:ascii="David" w:hAnsi="David" w:cs="David" w:hint="eastAsia"/>
          <w:i/>
          <w:sz w:val="24"/>
          <w:szCs w:val="24"/>
          <w:rtl/>
        </w:rPr>
        <w:t>לאספקת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 xml:space="preserve"> </w:t>
      </w:r>
      <w:r w:rsidRPr="00F24B47">
        <w:rPr>
          <w:rFonts w:ascii="David" w:hAnsi="David" w:cs="David" w:hint="eastAsia"/>
          <w:i/>
          <w:sz w:val="24"/>
          <w:szCs w:val="24"/>
          <w:rtl/>
        </w:rPr>
        <w:t>ובאתר</w:t>
      </w:r>
      <w:r w:rsidRPr="00F24B47">
        <w:rPr>
          <w:rFonts w:ascii="David" w:hAnsi="David" w:cs="David"/>
          <w:i/>
          <w:sz w:val="24"/>
          <w:szCs w:val="24"/>
          <w:rtl/>
        </w:rPr>
        <w:t xml:space="preserve"> </w:t>
      </w:r>
      <w:r w:rsidRPr="00F24B47">
        <w:rPr>
          <w:rFonts w:ascii="David" w:hAnsi="David" w:cs="David" w:hint="eastAsia"/>
          <w:i/>
          <w:sz w:val="24"/>
          <w:szCs w:val="24"/>
          <w:rtl/>
        </w:rPr>
        <w:t>ובכל</w:t>
      </w:r>
      <w:r w:rsidRPr="00F24B47">
        <w:rPr>
          <w:rFonts w:ascii="David" w:hAnsi="David" w:cs="David"/>
          <w:i/>
          <w:sz w:val="24"/>
          <w:szCs w:val="24"/>
          <w:rtl/>
        </w:rPr>
        <w:t xml:space="preserve"> </w:t>
      </w:r>
      <w:r w:rsidRPr="00F24B47">
        <w:rPr>
          <w:rFonts w:ascii="David" w:hAnsi="David" w:cs="David" w:hint="eastAsia"/>
          <w:i/>
          <w:sz w:val="24"/>
          <w:szCs w:val="24"/>
          <w:rtl/>
        </w:rPr>
        <w:t>קומה</w:t>
      </w:r>
      <w:r w:rsidRPr="00F24B47">
        <w:rPr>
          <w:rFonts w:ascii="David" w:hAnsi="David" w:cs="David"/>
          <w:i/>
          <w:sz w:val="24"/>
          <w:szCs w:val="24"/>
          <w:rtl/>
        </w:rPr>
        <w:t xml:space="preserve"> </w:t>
      </w:r>
      <w:r w:rsidRPr="00F24B47">
        <w:rPr>
          <w:rFonts w:ascii="David" w:hAnsi="David" w:cs="David" w:hint="eastAsia"/>
          <w:i/>
          <w:sz w:val="24"/>
          <w:szCs w:val="24"/>
          <w:rtl/>
        </w:rPr>
        <w:t>מקומות</w:t>
      </w:r>
      <w:r w:rsidRPr="00F24B47">
        <w:rPr>
          <w:rFonts w:ascii="David" w:hAnsi="David" w:cs="David"/>
          <w:i/>
          <w:sz w:val="24"/>
          <w:szCs w:val="24"/>
          <w:rtl/>
        </w:rPr>
        <w:t xml:space="preserve"> </w:t>
      </w:r>
      <w:r w:rsidRPr="00F24B47">
        <w:rPr>
          <w:rFonts w:ascii="David" w:hAnsi="David" w:cs="David" w:hint="eastAsia"/>
          <w:i/>
          <w:sz w:val="24"/>
          <w:szCs w:val="24"/>
          <w:rtl/>
        </w:rPr>
        <w:t>המבנה</w:t>
      </w:r>
      <w:r w:rsidRPr="00F24B47">
        <w:rPr>
          <w:rFonts w:ascii="David" w:hAnsi="David" w:cs="David"/>
          <w:i/>
          <w:sz w:val="24"/>
          <w:szCs w:val="24"/>
          <w:rtl/>
        </w:rPr>
        <w:t xml:space="preserve"> </w:t>
      </w:r>
      <w:r w:rsidRPr="00F24B47">
        <w:rPr>
          <w:rFonts w:ascii="David" w:hAnsi="David" w:cs="David" w:hint="eastAsia"/>
          <w:i/>
          <w:sz w:val="24"/>
          <w:szCs w:val="24"/>
          <w:rtl/>
        </w:rPr>
        <w:t>עם</w:t>
      </w:r>
      <w:r w:rsidRPr="00F24B47">
        <w:rPr>
          <w:rFonts w:ascii="David" w:hAnsi="David" w:cs="David"/>
          <w:i/>
          <w:sz w:val="24"/>
          <w:szCs w:val="24"/>
          <w:rtl/>
        </w:rPr>
        <w:t xml:space="preserve"> </w:t>
      </w:r>
      <w:r w:rsidRPr="00F24B47">
        <w:rPr>
          <w:rFonts w:ascii="David" w:hAnsi="David" w:cs="David" w:hint="eastAsia"/>
          <w:i/>
          <w:sz w:val="24"/>
          <w:szCs w:val="24"/>
          <w:rtl/>
        </w:rPr>
        <w:t>הקמתה</w:t>
      </w:r>
      <w:r w:rsidRPr="00F24B47">
        <w:rPr>
          <w:rFonts w:ascii="David" w:hAnsi="David" w:cs="David"/>
          <w:i/>
          <w:sz w:val="24"/>
          <w:szCs w:val="24"/>
          <w:rtl/>
        </w:rPr>
        <w:t xml:space="preserve">, </w:t>
      </w:r>
      <w:r w:rsidRPr="00F24B47">
        <w:rPr>
          <w:rFonts w:ascii="David" w:hAnsi="David" w:cs="David" w:hint="eastAsia"/>
          <w:i/>
          <w:sz w:val="24"/>
          <w:szCs w:val="24"/>
          <w:rtl/>
        </w:rPr>
        <w:t>ובכלל</w:t>
      </w:r>
      <w:r w:rsidRPr="00F24B47">
        <w:rPr>
          <w:rFonts w:ascii="David" w:hAnsi="David" w:cs="David"/>
          <w:i/>
          <w:sz w:val="24"/>
          <w:szCs w:val="24"/>
          <w:rtl/>
        </w:rPr>
        <w:t xml:space="preserve"> </w:t>
      </w:r>
      <w:r w:rsidRPr="00F24B47">
        <w:rPr>
          <w:rFonts w:ascii="David" w:hAnsi="David" w:cs="David" w:hint="eastAsia"/>
          <w:i/>
          <w:sz w:val="24"/>
          <w:szCs w:val="24"/>
          <w:rtl/>
        </w:rPr>
        <w:t>זה</w:t>
      </w:r>
      <w:r w:rsidRPr="00F24B47">
        <w:rPr>
          <w:rFonts w:ascii="David" w:hAnsi="David" w:cs="David"/>
          <w:i/>
          <w:sz w:val="24"/>
          <w:szCs w:val="24"/>
          <w:rtl/>
        </w:rPr>
        <w:t xml:space="preserve">, </w:t>
      </w:r>
      <w:r w:rsidRPr="00F24B47">
        <w:rPr>
          <w:rFonts w:ascii="David" w:hAnsi="David" w:cs="David" w:hint="eastAsia"/>
          <w:i/>
          <w:sz w:val="24"/>
          <w:szCs w:val="24"/>
          <w:rtl/>
        </w:rPr>
        <w:t>בדירות</w:t>
      </w:r>
      <w:r w:rsidRPr="00F24B47">
        <w:rPr>
          <w:rFonts w:ascii="David" w:hAnsi="David" w:cs="David"/>
          <w:i/>
          <w:sz w:val="24"/>
          <w:szCs w:val="24"/>
          <w:rtl/>
        </w:rPr>
        <w:t xml:space="preserve"> </w:t>
      </w:r>
      <w:r w:rsidRPr="00F24B47">
        <w:rPr>
          <w:rFonts w:ascii="David" w:hAnsi="David" w:cs="David" w:hint="eastAsia"/>
          <w:i/>
          <w:sz w:val="24"/>
          <w:szCs w:val="24"/>
          <w:rtl/>
        </w:rPr>
        <w:t>שבקומה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במשרד</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בחניה</w:t>
      </w:r>
      <w:r w:rsidRPr="00F24B47">
        <w:rPr>
          <w:rFonts w:ascii="David" w:hAnsi="David" w:cs="David"/>
          <w:i/>
          <w:sz w:val="24"/>
          <w:szCs w:val="24"/>
          <w:rtl/>
        </w:rPr>
        <w:t xml:space="preserve">, </w:t>
      </w:r>
      <w:r w:rsidRPr="00F24B47">
        <w:rPr>
          <w:rFonts w:ascii="David" w:hAnsi="David" w:cs="David" w:hint="eastAsia"/>
          <w:i/>
          <w:sz w:val="24"/>
          <w:szCs w:val="24"/>
          <w:rtl/>
        </w:rPr>
        <w:t>בדירה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ככל</w:t>
      </w:r>
      <w:r w:rsidRPr="00F24B47">
        <w:rPr>
          <w:rFonts w:ascii="David" w:hAnsi="David" w:cs="David"/>
          <w:i/>
          <w:sz w:val="24"/>
          <w:szCs w:val="24"/>
          <w:rtl/>
        </w:rPr>
        <w:t xml:space="preserve"> </w:t>
      </w:r>
      <w:r w:rsidRPr="00F24B47">
        <w:rPr>
          <w:rFonts w:ascii="David" w:hAnsi="David" w:cs="David" w:hint="eastAsia"/>
          <w:i/>
          <w:sz w:val="24"/>
          <w:szCs w:val="24"/>
          <w:rtl/>
        </w:rPr>
        <w:t>שתוקם</w:t>
      </w:r>
      <w:r w:rsidRPr="00F24B47">
        <w:rPr>
          <w:rFonts w:ascii="David" w:hAnsi="David" w:cs="David"/>
          <w:i/>
          <w:sz w:val="24"/>
          <w:szCs w:val="24"/>
          <w:rtl/>
        </w:rPr>
        <w:t xml:space="preserve"> </w:t>
      </w:r>
      <w:r w:rsidRPr="00F24B47">
        <w:rPr>
          <w:rFonts w:ascii="David" w:hAnsi="David" w:cs="David" w:hint="eastAsia"/>
          <w:i/>
          <w:sz w:val="24"/>
          <w:szCs w:val="24"/>
          <w:rtl/>
        </w:rPr>
        <w:t>בסמוך</w:t>
      </w:r>
      <w:r w:rsidRPr="00F24B47">
        <w:rPr>
          <w:rFonts w:ascii="David" w:hAnsi="David" w:cs="David"/>
          <w:i/>
          <w:sz w:val="24"/>
          <w:szCs w:val="24"/>
          <w:rtl/>
        </w:rPr>
        <w:t xml:space="preserve"> </w:t>
      </w:r>
      <w:r w:rsidRPr="00F24B47">
        <w:rPr>
          <w:rFonts w:ascii="David" w:hAnsi="David" w:cs="David" w:hint="eastAsia"/>
          <w:i/>
          <w:sz w:val="24"/>
          <w:szCs w:val="24"/>
          <w:rtl/>
        </w:rPr>
        <w:t>למבנה</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רשת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ותאורה</w:t>
      </w:r>
      <w:r w:rsidRPr="00F24B47">
        <w:rPr>
          <w:rFonts w:ascii="David" w:hAnsi="David" w:cs="David"/>
          <w:i/>
          <w:sz w:val="24"/>
          <w:szCs w:val="24"/>
          <w:rtl/>
        </w:rPr>
        <w:t xml:space="preserve"> </w:t>
      </w:r>
      <w:r w:rsidRPr="00F24B47">
        <w:rPr>
          <w:rFonts w:ascii="David" w:hAnsi="David" w:cs="David" w:hint="eastAsia"/>
          <w:i/>
          <w:sz w:val="24"/>
          <w:szCs w:val="24"/>
          <w:rtl/>
        </w:rPr>
        <w:t>זמניים</w:t>
      </w:r>
      <w:r w:rsidRPr="00F24B47">
        <w:rPr>
          <w:rFonts w:ascii="David" w:hAnsi="David" w:cs="David"/>
          <w:i/>
          <w:sz w:val="24"/>
          <w:szCs w:val="24"/>
          <w:rtl/>
        </w:rPr>
        <w:t xml:space="preserve">, </w:t>
      </w:r>
      <w:r w:rsidRPr="00F24B47">
        <w:rPr>
          <w:rFonts w:ascii="David" w:hAnsi="David" w:cs="David" w:hint="eastAsia"/>
          <w:i/>
          <w:sz w:val="24"/>
          <w:szCs w:val="24"/>
          <w:rtl/>
        </w:rPr>
        <w:t>מוליכים</w:t>
      </w:r>
      <w:r w:rsidRPr="00F24B47">
        <w:rPr>
          <w:rFonts w:ascii="David" w:hAnsi="David" w:cs="David"/>
          <w:i/>
          <w:sz w:val="24"/>
          <w:szCs w:val="24"/>
          <w:rtl/>
        </w:rPr>
        <w:t xml:space="preserve">, </w:t>
      </w:r>
      <w:r w:rsidRPr="00F24B47">
        <w:rPr>
          <w:rFonts w:ascii="David" w:hAnsi="David" w:cs="David" w:hint="eastAsia"/>
          <w:i/>
          <w:sz w:val="24"/>
          <w:szCs w:val="24"/>
          <w:rtl/>
        </w:rPr>
        <w:t>כבלים</w:t>
      </w:r>
      <w:r w:rsidRPr="00F24B47">
        <w:rPr>
          <w:rFonts w:ascii="David" w:hAnsi="David" w:cs="David"/>
          <w:i/>
          <w:sz w:val="24"/>
          <w:szCs w:val="24"/>
          <w:rtl/>
        </w:rPr>
        <w:t xml:space="preserve">, </w:t>
      </w:r>
      <w:r w:rsidRPr="00F24B47">
        <w:rPr>
          <w:rFonts w:ascii="David" w:hAnsi="David" w:cs="David" w:hint="eastAsia"/>
          <w:i/>
          <w:sz w:val="24"/>
          <w:szCs w:val="24"/>
          <w:rtl/>
        </w:rPr>
        <w:t>גופי</w:t>
      </w:r>
      <w:r w:rsidRPr="00F24B47">
        <w:rPr>
          <w:rFonts w:ascii="David" w:hAnsi="David" w:cs="David"/>
          <w:i/>
          <w:sz w:val="24"/>
          <w:szCs w:val="24"/>
          <w:rtl/>
        </w:rPr>
        <w:t>-</w:t>
      </w: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לוחות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שקעים</w:t>
      </w:r>
      <w:r w:rsidRPr="00F24B47">
        <w:rPr>
          <w:rFonts w:ascii="David" w:hAnsi="David" w:cs="David"/>
          <w:i/>
          <w:sz w:val="24"/>
          <w:szCs w:val="24"/>
          <w:rtl/>
        </w:rPr>
        <w:t xml:space="preserve">, </w:t>
      </w:r>
      <w:r w:rsidRPr="00F24B47">
        <w:rPr>
          <w:rFonts w:ascii="David" w:hAnsi="David" w:cs="David" w:hint="eastAsia"/>
          <w:i/>
          <w:sz w:val="24"/>
          <w:szCs w:val="24"/>
          <w:rtl/>
        </w:rPr>
        <w:t>מוני</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לקומה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למשרד</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ולדירה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ש</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וכו</w:t>
      </w:r>
      <w:r w:rsidRPr="00F24B47">
        <w:rPr>
          <w:rFonts w:ascii="David" w:hAnsi="David" w:cs="David"/>
          <w:i/>
          <w:sz w:val="24"/>
          <w:szCs w:val="24"/>
          <w:rtl/>
        </w:rPr>
        <w:t xml:space="preserve">'. </w:t>
      </w:r>
    </w:p>
    <w:p w14:paraId="5B6F48FA" w14:textId="77777777" w:rsidR="00EF4F1C" w:rsidRPr="00F24B47" w:rsidRDefault="00EF4F1C" w:rsidP="00F24B47">
      <w:pPr>
        <w:spacing w:after="0" w:afterAutospacing="0" w:line="240" w:lineRule="auto"/>
        <w:ind w:left="1508"/>
        <w:rPr>
          <w:rFonts w:ascii="David" w:hAnsi="David" w:cs="David"/>
          <w:sz w:val="24"/>
          <w:szCs w:val="24"/>
          <w:rtl/>
        </w:rPr>
      </w:pPr>
      <w:r w:rsidRPr="00F24B47">
        <w:rPr>
          <w:rFonts w:ascii="David" w:hAnsi="David" w:cs="David" w:hint="eastAsia"/>
          <w:sz w:val="24"/>
          <w:szCs w:val="24"/>
          <w:rtl/>
        </w:rPr>
        <w:t>במידה</w:t>
      </w:r>
      <w:r w:rsidRPr="00F24B47">
        <w:rPr>
          <w:rFonts w:ascii="David" w:hAnsi="David" w:cs="David"/>
          <w:sz w:val="24"/>
          <w:szCs w:val="24"/>
          <w:rtl/>
        </w:rPr>
        <w:t xml:space="preserve"> </w:t>
      </w:r>
      <w:r w:rsidRPr="00F24B47">
        <w:rPr>
          <w:rFonts w:ascii="David" w:hAnsi="David" w:cs="David" w:hint="eastAsia"/>
          <w:sz w:val="24"/>
          <w:szCs w:val="24"/>
          <w:rtl/>
        </w:rPr>
        <w:t>שהמערבלים</w:t>
      </w:r>
      <w:r w:rsidRPr="00F24B47">
        <w:rPr>
          <w:rFonts w:ascii="David" w:hAnsi="David" w:cs="David"/>
          <w:sz w:val="24"/>
          <w:szCs w:val="24"/>
          <w:rtl/>
        </w:rPr>
        <w:t xml:space="preserve">, </w:t>
      </w:r>
      <w:r w:rsidRPr="00F24B47">
        <w:rPr>
          <w:rFonts w:ascii="David" w:hAnsi="David" w:cs="David" w:hint="eastAsia"/>
          <w:sz w:val="24"/>
          <w:szCs w:val="24"/>
          <w:rtl/>
        </w:rPr>
        <w:t>מעליות</w:t>
      </w:r>
      <w:r w:rsidRPr="00F24B47">
        <w:rPr>
          <w:rFonts w:ascii="David" w:hAnsi="David" w:cs="David"/>
          <w:sz w:val="24"/>
          <w:szCs w:val="24"/>
          <w:rtl/>
        </w:rPr>
        <w:t xml:space="preserve"> </w:t>
      </w:r>
      <w:r w:rsidRPr="00F24B47">
        <w:rPr>
          <w:rFonts w:ascii="David" w:hAnsi="David" w:cs="David" w:hint="eastAsia"/>
          <w:sz w:val="24"/>
          <w:szCs w:val="24"/>
          <w:rtl/>
        </w:rPr>
        <w:t>ואמצעים</w:t>
      </w:r>
      <w:r w:rsidRPr="00F24B47">
        <w:rPr>
          <w:rFonts w:ascii="David" w:hAnsi="David" w:cs="David"/>
          <w:sz w:val="24"/>
          <w:szCs w:val="24"/>
          <w:rtl/>
        </w:rPr>
        <w:t xml:space="preserve"> </w:t>
      </w:r>
      <w:r w:rsidRPr="00F24B47">
        <w:rPr>
          <w:rFonts w:ascii="David" w:hAnsi="David" w:cs="David" w:hint="eastAsia"/>
          <w:sz w:val="24"/>
          <w:szCs w:val="24"/>
          <w:rtl/>
        </w:rPr>
        <w:t>אחרים</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פועלים</w:t>
      </w:r>
      <w:r w:rsidRPr="00F24B47">
        <w:rPr>
          <w:rFonts w:ascii="David" w:hAnsi="David" w:cs="David"/>
          <w:sz w:val="24"/>
          <w:szCs w:val="24"/>
          <w:rtl/>
        </w:rPr>
        <w:t xml:space="preserve"> </w:t>
      </w:r>
      <w:r w:rsidRPr="00F24B47">
        <w:rPr>
          <w:rFonts w:ascii="David" w:hAnsi="David" w:cs="David" w:hint="eastAsia"/>
          <w:sz w:val="24"/>
          <w:szCs w:val="24"/>
          <w:rtl/>
        </w:rPr>
        <w:t>בעזרת</w:t>
      </w:r>
      <w:r w:rsidRPr="00F24B47">
        <w:rPr>
          <w:rFonts w:ascii="David" w:hAnsi="David" w:cs="David"/>
          <w:sz w:val="24"/>
          <w:szCs w:val="24"/>
          <w:rtl/>
        </w:rPr>
        <w:t xml:space="preserve"> </w:t>
      </w:r>
      <w:r w:rsidRPr="00F24B47">
        <w:rPr>
          <w:rFonts w:ascii="David" w:hAnsi="David" w:cs="David" w:hint="eastAsia"/>
          <w:sz w:val="24"/>
          <w:szCs w:val="24"/>
          <w:rtl/>
        </w:rPr>
        <w:t>חשמל</w:t>
      </w:r>
      <w:r w:rsidRPr="00F24B47">
        <w:rPr>
          <w:rFonts w:ascii="David" w:hAnsi="David" w:cs="David"/>
          <w:sz w:val="24"/>
          <w:szCs w:val="24"/>
          <w:rtl/>
        </w:rPr>
        <w:t xml:space="preserve">, </w:t>
      </w:r>
      <w:r w:rsidRPr="00F24B47">
        <w:rPr>
          <w:rFonts w:ascii="David" w:hAnsi="David" w:cs="David" w:hint="eastAsia"/>
          <w:sz w:val="24"/>
          <w:szCs w:val="24"/>
          <w:rtl/>
        </w:rPr>
        <w:t>יהיה</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להחזיק</w:t>
      </w:r>
      <w:r w:rsidRPr="00F24B47">
        <w:rPr>
          <w:rFonts w:ascii="David" w:hAnsi="David" w:cs="David"/>
          <w:sz w:val="24"/>
          <w:szCs w:val="24"/>
          <w:rtl/>
        </w:rPr>
        <w:t xml:space="preserve"> </w:t>
      </w:r>
      <w:r w:rsidRPr="00F24B47">
        <w:rPr>
          <w:rFonts w:ascii="David" w:hAnsi="David" w:cs="David" w:hint="eastAsia"/>
          <w:sz w:val="24"/>
          <w:szCs w:val="24"/>
          <w:rtl/>
        </w:rPr>
        <w:t>באתר</w:t>
      </w:r>
      <w:r w:rsidRPr="00F24B47">
        <w:rPr>
          <w:rFonts w:ascii="David" w:hAnsi="David" w:cs="David"/>
          <w:sz w:val="24"/>
          <w:szCs w:val="24"/>
          <w:rtl/>
        </w:rPr>
        <w:t xml:space="preserve"> </w:t>
      </w:r>
      <w:r w:rsidRPr="00F24B47">
        <w:rPr>
          <w:rFonts w:ascii="David" w:hAnsi="David" w:cs="David" w:hint="eastAsia"/>
          <w:sz w:val="24"/>
          <w:szCs w:val="24"/>
          <w:rtl/>
        </w:rPr>
        <w:t>גנראטור</w:t>
      </w:r>
      <w:r w:rsidRPr="00F24B47">
        <w:rPr>
          <w:rFonts w:ascii="David" w:hAnsi="David" w:cs="David"/>
          <w:sz w:val="24"/>
          <w:szCs w:val="24"/>
          <w:rtl/>
        </w:rPr>
        <w:t xml:space="preserve">, </w:t>
      </w:r>
      <w:r w:rsidRPr="00F24B47">
        <w:rPr>
          <w:rFonts w:ascii="David" w:hAnsi="David" w:cs="David" w:hint="eastAsia"/>
          <w:sz w:val="24"/>
          <w:szCs w:val="24"/>
          <w:rtl/>
        </w:rPr>
        <w:t>אשר</w:t>
      </w:r>
      <w:r w:rsidRPr="00F24B47">
        <w:rPr>
          <w:rFonts w:ascii="David" w:hAnsi="David" w:cs="David"/>
          <w:sz w:val="24"/>
          <w:szCs w:val="24"/>
          <w:rtl/>
        </w:rPr>
        <w:t xml:space="preserve"> </w:t>
      </w:r>
      <w:r w:rsidRPr="00F24B47">
        <w:rPr>
          <w:rFonts w:ascii="David" w:hAnsi="David" w:cs="David" w:hint="eastAsia"/>
          <w:sz w:val="24"/>
          <w:szCs w:val="24"/>
          <w:rtl/>
        </w:rPr>
        <w:t>יוכל</w:t>
      </w:r>
      <w:r w:rsidRPr="00F24B47">
        <w:rPr>
          <w:rFonts w:ascii="David" w:hAnsi="David" w:cs="David"/>
          <w:sz w:val="24"/>
          <w:szCs w:val="24"/>
          <w:rtl/>
        </w:rPr>
        <w:t xml:space="preserve"> </w:t>
      </w:r>
      <w:r w:rsidRPr="00F24B47">
        <w:rPr>
          <w:rFonts w:ascii="David" w:hAnsi="David" w:cs="David" w:hint="eastAsia"/>
          <w:sz w:val="24"/>
          <w:szCs w:val="24"/>
          <w:rtl/>
        </w:rPr>
        <w:t>לספק</w:t>
      </w:r>
      <w:r w:rsidRPr="00F24B47">
        <w:rPr>
          <w:rFonts w:ascii="David" w:hAnsi="David" w:cs="David"/>
          <w:sz w:val="24"/>
          <w:szCs w:val="24"/>
          <w:rtl/>
        </w:rPr>
        <w:t xml:space="preserve"> </w:t>
      </w:r>
      <w:r w:rsidRPr="00F24B47">
        <w:rPr>
          <w:rFonts w:ascii="David" w:hAnsi="David" w:cs="David" w:hint="eastAsia"/>
          <w:sz w:val="24"/>
          <w:szCs w:val="24"/>
          <w:rtl/>
        </w:rPr>
        <w:t>זרם</w:t>
      </w:r>
      <w:r w:rsidRPr="00F24B47">
        <w:rPr>
          <w:rFonts w:ascii="David" w:hAnsi="David" w:cs="David"/>
          <w:sz w:val="24"/>
          <w:szCs w:val="24"/>
          <w:rtl/>
        </w:rPr>
        <w:t xml:space="preserve"> </w:t>
      </w:r>
      <w:r w:rsidRPr="00F24B47">
        <w:rPr>
          <w:rFonts w:ascii="David" w:hAnsi="David" w:cs="David" w:hint="eastAsia"/>
          <w:sz w:val="24"/>
          <w:szCs w:val="24"/>
          <w:rtl/>
        </w:rPr>
        <w:t>מתאים</w:t>
      </w:r>
      <w:r w:rsidRPr="00F24B47">
        <w:rPr>
          <w:rFonts w:ascii="David" w:hAnsi="David" w:cs="David"/>
          <w:sz w:val="24"/>
          <w:szCs w:val="24"/>
          <w:rtl/>
        </w:rPr>
        <w:t xml:space="preserve"> </w:t>
      </w:r>
      <w:r w:rsidRPr="00F24B47">
        <w:rPr>
          <w:rFonts w:ascii="David" w:hAnsi="David" w:cs="David" w:hint="eastAsia"/>
          <w:sz w:val="24"/>
          <w:szCs w:val="24"/>
          <w:rtl/>
        </w:rPr>
        <w:t>להפעלת</w:t>
      </w:r>
      <w:r w:rsidRPr="00F24B47">
        <w:rPr>
          <w:rFonts w:ascii="David" w:hAnsi="David" w:cs="David"/>
          <w:sz w:val="24"/>
          <w:szCs w:val="24"/>
          <w:rtl/>
        </w:rPr>
        <w:t xml:space="preserve"> </w:t>
      </w:r>
      <w:r w:rsidRPr="00F24B47">
        <w:rPr>
          <w:rFonts w:ascii="David" w:hAnsi="David" w:cs="David" w:hint="eastAsia"/>
          <w:sz w:val="24"/>
          <w:szCs w:val="24"/>
          <w:rtl/>
        </w:rPr>
        <w:t>כל</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הנ</w:t>
      </w:r>
      <w:r w:rsidRPr="00F24B47">
        <w:rPr>
          <w:rFonts w:ascii="David" w:hAnsi="David" w:cs="David"/>
          <w:sz w:val="24"/>
          <w:szCs w:val="24"/>
          <w:rtl/>
        </w:rPr>
        <w:t>"</w:t>
      </w:r>
      <w:r w:rsidRPr="00F24B47">
        <w:rPr>
          <w:rFonts w:ascii="David" w:hAnsi="David" w:cs="David" w:hint="eastAsia"/>
          <w:sz w:val="24"/>
          <w:szCs w:val="24"/>
          <w:rtl/>
        </w:rPr>
        <w:t>ל</w:t>
      </w:r>
      <w:r w:rsidRPr="00F24B47">
        <w:rPr>
          <w:rFonts w:ascii="David" w:hAnsi="David" w:cs="David"/>
          <w:sz w:val="24"/>
          <w:szCs w:val="24"/>
          <w:rtl/>
        </w:rPr>
        <w:t xml:space="preserve"> </w:t>
      </w:r>
      <w:r w:rsidRPr="00F24B47">
        <w:rPr>
          <w:rFonts w:ascii="David" w:hAnsi="David" w:cs="David" w:hint="eastAsia"/>
          <w:sz w:val="24"/>
          <w:szCs w:val="24"/>
          <w:rtl/>
        </w:rPr>
        <w:t>במקרה</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הפסקת</w:t>
      </w:r>
      <w:r w:rsidRPr="00F24B47">
        <w:rPr>
          <w:rFonts w:ascii="David" w:hAnsi="David" w:cs="David"/>
          <w:sz w:val="24"/>
          <w:szCs w:val="24"/>
          <w:rtl/>
        </w:rPr>
        <w:t xml:space="preserve"> </w:t>
      </w:r>
      <w:r w:rsidRPr="00F24B47">
        <w:rPr>
          <w:rFonts w:ascii="David" w:hAnsi="David" w:cs="David" w:hint="eastAsia"/>
          <w:sz w:val="24"/>
          <w:szCs w:val="24"/>
          <w:rtl/>
        </w:rPr>
        <w:t>חשמל</w:t>
      </w:r>
      <w:r w:rsidRPr="00F24B47">
        <w:rPr>
          <w:rFonts w:ascii="David" w:hAnsi="David" w:cs="David"/>
          <w:sz w:val="24"/>
          <w:szCs w:val="24"/>
          <w:rtl/>
        </w:rPr>
        <w:t xml:space="preserve"> </w:t>
      </w:r>
      <w:r w:rsidRPr="00F24B47">
        <w:rPr>
          <w:rFonts w:ascii="David" w:hAnsi="David" w:cs="David" w:hint="eastAsia"/>
          <w:sz w:val="24"/>
          <w:szCs w:val="24"/>
          <w:rtl/>
        </w:rPr>
        <w:t>ברשת</w:t>
      </w:r>
      <w:r w:rsidRPr="00F24B47">
        <w:rPr>
          <w:rFonts w:ascii="David" w:hAnsi="David" w:cs="David"/>
          <w:sz w:val="24"/>
          <w:szCs w:val="24"/>
          <w:rtl/>
        </w:rPr>
        <w:t xml:space="preserve"> </w:t>
      </w:r>
      <w:r w:rsidRPr="00F24B47">
        <w:rPr>
          <w:rFonts w:ascii="David" w:hAnsi="David" w:cs="David" w:hint="eastAsia"/>
          <w:sz w:val="24"/>
          <w:szCs w:val="24"/>
          <w:rtl/>
        </w:rPr>
        <w:t>הכללית</w:t>
      </w:r>
      <w:r w:rsidRPr="00F24B47">
        <w:rPr>
          <w:rFonts w:ascii="David" w:hAnsi="David" w:cs="David"/>
          <w:sz w:val="24"/>
          <w:szCs w:val="24"/>
          <w:rtl/>
        </w:rPr>
        <w:t>.</w:t>
      </w:r>
    </w:p>
    <w:p w14:paraId="574F864C" w14:textId="77777777" w:rsidR="00EF4F1C" w:rsidRPr="00F24B47" w:rsidRDefault="00EF4F1C" w:rsidP="00F24B47">
      <w:pPr>
        <w:numPr>
          <w:ilvl w:val="2"/>
          <w:numId w:val="4"/>
        </w:numPr>
        <w:spacing w:after="0" w:afterAutospacing="0" w:line="240" w:lineRule="auto"/>
        <w:ind w:hanging="698"/>
        <w:rPr>
          <w:rFonts w:ascii="David" w:hAnsi="David" w:cs="David"/>
          <w:i/>
          <w:sz w:val="24"/>
          <w:szCs w:val="24"/>
          <w:rtl/>
        </w:rPr>
      </w:pPr>
      <w:r w:rsidRPr="00F24B47">
        <w:rPr>
          <w:rFonts w:ascii="David" w:hAnsi="David" w:cs="David" w:hint="eastAsia"/>
          <w:i/>
          <w:sz w:val="24"/>
          <w:szCs w:val="24"/>
          <w:rtl/>
        </w:rPr>
        <w:t>אמצעי</w:t>
      </w:r>
      <w:r w:rsidRPr="00F24B47">
        <w:rPr>
          <w:rFonts w:ascii="David" w:hAnsi="David" w:cs="David"/>
          <w:i/>
          <w:sz w:val="24"/>
          <w:szCs w:val="24"/>
          <w:rtl/>
        </w:rPr>
        <w:t xml:space="preserve"> </w:t>
      </w:r>
      <w:r w:rsidRPr="00F24B47">
        <w:rPr>
          <w:rFonts w:ascii="David" w:hAnsi="David" w:cs="David" w:hint="eastAsia"/>
          <w:i/>
          <w:sz w:val="24"/>
          <w:szCs w:val="24"/>
          <w:rtl/>
        </w:rPr>
        <w:t>בטיחות</w:t>
      </w:r>
      <w:r w:rsidRPr="00F24B47">
        <w:rPr>
          <w:rFonts w:ascii="David" w:hAnsi="David" w:cs="David"/>
          <w:i/>
          <w:sz w:val="24"/>
          <w:szCs w:val="24"/>
          <w:rtl/>
        </w:rPr>
        <w:t xml:space="preserve"> </w:t>
      </w:r>
      <w:r w:rsidRPr="00F24B47">
        <w:rPr>
          <w:rFonts w:ascii="David" w:hAnsi="David" w:cs="David" w:hint="eastAsia"/>
          <w:i/>
          <w:sz w:val="24"/>
          <w:szCs w:val="24"/>
          <w:rtl/>
        </w:rPr>
        <w:t>וציוד</w:t>
      </w:r>
      <w:r w:rsidRPr="00F24B47">
        <w:rPr>
          <w:rFonts w:ascii="David" w:hAnsi="David" w:cs="David"/>
          <w:i/>
          <w:sz w:val="24"/>
          <w:szCs w:val="24"/>
          <w:rtl/>
        </w:rPr>
        <w:t xml:space="preserve"> </w:t>
      </w:r>
      <w:r w:rsidRPr="00F24B47">
        <w:rPr>
          <w:rFonts w:ascii="David" w:hAnsi="David" w:cs="David" w:hint="eastAsia"/>
          <w:i/>
          <w:sz w:val="24"/>
          <w:szCs w:val="24"/>
          <w:rtl/>
        </w:rPr>
        <w:t>כבוי</w:t>
      </w:r>
      <w:r w:rsidRPr="00F24B47">
        <w:rPr>
          <w:rFonts w:ascii="David" w:hAnsi="David" w:cs="David"/>
          <w:i/>
          <w:sz w:val="24"/>
          <w:szCs w:val="24"/>
          <w:rtl/>
        </w:rPr>
        <w:t xml:space="preserve"> </w:t>
      </w:r>
      <w:r w:rsidRPr="00F24B47">
        <w:rPr>
          <w:rFonts w:ascii="David" w:hAnsi="David" w:cs="David" w:hint="eastAsia"/>
          <w:i/>
          <w:sz w:val="24"/>
          <w:szCs w:val="24"/>
          <w:rtl/>
        </w:rPr>
        <w:t>אש</w:t>
      </w:r>
      <w:r w:rsidRPr="00F24B47">
        <w:rPr>
          <w:rFonts w:ascii="David" w:hAnsi="David" w:cs="David"/>
          <w:i/>
          <w:sz w:val="24"/>
          <w:szCs w:val="24"/>
          <w:rtl/>
        </w:rPr>
        <w:t>.</w:t>
      </w:r>
    </w:p>
    <w:p w14:paraId="20DFE588" w14:textId="77777777" w:rsidR="00EF4F1C" w:rsidRPr="00F66836" w:rsidRDefault="00EF4F1C" w:rsidP="00F66836">
      <w:pPr>
        <w:numPr>
          <w:ilvl w:val="2"/>
          <w:numId w:val="4"/>
        </w:numPr>
        <w:spacing w:after="0" w:afterAutospacing="0" w:line="240" w:lineRule="auto"/>
        <w:ind w:hanging="698"/>
        <w:rPr>
          <w:rFonts w:ascii="David" w:hAnsi="David" w:cs="David"/>
          <w:i/>
          <w:sz w:val="24"/>
          <w:szCs w:val="24"/>
          <w:rtl/>
        </w:rPr>
      </w:pPr>
      <w:r w:rsidRPr="00F66836">
        <w:rPr>
          <w:rFonts w:ascii="David" w:hAnsi="David" w:cs="David" w:hint="eastAsia"/>
          <w:i/>
          <w:sz w:val="24"/>
          <w:szCs w:val="24"/>
          <w:rtl/>
        </w:rPr>
        <w:t>אמצעי</w:t>
      </w:r>
      <w:r w:rsidRPr="00F66836">
        <w:rPr>
          <w:rFonts w:ascii="David" w:hAnsi="David" w:cs="David"/>
          <w:i/>
          <w:sz w:val="24"/>
          <w:szCs w:val="24"/>
          <w:rtl/>
        </w:rPr>
        <w:t xml:space="preserve"> </w:t>
      </w:r>
      <w:r w:rsidRPr="00F66836">
        <w:rPr>
          <w:rFonts w:ascii="David" w:hAnsi="David" w:cs="David" w:hint="eastAsia"/>
          <w:i/>
          <w:sz w:val="24"/>
          <w:szCs w:val="24"/>
          <w:rtl/>
        </w:rPr>
        <w:t>הרמה</w:t>
      </w:r>
      <w:r w:rsidRPr="00F66836">
        <w:rPr>
          <w:rFonts w:ascii="David" w:hAnsi="David" w:cs="David"/>
          <w:i/>
          <w:sz w:val="24"/>
          <w:szCs w:val="24"/>
          <w:rtl/>
        </w:rPr>
        <w:t xml:space="preserve"> </w:t>
      </w:r>
      <w:r w:rsidRPr="00F66836">
        <w:rPr>
          <w:rFonts w:ascii="David" w:hAnsi="David" w:cs="David" w:hint="eastAsia"/>
          <w:i/>
          <w:sz w:val="24"/>
          <w:szCs w:val="24"/>
          <w:rtl/>
        </w:rPr>
        <w:t>לרבות</w:t>
      </w:r>
      <w:r w:rsidRPr="00F66836">
        <w:rPr>
          <w:rFonts w:ascii="David" w:hAnsi="David" w:cs="David"/>
          <w:i/>
          <w:sz w:val="24"/>
          <w:szCs w:val="24"/>
          <w:rtl/>
        </w:rPr>
        <w:t xml:space="preserve"> </w:t>
      </w:r>
      <w:r w:rsidRPr="00F66836">
        <w:rPr>
          <w:rFonts w:ascii="David" w:hAnsi="David" w:cs="David" w:hint="eastAsia"/>
          <w:i/>
          <w:sz w:val="24"/>
          <w:szCs w:val="24"/>
          <w:rtl/>
        </w:rPr>
        <w:t>מנופים</w:t>
      </w:r>
      <w:r w:rsidRPr="00F66836">
        <w:rPr>
          <w:rFonts w:ascii="David" w:hAnsi="David" w:cs="David"/>
          <w:i/>
          <w:sz w:val="24"/>
          <w:szCs w:val="24"/>
          <w:rtl/>
        </w:rPr>
        <w:t xml:space="preserve"> </w:t>
      </w:r>
      <w:r w:rsidRPr="00F66836">
        <w:rPr>
          <w:rFonts w:ascii="David" w:hAnsi="David" w:cs="David" w:hint="eastAsia"/>
          <w:i/>
          <w:sz w:val="24"/>
          <w:szCs w:val="24"/>
          <w:rtl/>
        </w:rPr>
        <w:t>ומעלית</w:t>
      </w:r>
      <w:r w:rsidRPr="00F66836">
        <w:rPr>
          <w:rFonts w:ascii="David" w:hAnsi="David" w:cs="David"/>
          <w:i/>
          <w:sz w:val="24"/>
          <w:szCs w:val="24"/>
          <w:rtl/>
        </w:rPr>
        <w:t xml:space="preserve"> </w:t>
      </w:r>
      <w:r w:rsidRPr="00F66836">
        <w:rPr>
          <w:rFonts w:ascii="David" w:hAnsi="David" w:cs="David" w:hint="eastAsia"/>
          <w:i/>
          <w:sz w:val="24"/>
          <w:szCs w:val="24"/>
          <w:rtl/>
        </w:rPr>
        <w:t>שירות</w:t>
      </w:r>
      <w:r w:rsidRPr="00F66836">
        <w:rPr>
          <w:rFonts w:ascii="David" w:hAnsi="David" w:cs="David"/>
          <w:i/>
          <w:sz w:val="24"/>
          <w:szCs w:val="24"/>
          <w:rtl/>
        </w:rPr>
        <w:t>/</w:t>
      </w:r>
      <w:r w:rsidRPr="00F66836">
        <w:rPr>
          <w:rFonts w:ascii="David" w:hAnsi="David" w:cs="David" w:hint="eastAsia"/>
          <w:i/>
          <w:sz w:val="24"/>
          <w:szCs w:val="24"/>
          <w:rtl/>
        </w:rPr>
        <w:t>משא</w:t>
      </w:r>
      <w:r w:rsidRPr="00F66836">
        <w:rPr>
          <w:rFonts w:ascii="David" w:hAnsi="David" w:cs="David"/>
          <w:i/>
          <w:sz w:val="24"/>
          <w:szCs w:val="24"/>
          <w:rtl/>
        </w:rPr>
        <w:t xml:space="preserve">. </w:t>
      </w:r>
      <w:r w:rsidRPr="00F66836">
        <w:rPr>
          <w:rFonts w:ascii="David" w:hAnsi="David" w:cs="David" w:hint="eastAsia"/>
          <w:i/>
          <w:sz w:val="24"/>
          <w:szCs w:val="24"/>
          <w:rtl/>
        </w:rPr>
        <w:t>מעלית</w:t>
      </w:r>
      <w:r w:rsidRPr="00F66836">
        <w:rPr>
          <w:rFonts w:ascii="David" w:hAnsi="David" w:cs="David"/>
          <w:i/>
          <w:sz w:val="24"/>
          <w:szCs w:val="24"/>
          <w:rtl/>
        </w:rPr>
        <w:t xml:space="preserve"> </w:t>
      </w:r>
      <w:r w:rsidRPr="00F66836">
        <w:rPr>
          <w:rFonts w:ascii="David" w:hAnsi="David" w:cs="David" w:hint="eastAsia"/>
          <w:i/>
          <w:sz w:val="24"/>
          <w:szCs w:val="24"/>
          <w:rtl/>
        </w:rPr>
        <w:t>שירות</w:t>
      </w:r>
      <w:r w:rsidRPr="00F66836">
        <w:rPr>
          <w:rFonts w:ascii="David" w:hAnsi="David" w:cs="David"/>
          <w:i/>
          <w:sz w:val="24"/>
          <w:szCs w:val="24"/>
          <w:rtl/>
        </w:rPr>
        <w:t>/</w:t>
      </w:r>
      <w:r w:rsidRPr="00F66836">
        <w:rPr>
          <w:rFonts w:ascii="David" w:hAnsi="David" w:cs="David" w:hint="eastAsia"/>
          <w:i/>
          <w:sz w:val="24"/>
          <w:szCs w:val="24"/>
          <w:rtl/>
        </w:rPr>
        <w:t>משא</w:t>
      </w:r>
      <w:r w:rsidRPr="00F66836">
        <w:rPr>
          <w:rFonts w:ascii="David" w:hAnsi="David" w:cs="David"/>
          <w:i/>
          <w:sz w:val="24"/>
          <w:szCs w:val="24"/>
          <w:rtl/>
        </w:rPr>
        <w:t xml:space="preserve"> (</w:t>
      </w:r>
      <w:r w:rsidRPr="00F66836">
        <w:rPr>
          <w:rFonts w:ascii="David" w:hAnsi="David" w:cs="David" w:hint="eastAsia"/>
          <w:i/>
          <w:sz w:val="24"/>
          <w:szCs w:val="24"/>
          <w:rtl/>
        </w:rPr>
        <w:t>חיצונית</w:t>
      </w:r>
      <w:r w:rsidRPr="00F66836">
        <w:rPr>
          <w:rFonts w:ascii="David" w:hAnsi="David" w:cs="David"/>
          <w:i/>
          <w:sz w:val="24"/>
          <w:szCs w:val="24"/>
          <w:rtl/>
        </w:rPr>
        <w:t xml:space="preserve"> </w:t>
      </w:r>
      <w:r w:rsidRPr="00F66836">
        <w:rPr>
          <w:rFonts w:ascii="David" w:hAnsi="David" w:cs="David" w:hint="eastAsia"/>
          <w:i/>
          <w:sz w:val="24"/>
          <w:szCs w:val="24"/>
          <w:rtl/>
        </w:rPr>
        <w:t>או</w:t>
      </w:r>
      <w:r w:rsidRPr="00F66836">
        <w:rPr>
          <w:rFonts w:ascii="David" w:hAnsi="David" w:cs="David"/>
          <w:i/>
          <w:sz w:val="24"/>
          <w:szCs w:val="24"/>
          <w:rtl/>
        </w:rPr>
        <w:t xml:space="preserve"> </w:t>
      </w:r>
      <w:r w:rsidRPr="00F66836">
        <w:rPr>
          <w:rFonts w:ascii="David" w:hAnsi="David" w:cs="David" w:hint="eastAsia"/>
          <w:i/>
          <w:sz w:val="24"/>
          <w:szCs w:val="24"/>
          <w:rtl/>
        </w:rPr>
        <w:t>פנימית</w:t>
      </w:r>
      <w:r w:rsidRPr="00F66836">
        <w:rPr>
          <w:rFonts w:ascii="David" w:hAnsi="David" w:cs="David"/>
          <w:i/>
          <w:sz w:val="24"/>
          <w:szCs w:val="24"/>
          <w:rtl/>
        </w:rPr>
        <w:t xml:space="preserve">) </w:t>
      </w:r>
      <w:r w:rsidRPr="00F66836">
        <w:rPr>
          <w:rFonts w:ascii="David" w:hAnsi="David" w:cs="David" w:hint="eastAsia"/>
          <w:i/>
          <w:sz w:val="24"/>
          <w:szCs w:val="24"/>
          <w:rtl/>
        </w:rPr>
        <w:t>תעמוד</w:t>
      </w:r>
      <w:r w:rsidRPr="00F66836">
        <w:rPr>
          <w:rFonts w:ascii="David" w:hAnsi="David" w:cs="David"/>
          <w:i/>
          <w:sz w:val="24"/>
          <w:szCs w:val="24"/>
          <w:rtl/>
        </w:rPr>
        <w:t xml:space="preserve"> </w:t>
      </w:r>
      <w:r w:rsidRPr="00F66836">
        <w:rPr>
          <w:rFonts w:ascii="David" w:hAnsi="David" w:cs="David" w:hint="eastAsia"/>
          <w:i/>
          <w:sz w:val="24"/>
          <w:szCs w:val="24"/>
          <w:rtl/>
        </w:rPr>
        <w:t>לשימוש</w:t>
      </w:r>
      <w:r w:rsidRPr="00F66836">
        <w:rPr>
          <w:rFonts w:ascii="David" w:hAnsi="David" w:cs="David"/>
          <w:i/>
          <w:sz w:val="24"/>
          <w:szCs w:val="24"/>
          <w:rtl/>
        </w:rPr>
        <w:t xml:space="preserve"> </w:t>
      </w:r>
      <w:r w:rsidRPr="00F66836">
        <w:rPr>
          <w:rFonts w:ascii="David" w:hAnsi="David" w:cs="David" w:hint="eastAsia"/>
          <w:i/>
          <w:sz w:val="24"/>
          <w:szCs w:val="24"/>
          <w:rtl/>
        </w:rPr>
        <w:t>כל</w:t>
      </w:r>
      <w:r w:rsidRPr="00F66836">
        <w:rPr>
          <w:rFonts w:ascii="David" w:hAnsi="David" w:cs="David"/>
          <w:i/>
          <w:sz w:val="24"/>
          <w:szCs w:val="24"/>
          <w:rtl/>
        </w:rPr>
        <w:t xml:space="preserve"> </w:t>
      </w:r>
      <w:r w:rsidRPr="00F66836">
        <w:rPr>
          <w:rFonts w:ascii="David" w:hAnsi="David" w:cs="David" w:hint="eastAsia"/>
          <w:i/>
          <w:sz w:val="24"/>
          <w:szCs w:val="24"/>
          <w:rtl/>
        </w:rPr>
        <w:t>הגורמים</w:t>
      </w:r>
      <w:r w:rsidRPr="00F66836">
        <w:rPr>
          <w:rFonts w:ascii="David" w:hAnsi="David" w:cs="David"/>
          <w:i/>
          <w:sz w:val="24"/>
          <w:szCs w:val="24"/>
          <w:rtl/>
        </w:rPr>
        <w:t xml:space="preserve"> </w:t>
      </w:r>
      <w:r w:rsidRPr="00F66836">
        <w:rPr>
          <w:rFonts w:ascii="David" w:hAnsi="David" w:cs="David" w:hint="eastAsia"/>
          <w:i/>
          <w:sz w:val="24"/>
          <w:szCs w:val="24"/>
          <w:rtl/>
        </w:rPr>
        <w:t>הפועלים</w:t>
      </w:r>
      <w:r w:rsidRPr="00F66836">
        <w:rPr>
          <w:rFonts w:ascii="David" w:hAnsi="David" w:cs="David"/>
          <w:i/>
          <w:sz w:val="24"/>
          <w:szCs w:val="24"/>
          <w:rtl/>
        </w:rPr>
        <w:t xml:space="preserve"> </w:t>
      </w:r>
      <w:r w:rsidRPr="00F66836">
        <w:rPr>
          <w:rFonts w:ascii="David" w:hAnsi="David" w:cs="David" w:hint="eastAsia"/>
          <w:i/>
          <w:sz w:val="24"/>
          <w:szCs w:val="24"/>
          <w:rtl/>
        </w:rPr>
        <w:t>באתר</w:t>
      </w:r>
      <w:r w:rsidRPr="00F66836">
        <w:rPr>
          <w:rFonts w:ascii="David" w:hAnsi="David" w:cs="David"/>
          <w:i/>
          <w:sz w:val="24"/>
          <w:szCs w:val="24"/>
          <w:rtl/>
        </w:rPr>
        <w:t xml:space="preserve"> </w:t>
      </w:r>
      <w:r w:rsidRPr="00F66836">
        <w:rPr>
          <w:rFonts w:ascii="David" w:hAnsi="David" w:cs="David" w:hint="eastAsia"/>
          <w:i/>
          <w:sz w:val="24"/>
          <w:szCs w:val="24"/>
          <w:rtl/>
        </w:rPr>
        <w:t>וכל</w:t>
      </w:r>
      <w:r w:rsidRPr="00F66836">
        <w:rPr>
          <w:rFonts w:ascii="David" w:hAnsi="David" w:cs="David"/>
          <w:i/>
          <w:sz w:val="24"/>
          <w:szCs w:val="24"/>
          <w:rtl/>
        </w:rPr>
        <w:t xml:space="preserve"> </w:t>
      </w:r>
      <w:r w:rsidRPr="00F66836">
        <w:rPr>
          <w:rFonts w:ascii="David" w:hAnsi="David" w:cs="David" w:hint="eastAsia"/>
          <w:i/>
          <w:sz w:val="24"/>
          <w:szCs w:val="24"/>
          <w:rtl/>
        </w:rPr>
        <w:t>ספקי</w:t>
      </w:r>
      <w:r w:rsidRPr="00F66836">
        <w:rPr>
          <w:rFonts w:ascii="David" w:hAnsi="David" w:cs="David"/>
          <w:i/>
          <w:sz w:val="24"/>
          <w:szCs w:val="24"/>
          <w:rtl/>
        </w:rPr>
        <w:t xml:space="preserve"> </w:t>
      </w:r>
      <w:r w:rsidRPr="00F66836">
        <w:rPr>
          <w:rFonts w:ascii="David" w:hAnsi="David" w:cs="David" w:hint="eastAsia"/>
          <w:i/>
          <w:sz w:val="24"/>
          <w:szCs w:val="24"/>
          <w:rtl/>
        </w:rPr>
        <w:t>ציוד</w:t>
      </w:r>
      <w:r w:rsidRPr="00F66836">
        <w:rPr>
          <w:rFonts w:ascii="David" w:hAnsi="David" w:cs="David"/>
          <w:i/>
          <w:sz w:val="24"/>
          <w:szCs w:val="24"/>
          <w:rtl/>
        </w:rPr>
        <w:t xml:space="preserve">, </w:t>
      </w:r>
      <w:r w:rsidRPr="00F66836">
        <w:rPr>
          <w:rFonts w:ascii="David" w:hAnsi="David" w:cs="David" w:hint="eastAsia"/>
          <w:i/>
          <w:sz w:val="24"/>
          <w:szCs w:val="24"/>
          <w:rtl/>
        </w:rPr>
        <w:t>ריהוט</w:t>
      </w:r>
      <w:r w:rsidRPr="00F66836">
        <w:rPr>
          <w:rFonts w:ascii="David" w:hAnsi="David" w:cs="David"/>
          <w:i/>
          <w:sz w:val="24"/>
          <w:szCs w:val="24"/>
          <w:rtl/>
        </w:rPr>
        <w:t xml:space="preserve">, </w:t>
      </w:r>
      <w:r w:rsidRPr="00F66836">
        <w:rPr>
          <w:rFonts w:ascii="David" w:hAnsi="David" w:cs="David" w:hint="eastAsia"/>
          <w:i/>
          <w:sz w:val="24"/>
          <w:szCs w:val="24"/>
          <w:rtl/>
        </w:rPr>
        <w:t>מתקנים</w:t>
      </w:r>
      <w:r w:rsidRPr="00F66836">
        <w:rPr>
          <w:rFonts w:ascii="David" w:hAnsi="David" w:cs="David"/>
          <w:i/>
          <w:sz w:val="24"/>
          <w:szCs w:val="24"/>
          <w:rtl/>
        </w:rPr>
        <w:t xml:space="preserve"> </w:t>
      </w:r>
      <w:r w:rsidRPr="00F66836">
        <w:rPr>
          <w:rFonts w:ascii="David" w:hAnsi="David" w:cs="David" w:hint="eastAsia"/>
          <w:i/>
          <w:sz w:val="24"/>
          <w:szCs w:val="24"/>
          <w:rtl/>
        </w:rPr>
        <w:t>ואביזרים</w:t>
      </w:r>
      <w:r w:rsidRPr="00F66836">
        <w:rPr>
          <w:rFonts w:ascii="David" w:hAnsi="David" w:cs="David"/>
          <w:i/>
          <w:sz w:val="24"/>
          <w:szCs w:val="24"/>
          <w:rtl/>
        </w:rPr>
        <w:t xml:space="preserve"> </w:t>
      </w:r>
      <w:r w:rsidRPr="00F66836">
        <w:rPr>
          <w:rFonts w:ascii="David" w:hAnsi="David" w:cs="David" w:hint="eastAsia"/>
          <w:i/>
          <w:sz w:val="24"/>
          <w:szCs w:val="24"/>
          <w:rtl/>
        </w:rPr>
        <w:t>הדרושים</w:t>
      </w:r>
      <w:r w:rsidRPr="00F66836">
        <w:rPr>
          <w:rFonts w:ascii="David" w:hAnsi="David" w:cs="David"/>
          <w:i/>
          <w:sz w:val="24"/>
          <w:szCs w:val="24"/>
          <w:rtl/>
        </w:rPr>
        <w:t xml:space="preserve"> </w:t>
      </w:r>
      <w:r w:rsidRPr="00F66836">
        <w:rPr>
          <w:rFonts w:ascii="David" w:hAnsi="David" w:cs="David" w:hint="eastAsia"/>
          <w:i/>
          <w:sz w:val="24"/>
          <w:szCs w:val="24"/>
          <w:rtl/>
        </w:rPr>
        <w:t>להכנת</w:t>
      </w:r>
      <w:r w:rsidRPr="00F66836">
        <w:rPr>
          <w:rFonts w:ascii="David" w:hAnsi="David" w:cs="David"/>
          <w:i/>
          <w:sz w:val="24"/>
          <w:szCs w:val="24"/>
          <w:rtl/>
        </w:rPr>
        <w:t xml:space="preserve"> </w:t>
      </w:r>
      <w:r w:rsidRPr="00F66836">
        <w:rPr>
          <w:rFonts w:ascii="David" w:hAnsi="David" w:cs="David" w:hint="eastAsia"/>
          <w:i/>
          <w:sz w:val="24"/>
          <w:szCs w:val="24"/>
          <w:rtl/>
        </w:rPr>
        <w:t>המבנה</w:t>
      </w:r>
      <w:r w:rsidRPr="00F66836">
        <w:rPr>
          <w:rFonts w:ascii="David" w:hAnsi="David" w:cs="David"/>
          <w:i/>
          <w:sz w:val="24"/>
          <w:szCs w:val="24"/>
          <w:rtl/>
        </w:rPr>
        <w:t xml:space="preserve"> </w:t>
      </w:r>
      <w:r w:rsidRPr="00F66836">
        <w:rPr>
          <w:rFonts w:ascii="David" w:hAnsi="David" w:cs="David" w:hint="eastAsia"/>
          <w:i/>
          <w:sz w:val="24"/>
          <w:szCs w:val="24"/>
          <w:rtl/>
        </w:rPr>
        <w:t>לצורך</w:t>
      </w:r>
      <w:r w:rsidRPr="00F66836">
        <w:rPr>
          <w:rFonts w:ascii="David" w:hAnsi="David" w:cs="David"/>
          <w:i/>
          <w:sz w:val="24"/>
          <w:szCs w:val="24"/>
          <w:rtl/>
        </w:rPr>
        <w:t xml:space="preserve"> </w:t>
      </w:r>
      <w:r w:rsidRPr="00F66836">
        <w:rPr>
          <w:rFonts w:ascii="David" w:hAnsi="David" w:cs="David" w:hint="eastAsia"/>
          <w:i/>
          <w:sz w:val="24"/>
          <w:szCs w:val="24"/>
          <w:rtl/>
        </w:rPr>
        <w:t>תפעולו</w:t>
      </w:r>
      <w:r w:rsidRPr="00F66836">
        <w:rPr>
          <w:rFonts w:ascii="David" w:hAnsi="David" w:cs="David"/>
          <w:i/>
          <w:sz w:val="24"/>
          <w:szCs w:val="24"/>
          <w:rtl/>
        </w:rPr>
        <w:t xml:space="preserve"> </w:t>
      </w:r>
      <w:r w:rsidRPr="00F66836">
        <w:rPr>
          <w:rFonts w:ascii="David" w:hAnsi="David" w:cs="David" w:hint="eastAsia"/>
          <w:i/>
          <w:sz w:val="24"/>
          <w:szCs w:val="24"/>
          <w:rtl/>
        </w:rPr>
        <w:t>לרבות</w:t>
      </w:r>
      <w:r w:rsidRPr="00F66836">
        <w:rPr>
          <w:rFonts w:ascii="David" w:hAnsi="David" w:cs="David"/>
          <w:i/>
          <w:sz w:val="24"/>
          <w:szCs w:val="24"/>
          <w:rtl/>
        </w:rPr>
        <w:t xml:space="preserve"> </w:t>
      </w:r>
      <w:r w:rsidRPr="00F66836">
        <w:rPr>
          <w:rFonts w:ascii="David" w:hAnsi="David" w:cs="David" w:hint="eastAsia"/>
          <w:i/>
          <w:sz w:val="24"/>
          <w:szCs w:val="24"/>
          <w:rtl/>
        </w:rPr>
        <w:t>שימושו</w:t>
      </w:r>
      <w:r w:rsidRPr="00F66836">
        <w:rPr>
          <w:rFonts w:ascii="David" w:hAnsi="David" w:cs="David"/>
          <w:i/>
          <w:sz w:val="24"/>
          <w:szCs w:val="24"/>
          <w:rtl/>
        </w:rPr>
        <w:t xml:space="preserve"> </w:t>
      </w:r>
      <w:r w:rsidRPr="00F66836">
        <w:rPr>
          <w:rFonts w:ascii="David" w:hAnsi="David" w:cs="David" w:hint="eastAsia"/>
          <w:i/>
          <w:sz w:val="24"/>
          <w:szCs w:val="24"/>
          <w:rtl/>
        </w:rPr>
        <w:t>בכל</w:t>
      </w:r>
      <w:r w:rsidRPr="00F66836">
        <w:rPr>
          <w:rFonts w:ascii="David" w:hAnsi="David" w:cs="David"/>
          <w:i/>
          <w:sz w:val="24"/>
          <w:szCs w:val="24"/>
          <w:rtl/>
        </w:rPr>
        <w:t xml:space="preserve"> </w:t>
      </w:r>
      <w:r w:rsidRPr="00F66836">
        <w:rPr>
          <w:rFonts w:ascii="David" w:hAnsi="David" w:cs="David" w:hint="eastAsia"/>
          <w:i/>
          <w:sz w:val="24"/>
          <w:szCs w:val="24"/>
          <w:rtl/>
        </w:rPr>
        <w:t>עת</w:t>
      </w:r>
      <w:r w:rsidRPr="00F66836">
        <w:rPr>
          <w:rFonts w:ascii="David" w:hAnsi="David" w:cs="David"/>
          <w:i/>
          <w:sz w:val="24"/>
          <w:szCs w:val="24"/>
          <w:rtl/>
        </w:rPr>
        <w:t xml:space="preserve">. </w:t>
      </w:r>
      <w:r w:rsidRPr="00F66836">
        <w:rPr>
          <w:rFonts w:ascii="David" w:hAnsi="David" w:cs="David" w:hint="eastAsia"/>
          <w:i/>
          <w:sz w:val="24"/>
          <w:szCs w:val="24"/>
          <w:rtl/>
        </w:rPr>
        <w:t>המעלית</w:t>
      </w:r>
      <w:r w:rsidRPr="00F66836">
        <w:rPr>
          <w:rFonts w:ascii="David" w:hAnsi="David" w:cs="David"/>
          <w:i/>
          <w:sz w:val="24"/>
          <w:szCs w:val="24"/>
          <w:rtl/>
        </w:rPr>
        <w:t xml:space="preserve"> </w:t>
      </w:r>
      <w:r w:rsidRPr="00F66836">
        <w:rPr>
          <w:rFonts w:ascii="David" w:hAnsi="David" w:cs="David" w:hint="eastAsia"/>
          <w:i/>
          <w:sz w:val="24"/>
          <w:szCs w:val="24"/>
          <w:rtl/>
        </w:rPr>
        <w:t>תהיה</w:t>
      </w:r>
      <w:r w:rsidRPr="00F66836">
        <w:rPr>
          <w:rFonts w:ascii="David" w:hAnsi="David" w:cs="David"/>
          <w:i/>
          <w:sz w:val="24"/>
          <w:szCs w:val="24"/>
          <w:rtl/>
        </w:rPr>
        <w:t xml:space="preserve"> </w:t>
      </w:r>
      <w:r w:rsidRPr="00F66836">
        <w:rPr>
          <w:rFonts w:ascii="David" w:hAnsi="David" w:cs="David" w:hint="eastAsia"/>
          <w:i/>
          <w:sz w:val="24"/>
          <w:szCs w:val="24"/>
          <w:rtl/>
        </w:rPr>
        <w:t>בגודל</w:t>
      </w:r>
      <w:r w:rsidRPr="00F66836">
        <w:rPr>
          <w:rFonts w:ascii="David" w:hAnsi="David" w:cs="David"/>
          <w:i/>
          <w:sz w:val="24"/>
          <w:szCs w:val="24"/>
          <w:rtl/>
        </w:rPr>
        <w:t xml:space="preserve"> </w:t>
      </w:r>
      <w:r w:rsidRPr="00F66836">
        <w:rPr>
          <w:rFonts w:ascii="David" w:hAnsi="David" w:cs="David" w:hint="eastAsia"/>
          <w:i/>
          <w:sz w:val="24"/>
          <w:szCs w:val="24"/>
          <w:rtl/>
        </w:rPr>
        <w:t>המתאים</w:t>
      </w:r>
      <w:r w:rsidRPr="00F66836">
        <w:rPr>
          <w:rFonts w:ascii="David" w:hAnsi="David" w:cs="David"/>
          <w:i/>
          <w:sz w:val="24"/>
          <w:szCs w:val="24"/>
          <w:rtl/>
        </w:rPr>
        <w:t xml:space="preserve"> </w:t>
      </w:r>
      <w:r w:rsidRPr="00F66836">
        <w:rPr>
          <w:rFonts w:ascii="David" w:hAnsi="David" w:cs="David" w:hint="eastAsia"/>
          <w:i/>
          <w:sz w:val="24"/>
          <w:szCs w:val="24"/>
          <w:rtl/>
        </w:rPr>
        <w:t>להעברת</w:t>
      </w:r>
      <w:r w:rsidRPr="00F66836">
        <w:rPr>
          <w:rFonts w:ascii="David" w:hAnsi="David" w:cs="David"/>
          <w:i/>
          <w:sz w:val="24"/>
          <w:szCs w:val="24"/>
          <w:rtl/>
        </w:rPr>
        <w:t xml:space="preserve"> </w:t>
      </w:r>
      <w:r w:rsidRPr="00F66836">
        <w:rPr>
          <w:rFonts w:ascii="David" w:hAnsi="David" w:cs="David" w:hint="eastAsia"/>
          <w:i/>
          <w:sz w:val="24"/>
          <w:szCs w:val="24"/>
          <w:rtl/>
        </w:rPr>
        <w:t>משאות</w:t>
      </w:r>
      <w:r w:rsidRPr="00F66836">
        <w:rPr>
          <w:rFonts w:ascii="David" w:hAnsi="David" w:cs="David"/>
          <w:i/>
          <w:sz w:val="24"/>
          <w:szCs w:val="24"/>
          <w:rtl/>
        </w:rPr>
        <w:t xml:space="preserve"> </w:t>
      </w:r>
      <w:r w:rsidRPr="00F66836">
        <w:rPr>
          <w:rFonts w:ascii="David" w:hAnsi="David" w:cs="David" w:hint="eastAsia"/>
          <w:i/>
          <w:sz w:val="24"/>
          <w:szCs w:val="24"/>
          <w:rtl/>
        </w:rPr>
        <w:t>כפי</w:t>
      </w:r>
      <w:r w:rsidRPr="00F66836">
        <w:rPr>
          <w:rFonts w:ascii="David" w:hAnsi="David" w:cs="David"/>
          <w:i/>
          <w:sz w:val="24"/>
          <w:szCs w:val="24"/>
          <w:rtl/>
        </w:rPr>
        <w:t xml:space="preserve"> </w:t>
      </w:r>
      <w:r w:rsidRPr="00F66836">
        <w:rPr>
          <w:rFonts w:ascii="David" w:hAnsi="David" w:cs="David" w:hint="eastAsia"/>
          <w:i/>
          <w:sz w:val="24"/>
          <w:szCs w:val="24"/>
          <w:rtl/>
        </w:rPr>
        <w:t>שיקבע</w:t>
      </w:r>
      <w:r w:rsidRPr="00F66836">
        <w:rPr>
          <w:rFonts w:ascii="David" w:hAnsi="David" w:cs="David"/>
          <w:i/>
          <w:sz w:val="24"/>
          <w:szCs w:val="24"/>
          <w:rtl/>
        </w:rPr>
        <w:t xml:space="preserve"> </w:t>
      </w:r>
      <w:r w:rsidRPr="00F66836">
        <w:rPr>
          <w:rFonts w:ascii="David" w:hAnsi="David" w:cs="David" w:hint="eastAsia"/>
          <w:i/>
          <w:sz w:val="24"/>
          <w:szCs w:val="24"/>
          <w:rtl/>
        </w:rPr>
        <w:t>ע</w:t>
      </w:r>
      <w:r w:rsidRPr="00F66836">
        <w:rPr>
          <w:rFonts w:ascii="David" w:hAnsi="David" w:cs="David"/>
          <w:i/>
          <w:sz w:val="24"/>
          <w:szCs w:val="24"/>
          <w:rtl/>
        </w:rPr>
        <w:t>"</w:t>
      </w:r>
      <w:r w:rsidRPr="00F66836">
        <w:rPr>
          <w:rFonts w:ascii="David" w:hAnsi="David" w:cs="David" w:hint="eastAsia"/>
          <w:i/>
          <w:sz w:val="24"/>
          <w:szCs w:val="24"/>
          <w:rtl/>
        </w:rPr>
        <w:t>י</w:t>
      </w:r>
      <w:r w:rsidRPr="00F66836">
        <w:rPr>
          <w:rFonts w:ascii="David" w:hAnsi="David" w:cs="David"/>
          <w:i/>
          <w:sz w:val="24"/>
          <w:szCs w:val="24"/>
          <w:rtl/>
        </w:rPr>
        <w:t xml:space="preserve"> </w:t>
      </w:r>
      <w:r w:rsidRPr="00F66836">
        <w:rPr>
          <w:rFonts w:ascii="David" w:hAnsi="David" w:cs="David" w:hint="eastAsia"/>
          <w:i/>
          <w:sz w:val="24"/>
          <w:szCs w:val="24"/>
          <w:rtl/>
        </w:rPr>
        <w:t>המפקח</w:t>
      </w:r>
      <w:r w:rsidRPr="00F66836">
        <w:rPr>
          <w:rFonts w:ascii="David" w:hAnsi="David" w:cs="David"/>
          <w:i/>
          <w:sz w:val="24"/>
          <w:szCs w:val="24"/>
          <w:rtl/>
        </w:rPr>
        <w:t xml:space="preserve">, </w:t>
      </w:r>
      <w:r w:rsidRPr="00F66836">
        <w:rPr>
          <w:rFonts w:ascii="David" w:hAnsi="David" w:cs="David" w:hint="eastAsia"/>
          <w:i/>
          <w:sz w:val="24"/>
          <w:szCs w:val="24"/>
          <w:rtl/>
        </w:rPr>
        <w:t>ותופעל</w:t>
      </w:r>
      <w:r w:rsidRPr="00F66836">
        <w:rPr>
          <w:rFonts w:ascii="David" w:hAnsi="David" w:cs="David"/>
          <w:i/>
          <w:sz w:val="24"/>
          <w:szCs w:val="24"/>
          <w:rtl/>
        </w:rPr>
        <w:t xml:space="preserve"> </w:t>
      </w:r>
      <w:r w:rsidRPr="00F66836">
        <w:rPr>
          <w:rFonts w:ascii="David" w:hAnsi="David" w:cs="David" w:hint="eastAsia"/>
          <w:i/>
          <w:sz w:val="24"/>
          <w:szCs w:val="24"/>
          <w:rtl/>
        </w:rPr>
        <w:t>ע</w:t>
      </w:r>
      <w:r w:rsidRPr="00F66836">
        <w:rPr>
          <w:rFonts w:ascii="David" w:hAnsi="David" w:cs="David"/>
          <w:i/>
          <w:sz w:val="24"/>
          <w:szCs w:val="24"/>
          <w:rtl/>
        </w:rPr>
        <w:t>"</w:t>
      </w:r>
      <w:r w:rsidRPr="00F66836">
        <w:rPr>
          <w:rFonts w:ascii="David" w:hAnsi="David" w:cs="David" w:hint="eastAsia"/>
          <w:i/>
          <w:sz w:val="24"/>
          <w:szCs w:val="24"/>
          <w:rtl/>
        </w:rPr>
        <w:t>י</w:t>
      </w:r>
      <w:r w:rsidRPr="00F66836">
        <w:rPr>
          <w:rFonts w:ascii="David" w:hAnsi="David" w:cs="David"/>
          <w:i/>
          <w:sz w:val="24"/>
          <w:szCs w:val="24"/>
          <w:rtl/>
        </w:rPr>
        <w:t xml:space="preserve"> </w:t>
      </w:r>
      <w:r w:rsidRPr="00F66836">
        <w:rPr>
          <w:rFonts w:ascii="David" w:hAnsi="David" w:cs="David" w:hint="eastAsia"/>
          <w:i/>
          <w:sz w:val="24"/>
          <w:szCs w:val="24"/>
          <w:rtl/>
        </w:rPr>
        <w:t>עובד</w:t>
      </w:r>
      <w:r w:rsidRPr="00F66836">
        <w:rPr>
          <w:rFonts w:ascii="David" w:hAnsi="David" w:cs="David"/>
          <w:i/>
          <w:sz w:val="24"/>
          <w:szCs w:val="24"/>
          <w:rtl/>
        </w:rPr>
        <w:t xml:space="preserve"> </w:t>
      </w:r>
      <w:r w:rsidRPr="00F66836">
        <w:rPr>
          <w:rFonts w:ascii="David" w:hAnsi="David" w:cs="David" w:hint="eastAsia"/>
          <w:i/>
          <w:sz w:val="24"/>
          <w:szCs w:val="24"/>
          <w:rtl/>
        </w:rPr>
        <w:t>מנוסה</w:t>
      </w:r>
      <w:r w:rsidRPr="00F66836">
        <w:rPr>
          <w:rFonts w:ascii="David" w:hAnsi="David" w:cs="David"/>
          <w:i/>
          <w:sz w:val="24"/>
          <w:szCs w:val="24"/>
          <w:rtl/>
        </w:rPr>
        <w:t xml:space="preserve"> </w:t>
      </w:r>
      <w:r w:rsidRPr="00F66836">
        <w:rPr>
          <w:rFonts w:ascii="David" w:hAnsi="David" w:cs="David" w:hint="eastAsia"/>
          <w:i/>
          <w:sz w:val="24"/>
          <w:szCs w:val="24"/>
          <w:rtl/>
        </w:rPr>
        <w:t>של</w:t>
      </w:r>
      <w:r w:rsidRPr="00F66836">
        <w:rPr>
          <w:rFonts w:ascii="David" w:hAnsi="David" w:cs="David"/>
          <w:i/>
          <w:sz w:val="24"/>
          <w:szCs w:val="24"/>
          <w:rtl/>
        </w:rPr>
        <w:t xml:space="preserve"> </w:t>
      </w:r>
      <w:r w:rsidRPr="00F66836">
        <w:rPr>
          <w:rFonts w:ascii="David" w:hAnsi="David" w:cs="David" w:hint="eastAsia"/>
          <w:i/>
          <w:sz w:val="24"/>
          <w:szCs w:val="24"/>
          <w:rtl/>
        </w:rPr>
        <w:t>הקבלן</w:t>
      </w:r>
      <w:r w:rsidRPr="00F66836">
        <w:rPr>
          <w:rFonts w:ascii="David" w:hAnsi="David" w:cs="David"/>
          <w:i/>
          <w:sz w:val="24"/>
          <w:szCs w:val="24"/>
          <w:rtl/>
        </w:rPr>
        <w:t xml:space="preserve"> </w:t>
      </w:r>
      <w:r w:rsidRPr="00F66836">
        <w:rPr>
          <w:rFonts w:ascii="David" w:hAnsi="David" w:cs="David" w:hint="eastAsia"/>
          <w:i/>
          <w:sz w:val="24"/>
          <w:szCs w:val="24"/>
          <w:rtl/>
        </w:rPr>
        <w:t>במשך</w:t>
      </w:r>
      <w:r w:rsidRPr="00F66836">
        <w:rPr>
          <w:rFonts w:ascii="David" w:hAnsi="David" w:cs="David"/>
          <w:i/>
          <w:sz w:val="24"/>
          <w:szCs w:val="24"/>
          <w:rtl/>
        </w:rPr>
        <w:t xml:space="preserve"> </w:t>
      </w:r>
      <w:r w:rsidRPr="00F66836">
        <w:rPr>
          <w:rFonts w:ascii="David" w:hAnsi="David" w:cs="David" w:hint="eastAsia"/>
          <w:i/>
          <w:sz w:val="24"/>
          <w:szCs w:val="24"/>
          <w:rtl/>
        </w:rPr>
        <w:t>כל</w:t>
      </w:r>
      <w:r w:rsidRPr="00F66836">
        <w:rPr>
          <w:rFonts w:ascii="David" w:hAnsi="David" w:cs="David"/>
          <w:i/>
          <w:sz w:val="24"/>
          <w:szCs w:val="24"/>
          <w:rtl/>
        </w:rPr>
        <w:t xml:space="preserve"> </w:t>
      </w:r>
      <w:r w:rsidRPr="00F66836">
        <w:rPr>
          <w:rFonts w:ascii="David" w:hAnsi="David" w:cs="David" w:hint="eastAsia"/>
          <w:i/>
          <w:sz w:val="24"/>
          <w:szCs w:val="24"/>
          <w:rtl/>
        </w:rPr>
        <w:t>שעות</w:t>
      </w:r>
      <w:r w:rsidRPr="00F66836">
        <w:rPr>
          <w:rFonts w:ascii="David" w:hAnsi="David" w:cs="David"/>
          <w:i/>
          <w:sz w:val="24"/>
          <w:szCs w:val="24"/>
          <w:rtl/>
        </w:rPr>
        <w:t xml:space="preserve"> </w:t>
      </w:r>
      <w:r w:rsidRPr="00F66836">
        <w:rPr>
          <w:rFonts w:ascii="David" w:hAnsi="David" w:cs="David" w:hint="eastAsia"/>
          <w:i/>
          <w:sz w:val="24"/>
          <w:szCs w:val="24"/>
          <w:rtl/>
        </w:rPr>
        <w:t>העבודה</w:t>
      </w:r>
      <w:r w:rsidRPr="00F66836">
        <w:rPr>
          <w:rFonts w:ascii="David" w:hAnsi="David" w:cs="David"/>
          <w:i/>
          <w:sz w:val="24"/>
          <w:szCs w:val="24"/>
          <w:rtl/>
        </w:rPr>
        <w:t xml:space="preserve">. </w:t>
      </w:r>
      <w:r w:rsidRPr="00F66836">
        <w:rPr>
          <w:rFonts w:ascii="David" w:hAnsi="David" w:cs="David" w:hint="eastAsia"/>
          <w:i/>
          <w:sz w:val="24"/>
          <w:szCs w:val="24"/>
          <w:rtl/>
        </w:rPr>
        <w:t>מועד</w:t>
      </w:r>
      <w:r w:rsidRPr="00F66836">
        <w:rPr>
          <w:rFonts w:ascii="David" w:hAnsi="David" w:cs="David"/>
          <w:i/>
          <w:sz w:val="24"/>
          <w:szCs w:val="24"/>
          <w:rtl/>
        </w:rPr>
        <w:t xml:space="preserve"> </w:t>
      </w:r>
      <w:r w:rsidRPr="00F66836">
        <w:rPr>
          <w:rFonts w:ascii="David" w:hAnsi="David" w:cs="David" w:hint="eastAsia"/>
          <w:i/>
          <w:sz w:val="24"/>
          <w:szCs w:val="24"/>
          <w:rtl/>
        </w:rPr>
        <w:t>הפסקת</w:t>
      </w:r>
      <w:r w:rsidRPr="00F66836">
        <w:rPr>
          <w:rFonts w:ascii="David" w:hAnsi="David" w:cs="David"/>
          <w:i/>
          <w:sz w:val="24"/>
          <w:szCs w:val="24"/>
          <w:rtl/>
        </w:rPr>
        <w:t xml:space="preserve"> </w:t>
      </w:r>
      <w:r w:rsidRPr="00F66836">
        <w:rPr>
          <w:rFonts w:ascii="David" w:hAnsi="David" w:cs="David" w:hint="eastAsia"/>
          <w:i/>
          <w:sz w:val="24"/>
          <w:szCs w:val="24"/>
          <w:rtl/>
        </w:rPr>
        <w:t>הפעלתה</w:t>
      </w:r>
      <w:r w:rsidRPr="00F66836">
        <w:rPr>
          <w:rFonts w:ascii="David" w:hAnsi="David" w:cs="David"/>
          <w:i/>
          <w:sz w:val="24"/>
          <w:szCs w:val="24"/>
          <w:rtl/>
        </w:rPr>
        <w:t xml:space="preserve"> </w:t>
      </w:r>
      <w:r w:rsidRPr="00F66836">
        <w:rPr>
          <w:rFonts w:ascii="David" w:hAnsi="David" w:cs="David" w:hint="eastAsia"/>
          <w:i/>
          <w:sz w:val="24"/>
          <w:szCs w:val="24"/>
          <w:rtl/>
        </w:rPr>
        <w:t>ופירוקה</w:t>
      </w:r>
      <w:r w:rsidRPr="00F66836">
        <w:rPr>
          <w:rFonts w:ascii="David" w:hAnsi="David" w:cs="David"/>
          <w:i/>
          <w:sz w:val="24"/>
          <w:szCs w:val="24"/>
          <w:rtl/>
        </w:rPr>
        <w:t xml:space="preserve"> </w:t>
      </w:r>
      <w:r w:rsidRPr="00F66836">
        <w:rPr>
          <w:rFonts w:ascii="David" w:hAnsi="David" w:cs="David" w:hint="eastAsia"/>
          <w:i/>
          <w:sz w:val="24"/>
          <w:szCs w:val="24"/>
          <w:rtl/>
        </w:rPr>
        <w:t>יקבע</w:t>
      </w:r>
      <w:r w:rsidRPr="00F66836">
        <w:rPr>
          <w:rFonts w:ascii="David" w:hAnsi="David" w:cs="David"/>
          <w:i/>
          <w:sz w:val="24"/>
          <w:szCs w:val="24"/>
          <w:rtl/>
        </w:rPr>
        <w:t xml:space="preserve"> </w:t>
      </w:r>
      <w:r w:rsidRPr="00F66836">
        <w:rPr>
          <w:rFonts w:ascii="David" w:hAnsi="David" w:cs="David" w:hint="eastAsia"/>
          <w:i/>
          <w:sz w:val="24"/>
          <w:szCs w:val="24"/>
          <w:rtl/>
        </w:rPr>
        <w:t>בתיאום</w:t>
      </w:r>
      <w:r w:rsidRPr="00F66836">
        <w:rPr>
          <w:rFonts w:ascii="David" w:hAnsi="David" w:cs="David"/>
          <w:i/>
          <w:sz w:val="24"/>
          <w:szCs w:val="24"/>
          <w:rtl/>
        </w:rPr>
        <w:t xml:space="preserve"> </w:t>
      </w:r>
      <w:r w:rsidRPr="00F66836">
        <w:rPr>
          <w:rFonts w:ascii="David" w:hAnsi="David" w:cs="David" w:hint="eastAsia"/>
          <w:i/>
          <w:sz w:val="24"/>
          <w:szCs w:val="24"/>
          <w:rtl/>
        </w:rPr>
        <w:t>עם</w:t>
      </w:r>
      <w:r w:rsidRPr="00F66836">
        <w:rPr>
          <w:rFonts w:ascii="David" w:hAnsi="David" w:cs="David"/>
          <w:i/>
          <w:sz w:val="24"/>
          <w:szCs w:val="24"/>
          <w:rtl/>
        </w:rPr>
        <w:t xml:space="preserve"> </w:t>
      </w:r>
      <w:r w:rsidRPr="00F66836">
        <w:rPr>
          <w:rFonts w:ascii="David" w:hAnsi="David" w:cs="David" w:hint="eastAsia"/>
          <w:i/>
          <w:sz w:val="24"/>
          <w:szCs w:val="24"/>
          <w:rtl/>
        </w:rPr>
        <w:t>המזמין</w:t>
      </w:r>
      <w:r w:rsidRPr="00F66836">
        <w:rPr>
          <w:rFonts w:ascii="David" w:hAnsi="David" w:cs="David"/>
          <w:i/>
          <w:sz w:val="24"/>
          <w:szCs w:val="24"/>
          <w:rtl/>
        </w:rPr>
        <w:t xml:space="preserve"> </w:t>
      </w:r>
      <w:r w:rsidRPr="00F66836">
        <w:rPr>
          <w:rFonts w:ascii="David" w:hAnsi="David" w:cs="David" w:hint="eastAsia"/>
          <w:i/>
          <w:sz w:val="24"/>
          <w:szCs w:val="24"/>
          <w:rtl/>
        </w:rPr>
        <w:t>ובכפוף</w:t>
      </w:r>
      <w:r w:rsidRPr="00F66836">
        <w:rPr>
          <w:rFonts w:ascii="David" w:hAnsi="David" w:cs="David"/>
          <w:i/>
          <w:sz w:val="24"/>
          <w:szCs w:val="24"/>
          <w:rtl/>
        </w:rPr>
        <w:t xml:space="preserve"> </w:t>
      </w:r>
      <w:r w:rsidRPr="00F66836">
        <w:rPr>
          <w:rFonts w:ascii="David" w:hAnsi="David" w:cs="David" w:hint="eastAsia"/>
          <w:i/>
          <w:sz w:val="24"/>
          <w:szCs w:val="24"/>
          <w:rtl/>
        </w:rPr>
        <w:t>להסכמתו</w:t>
      </w:r>
      <w:r w:rsidRPr="00F66836">
        <w:rPr>
          <w:rFonts w:ascii="David" w:hAnsi="David" w:cs="David"/>
          <w:i/>
          <w:sz w:val="24"/>
          <w:szCs w:val="24"/>
          <w:rtl/>
        </w:rPr>
        <w:t>.</w:t>
      </w:r>
    </w:p>
    <w:p w14:paraId="487556AA" w14:textId="77777777" w:rsidR="00EF4F1C" w:rsidRPr="00FF0534" w:rsidRDefault="00EF4F1C" w:rsidP="00FF0534">
      <w:pPr>
        <w:spacing w:after="0" w:afterAutospacing="0" w:line="240" w:lineRule="auto"/>
        <w:ind w:left="1508"/>
        <w:rPr>
          <w:rFonts w:ascii="David" w:hAnsi="David" w:cs="David"/>
          <w:sz w:val="24"/>
          <w:szCs w:val="24"/>
          <w:rtl/>
        </w:rPr>
      </w:pPr>
      <w:r w:rsidRPr="00FF0534">
        <w:rPr>
          <w:rFonts w:ascii="David" w:hAnsi="David" w:cs="David" w:hint="eastAsia"/>
          <w:sz w:val="24"/>
          <w:szCs w:val="24"/>
          <w:rtl/>
        </w:rPr>
        <w:t>מיד</w:t>
      </w:r>
      <w:r w:rsidRPr="00FF0534">
        <w:rPr>
          <w:rFonts w:ascii="David" w:hAnsi="David" w:cs="David"/>
          <w:sz w:val="24"/>
          <w:szCs w:val="24"/>
          <w:rtl/>
        </w:rPr>
        <w:t xml:space="preserve"> </w:t>
      </w:r>
      <w:r w:rsidRPr="00FF0534">
        <w:rPr>
          <w:rFonts w:ascii="David" w:hAnsi="David" w:cs="David" w:hint="eastAsia"/>
          <w:sz w:val="24"/>
          <w:szCs w:val="24"/>
          <w:rtl/>
        </w:rPr>
        <w:t>עם</w:t>
      </w:r>
      <w:r w:rsidRPr="00FF0534">
        <w:rPr>
          <w:rFonts w:ascii="David" w:hAnsi="David" w:cs="David"/>
          <w:sz w:val="24"/>
          <w:szCs w:val="24"/>
          <w:rtl/>
        </w:rPr>
        <w:t xml:space="preserve"> </w:t>
      </w:r>
      <w:r w:rsidRPr="00FF0534">
        <w:rPr>
          <w:rFonts w:ascii="David" w:hAnsi="David" w:cs="David" w:hint="eastAsia"/>
          <w:sz w:val="24"/>
          <w:szCs w:val="24"/>
          <w:rtl/>
        </w:rPr>
        <w:t>השלמת</w:t>
      </w:r>
      <w:r w:rsidRPr="00FF0534">
        <w:rPr>
          <w:rFonts w:ascii="David" w:hAnsi="David" w:cs="David"/>
          <w:sz w:val="24"/>
          <w:szCs w:val="24"/>
          <w:rtl/>
        </w:rPr>
        <w:t xml:space="preserve"> </w:t>
      </w:r>
      <w:r w:rsidRPr="00FF0534">
        <w:rPr>
          <w:rFonts w:ascii="David" w:hAnsi="David" w:cs="David" w:hint="eastAsia"/>
          <w:sz w:val="24"/>
          <w:szCs w:val="24"/>
          <w:rtl/>
        </w:rPr>
        <w:t>השלד</w:t>
      </w:r>
      <w:r w:rsidRPr="00FF0534">
        <w:rPr>
          <w:rFonts w:ascii="David" w:hAnsi="David" w:cs="David"/>
          <w:sz w:val="24"/>
          <w:szCs w:val="24"/>
          <w:rtl/>
        </w:rPr>
        <w:t xml:space="preserve"> </w:t>
      </w:r>
      <w:r w:rsidRPr="00FF0534">
        <w:rPr>
          <w:rFonts w:ascii="David" w:hAnsi="David" w:cs="David" w:hint="eastAsia"/>
          <w:sz w:val="24"/>
          <w:szCs w:val="24"/>
          <w:rtl/>
        </w:rPr>
        <w:t>של</w:t>
      </w:r>
      <w:r w:rsidRPr="00FF0534">
        <w:rPr>
          <w:rFonts w:ascii="David" w:hAnsi="David" w:cs="David"/>
          <w:sz w:val="24"/>
          <w:szCs w:val="24"/>
          <w:rtl/>
        </w:rPr>
        <w:t xml:space="preserve"> </w:t>
      </w:r>
      <w:r w:rsidRPr="00FF0534">
        <w:rPr>
          <w:rFonts w:ascii="David" w:hAnsi="David" w:cs="David" w:hint="eastAsia"/>
          <w:sz w:val="24"/>
          <w:szCs w:val="24"/>
          <w:rtl/>
        </w:rPr>
        <w:t>הקומה</w:t>
      </w:r>
      <w:r w:rsidRPr="00FF0534">
        <w:rPr>
          <w:rFonts w:ascii="David" w:hAnsi="David" w:cs="David"/>
          <w:sz w:val="24"/>
          <w:szCs w:val="24"/>
          <w:rtl/>
        </w:rPr>
        <w:t xml:space="preserve"> </w:t>
      </w:r>
      <w:r w:rsidRPr="00FF0534">
        <w:rPr>
          <w:rFonts w:ascii="David" w:hAnsi="David" w:cs="David" w:hint="eastAsia"/>
          <w:sz w:val="24"/>
          <w:szCs w:val="24"/>
          <w:rtl/>
        </w:rPr>
        <w:t>ה</w:t>
      </w:r>
      <w:r w:rsidRPr="00FF0534">
        <w:rPr>
          <w:rFonts w:ascii="David" w:hAnsi="David" w:cs="David"/>
          <w:sz w:val="24"/>
          <w:szCs w:val="24"/>
          <w:rtl/>
        </w:rPr>
        <w:t xml:space="preserve">- 9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בנין</w:t>
      </w:r>
      <w:r w:rsidRPr="00FF0534">
        <w:rPr>
          <w:rFonts w:ascii="David" w:hAnsi="David" w:cs="David"/>
          <w:sz w:val="24"/>
          <w:szCs w:val="24"/>
          <w:rtl/>
        </w:rPr>
        <w:t xml:space="preserve"> (</w:t>
      </w:r>
      <w:r w:rsidRPr="00FF0534">
        <w:rPr>
          <w:rFonts w:ascii="David" w:hAnsi="David" w:cs="David" w:hint="eastAsia"/>
          <w:sz w:val="24"/>
          <w:szCs w:val="24"/>
          <w:rtl/>
        </w:rPr>
        <w:t>לרבות</w:t>
      </w:r>
      <w:r w:rsidRPr="00FF0534">
        <w:rPr>
          <w:rFonts w:ascii="David" w:hAnsi="David" w:cs="David"/>
          <w:sz w:val="24"/>
          <w:szCs w:val="24"/>
          <w:rtl/>
        </w:rPr>
        <w:t xml:space="preserve"> </w:t>
      </w:r>
      <w:r w:rsidRPr="00FF0534">
        <w:rPr>
          <w:rFonts w:ascii="David" w:hAnsi="David" w:cs="David" w:hint="eastAsia"/>
          <w:sz w:val="24"/>
          <w:szCs w:val="24"/>
          <w:rtl/>
        </w:rPr>
        <w:t>קומת</w:t>
      </w:r>
      <w:r w:rsidRPr="00FF0534">
        <w:rPr>
          <w:rFonts w:ascii="David" w:hAnsi="David" w:cs="David"/>
          <w:sz w:val="24"/>
          <w:szCs w:val="24"/>
          <w:rtl/>
        </w:rPr>
        <w:t xml:space="preserve"> </w:t>
      </w:r>
      <w:r w:rsidRPr="00FF0534">
        <w:rPr>
          <w:rFonts w:ascii="David" w:hAnsi="David" w:cs="David" w:hint="eastAsia"/>
          <w:sz w:val="24"/>
          <w:szCs w:val="24"/>
          <w:rtl/>
        </w:rPr>
        <w:t>הקרקע</w:t>
      </w:r>
      <w:r w:rsidRPr="00FF0534">
        <w:rPr>
          <w:rFonts w:ascii="David" w:hAnsi="David" w:cs="David"/>
          <w:sz w:val="24"/>
          <w:szCs w:val="24"/>
          <w:rtl/>
        </w:rPr>
        <w:t xml:space="preserve">), </w:t>
      </w:r>
      <w:r w:rsidRPr="00FF0534">
        <w:rPr>
          <w:rFonts w:ascii="David" w:hAnsi="David" w:cs="David" w:hint="eastAsia"/>
          <w:sz w:val="24"/>
          <w:szCs w:val="24"/>
          <w:rtl/>
        </w:rPr>
        <w:t>ככל</w:t>
      </w:r>
      <w:r w:rsidRPr="00FF0534">
        <w:rPr>
          <w:rFonts w:ascii="David" w:hAnsi="David" w:cs="David"/>
          <w:sz w:val="24"/>
          <w:szCs w:val="24"/>
          <w:rtl/>
        </w:rPr>
        <w:t xml:space="preserve"> </w:t>
      </w:r>
      <w:r w:rsidRPr="00FF0534">
        <w:rPr>
          <w:rFonts w:ascii="David" w:hAnsi="David" w:cs="David" w:hint="eastAsia"/>
          <w:sz w:val="24"/>
          <w:szCs w:val="24"/>
          <w:rtl/>
        </w:rPr>
        <w:t>שיש</w:t>
      </w:r>
      <w:r w:rsidRPr="00FF0534">
        <w:rPr>
          <w:rFonts w:ascii="David" w:hAnsi="David" w:cs="David"/>
          <w:sz w:val="24"/>
          <w:szCs w:val="24"/>
          <w:rtl/>
        </w:rPr>
        <w:t xml:space="preserve"> </w:t>
      </w:r>
      <w:r w:rsidRPr="00FF0534">
        <w:rPr>
          <w:rFonts w:ascii="David" w:hAnsi="David" w:cs="David" w:hint="eastAsia"/>
          <w:sz w:val="24"/>
          <w:szCs w:val="24"/>
          <w:rtl/>
        </w:rPr>
        <w:t>כזו</w:t>
      </w:r>
      <w:r w:rsidRPr="00FF0534">
        <w:rPr>
          <w:rFonts w:ascii="David" w:hAnsi="David" w:cs="David"/>
          <w:sz w:val="24"/>
          <w:szCs w:val="24"/>
          <w:rtl/>
        </w:rPr>
        <w:t xml:space="preserve">, </w:t>
      </w:r>
      <w:r w:rsidRPr="00FF0534">
        <w:rPr>
          <w:rFonts w:ascii="David" w:hAnsi="David" w:cs="David" w:hint="eastAsia"/>
          <w:sz w:val="24"/>
          <w:szCs w:val="24"/>
          <w:rtl/>
        </w:rPr>
        <w:t>תותקן</w:t>
      </w:r>
      <w:r w:rsidRPr="00FF0534">
        <w:rPr>
          <w:rFonts w:ascii="David" w:hAnsi="David" w:cs="David"/>
          <w:sz w:val="24"/>
          <w:szCs w:val="24"/>
          <w:rtl/>
        </w:rPr>
        <w:t xml:space="preserve"> </w:t>
      </w:r>
      <w:r w:rsidRPr="00FF0534">
        <w:rPr>
          <w:rFonts w:ascii="David" w:hAnsi="David" w:cs="David" w:hint="eastAsia"/>
          <w:sz w:val="24"/>
          <w:szCs w:val="24"/>
          <w:rtl/>
        </w:rPr>
        <w:t>מעלית</w:t>
      </w:r>
      <w:r w:rsidRPr="00FF0534">
        <w:rPr>
          <w:rFonts w:ascii="David" w:hAnsi="David" w:cs="David"/>
          <w:sz w:val="24"/>
          <w:szCs w:val="24"/>
          <w:rtl/>
        </w:rPr>
        <w:t xml:space="preserve"> </w:t>
      </w:r>
      <w:r w:rsidRPr="00FF0534">
        <w:rPr>
          <w:rFonts w:ascii="David" w:hAnsi="David" w:cs="David" w:hint="eastAsia"/>
          <w:sz w:val="24"/>
          <w:szCs w:val="24"/>
          <w:rtl/>
        </w:rPr>
        <w:t>שירות</w:t>
      </w:r>
      <w:r w:rsidRPr="00FF0534">
        <w:rPr>
          <w:rFonts w:ascii="David" w:hAnsi="David" w:cs="David"/>
          <w:sz w:val="24"/>
          <w:szCs w:val="24"/>
          <w:rtl/>
        </w:rPr>
        <w:t xml:space="preserve"> </w:t>
      </w:r>
      <w:r w:rsidRPr="00FF0534">
        <w:rPr>
          <w:rFonts w:ascii="David" w:hAnsi="David" w:cs="David" w:hint="eastAsia"/>
          <w:sz w:val="24"/>
          <w:szCs w:val="24"/>
          <w:rtl/>
        </w:rPr>
        <w:t>שתופעל</w:t>
      </w:r>
      <w:r w:rsidRPr="00FF0534">
        <w:rPr>
          <w:rFonts w:ascii="David" w:hAnsi="David" w:cs="David"/>
          <w:sz w:val="24"/>
          <w:szCs w:val="24"/>
          <w:rtl/>
        </w:rPr>
        <w:t xml:space="preserve"> </w:t>
      </w:r>
      <w:r w:rsidRPr="00FF0534">
        <w:rPr>
          <w:rFonts w:ascii="David" w:hAnsi="David" w:cs="David" w:hint="eastAsia"/>
          <w:sz w:val="24"/>
          <w:szCs w:val="24"/>
          <w:rtl/>
        </w:rPr>
        <w:t>תוך</w:t>
      </w:r>
      <w:r w:rsidRPr="00FF0534">
        <w:rPr>
          <w:rFonts w:ascii="David" w:hAnsi="David" w:cs="David"/>
          <w:sz w:val="24"/>
          <w:szCs w:val="24"/>
          <w:rtl/>
        </w:rPr>
        <w:t xml:space="preserve"> 21 </w:t>
      </w:r>
      <w:r w:rsidRPr="00FF0534">
        <w:rPr>
          <w:rFonts w:ascii="David" w:hAnsi="David" w:cs="David" w:hint="eastAsia"/>
          <w:sz w:val="24"/>
          <w:szCs w:val="24"/>
          <w:rtl/>
        </w:rPr>
        <w:t>יום</w:t>
      </w:r>
      <w:r w:rsidRPr="00FF0534">
        <w:rPr>
          <w:rFonts w:ascii="David" w:hAnsi="David" w:cs="David"/>
          <w:sz w:val="24"/>
          <w:szCs w:val="24"/>
          <w:rtl/>
        </w:rPr>
        <w:t xml:space="preserve"> </w:t>
      </w:r>
      <w:r w:rsidRPr="00FF0534">
        <w:rPr>
          <w:rFonts w:ascii="David" w:hAnsi="David" w:cs="David" w:hint="eastAsia"/>
          <w:sz w:val="24"/>
          <w:szCs w:val="24"/>
          <w:rtl/>
        </w:rPr>
        <w:t>מיום</w:t>
      </w:r>
      <w:r w:rsidRPr="00FF0534">
        <w:rPr>
          <w:rFonts w:ascii="David" w:hAnsi="David" w:cs="David"/>
          <w:sz w:val="24"/>
          <w:szCs w:val="24"/>
          <w:rtl/>
        </w:rPr>
        <w:t xml:space="preserve"> </w:t>
      </w:r>
      <w:r w:rsidRPr="00FF0534">
        <w:rPr>
          <w:rFonts w:ascii="David" w:hAnsi="David" w:cs="David" w:hint="eastAsia"/>
          <w:sz w:val="24"/>
          <w:szCs w:val="24"/>
          <w:rtl/>
        </w:rPr>
        <w:t>יציקת</w:t>
      </w:r>
      <w:r w:rsidRPr="00FF0534">
        <w:rPr>
          <w:rFonts w:ascii="David" w:hAnsi="David" w:cs="David"/>
          <w:sz w:val="24"/>
          <w:szCs w:val="24"/>
          <w:rtl/>
        </w:rPr>
        <w:t xml:space="preserve"> </w:t>
      </w:r>
      <w:r w:rsidRPr="00FF0534">
        <w:rPr>
          <w:rFonts w:ascii="David" w:hAnsi="David" w:cs="David" w:hint="eastAsia"/>
          <w:sz w:val="24"/>
          <w:szCs w:val="24"/>
          <w:rtl/>
        </w:rPr>
        <w:t>הקומה</w:t>
      </w:r>
      <w:r w:rsidRPr="00FF0534">
        <w:rPr>
          <w:rFonts w:ascii="David" w:hAnsi="David" w:cs="David"/>
          <w:sz w:val="24"/>
          <w:szCs w:val="24"/>
          <w:rtl/>
        </w:rPr>
        <w:t xml:space="preserve"> </w:t>
      </w:r>
      <w:r w:rsidRPr="00FF0534">
        <w:rPr>
          <w:rFonts w:ascii="David" w:hAnsi="David" w:cs="David" w:hint="eastAsia"/>
          <w:sz w:val="24"/>
          <w:szCs w:val="24"/>
          <w:rtl/>
        </w:rPr>
        <w:t>ה</w:t>
      </w:r>
      <w:r w:rsidRPr="00FF0534">
        <w:rPr>
          <w:rFonts w:ascii="David" w:hAnsi="David" w:cs="David"/>
          <w:sz w:val="24"/>
          <w:szCs w:val="24"/>
          <w:rtl/>
        </w:rPr>
        <w:t xml:space="preserve">-9 </w:t>
      </w:r>
      <w:r w:rsidRPr="00FF0534">
        <w:rPr>
          <w:rFonts w:ascii="David" w:hAnsi="David" w:cs="David" w:hint="eastAsia"/>
          <w:sz w:val="24"/>
          <w:szCs w:val="24"/>
          <w:rtl/>
        </w:rPr>
        <w:t>עם</w:t>
      </w:r>
      <w:r w:rsidRPr="00FF0534">
        <w:rPr>
          <w:rFonts w:ascii="David" w:hAnsi="David" w:cs="David"/>
          <w:sz w:val="24"/>
          <w:szCs w:val="24"/>
          <w:rtl/>
        </w:rPr>
        <w:t xml:space="preserve"> </w:t>
      </w:r>
      <w:r w:rsidRPr="00FF0534">
        <w:rPr>
          <w:rFonts w:ascii="David" w:hAnsi="David" w:cs="David" w:hint="eastAsia"/>
          <w:sz w:val="24"/>
          <w:szCs w:val="24"/>
          <w:rtl/>
        </w:rPr>
        <w:t>תחנות</w:t>
      </w:r>
      <w:r w:rsidRPr="00FF0534">
        <w:rPr>
          <w:rFonts w:ascii="David" w:hAnsi="David" w:cs="David"/>
          <w:sz w:val="24"/>
          <w:szCs w:val="24"/>
          <w:rtl/>
        </w:rPr>
        <w:t xml:space="preserve"> </w:t>
      </w:r>
      <w:r w:rsidRPr="00FF0534">
        <w:rPr>
          <w:rFonts w:ascii="David" w:hAnsi="David" w:cs="David" w:hint="eastAsia"/>
          <w:sz w:val="24"/>
          <w:szCs w:val="24"/>
          <w:rtl/>
        </w:rPr>
        <w:t>עצירה</w:t>
      </w:r>
      <w:r w:rsidRPr="00FF0534">
        <w:rPr>
          <w:rFonts w:ascii="David" w:hAnsi="David" w:cs="David"/>
          <w:sz w:val="24"/>
          <w:szCs w:val="24"/>
          <w:rtl/>
        </w:rPr>
        <w:t xml:space="preserve">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קומה</w:t>
      </w:r>
      <w:r w:rsidRPr="00FF0534">
        <w:rPr>
          <w:rFonts w:ascii="David" w:hAnsi="David" w:cs="David"/>
          <w:sz w:val="24"/>
          <w:szCs w:val="24"/>
          <w:rtl/>
        </w:rPr>
        <w:t xml:space="preserve"> </w:t>
      </w:r>
      <w:r w:rsidRPr="00FF0534">
        <w:rPr>
          <w:rFonts w:ascii="David" w:hAnsi="David" w:cs="David" w:hint="eastAsia"/>
          <w:sz w:val="24"/>
          <w:szCs w:val="24"/>
          <w:rtl/>
        </w:rPr>
        <w:t>ותהיה</w:t>
      </w:r>
      <w:r w:rsidRPr="00FF0534">
        <w:rPr>
          <w:rFonts w:ascii="David" w:hAnsi="David" w:cs="David"/>
          <w:sz w:val="24"/>
          <w:szCs w:val="24"/>
          <w:rtl/>
        </w:rPr>
        <w:t xml:space="preserve"> </w:t>
      </w:r>
      <w:r w:rsidRPr="00FF0534">
        <w:rPr>
          <w:rFonts w:ascii="David" w:hAnsi="David" w:cs="David" w:hint="eastAsia"/>
          <w:sz w:val="24"/>
          <w:szCs w:val="24"/>
          <w:rtl/>
        </w:rPr>
        <w:t>זמינה</w:t>
      </w:r>
      <w:r w:rsidRPr="00FF0534">
        <w:rPr>
          <w:rFonts w:ascii="David" w:hAnsi="David" w:cs="David"/>
          <w:sz w:val="24"/>
          <w:szCs w:val="24"/>
          <w:rtl/>
        </w:rPr>
        <w:t xml:space="preserve"> </w:t>
      </w:r>
      <w:r w:rsidRPr="00FF0534">
        <w:rPr>
          <w:rFonts w:ascii="David" w:hAnsi="David" w:cs="David" w:hint="eastAsia"/>
          <w:sz w:val="24"/>
          <w:szCs w:val="24"/>
          <w:rtl/>
        </w:rPr>
        <w:t>לשימוש</w:t>
      </w:r>
      <w:r w:rsidRPr="00FF0534">
        <w:rPr>
          <w:rFonts w:ascii="David" w:hAnsi="David" w:cs="David"/>
          <w:sz w:val="24"/>
          <w:szCs w:val="24"/>
          <w:rtl/>
        </w:rPr>
        <w:t xml:space="preserve"> </w:t>
      </w:r>
      <w:r w:rsidRPr="00FF0534">
        <w:rPr>
          <w:rFonts w:ascii="David" w:hAnsi="David" w:cs="David" w:hint="eastAsia"/>
          <w:sz w:val="24"/>
          <w:szCs w:val="24"/>
          <w:rtl/>
        </w:rPr>
        <w:t>המזמין</w:t>
      </w:r>
      <w:r w:rsidRPr="00FF0534">
        <w:rPr>
          <w:rFonts w:ascii="David" w:hAnsi="David" w:cs="David"/>
          <w:sz w:val="24"/>
          <w:szCs w:val="24"/>
          <w:rtl/>
        </w:rPr>
        <w:t xml:space="preserve">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עת</w:t>
      </w:r>
      <w:r w:rsidRPr="00FF0534">
        <w:rPr>
          <w:rFonts w:ascii="David" w:hAnsi="David" w:cs="David"/>
          <w:sz w:val="24"/>
          <w:szCs w:val="24"/>
          <w:rtl/>
        </w:rPr>
        <w:t xml:space="preserve">, </w:t>
      </w:r>
      <w:r w:rsidRPr="00FF0534">
        <w:rPr>
          <w:rFonts w:ascii="David" w:hAnsi="David" w:cs="David" w:hint="eastAsia"/>
          <w:sz w:val="24"/>
          <w:szCs w:val="24"/>
          <w:rtl/>
        </w:rPr>
        <w:t>ובכל</w:t>
      </w:r>
      <w:r w:rsidRPr="00FF0534">
        <w:rPr>
          <w:rFonts w:ascii="David" w:hAnsi="David" w:cs="David"/>
          <w:sz w:val="24"/>
          <w:szCs w:val="24"/>
          <w:rtl/>
        </w:rPr>
        <w:t xml:space="preserve"> </w:t>
      </w:r>
      <w:r w:rsidRPr="00FF0534">
        <w:rPr>
          <w:rFonts w:ascii="David" w:hAnsi="David" w:cs="David" w:hint="eastAsia"/>
          <w:sz w:val="24"/>
          <w:szCs w:val="24"/>
          <w:rtl/>
        </w:rPr>
        <w:t>מקרה</w:t>
      </w:r>
      <w:r w:rsidRPr="00FF0534">
        <w:rPr>
          <w:rFonts w:ascii="David" w:hAnsi="David" w:cs="David"/>
          <w:sz w:val="24"/>
          <w:szCs w:val="24"/>
          <w:rtl/>
        </w:rPr>
        <w:t xml:space="preserve"> </w:t>
      </w:r>
      <w:r w:rsidRPr="00FF0534">
        <w:rPr>
          <w:rFonts w:ascii="David" w:hAnsi="David" w:cs="David" w:hint="eastAsia"/>
          <w:sz w:val="24"/>
          <w:szCs w:val="24"/>
          <w:rtl/>
        </w:rPr>
        <w:t>הנ</w:t>
      </w:r>
      <w:r w:rsidRPr="00FF0534">
        <w:rPr>
          <w:rFonts w:ascii="David" w:hAnsi="David" w:cs="David"/>
          <w:sz w:val="24"/>
          <w:szCs w:val="24"/>
          <w:rtl/>
        </w:rPr>
        <w:t>"</w:t>
      </w:r>
      <w:r w:rsidRPr="00FF0534">
        <w:rPr>
          <w:rFonts w:ascii="David" w:hAnsi="David" w:cs="David" w:hint="eastAsia"/>
          <w:sz w:val="24"/>
          <w:szCs w:val="24"/>
          <w:rtl/>
        </w:rPr>
        <w:t>ל</w:t>
      </w:r>
      <w:r w:rsidRPr="00FF0534">
        <w:rPr>
          <w:rFonts w:ascii="David" w:hAnsi="David" w:cs="David"/>
          <w:sz w:val="24"/>
          <w:szCs w:val="24"/>
          <w:rtl/>
        </w:rPr>
        <w:t xml:space="preserve"> </w:t>
      </w:r>
      <w:r w:rsidRPr="00FF0534">
        <w:rPr>
          <w:rFonts w:ascii="David" w:hAnsi="David" w:cs="David" w:hint="eastAsia"/>
          <w:sz w:val="24"/>
          <w:szCs w:val="24"/>
          <w:rtl/>
        </w:rPr>
        <w:t>יבוצע</w:t>
      </w:r>
      <w:r w:rsidRPr="00FF0534">
        <w:rPr>
          <w:rFonts w:ascii="David" w:hAnsi="David" w:cs="David"/>
          <w:sz w:val="24"/>
          <w:szCs w:val="24"/>
          <w:rtl/>
        </w:rPr>
        <w:t xml:space="preserve"> </w:t>
      </w:r>
      <w:r w:rsidRPr="00FF0534">
        <w:rPr>
          <w:rFonts w:ascii="David" w:hAnsi="David" w:cs="David" w:hint="eastAsia"/>
          <w:sz w:val="24"/>
          <w:szCs w:val="24"/>
          <w:rtl/>
        </w:rPr>
        <w:t>בהתאם</w:t>
      </w:r>
      <w:r w:rsidRPr="00FF0534">
        <w:rPr>
          <w:rFonts w:ascii="David" w:hAnsi="David" w:cs="David"/>
          <w:sz w:val="24"/>
          <w:szCs w:val="24"/>
          <w:rtl/>
        </w:rPr>
        <w:t xml:space="preserve"> </w:t>
      </w:r>
      <w:r w:rsidRPr="00FF0534">
        <w:rPr>
          <w:rFonts w:ascii="David" w:hAnsi="David" w:cs="David" w:hint="eastAsia"/>
          <w:sz w:val="24"/>
          <w:szCs w:val="24"/>
          <w:rtl/>
        </w:rPr>
        <w:t>לדרישת</w:t>
      </w:r>
      <w:r w:rsidRPr="00FF0534">
        <w:rPr>
          <w:rFonts w:ascii="David" w:hAnsi="David" w:cs="David"/>
          <w:sz w:val="24"/>
          <w:szCs w:val="24"/>
          <w:rtl/>
        </w:rPr>
        <w:t xml:space="preserve"> </w:t>
      </w:r>
      <w:r w:rsidRPr="00FF0534">
        <w:rPr>
          <w:rFonts w:ascii="David" w:hAnsi="David" w:cs="David" w:hint="eastAsia"/>
          <w:sz w:val="24"/>
          <w:szCs w:val="24"/>
          <w:rtl/>
        </w:rPr>
        <w:t>הרשות</w:t>
      </w:r>
      <w:r w:rsidRPr="00FF0534">
        <w:rPr>
          <w:rFonts w:ascii="David" w:hAnsi="David" w:cs="David"/>
          <w:sz w:val="24"/>
          <w:szCs w:val="24"/>
          <w:rtl/>
        </w:rPr>
        <w:t xml:space="preserve"> </w:t>
      </w:r>
      <w:r w:rsidRPr="00FF0534">
        <w:rPr>
          <w:rFonts w:ascii="David" w:hAnsi="David" w:cs="David" w:hint="eastAsia"/>
          <w:sz w:val="24"/>
          <w:szCs w:val="24"/>
          <w:rtl/>
        </w:rPr>
        <w:t>הרלוונטית</w:t>
      </w:r>
      <w:r w:rsidRPr="00FF0534">
        <w:rPr>
          <w:rFonts w:ascii="David" w:hAnsi="David" w:cs="David"/>
          <w:sz w:val="24"/>
          <w:szCs w:val="24"/>
          <w:rtl/>
        </w:rPr>
        <w:t xml:space="preserve"> </w:t>
      </w:r>
      <w:r w:rsidRPr="00FF0534">
        <w:rPr>
          <w:rFonts w:ascii="David" w:hAnsi="David" w:cs="David" w:hint="eastAsia"/>
          <w:sz w:val="24"/>
          <w:szCs w:val="24"/>
          <w:rtl/>
        </w:rPr>
        <w:t>ובכלל</w:t>
      </w:r>
      <w:r w:rsidRPr="00FF0534">
        <w:rPr>
          <w:rFonts w:ascii="David" w:hAnsi="David" w:cs="David"/>
          <w:sz w:val="24"/>
          <w:szCs w:val="24"/>
          <w:rtl/>
        </w:rPr>
        <w:t xml:space="preserve"> </w:t>
      </w:r>
      <w:r w:rsidRPr="00FF0534">
        <w:rPr>
          <w:rFonts w:ascii="David" w:hAnsi="David" w:cs="David" w:hint="eastAsia"/>
          <w:sz w:val="24"/>
          <w:szCs w:val="24"/>
          <w:rtl/>
        </w:rPr>
        <w:t>זה</w:t>
      </w:r>
      <w:r w:rsidRPr="00FF0534">
        <w:rPr>
          <w:rFonts w:ascii="David" w:hAnsi="David" w:cs="David"/>
          <w:sz w:val="24"/>
          <w:szCs w:val="24"/>
          <w:rtl/>
        </w:rPr>
        <w:t xml:space="preserve"> </w:t>
      </w:r>
      <w:r w:rsidRPr="00FF0534">
        <w:rPr>
          <w:rFonts w:ascii="David" w:hAnsi="David" w:cs="David" w:hint="eastAsia"/>
          <w:sz w:val="24"/>
          <w:szCs w:val="24"/>
          <w:rtl/>
        </w:rPr>
        <w:t>משרד</w:t>
      </w:r>
      <w:r w:rsidRPr="00FF0534">
        <w:rPr>
          <w:rFonts w:ascii="David" w:hAnsi="David" w:cs="David"/>
          <w:sz w:val="24"/>
          <w:szCs w:val="24"/>
          <w:rtl/>
        </w:rPr>
        <w:t xml:space="preserve"> </w:t>
      </w:r>
      <w:r w:rsidRPr="00FF0534">
        <w:rPr>
          <w:rFonts w:ascii="David" w:hAnsi="David" w:cs="David" w:hint="eastAsia"/>
          <w:sz w:val="24"/>
          <w:szCs w:val="24"/>
          <w:rtl/>
        </w:rPr>
        <w:t>הכלכלה</w:t>
      </w:r>
      <w:r w:rsidRPr="00FF0534">
        <w:rPr>
          <w:rFonts w:ascii="David" w:hAnsi="David" w:cs="David"/>
          <w:sz w:val="24"/>
          <w:szCs w:val="24"/>
          <w:rtl/>
        </w:rPr>
        <w:t>.</w:t>
      </w:r>
    </w:p>
    <w:p w14:paraId="588AA3CE" w14:textId="77777777" w:rsidR="00EF4F1C" w:rsidRPr="00FF0534" w:rsidRDefault="00EF4F1C" w:rsidP="00FF0534">
      <w:pPr>
        <w:numPr>
          <w:ilvl w:val="2"/>
          <w:numId w:val="4"/>
        </w:numPr>
        <w:tabs>
          <w:tab w:val="clear" w:pos="1497"/>
          <w:tab w:val="num" w:pos="1508"/>
        </w:tabs>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הנדרש</w:t>
      </w:r>
      <w:r w:rsidRPr="00FF0534">
        <w:rPr>
          <w:rFonts w:ascii="David" w:hAnsi="David" w:cs="David"/>
          <w:i/>
          <w:sz w:val="24"/>
          <w:szCs w:val="24"/>
          <w:rtl/>
        </w:rPr>
        <w:t xml:space="preserve"> </w:t>
      </w:r>
      <w:r w:rsidRPr="00FF0534">
        <w:rPr>
          <w:rFonts w:ascii="David" w:hAnsi="David" w:cs="David" w:hint="eastAsia"/>
          <w:i/>
          <w:sz w:val="24"/>
          <w:szCs w:val="24"/>
          <w:rtl/>
        </w:rPr>
        <w:t>לשם</w:t>
      </w:r>
      <w:r w:rsidRPr="00FF0534">
        <w:rPr>
          <w:rFonts w:ascii="David" w:hAnsi="David" w:cs="David"/>
          <w:i/>
          <w:sz w:val="24"/>
          <w:szCs w:val="24"/>
          <w:rtl/>
        </w:rPr>
        <w:t xml:space="preserve"> </w:t>
      </w:r>
      <w:r w:rsidRPr="00FF0534">
        <w:rPr>
          <w:rFonts w:ascii="David" w:hAnsi="David" w:cs="David" w:hint="eastAsia"/>
          <w:i/>
          <w:sz w:val="24"/>
          <w:szCs w:val="24"/>
          <w:rtl/>
        </w:rPr>
        <w:t>התקנת</w:t>
      </w:r>
      <w:r w:rsidRPr="00FF0534">
        <w:rPr>
          <w:rFonts w:ascii="David" w:hAnsi="David" w:cs="David"/>
          <w:i/>
          <w:sz w:val="24"/>
          <w:szCs w:val="24"/>
          <w:rtl/>
        </w:rPr>
        <w:t xml:space="preserve"> </w:t>
      </w:r>
      <w:r w:rsidRPr="00FF0534">
        <w:rPr>
          <w:rFonts w:ascii="David" w:hAnsi="David" w:cs="David" w:hint="eastAsia"/>
          <w:i/>
          <w:sz w:val="24"/>
          <w:szCs w:val="24"/>
          <w:rtl/>
        </w:rPr>
        <w:t>קו</w:t>
      </w:r>
      <w:r w:rsidRPr="00FF0534">
        <w:rPr>
          <w:rFonts w:ascii="David" w:hAnsi="David" w:cs="David"/>
          <w:i/>
          <w:sz w:val="24"/>
          <w:szCs w:val="24"/>
          <w:rtl/>
        </w:rPr>
        <w:t xml:space="preserve"> </w:t>
      </w:r>
      <w:r w:rsidRPr="00FF0534">
        <w:rPr>
          <w:rFonts w:ascii="David" w:hAnsi="David" w:cs="David" w:hint="eastAsia"/>
          <w:i/>
          <w:sz w:val="24"/>
          <w:szCs w:val="24"/>
          <w:rtl/>
        </w:rPr>
        <w:t>ו</w:t>
      </w:r>
      <w:r w:rsidRPr="00FF0534">
        <w:rPr>
          <w:rFonts w:ascii="David" w:hAnsi="David" w:cs="David"/>
          <w:i/>
          <w:sz w:val="24"/>
          <w:szCs w:val="24"/>
          <w:rtl/>
        </w:rPr>
        <w:t>/</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קווי</w:t>
      </w:r>
      <w:r w:rsidRPr="00FF0534">
        <w:rPr>
          <w:rFonts w:ascii="David" w:hAnsi="David" w:cs="David"/>
          <w:i/>
          <w:sz w:val="24"/>
          <w:szCs w:val="24"/>
          <w:rtl/>
        </w:rPr>
        <w:t xml:space="preserve"> </w:t>
      </w:r>
      <w:r w:rsidRPr="00FF0534">
        <w:rPr>
          <w:rFonts w:ascii="David" w:hAnsi="David" w:cs="David" w:hint="eastAsia"/>
          <w:i/>
          <w:sz w:val="24"/>
          <w:szCs w:val="24"/>
          <w:rtl/>
        </w:rPr>
        <w:t>טלפון</w:t>
      </w:r>
      <w:r w:rsidRPr="00FF0534">
        <w:rPr>
          <w:rFonts w:ascii="David" w:hAnsi="David" w:cs="David"/>
          <w:i/>
          <w:sz w:val="24"/>
          <w:szCs w:val="24"/>
          <w:rtl/>
        </w:rPr>
        <w:t xml:space="preserve"> </w:t>
      </w:r>
      <w:r w:rsidRPr="00FF0534">
        <w:rPr>
          <w:rFonts w:ascii="David" w:hAnsi="David" w:cs="David" w:hint="eastAsia"/>
          <w:i/>
          <w:sz w:val="24"/>
          <w:szCs w:val="24"/>
          <w:rtl/>
        </w:rPr>
        <w:t>במשרדי</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והמפקח</w:t>
      </w:r>
      <w:r w:rsidRPr="00FF0534">
        <w:rPr>
          <w:rFonts w:ascii="David" w:hAnsi="David" w:cs="David"/>
          <w:i/>
          <w:sz w:val="24"/>
          <w:szCs w:val="24"/>
          <w:rtl/>
        </w:rPr>
        <w:t xml:space="preserve"> </w:t>
      </w:r>
      <w:r w:rsidRPr="00FF0534">
        <w:rPr>
          <w:rFonts w:ascii="David" w:hAnsi="David" w:cs="David" w:hint="eastAsia"/>
          <w:i/>
          <w:sz w:val="24"/>
          <w:szCs w:val="24"/>
          <w:rtl/>
        </w:rPr>
        <w:t>באתר</w:t>
      </w:r>
      <w:r w:rsidRPr="00FF0534">
        <w:rPr>
          <w:rFonts w:ascii="David" w:hAnsi="David" w:cs="David"/>
          <w:i/>
          <w:sz w:val="24"/>
          <w:szCs w:val="24"/>
          <w:rtl/>
        </w:rPr>
        <w:t>.</w:t>
      </w:r>
    </w:p>
    <w:p w14:paraId="59BAECD4" w14:textId="77777777" w:rsidR="00EF4F1C" w:rsidRPr="00FF0534" w:rsidRDefault="00EF4F1C" w:rsidP="00FF0534">
      <w:pPr>
        <w:numPr>
          <w:ilvl w:val="2"/>
          <w:numId w:val="4"/>
        </w:numPr>
        <w:tabs>
          <w:tab w:val="clear" w:pos="1497"/>
          <w:tab w:val="num" w:pos="1508"/>
        </w:tabs>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יתר</w:t>
      </w:r>
      <w:r w:rsidRPr="00FF0534">
        <w:rPr>
          <w:rFonts w:ascii="David" w:hAnsi="David" w:cs="David"/>
          <w:i/>
          <w:sz w:val="24"/>
          <w:szCs w:val="24"/>
          <w:rtl/>
        </w:rPr>
        <w:t xml:space="preserve"> </w:t>
      </w:r>
      <w:r w:rsidRPr="00FF0534">
        <w:rPr>
          <w:rFonts w:ascii="David" w:hAnsi="David" w:cs="David" w:hint="eastAsia"/>
          <w:i/>
          <w:sz w:val="24"/>
          <w:szCs w:val="24"/>
          <w:rtl/>
        </w:rPr>
        <w:t>הדרוש</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בין</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נזכר</w:t>
      </w:r>
      <w:r w:rsidRPr="00FF0534">
        <w:rPr>
          <w:rFonts w:ascii="David" w:hAnsi="David" w:cs="David"/>
          <w:i/>
          <w:sz w:val="24"/>
          <w:szCs w:val="24"/>
          <w:rtl/>
        </w:rPr>
        <w:t xml:space="preserve"> </w:t>
      </w:r>
      <w:r w:rsidRPr="00FF0534">
        <w:rPr>
          <w:rFonts w:ascii="David" w:hAnsi="David" w:cs="David" w:hint="eastAsia"/>
          <w:i/>
          <w:sz w:val="24"/>
          <w:szCs w:val="24"/>
          <w:rtl/>
        </w:rPr>
        <w:t>במפורש</w:t>
      </w:r>
      <w:r w:rsidRPr="00FF0534">
        <w:rPr>
          <w:rFonts w:ascii="David" w:hAnsi="David" w:cs="David"/>
          <w:i/>
          <w:sz w:val="24"/>
          <w:szCs w:val="24"/>
          <w:rtl/>
        </w:rPr>
        <w:t xml:space="preserve"> </w:t>
      </w:r>
      <w:r w:rsidRPr="00FF0534">
        <w:rPr>
          <w:rFonts w:ascii="David" w:hAnsi="David" w:cs="David" w:hint="eastAsia"/>
          <w:i/>
          <w:sz w:val="24"/>
          <w:szCs w:val="24"/>
          <w:rtl/>
        </w:rPr>
        <w:t>ובין</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לאו</w:t>
      </w:r>
      <w:r w:rsidRPr="00FF0534">
        <w:rPr>
          <w:rFonts w:ascii="David" w:hAnsi="David" w:cs="David"/>
          <w:i/>
          <w:sz w:val="24"/>
          <w:szCs w:val="24"/>
          <w:rtl/>
        </w:rPr>
        <w:t>.</w:t>
      </w:r>
    </w:p>
    <w:p w14:paraId="731C566E" w14:textId="77777777" w:rsidR="00EF4F1C" w:rsidRPr="00FF0534" w:rsidRDefault="00EF4F1C" w:rsidP="00FF0534">
      <w:pPr>
        <w:tabs>
          <w:tab w:val="num" w:pos="1508"/>
        </w:tabs>
        <w:spacing w:after="0" w:afterAutospacing="0" w:line="240" w:lineRule="auto"/>
        <w:ind w:left="1508"/>
        <w:rPr>
          <w:rFonts w:ascii="David" w:hAnsi="David" w:cs="David"/>
          <w:sz w:val="24"/>
          <w:szCs w:val="24"/>
          <w:rtl/>
        </w:rPr>
      </w:pPr>
      <w:r w:rsidRPr="00FF0534">
        <w:rPr>
          <w:rFonts w:ascii="David" w:hAnsi="David" w:cs="David" w:hint="eastAsia"/>
          <w:sz w:val="24"/>
          <w:szCs w:val="24"/>
          <w:rtl/>
        </w:rPr>
        <w:t>למען</w:t>
      </w:r>
      <w:r w:rsidRPr="00FF0534">
        <w:rPr>
          <w:rFonts w:ascii="David" w:hAnsi="David" w:cs="David"/>
          <w:sz w:val="24"/>
          <w:szCs w:val="24"/>
          <w:rtl/>
        </w:rPr>
        <w:t xml:space="preserve"> </w:t>
      </w:r>
      <w:r w:rsidRPr="00FF0534">
        <w:rPr>
          <w:rFonts w:ascii="David" w:hAnsi="David" w:cs="David" w:hint="eastAsia"/>
          <w:sz w:val="24"/>
          <w:szCs w:val="24"/>
          <w:rtl/>
        </w:rPr>
        <w:t>הסר</w:t>
      </w:r>
      <w:r w:rsidRPr="00FF0534">
        <w:rPr>
          <w:rFonts w:ascii="David" w:hAnsi="David" w:cs="David"/>
          <w:sz w:val="24"/>
          <w:szCs w:val="24"/>
          <w:rtl/>
        </w:rPr>
        <w:t xml:space="preserve"> </w:t>
      </w:r>
      <w:r w:rsidRPr="00FF0534">
        <w:rPr>
          <w:rFonts w:ascii="David" w:hAnsi="David" w:cs="David" w:hint="eastAsia"/>
          <w:sz w:val="24"/>
          <w:szCs w:val="24"/>
          <w:rtl/>
        </w:rPr>
        <w:t>ספק</w:t>
      </w:r>
      <w:r w:rsidRPr="00FF0534">
        <w:rPr>
          <w:rFonts w:ascii="David" w:hAnsi="David" w:cs="David"/>
          <w:sz w:val="24"/>
          <w:szCs w:val="24"/>
          <w:rtl/>
        </w:rPr>
        <w:t xml:space="preserve"> </w:t>
      </w:r>
      <w:r w:rsidRPr="00FF0534">
        <w:rPr>
          <w:rFonts w:ascii="David" w:hAnsi="David" w:cs="David" w:hint="eastAsia"/>
          <w:sz w:val="24"/>
          <w:szCs w:val="24"/>
          <w:rtl/>
        </w:rPr>
        <w:t>מובהר</w:t>
      </w:r>
      <w:r w:rsidRPr="00FF0534">
        <w:rPr>
          <w:rFonts w:ascii="David" w:hAnsi="David" w:cs="David"/>
          <w:sz w:val="24"/>
          <w:szCs w:val="24"/>
          <w:rtl/>
        </w:rPr>
        <w:t xml:space="preserve"> </w:t>
      </w:r>
      <w:r w:rsidRPr="00FF0534">
        <w:rPr>
          <w:rFonts w:ascii="David" w:hAnsi="David" w:cs="David" w:hint="eastAsia"/>
          <w:sz w:val="24"/>
          <w:szCs w:val="24"/>
          <w:rtl/>
        </w:rPr>
        <w:t>בזאת</w:t>
      </w:r>
      <w:r w:rsidRPr="00FF0534">
        <w:rPr>
          <w:rFonts w:ascii="David" w:hAnsi="David" w:cs="David"/>
          <w:sz w:val="24"/>
          <w:szCs w:val="24"/>
          <w:rtl/>
        </w:rPr>
        <w:t xml:space="preserve"> </w:t>
      </w:r>
      <w:r w:rsidRPr="00FF0534">
        <w:rPr>
          <w:rFonts w:ascii="David" w:hAnsi="David" w:cs="David" w:hint="eastAsia"/>
          <w:sz w:val="24"/>
          <w:szCs w:val="24"/>
          <w:rtl/>
        </w:rPr>
        <w:t>כי</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יהא</w:t>
      </w:r>
      <w:r w:rsidRPr="00FF0534">
        <w:rPr>
          <w:rFonts w:ascii="David" w:hAnsi="David" w:cs="David"/>
          <w:sz w:val="24"/>
          <w:szCs w:val="24"/>
          <w:rtl/>
        </w:rPr>
        <w:t xml:space="preserve"> </w:t>
      </w:r>
      <w:r w:rsidRPr="00FF0534">
        <w:rPr>
          <w:rFonts w:ascii="David" w:hAnsi="David" w:cs="David" w:hint="eastAsia"/>
          <w:sz w:val="24"/>
          <w:szCs w:val="24"/>
          <w:rtl/>
        </w:rPr>
        <w:t>אחראי</w:t>
      </w:r>
      <w:r w:rsidRPr="00FF0534">
        <w:rPr>
          <w:rFonts w:ascii="David" w:hAnsi="David" w:cs="David"/>
          <w:sz w:val="24"/>
          <w:szCs w:val="24"/>
          <w:rtl/>
        </w:rPr>
        <w:t xml:space="preserve"> </w:t>
      </w:r>
      <w:r w:rsidRPr="00FF0534">
        <w:rPr>
          <w:rFonts w:ascii="David" w:hAnsi="David" w:cs="David" w:hint="eastAsia"/>
          <w:sz w:val="24"/>
          <w:szCs w:val="24"/>
          <w:rtl/>
        </w:rPr>
        <w:t>לתשלום</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הוצאות</w:t>
      </w:r>
      <w:r w:rsidRPr="00FF0534">
        <w:rPr>
          <w:rFonts w:ascii="David" w:hAnsi="David" w:cs="David"/>
          <w:sz w:val="24"/>
          <w:szCs w:val="24"/>
          <w:rtl/>
        </w:rPr>
        <w:t xml:space="preserve"> </w:t>
      </w:r>
      <w:r w:rsidRPr="00FF0534">
        <w:rPr>
          <w:rFonts w:ascii="David" w:hAnsi="David" w:cs="David" w:hint="eastAsia"/>
          <w:sz w:val="24"/>
          <w:szCs w:val="24"/>
          <w:rtl/>
        </w:rPr>
        <w:t>האתר</w:t>
      </w:r>
      <w:r w:rsidRPr="00FF0534">
        <w:rPr>
          <w:rFonts w:ascii="David" w:hAnsi="David" w:cs="David"/>
          <w:sz w:val="24"/>
          <w:szCs w:val="24"/>
          <w:rtl/>
        </w:rPr>
        <w:t xml:space="preserve">, </w:t>
      </w:r>
      <w:r w:rsidRPr="00FF0534">
        <w:rPr>
          <w:rFonts w:ascii="David" w:hAnsi="David" w:cs="David" w:hint="eastAsia"/>
          <w:sz w:val="24"/>
          <w:szCs w:val="24"/>
          <w:rtl/>
        </w:rPr>
        <w:t>לרבות</w:t>
      </w:r>
      <w:r w:rsidRPr="00FF0534">
        <w:rPr>
          <w:rFonts w:ascii="David" w:hAnsi="David" w:cs="David"/>
          <w:sz w:val="24"/>
          <w:szCs w:val="24"/>
          <w:rtl/>
        </w:rPr>
        <w:t xml:space="preserve"> </w:t>
      </w:r>
      <w:r w:rsidRPr="00FF0534">
        <w:rPr>
          <w:rFonts w:ascii="David" w:hAnsi="David" w:cs="David" w:hint="eastAsia"/>
          <w:sz w:val="24"/>
          <w:szCs w:val="24"/>
          <w:rtl/>
        </w:rPr>
        <w:t>בגין</w:t>
      </w:r>
      <w:r w:rsidRPr="00FF0534">
        <w:rPr>
          <w:rFonts w:ascii="David" w:hAnsi="David" w:cs="David"/>
          <w:sz w:val="24"/>
          <w:szCs w:val="24"/>
          <w:rtl/>
        </w:rPr>
        <w:t xml:space="preserve"> </w:t>
      </w:r>
      <w:r w:rsidRPr="00FF0534">
        <w:rPr>
          <w:rFonts w:ascii="David" w:hAnsi="David" w:cs="David" w:hint="eastAsia"/>
          <w:sz w:val="24"/>
          <w:szCs w:val="24"/>
          <w:rtl/>
        </w:rPr>
        <w:t>תשלומי</w:t>
      </w:r>
      <w:r w:rsidRPr="00FF0534">
        <w:rPr>
          <w:rFonts w:ascii="David" w:hAnsi="David" w:cs="David"/>
          <w:sz w:val="24"/>
          <w:szCs w:val="24"/>
          <w:rtl/>
        </w:rPr>
        <w:t xml:space="preserve"> </w:t>
      </w:r>
      <w:r w:rsidRPr="00FF0534">
        <w:rPr>
          <w:rFonts w:ascii="David" w:hAnsi="David" w:cs="David" w:hint="eastAsia"/>
          <w:sz w:val="24"/>
          <w:szCs w:val="24"/>
          <w:rtl/>
        </w:rPr>
        <w:t>חובה</w:t>
      </w:r>
      <w:r w:rsidRPr="00FF0534">
        <w:rPr>
          <w:rFonts w:ascii="David" w:hAnsi="David" w:cs="David"/>
          <w:sz w:val="24"/>
          <w:szCs w:val="24"/>
          <w:rtl/>
        </w:rPr>
        <w:t xml:space="preserve">, </w:t>
      </w:r>
      <w:r w:rsidRPr="00FF0534">
        <w:rPr>
          <w:rFonts w:ascii="David" w:hAnsi="David" w:cs="David" w:hint="eastAsia"/>
          <w:sz w:val="24"/>
          <w:szCs w:val="24"/>
          <w:rtl/>
        </w:rPr>
        <w:t>מיסים</w:t>
      </w:r>
      <w:r w:rsidRPr="00FF0534">
        <w:rPr>
          <w:rFonts w:ascii="David" w:hAnsi="David" w:cs="David"/>
          <w:sz w:val="24"/>
          <w:szCs w:val="24"/>
          <w:rtl/>
        </w:rPr>
        <w:t xml:space="preserve"> </w:t>
      </w:r>
      <w:r w:rsidRPr="00FF0534">
        <w:rPr>
          <w:rFonts w:ascii="David" w:hAnsi="David" w:cs="David" w:hint="eastAsia"/>
          <w:sz w:val="24"/>
          <w:szCs w:val="24"/>
          <w:rtl/>
        </w:rPr>
        <w:t>והיטלים</w:t>
      </w:r>
      <w:r w:rsidRPr="00FF0534">
        <w:rPr>
          <w:rFonts w:ascii="David" w:hAnsi="David" w:cs="David"/>
          <w:sz w:val="24"/>
          <w:szCs w:val="24"/>
          <w:rtl/>
        </w:rPr>
        <w:t xml:space="preserve"> </w:t>
      </w:r>
      <w:r w:rsidRPr="00FF0534">
        <w:rPr>
          <w:rFonts w:ascii="David" w:hAnsi="David" w:cs="David" w:hint="eastAsia"/>
          <w:sz w:val="24"/>
          <w:szCs w:val="24"/>
          <w:rtl/>
        </w:rPr>
        <w:t>לרשות</w:t>
      </w:r>
      <w:r w:rsidRPr="00FF0534">
        <w:rPr>
          <w:rFonts w:ascii="David" w:hAnsi="David" w:cs="David"/>
          <w:sz w:val="24"/>
          <w:szCs w:val="24"/>
          <w:rtl/>
        </w:rPr>
        <w:t xml:space="preserve"> </w:t>
      </w:r>
      <w:r w:rsidRPr="00FF0534">
        <w:rPr>
          <w:rFonts w:ascii="David" w:hAnsi="David" w:cs="David" w:hint="eastAsia"/>
          <w:sz w:val="24"/>
          <w:szCs w:val="24"/>
          <w:rtl/>
        </w:rPr>
        <w:t>המקומית</w:t>
      </w:r>
      <w:r w:rsidRPr="00FF0534">
        <w:rPr>
          <w:rFonts w:ascii="David" w:hAnsi="David" w:cs="David"/>
          <w:sz w:val="24"/>
          <w:szCs w:val="24"/>
          <w:rtl/>
        </w:rPr>
        <w:t xml:space="preserve"> </w:t>
      </w:r>
      <w:r w:rsidRPr="00FF0534">
        <w:rPr>
          <w:rFonts w:ascii="David" w:hAnsi="David" w:cs="David" w:hint="eastAsia"/>
          <w:sz w:val="24"/>
          <w:szCs w:val="24"/>
          <w:rtl/>
        </w:rPr>
        <w:t>צריכת</w:t>
      </w:r>
      <w:r w:rsidRPr="00FF0534">
        <w:rPr>
          <w:rFonts w:ascii="David" w:hAnsi="David" w:cs="David"/>
          <w:sz w:val="24"/>
          <w:szCs w:val="24"/>
          <w:rtl/>
        </w:rPr>
        <w:t xml:space="preserve"> </w:t>
      </w:r>
      <w:r w:rsidRPr="00FF0534">
        <w:rPr>
          <w:rFonts w:ascii="David" w:hAnsi="David" w:cs="David" w:hint="eastAsia"/>
          <w:sz w:val="24"/>
          <w:szCs w:val="24"/>
          <w:rtl/>
        </w:rPr>
        <w:t>חשמל</w:t>
      </w:r>
      <w:r w:rsidRPr="00FF0534">
        <w:rPr>
          <w:rFonts w:ascii="David" w:hAnsi="David" w:cs="David"/>
          <w:sz w:val="24"/>
          <w:szCs w:val="24"/>
          <w:rtl/>
        </w:rPr>
        <w:t xml:space="preserve">, </w:t>
      </w:r>
      <w:r w:rsidRPr="00FF0534">
        <w:rPr>
          <w:rFonts w:ascii="David" w:hAnsi="David" w:cs="David" w:hint="eastAsia"/>
          <w:sz w:val="24"/>
          <w:szCs w:val="24"/>
          <w:rtl/>
        </w:rPr>
        <w:t>מים</w:t>
      </w:r>
      <w:r w:rsidRPr="00FF0534">
        <w:rPr>
          <w:rFonts w:ascii="David" w:hAnsi="David" w:cs="David"/>
          <w:sz w:val="24"/>
          <w:szCs w:val="24"/>
          <w:rtl/>
        </w:rPr>
        <w:t xml:space="preserve">, </w:t>
      </w:r>
      <w:r w:rsidRPr="00FF0534">
        <w:rPr>
          <w:rFonts w:ascii="David" w:hAnsi="David" w:cs="David" w:hint="eastAsia"/>
          <w:sz w:val="24"/>
          <w:szCs w:val="24"/>
          <w:rtl/>
        </w:rPr>
        <w:t>טלפון</w:t>
      </w:r>
      <w:r w:rsidRPr="00FF0534">
        <w:rPr>
          <w:rFonts w:ascii="David" w:hAnsi="David" w:cs="David"/>
          <w:sz w:val="24"/>
          <w:szCs w:val="24"/>
          <w:rtl/>
        </w:rPr>
        <w:t xml:space="preserve"> </w:t>
      </w:r>
      <w:r w:rsidRPr="00FF0534">
        <w:rPr>
          <w:rFonts w:ascii="David" w:hAnsi="David" w:cs="David" w:hint="eastAsia"/>
          <w:sz w:val="24"/>
          <w:szCs w:val="24"/>
          <w:rtl/>
        </w:rPr>
        <w:t>וכיוצ</w:t>
      </w:r>
      <w:r w:rsidRPr="00FF0534">
        <w:rPr>
          <w:rFonts w:ascii="David" w:hAnsi="David" w:cs="David"/>
          <w:sz w:val="24"/>
          <w:szCs w:val="24"/>
          <w:rtl/>
        </w:rPr>
        <w:t>"</w:t>
      </w:r>
      <w:r w:rsidRPr="00FF0534">
        <w:rPr>
          <w:rFonts w:ascii="David" w:hAnsi="David" w:cs="David" w:hint="eastAsia"/>
          <w:sz w:val="24"/>
          <w:szCs w:val="24"/>
          <w:rtl/>
        </w:rPr>
        <w:t>ב</w:t>
      </w:r>
      <w:r w:rsidRPr="00FF0534">
        <w:rPr>
          <w:rFonts w:ascii="David" w:hAnsi="David" w:cs="David"/>
          <w:sz w:val="24"/>
          <w:szCs w:val="24"/>
          <w:rtl/>
        </w:rPr>
        <w:t>.</w:t>
      </w:r>
    </w:p>
    <w:p w14:paraId="212CBCD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שיש</w:t>
      </w:r>
      <w:r w:rsidRPr="00FF0534">
        <w:rPr>
          <w:rFonts w:ascii="David" w:hAnsi="David" w:cs="David"/>
          <w:i/>
          <w:sz w:val="24"/>
          <w:szCs w:val="24"/>
          <w:rtl/>
        </w:rPr>
        <w:t xml:space="preserve"> </w:t>
      </w:r>
      <w:r w:rsidRPr="00FF0534">
        <w:rPr>
          <w:rFonts w:ascii="David" w:hAnsi="David" w:cs="David" w:hint="eastAsia"/>
          <w:i/>
          <w:sz w:val="24"/>
          <w:szCs w:val="24"/>
          <w:rtl/>
        </w:rPr>
        <w:t>לבצע</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18.2 </w:t>
      </w:r>
      <w:r w:rsidRPr="00FF0534">
        <w:rPr>
          <w:rFonts w:ascii="David" w:hAnsi="David" w:cs="David" w:hint="eastAsia"/>
          <w:i/>
          <w:sz w:val="24"/>
          <w:szCs w:val="24"/>
          <w:rtl/>
        </w:rPr>
        <w:t>לעיל</w:t>
      </w:r>
      <w:r w:rsidRPr="00FF0534">
        <w:rPr>
          <w:rFonts w:ascii="David" w:hAnsi="David" w:cs="David"/>
          <w:i/>
          <w:sz w:val="24"/>
          <w:szCs w:val="24"/>
          <w:rtl/>
        </w:rPr>
        <w:t xml:space="preserve"> </w:t>
      </w:r>
      <w:r w:rsidRPr="00FF0534">
        <w:rPr>
          <w:rFonts w:ascii="David" w:hAnsi="David" w:cs="David" w:hint="eastAsia"/>
          <w:i/>
          <w:sz w:val="24"/>
          <w:szCs w:val="24"/>
          <w:rtl/>
        </w:rPr>
        <w:t>יעשה</w:t>
      </w:r>
      <w:r w:rsidRPr="00FF0534">
        <w:rPr>
          <w:rFonts w:ascii="David" w:hAnsi="David" w:cs="David"/>
          <w:i/>
          <w:sz w:val="24"/>
          <w:szCs w:val="24"/>
          <w:rtl/>
        </w:rPr>
        <w:t xml:space="preserve"> </w:t>
      </w:r>
      <w:r w:rsidRPr="00FF0534">
        <w:rPr>
          <w:rFonts w:ascii="David" w:hAnsi="David" w:cs="David" w:hint="eastAsia"/>
          <w:i/>
          <w:sz w:val="24"/>
          <w:szCs w:val="24"/>
          <w:rtl/>
        </w:rPr>
        <w:t>בתאום</w:t>
      </w:r>
      <w:r w:rsidRPr="00FF0534">
        <w:rPr>
          <w:rFonts w:ascii="David" w:hAnsi="David" w:cs="David"/>
          <w:i/>
          <w:sz w:val="24"/>
          <w:szCs w:val="24"/>
          <w:rtl/>
        </w:rPr>
        <w:t xml:space="preserve"> </w:t>
      </w:r>
      <w:r w:rsidRPr="00FF0534">
        <w:rPr>
          <w:rFonts w:ascii="David" w:hAnsi="David" w:cs="David" w:hint="eastAsia"/>
          <w:i/>
          <w:sz w:val="24"/>
          <w:szCs w:val="24"/>
          <w:rtl/>
        </w:rPr>
        <w:t>וברישוי</w:t>
      </w:r>
      <w:r w:rsidRPr="00FF0534">
        <w:rPr>
          <w:rFonts w:ascii="David" w:hAnsi="David" w:cs="David"/>
          <w:i/>
          <w:sz w:val="24"/>
          <w:szCs w:val="24"/>
          <w:rtl/>
        </w:rPr>
        <w:t xml:space="preserve"> </w:t>
      </w:r>
      <w:r w:rsidRPr="00FF0534">
        <w:rPr>
          <w:rFonts w:ascii="David" w:hAnsi="David" w:cs="David" w:hint="eastAsia"/>
          <w:i/>
          <w:sz w:val="24"/>
          <w:szCs w:val="24"/>
          <w:rtl/>
        </w:rPr>
        <w:t>הרשויות</w:t>
      </w:r>
      <w:r w:rsidRPr="00FF0534">
        <w:rPr>
          <w:rFonts w:ascii="David" w:hAnsi="David" w:cs="David"/>
          <w:i/>
          <w:sz w:val="24"/>
          <w:szCs w:val="24"/>
          <w:rtl/>
        </w:rPr>
        <w:t xml:space="preserve"> </w:t>
      </w:r>
      <w:r w:rsidRPr="00FF0534">
        <w:rPr>
          <w:rFonts w:ascii="David" w:hAnsi="David" w:cs="David" w:hint="eastAsia"/>
          <w:i/>
          <w:sz w:val="24"/>
          <w:szCs w:val="24"/>
          <w:rtl/>
        </w:rPr>
        <w:t>המוסמכות</w:t>
      </w:r>
      <w:r w:rsidRPr="00FF0534">
        <w:rPr>
          <w:rFonts w:ascii="David" w:hAnsi="David" w:cs="David"/>
          <w:i/>
          <w:sz w:val="24"/>
          <w:szCs w:val="24"/>
          <w:rtl/>
        </w:rPr>
        <w:t xml:space="preserve">, </w:t>
      </w:r>
      <w:r w:rsidRPr="00FF0534">
        <w:rPr>
          <w:rFonts w:ascii="David" w:hAnsi="David" w:cs="David" w:hint="eastAsia"/>
          <w:i/>
          <w:sz w:val="24"/>
          <w:szCs w:val="24"/>
          <w:rtl/>
        </w:rPr>
        <w:t>ובתיאום</w:t>
      </w:r>
      <w:r w:rsidRPr="00FF0534">
        <w:rPr>
          <w:rFonts w:ascii="David" w:hAnsi="David" w:cs="David"/>
          <w:i/>
          <w:sz w:val="24"/>
          <w:szCs w:val="24"/>
          <w:rtl/>
        </w:rPr>
        <w:t xml:space="preserve"> (</w:t>
      </w:r>
      <w:r w:rsidRPr="00FF0534">
        <w:rPr>
          <w:rFonts w:ascii="David" w:hAnsi="David" w:cs="David" w:hint="eastAsia"/>
          <w:i/>
          <w:sz w:val="24"/>
          <w:szCs w:val="24"/>
          <w:rtl/>
        </w:rPr>
        <w:t>לרבות</w:t>
      </w:r>
      <w:r w:rsidRPr="00FF0534">
        <w:rPr>
          <w:rFonts w:ascii="David" w:hAnsi="David" w:cs="David"/>
          <w:i/>
          <w:sz w:val="24"/>
          <w:szCs w:val="24"/>
          <w:rtl/>
        </w:rPr>
        <w:t xml:space="preserve"> </w:t>
      </w:r>
      <w:r w:rsidRPr="00FF0534">
        <w:rPr>
          <w:rFonts w:ascii="David" w:hAnsi="David" w:cs="David" w:hint="eastAsia"/>
          <w:i/>
          <w:sz w:val="24"/>
          <w:szCs w:val="24"/>
          <w:rtl/>
        </w:rPr>
        <w:t>לגבי</w:t>
      </w:r>
      <w:r w:rsidRPr="00FF0534">
        <w:rPr>
          <w:rFonts w:ascii="David" w:hAnsi="David" w:cs="David"/>
          <w:i/>
          <w:sz w:val="24"/>
          <w:szCs w:val="24"/>
          <w:rtl/>
        </w:rPr>
        <w:t xml:space="preserve"> </w:t>
      </w:r>
      <w:r w:rsidRPr="00FF0534">
        <w:rPr>
          <w:rFonts w:ascii="David" w:hAnsi="David" w:cs="David" w:hint="eastAsia"/>
          <w:i/>
          <w:sz w:val="24"/>
          <w:szCs w:val="24"/>
          <w:rtl/>
        </w:rPr>
        <w:t>מיקום</w:t>
      </w:r>
      <w:r w:rsidRPr="00FF0534">
        <w:rPr>
          <w:rFonts w:ascii="David" w:hAnsi="David" w:cs="David"/>
          <w:i/>
          <w:sz w:val="24"/>
          <w:szCs w:val="24"/>
          <w:rtl/>
        </w:rPr>
        <w:t xml:space="preserve">, </w:t>
      </w:r>
      <w:r w:rsidRPr="00FF0534">
        <w:rPr>
          <w:rFonts w:ascii="David" w:hAnsi="David" w:cs="David" w:hint="eastAsia"/>
          <w:i/>
          <w:sz w:val="24"/>
          <w:szCs w:val="24"/>
          <w:rtl/>
        </w:rPr>
        <w:t>גודל</w:t>
      </w:r>
      <w:r w:rsidRPr="00FF0534">
        <w:rPr>
          <w:rFonts w:ascii="David" w:hAnsi="David" w:cs="David"/>
          <w:i/>
          <w:sz w:val="24"/>
          <w:szCs w:val="24"/>
          <w:rtl/>
        </w:rPr>
        <w:t xml:space="preserve">, </w:t>
      </w:r>
      <w:r w:rsidRPr="00FF0534">
        <w:rPr>
          <w:rFonts w:ascii="David" w:hAnsi="David" w:cs="David" w:hint="eastAsia"/>
          <w:i/>
          <w:sz w:val="24"/>
          <w:szCs w:val="24"/>
          <w:rtl/>
        </w:rPr>
        <w:t>צורה</w:t>
      </w:r>
      <w:r w:rsidRPr="00FF0534">
        <w:rPr>
          <w:rFonts w:ascii="David" w:hAnsi="David" w:cs="David"/>
          <w:i/>
          <w:sz w:val="24"/>
          <w:szCs w:val="24"/>
          <w:rtl/>
        </w:rPr>
        <w:t xml:space="preserve">, </w:t>
      </w:r>
      <w:r w:rsidRPr="00FF0534">
        <w:rPr>
          <w:rFonts w:ascii="David" w:hAnsi="David" w:cs="David" w:hint="eastAsia"/>
          <w:i/>
          <w:sz w:val="24"/>
          <w:szCs w:val="24"/>
          <w:rtl/>
        </w:rPr>
        <w:t>היקף</w:t>
      </w:r>
      <w:r w:rsidRPr="00FF0534">
        <w:rPr>
          <w:rFonts w:ascii="David" w:hAnsi="David" w:cs="David"/>
          <w:i/>
          <w:sz w:val="24"/>
          <w:szCs w:val="24"/>
          <w:rtl/>
        </w:rPr>
        <w:t xml:space="preserve"> </w:t>
      </w:r>
      <w:r w:rsidRPr="00FF0534">
        <w:rPr>
          <w:rFonts w:ascii="David" w:hAnsi="David" w:cs="David" w:hint="eastAsia"/>
          <w:i/>
          <w:sz w:val="24"/>
          <w:szCs w:val="24"/>
          <w:rtl/>
        </w:rPr>
        <w:t>ואופן</w:t>
      </w:r>
      <w:r w:rsidRPr="00FF0534">
        <w:rPr>
          <w:rFonts w:ascii="David" w:hAnsi="David" w:cs="David"/>
          <w:i/>
          <w:sz w:val="24"/>
          <w:szCs w:val="24"/>
          <w:rtl/>
        </w:rPr>
        <w:t xml:space="preserve"> </w:t>
      </w:r>
      <w:r w:rsidRPr="00FF0534">
        <w:rPr>
          <w:rFonts w:ascii="David" w:hAnsi="David" w:cs="David" w:hint="eastAsia"/>
          <w:i/>
          <w:sz w:val="24"/>
          <w:szCs w:val="24"/>
          <w:rtl/>
        </w:rPr>
        <w:t>ביצוע</w:t>
      </w:r>
      <w:r w:rsidRPr="00FF0534">
        <w:rPr>
          <w:rFonts w:ascii="David" w:hAnsi="David" w:cs="David"/>
          <w:i/>
          <w:sz w:val="24"/>
          <w:szCs w:val="24"/>
          <w:rtl/>
        </w:rPr>
        <w:t xml:space="preserve">) </w:t>
      </w:r>
      <w:r w:rsidRPr="00FF0534">
        <w:rPr>
          <w:rFonts w:ascii="David" w:hAnsi="David" w:cs="David" w:hint="eastAsia"/>
          <w:i/>
          <w:sz w:val="24"/>
          <w:szCs w:val="24"/>
          <w:rtl/>
        </w:rPr>
        <w:t>עם</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ובאישורו</w:t>
      </w:r>
      <w:r w:rsidRPr="00FF0534">
        <w:rPr>
          <w:rFonts w:ascii="David" w:hAnsi="David" w:cs="David"/>
          <w:i/>
          <w:sz w:val="24"/>
          <w:szCs w:val="24"/>
          <w:rtl/>
        </w:rPr>
        <w:t>.</w:t>
      </w:r>
    </w:p>
    <w:p w14:paraId="4C562A59" w14:textId="77777777" w:rsidR="00EF4F1C" w:rsidRPr="00FF0534" w:rsidRDefault="00EF4F1C" w:rsidP="00FF0534">
      <w:pPr>
        <w:spacing w:after="0" w:afterAutospacing="0" w:line="240" w:lineRule="auto"/>
        <w:ind w:left="799"/>
        <w:rPr>
          <w:rFonts w:ascii="David" w:hAnsi="David" w:cs="David"/>
          <w:sz w:val="24"/>
          <w:szCs w:val="24"/>
          <w:rtl/>
        </w:rPr>
      </w:pPr>
      <w:r w:rsidRPr="00FF0534">
        <w:rPr>
          <w:rFonts w:ascii="David" w:hAnsi="David" w:cs="David" w:hint="eastAsia"/>
          <w:sz w:val="24"/>
          <w:szCs w:val="24"/>
          <w:rtl/>
        </w:rPr>
        <w:t>במידה</w:t>
      </w:r>
      <w:r w:rsidRPr="00FF0534">
        <w:rPr>
          <w:rFonts w:ascii="David" w:hAnsi="David" w:cs="David"/>
          <w:sz w:val="24"/>
          <w:szCs w:val="24"/>
          <w:rtl/>
        </w:rPr>
        <w:t xml:space="preserve"> </w:t>
      </w:r>
      <w:r w:rsidRPr="00FF0534">
        <w:rPr>
          <w:rFonts w:ascii="David" w:hAnsi="David" w:cs="David" w:hint="eastAsia"/>
          <w:sz w:val="24"/>
          <w:szCs w:val="24"/>
          <w:rtl/>
        </w:rPr>
        <w:t>והמפקח</w:t>
      </w:r>
      <w:r w:rsidRPr="00FF0534">
        <w:rPr>
          <w:rFonts w:ascii="David" w:hAnsi="David" w:cs="David"/>
          <w:sz w:val="24"/>
          <w:szCs w:val="24"/>
          <w:rtl/>
        </w:rPr>
        <w:t xml:space="preserve"> </w:t>
      </w:r>
      <w:r w:rsidRPr="00FF0534">
        <w:rPr>
          <w:rFonts w:ascii="David" w:hAnsi="David" w:cs="David" w:hint="eastAsia"/>
          <w:sz w:val="24"/>
          <w:szCs w:val="24"/>
          <w:rtl/>
        </w:rPr>
        <w:t>ימצא</w:t>
      </w:r>
      <w:r w:rsidRPr="00FF0534">
        <w:rPr>
          <w:rFonts w:ascii="David" w:hAnsi="David" w:cs="David"/>
          <w:sz w:val="24"/>
          <w:szCs w:val="24"/>
          <w:rtl/>
        </w:rPr>
        <w:t xml:space="preserve"> </w:t>
      </w:r>
      <w:r w:rsidRPr="00FF0534">
        <w:rPr>
          <w:rFonts w:ascii="David" w:hAnsi="David" w:cs="David" w:hint="eastAsia"/>
          <w:sz w:val="24"/>
          <w:szCs w:val="24"/>
          <w:rtl/>
        </w:rPr>
        <w:t>לנכון</w:t>
      </w:r>
      <w:r w:rsidRPr="00FF0534">
        <w:rPr>
          <w:rFonts w:ascii="David" w:hAnsi="David" w:cs="David"/>
          <w:sz w:val="24"/>
          <w:szCs w:val="24"/>
          <w:rtl/>
        </w:rPr>
        <w:t xml:space="preserve"> </w:t>
      </w:r>
      <w:r w:rsidRPr="00FF0534">
        <w:rPr>
          <w:rFonts w:ascii="David" w:hAnsi="David" w:cs="David" w:hint="eastAsia"/>
          <w:sz w:val="24"/>
          <w:szCs w:val="24"/>
          <w:rtl/>
        </w:rPr>
        <w:t>במהלך</w:t>
      </w:r>
      <w:r w:rsidRPr="00FF0534">
        <w:rPr>
          <w:rFonts w:ascii="David" w:hAnsi="David" w:cs="David"/>
          <w:sz w:val="24"/>
          <w:szCs w:val="24"/>
          <w:rtl/>
        </w:rPr>
        <w:t xml:space="preserve"> </w:t>
      </w:r>
      <w:r w:rsidRPr="00FF0534">
        <w:rPr>
          <w:rFonts w:ascii="David" w:hAnsi="David" w:cs="David" w:hint="eastAsia"/>
          <w:sz w:val="24"/>
          <w:szCs w:val="24"/>
          <w:rtl/>
        </w:rPr>
        <w:t>העבודות</w:t>
      </w:r>
      <w:r w:rsidRPr="00FF0534">
        <w:rPr>
          <w:rFonts w:ascii="David" w:hAnsi="David" w:cs="David"/>
          <w:sz w:val="24"/>
          <w:szCs w:val="24"/>
          <w:rtl/>
        </w:rPr>
        <w:t xml:space="preserve"> </w:t>
      </w:r>
      <w:r w:rsidRPr="00FF0534">
        <w:rPr>
          <w:rFonts w:ascii="David" w:hAnsi="David" w:cs="David" w:hint="eastAsia"/>
          <w:sz w:val="24"/>
          <w:szCs w:val="24"/>
          <w:rtl/>
        </w:rPr>
        <w:t>שיש</w:t>
      </w:r>
      <w:r w:rsidRPr="00FF0534">
        <w:rPr>
          <w:rFonts w:ascii="David" w:hAnsi="David" w:cs="David"/>
          <w:sz w:val="24"/>
          <w:szCs w:val="24"/>
          <w:rtl/>
        </w:rPr>
        <w:t xml:space="preserve"> </w:t>
      </w:r>
      <w:r w:rsidRPr="00FF0534">
        <w:rPr>
          <w:rFonts w:ascii="David" w:hAnsi="David" w:cs="David" w:hint="eastAsia"/>
          <w:sz w:val="24"/>
          <w:szCs w:val="24"/>
          <w:rtl/>
        </w:rPr>
        <w:t>צורך</w:t>
      </w:r>
      <w:r w:rsidRPr="00FF0534">
        <w:rPr>
          <w:rFonts w:ascii="David" w:hAnsi="David" w:cs="David"/>
          <w:sz w:val="24"/>
          <w:szCs w:val="24"/>
          <w:rtl/>
        </w:rPr>
        <w:t xml:space="preserve"> </w:t>
      </w:r>
      <w:r w:rsidRPr="00FF0534">
        <w:rPr>
          <w:rFonts w:ascii="David" w:hAnsi="David" w:cs="David" w:hint="eastAsia"/>
          <w:sz w:val="24"/>
          <w:szCs w:val="24"/>
          <w:rtl/>
        </w:rPr>
        <w:t>בהעברת</w:t>
      </w:r>
      <w:r w:rsidRPr="00FF0534">
        <w:rPr>
          <w:rFonts w:ascii="David" w:hAnsi="David" w:cs="David"/>
          <w:sz w:val="24"/>
          <w:szCs w:val="24"/>
          <w:rtl/>
        </w:rPr>
        <w:t xml:space="preserve"> </w:t>
      </w:r>
      <w:r w:rsidRPr="00FF0534">
        <w:rPr>
          <w:rFonts w:ascii="David" w:hAnsi="David" w:cs="David" w:hint="eastAsia"/>
          <w:sz w:val="24"/>
          <w:szCs w:val="24"/>
          <w:rtl/>
        </w:rPr>
        <w:t>איזה</w:t>
      </w:r>
      <w:r w:rsidRPr="00FF0534">
        <w:rPr>
          <w:rFonts w:ascii="David" w:hAnsi="David" w:cs="David"/>
          <w:sz w:val="24"/>
          <w:szCs w:val="24"/>
          <w:rtl/>
        </w:rPr>
        <w:t xml:space="preserve"> </w:t>
      </w:r>
      <w:r w:rsidRPr="00FF0534">
        <w:rPr>
          <w:rFonts w:ascii="David" w:hAnsi="David" w:cs="David" w:hint="eastAsia"/>
          <w:sz w:val="24"/>
          <w:szCs w:val="24"/>
          <w:rtl/>
        </w:rPr>
        <w:t>מהאמצעים</w:t>
      </w:r>
      <w:r w:rsidRPr="00FF0534">
        <w:rPr>
          <w:rFonts w:ascii="David" w:hAnsi="David" w:cs="David"/>
          <w:sz w:val="24"/>
          <w:szCs w:val="24"/>
          <w:rtl/>
        </w:rPr>
        <w:t xml:space="preserve"> </w:t>
      </w:r>
      <w:r w:rsidRPr="00FF0534">
        <w:rPr>
          <w:rFonts w:ascii="David" w:hAnsi="David" w:cs="David" w:hint="eastAsia"/>
          <w:sz w:val="24"/>
          <w:szCs w:val="24"/>
          <w:rtl/>
        </w:rPr>
        <w:t>הנ</w:t>
      </w:r>
      <w:r w:rsidRPr="00FF0534">
        <w:rPr>
          <w:rFonts w:ascii="David" w:hAnsi="David" w:cs="David"/>
          <w:sz w:val="24"/>
          <w:szCs w:val="24"/>
          <w:rtl/>
        </w:rPr>
        <w:t>"</w:t>
      </w:r>
      <w:r w:rsidRPr="00FF0534">
        <w:rPr>
          <w:rFonts w:ascii="David" w:hAnsi="David" w:cs="David" w:hint="eastAsia"/>
          <w:sz w:val="24"/>
          <w:szCs w:val="24"/>
          <w:rtl/>
        </w:rPr>
        <w:t>ל</w:t>
      </w:r>
      <w:r w:rsidRPr="00FF0534">
        <w:rPr>
          <w:rFonts w:ascii="David" w:hAnsi="David" w:cs="David"/>
          <w:sz w:val="24"/>
          <w:szCs w:val="24"/>
          <w:rtl/>
        </w:rPr>
        <w:t xml:space="preserve"> </w:t>
      </w:r>
      <w:r w:rsidRPr="00FF0534">
        <w:rPr>
          <w:rFonts w:ascii="David" w:hAnsi="David" w:cs="David" w:hint="eastAsia"/>
          <w:sz w:val="24"/>
          <w:szCs w:val="24"/>
          <w:rtl/>
        </w:rPr>
        <w:t>ממקומם</w:t>
      </w:r>
      <w:r w:rsidRPr="00FF0534">
        <w:rPr>
          <w:rFonts w:ascii="David" w:hAnsi="David" w:cs="David"/>
          <w:sz w:val="24"/>
          <w:szCs w:val="24"/>
          <w:rtl/>
        </w:rPr>
        <w:t xml:space="preserve"> </w:t>
      </w:r>
      <w:r w:rsidRPr="00FF0534">
        <w:rPr>
          <w:rFonts w:ascii="David" w:hAnsi="David" w:cs="David" w:hint="eastAsia"/>
          <w:sz w:val="24"/>
          <w:szCs w:val="24"/>
          <w:rtl/>
        </w:rPr>
        <w:t>והתקנתם</w:t>
      </w:r>
      <w:r w:rsidRPr="00FF0534">
        <w:rPr>
          <w:rFonts w:ascii="David" w:hAnsi="David" w:cs="David"/>
          <w:sz w:val="24"/>
          <w:szCs w:val="24"/>
          <w:rtl/>
        </w:rPr>
        <w:t xml:space="preserve"> </w:t>
      </w:r>
      <w:r w:rsidRPr="00FF0534">
        <w:rPr>
          <w:rFonts w:ascii="David" w:hAnsi="David" w:cs="David" w:hint="eastAsia"/>
          <w:sz w:val="24"/>
          <w:szCs w:val="24"/>
          <w:rtl/>
        </w:rPr>
        <w:t>במקום</w:t>
      </w:r>
      <w:r w:rsidRPr="00FF0534">
        <w:rPr>
          <w:rFonts w:ascii="David" w:hAnsi="David" w:cs="David"/>
          <w:sz w:val="24"/>
          <w:szCs w:val="24"/>
          <w:rtl/>
        </w:rPr>
        <w:t xml:space="preserve"> </w:t>
      </w:r>
      <w:r w:rsidRPr="00FF0534">
        <w:rPr>
          <w:rFonts w:ascii="David" w:hAnsi="David" w:cs="David" w:hint="eastAsia"/>
          <w:sz w:val="24"/>
          <w:szCs w:val="24"/>
          <w:rtl/>
        </w:rPr>
        <w:t>אחר</w:t>
      </w:r>
      <w:r w:rsidRPr="00FF0534">
        <w:rPr>
          <w:rFonts w:ascii="David" w:hAnsi="David" w:cs="David"/>
          <w:sz w:val="24"/>
          <w:szCs w:val="24"/>
          <w:rtl/>
        </w:rPr>
        <w:t xml:space="preserve">, </w:t>
      </w:r>
      <w:r w:rsidRPr="00FF0534">
        <w:rPr>
          <w:rFonts w:ascii="David" w:hAnsi="David" w:cs="David" w:hint="eastAsia"/>
          <w:sz w:val="24"/>
          <w:szCs w:val="24"/>
          <w:rtl/>
        </w:rPr>
        <w:t>יהיה</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חייב</w:t>
      </w:r>
      <w:r w:rsidRPr="00FF0534">
        <w:rPr>
          <w:rFonts w:ascii="David" w:hAnsi="David" w:cs="David"/>
          <w:sz w:val="24"/>
          <w:szCs w:val="24"/>
          <w:rtl/>
        </w:rPr>
        <w:t xml:space="preserve"> </w:t>
      </w:r>
      <w:r w:rsidRPr="00FF0534">
        <w:rPr>
          <w:rFonts w:ascii="David" w:hAnsi="David" w:cs="David" w:hint="eastAsia"/>
          <w:sz w:val="24"/>
          <w:szCs w:val="24"/>
          <w:rtl/>
        </w:rPr>
        <w:t>לבצע</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חשבונו</w:t>
      </w:r>
      <w:r w:rsidRPr="00FF0534">
        <w:rPr>
          <w:rFonts w:ascii="David" w:hAnsi="David" w:cs="David"/>
          <w:sz w:val="24"/>
          <w:szCs w:val="24"/>
          <w:rtl/>
        </w:rPr>
        <w:t xml:space="preserve"> </w:t>
      </w:r>
      <w:r w:rsidRPr="00FF0534">
        <w:rPr>
          <w:rFonts w:ascii="David" w:hAnsi="David" w:cs="David" w:hint="eastAsia"/>
          <w:sz w:val="24"/>
          <w:szCs w:val="24"/>
          <w:rtl/>
        </w:rPr>
        <w:t>ואולם</w:t>
      </w:r>
      <w:r w:rsidRPr="00FF0534">
        <w:rPr>
          <w:rFonts w:ascii="David" w:hAnsi="David" w:cs="David"/>
          <w:sz w:val="24"/>
          <w:szCs w:val="24"/>
          <w:rtl/>
        </w:rPr>
        <w:t xml:space="preserve"> </w:t>
      </w:r>
      <w:r w:rsidRPr="00FF0534">
        <w:rPr>
          <w:rFonts w:ascii="David" w:hAnsi="David" w:cs="David" w:hint="eastAsia"/>
          <w:sz w:val="24"/>
          <w:szCs w:val="24"/>
          <w:rtl/>
        </w:rPr>
        <w:t>אם</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נעשתה</w:t>
      </w:r>
      <w:r w:rsidRPr="00FF0534">
        <w:rPr>
          <w:rFonts w:ascii="David" w:hAnsi="David" w:cs="David"/>
          <w:sz w:val="24"/>
          <w:szCs w:val="24"/>
          <w:rtl/>
        </w:rPr>
        <w:t xml:space="preserve"> </w:t>
      </w:r>
      <w:r w:rsidRPr="00FF0534">
        <w:rPr>
          <w:rFonts w:ascii="David" w:hAnsi="David" w:cs="David" w:hint="eastAsia"/>
          <w:sz w:val="24"/>
          <w:szCs w:val="24"/>
          <w:rtl/>
        </w:rPr>
        <w:t>ממקום</w:t>
      </w:r>
      <w:r w:rsidRPr="00FF0534">
        <w:rPr>
          <w:rFonts w:ascii="David" w:hAnsi="David" w:cs="David"/>
          <w:sz w:val="24"/>
          <w:szCs w:val="24"/>
          <w:rtl/>
        </w:rPr>
        <w:t xml:space="preserve"> </w:t>
      </w:r>
      <w:r w:rsidRPr="00FF0534">
        <w:rPr>
          <w:rFonts w:ascii="David" w:hAnsi="David" w:cs="David" w:hint="eastAsia"/>
          <w:sz w:val="24"/>
          <w:szCs w:val="24"/>
          <w:rtl/>
        </w:rPr>
        <w:t>שאושר</w:t>
      </w:r>
      <w:r w:rsidRPr="00FF0534">
        <w:rPr>
          <w:rFonts w:ascii="David" w:hAnsi="David" w:cs="David"/>
          <w:sz w:val="24"/>
          <w:szCs w:val="24"/>
          <w:rtl/>
        </w:rPr>
        <w:t xml:space="preserve"> </w:t>
      </w:r>
      <w:r w:rsidRPr="00FF0534">
        <w:rPr>
          <w:rFonts w:ascii="David" w:hAnsi="David" w:cs="David" w:hint="eastAsia"/>
          <w:sz w:val="24"/>
          <w:szCs w:val="24"/>
          <w:rtl/>
        </w:rPr>
        <w:t>קודם</w:t>
      </w:r>
      <w:r w:rsidRPr="00FF0534">
        <w:rPr>
          <w:rFonts w:ascii="David" w:hAnsi="David" w:cs="David"/>
          <w:sz w:val="24"/>
          <w:szCs w:val="24"/>
          <w:rtl/>
        </w:rPr>
        <w:t xml:space="preserve"> </w:t>
      </w:r>
      <w:r w:rsidRPr="00FF0534">
        <w:rPr>
          <w:rFonts w:ascii="David" w:hAnsi="David" w:cs="David" w:hint="eastAsia"/>
          <w:sz w:val="24"/>
          <w:szCs w:val="24"/>
          <w:rtl/>
        </w:rPr>
        <w:t>לכן</w:t>
      </w:r>
      <w:r w:rsidRPr="00FF0534">
        <w:rPr>
          <w:rFonts w:ascii="David" w:hAnsi="David" w:cs="David"/>
          <w:sz w:val="24"/>
          <w:szCs w:val="24"/>
          <w:rtl/>
        </w:rPr>
        <w:t xml:space="preserve"> </w:t>
      </w:r>
      <w:r w:rsidRPr="00FF0534">
        <w:rPr>
          <w:rFonts w:ascii="David" w:hAnsi="David" w:cs="David" w:hint="eastAsia"/>
          <w:sz w:val="24"/>
          <w:szCs w:val="24"/>
          <w:rtl/>
        </w:rPr>
        <w:t>ע</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וההעברה</w:t>
      </w:r>
      <w:r w:rsidRPr="00FF0534">
        <w:rPr>
          <w:rFonts w:ascii="David" w:hAnsi="David" w:cs="David"/>
          <w:sz w:val="24"/>
          <w:szCs w:val="24"/>
          <w:rtl/>
        </w:rPr>
        <w:t xml:space="preserve"> </w:t>
      </w:r>
      <w:r w:rsidRPr="00FF0534">
        <w:rPr>
          <w:rFonts w:ascii="David" w:hAnsi="David" w:cs="David" w:hint="eastAsia"/>
          <w:sz w:val="24"/>
          <w:szCs w:val="24"/>
          <w:rtl/>
        </w:rPr>
        <w:t>לא</w:t>
      </w:r>
      <w:r w:rsidRPr="00FF0534">
        <w:rPr>
          <w:rFonts w:ascii="David" w:hAnsi="David" w:cs="David"/>
          <w:sz w:val="24"/>
          <w:szCs w:val="24"/>
          <w:rtl/>
        </w:rPr>
        <w:t xml:space="preserve"> </w:t>
      </w:r>
      <w:r w:rsidRPr="00FF0534">
        <w:rPr>
          <w:rFonts w:ascii="David" w:hAnsi="David" w:cs="David" w:hint="eastAsia"/>
          <w:sz w:val="24"/>
          <w:szCs w:val="24"/>
          <w:rtl/>
        </w:rPr>
        <w:t>התחייבה</w:t>
      </w:r>
      <w:r w:rsidRPr="00FF0534">
        <w:rPr>
          <w:rFonts w:ascii="David" w:hAnsi="David" w:cs="David"/>
          <w:sz w:val="24"/>
          <w:szCs w:val="24"/>
          <w:rtl/>
        </w:rPr>
        <w:t xml:space="preserve"> </w:t>
      </w:r>
      <w:r w:rsidRPr="00FF0534">
        <w:rPr>
          <w:rFonts w:ascii="David" w:hAnsi="David" w:cs="David" w:hint="eastAsia"/>
          <w:sz w:val="24"/>
          <w:szCs w:val="24"/>
          <w:rtl/>
        </w:rPr>
        <w:t>מסטייה</w:t>
      </w:r>
      <w:r w:rsidRPr="00FF0534">
        <w:rPr>
          <w:rFonts w:ascii="David" w:hAnsi="David" w:cs="David"/>
          <w:sz w:val="24"/>
          <w:szCs w:val="24"/>
          <w:rtl/>
        </w:rPr>
        <w:t xml:space="preserve"> </w:t>
      </w:r>
      <w:r w:rsidRPr="00FF0534">
        <w:rPr>
          <w:rFonts w:ascii="David" w:hAnsi="David" w:cs="David" w:hint="eastAsia"/>
          <w:sz w:val="24"/>
          <w:szCs w:val="24"/>
          <w:rtl/>
        </w:rPr>
        <w:t>מלוח</w:t>
      </w:r>
      <w:r w:rsidRPr="00FF0534">
        <w:rPr>
          <w:rFonts w:ascii="David" w:hAnsi="David" w:cs="David"/>
          <w:sz w:val="24"/>
          <w:szCs w:val="24"/>
          <w:rtl/>
        </w:rPr>
        <w:t xml:space="preserve"> </w:t>
      </w:r>
      <w:r w:rsidRPr="00FF0534">
        <w:rPr>
          <w:rFonts w:ascii="David" w:hAnsi="David" w:cs="David" w:hint="eastAsia"/>
          <w:sz w:val="24"/>
          <w:szCs w:val="24"/>
          <w:rtl/>
        </w:rPr>
        <w:t>הזמנים</w:t>
      </w:r>
      <w:r w:rsidRPr="00FF0534">
        <w:rPr>
          <w:rFonts w:ascii="David" w:hAnsi="David" w:cs="David"/>
          <w:sz w:val="24"/>
          <w:szCs w:val="24"/>
          <w:rtl/>
        </w:rPr>
        <w:t xml:space="preserve"> </w:t>
      </w:r>
      <w:r w:rsidRPr="00FF0534">
        <w:rPr>
          <w:rFonts w:ascii="David" w:hAnsi="David" w:cs="David" w:hint="eastAsia"/>
          <w:sz w:val="24"/>
          <w:szCs w:val="24"/>
          <w:rtl/>
        </w:rPr>
        <w:t>שהקבלן</w:t>
      </w:r>
      <w:r w:rsidRPr="00FF0534">
        <w:rPr>
          <w:rFonts w:ascii="David" w:hAnsi="David" w:cs="David"/>
          <w:sz w:val="24"/>
          <w:szCs w:val="24"/>
          <w:rtl/>
        </w:rPr>
        <w:t xml:space="preserve"> </w:t>
      </w:r>
      <w:r w:rsidRPr="00FF0534">
        <w:rPr>
          <w:rFonts w:ascii="David" w:hAnsi="David" w:cs="David" w:hint="eastAsia"/>
          <w:sz w:val="24"/>
          <w:szCs w:val="24"/>
          <w:rtl/>
        </w:rPr>
        <w:t>אחראי</w:t>
      </w:r>
      <w:r w:rsidRPr="00FF0534">
        <w:rPr>
          <w:rFonts w:ascii="David" w:hAnsi="David" w:cs="David"/>
          <w:sz w:val="24"/>
          <w:szCs w:val="24"/>
          <w:rtl/>
        </w:rPr>
        <w:t xml:space="preserve"> </w:t>
      </w:r>
      <w:r w:rsidRPr="00FF0534">
        <w:rPr>
          <w:rFonts w:ascii="David" w:hAnsi="David" w:cs="David" w:hint="eastAsia"/>
          <w:sz w:val="24"/>
          <w:szCs w:val="24"/>
          <w:rtl/>
        </w:rPr>
        <w:t>לה</w:t>
      </w:r>
      <w:r w:rsidRPr="00FF0534">
        <w:rPr>
          <w:rFonts w:ascii="David" w:hAnsi="David" w:cs="David"/>
          <w:sz w:val="24"/>
          <w:szCs w:val="24"/>
          <w:rtl/>
        </w:rPr>
        <w:t xml:space="preserve"> </w:t>
      </w:r>
      <w:r w:rsidRPr="00FF0534">
        <w:rPr>
          <w:rFonts w:ascii="David" w:hAnsi="David" w:cs="David" w:hint="eastAsia"/>
          <w:sz w:val="24"/>
          <w:szCs w:val="24"/>
          <w:rtl/>
        </w:rPr>
        <w:t>לפי</w:t>
      </w:r>
      <w:r w:rsidRPr="00FF0534">
        <w:rPr>
          <w:rFonts w:ascii="David" w:hAnsi="David" w:cs="David"/>
          <w:sz w:val="24"/>
          <w:szCs w:val="24"/>
          <w:rtl/>
        </w:rPr>
        <w:t xml:space="preserve"> </w:t>
      </w:r>
      <w:r w:rsidRPr="00FF0534">
        <w:rPr>
          <w:rFonts w:ascii="David" w:hAnsi="David" w:cs="David" w:hint="eastAsia"/>
          <w:sz w:val="24"/>
          <w:szCs w:val="24"/>
          <w:rtl/>
        </w:rPr>
        <w:t>קביעת</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אזי</w:t>
      </w:r>
      <w:r w:rsidRPr="00FF0534">
        <w:rPr>
          <w:rFonts w:ascii="David" w:hAnsi="David" w:cs="David"/>
          <w:sz w:val="24"/>
          <w:szCs w:val="24"/>
          <w:rtl/>
        </w:rPr>
        <w:t xml:space="preserve"> </w:t>
      </w:r>
      <w:r w:rsidRPr="00FF0534">
        <w:rPr>
          <w:rFonts w:ascii="David" w:hAnsi="David" w:cs="David" w:hint="eastAsia"/>
          <w:sz w:val="24"/>
          <w:szCs w:val="24"/>
          <w:rtl/>
        </w:rPr>
        <w:t>יהיה</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זכאי</w:t>
      </w:r>
      <w:r w:rsidRPr="00FF0534">
        <w:rPr>
          <w:rFonts w:ascii="David" w:hAnsi="David" w:cs="David"/>
          <w:sz w:val="24"/>
          <w:szCs w:val="24"/>
          <w:rtl/>
        </w:rPr>
        <w:t xml:space="preserve"> </w:t>
      </w:r>
      <w:r w:rsidRPr="00FF0534">
        <w:rPr>
          <w:rFonts w:ascii="David" w:hAnsi="David" w:cs="David" w:hint="eastAsia"/>
          <w:sz w:val="24"/>
          <w:szCs w:val="24"/>
          <w:rtl/>
        </w:rPr>
        <w:t>להחזר</w:t>
      </w:r>
      <w:r w:rsidRPr="00FF0534">
        <w:rPr>
          <w:rFonts w:ascii="David" w:hAnsi="David" w:cs="David"/>
          <w:sz w:val="24"/>
          <w:szCs w:val="24"/>
          <w:rtl/>
        </w:rPr>
        <w:t xml:space="preserve"> </w:t>
      </w:r>
      <w:r w:rsidRPr="00FF0534">
        <w:rPr>
          <w:rFonts w:ascii="David" w:hAnsi="David" w:cs="David" w:hint="eastAsia"/>
          <w:sz w:val="24"/>
          <w:szCs w:val="24"/>
          <w:rtl/>
        </w:rPr>
        <w:t>הוצאות</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כפי</w:t>
      </w:r>
      <w:r w:rsidRPr="00FF0534">
        <w:rPr>
          <w:rFonts w:ascii="David" w:hAnsi="David" w:cs="David"/>
          <w:sz w:val="24"/>
          <w:szCs w:val="24"/>
          <w:rtl/>
        </w:rPr>
        <w:t xml:space="preserve"> </w:t>
      </w:r>
      <w:r w:rsidRPr="00FF0534">
        <w:rPr>
          <w:rFonts w:ascii="David" w:hAnsi="David" w:cs="David" w:hint="eastAsia"/>
          <w:sz w:val="24"/>
          <w:szCs w:val="24"/>
          <w:rtl/>
        </w:rPr>
        <w:t>שיקבעו</w:t>
      </w:r>
      <w:r w:rsidRPr="00FF0534">
        <w:rPr>
          <w:rFonts w:ascii="David" w:hAnsi="David" w:cs="David"/>
          <w:sz w:val="24"/>
          <w:szCs w:val="24"/>
          <w:rtl/>
        </w:rPr>
        <w:t xml:space="preserve"> </w:t>
      </w:r>
      <w:r w:rsidRPr="00FF0534">
        <w:rPr>
          <w:rFonts w:ascii="David" w:hAnsi="David" w:cs="David" w:hint="eastAsia"/>
          <w:sz w:val="24"/>
          <w:szCs w:val="24"/>
          <w:rtl/>
        </w:rPr>
        <w:t>ע</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w:t>
      </w:r>
    </w:p>
    <w:p w14:paraId="20A37DCA" w14:textId="77777777" w:rsidR="00EF4F1C" w:rsidRPr="00FF0534" w:rsidRDefault="00EF4F1C" w:rsidP="00FF0534">
      <w:pPr>
        <w:spacing w:after="0" w:afterAutospacing="0" w:line="240" w:lineRule="auto"/>
        <w:ind w:left="799"/>
        <w:rPr>
          <w:rFonts w:ascii="David" w:hAnsi="David" w:cs="David"/>
          <w:sz w:val="24"/>
          <w:szCs w:val="24"/>
          <w:rtl/>
        </w:rPr>
      </w:pPr>
      <w:r w:rsidRPr="00FF0534">
        <w:rPr>
          <w:rFonts w:ascii="David" w:hAnsi="David" w:cs="David" w:hint="eastAsia"/>
          <w:sz w:val="24"/>
          <w:szCs w:val="24"/>
          <w:rtl/>
        </w:rPr>
        <w:t>במידה</w:t>
      </w:r>
      <w:r w:rsidRPr="00FF0534">
        <w:rPr>
          <w:rFonts w:ascii="David" w:hAnsi="David" w:cs="David"/>
          <w:sz w:val="24"/>
          <w:szCs w:val="24"/>
          <w:rtl/>
        </w:rPr>
        <w:t xml:space="preserve"> </w:t>
      </w:r>
      <w:r w:rsidRPr="00FF0534">
        <w:rPr>
          <w:rFonts w:ascii="David" w:hAnsi="David" w:cs="David" w:hint="eastAsia"/>
          <w:sz w:val="24"/>
          <w:szCs w:val="24"/>
          <w:rtl/>
        </w:rPr>
        <w:t>והמזמין</w:t>
      </w:r>
      <w:r w:rsidRPr="00FF0534">
        <w:rPr>
          <w:rFonts w:ascii="David" w:hAnsi="David" w:cs="David"/>
          <w:sz w:val="24"/>
          <w:szCs w:val="24"/>
          <w:rtl/>
        </w:rPr>
        <w:t xml:space="preserve"> </w:t>
      </w:r>
      <w:r w:rsidRPr="00FF0534">
        <w:rPr>
          <w:rFonts w:ascii="David" w:hAnsi="David" w:cs="David" w:hint="eastAsia"/>
          <w:sz w:val="24"/>
          <w:szCs w:val="24"/>
          <w:rtl/>
        </w:rPr>
        <w:t>יספק</w:t>
      </w:r>
      <w:r w:rsidRPr="00FF0534">
        <w:rPr>
          <w:rFonts w:ascii="David" w:hAnsi="David" w:cs="David"/>
          <w:sz w:val="24"/>
          <w:szCs w:val="24"/>
          <w:rtl/>
        </w:rPr>
        <w:t xml:space="preserve"> </w:t>
      </w:r>
      <w:r w:rsidRPr="00FF0534">
        <w:rPr>
          <w:rFonts w:ascii="David" w:hAnsi="David" w:cs="David" w:hint="eastAsia"/>
          <w:sz w:val="24"/>
          <w:szCs w:val="24"/>
          <w:rtl/>
        </w:rPr>
        <w:t>איזה</w:t>
      </w:r>
      <w:r w:rsidRPr="00FF0534">
        <w:rPr>
          <w:rFonts w:ascii="David" w:hAnsi="David" w:cs="David"/>
          <w:sz w:val="24"/>
          <w:szCs w:val="24"/>
          <w:rtl/>
        </w:rPr>
        <w:t xml:space="preserve"> </w:t>
      </w:r>
      <w:r w:rsidRPr="00FF0534">
        <w:rPr>
          <w:rFonts w:ascii="David" w:hAnsi="David" w:cs="David" w:hint="eastAsia"/>
          <w:sz w:val="24"/>
          <w:szCs w:val="24"/>
          <w:rtl/>
        </w:rPr>
        <w:t>מהאמצעים</w:t>
      </w:r>
      <w:r w:rsidRPr="00FF0534">
        <w:rPr>
          <w:rFonts w:ascii="David" w:hAnsi="David" w:cs="David"/>
          <w:sz w:val="24"/>
          <w:szCs w:val="24"/>
          <w:rtl/>
        </w:rPr>
        <w:t xml:space="preserve"> </w:t>
      </w:r>
      <w:r w:rsidRPr="00FF0534">
        <w:rPr>
          <w:rFonts w:ascii="David" w:hAnsi="David" w:cs="David" w:hint="eastAsia"/>
          <w:sz w:val="24"/>
          <w:szCs w:val="24"/>
          <w:rtl/>
        </w:rPr>
        <w:t>הנזכרים</w:t>
      </w:r>
      <w:r w:rsidRPr="00FF0534">
        <w:rPr>
          <w:rFonts w:ascii="David" w:hAnsi="David" w:cs="David"/>
          <w:sz w:val="24"/>
          <w:szCs w:val="24"/>
          <w:rtl/>
        </w:rPr>
        <w:t xml:space="preserve"> </w:t>
      </w:r>
      <w:r w:rsidRPr="00FF0534">
        <w:rPr>
          <w:rFonts w:ascii="David" w:hAnsi="David" w:cs="David" w:hint="eastAsia"/>
          <w:sz w:val="24"/>
          <w:szCs w:val="24"/>
          <w:rtl/>
        </w:rPr>
        <w:t>בסעיף</w:t>
      </w:r>
      <w:r w:rsidRPr="00FF0534">
        <w:rPr>
          <w:rFonts w:ascii="David" w:hAnsi="David" w:cs="David"/>
          <w:sz w:val="24"/>
          <w:szCs w:val="24"/>
          <w:rtl/>
        </w:rPr>
        <w:t xml:space="preserve"> 18.2 </w:t>
      </w:r>
      <w:r w:rsidRPr="00FF0534">
        <w:rPr>
          <w:rFonts w:ascii="David" w:hAnsi="David" w:cs="David" w:hint="eastAsia"/>
          <w:sz w:val="24"/>
          <w:szCs w:val="24"/>
          <w:rtl/>
        </w:rPr>
        <w:t>לעיל</w:t>
      </w:r>
      <w:r w:rsidRPr="00FF0534">
        <w:rPr>
          <w:rFonts w:ascii="David" w:hAnsi="David" w:cs="David"/>
          <w:sz w:val="24"/>
          <w:szCs w:val="24"/>
          <w:rtl/>
        </w:rPr>
        <w:t xml:space="preserve"> (</w:t>
      </w:r>
      <w:r w:rsidRPr="00FF0534">
        <w:rPr>
          <w:rFonts w:ascii="David" w:hAnsi="David" w:cs="David" w:hint="eastAsia"/>
          <w:sz w:val="24"/>
          <w:szCs w:val="24"/>
          <w:rtl/>
        </w:rPr>
        <w:t>ואין</w:t>
      </w:r>
      <w:r w:rsidRPr="00FF0534">
        <w:rPr>
          <w:rFonts w:ascii="David" w:hAnsi="David" w:cs="David"/>
          <w:sz w:val="24"/>
          <w:szCs w:val="24"/>
          <w:rtl/>
        </w:rPr>
        <w:t xml:space="preserve"> </w:t>
      </w:r>
      <w:r w:rsidRPr="00FF0534">
        <w:rPr>
          <w:rFonts w:ascii="David" w:hAnsi="David" w:cs="David" w:hint="eastAsia"/>
          <w:sz w:val="24"/>
          <w:szCs w:val="24"/>
          <w:rtl/>
        </w:rPr>
        <w:t>עליו</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חובה</w:t>
      </w:r>
      <w:r w:rsidRPr="00FF0534">
        <w:rPr>
          <w:rFonts w:ascii="David" w:hAnsi="David" w:cs="David"/>
          <w:sz w:val="24"/>
          <w:szCs w:val="24"/>
          <w:rtl/>
        </w:rPr>
        <w:t xml:space="preserve"> </w:t>
      </w:r>
      <w:r w:rsidRPr="00FF0534">
        <w:rPr>
          <w:rFonts w:ascii="David" w:hAnsi="David" w:cs="David" w:hint="eastAsia"/>
          <w:sz w:val="24"/>
          <w:szCs w:val="24"/>
          <w:rtl/>
        </w:rPr>
        <w:t>לעשות</w:t>
      </w:r>
      <w:r w:rsidRPr="00FF0534">
        <w:rPr>
          <w:rFonts w:ascii="David" w:hAnsi="David" w:cs="David"/>
          <w:sz w:val="24"/>
          <w:szCs w:val="24"/>
          <w:rtl/>
        </w:rPr>
        <w:t xml:space="preserve"> </w:t>
      </w:r>
      <w:r w:rsidRPr="00FF0534">
        <w:rPr>
          <w:rFonts w:ascii="David" w:hAnsi="David" w:cs="David" w:hint="eastAsia"/>
          <w:sz w:val="24"/>
          <w:szCs w:val="24"/>
          <w:rtl/>
        </w:rPr>
        <w:t>כן</w:t>
      </w:r>
      <w:r w:rsidRPr="00FF0534">
        <w:rPr>
          <w:rFonts w:ascii="David" w:hAnsi="David" w:cs="David"/>
          <w:sz w:val="24"/>
          <w:szCs w:val="24"/>
          <w:rtl/>
        </w:rPr>
        <w:t xml:space="preserve">), </w:t>
      </w:r>
      <w:r w:rsidRPr="00FF0534">
        <w:rPr>
          <w:rFonts w:ascii="David" w:hAnsi="David" w:cs="David" w:hint="eastAsia"/>
          <w:sz w:val="24"/>
          <w:szCs w:val="24"/>
          <w:rtl/>
        </w:rPr>
        <w:t>אז</w:t>
      </w:r>
      <w:r w:rsidRPr="00FF0534">
        <w:rPr>
          <w:rFonts w:ascii="David" w:hAnsi="David" w:cs="David"/>
          <w:sz w:val="24"/>
          <w:szCs w:val="24"/>
          <w:rtl/>
        </w:rPr>
        <w:t xml:space="preserve"> </w:t>
      </w:r>
      <w:r w:rsidRPr="00FF0534">
        <w:rPr>
          <w:rFonts w:ascii="David" w:hAnsi="David" w:cs="David" w:hint="eastAsia"/>
          <w:sz w:val="24"/>
          <w:szCs w:val="24"/>
          <w:rtl/>
        </w:rPr>
        <w:t>ישלם</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למזמין</w:t>
      </w:r>
      <w:r w:rsidRPr="00FF0534">
        <w:rPr>
          <w:rFonts w:ascii="David" w:hAnsi="David" w:cs="David"/>
          <w:sz w:val="24"/>
          <w:szCs w:val="24"/>
          <w:rtl/>
        </w:rPr>
        <w:t xml:space="preserve"> </w:t>
      </w:r>
      <w:r w:rsidRPr="00FF0534">
        <w:rPr>
          <w:rFonts w:ascii="David" w:hAnsi="David" w:cs="David" w:hint="eastAsia"/>
          <w:sz w:val="24"/>
          <w:szCs w:val="24"/>
          <w:rtl/>
        </w:rPr>
        <w:t>את</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ההוצאות</w:t>
      </w:r>
      <w:r w:rsidRPr="00FF0534">
        <w:rPr>
          <w:rFonts w:ascii="David" w:hAnsi="David" w:cs="David"/>
          <w:sz w:val="24"/>
          <w:szCs w:val="24"/>
          <w:rtl/>
        </w:rPr>
        <w:t xml:space="preserve"> </w:t>
      </w:r>
      <w:r w:rsidRPr="00FF0534">
        <w:rPr>
          <w:rFonts w:ascii="David" w:hAnsi="David" w:cs="David" w:hint="eastAsia"/>
          <w:sz w:val="24"/>
          <w:szCs w:val="24"/>
          <w:rtl/>
        </w:rPr>
        <w:t>שהוצאו</w:t>
      </w:r>
      <w:r w:rsidRPr="00FF0534">
        <w:rPr>
          <w:rFonts w:ascii="David" w:hAnsi="David" w:cs="David"/>
          <w:sz w:val="24"/>
          <w:szCs w:val="24"/>
          <w:rtl/>
        </w:rPr>
        <w:t xml:space="preserve"> </w:t>
      </w: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ידו</w:t>
      </w:r>
      <w:r w:rsidRPr="00FF0534">
        <w:rPr>
          <w:rFonts w:ascii="David" w:hAnsi="David" w:cs="David"/>
          <w:sz w:val="24"/>
          <w:szCs w:val="24"/>
          <w:rtl/>
        </w:rPr>
        <w:t xml:space="preserve"> </w:t>
      </w:r>
      <w:r w:rsidRPr="00FF0534">
        <w:rPr>
          <w:rFonts w:ascii="David" w:hAnsi="David" w:cs="David" w:hint="eastAsia"/>
          <w:sz w:val="24"/>
          <w:szCs w:val="24"/>
          <w:rtl/>
        </w:rPr>
        <w:t>בקשר</w:t>
      </w:r>
      <w:r w:rsidRPr="00FF0534">
        <w:rPr>
          <w:rFonts w:ascii="David" w:hAnsi="David" w:cs="David"/>
          <w:sz w:val="24"/>
          <w:szCs w:val="24"/>
          <w:rtl/>
        </w:rPr>
        <w:t xml:space="preserve"> </w:t>
      </w:r>
      <w:r w:rsidRPr="00FF0534">
        <w:rPr>
          <w:rFonts w:ascii="David" w:hAnsi="David" w:cs="David" w:hint="eastAsia"/>
          <w:sz w:val="24"/>
          <w:szCs w:val="24"/>
          <w:rtl/>
        </w:rPr>
        <w:t>לכך</w:t>
      </w:r>
      <w:r w:rsidRPr="00FF0534">
        <w:rPr>
          <w:rFonts w:ascii="David" w:hAnsi="David" w:cs="David"/>
          <w:sz w:val="24"/>
          <w:szCs w:val="24"/>
          <w:rtl/>
        </w:rPr>
        <w:t xml:space="preserve"> </w:t>
      </w:r>
      <w:r w:rsidRPr="00FF0534">
        <w:rPr>
          <w:rFonts w:ascii="David" w:hAnsi="David" w:cs="David" w:hint="eastAsia"/>
          <w:sz w:val="24"/>
          <w:szCs w:val="24"/>
          <w:rtl/>
        </w:rPr>
        <w:t>וסכום</w:t>
      </w:r>
      <w:r w:rsidRPr="00FF0534">
        <w:rPr>
          <w:rFonts w:ascii="David" w:hAnsi="David" w:cs="David"/>
          <w:sz w:val="24"/>
          <w:szCs w:val="24"/>
          <w:rtl/>
        </w:rPr>
        <w:t xml:space="preserve"> </w:t>
      </w:r>
      <w:r w:rsidRPr="00FF0534">
        <w:rPr>
          <w:rFonts w:ascii="David" w:hAnsi="David" w:cs="David" w:hint="eastAsia"/>
          <w:sz w:val="24"/>
          <w:szCs w:val="24"/>
          <w:rtl/>
        </w:rPr>
        <w:t>זה</w:t>
      </w:r>
      <w:r w:rsidRPr="00FF0534">
        <w:rPr>
          <w:rFonts w:ascii="David" w:hAnsi="David" w:cs="David"/>
          <w:sz w:val="24"/>
          <w:szCs w:val="24"/>
          <w:rtl/>
        </w:rPr>
        <w:t xml:space="preserve"> </w:t>
      </w:r>
      <w:r w:rsidRPr="00FF0534">
        <w:rPr>
          <w:rFonts w:ascii="David" w:hAnsi="David" w:cs="David" w:hint="eastAsia"/>
          <w:sz w:val="24"/>
          <w:szCs w:val="24"/>
          <w:rtl/>
        </w:rPr>
        <w:t>יפחת</w:t>
      </w:r>
      <w:r w:rsidRPr="00FF0534">
        <w:rPr>
          <w:rFonts w:ascii="David" w:hAnsi="David" w:cs="David"/>
          <w:sz w:val="24"/>
          <w:szCs w:val="24"/>
          <w:rtl/>
        </w:rPr>
        <w:t xml:space="preserve"> </w:t>
      </w:r>
      <w:r w:rsidRPr="00FF0534">
        <w:rPr>
          <w:rFonts w:ascii="David" w:hAnsi="David" w:cs="David" w:hint="eastAsia"/>
          <w:sz w:val="24"/>
          <w:szCs w:val="24"/>
          <w:rtl/>
        </w:rPr>
        <w:t>מהמגיע</w:t>
      </w:r>
      <w:r w:rsidRPr="00FF0534">
        <w:rPr>
          <w:rFonts w:ascii="David" w:hAnsi="David" w:cs="David"/>
          <w:sz w:val="24"/>
          <w:szCs w:val="24"/>
          <w:rtl/>
        </w:rPr>
        <w:t xml:space="preserve"> </w:t>
      </w:r>
      <w:r w:rsidRPr="00FF0534">
        <w:rPr>
          <w:rFonts w:ascii="David" w:hAnsi="David" w:cs="David" w:hint="eastAsia"/>
          <w:sz w:val="24"/>
          <w:szCs w:val="24"/>
          <w:rtl/>
        </w:rPr>
        <w:t>לקבלן</w:t>
      </w:r>
      <w:r w:rsidRPr="00FF0534">
        <w:rPr>
          <w:rFonts w:ascii="David" w:hAnsi="David" w:cs="David"/>
          <w:sz w:val="24"/>
          <w:szCs w:val="24"/>
          <w:rtl/>
        </w:rPr>
        <w:t xml:space="preserve"> </w:t>
      </w:r>
      <w:r w:rsidRPr="00FF0534">
        <w:rPr>
          <w:rFonts w:ascii="David" w:hAnsi="David" w:cs="David" w:hint="eastAsia"/>
          <w:sz w:val="24"/>
          <w:szCs w:val="24"/>
          <w:rtl/>
        </w:rPr>
        <w:t>עפ</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החוזה</w:t>
      </w:r>
      <w:r w:rsidRPr="00FF0534">
        <w:rPr>
          <w:rFonts w:ascii="David" w:hAnsi="David" w:cs="David"/>
          <w:sz w:val="24"/>
          <w:szCs w:val="24"/>
          <w:rtl/>
        </w:rPr>
        <w:t>.</w:t>
      </w:r>
    </w:p>
    <w:p w14:paraId="3B1D5F9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היה</w:t>
      </w:r>
      <w:r w:rsidRPr="00FF0534">
        <w:rPr>
          <w:rFonts w:ascii="David" w:hAnsi="David" w:cs="David"/>
          <w:i/>
          <w:sz w:val="24"/>
          <w:szCs w:val="24"/>
          <w:rtl/>
        </w:rPr>
        <w:t xml:space="preserve"> </w:t>
      </w:r>
      <w:r w:rsidRPr="00FF0534">
        <w:rPr>
          <w:rFonts w:ascii="David" w:hAnsi="David" w:cs="David" w:hint="eastAsia"/>
          <w:i/>
          <w:sz w:val="24"/>
          <w:szCs w:val="24"/>
          <w:rtl/>
        </w:rPr>
        <w:t>ולפי</w:t>
      </w:r>
      <w:r w:rsidRPr="00FF0534">
        <w:rPr>
          <w:rFonts w:ascii="David" w:hAnsi="David" w:cs="David"/>
          <w:i/>
          <w:sz w:val="24"/>
          <w:szCs w:val="24"/>
          <w:rtl/>
        </w:rPr>
        <w:t xml:space="preserve"> </w:t>
      </w:r>
      <w:r w:rsidRPr="00FF0534">
        <w:rPr>
          <w:rFonts w:ascii="David" w:hAnsi="David" w:cs="David" w:hint="eastAsia"/>
          <w:i/>
          <w:sz w:val="24"/>
          <w:szCs w:val="24"/>
          <w:rtl/>
        </w:rPr>
        <w:t>שיקול</w:t>
      </w:r>
      <w:r w:rsidRPr="00FF0534">
        <w:rPr>
          <w:rFonts w:ascii="David" w:hAnsi="David" w:cs="David"/>
          <w:i/>
          <w:sz w:val="24"/>
          <w:szCs w:val="24"/>
          <w:rtl/>
        </w:rPr>
        <w:t xml:space="preserve"> </w:t>
      </w:r>
      <w:r w:rsidRPr="00FF0534">
        <w:rPr>
          <w:rFonts w:ascii="David" w:hAnsi="David" w:cs="David" w:hint="eastAsia"/>
          <w:i/>
          <w:sz w:val="24"/>
          <w:szCs w:val="24"/>
          <w:rtl/>
        </w:rPr>
        <w:t>דעתו</w:t>
      </w:r>
      <w:r w:rsidRPr="00FF0534">
        <w:rPr>
          <w:rFonts w:ascii="David" w:hAnsi="David" w:cs="David"/>
          <w:i/>
          <w:sz w:val="24"/>
          <w:szCs w:val="24"/>
          <w:rtl/>
        </w:rPr>
        <w:t xml:space="preserve"> </w:t>
      </w:r>
      <w:r w:rsidRPr="00FF0534">
        <w:rPr>
          <w:rFonts w:ascii="David" w:hAnsi="David" w:cs="David" w:hint="eastAsia"/>
          <w:i/>
          <w:sz w:val="24"/>
          <w:szCs w:val="24"/>
          <w:rtl/>
        </w:rPr>
        <w:t>הבלעדי</w:t>
      </w:r>
      <w:r w:rsidRPr="00FF0534">
        <w:rPr>
          <w:rFonts w:ascii="David" w:hAnsi="David" w:cs="David"/>
          <w:i/>
          <w:sz w:val="24"/>
          <w:szCs w:val="24"/>
          <w:rtl/>
        </w:rPr>
        <w:t xml:space="preserve"> </w:t>
      </w:r>
      <w:r w:rsidRPr="00FF0534">
        <w:rPr>
          <w:rFonts w:ascii="David" w:hAnsi="David" w:cs="David" w:hint="eastAsia"/>
          <w:i/>
          <w:sz w:val="24"/>
          <w:szCs w:val="24"/>
          <w:rtl/>
        </w:rPr>
        <w:t>והסופי</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האמצעים</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חלק</w:t>
      </w:r>
      <w:r w:rsidRPr="00FF0534">
        <w:rPr>
          <w:rFonts w:ascii="David" w:hAnsi="David" w:cs="David"/>
          <w:i/>
          <w:sz w:val="24"/>
          <w:szCs w:val="24"/>
          <w:rtl/>
        </w:rPr>
        <w:t xml:space="preserve"> </w:t>
      </w:r>
      <w:r w:rsidRPr="00FF0534">
        <w:rPr>
          <w:rFonts w:ascii="David" w:hAnsi="David" w:cs="David" w:hint="eastAsia"/>
          <w:i/>
          <w:sz w:val="24"/>
          <w:szCs w:val="24"/>
          <w:rtl/>
        </w:rPr>
        <w:t>מהם</w:t>
      </w:r>
      <w:r w:rsidRPr="00FF0534">
        <w:rPr>
          <w:rFonts w:ascii="David" w:hAnsi="David" w:cs="David"/>
          <w:i/>
          <w:sz w:val="24"/>
          <w:szCs w:val="24"/>
          <w:rtl/>
        </w:rPr>
        <w:t xml:space="preserve"> </w:t>
      </w:r>
      <w:r w:rsidRPr="00FF0534">
        <w:rPr>
          <w:rFonts w:ascii="David" w:hAnsi="David" w:cs="David" w:hint="eastAsia"/>
          <w:i/>
          <w:sz w:val="24"/>
          <w:szCs w:val="24"/>
          <w:rtl/>
        </w:rPr>
        <w:t>אינו</w:t>
      </w:r>
      <w:r w:rsidRPr="00FF0534">
        <w:rPr>
          <w:rFonts w:ascii="David" w:hAnsi="David" w:cs="David"/>
          <w:i/>
          <w:sz w:val="24"/>
          <w:szCs w:val="24"/>
          <w:rtl/>
        </w:rPr>
        <w:t xml:space="preserve"> </w:t>
      </w:r>
      <w:r w:rsidRPr="00FF0534">
        <w:rPr>
          <w:rFonts w:ascii="David" w:hAnsi="David" w:cs="David" w:hint="eastAsia"/>
          <w:i/>
          <w:sz w:val="24"/>
          <w:szCs w:val="24"/>
          <w:rtl/>
        </w:rPr>
        <w:t>מספיק</w:t>
      </w:r>
      <w:r w:rsidRPr="00FF0534">
        <w:rPr>
          <w:rFonts w:ascii="David" w:hAnsi="David" w:cs="David"/>
          <w:i/>
          <w:sz w:val="24"/>
          <w:szCs w:val="24"/>
          <w:rtl/>
        </w:rPr>
        <w:t xml:space="preserve"> </w:t>
      </w:r>
      <w:r w:rsidRPr="00FF0534">
        <w:rPr>
          <w:rFonts w:ascii="David" w:hAnsi="David" w:cs="David" w:hint="eastAsia"/>
          <w:i/>
          <w:sz w:val="24"/>
          <w:szCs w:val="24"/>
          <w:rtl/>
        </w:rPr>
        <w:t>ו</w:t>
      </w:r>
      <w:r w:rsidRPr="00FF0534">
        <w:rPr>
          <w:rFonts w:ascii="David" w:hAnsi="David" w:cs="David"/>
          <w:i/>
          <w:sz w:val="24"/>
          <w:szCs w:val="24"/>
          <w:rtl/>
        </w:rPr>
        <w:t>/</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אינו</w:t>
      </w:r>
      <w:r w:rsidRPr="00FF0534">
        <w:rPr>
          <w:rFonts w:ascii="David" w:hAnsi="David" w:cs="David"/>
          <w:i/>
          <w:sz w:val="24"/>
          <w:szCs w:val="24"/>
          <w:rtl/>
        </w:rPr>
        <w:t xml:space="preserve"> </w:t>
      </w:r>
      <w:r w:rsidRPr="00FF0534">
        <w:rPr>
          <w:rFonts w:ascii="David" w:hAnsi="David" w:cs="David" w:hint="eastAsia"/>
          <w:i/>
          <w:sz w:val="24"/>
          <w:szCs w:val="24"/>
          <w:rtl/>
        </w:rPr>
        <w:t>מתאים</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יהיה</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להחליפו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חשבונו</w:t>
      </w:r>
      <w:r w:rsidRPr="00FF0534">
        <w:rPr>
          <w:rFonts w:ascii="David" w:hAnsi="David" w:cs="David"/>
          <w:i/>
          <w:sz w:val="24"/>
          <w:szCs w:val="24"/>
          <w:rtl/>
        </w:rPr>
        <w:t xml:space="preserve">, </w:t>
      </w:r>
      <w:r w:rsidRPr="00FF0534">
        <w:rPr>
          <w:rFonts w:ascii="David" w:hAnsi="David" w:cs="David" w:hint="eastAsia"/>
          <w:i/>
          <w:sz w:val="24"/>
          <w:szCs w:val="24"/>
          <w:rtl/>
        </w:rPr>
        <w:t>לשביעת</w:t>
      </w:r>
      <w:r w:rsidRPr="00FF0534">
        <w:rPr>
          <w:rFonts w:ascii="David" w:hAnsi="David" w:cs="David"/>
          <w:i/>
          <w:sz w:val="24"/>
          <w:szCs w:val="24"/>
          <w:rtl/>
        </w:rPr>
        <w:t xml:space="preserve"> </w:t>
      </w:r>
      <w:r w:rsidRPr="00FF0534">
        <w:rPr>
          <w:rFonts w:ascii="David" w:hAnsi="David" w:cs="David" w:hint="eastAsia"/>
          <w:i/>
          <w:sz w:val="24"/>
          <w:szCs w:val="24"/>
          <w:rtl/>
        </w:rPr>
        <w:t>רצונו</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ובתוך</w:t>
      </w:r>
      <w:r w:rsidRPr="00FF0534">
        <w:rPr>
          <w:rFonts w:ascii="David" w:hAnsi="David" w:cs="David"/>
          <w:i/>
          <w:sz w:val="24"/>
          <w:szCs w:val="24"/>
          <w:rtl/>
        </w:rPr>
        <w:t xml:space="preserve"> </w:t>
      </w:r>
      <w:r w:rsidRPr="00FF0534">
        <w:rPr>
          <w:rFonts w:ascii="David" w:hAnsi="David" w:cs="David" w:hint="eastAsia"/>
          <w:i/>
          <w:sz w:val="24"/>
          <w:szCs w:val="24"/>
          <w:rtl/>
        </w:rPr>
        <w:t>הזמן</w:t>
      </w:r>
      <w:r w:rsidRPr="00FF0534">
        <w:rPr>
          <w:rFonts w:ascii="David" w:hAnsi="David" w:cs="David"/>
          <w:i/>
          <w:sz w:val="24"/>
          <w:szCs w:val="24"/>
          <w:rtl/>
        </w:rPr>
        <w:t xml:space="preserve"> </w:t>
      </w:r>
      <w:r w:rsidRPr="00FF0534">
        <w:rPr>
          <w:rFonts w:ascii="David" w:hAnsi="David" w:cs="David" w:hint="eastAsia"/>
          <w:i/>
          <w:sz w:val="24"/>
          <w:szCs w:val="24"/>
          <w:rtl/>
        </w:rPr>
        <w:t>שנקבע</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ידי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וזאת</w:t>
      </w:r>
      <w:r w:rsidRPr="00FF0534">
        <w:rPr>
          <w:rFonts w:ascii="David" w:hAnsi="David" w:cs="David"/>
          <w:i/>
          <w:sz w:val="24"/>
          <w:szCs w:val="24"/>
          <w:rtl/>
        </w:rPr>
        <w:t xml:space="preserve"> </w:t>
      </w:r>
      <w:r w:rsidRPr="00FF0534">
        <w:rPr>
          <w:rFonts w:ascii="David" w:hAnsi="David" w:cs="David" w:hint="eastAsia"/>
          <w:i/>
          <w:sz w:val="24"/>
          <w:szCs w:val="24"/>
          <w:rtl/>
        </w:rPr>
        <w:t>ללא</w:t>
      </w:r>
      <w:r w:rsidRPr="00FF0534">
        <w:rPr>
          <w:rFonts w:ascii="David" w:hAnsi="David" w:cs="David"/>
          <w:i/>
          <w:sz w:val="24"/>
          <w:szCs w:val="24"/>
          <w:rtl/>
        </w:rPr>
        <w:t xml:space="preserve"> </w:t>
      </w:r>
      <w:r w:rsidRPr="00FF0534">
        <w:rPr>
          <w:rFonts w:ascii="David" w:hAnsi="David" w:cs="David" w:hint="eastAsia"/>
          <w:i/>
          <w:sz w:val="24"/>
          <w:szCs w:val="24"/>
          <w:rtl/>
        </w:rPr>
        <w:t>תמורה</w:t>
      </w:r>
      <w:r w:rsidRPr="00FF0534">
        <w:rPr>
          <w:rFonts w:ascii="David" w:hAnsi="David" w:cs="David"/>
          <w:i/>
          <w:sz w:val="24"/>
          <w:szCs w:val="24"/>
          <w:rtl/>
        </w:rPr>
        <w:t xml:space="preserve"> </w:t>
      </w:r>
      <w:r w:rsidRPr="00FF0534">
        <w:rPr>
          <w:rFonts w:ascii="David" w:hAnsi="David" w:cs="David" w:hint="eastAsia"/>
          <w:i/>
          <w:sz w:val="24"/>
          <w:szCs w:val="24"/>
          <w:rtl/>
        </w:rPr>
        <w:t>נוספת</w:t>
      </w:r>
      <w:r w:rsidRPr="00FF0534">
        <w:rPr>
          <w:rFonts w:ascii="David" w:hAnsi="David" w:cs="David"/>
          <w:i/>
          <w:sz w:val="24"/>
          <w:szCs w:val="24"/>
          <w:rtl/>
        </w:rPr>
        <w:t xml:space="preserve"> </w:t>
      </w:r>
      <w:r w:rsidRPr="00FF0534">
        <w:rPr>
          <w:rFonts w:ascii="David" w:hAnsi="David" w:cs="David" w:hint="eastAsia"/>
          <w:i/>
          <w:sz w:val="24"/>
          <w:szCs w:val="24"/>
          <w:rtl/>
        </w:rPr>
        <w:t>כלשהי</w:t>
      </w:r>
      <w:r w:rsidRPr="00FF0534">
        <w:rPr>
          <w:rFonts w:ascii="David" w:hAnsi="David" w:cs="David"/>
          <w:i/>
          <w:sz w:val="24"/>
          <w:szCs w:val="24"/>
          <w:rtl/>
        </w:rPr>
        <w:t xml:space="preserve">, </w:t>
      </w:r>
      <w:r w:rsidRPr="00FF0534">
        <w:rPr>
          <w:rFonts w:ascii="David" w:hAnsi="David" w:cs="David" w:hint="eastAsia"/>
          <w:i/>
          <w:sz w:val="24"/>
          <w:szCs w:val="24"/>
          <w:rtl/>
        </w:rPr>
        <w:t>ומבלי</w:t>
      </w:r>
      <w:r w:rsidRPr="00FF0534">
        <w:rPr>
          <w:rFonts w:ascii="David" w:hAnsi="David" w:cs="David"/>
          <w:i/>
          <w:sz w:val="24"/>
          <w:szCs w:val="24"/>
          <w:rtl/>
        </w:rPr>
        <w:t xml:space="preserve"> </w:t>
      </w:r>
      <w:r w:rsidRPr="00FF0534">
        <w:rPr>
          <w:rFonts w:ascii="David" w:hAnsi="David" w:cs="David" w:hint="eastAsia"/>
          <w:i/>
          <w:sz w:val="24"/>
          <w:szCs w:val="24"/>
          <w:rtl/>
        </w:rPr>
        <w:t>שההחלפה</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תזכה</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לסטייה</w:t>
      </w:r>
      <w:r w:rsidRPr="00FF0534">
        <w:rPr>
          <w:rFonts w:ascii="David" w:hAnsi="David" w:cs="David"/>
          <w:i/>
          <w:sz w:val="24"/>
          <w:szCs w:val="24"/>
          <w:rtl/>
        </w:rPr>
        <w:t xml:space="preserve"> </w:t>
      </w:r>
      <w:r w:rsidRPr="00FF0534">
        <w:rPr>
          <w:rFonts w:ascii="David" w:hAnsi="David" w:cs="David" w:hint="eastAsia"/>
          <w:i/>
          <w:sz w:val="24"/>
          <w:szCs w:val="24"/>
          <w:rtl/>
        </w:rPr>
        <w:t>כלשהי</w:t>
      </w:r>
      <w:r w:rsidRPr="00FF0534">
        <w:rPr>
          <w:rFonts w:ascii="David" w:hAnsi="David" w:cs="David"/>
          <w:i/>
          <w:sz w:val="24"/>
          <w:szCs w:val="24"/>
          <w:rtl/>
        </w:rPr>
        <w:t xml:space="preserve"> </w:t>
      </w:r>
      <w:r w:rsidRPr="00FF0534">
        <w:rPr>
          <w:rFonts w:ascii="David" w:hAnsi="David" w:cs="David" w:hint="eastAsia"/>
          <w:i/>
          <w:sz w:val="24"/>
          <w:szCs w:val="24"/>
          <w:rtl/>
        </w:rPr>
        <w:t>מהקבוע</w:t>
      </w:r>
      <w:r w:rsidRPr="00FF0534">
        <w:rPr>
          <w:rFonts w:ascii="David" w:hAnsi="David" w:cs="David"/>
          <w:i/>
          <w:sz w:val="24"/>
          <w:szCs w:val="24"/>
          <w:rtl/>
        </w:rPr>
        <w:t xml:space="preserve"> </w:t>
      </w:r>
      <w:r w:rsidRPr="00FF0534">
        <w:rPr>
          <w:rFonts w:ascii="David" w:hAnsi="David" w:cs="David" w:hint="eastAsia"/>
          <w:i/>
          <w:sz w:val="24"/>
          <w:szCs w:val="24"/>
          <w:rtl/>
        </w:rPr>
        <w:t>בלוח</w:t>
      </w:r>
      <w:r w:rsidRPr="00FF0534">
        <w:rPr>
          <w:rFonts w:ascii="David" w:hAnsi="David" w:cs="David"/>
          <w:i/>
          <w:sz w:val="24"/>
          <w:szCs w:val="24"/>
          <w:rtl/>
        </w:rPr>
        <w:t xml:space="preserve"> </w:t>
      </w:r>
      <w:r w:rsidRPr="00FF0534">
        <w:rPr>
          <w:rFonts w:ascii="David" w:hAnsi="David" w:cs="David" w:hint="eastAsia"/>
          <w:i/>
          <w:sz w:val="24"/>
          <w:szCs w:val="24"/>
          <w:rtl/>
        </w:rPr>
        <w:t>הזמנים</w:t>
      </w:r>
      <w:r w:rsidRPr="00FF0534">
        <w:rPr>
          <w:rFonts w:ascii="David" w:hAnsi="David" w:cs="David"/>
          <w:i/>
          <w:sz w:val="24"/>
          <w:szCs w:val="24"/>
          <w:rtl/>
        </w:rPr>
        <w:t>.</w:t>
      </w:r>
    </w:p>
    <w:p w14:paraId="70E9CA79" w14:textId="77777777" w:rsidR="00EF4F1C" w:rsidRDefault="00EF4F1C" w:rsidP="00A11D74">
      <w:pPr>
        <w:numPr>
          <w:ilvl w:val="1"/>
          <w:numId w:val="4"/>
        </w:numPr>
        <w:spacing w:after="0" w:afterAutospacing="0" w:line="240" w:lineRule="auto"/>
        <w:rPr>
          <w:rFonts w:ascii="David" w:hAnsi="David" w:cs="David"/>
          <w:i/>
          <w:sz w:val="24"/>
          <w:szCs w:val="24"/>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ההוצאות</w:t>
      </w:r>
      <w:r w:rsidRPr="00FF0534">
        <w:rPr>
          <w:rFonts w:ascii="David" w:hAnsi="David" w:cs="David"/>
          <w:i/>
          <w:sz w:val="24"/>
          <w:szCs w:val="24"/>
          <w:rtl/>
        </w:rPr>
        <w:t xml:space="preserve"> </w:t>
      </w:r>
      <w:r w:rsidRPr="00FF0534">
        <w:rPr>
          <w:rFonts w:ascii="David" w:hAnsi="David" w:cs="David" w:hint="eastAsia"/>
          <w:i/>
          <w:sz w:val="24"/>
          <w:szCs w:val="24"/>
          <w:rtl/>
        </w:rPr>
        <w:t>הכרוכות</w:t>
      </w:r>
      <w:r w:rsidRPr="00FF0534">
        <w:rPr>
          <w:rFonts w:ascii="David" w:hAnsi="David" w:cs="David"/>
          <w:i/>
          <w:sz w:val="24"/>
          <w:szCs w:val="24"/>
          <w:rtl/>
        </w:rPr>
        <w:t xml:space="preserve"> </w:t>
      </w:r>
      <w:r w:rsidRPr="00FF0534">
        <w:rPr>
          <w:rFonts w:ascii="David" w:hAnsi="David" w:cs="David" w:hint="eastAsia"/>
          <w:i/>
          <w:sz w:val="24"/>
          <w:szCs w:val="24"/>
          <w:rtl/>
        </w:rPr>
        <w:t>בהספקת</w:t>
      </w:r>
      <w:r w:rsidRPr="00FF0534">
        <w:rPr>
          <w:rFonts w:ascii="David" w:hAnsi="David" w:cs="David"/>
          <w:i/>
          <w:sz w:val="24"/>
          <w:szCs w:val="24"/>
          <w:rtl/>
        </w:rPr>
        <w:t xml:space="preserve"> </w:t>
      </w:r>
      <w:r w:rsidRPr="00FF0534">
        <w:rPr>
          <w:rFonts w:ascii="David" w:hAnsi="David" w:cs="David" w:hint="eastAsia"/>
          <w:i/>
          <w:sz w:val="24"/>
          <w:szCs w:val="24"/>
          <w:rtl/>
        </w:rPr>
        <w:t>האמצעים</w:t>
      </w:r>
      <w:r w:rsidRPr="00FF0534">
        <w:rPr>
          <w:rFonts w:ascii="David" w:hAnsi="David" w:cs="David"/>
          <w:i/>
          <w:sz w:val="24"/>
          <w:szCs w:val="24"/>
          <w:rtl/>
        </w:rPr>
        <w:t xml:space="preserve">, </w:t>
      </w:r>
      <w:r w:rsidRPr="00FF0534">
        <w:rPr>
          <w:rFonts w:ascii="David" w:hAnsi="David" w:cs="David" w:hint="eastAsia"/>
          <w:i/>
          <w:sz w:val="24"/>
          <w:szCs w:val="24"/>
          <w:rtl/>
        </w:rPr>
        <w:t>התקנתם</w:t>
      </w:r>
      <w:r w:rsidRPr="00FF0534">
        <w:rPr>
          <w:rFonts w:ascii="David" w:hAnsi="David" w:cs="David"/>
          <w:i/>
          <w:sz w:val="24"/>
          <w:szCs w:val="24"/>
          <w:rtl/>
        </w:rPr>
        <w:t xml:space="preserve"> </w:t>
      </w:r>
      <w:r w:rsidRPr="00FF0534">
        <w:rPr>
          <w:rFonts w:ascii="David" w:hAnsi="David" w:cs="David" w:hint="eastAsia"/>
          <w:i/>
          <w:sz w:val="24"/>
          <w:szCs w:val="24"/>
          <w:rtl/>
        </w:rPr>
        <w:t>וקיומם</w:t>
      </w:r>
      <w:r w:rsidRPr="00FF0534">
        <w:rPr>
          <w:rFonts w:ascii="David" w:hAnsi="David" w:cs="David"/>
          <w:i/>
          <w:sz w:val="24"/>
          <w:szCs w:val="24"/>
          <w:rtl/>
        </w:rPr>
        <w:t xml:space="preserve"> </w:t>
      </w:r>
      <w:r w:rsidRPr="00FF0534">
        <w:rPr>
          <w:rFonts w:ascii="David" w:hAnsi="David" w:cs="David" w:hint="eastAsia"/>
          <w:i/>
          <w:sz w:val="24"/>
          <w:szCs w:val="24"/>
          <w:rtl/>
        </w:rPr>
        <w:t>וכל</w:t>
      </w:r>
      <w:r w:rsidRPr="00FF0534">
        <w:rPr>
          <w:rFonts w:ascii="David" w:hAnsi="David" w:cs="David"/>
          <w:i/>
          <w:sz w:val="24"/>
          <w:szCs w:val="24"/>
          <w:rtl/>
        </w:rPr>
        <w:t xml:space="preserve"> </w:t>
      </w:r>
      <w:r w:rsidRPr="00FF0534">
        <w:rPr>
          <w:rFonts w:ascii="David" w:hAnsi="David" w:cs="David" w:hint="eastAsia"/>
          <w:i/>
          <w:sz w:val="24"/>
          <w:szCs w:val="24"/>
          <w:rtl/>
        </w:rPr>
        <w:t>יתר</w:t>
      </w:r>
      <w:r w:rsidRPr="00FF0534">
        <w:rPr>
          <w:rFonts w:ascii="David" w:hAnsi="David" w:cs="David"/>
          <w:i/>
          <w:sz w:val="24"/>
          <w:szCs w:val="24"/>
          <w:rtl/>
        </w:rPr>
        <w:t xml:space="preserve"> </w:t>
      </w:r>
      <w:r w:rsidRPr="00FF0534">
        <w:rPr>
          <w:rFonts w:ascii="David" w:hAnsi="David" w:cs="David" w:hint="eastAsia"/>
          <w:i/>
          <w:sz w:val="24"/>
          <w:szCs w:val="24"/>
          <w:rtl/>
        </w:rPr>
        <w:t>התחייבויות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18, </w:t>
      </w:r>
      <w:r w:rsidRPr="00FF0534">
        <w:rPr>
          <w:rFonts w:ascii="David" w:hAnsi="David" w:cs="David" w:hint="eastAsia"/>
          <w:i/>
          <w:sz w:val="24"/>
          <w:szCs w:val="24"/>
          <w:rtl/>
        </w:rPr>
        <w:t>לרבות</w:t>
      </w:r>
      <w:r w:rsidRPr="00FF0534">
        <w:rPr>
          <w:rFonts w:ascii="David" w:hAnsi="David" w:cs="David"/>
          <w:i/>
          <w:sz w:val="24"/>
          <w:szCs w:val="24"/>
          <w:rtl/>
        </w:rPr>
        <w:t xml:space="preserve"> </w:t>
      </w:r>
      <w:r w:rsidRPr="00FF0534">
        <w:rPr>
          <w:rFonts w:ascii="David" w:hAnsi="David" w:cs="David" w:hint="eastAsia"/>
          <w:i/>
          <w:sz w:val="24"/>
          <w:szCs w:val="24"/>
          <w:rtl/>
        </w:rPr>
        <w:t>אגרות</w:t>
      </w:r>
      <w:r w:rsidRPr="00FF0534">
        <w:rPr>
          <w:rFonts w:ascii="David" w:hAnsi="David" w:cs="David"/>
          <w:i/>
          <w:sz w:val="24"/>
          <w:szCs w:val="24"/>
          <w:rtl/>
        </w:rPr>
        <w:t xml:space="preserve"> </w:t>
      </w:r>
      <w:r w:rsidRPr="00FF0534">
        <w:rPr>
          <w:rFonts w:ascii="David" w:hAnsi="David" w:cs="David" w:hint="eastAsia"/>
          <w:i/>
          <w:sz w:val="24"/>
          <w:szCs w:val="24"/>
          <w:rtl/>
        </w:rPr>
        <w:t>צריכת</w:t>
      </w:r>
      <w:r w:rsidRPr="00FF0534">
        <w:rPr>
          <w:rFonts w:ascii="David" w:hAnsi="David" w:cs="David"/>
          <w:i/>
          <w:sz w:val="24"/>
          <w:szCs w:val="24"/>
          <w:rtl/>
        </w:rPr>
        <w:t xml:space="preserve"> </w:t>
      </w:r>
      <w:r w:rsidRPr="00FF0534">
        <w:rPr>
          <w:rFonts w:ascii="David" w:hAnsi="David" w:cs="David" w:hint="eastAsia"/>
          <w:i/>
          <w:sz w:val="24"/>
          <w:szCs w:val="24"/>
          <w:rtl/>
        </w:rPr>
        <w:t>מים</w:t>
      </w:r>
      <w:r w:rsidRPr="00FF0534">
        <w:rPr>
          <w:rFonts w:ascii="David" w:hAnsi="David" w:cs="David"/>
          <w:i/>
          <w:sz w:val="24"/>
          <w:szCs w:val="24"/>
          <w:rtl/>
        </w:rPr>
        <w:t xml:space="preserve"> </w:t>
      </w:r>
      <w:r w:rsidRPr="00FF0534">
        <w:rPr>
          <w:rFonts w:ascii="David" w:hAnsi="David" w:cs="David" w:hint="eastAsia"/>
          <w:i/>
          <w:sz w:val="24"/>
          <w:szCs w:val="24"/>
          <w:rtl/>
        </w:rPr>
        <w:t>וחשמל</w:t>
      </w:r>
      <w:r w:rsidRPr="00FF0534">
        <w:rPr>
          <w:rFonts w:ascii="David" w:hAnsi="David" w:cs="David"/>
          <w:i/>
          <w:sz w:val="24"/>
          <w:szCs w:val="24"/>
          <w:rtl/>
        </w:rPr>
        <w:t xml:space="preserve">, </w:t>
      </w:r>
      <w:r w:rsidRPr="00FF0534">
        <w:rPr>
          <w:rFonts w:ascii="David" w:hAnsi="David" w:cs="David" w:hint="eastAsia"/>
          <w:i/>
          <w:sz w:val="24"/>
          <w:szCs w:val="24"/>
          <w:rtl/>
        </w:rPr>
        <w:t>יחולו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ועל</w:t>
      </w:r>
      <w:r w:rsidRPr="00FF0534">
        <w:rPr>
          <w:rFonts w:ascii="David" w:hAnsi="David" w:cs="David"/>
          <w:i/>
          <w:sz w:val="24"/>
          <w:szCs w:val="24"/>
          <w:rtl/>
        </w:rPr>
        <w:t xml:space="preserve"> </w:t>
      </w:r>
      <w:r w:rsidRPr="00FF0534">
        <w:rPr>
          <w:rFonts w:ascii="David" w:hAnsi="David" w:cs="David" w:hint="eastAsia"/>
          <w:i/>
          <w:sz w:val="24"/>
          <w:szCs w:val="24"/>
          <w:rtl/>
        </w:rPr>
        <w:t>חשבונו</w:t>
      </w:r>
      <w:r w:rsidRPr="00FF0534">
        <w:rPr>
          <w:rFonts w:ascii="David" w:hAnsi="David" w:cs="David"/>
          <w:i/>
          <w:sz w:val="24"/>
          <w:szCs w:val="24"/>
          <w:rtl/>
        </w:rPr>
        <w:t>.</w:t>
      </w:r>
    </w:p>
    <w:p w14:paraId="20B3BCB0" w14:textId="77777777" w:rsidR="00FF0534" w:rsidRPr="00FF0534" w:rsidRDefault="00FF0534" w:rsidP="00FF0534">
      <w:pPr>
        <w:spacing w:before="0" w:beforeAutospacing="0" w:after="0" w:afterAutospacing="0" w:line="240" w:lineRule="auto"/>
        <w:ind w:left="792"/>
        <w:rPr>
          <w:rFonts w:ascii="David" w:hAnsi="David" w:cs="David"/>
          <w:i/>
          <w:sz w:val="24"/>
          <w:szCs w:val="24"/>
          <w:rtl/>
        </w:rPr>
      </w:pPr>
    </w:p>
    <w:p w14:paraId="540965E3" w14:textId="77777777" w:rsidR="00EF4F1C" w:rsidRPr="00EF4F1C" w:rsidRDefault="00EF4F1C" w:rsidP="00FF0534">
      <w:pPr>
        <w:numPr>
          <w:ilvl w:val="0"/>
          <w:numId w:val="4"/>
        </w:numPr>
        <w:spacing w:before="0" w:beforeAutospacing="0"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חומרים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וטיב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ביצוע</w:t>
      </w:r>
    </w:p>
    <w:p w14:paraId="07969EE5" w14:textId="77777777" w:rsidR="00EF4F1C" w:rsidRPr="00FF0534" w:rsidRDefault="00EF4F1C" w:rsidP="00FF0534">
      <w:pPr>
        <w:numPr>
          <w:ilvl w:val="1"/>
          <w:numId w:val="4"/>
        </w:numPr>
        <w:spacing w:before="0" w:beforeAutospacing="0" w:after="0" w:afterAutospacing="0" w:line="240" w:lineRule="auto"/>
        <w:rPr>
          <w:rFonts w:ascii="David" w:hAnsi="David" w:cs="David"/>
          <w:i/>
          <w:sz w:val="24"/>
          <w:szCs w:val="24"/>
          <w:rtl/>
        </w:rPr>
      </w:pP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מתחייב</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עת</w:t>
      </w:r>
      <w:r w:rsidRPr="00FF0534">
        <w:rPr>
          <w:rFonts w:ascii="David" w:hAnsi="David" w:cs="David"/>
          <w:i/>
          <w:sz w:val="24"/>
          <w:szCs w:val="24"/>
          <w:rtl/>
        </w:rPr>
        <w:t xml:space="preserve"> </w:t>
      </w:r>
      <w:r w:rsidRPr="00FF0534">
        <w:rPr>
          <w:rFonts w:ascii="David" w:hAnsi="David" w:cs="David" w:hint="eastAsia"/>
          <w:i/>
          <w:sz w:val="24"/>
          <w:szCs w:val="24"/>
          <w:rtl/>
        </w:rPr>
        <w:t>תוך</w:t>
      </w:r>
      <w:r w:rsidRPr="00FF0534">
        <w:rPr>
          <w:rFonts w:ascii="David" w:hAnsi="David" w:cs="David"/>
          <w:i/>
          <w:sz w:val="24"/>
          <w:szCs w:val="24"/>
          <w:rtl/>
        </w:rPr>
        <w:t xml:space="preserve"> </w:t>
      </w:r>
      <w:r w:rsidRPr="00FF0534">
        <w:rPr>
          <w:rFonts w:ascii="David" w:hAnsi="David" w:cs="David" w:hint="eastAsia"/>
          <w:i/>
          <w:sz w:val="24"/>
          <w:szCs w:val="24"/>
          <w:rtl/>
        </w:rPr>
        <w:t>כדי</w:t>
      </w:r>
      <w:r w:rsidRPr="00FF0534">
        <w:rPr>
          <w:rFonts w:ascii="David" w:hAnsi="David" w:cs="David"/>
          <w:i/>
          <w:sz w:val="24"/>
          <w:szCs w:val="24"/>
          <w:rtl/>
        </w:rPr>
        <w:t xml:space="preserve"> </w:t>
      </w:r>
      <w:r w:rsidRPr="00FF0534">
        <w:rPr>
          <w:rFonts w:ascii="David" w:hAnsi="David" w:cs="David" w:hint="eastAsia"/>
          <w:i/>
          <w:sz w:val="24"/>
          <w:szCs w:val="24"/>
          <w:rtl/>
        </w:rPr>
        <w:t>מהלך</w:t>
      </w:r>
      <w:r w:rsidRPr="00FF0534">
        <w:rPr>
          <w:rFonts w:ascii="David" w:hAnsi="David" w:cs="David"/>
          <w:i/>
          <w:sz w:val="24"/>
          <w:szCs w:val="24"/>
          <w:rtl/>
        </w:rPr>
        <w:t xml:space="preserve"> </w:t>
      </w:r>
      <w:r w:rsidRPr="00FF0534">
        <w:rPr>
          <w:rFonts w:ascii="David" w:hAnsi="David" w:cs="David" w:hint="eastAsia"/>
          <w:i/>
          <w:sz w:val="24"/>
          <w:szCs w:val="24"/>
          <w:rtl/>
        </w:rPr>
        <w:t>העבודה</w:t>
      </w:r>
      <w:r w:rsidRPr="00FF0534">
        <w:rPr>
          <w:rFonts w:ascii="David" w:hAnsi="David" w:cs="David"/>
          <w:i/>
          <w:sz w:val="24"/>
          <w:szCs w:val="24"/>
          <w:rtl/>
        </w:rPr>
        <w:t xml:space="preserve">, </w:t>
      </w:r>
      <w:r w:rsidRPr="00FF0534">
        <w:rPr>
          <w:rFonts w:ascii="David" w:hAnsi="David" w:cs="David" w:hint="eastAsia"/>
          <w:i/>
          <w:sz w:val="24"/>
          <w:szCs w:val="24"/>
          <w:rtl/>
        </w:rPr>
        <w:t>לדאוג</w:t>
      </w:r>
      <w:r w:rsidRPr="00FF0534">
        <w:rPr>
          <w:rFonts w:ascii="David" w:hAnsi="David" w:cs="David"/>
          <w:i/>
          <w:sz w:val="24"/>
          <w:szCs w:val="24"/>
          <w:rtl/>
        </w:rPr>
        <w:t xml:space="preserve"> </w:t>
      </w:r>
      <w:r w:rsidRPr="00FF0534">
        <w:rPr>
          <w:rFonts w:ascii="David" w:hAnsi="David" w:cs="David" w:hint="eastAsia"/>
          <w:i/>
          <w:sz w:val="24"/>
          <w:szCs w:val="24"/>
          <w:rtl/>
        </w:rPr>
        <w:t>באופן</w:t>
      </w:r>
      <w:r w:rsidRPr="00FF0534">
        <w:rPr>
          <w:rFonts w:ascii="David" w:hAnsi="David" w:cs="David"/>
          <w:i/>
          <w:sz w:val="24"/>
          <w:szCs w:val="24"/>
          <w:rtl/>
        </w:rPr>
        <w:t xml:space="preserve"> </w:t>
      </w:r>
      <w:r w:rsidRPr="00FF0534">
        <w:rPr>
          <w:rFonts w:ascii="David" w:hAnsi="David" w:cs="David" w:hint="eastAsia"/>
          <w:i/>
          <w:sz w:val="24"/>
          <w:szCs w:val="24"/>
          <w:rtl/>
        </w:rPr>
        <w:t>ובצורה</w:t>
      </w:r>
      <w:r w:rsidRPr="00FF0534">
        <w:rPr>
          <w:rFonts w:ascii="David" w:hAnsi="David" w:cs="David"/>
          <w:i/>
          <w:sz w:val="24"/>
          <w:szCs w:val="24"/>
          <w:rtl/>
        </w:rPr>
        <w:t xml:space="preserve"> </w:t>
      </w:r>
      <w:r w:rsidRPr="00FF0534">
        <w:rPr>
          <w:rFonts w:ascii="David" w:hAnsi="David" w:cs="David" w:hint="eastAsia"/>
          <w:i/>
          <w:sz w:val="24"/>
          <w:szCs w:val="24"/>
          <w:rtl/>
        </w:rPr>
        <w:t>שיתחייבו</w:t>
      </w:r>
      <w:r w:rsidRPr="00FF0534">
        <w:rPr>
          <w:rFonts w:ascii="David" w:hAnsi="David" w:cs="David"/>
          <w:i/>
          <w:sz w:val="24"/>
          <w:szCs w:val="24"/>
          <w:rtl/>
        </w:rPr>
        <w:t xml:space="preserve"> </w:t>
      </w:r>
      <w:r w:rsidRPr="00FF0534">
        <w:rPr>
          <w:rFonts w:ascii="David" w:hAnsi="David" w:cs="David" w:hint="eastAsia"/>
          <w:i/>
          <w:sz w:val="24"/>
          <w:szCs w:val="24"/>
          <w:rtl/>
        </w:rPr>
        <w:t>מדי</w:t>
      </w:r>
      <w:r w:rsidRPr="00FF0534">
        <w:rPr>
          <w:rFonts w:ascii="David" w:hAnsi="David" w:cs="David"/>
          <w:i/>
          <w:sz w:val="24"/>
          <w:szCs w:val="24"/>
          <w:rtl/>
        </w:rPr>
        <w:t xml:space="preserve"> </w:t>
      </w:r>
      <w:r w:rsidRPr="00FF0534">
        <w:rPr>
          <w:rFonts w:ascii="David" w:hAnsi="David" w:cs="David" w:hint="eastAsia"/>
          <w:i/>
          <w:sz w:val="24"/>
          <w:szCs w:val="24"/>
          <w:rtl/>
        </w:rPr>
        <w:t>פעם</w:t>
      </w:r>
      <w:r w:rsidRPr="00FF0534">
        <w:rPr>
          <w:rFonts w:ascii="David" w:hAnsi="David" w:cs="David"/>
          <w:i/>
          <w:sz w:val="24"/>
          <w:szCs w:val="24"/>
          <w:rtl/>
        </w:rPr>
        <w:t xml:space="preserve"> </w:t>
      </w:r>
      <w:r w:rsidRPr="00FF0534">
        <w:rPr>
          <w:rFonts w:ascii="David" w:hAnsi="David" w:cs="David" w:hint="eastAsia"/>
          <w:i/>
          <w:sz w:val="24"/>
          <w:szCs w:val="24"/>
          <w:rtl/>
        </w:rPr>
        <w:t>בפעם</w:t>
      </w:r>
      <w:r w:rsidRPr="00FF0534">
        <w:rPr>
          <w:rFonts w:ascii="David" w:hAnsi="David" w:cs="David"/>
          <w:i/>
          <w:sz w:val="24"/>
          <w:szCs w:val="24"/>
          <w:rtl/>
        </w:rPr>
        <w:t xml:space="preserve"> </w:t>
      </w:r>
      <w:r w:rsidRPr="00FF0534">
        <w:rPr>
          <w:rFonts w:ascii="David" w:hAnsi="David" w:cs="David" w:hint="eastAsia"/>
          <w:i/>
          <w:sz w:val="24"/>
          <w:szCs w:val="24"/>
          <w:rtl/>
        </w:rPr>
        <w:t>מתנאי</w:t>
      </w:r>
      <w:r w:rsidRPr="00FF0534">
        <w:rPr>
          <w:rFonts w:ascii="David" w:hAnsi="David" w:cs="David"/>
          <w:i/>
          <w:sz w:val="24"/>
          <w:szCs w:val="24"/>
          <w:rtl/>
        </w:rPr>
        <w:t xml:space="preserve"> </w:t>
      </w:r>
      <w:r w:rsidRPr="00FF0534">
        <w:rPr>
          <w:rFonts w:ascii="David" w:hAnsi="David" w:cs="David" w:hint="eastAsia"/>
          <w:i/>
          <w:sz w:val="24"/>
          <w:szCs w:val="24"/>
          <w:rtl/>
        </w:rPr>
        <w:t>השוק</w:t>
      </w:r>
      <w:r w:rsidRPr="00FF0534">
        <w:rPr>
          <w:rFonts w:ascii="David" w:hAnsi="David" w:cs="David"/>
          <w:i/>
          <w:sz w:val="24"/>
          <w:szCs w:val="24"/>
          <w:rtl/>
        </w:rPr>
        <w:t xml:space="preserve"> </w:t>
      </w:r>
      <w:r w:rsidRPr="00FF0534">
        <w:rPr>
          <w:rFonts w:ascii="David" w:hAnsi="David" w:cs="David" w:hint="eastAsia"/>
          <w:i/>
          <w:sz w:val="24"/>
          <w:szCs w:val="24"/>
          <w:rtl/>
        </w:rPr>
        <w:t>ואופי</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להבטיח</w:t>
      </w:r>
      <w:r w:rsidRPr="00FF0534">
        <w:rPr>
          <w:rFonts w:ascii="David" w:hAnsi="David" w:cs="David"/>
          <w:i/>
          <w:sz w:val="24"/>
          <w:szCs w:val="24"/>
          <w:rtl/>
        </w:rPr>
        <w:t xml:space="preserve"> </w:t>
      </w:r>
      <w:r w:rsidRPr="00FF0534">
        <w:rPr>
          <w:rFonts w:ascii="David" w:hAnsi="David" w:cs="David" w:hint="eastAsia"/>
          <w:i/>
          <w:sz w:val="24"/>
          <w:szCs w:val="24"/>
          <w:rtl/>
        </w:rPr>
        <w:t>מראש</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אספקתם</w:t>
      </w:r>
      <w:r w:rsidRPr="00FF0534">
        <w:rPr>
          <w:rFonts w:ascii="David" w:hAnsi="David" w:cs="David"/>
          <w:i/>
          <w:sz w:val="24"/>
          <w:szCs w:val="24"/>
          <w:rtl/>
        </w:rPr>
        <w:t xml:space="preserve"> </w:t>
      </w:r>
      <w:r w:rsidRPr="00FF0534">
        <w:rPr>
          <w:rFonts w:ascii="David" w:hAnsi="David" w:cs="David" w:hint="eastAsia"/>
          <w:i/>
          <w:sz w:val="24"/>
          <w:szCs w:val="24"/>
          <w:rtl/>
        </w:rPr>
        <w:t>השוטפת</w:t>
      </w:r>
      <w:r w:rsidRPr="00FF0534">
        <w:rPr>
          <w:rFonts w:ascii="David" w:hAnsi="David" w:cs="David"/>
          <w:i/>
          <w:sz w:val="24"/>
          <w:szCs w:val="24"/>
          <w:rtl/>
        </w:rPr>
        <w:t xml:space="preserve"> </w:t>
      </w:r>
      <w:r w:rsidRPr="00FF0534">
        <w:rPr>
          <w:rFonts w:ascii="David" w:hAnsi="David" w:cs="David" w:hint="eastAsia"/>
          <w:i/>
          <w:sz w:val="24"/>
          <w:szCs w:val="24"/>
          <w:rtl/>
        </w:rPr>
        <w:t>כך</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יחול</w:t>
      </w:r>
      <w:r w:rsidRPr="00FF0534">
        <w:rPr>
          <w:rFonts w:ascii="David" w:hAnsi="David" w:cs="David"/>
          <w:i/>
          <w:sz w:val="24"/>
          <w:szCs w:val="24"/>
          <w:rtl/>
        </w:rPr>
        <w:t xml:space="preserve"> </w:t>
      </w: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עיכוב</w:t>
      </w:r>
      <w:r w:rsidRPr="00FF0534">
        <w:rPr>
          <w:rFonts w:ascii="David" w:hAnsi="David" w:cs="David"/>
          <w:i/>
          <w:sz w:val="24"/>
          <w:szCs w:val="24"/>
          <w:rtl/>
        </w:rPr>
        <w:t xml:space="preserve"> </w:t>
      </w:r>
      <w:r w:rsidRPr="00FF0534">
        <w:rPr>
          <w:rFonts w:ascii="David" w:hAnsi="David" w:cs="David" w:hint="eastAsia"/>
          <w:i/>
          <w:sz w:val="24"/>
          <w:szCs w:val="24"/>
          <w:rtl/>
        </w:rPr>
        <w:t>בעבודה</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לוח</w:t>
      </w:r>
      <w:r w:rsidRPr="00FF0534">
        <w:rPr>
          <w:rFonts w:ascii="David" w:hAnsi="David" w:cs="David"/>
          <w:i/>
          <w:sz w:val="24"/>
          <w:szCs w:val="24"/>
          <w:rtl/>
        </w:rPr>
        <w:t xml:space="preserve"> </w:t>
      </w:r>
      <w:r w:rsidRPr="00FF0534">
        <w:rPr>
          <w:rFonts w:ascii="David" w:hAnsi="David" w:cs="David" w:hint="eastAsia"/>
          <w:i/>
          <w:sz w:val="24"/>
          <w:szCs w:val="24"/>
          <w:rtl/>
        </w:rPr>
        <w:t>הזמנים</w:t>
      </w:r>
      <w:r w:rsidRPr="00FF0534">
        <w:rPr>
          <w:rFonts w:ascii="David" w:hAnsi="David" w:cs="David"/>
          <w:i/>
          <w:sz w:val="24"/>
          <w:szCs w:val="24"/>
          <w:rtl/>
        </w:rPr>
        <w:t xml:space="preserve">, </w:t>
      </w:r>
      <w:r w:rsidRPr="00FF0534">
        <w:rPr>
          <w:rFonts w:ascii="David" w:hAnsi="David" w:cs="David" w:hint="eastAsia"/>
          <w:i/>
          <w:sz w:val="24"/>
          <w:szCs w:val="24"/>
          <w:rtl/>
        </w:rPr>
        <w:t>הכול</w:t>
      </w:r>
      <w:r w:rsidRPr="00FF0534">
        <w:rPr>
          <w:rFonts w:ascii="David" w:hAnsi="David" w:cs="David"/>
          <w:i/>
          <w:sz w:val="24"/>
          <w:szCs w:val="24"/>
          <w:rtl/>
        </w:rPr>
        <w:t xml:space="preserve"> </w:t>
      </w:r>
      <w:r w:rsidRPr="00FF0534">
        <w:rPr>
          <w:rFonts w:ascii="David" w:hAnsi="David" w:cs="David" w:hint="eastAsia"/>
          <w:i/>
          <w:sz w:val="24"/>
          <w:szCs w:val="24"/>
          <w:rtl/>
        </w:rPr>
        <w:t>להנחת</w:t>
      </w:r>
      <w:r w:rsidRPr="00FF0534">
        <w:rPr>
          <w:rFonts w:ascii="David" w:hAnsi="David" w:cs="David"/>
          <w:i/>
          <w:sz w:val="24"/>
          <w:szCs w:val="24"/>
          <w:rtl/>
        </w:rPr>
        <w:t xml:space="preserve"> </w:t>
      </w:r>
      <w:r w:rsidRPr="00FF0534">
        <w:rPr>
          <w:rFonts w:ascii="David" w:hAnsi="David" w:cs="David" w:hint="eastAsia"/>
          <w:i/>
          <w:sz w:val="24"/>
          <w:szCs w:val="24"/>
          <w:rtl/>
        </w:rPr>
        <w:t>דעתו</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385A5A1C"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שהובאו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ידי</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לאתר</w:t>
      </w:r>
      <w:r w:rsidRPr="00FF0534">
        <w:rPr>
          <w:rFonts w:ascii="David" w:hAnsi="David" w:cs="David"/>
          <w:i/>
          <w:sz w:val="24"/>
          <w:szCs w:val="24"/>
          <w:rtl/>
        </w:rPr>
        <w:t xml:space="preserve"> </w:t>
      </w:r>
      <w:r w:rsidRPr="00FF0534">
        <w:rPr>
          <w:rFonts w:ascii="David" w:hAnsi="David" w:cs="David" w:hint="eastAsia"/>
          <w:i/>
          <w:sz w:val="24"/>
          <w:szCs w:val="24"/>
          <w:rtl/>
        </w:rPr>
        <w:t>למטרות</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ללא</w:t>
      </w:r>
      <w:r w:rsidRPr="00FF0534">
        <w:rPr>
          <w:rFonts w:ascii="David" w:hAnsi="David" w:cs="David"/>
          <w:i/>
          <w:sz w:val="24"/>
          <w:szCs w:val="24"/>
          <w:rtl/>
        </w:rPr>
        <w:t xml:space="preserve"> </w:t>
      </w:r>
      <w:r w:rsidRPr="00FF0534">
        <w:rPr>
          <w:rFonts w:ascii="David" w:hAnsi="David" w:cs="David" w:hint="eastAsia"/>
          <w:i/>
          <w:sz w:val="24"/>
          <w:szCs w:val="24"/>
          <w:rtl/>
        </w:rPr>
        <w:t>הסכמת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והם</w:t>
      </w:r>
      <w:r w:rsidRPr="00FF0534">
        <w:rPr>
          <w:rFonts w:ascii="David" w:hAnsi="David" w:cs="David"/>
          <w:i/>
          <w:sz w:val="24"/>
          <w:szCs w:val="24"/>
          <w:rtl/>
        </w:rPr>
        <w:t xml:space="preserve"> </w:t>
      </w:r>
      <w:r w:rsidRPr="00FF0534">
        <w:rPr>
          <w:rFonts w:ascii="David" w:hAnsi="David" w:cs="David" w:hint="eastAsia"/>
          <w:i/>
          <w:sz w:val="24"/>
          <w:szCs w:val="24"/>
          <w:rtl/>
        </w:rPr>
        <w:t>יעברו</w:t>
      </w:r>
      <w:r w:rsidRPr="00FF0534">
        <w:rPr>
          <w:rFonts w:ascii="David" w:hAnsi="David" w:cs="David"/>
          <w:i/>
          <w:sz w:val="24"/>
          <w:szCs w:val="24"/>
          <w:rtl/>
        </w:rPr>
        <w:t xml:space="preserve"> </w:t>
      </w:r>
      <w:r w:rsidRPr="00FF0534">
        <w:rPr>
          <w:rFonts w:ascii="David" w:hAnsi="David" w:cs="David" w:hint="eastAsia"/>
          <w:i/>
          <w:sz w:val="24"/>
          <w:szCs w:val="24"/>
          <w:rtl/>
        </w:rPr>
        <w:t>עם</w:t>
      </w:r>
      <w:r w:rsidRPr="00FF0534">
        <w:rPr>
          <w:rFonts w:ascii="David" w:hAnsi="David" w:cs="David"/>
          <w:i/>
          <w:sz w:val="24"/>
          <w:szCs w:val="24"/>
          <w:rtl/>
        </w:rPr>
        <w:t xml:space="preserve"> </w:t>
      </w:r>
      <w:r w:rsidRPr="00FF0534">
        <w:rPr>
          <w:rFonts w:ascii="David" w:hAnsi="David" w:cs="David" w:hint="eastAsia"/>
          <w:i/>
          <w:sz w:val="24"/>
          <w:szCs w:val="24"/>
          <w:rtl/>
        </w:rPr>
        <w:t>הבאתם</w:t>
      </w:r>
      <w:r w:rsidRPr="00FF0534">
        <w:rPr>
          <w:rFonts w:ascii="David" w:hAnsi="David" w:cs="David"/>
          <w:i/>
          <w:sz w:val="24"/>
          <w:szCs w:val="24"/>
          <w:rtl/>
        </w:rPr>
        <w:t xml:space="preserve"> </w:t>
      </w:r>
      <w:r w:rsidRPr="00FF0534">
        <w:rPr>
          <w:rFonts w:ascii="David" w:hAnsi="David" w:cs="David" w:hint="eastAsia"/>
          <w:i/>
          <w:sz w:val="24"/>
          <w:szCs w:val="24"/>
          <w:rtl/>
        </w:rPr>
        <w:t>לאתר</w:t>
      </w:r>
      <w:r w:rsidRPr="00FF0534">
        <w:rPr>
          <w:rFonts w:ascii="David" w:hAnsi="David" w:cs="David"/>
          <w:i/>
          <w:sz w:val="24"/>
          <w:szCs w:val="24"/>
          <w:rtl/>
        </w:rPr>
        <w:t xml:space="preserve"> </w:t>
      </w:r>
      <w:r w:rsidRPr="00FF0534">
        <w:rPr>
          <w:rFonts w:ascii="David" w:hAnsi="David" w:cs="David" w:hint="eastAsia"/>
          <w:i/>
          <w:sz w:val="24"/>
          <w:szCs w:val="24"/>
          <w:rtl/>
        </w:rPr>
        <w:t>לבעלות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אך</w:t>
      </w:r>
      <w:r w:rsidRPr="00FF0534">
        <w:rPr>
          <w:rFonts w:ascii="David" w:hAnsi="David" w:cs="David"/>
          <w:i/>
          <w:sz w:val="24"/>
          <w:szCs w:val="24"/>
          <w:rtl/>
        </w:rPr>
        <w:t xml:space="preserve"> </w:t>
      </w:r>
      <w:r w:rsidRPr="00FF0534">
        <w:rPr>
          <w:rFonts w:ascii="David" w:hAnsi="David" w:cs="David" w:hint="eastAsia"/>
          <w:i/>
          <w:sz w:val="24"/>
          <w:szCs w:val="24"/>
          <w:rtl/>
        </w:rPr>
        <w:t>לא</w:t>
      </w:r>
      <w:r w:rsidRPr="00FF0534">
        <w:rPr>
          <w:rFonts w:ascii="David" w:hAnsi="David" w:cs="David"/>
          <w:i/>
          <w:sz w:val="24"/>
          <w:szCs w:val="24"/>
          <w:rtl/>
        </w:rPr>
        <w:t xml:space="preserve"> </w:t>
      </w:r>
      <w:r w:rsidRPr="00FF0534">
        <w:rPr>
          <w:rFonts w:ascii="David" w:hAnsi="David" w:cs="David" w:hint="eastAsia"/>
          <w:i/>
          <w:sz w:val="24"/>
          <w:szCs w:val="24"/>
          <w:rtl/>
        </w:rPr>
        <w:t>למטרת</w:t>
      </w:r>
      <w:r w:rsidRPr="00FF0534">
        <w:rPr>
          <w:rFonts w:ascii="David" w:hAnsi="David" w:cs="David"/>
          <w:i/>
          <w:sz w:val="24"/>
          <w:szCs w:val="24"/>
          <w:rtl/>
        </w:rPr>
        <w:t xml:space="preserve"> </w:t>
      </w:r>
      <w:r w:rsidRPr="00FF0534">
        <w:rPr>
          <w:rFonts w:ascii="David" w:hAnsi="David" w:cs="David" w:hint="eastAsia"/>
          <w:i/>
          <w:sz w:val="24"/>
          <w:szCs w:val="24"/>
          <w:rtl/>
        </w:rPr>
        <w:t>אישור</w:t>
      </w:r>
      <w:r w:rsidRPr="00FF0534">
        <w:rPr>
          <w:rFonts w:ascii="David" w:hAnsi="David" w:cs="David"/>
          <w:i/>
          <w:sz w:val="24"/>
          <w:szCs w:val="24"/>
          <w:rtl/>
        </w:rPr>
        <w:t xml:space="preserve"> </w:t>
      </w:r>
      <w:r w:rsidRPr="00FF0534">
        <w:rPr>
          <w:rFonts w:ascii="David" w:hAnsi="David" w:cs="David" w:hint="eastAsia"/>
          <w:i/>
          <w:sz w:val="24"/>
          <w:szCs w:val="24"/>
          <w:rtl/>
        </w:rPr>
        <w:t>קבלתם</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חוזה</w:t>
      </w:r>
      <w:r w:rsidRPr="00FF0534">
        <w:rPr>
          <w:rFonts w:ascii="David" w:hAnsi="David" w:cs="David"/>
          <w:i/>
          <w:sz w:val="24"/>
          <w:szCs w:val="24"/>
          <w:rtl/>
        </w:rPr>
        <w:t xml:space="preserve"> </w:t>
      </w:r>
      <w:r w:rsidRPr="00FF0534">
        <w:rPr>
          <w:rFonts w:ascii="David" w:hAnsi="David" w:cs="David" w:hint="eastAsia"/>
          <w:i/>
          <w:sz w:val="24"/>
          <w:szCs w:val="24"/>
          <w:rtl/>
        </w:rPr>
        <w:t>זה</w:t>
      </w:r>
      <w:r w:rsidRPr="00FF0534">
        <w:rPr>
          <w:rFonts w:ascii="David" w:hAnsi="David" w:cs="David"/>
          <w:i/>
          <w:sz w:val="24"/>
          <w:szCs w:val="24"/>
          <w:rtl/>
        </w:rPr>
        <w:t xml:space="preserve">, </w:t>
      </w:r>
      <w:r w:rsidRPr="00FF0534">
        <w:rPr>
          <w:rFonts w:ascii="David" w:hAnsi="David" w:cs="David" w:hint="eastAsia"/>
          <w:i/>
          <w:sz w:val="24"/>
          <w:szCs w:val="24"/>
          <w:rtl/>
        </w:rPr>
        <w:t>האחריות</w:t>
      </w:r>
      <w:r w:rsidRPr="00FF0534">
        <w:rPr>
          <w:rFonts w:ascii="David" w:hAnsi="David" w:cs="David"/>
          <w:i/>
          <w:sz w:val="24"/>
          <w:szCs w:val="24"/>
          <w:rtl/>
        </w:rPr>
        <w:t xml:space="preserve"> </w:t>
      </w:r>
      <w:r w:rsidRPr="00FF0534">
        <w:rPr>
          <w:rFonts w:ascii="David" w:hAnsi="David" w:cs="David" w:hint="eastAsia"/>
          <w:i/>
          <w:sz w:val="24"/>
          <w:szCs w:val="24"/>
          <w:rtl/>
        </w:rPr>
        <w:t>לשמירתם</w:t>
      </w:r>
      <w:r w:rsidRPr="00FF0534">
        <w:rPr>
          <w:rFonts w:ascii="David" w:hAnsi="David" w:cs="David"/>
          <w:i/>
          <w:sz w:val="24"/>
          <w:szCs w:val="24"/>
          <w:rtl/>
        </w:rPr>
        <w:t xml:space="preserve"> </w:t>
      </w:r>
      <w:r w:rsidRPr="00FF0534">
        <w:rPr>
          <w:rFonts w:ascii="David" w:hAnsi="David" w:cs="David" w:hint="eastAsia"/>
          <w:i/>
          <w:sz w:val="24"/>
          <w:szCs w:val="24"/>
          <w:rtl/>
        </w:rPr>
        <w:t>ולשלמותם</w:t>
      </w:r>
      <w:r w:rsidRPr="00FF0534">
        <w:rPr>
          <w:rFonts w:ascii="David" w:hAnsi="David" w:cs="David"/>
          <w:i/>
          <w:sz w:val="24"/>
          <w:szCs w:val="24"/>
          <w:rtl/>
        </w:rPr>
        <w:t xml:space="preserve">, </w:t>
      </w:r>
      <w:r w:rsidRPr="00FF0534">
        <w:rPr>
          <w:rFonts w:ascii="David" w:hAnsi="David" w:cs="David" w:hint="eastAsia"/>
          <w:i/>
          <w:sz w:val="24"/>
          <w:szCs w:val="24"/>
          <w:rtl/>
        </w:rPr>
        <w:t>והמיסוי</w:t>
      </w:r>
      <w:r w:rsidRPr="00FF0534">
        <w:rPr>
          <w:rFonts w:ascii="David" w:hAnsi="David" w:cs="David"/>
          <w:i/>
          <w:sz w:val="24"/>
          <w:szCs w:val="24"/>
          <w:rtl/>
        </w:rPr>
        <w:t xml:space="preserve"> </w:t>
      </w:r>
      <w:r w:rsidRPr="00FF0534">
        <w:rPr>
          <w:rFonts w:ascii="David" w:hAnsi="David" w:cs="David" w:hint="eastAsia"/>
          <w:i/>
          <w:sz w:val="24"/>
          <w:szCs w:val="24"/>
          <w:rtl/>
        </w:rPr>
        <w:t>החל</w:t>
      </w:r>
      <w:r w:rsidRPr="00FF0534">
        <w:rPr>
          <w:rFonts w:ascii="David" w:hAnsi="David" w:cs="David"/>
          <w:i/>
          <w:sz w:val="24"/>
          <w:szCs w:val="24"/>
          <w:rtl/>
        </w:rPr>
        <w:t xml:space="preserve"> </w:t>
      </w:r>
      <w:r w:rsidRPr="00FF0534">
        <w:rPr>
          <w:rFonts w:ascii="David" w:hAnsi="David" w:cs="David" w:hint="eastAsia"/>
          <w:i/>
          <w:sz w:val="24"/>
          <w:szCs w:val="24"/>
          <w:rtl/>
        </w:rPr>
        <w:t>עליהם</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אף</w:t>
      </w:r>
      <w:r w:rsidRPr="00FF0534">
        <w:rPr>
          <w:rFonts w:ascii="David" w:hAnsi="David" w:cs="David"/>
          <w:i/>
          <w:sz w:val="24"/>
          <w:szCs w:val="24"/>
          <w:rtl/>
        </w:rPr>
        <w:t xml:space="preserve"> </w:t>
      </w:r>
      <w:r w:rsidRPr="00FF0534">
        <w:rPr>
          <w:rFonts w:ascii="David" w:hAnsi="David" w:cs="David" w:hint="eastAsia"/>
          <w:i/>
          <w:sz w:val="24"/>
          <w:szCs w:val="24"/>
          <w:rtl/>
        </w:rPr>
        <w:t>האמור</w:t>
      </w:r>
      <w:r w:rsidRPr="00FF0534">
        <w:rPr>
          <w:rFonts w:ascii="David" w:hAnsi="David" w:cs="David"/>
          <w:i/>
          <w:sz w:val="24"/>
          <w:szCs w:val="24"/>
          <w:rtl/>
        </w:rPr>
        <w:t xml:space="preserve"> </w:t>
      </w:r>
      <w:r w:rsidRPr="00FF0534">
        <w:rPr>
          <w:rFonts w:ascii="David" w:hAnsi="David" w:cs="David" w:hint="eastAsia"/>
          <w:i/>
          <w:sz w:val="24"/>
          <w:szCs w:val="24"/>
          <w:rtl/>
        </w:rPr>
        <w:t>לעיל</w:t>
      </w:r>
      <w:r w:rsidRPr="00FF0534">
        <w:rPr>
          <w:rFonts w:ascii="David" w:hAnsi="David" w:cs="David"/>
          <w:i/>
          <w:sz w:val="24"/>
          <w:szCs w:val="24"/>
          <w:rtl/>
        </w:rPr>
        <w:t xml:space="preserve"> </w:t>
      </w:r>
      <w:r w:rsidRPr="00FF0534">
        <w:rPr>
          <w:rFonts w:ascii="David" w:hAnsi="David" w:cs="David" w:hint="eastAsia"/>
          <w:i/>
          <w:sz w:val="24"/>
          <w:szCs w:val="24"/>
          <w:rtl/>
        </w:rPr>
        <w:t>יהיה</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להוציא</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הפסיק</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מסיבה</w:t>
      </w:r>
      <w:r w:rsidRPr="00FF0534">
        <w:rPr>
          <w:rFonts w:ascii="David" w:hAnsi="David" w:cs="David"/>
          <w:i/>
          <w:sz w:val="24"/>
          <w:szCs w:val="24"/>
          <w:rtl/>
        </w:rPr>
        <w:t xml:space="preserve"> </w:t>
      </w:r>
      <w:r w:rsidRPr="00FF0534">
        <w:rPr>
          <w:rFonts w:ascii="David" w:hAnsi="David" w:cs="David" w:hint="eastAsia"/>
          <w:i/>
          <w:sz w:val="24"/>
          <w:szCs w:val="24"/>
          <w:rtl/>
        </w:rPr>
        <w:t>הנובעת</w:t>
      </w:r>
      <w:r w:rsidRPr="00FF0534">
        <w:rPr>
          <w:rFonts w:ascii="David" w:hAnsi="David" w:cs="David"/>
          <w:i/>
          <w:sz w:val="24"/>
          <w:szCs w:val="24"/>
          <w:rtl/>
        </w:rPr>
        <w:t xml:space="preserve"> </w:t>
      </w:r>
      <w:r w:rsidRPr="00FF0534">
        <w:rPr>
          <w:rFonts w:ascii="David" w:hAnsi="David" w:cs="David" w:hint="eastAsia"/>
          <w:i/>
          <w:sz w:val="24"/>
          <w:szCs w:val="24"/>
          <w:rtl/>
        </w:rPr>
        <w:t>מהקבלן</w:t>
      </w:r>
      <w:r w:rsidRPr="00FF0534">
        <w:rPr>
          <w:rFonts w:ascii="David" w:hAnsi="David" w:cs="David"/>
          <w:i/>
          <w:sz w:val="24"/>
          <w:szCs w:val="24"/>
          <w:rtl/>
        </w:rPr>
        <w:t xml:space="preserve">, </w:t>
      </w:r>
      <w:r w:rsidRPr="00FF0534">
        <w:rPr>
          <w:rFonts w:ascii="David" w:hAnsi="David" w:cs="David" w:hint="eastAsia"/>
          <w:i/>
          <w:sz w:val="24"/>
          <w:szCs w:val="24"/>
          <w:rtl/>
        </w:rPr>
        <w:t>לתקופה</w:t>
      </w:r>
      <w:r w:rsidRPr="00FF0534">
        <w:rPr>
          <w:rFonts w:ascii="David" w:hAnsi="David" w:cs="David"/>
          <w:i/>
          <w:sz w:val="24"/>
          <w:szCs w:val="24"/>
          <w:rtl/>
        </w:rPr>
        <w:t xml:space="preserve"> </w:t>
      </w:r>
      <w:r w:rsidRPr="00FF0534">
        <w:rPr>
          <w:rFonts w:ascii="David" w:hAnsi="David" w:cs="David" w:hint="eastAsia"/>
          <w:i/>
          <w:sz w:val="24"/>
          <w:szCs w:val="24"/>
          <w:rtl/>
        </w:rPr>
        <w:t>העולה</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3 </w:t>
      </w:r>
      <w:r w:rsidRPr="00FF0534">
        <w:rPr>
          <w:rFonts w:ascii="David" w:hAnsi="David" w:cs="David" w:hint="eastAsia"/>
          <w:i/>
          <w:sz w:val="24"/>
          <w:szCs w:val="24"/>
          <w:rtl/>
        </w:rPr>
        <w:t>חודשים</w:t>
      </w:r>
      <w:r w:rsidRPr="00FF0534">
        <w:rPr>
          <w:rFonts w:ascii="David" w:hAnsi="David" w:cs="David"/>
          <w:i/>
          <w:sz w:val="24"/>
          <w:szCs w:val="24"/>
          <w:rtl/>
        </w:rPr>
        <w:t>.</w:t>
      </w:r>
    </w:p>
    <w:p w14:paraId="7D3FB05F"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אחראי</w:t>
      </w:r>
      <w:r w:rsidRPr="00FF0534">
        <w:rPr>
          <w:rFonts w:ascii="David" w:hAnsi="David" w:cs="David"/>
          <w:i/>
          <w:sz w:val="24"/>
          <w:szCs w:val="24"/>
          <w:rtl/>
        </w:rPr>
        <w:t xml:space="preserve"> </w:t>
      </w:r>
      <w:r w:rsidRPr="00FF0534">
        <w:rPr>
          <w:rFonts w:ascii="David" w:hAnsi="David" w:cs="David" w:hint="eastAsia"/>
          <w:i/>
          <w:sz w:val="24"/>
          <w:szCs w:val="24"/>
          <w:rtl/>
        </w:rPr>
        <w:t>לשמירת</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והוא</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בהם</w:t>
      </w:r>
      <w:r w:rsidRPr="00FF0534">
        <w:rPr>
          <w:rFonts w:ascii="David" w:hAnsi="David" w:cs="David"/>
          <w:i/>
          <w:sz w:val="24"/>
          <w:szCs w:val="24"/>
          <w:rtl/>
        </w:rPr>
        <w:t xml:space="preserve"> </w:t>
      </w:r>
      <w:r w:rsidRPr="00FF0534">
        <w:rPr>
          <w:rFonts w:ascii="David" w:hAnsi="David" w:cs="David" w:hint="eastAsia"/>
          <w:i/>
          <w:sz w:val="24"/>
          <w:szCs w:val="24"/>
          <w:rtl/>
        </w:rPr>
        <w:t>לצורך</w:t>
      </w:r>
      <w:r w:rsidRPr="00FF0534">
        <w:rPr>
          <w:rFonts w:ascii="David" w:hAnsi="David" w:cs="David"/>
          <w:i/>
          <w:sz w:val="24"/>
          <w:szCs w:val="24"/>
          <w:rtl/>
        </w:rPr>
        <w:t xml:space="preserve"> </w:t>
      </w:r>
      <w:r w:rsidRPr="00FF0534">
        <w:rPr>
          <w:rFonts w:ascii="David" w:hAnsi="David" w:cs="David" w:hint="eastAsia"/>
          <w:i/>
          <w:sz w:val="24"/>
          <w:szCs w:val="24"/>
          <w:rtl/>
        </w:rPr>
        <w:t>ביצוע</w:t>
      </w:r>
      <w:r w:rsidRPr="00FF0534">
        <w:rPr>
          <w:rFonts w:ascii="David" w:hAnsi="David" w:cs="David"/>
          <w:i/>
          <w:sz w:val="24"/>
          <w:szCs w:val="24"/>
          <w:rtl/>
        </w:rPr>
        <w:t xml:space="preserve"> </w:t>
      </w:r>
      <w:r w:rsidRPr="00FF0534">
        <w:rPr>
          <w:rFonts w:ascii="David" w:hAnsi="David" w:cs="David" w:hint="eastAsia"/>
          <w:i/>
          <w:sz w:val="24"/>
          <w:szCs w:val="24"/>
          <w:rtl/>
        </w:rPr>
        <w:t>החוזה</w:t>
      </w:r>
      <w:r w:rsidRPr="00FF0534">
        <w:rPr>
          <w:rFonts w:ascii="David" w:hAnsi="David" w:cs="David"/>
          <w:i/>
          <w:sz w:val="24"/>
          <w:szCs w:val="24"/>
          <w:rtl/>
        </w:rPr>
        <w:t xml:space="preserve">, </w:t>
      </w:r>
      <w:r w:rsidRPr="00FF0534">
        <w:rPr>
          <w:rFonts w:ascii="David" w:hAnsi="David" w:cs="David" w:hint="eastAsia"/>
          <w:i/>
          <w:sz w:val="24"/>
          <w:szCs w:val="24"/>
          <w:rtl/>
        </w:rPr>
        <w:t>אולם</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מקרה</w:t>
      </w:r>
      <w:r w:rsidRPr="00FF0534">
        <w:rPr>
          <w:rFonts w:ascii="David" w:hAnsi="David" w:cs="David"/>
          <w:i/>
          <w:sz w:val="24"/>
          <w:szCs w:val="24"/>
          <w:rtl/>
        </w:rPr>
        <w:t xml:space="preserve"> </w:t>
      </w:r>
      <w:r w:rsidRPr="00FF0534">
        <w:rPr>
          <w:rFonts w:ascii="David" w:hAnsi="David" w:cs="David" w:hint="eastAsia"/>
          <w:i/>
          <w:sz w:val="24"/>
          <w:szCs w:val="24"/>
          <w:rtl/>
        </w:rPr>
        <w:t>מן</w:t>
      </w:r>
      <w:r w:rsidRPr="00FF0534">
        <w:rPr>
          <w:rFonts w:ascii="David" w:hAnsi="David" w:cs="David"/>
          <w:i/>
          <w:sz w:val="24"/>
          <w:szCs w:val="24"/>
          <w:rtl/>
        </w:rPr>
        <w:t xml:space="preserve"> </w:t>
      </w:r>
      <w:r w:rsidRPr="00FF0534">
        <w:rPr>
          <w:rFonts w:ascii="David" w:hAnsi="David" w:cs="David" w:hint="eastAsia"/>
          <w:i/>
          <w:sz w:val="24"/>
          <w:szCs w:val="24"/>
          <w:rtl/>
        </w:rPr>
        <w:t>המקרים</w:t>
      </w:r>
      <w:r w:rsidRPr="00FF0534">
        <w:rPr>
          <w:rFonts w:ascii="David" w:hAnsi="David" w:cs="David"/>
          <w:i/>
          <w:sz w:val="24"/>
          <w:szCs w:val="24"/>
          <w:rtl/>
        </w:rPr>
        <w:t xml:space="preserve"> </w:t>
      </w:r>
      <w:r w:rsidRPr="00FF0534">
        <w:rPr>
          <w:rFonts w:ascii="David" w:hAnsi="David" w:cs="David" w:hint="eastAsia"/>
          <w:i/>
          <w:sz w:val="24"/>
          <w:szCs w:val="24"/>
          <w:rtl/>
        </w:rPr>
        <w:t>המפורטים</w:t>
      </w:r>
      <w:r w:rsidRPr="00FF0534">
        <w:rPr>
          <w:rFonts w:ascii="David" w:hAnsi="David" w:cs="David"/>
          <w:i/>
          <w:sz w:val="24"/>
          <w:szCs w:val="24"/>
          <w:rtl/>
        </w:rPr>
        <w:t xml:space="preserve"> </w:t>
      </w:r>
      <w:r w:rsidRPr="00FF0534">
        <w:rPr>
          <w:rFonts w:ascii="David" w:hAnsi="David" w:cs="David" w:hint="eastAsia"/>
          <w:i/>
          <w:sz w:val="24"/>
          <w:szCs w:val="24"/>
          <w:rtl/>
        </w:rPr>
        <w:t>בסעיף</w:t>
      </w:r>
      <w:r w:rsidRPr="00FF0534">
        <w:rPr>
          <w:rFonts w:ascii="David" w:hAnsi="David" w:cs="David"/>
          <w:i/>
          <w:sz w:val="24"/>
          <w:szCs w:val="24"/>
          <w:rtl/>
        </w:rPr>
        <w:t xml:space="preserve"> 24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בזכויות</w:t>
      </w:r>
      <w:r w:rsidRPr="00FF0534">
        <w:rPr>
          <w:rFonts w:ascii="David" w:hAnsi="David" w:cs="David"/>
          <w:i/>
          <w:sz w:val="24"/>
          <w:szCs w:val="24"/>
          <w:rtl/>
        </w:rPr>
        <w:t xml:space="preserve"> </w:t>
      </w:r>
      <w:r w:rsidRPr="00FF0534">
        <w:rPr>
          <w:rFonts w:ascii="David" w:hAnsi="David" w:cs="David" w:hint="eastAsia"/>
          <w:i/>
          <w:sz w:val="24"/>
          <w:szCs w:val="24"/>
          <w:rtl/>
        </w:rPr>
        <w:t>המוקנות</w:t>
      </w:r>
      <w:r w:rsidRPr="00FF0534">
        <w:rPr>
          <w:rFonts w:ascii="David" w:hAnsi="David" w:cs="David"/>
          <w:i/>
          <w:sz w:val="24"/>
          <w:szCs w:val="24"/>
          <w:rtl/>
        </w:rPr>
        <w:t xml:space="preserve"> </w:t>
      </w:r>
      <w:r w:rsidRPr="00FF0534">
        <w:rPr>
          <w:rFonts w:ascii="David" w:hAnsi="David" w:cs="David" w:hint="eastAsia"/>
          <w:i/>
          <w:sz w:val="24"/>
          <w:szCs w:val="24"/>
          <w:rtl/>
        </w:rPr>
        <w:t>לו</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אותו</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w:t>
      </w:r>
      <w:r w:rsidRPr="00FF0534">
        <w:rPr>
          <w:rFonts w:ascii="David" w:hAnsi="David" w:cs="David" w:hint="eastAsia"/>
          <w:i/>
          <w:sz w:val="24"/>
          <w:szCs w:val="24"/>
          <w:rtl/>
        </w:rPr>
        <w:t>וזכות</w:t>
      </w:r>
      <w:r w:rsidRPr="00FF0534">
        <w:rPr>
          <w:rFonts w:ascii="David" w:hAnsi="David" w:cs="David"/>
          <w:i/>
          <w:sz w:val="24"/>
          <w:szCs w:val="24"/>
          <w:rtl/>
        </w:rPr>
        <w:t xml:space="preserve"> </w:t>
      </w:r>
      <w:r w:rsidRPr="00FF0534">
        <w:rPr>
          <w:rFonts w:ascii="David" w:hAnsi="David" w:cs="David" w:hint="eastAsia"/>
          <w:i/>
          <w:sz w:val="24"/>
          <w:szCs w:val="24"/>
          <w:rtl/>
        </w:rPr>
        <w:t>השימוש</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פיסקה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כפופה</w:t>
      </w:r>
      <w:r w:rsidRPr="00FF0534">
        <w:rPr>
          <w:rFonts w:ascii="David" w:hAnsi="David" w:cs="David"/>
          <w:i/>
          <w:sz w:val="24"/>
          <w:szCs w:val="24"/>
          <w:rtl/>
        </w:rPr>
        <w:t xml:space="preserve"> </w:t>
      </w:r>
      <w:r w:rsidRPr="00FF0534">
        <w:rPr>
          <w:rFonts w:ascii="David" w:hAnsi="David" w:cs="David" w:hint="eastAsia"/>
          <w:i/>
          <w:sz w:val="24"/>
          <w:szCs w:val="24"/>
          <w:rtl/>
        </w:rPr>
        <w:t>לזכויות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24.2.</w:t>
      </w:r>
    </w:p>
    <w:p w14:paraId="0F5E224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לא</w:t>
      </w:r>
      <w:r w:rsidRPr="00FF0534">
        <w:rPr>
          <w:rFonts w:ascii="David" w:hAnsi="David" w:cs="David"/>
          <w:i/>
          <w:sz w:val="24"/>
          <w:szCs w:val="24"/>
          <w:rtl/>
        </w:rPr>
        <w:t xml:space="preserve"> </w:t>
      </w:r>
      <w:r w:rsidRPr="00FF0534">
        <w:rPr>
          <w:rFonts w:ascii="David" w:hAnsi="David" w:cs="David" w:hint="eastAsia"/>
          <w:i/>
          <w:sz w:val="24"/>
          <w:szCs w:val="24"/>
          <w:rtl/>
        </w:rPr>
        <w:t>יישא</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אחריות</w:t>
      </w:r>
      <w:r w:rsidRPr="00FF0534">
        <w:rPr>
          <w:rFonts w:ascii="David" w:hAnsi="David" w:cs="David"/>
          <w:i/>
          <w:sz w:val="24"/>
          <w:szCs w:val="24"/>
          <w:rtl/>
        </w:rPr>
        <w:t xml:space="preserve"> </w:t>
      </w:r>
      <w:r w:rsidRPr="00FF0534">
        <w:rPr>
          <w:rFonts w:ascii="David" w:hAnsi="David" w:cs="David" w:hint="eastAsia"/>
          <w:i/>
          <w:sz w:val="24"/>
          <w:szCs w:val="24"/>
          <w:rtl/>
        </w:rPr>
        <w:t>בקשר</w:t>
      </w:r>
      <w:r w:rsidRPr="00FF0534">
        <w:rPr>
          <w:rFonts w:ascii="David" w:hAnsi="David" w:cs="David"/>
          <w:i/>
          <w:sz w:val="24"/>
          <w:szCs w:val="24"/>
          <w:rtl/>
        </w:rPr>
        <w:t xml:space="preserve"> </w:t>
      </w:r>
      <w:r w:rsidRPr="00FF0534">
        <w:rPr>
          <w:rFonts w:ascii="David" w:hAnsi="David" w:cs="David" w:hint="eastAsia"/>
          <w:i/>
          <w:sz w:val="24"/>
          <w:szCs w:val="24"/>
          <w:rtl/>
        </w:rPr>
        <w:t>לנזק</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אבדן</w:t>
      </w:r>
      <w:r w:rsidRPr="00FF0534">
        <w:rPr>
          <w:rFonts w:ascii="David" w:hAnsi="David" w:cs="David"/>
          <w:i/>
          <w:sz w:val="24"/>
          <w:szCs w:val="24"/>
          <w:rtl/>
        </w:rPr>
        <w:t xml:space="preserve"> </w:t>
      </w:r>
      <w:r w:rsidRPr="00FF0534">
        <w:rPr>
          <w:rFonts w:ascii="David" w:hAnsi="David" w:cs="David" w:hint="eastAsia"/>
          <w:i/>
          <w:sz w:val="24"/>
          <w:szCs w:val="24"/>
          <w:rtl/>
        </w:rPr>
        <w:t>לחומרים</w:t>
      </w:r>
      <w:r w:rsidRPr="00FF0534">
        <w:rPr>
          <w:rFonts w:ascii="David" w:hAnsi="David" w:cs="David"/>
          <w:i/>
          <w:sz w:val="24"/>
          <w:szCs w:val="24"/>
          <w:rtl/>
        </w:rPr>
        <w:t xml:space="preserve">, </w:t>
      </w:r>
      <w:r w:rsidRPr="00FF0534">
        <w:rPr>
          <w:rFonts w:ascii="David" w:hAnsi="David" w:cs="David" w:hint="eastAsia"/>
          <w:i/>
          <w:sz w:val="24"/>
          <w:szCs w:val="24"/>
          <w:rtl/>
        </w:rPr>
        <w:t>בין</w:t>
      </w:r>
      <w:r w:rsidRPr="00FF0534">
        <w:rPr>
          <w:rFonts w:ascii="David" w:hAnsi="David" w:cs="David"/>
          <w:i/>
          <w:sz w:val="24"/>
          <w:szCs w:val="24"/>
          <w:rtl/>
        </w:rPr>
        <w:t xml:space="preserve"> </w:t>
      </w:r>
      <w:r w:rsidRPr="00FF0534">
        <w:rPr>
          <w:rFonts w:ascii="David" w:hAnsi="David" w:cs="David" w:hint="eastAsia"/>
          <w:i/>
          <w:sz w:val="24"/>
          <w:szCs w:val="24"/>
          <w:rtl/>
        </w:rPr>
        <w:t>שהבעלות</w:t>
      </w:r>
      <w:r w:rsidRPr="00FF0534">
        <w:rPr>
          <w:rFonts w:ascii="David" w:hAnsi="David" w:cs="David"/>
          <w:i/>
          <w:sz w:val="24"/>
          <w:szCs w:val="24"/>
          <w:rtl/>
        </w:rPr>
        <w:t xml:space="preserve"> </w:t>
      </w:r>
      <w:r w:rsidRPr="00FF0534">
        <w:rPr>
          <w:rFonts w:ascii="David" w:hAnsi="David" w:cs="David" w:hint="eastAsia"/>
          <w:i/>
          <w:sz w:val="24"/>
          <w:szCs w:val="24"/>
          <w:rtl/>
        </w:rPr>
        <w:t>עליהם</w:t>
      </w:r>
      <w:r w:rsidRPr="00FF0534">
        <w:rPr>
          <w:rFonts w:ascii="David" w:hAnsi="David" w:cs="David"/>
          <w:i/>
          <w:sz w:val="24"/>
          <w:szCs w:val="24"/>
          <w:rtl/>
        </w:rPr>
        <w:t xml:space="preserve"> </w:t>
      </w:r>
      <w:r w:rsidRPr="00FF0534">
        <w:rPr>
          <w:rFonts w:ascii="David" w:hAnsi="David" w:cs="David" w:hint="eastAsia"/>
          <w:i/>
          <w:sz w:val="24"/>
          <w:szCs w:val="24"/>
          <w:rtl/>
        </w:rPr>
        <w:t>בידי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ובין</w:t>
      </w:r>
      <w:r w:rsidRPr="00FF0534">
        <w:rPr>
          <w:rFonts w:ascii="David" w:hAnsi="David" w:cs="David"/>
          <w:i/>
          <w:sz w:val="24"/>
          <w:szCs w:val="24"/>
          <w:rtl/>
        </w:rPr>
        <w:t xml:space="preserve"> </w:t>
      </w:r>
      <w:r w:rsidRPr="00FF0534">
        <w:rPr>
          <w:rFonts w:ascii="David" w:hAnsi="David" w:cs="David" w:hint="eastAsia"/>
          <w:i/>
          <w:sz w:val="24"/>
          <w:szCs w:val="24"/>
          <w:rtl/>
        </w:rPr>
        <w:t>שאינה</w:t>
      </w:r>
      <w:r w:rsidRPr="00FF0534">
        <w:rPr>
          <w:rFonts w:ascii="David" w:hAnsi="David" w:cs="David"/>
          <w:i/>
          <w:sz w:val="24"/>
          <w:szCs w:val="24"/>
          <w:rtl/>
        </w:rPr>
        <w:t xml:space="preserve"> </w:t>
      </w:r>
      <w:r w:rsidRPr="00FF0534">
        <w:rPr>
          <w:rFonts w:ascii="David" w:hAnsi="David" w:cs="David" w:hint="eastAsia"/>
          <w:i/>
          <w:sz w:val="24"/>
          <w:szCs w:val="24"/>
          <w:rtl/>
        </w:rPr>
        <w:t>בידו</w:t>
      </w:r>
      <w:r w:rsidRPr="00FF0534">
        <w:rPr>
          <w:rFonts w:ascii="David" w:hAnsi="David" w:cs="David"/>
          <w:i/>
          <w:sz w:val="24"/>
          <w:szCs w:val="24"/>
          <w:rtl/>
        </w:rPr>
        <w:t xml:space="preserve">, </w:t>
      </w:r>
      <w:r w:rsidRPr="00FF0534">
        <w:rPr>
          <w:rFonts w:ascii="David" w:hAnsi="David" w:cs="David" w:hint="eastAsia"/>
          <w:i/>
          <w:sz w:val="24"/>
          <w:szCs w:val="24"/>
          <w:rtl/>
        </w:rPr>
        <w:t>ופרט</w:t>
      </w:r>
      <w:r w:rsidRPr="00FF0534">
        <w:rPr>
          <w:rFonts w:ascii="David" w:hAnsi="David" w:cs="David"/>
          <w:i/>
          <w:sz w:val="24"/>
          <w:szCs w:val="24"/>
          <w:rtl/>
        </w:rPr>
        <w:t xml:space="preserve"> </w:t>
      </w:r>
      <w:r w:rsidRPr="00FF0534">
        <w:rPr>
          <w:rFonts w:ascii="David" w:hAnsi="David" w:cs="David" w:hint="eastAsia"/>
          <w:i/>
          <w:sz w:val="24"/>
          <w:szCs w:val="24"/>
          <w:rtl/>
        </w:rPr>
        <w:t>לנזק</w:t>
      </w:r>
      <w:r w:rsidRPr="00FF0534">
        <w:rPr>
          <w:rFonts w:ascii="David" w:hAnsi="David" w:cs="David"/>
          <w:i/>
          <w:sz w:val="24"/>
          <w:szCs w:val="24"/>
          <w:rtl/>
        </w:rPr>
        <w:t xml:space="preserve"> </w:t>
      </w:r>
      <w:r w:rsidRPr="00FF0534">
        <w:rPr>
          <w:rFonts w:ascii="David" w:hAnsi="David" w:cs="David" w:hint="eastAsia"/>
          <w:i/>
          <w:sz w:val="24"/>
          <w:szCs w:val="24"/>
          <w:rtl/>
        </w:rPr>
        <w:t>שנגרם</w:t>
      </w:r>
      <w:r w:rsidRPr="00FF0534">
        <w:rPr>
          <w:rFonts w:ascii="David" w:hAnsi="David" w:cs="David"/>
          <w:i/>
          <w:sz w:val="24"/>
          <w:szCs w:val="24"/>
          <w:rtl/>
        </w:rPr>
        <w:t xml:space="preserve"> </w:t>
      </w:r>
      <w:r w:rsidRPr="00FF0534">
        <w:rPr>
          <w:rFonts w:ascii="David" w:hAnsi="David" w:cs="David" w:hint="eastAsia"/>
          <w:i/>
          <w:sz w:val="24"/>
          <w:szCs w:val="24"/>
          <w:rtl/>
        </w:rPr>
        <w:t>בזדון</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באי</w:t>
      </w:r>
      <w:r w:rsidRPr="00FF0534">
        <w:rPr>
          <w:rFonts w:ascii="David" w:hAnsi="David" w:cs="David"/>
          <w:i/>
          <w:sz w:val="24"/>
          <w:szCs w:val="24"/>
          <w:rtl/>
        </w:rPr>
        <w:t xml:space="preserve"> </w:t>
      </w:r>
      <w:r w:rsidRPr="00FF0534">
        <w:rPr>
          <w:rFonts w:ascii="David" w:hAnsi="David" w:cs="David" w:hint="eastAsia"/>
          <w:i/>
          <w:sz w:val="24"/>
          <w:szCs w:val="24"/>
          <w:rtl/>
        </w:rPr>
        <w:t>כחם</w:t>
      </w:r>
      <w:r w:rsidRPr="00FF0534">
        <w:rPr>
          <w:rFonts w:ascii="David" w:hAnsi="David" w:cs="David"/>
          <w:i/>
          <w:sz w:val="24"/>
          <w:szCs w:val="24"/>
          <w:rtl/>
        </w:rPr>
        <w:t xml:space="preserve"> </w:t>
      </w:r>
      <w:r w:rsidRPr="00FF0534">
        <w:rPr>
          <w:rFonts w:ascii="David" w:hAnsi="David" w:cs="David" w:hint="eastAsia"/>
          <w:i/>
          <w:sz w:val="24"/>
          <w:szCs w:val="24"/>
          <w:rtl/>
        </w:rPr>
        <w:t>המוסמכים</w:t>
      </w:r>
      <w:r w:rsidRPr="00FF0534">
        <w:rPr>
          <w:rFonts w:ascii="David" w:hAnsi="David" w:cs="David"/>
          <w:i/>
          <w:sz w:val="24"/>
          <w:szCs w:val="24"/>
          <w:rtl/>
        </w:rPr>
        <w:t>.</w:t>
      </w:r>
    </w:p>
    <w:p w14:paraId="2956AC21"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להסיק</w:t>
      </w:r>
      <w:r w:rsidRPr="00FF0534">
        <w:rPr>
          <w:rFonts w:ascii="David" w:hAnsi="David" w:cs="David"/>
          <w:i/>
          <w:sz w:val="24"/>
          <w:szCs w:val="24"/>
          <w:rtl/>
        </w:rPr>
        <w:t xml:space="preserve"> </w:t>
      </w:r>
      <w:r w:rsidRPr="00FF0534">
        <w:rPr>
          <w:rFonts w:ascii="David" w:hAnsi="David" w:cs="David" w:hint="eastAsia"/>
          <w:i/>
          <w:sz w:val="24"/>
          <w:szCs w:val="24"/>
          <w:rtl/>
        </w:rPr>
        <w:t>מהוראות</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w:t>
      </w:r>
      <w:r w:rsidRPr="00FF0534">
        <w:rPr>
          <w:rFonts w:ascii="David" w:hAnsi="David" w:cs="David" w:hint="eastAsia"/>
          <w:i/>
          <w:sz w:val="24"/>
          <w:szCs w:val="24"/>
          <w:rtl/>
        </w:rPr>
        <w:t>זה</w:t>
      </w:r>
      <w:r w:rsidRPr="00FF0534">
        <w:rPr>
          <w:rFonts w:ascii="David" w:hAnsi="David" w:cs="David"/>
          <w:i/>
          <w:sz w:val="24"/>
          <w:szCs w:val="24"/>
          <w:rtl/>
        </w:rPr>
        <w:t xml:space="preserve">, </w:t>
      </w:r>
      <w:r w:rsidRPr="00FF0534">
        <w:rPr>
          <w:rFonts w:ascii="David" w:hAnsi="David" w:cs="David" w:hint="eastAsia"/>
          <w:i/>
          <w:sz w:val="24"/>
          <w:szCs w:val="24"/>
          <w:rtl/>
        </w:rPr>
        <w:t>וכל</w:t>
      </w:r>
      <w:r w:rsidRPr="00FF0534">
        <w:rPr>
          <w:rFonts w:ascii="David" w:hAnsi="David" w:cs="David"/>
          <w:i/>
          <w:sz w:val="24"/>
          <w:szCs w:val="24"/>
          <w:rtl/>
        </w:rPr>
        <w:t xml:space="preserve"> </w:t>
      </w:r>
      <w:r w:rsidRPr="00FF0534">
        <w:rPr>
          <w:rFonts w:ascii="David" w:hAnsi="David" w:cs="David" w:hint="eastAsia"/>
          <w:i/>
          <w:sz w:val="24"/>
          <w:szCs w:val="24"/>
          <w:rtl/>
        </w:rPr>
        <w:t>התנהגות</w:t>
      </w:r>
      <w:r w:rsidRPr="00FF0534">
        <w:rPr>
          <w:rFonts w:ascii="David" w:hAnsi="David" w:cs="David"/>
          <w:i/>
          <w:sz w:val="24"/>
          <w:szCs w:val="24"/>
          <w:rtl/>
        </w:rPr>
        <w:t xml:space="preserve"> </w:t>
      </w:r>
      <w:r w:rsidRPr="00FF0534">
        <w:rPr>
          <w:rFonts w:ascii="David" w:hAnsi="David" w:cs="David" w:hint="eastAsia"/>
          <w:i/>
          <w:sz w:val="24"/>
          <w:szCs w:val="24"/>
          <w:rtl/>
        </w:rPr>
        <w:t>לפיו</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מתן</w:t>
      </w:r>
      <w:r w:rsidRPr="00FF0534">
        <w:rPr>
          <w:rFonts w:ascii="David" w:hAnsi="David" w:cs="David"/>
          <w:i/>
          <w:sz w:val="24"/>
          <w:szCs w:val="24"/>
          <w:rtl/>
        </w:rPr>
        <w:t xml:space="preserve"> </w:t>
      </w:r>
      <w:r w:rsidRPr="00FF0534">
        <w:rPr>
          <w:rFonts w:ascii="David" w:hAnsi="David" w:cs="David" w:hint="eastAsia"/>
          <w:i/>
          <w:sz w:val="24"/>
          <w:szCs w:val="24"/>
          <w:rtl/>
        </w:rPr>
        <w:t>אישור</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לטיבם</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כלשהם</w:t>
      </w:r>
      <w:r w:rsidRPr="00FF0534">
        <w:rPr>
          <w:rFonts w:ascii="David" w:hAnsi="David" w:cs="David"/>
          <w:i/>
          <w:sz w:val="24"/>
          <w:szCs w:val="24"/>
          <w:rtl/>
        </w:rPr>
        <w:t xml:space="preserve">, </w:t>
      </w:r>
      <w:r w:rsidRPr="00FF0534">
        <w:rPr>
          <w:rFonts w:ascii="David" w:hAnsi="David" w:cs="David" w:hint="eastAsia"/>
          <w:i/>
          <w:sz w:val="24"/>
          <w:szCs w:val="24"/>
          <w:rtl/>
        </w:rPr>
        <w:t>והמפקח</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לפסלם</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זמן</w:t>
      </w:r>
      <w:r w:rsidRPr="00FF0534">
        <w:rPr>
          <w:rFonts w:ascii="David" w:hAnsi="David" w:cs="David"/>
          <w:i/>
          <w:sz w:val="24"/>
          <w:szCs w:val="24"/>
          <w:rtl/>
        </w:rPr>
        <w:t xml:space="preserve"> </w:t>
      </w:r>
      <w:r w:rsidRPr="00FF0534">
        <w:rPr>
          <w:rFonts w:ascii="David" w:hAnsi="David" w:cs="David" w:hint="eastAsia"/>
          <w:i/>
          <w:sz w:val="24"/>
          <w:szCs w:val="24"/>
          <w:rtl/>
        </w:rPr>
        <w:t>שהוא</w:t>
      </w:r>
      <w:r w:rsidRPr="00FF0534">
        <w:rPr>
          <w:rFonts w:ascii="David" w:hAnsi="David" w:cs="David"/>
          <w:i/>
          <w:sz w:val="24"/>
          <w:szCs w:val="24"/>
          <w:rtl/>
        </w:rPr>
        <w:t>.</w:t>
      </w:r>
    </w:p>
    <w:p w14:paraId="7D1644C0"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אימת</w:t>
      </w:r>
      <w:r w:rsidRPr="00FF0534">
        <w:rPr>
          <w:rFonts w:ascii="David" w:hAnsi="David" w:cs="David"/>
          <w:i/>
          <w:sz w:val="24"/>
          <w:szCs w:val="24"/>
          <w:rtl/>
        </w:rPr>
        <w:t xml:space="preserve"> </w:t>
      </w:r>
      <w:r w:rsidRPr="00FF0534">
        <w:rPr>
          <w:rFonts w:ascii="David" w:hAnsi="David" w:cs="David" w:hint="eastAsia"/>
          <w:i/>
          <w:sz w:val="24"/>
          <w:szCs w:val="24"/>
          <w:rtl/>
        </w:rPr>
        <w:t>שנפסלו</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הורה</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שחומרים</w:t>
      </w:r>
      <w:r w:rsidRPr="00FF0534">
        <w:rPr>
          <w:rFonts w:ascii="David" w:hAnsi="David" w:cs="David"/>
          <w:i/>
          <w:sz w:val="24"/>
          <w:szCs w:val="24"/>
          <w:rtl/>
        </w:rPr>
        <w:t xml:space="preserve"> </w:t>
      </w:r>
      <w:r w:rsidRPr="00FF0534">
        <w:rPr>
          <w:rFonts w:ascii="David" w:hAnsi="David" w:cs="David" w:hint="eastAsia"/>
          <w:i/>
          <w:sz w:val="24"/>
          <w:szCs w:val="24"/>
          <w:rtl/>
        </w:rPr>
        <w:t>אינם</w:t>
      </w:r>
      <w:r w:rsidRPr="00FF0534">
        <w:rPr>
          <w:rFonts w:ascii="David" w:hAnsi="David" w:cs="David"/>
          <w:i/>
          <w:sz w:val="24"/>
          <w:szCs w:val="24"/>
          <w:rtl/>
        </w:rPr>
        <w:t xml:space="preserve"> </w:t>
      </w:r>
      <w:r w:rsidRPr="00FF0534">
        <w:rPr>
          <w:rFonts w:ascii="David" w:hAnsi="David" w:cs="David" w:hint="eastAsia"/>
          <w:i/>
          <w:sz w:val="24"/>
          <w:szCs w:val="24"/>
          <w:rtl/>
        </w:rPr>
        <w:t>נחוצים</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חייב</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דרישת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ועם</w:t>
      </w:r>
      <w:r w:rsidRPr="00FF0534">
        <w:rPr>
          <w:rFonts w:ascii="David" w:hAnsi="David" w:cs="David"/>
          <w:i/>
          <w:sz w:val="24"/>
          <w:szCs w:val="24"/>
          <w:rtl/>
        </w:rPr>
        <w:t xml:space="preserve"> </w:t>
      </w:r>
      <w:r w:rsidRPr="00FF0534">
        <w:rPr>
          <w:rFonts w:ascii="David" w:hAnsi="David" w:cs="David" w:hint="eastAsia"/>
          <w:i/>
          <w:sz w:val="24"/>
          <w:szCs w:val="24"/>
          <w:rtl/>
        </w:rPr>
        <w:t>מתן</w:t>
      </w:r>
      <w:r w:rsidRPr="00FF0534">
        <w:rPr>
          <w:rFonts w:ascii="David" w:hAnsi="David" w:cs="David"/>
          <w:i/>
          <w:sz w:val="24"/>
          <w:szCs w:val="24"/>
          <w:rtl/>
        </w:rPr>
        <w:t xml:space="preserve"> </w:t>
      </w:r>
      <w:r w:rsidRPr="00FF0534">
        <w:rPr>
          <w:rFonts w:ascii="David" w:hAnsi="David" w:cs="David" w:hint="eastAsia"/>
          <w:i/>
          <w:sz w:val="24"/>
          <w:szCs w:val="24"/>
          <w:rtl/>
        </w:rPr>
        <w:t>דרישה</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חדלים</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מלהיות</w:t>
      </w:r>
      <w:r w:rsidRPr="00FF0534">
        <w:rPr>
          <w:rFonts w:ascii="David" w:hAnsi="David" w:cs="David"/>
          <w:i/>
          <w:sz w:val="24"/>
          <w:szCs w:val="24"/>
          <w:rtl/>
        </w:rPr>
        <w:t xml:space="preserve"> </w:t>
      </w:r>
      <w:r w:rsidRPr="00FF0534">
        <w:rPr>
          <w:rFonts w:ascii="David" w:hAnsi="David" w:cs="David" w:hint="eastAsia"/>
          <w:i/>
          <w:sz w:val="24"/>
          <w:szCs w:val="24"/>
          <w:rtl/>
        </w:rPr>
        <w:t>בבעלות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נקבע</w:t>
      </w:r>
      <w:r w:rsidRPr="00FF0534">
        <w:rPr>
          <w:rFonts w:ascii="David" w:hAnsi="David" w:cs="David"/>
          <w:i/>
          <w:sz w:val="24"/>
          <w:szCs w:val="24"/>
          <w:rtl/>
        </w:rPr>
        <w:t xml:space="preserve"> </w:t>
      </w:r>
      <w:r w:rsidRPr="00FF0534">
        <w:rPr>
          <w:rFonts w:ascii="David" w:hAnsi="David" w:cs="David" w:hint="eastAsia"/>
          <w:i/>
          <w:sz w:val="24"/>
          <w:szCs w:val="24"/>
          <w:rtl/>
        </w:rPr>
        <w:t>בדרישה</w:t>
      </w:r>
      <w:r w:rsidRPr="00FF0534">
        <w:rPr>
          <w:rFonts w:ascii="David" w:hAnsi="David" w:cs="David"/>
          <w:i/>
          <w:sz w:val="24"/>
          <w:szCs w:val="24"/>
          <w:rtl/>
        </w:rPr>
        <w:t xml:space="preserve"> </w:t>
      </w:r>
      <w:r w:rsidRPr="00FF0534">
        <w:rPr>
          <w:rFonts w:ascii="David" w:hAnsi="David" w:cs="David" w:hint="eastAsia"/>
          <w:i/>
          <w:sz w:val="24"/>
          <w:szCs w:val="24"/>
          <w:rtl/>
        </w:rPr>
        <w:t>מועד</w:t>
      </w:r>
      <w:r w:rsidRPr="00FF0534">
        <w:rPr>
          <w:rFonts w:ascii="David" w:hAnsi="David" w:cs="David"/>
          <w:i/>
          <w:sz w:val="24"/>
          <w:szCs w:val="24"/>
          <w:rtl/>
        </w:rPr>
        <w:t xml:space="preserve"> </w:t>
      </w:r>
      <w:r w:rsidRPr="00FF0534">
        <w:rPr>
          <w:rFonts w:ascii="David" w:hAnsi="David" w:cs="David" w:hint="eastAsia"/>
          <w:i/>
          <w:sz w:val="24"/>
          <w:szCs w:val="24"/>
          <w:rtl/>
        </w:rPr>
        <w:t>לסילוק</w:t>
      </w:r>
      <w:r w:rsidRPr="00EF4F1C">
        <w:rPr>
          <w:rFonts w:ascii="David" w:hAnsi="David" w:cs="David"/>
          <w:b/>
          <w:bCs/>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חייב</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בהקדם</w:t>
      </w:r>
      <w:r w:rsidRPr="00FF0534">
        <w:rPr>
          <w:rFonts w:ascii="David" w:hAnsi="David" w:cs="David"/>
          <w:i/>
          <w:sz w:val="24"/>
          <w:szCs w:val="24"/>
          <w:rtl/>
        </w:rPr>
        <w:t xml:space="preserve"> </w:t>
      </w:r>
      <w:r w:rsidRPr="00FF0534">
        <w:rPr>
          <w:rFonts w:ascii="David" w:hAnsi="David" w:cs="David" w:hint="eastAsia"/>
          <w:i/>
          <w:sz w:val="24"/>
          <w:szCs w:val="24"/>
          <w:rtl/>
        </w:rPr>
        <w:t>האפשרי</w:t>
      </w:r>
      <w:r w:rsidRPr="00FF0534">
        <w:rPr>
          <w:rFonts w:ascii="David" w:hAnsi="David" w:cs="David"/>
          <w:i/>
          <w:sz w:val="24"/>
          <w:szCs w:val="24"/>
          <w:rtl/>
        </w:rPr>
        <w:t xml:space="preserve"> </w:t>
      </w:r>
      <w:r w:rsidRPr="00FF0534">
        <w:rPr>
          <w:rFonts w:ascii="David" w:hAnsi="David" w:cs="David" w:hint="eastAsia"/>
          <w:i/>
          <w:sz w:val="24"/>
          <w:szCs w:val="24"/>
          <w:rtl/>
        </w:rPr>
        <w:t>ולא</w:t>
      </w:r>
      <w:r w:rsidRPr="00FF0534">
        <w:rPr>
          <w:rFonts w:ascii="David" w:hAnsi="David" w:cs="David"/>
          <w:i/>
          <w:sz w:val="24"/>
          <w:szCs w:val="24"/>
          <w:rtl/>
        </w:rPr>
        <w:t xml:space="preserve"> </w:t>
      </w:r>
      <w:r w:rsidRPr="00FF0534">
        <w:rPr>
          <w:rFonts w:ascii="David" w:hAnsi="David" w:cs="David" w:hint="eastAsia"/>
          <w:i/>
          <w:sz w:val="24"/>
          <w:szCs w:val="24"/>
          <w:rtl/>
        </w:rPr>
        <w:t>יאוחר</w:t>
      </w:r>
      <w:r w:rsidRPr="00FF0534">
        <w:rPr>
          <w:rFonts w:ascii="David" w:hAnsi="David" w:cs="David"/>
          <w:i/>
          <w:sz w:val="24"/>
          <w:szCs w:val="24"/>
          <w:rtl/>
        </w:rPr>
        <w:t xml:space="preserve"> </w:t>
      </w:r>
      <w:r w:rsidRPr="00FF0534">
        <w:rPr>
          <w:rFonts w:ascii="David" w:hAnsi="David" w:cs="David" w:hint="eastAsia"/>
          <w:i/>
          <w:sz w:val="24"/>
          <w:szCs w:val="24"/>
          <w:rtl/>
        </w:rPr>
        <w:t>מאשר</w:t>
      </w:r>
      <w:r w:rsidRPr="00FF0534">
        <w:rPr>
          <w:rFonts w:ascii="David" w:hAnsi="David" w:cs="David"/>
          <w:i/>
          <w:sz w:val="24"/>
          <w:szCs w:val="24"/>
          <w:rtl/>
        </w:rPr>
        <w:t xml:space="preserve"> </w:t>
      </w:r>
      <w:r w:rsidRPr="00FF0534">
        <w:rPr>
          <w:rFonts w:ascii="David" w:hAnsi="David" w:cs="David" w:hint="eastAsia"/>
          <w:i/>
          <w:sz w:val="24"/>
          <w:szCs w:val="24"/>
          <w:rtl/>
        </w:rPr>
        <w:t>במועד</w:t>
      </w:r>
      <w:r w:rsidRPr="00FF0534">
        <w:rPr>
          <w:rFonts w:ascii="David" w:hAnsi="David" w:cs="David"/>
          <w:i/>
          <w:sz w:val="24"/>
          <w:szCs w:val="24"/>
          <w:rtl/>
        </w:rPr>
        <w:t xml:space="preserve"> </w:t>
      </w:r>
      <w:r w:rsidRPr="00FF0534">
        <w:rPr>
          <w:rFonts w:ascii="David" w:hAnsi="David" w:cs="David" w:hint="eastAsia"/>
          <w:i/>
          <w:sz w:val="24"/>
          <w:szCs w:val="24"/>
          <w:rtl/>
        </w:rPr>
        <w:t>שנקבע</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נמנע</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מלעשות</w:t>
      </w:r>
      <w:r w:rsidRPr="00FF0534">
        <w:rPr>
          <w:rFonts w:ascii="David" w:hAnsi="David" w:cs="David"/>
          <w:i/>
          <w:sz w:val="24"/>
          <w:szCs w:val="24"/>
          <w:rtl/>
        </w:rPr>
        <w:t xml:space="preserve"> </w:t>
      </w:r>
      <w:r w:rsidRPr="00FF0534">
        <w:rPr>
          <w:rFonts w:ascii="David" w:hAnsi="David" w:cs="David" w:hint="eastAsia"/>
          <w:i/>
          <w:sz w:val="24"/>
          <w:szCs w:val="24"/>
          <w:rtl/>
        </w:rPr>
        <w:t>כן</w:t>
      </w:r>
      <w:r w:rsidRPr="00FF0534">
        <w:rPr>
          <w:rFonts w:ascii="David" w:hAnsi="David" w:cs="David"/>
          <w:i/>
          <w:sz w:val="24"/>
          <w:szCs w:val="24"/>
          <w:rtl/>
        </w:rPr>
        <w:t xml:space="preserve"> -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למכרם</w:t>
      </w:r>
      <w:r w:rsidRPr="00FF0534">
        <w:rPr>
          <w:rFonts w:ascii="David" w:hAnsi="David" w:cs="David"/>
          <w:i/>
          <w:sz w:val="24"/>
          <w:szCs w:val="24"/>
          <w:rtl/>
        </w:rPr>
        <w:t xml:space="preserve"> </w:t>
      </w:r>
      <w:r w:rsidRPr="00FF0534">
        <w:rPr>
          <w:rFonts w:ascii="David" w:hAnsi="David" w:cs="David" w:hint="eastAsia"/>
          <w:i/>
          <w:sz w:val="24"/>
          <w:szCs w:val="24"/>
          <w:rtl/>
        </w:rPr>
        <w:t>במחיר</w:t>
      </w:r>
      <w:r w:rsidRPr="00FF0534">
        <w:rPr>
          <w:rFonts w:ascii="David" w:hAnsi="David" w:cs="David"/>
          <w:i/>
          <w:sz w:val="24"/>
          <w:szCs w:val="24"/>
          <w:rtl/>
        </w:rPr>
        <w:t xml:space="preserve"> </w:t>
      </w:r>
      <w:r w:rsidRPr="00FF0534">
        <w:rPr>
          <w:rFonts w:ascii="David" w:hAnsi="David" w:cs="David" w:hint="eastAsia"/>
          <w:i/>
          <w:sz w:val="24"/>
          <w:szCs w:val="24"/>
          <w:rtl/>
        </w:rPr>
        <w:t>ובתנאים</w:t>
      </w:r>
      <w:r w:rsidRPr="00FF0534">
        <w:rPr>
          <w:rFonts w:ascii="David" w:hAnsi="David" w:cs="David"/>
          <w:i/>
          <w:sz w:val="24"/>
          <w:szCs w:val="24"/>
          <w:rtl/>
        </w:rPr>
        <w:t xml:space="preserve"> </w:t>
      </w:r>
      <w:r w:rsidRPr="00FF0534">
        <w:rPr>
          <w:rFonts w:ascii="David" w:hAnsi="David" w:cs="David" w:hint="eastAsia"/>
          <w:i/>
          <w:sz w:val="24"/>
          <w:szCs w:val="24"/>
          <w:rtl/>
        </w:rPr>
        <w:t>שימצא</w:t>
      </w:r>
      <w:r w:rsidRPr="00FF0534">
        <w:rPr>
          <w:rFonts w:ascii="David" w:hAnsi="David" w:cs="David"/>
          <w:i/>
          <w:sz w:val="24"/>
          <w:szCs w:val="24"/>
          <w:rtl/>
        </w:rPr>
        <w:t xml:space="preserve"> </w:t>
      </w:r>
      <w:r w:rsidRPr="00FF0534">
        <w:rPr>
          <w:rFonts w:ascii="David" w:hAnsi="David" w:cs="David" w:hint="eastAsia"/>
          <w:i/>
          <w:sz w:val="24"/>
          <w:szCs w:val="24"/>
          <w:rtl/>
        </w:rPr>
        <w:t>לנכון</w:t>
      </w:r>
      <w:r w:rsidRPr="00FF0534">
        <w:rPr>
          <w:rFonts w:ascii="David" w:hAnsi="David" w:cs="David"/>
          <w:i/>
          <w:sz w:val="24"/>
          <w:szCs w:val="24"/>
          <w:rtl/>
        </w:rPr>
        <w:t xml:space="preserve">, </w:t>
      </w:r>
      <w:r w:rsidRPr="00FF0534">
        <w:rPr>
          <w:rFonts w:ascii="David" w:hAnsi="David" w:cs="David" w:hint="eastAsia"/>
          <w:i/>
          <w:sz w:val="24"/>
          <w:szCs w:val="24"/>
          <w:rtl/>
        </w:rPr>
        <w:t>ולאחר</w:t>
      </w:r>
      <w:r w:rsidRPr="00FF0534">
        <w:rPr>
          <w:rFonts w:ascii="David" w:hAnsi="David" w:cs="David"/>
          <w:i/>
          <w:sz w:val="24"/>
          <w:szCs w:val="24"/>
          <w:rtl/>
        </w:rPr>
        <w:t xml:space="preserve"> </w:t>
      </w:r>
      <w:r w:rsidRPr="00FF0534">
        <w:rPr>
          <w:rFonts w:ascii="David" w:hAnsi="David" w:cs="David" w:hint="eastAsia"/>
          <w:i/>
          <w:sz w:val="24"/>
          <w:szCs w:val="24"/>
          <w:rtl/>
        </w:rPr>
        <w:t>שינכה</w:t>
      </w:r>
      <w:r w:rsidRPr="00FF0534">
        <w:rPr>
          <w:rFonts w:ascii="David" w:hAnsi="David" w:cs="David"/>
          <w:i/>
          <w:sz w:val="24"/>
          <w:szCs w:val="24"/>
          <w:rtl/>
        </w:rPr>
        <w:t xml:space="preserve"> </w:t>
      </w:r>
      <w:r w:rsidRPr="00FF0534">
        <w:rPr>
          <w:rFonts w:ascii="David" w:hAnsi="David" w:cs="David" w:hint="eastAsia"/>
          <w:i/>
          <w:sz w:val="24"/>
          <w:szCs w:val="24"/>
          <w:rtl/>
        </w:rPr>
        <w:t>ממחירם</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ההוצאות</w:t>
      </w:r>
      <w:r w:rsidRPr="00FF0534">
        <w:rPr>
          <w:rFonts w:ascii="David" w:hAnsi="David" w:cs="David"/>
          <w:i/>
          <w:sz w:val="24"/>
          <w:szCs w:val="24"/>
          <w:rtl/>
        </w:rPr>
        <w:t xml:space="preserve"> </w:t>
      </w:r>
      <w:r w:rsidRPr="00FF0534">
        <w:rPr>
          <w:rFonts w:ascii="David" w:hAnsi="David" w:cs="David" w:hint="eastAsia"/>
          <w:i/>
          <w:sz w:val="24"/>
          <w:szCs w:val="24"/>
          <w:rtl/>
        </w:rPr>
        <w:t>הכרוכות</w:t>
      </w:r>
      <w:r w:rsidRPr="00FF0534">
        <w:rPr>
          <w:rFonts w:ascii="David" w:hAnsi="David" w:cs="David"/>
          <w:i/>
          <w:sz w:val="24"/>
          <w:szCs w:val="24"/>
          <w:rtl/>
        </w:rPr>
        <w:t xml:space="preserve"> </w:t>
      </w:r>
      <w:r w:rsidRPr="00FF0534">
        <w:rPr>
          <w:rFonts w:ascii="David" w:hAnsi="David" w:cs="David" w:hint="eastAsia"/>
          <w:i/>
          <w:sz w:val="24"/>
          <w:szCs w:val="24"/>
          <w:rtl/>
        </w:rPr>
        <w:t>במכירתם</w:t>
      </w:r>
      <w:r w:rsidRPr="00FF0534">
        <w:rPr>
          <w:rFonts w:ascii="David" w:hAnsi="David" w:cs="David"/>
          <w:i/>
          <w:sz w:val="24"/>
          <w:szCs w:val="24"/>
          <w:rtl/>
        </w:rPr>
        <w:t xml:space="preserve">, </w:t>
      </w:r>
      <w:r w:rsidRPr="00FF0534">
        <w:rPr>
          <w:rFonts w:ascii="David" w:hAnsi="David" w:cs="David" w:hint="eastAsia"/>
          <w:i/>
          <w:sz w:val="24"/>
          <w:szCs w:val="24"/>
          <w:rtl/>
        </w:rPr>
        <w:t>יזכה</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חשבון</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עודף</w:t>
      </w:r>
      <w:r w:rsidRPr="00FF0534">
        <w:rPr>
          <w:rFonts w:ascii="David" w:hAnsi="David" w:cs="David"/>
          <w:i/>
          <w:sz w:val="24"/>
          <w:szCs w:val="24"/>
          <w:rtl/>
        </w:rPr>
        <w:t xml:space="preserve"> </w:t>
      </w:r>
      <w:r w:rsidRPr="00FF0534">
        <w:rPr>
          <w:rFonts w:ascii="David" w:hAnsi="David" w:cs="David" w:hint="eastAsia"/>
          <w:i/>
          <w:sz w:val="24"/>
          <w:szCs w:val="24"/>
          <w:rtl/>
        </w:rPr>
        <w:t>שיוותר</w:t>
      </w:r>
      <w:r w:rsidRPr="00FF0534">
        <w:rPr>
          <w:rFonts w:ascii="David" w:hAnsi="David" w:cs="David"/>
          <w:i/>
          <w:sz w:val="24"/>
          <w:szCs w:val="24"/>
          <w:rtl/>
        </w:rPr>
        <w:t>.</w:t>
      </w:r>
    </w:p>
    <w:p w14:paraId="5A5886F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בכפוף</w:t>
      </w:r>
      <w:r w:rsidRPr="00FF0534">
        <w:rPr>
          <w:rFonts w:ascii="David" w:hAnsi="David" w:cs="David"/>
          <w:i/>
          <w:sz w:val="24"/>
          <w:szCs w:val="24"/>
          <w:rtl/>
        </w:rPr>
        <w:t xml:space="preserve"> </w:t>
      </w:r>
      <w:r w:rsidRPr="00FF0534">
        <w:rPr>
          <w:rFonts w:ascii="David" w:hAnsi="David" w:cs="David" w:hint="eastAsia"/>
          <w:i/>
          <w:sz w:val="24"/>
          <w:szCs w:val="24"/>
          <w:rtl/>
        </w:rPr>
        <w:t>להוראות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113F80E3" w14:textId="77777777" w:rsidR="00EF4F1C" w:rsidRPr="00FF0534" w:rsidRDefault="00EF4F1C" w:rsidP="00FF0534">
      <w:pPr>
        <w:numPr>
          <w:ilvl w:val="2"/>
          <w:numId w:val="4"/>
        </w:numPr>
        <w:spacing w:after="0" w:afterAutospacing="0" w:line="240" w:lineRule="auto"/>
        <w:ind w:hanging="698"/>
        <w:rPr>
          <w:rFonts w:ascii="David" w:hAnsi="David" w:cs="David"/>
          <w:i/>
          <w:sz w:val="24"/>
          <w:szCs w:val="24"/>
          <w:rtl/>
        </w:rPr>
      </w:pPr>
      <w:r w:rsidRPr="00FF0534">
        <w:rPr>
          <w:rFonts w:ascii="David" w:hAnsi="David" w:cs="David" w:hint="eastAsia"/>
          <w:sz w:val="24"/>
          <w:szCs w:val="24"/>
          <w:rtl/>
        </w:rPr>
        <w:t>ישתמש</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אך</w:t>
      </w:r>
      <w:r w:rsidRPr="00FF0534">
        <w:rPr>
          <w:rFonts w:ascii="David" w:hAnsi="David" w:cs="David"/>
          <w:sz w:val="24"/>
          <w:szCs w:val="24"/>
          <w:rtl/>
        </w:rPr>
        <w:t xml:space="preserve"> </w:t>
      </w:r>
      <w:r w:rsidRPr="00FF0534">
        <w:rPr>
          <w:rFonts w:ascii="David" w:hAnsi="David" w:cs="David" w:hint="eastAsia"/>
          <w:sz w:val="24"/>
          <w:szCs w:val="24"/>
          <w:rtl/>
        </w:rPr>
        <w:t>ורק</w:t>
      </w:r>
      <w:r w:rsidRPr="00FF0534">
        <w:rPr>
          <w:rFonts w:ascii="David" w:hAnsi="David" w:cs="David"/>
          <w:sz w:val="24"/>
          <w:szCs w:val="24"/>
          <w:rtl/>
        </w:rPr>
        <w:t xml:space="preserve"> </w:t>
      </w:r>
      <w:r w:rsidRPr="00FF0534">
        <w:rPr>
          <w:rFonts w:ascii="David" w:hAnsi="David" w:cs="David" w:hint="eastAsia"/>
          <w:sz w:val="24"/>
          <w:szCs w:val="24"/>
          <w:rtl/>
        </w:rPr>
        <w:t>בחומרים</w:t>
      </w:r>
      <w:r w:rsidRPr="00FF0534">
        <w:rPr>
          <w:rFonts w:ascii="David" w:hAnsi="David" w:cs="David"/>
          <w:sz w:val="24"/>
          <w:szCs w:val="24"/>
          <w:rtl/>
        </w:rPr>
        <w:t xml:space="preserve"> </w:t>
      </w:r>
      <w:r w:rsidRPr="00FF0534">
        <w:rPr>
          <w:rFonts w:ascii="David" w:hAnsi="David" w:cs="David" w:hint="eastAsia"/>
          <w:sz w:val="24"/>
          <w:szCs w:val="24"/>
          <w:rtl/>
        </w:rPr>
        <w:t>ממין</w:t>
      </w:r>
      <w:r w:rsidRPr="00FF0534">
        <w:rPr>
          <w:rFonts w:ascii="David" w:hAnsi="David" w:cs="David"/>
          <w:sz w:val="24"/>
          <w:szCs w:val="24"/>
          <w:rtl/>
        </w:rPr>
        <w:t xml:space="preserve"> </w:t>
      </w:r>
      <w:r w:rsidRPr="00FF0534">
        <w:rPr>
          <w:rFonts w:ascii="David" w:hAnsi="David" w:cs="David" w:hint="eastAsia"/>
          <w:sz w:val="24"/>
          <w:szCs w:val="24"/>
          <w:rtl/>
        </w:rPr>
        <w:t>משובח</w:t>
      </w:r>
      <w:r w:rsidRPr="00FF0534">
        <w:rPr>
          <w:rFonts w:ascii="David" w:hAnsi="David" w:cs="David"/>
          <w:sz w:val="24"/>
          <w:szCs w:val="24"/>
          <w:rtl/>
        </w:rPr>
        <w:t xml:space="preserve"> </w:t>
      </w:r>
      <w:r w:rsidRPr="00FF0534">
        <w:rPr>
          <w:rFonts w:ascii="David" w:hAnsi="David" w:cs="David" w:hint="eastAsia"/>
          <w:sz w:val="24"/>
          <w:szCs w:val="24"/>
          <w:rtl/>
        </w:rPr>
        <w:t>ובכמויות</w:t>
      </w:r>
      <w:r w:rsidRPr="00FF0534">
        <w:rPr>
          <w:rFonts w:ascii="David" w:hAnsi="David" w:cs="David"/>
          <w:sz w:val="24"/>
          <w:szCs w:val="24"/>
          <w:rtl/>
        </w:rPr>
        <w:t xml:space="preserve"> </w:t>
      </w:r>
      <w:r w:rsidRPr="00FF0534">
        <w:rPr>
          <w:rFonts w:ascii="David" w:hAnsi="David" w:cs="David" w:hint="eastAsia"/>
          <w:sz w:val="24"/>
          <w:szCs w:val="24"/>
          <w:rtl/>
        </w:rPr>
        <w:t>מספיקות</w:t>
      </w:r>
      <w:r w:rsidRPr="00FF0534">
        <w:rPr>
          <w:rFonts w:ascii="David" w:hAnsi="David" w:cs="David"/>
          <w:sz w:val="24"/>
          <w:szCs w:val="24"/>
          <w:rtl/>
        </w:rPr>
        <w:t xml:space="preserve">, </w:t>
      </w:r>
      <w:r w:rsidRPr="00FF0534">
        <w:rPr>
          <w:rFonts w:ascii="David" w:hAnsi="David" w:cs="David" w:hint="eastAsia"/>
          <w:sz w:val="24"/>
          <w:szCs w:val="24"/>
          <w:rtl/>
        </w:rPr>
        <w:t>והוא</w:t>
      </w:r>
      <w:r w:rsidRPr="00FF0534">
        <w:rPr>
          <w:rFonts w:ascii="David" w:hAnsi="David" w:cs="David"/>
          <w:sz w:val="24"/>
          <w:szCs w:val="24"/>
          <w:rtl/>
        </w:rPr>
        <w:t xml:space="preserve"> </w:t>
      </w:r>
      <w:r w:rsidRPr="00FF0534">
        <w:rPr>
          <w:rFonts w:ascii="David" w:hAnsi="David" w:cs="David" w:hint="eastAsia"/>
          <w:sz w:val="24"/>
          <w:szCs w:val="24"/>
          <w:rtl/>
        </w:rPr>
        <w:t>מתחייב</w:t>
      </w:r>
      <w:r w:rsidRPr="00FF0534">
        <w:rPr>
          <w:rFonts w:ascii="David" w:hAnsi="David" w:cs="David"/>
          <w:sz w:val="24"/>
          <w:szCs w:val="24"/>
          <w:rtl/>
        </w:rPr>
        <w:t xml:space="preserve"> </w:t>
      </w:r>
      <w:r w:rsidRPr="00FF0534">
        <w:rPr>
          <w:rFonts w:ascii="David" w:hAnsi="David" w:cs="David" w:hint="eastAsia"/>
          <w:sz w:val="24"/>
          <w:szCs w:val="24"/>
          <w:rtl/>
        </w:rPr>
        <w:t>שהמלאכה</w:t>
      </w:r>
      <w:r w:rsidRPr="00FF0534">
        <w:rPr>
          <w:rFonts w:ascii="David" w:hAnsi="David" w:cs="David"/>
          <w:i/>
          <w:sz w:val="24"/>
          <w:szCs w:val="24"/>
          <w:rtl/>
        </w:rPr>
        <w:t xml:space="preserve"> </w:t>
      </w:r>
      <w:r w:rsidRPr="00FF0534">
        <w:rPr>
          <w:rFonts w:ascii="David" w:hAnsi="David" w:cs="David" w:hint="eastAsia"/>
          <w:i/>
          <w:sz w:val="24"/>
          <w:szCs w:val="24"/>
          <w:rtl/>
        </w:rPr>
        <w:t>שתעשה</w:t>
      </w:r>
      <w:r w:rsidRPr="00FF0534">
        <w:rPr>
          <w:rFonts w:ascii="David" w:hAnsi="David" w:cs="David"/>
          <w:i/>
          <w:sz w:val="24"/>
          <w:szCs w:val="24"/>
          <w:rtl/>
        </w:rPr>
        <w:t xml:space="preserve"> </w:t>
      </w:r>
      <w:r w:rsidRPr="00FF0534">
        <w:rPr>
          <w:rFonts w:ascii="David" w:hAnsi="David" w:cs="David" w:hint="eastAsia"/>
          <w:i/>
          <w:sz w:val="24"/>
          <w:szCs w:val="24"/>
          <w:rtl/>
        </w:rPr>
        <w:t>בביצוע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תהיה</w:t>
      </w:r>
      <w:r w:rsidRPr="00FF0534">
        <w:rPr>
          <w:rFonts w:ascii="David" w:hAnsi="David" w:cs="David"/>
          <w:i/>
          <w:sz w:val="24"/>
          <w:szCs w:val="24"/>
          <w:rtl/>
        </w:rPr>
        <w:t xml:space="preserve"> </w:t>
      </w:r>
      <w:r w:rsidRPr="00FF0534">
        <w:rPr>
          <w:rFonts w:ascii="David" w:hAnsi="David" w:cs="David" w:hint="eastAsia"/>
          <w:i/>
          <w:sz w:val="24"/>
          <w:szCs w:val="24"/>
          <w:rtl/>
        </w:rPr>
        <w:t>בעלת</w:t>
      </w:r>
      <w:r w:rsidRPr="00FF0534">
        <w:rPr>
          <w:rFonts w:ascii="David" w:hAnsi="David" w:cs="David"/>
          <w:i/>
          <w:sz w:val="24"/>
          <w:szCs w:val="24"/>
          <w:rtl/>
        </w:rPr>
        <w:t xml:space="preserve"> </w:t>
      </w:r>
      <w:r w:rsidRPr="00FF0534">
        <w:rPr>
          <w:rFonts w:ascii="David" w:hAnsi="David" w:cs="David" w:hint="eastAsia"/>
          <w:i/>
          <w:sz w:val="24"/>
          <w:szCs w:val="24"/>
          <w:rtl/>
        </w:rPr>
        <w:t>רמה</w:t>
      </w:r>
      <w:r w:rsidRPr="00FF0534">
        <w:rPr>
          <w:rFonts w:ascii="David" w:hAnsi="David" w:cs="David"/>
          <w:i/>
          <w:sz w:val="24"/>
          <w:szCs w:val="24"/>
          <w:rtl/>
        </w:rPr>
        <w:t xml:space="preserve"> </w:t>
      </w:r>
      <w:r w:rsidRPr="00FF0534">
        <w:rPr>
          <w:rFonts w:ascii="David" w:hAnsi="David" w:cs="David" w:hint="eastAsia"/>
          <w:i/>
          <w:sz w:val="24"/>
          <w:szCs w:val="24"/>
          <w:rtl/>
        </w:rPr>
        <w:t>גבוהה</w:t>
      </w:r>
      <w:r w:rsidRPr="00FF0534">
        <w:rPr>
          <w:rFonts w:ascii="David" w:hAnsi="David" w:cs="David"/>
          <w:i/>
          <w:sz w:val="24"/>
          <w:szCs w:val="24"/>
          <w:rtl/>
        </w:rPr>
        <w:t>.</w:t>
      </w:r>
    </w:p>
    <w:p w14:paraId="4C404A4C" w14:textId="77777777" w:rsidR="00EF4F1C" w:rsidRPr="00FF0534" w:rsidRDefault="00EF4F1C" w:rsidP="00FF0534">
      <w:pPr>
        <w:numPr>
          <w:ilvl w:val="2"/>
          <w:numId w:val="4"/>
        </w:numPr>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שלגביהם</w:t>
      </w:r>
      <w:r w:rsidRPr="00FF0534">
        <w:rPr>
          <w:rFonts w:ascii="David" w:hAnsi="David" w:cs="David"/>
          <w:i/>
          <w:sz w:val="24"/>
          <w:szCs w:val="24"/>
          <w:rtl/>
        </w:rPr>
        <w:t xml:space="preserve"> </w:t>
      </w:r>
      <w:r w:rsidRPr="00FF0534">
        <w:rPr>
          <w:rFonts w:ascii="David" w:hAnsi="David" w:cs="David" w:hint="eastAsia"/>
          <w:i/>
          <w:sz w:val="24"/>
          <w:szCs w:val="24"/>
          <w:rtl/>
        </w:rPr>
        <w:t>קיימים</w:t>
      </w:r>
      <w:r w:rsidRPr="00FF0534">
        <w:rPr>
          <w:rFonts w:ascii="David" w:hAnsi="David" w:cs="David"/>
          <w:i/>
          <w:sz w:val="24"/>
          <w:szCs w:val="24"/>
          <w:rtl/>
        </w:rPr>
        <w:t xml:space="preserve"> </w:t>
      </w:r>
      <w:r w:rsidRPr="00FF0534">
        <w:rPr>
          <w:rFonts w:ascii="David" w:hAnsi="David" w:cs="David" w:hint="eastAsia"/>
          <w:i/>
          <w:sz w:val="24"/>
          <w:szCs w:val="24"/>
          <w:rtl/>
        </w:rPr>
        <w:t>תקנים</w:t>
      </w:r>
      <w:r w:rsidRPr="00FF0534">
        <w:rPr>
          <w:rFonts w:ascii="David" w:hAnsi="David" w:cs="David"/>
          <w:i/>
          <w:sz w:val="24"/>
          <w:szCs w:val="24"/>
          <w:rtl/>
        </w:rPr>
        <w:t xml:space="preserve"> </w:t>
      </w:r>
      <w:r w:rsidRPr="00FF0534">
        <w:rPr>
          <w:rFonts w:ascii="David" w:hAnsi="David" w:cs="David" w:hint="eastAsia"/>
          <w:i/>
          <w:sz w:val="24"/>
          <w:szCs w:val="24"/>
          <w:rtl/>
        </w:rPr>
        <w:t>מטעם</w:t>
      </w:r>
      <w:r w:rsidRPr="00FF0534">
        <w:rPr>
          <w:rFonts w:ascii="David" w:hAnsi="David" w:cs="David"/>
          <w:i/>
          <w:sz w:val="24"/>
          <w:szCs w:val="24"/>
          <w:rtl/>
        </w:rPr>
        <w:t xml:space="preserve"> </w:t>
      </w:r>
      <w:r w:rsidRPr="00FF0534">
        <w:rPr>
          <w:rFonts w:ascii="David" w:hAnsi="David" w:cs="David" w:hint="eastAsia"/>
          <w:i/>
          <w:sz w:val="24"/>
          <w:szCs w:val="24"/>
          <w:rtl/>
        </w:rPr>
        <w:t>מכון</w:t>
      </w:r>
      <w:r w:rsidRPr="00FF0534">
        <w:rPr>
          <w:rFonts w:ascii="David" w:hAnsi="David" w:cs="David"/>
          <w:i/>
          <w:sz w:val="24"/>
          <w:szCs w:val="24"/>
          <w:rtl/>
        </w:rPr>
        <w:t xml:space="preserve"> </w:t>
      </w:r>
      <w:r w:rsidRPr="00FF0534">
        <w:rPr>
          <w:rFonts w:ascii="David" w:hAnsi="David" w:cs="David" w:hint="eastAsia"/>
          <w:i/>
          <w:sz w:val="24"/>
          <w:szCs w:val="24"/>
          <w:rtl/>
        </w:rPr>
        <w:t>התקנים</w:t>
      </w:r>
      <w:r w:rsidRPr="00FF0534">
        <w:rPr>
          <w:rFonts w:ascii="David" w:hAnsi="David" w:cs="David"/>
          <w:i/>
          <w:sz w:val="24"/>
          <w:szCs w:val="24"/>
          <w:rtl/>
        </w:rPr>
        <w:t xml:space="preserve"> </w:t>
      </w:r>
      <w:r w:rsidRPr="00FF0534">
        <w:rPr>
          <w:rFonts w:ascii="David" w:hAnsi="David" w:cs="David" w:hint="eastAsia"/>
          <w:i/>
          <w:sz w:val="24"/>
          <w:szCs w:val="24"/>
          <w:rtl/>
        </w:rPr>
        <w:t>הישראלי</w:t>
      </w:r>
      <w:r w:rsidRPr="00FF0534">
        <w:rPr>
          <w:rFonts w:ascii="David" w:hAnsi="David" w:cs="David"/>
          <w:i/>
          <w:sz w:val="24"/>
          <w:szCs w:val="24"/>
          <w:rtl/>
        </w:rPr>
        <w:t xml:space="preserve"> </w:t>
      </w:r>
      <w:r w:rsidRPr="00FF0534">
        <w:rPr>
          <w:rFonts w:ascii="David" w:hAnsi="David" w:cs="David" w:hint="eastAsia"/>
          <w:i/>
          <w:sz w:val="24"/>
          <w:szCs w:val="24"/>
          <w:rtl/>
        </w:rPr>
        <w:t>יישאו</w:t>
      </w:r>
      <w:r w:rsidRPr="00FF0534">
        <w:rPr>
          <w:rFonts w:ascii="David" w:hAnsi="David" w:cs="David"/>
          <w:i/>
          <w:sz w:val="24"/>
          <w:szCs w:val="24"/>
          <w:rtl/>
        </w:rPr>
        <w:t xml:space="preserve"> </w:t>
      </w:r>
      <w:r w:rsidRPr="00FF0534">
        <w:rPr>
          <w:rFonts w:ascii="David" w:hAnsi="David" w:cs="David" w:hint="eastAsia"/>
          <w:i/>
          <w:sz w:val="24"/>
          <w:szCs w:val="24"/>
          <w:rtl/>
        </w:rPr>
        <w:t>תו</w:t>
      </w:r>
      <w:r w:rsidRPr="00FF0534">
        <w:rPr>
          <w:rFonts w:ascii="David" w:hAnsi="David" w:cs="David"/>
          <w:i/>
          <w:sz w:val="24"/>
          <w:szCs w:val="24"/>
          <w:rtl/>
        </w:rPr>
        <w:t xml:space="preserve"> </w:t>
      </w:r>
      <w:r w:rsidRPr="00FF0534">
        <w:rPr>
          <w:rFonts w:ascii="David" w:hAnsi="David" w:cs="David" w:hint="eastAsia"/>
          <w:i/>
          <w:sz w:val="24"/>
          <w:szCs w:val="24"/>
          <w:rtl/>
        </w:rPr>
        <w:t>תקן</w:t>
      </w:r>
      <w:r w:rsidRPr="00FF0534">
        <w:rPr>
          <w:rFonts w:ascii="David" w:hAnsi="David" w:cs="David"/>
          <w:i/>
          <w:sz w:val="24"/>
          <w:szCs w:val="24"/>
          <w:rtl/>
        </w:rPr>
        <w:t xml:space="preserve"> </w:t>
      </w:r>
      <w:r w:rsidRPr="00FF0534">
        <w:rPr>
          <w:rFonts w:ascii="David" w:hAnsi="David" w:cs="David" w:hint="eastAsia"/>
          <w:i/>
          <w:sz w:val="24"/>
          <w:szCs w:val="24"/>
          <w:rtl/>
        </w:rPr>
        <w:t>מהאיכות</w:t>
      </w:r>
      <w:r w:rsidRPr="00FF0534">
        <w:rPr>
          <w:rFonts w:ascii="David" w:hAnsi="David" w:cs="David"/>
          <w:i/>
          <w:sz w:val="24"/>
          <w:szCs w:val="24"/>
          <w:rtl/>
        </w:rPr>
        <w:t xml:space="preserve"> </w:t>
      </w:r>
      <w:r w:rsidRPr="00FF0534">
        <w:rPr>
          <w:rFonts w:ascii="David" w:hAnsi="David" w:cs="David" w:hint="eastAsia"/>
          <w:i/>
          <w:sz w:val="24"/>
          <w:szCs w:val="24"/>
          <w:rtl/>
        </w:rPr>
        <w:t>הגבוהה</w:t>
      </w:r>
      <w:r w:rsidRPr="00FF0534">
        <w:rPr>
          <w:rFonts w:ascii="David" w:hAnsi="David" w:cs="David"/>
          <w:i/>
          <w:sz w:val="24"/>
          <w:szCs w:val="24"/>
          <w:rtl/>
        </w:rPr>
        <w:t xml:space="preserve"> </w:t>
      </w:r>
      <w:r w:rsidRPr="00FF0534">
        <w:rPr>
          <w:rFonts w:ascii="David" w:hAnsi="David" w:cs="David" w:hint="eastAsia"/>
          <w:i/>
          <w:sz w:val="24"/>
          <w:szCs w:val="24"/>
          <w:rtl/>
        </w:rPr>
        <w:t>ביותר</w:t>
      </w:r>
      <w:r w:rsidRPr="00FF0534">
        <w:rPr>
          <w:rFonts w:ascii="David" w:hAnsi="David" w:cs="David"/>
          <w:i/>
          <w:sz w:val="24"/>
          <w:szCs w:val="24"/>
          <w:rtl/>
        </w:rPr>
        <w:t xml:space="preserve">, </w:t>
      </w:r>
      <w:r w:rsidRPr="00FF0534">
        <w:rPr>
          <w:rFonts w:ascii="David" w:hAnsi="David" w:cs="David" w:hint="eastAsia"/>
          <w:i/>
          <w:sz w:val="24"/>
          <w:szCs w:val="24"/>
          <w:rtl/>
        </w:rPr>
        <w:t>ובהעדר</w:t>
      </w:r>
      <w:r w:rsidRPr="00FF0534">
        <w:rPr>
          <w:rFonts w:ascii="David" w:hAnsi="David" w:cs="David"/>
          <w:i/>
          <w:sz w:val="24"/>
          <w:szCs w:val="24"/>
          <w:rtl/>
        </w:rPr>
        <w:t xml:space="preserve"> </w:t>
      </w:r>
      <w:r w:rsidRPr="00FF0534">
        <w:rPr>
          <w:rFonts w:ascii="David" w:hAnsi="David" w:cs="David" w:hint="eastAsia"/>
          <w:i/>
          <w:sz w:val="24"/>
          <w:szCs w:val="24"/>
          <w:rtl/>
        </w:rPr>
        <w:t>תקן</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יתאימו</w:t>
      </w:r>
      <w:r w:rsidRPr="00FF0534">
        <w:rPr>
          <w:rFonts w:ascii="David" w:hAnsi="David" w:cs="David"/>
          <w:i/>
          <w:sz w:val="24"/>
          <w:szCs w:val="24"/>
          <w:rtl/>
        </w:rPr>
        <w:t xml:space="preserve"> </w:t>
      </w:r>
      <w:r w:rsidRPr="00FF0534">
        <w:rPr>
          <w:rFonts w:ascii="David" w:hAnsi="David" w:cs="David" w:hint="eastAsia"/>
          <w:i/>
          <w:sz w:val="24"/>
          <w:szCs w:val="24"/>
          <w:rtl/>
        </w:rPr>
        <w:t>לתקן</w:t>
      </w:r>
      <w:r w:rsidRPr="00FF0534">
        <w:rPr>
          <w:rFonts w:ascii="David" w:hAnsi="David" w:cs="David"/>
          <w:i/>
          <w:sz w:val="24"/>
          <w:szCs w:val="24"/>
          <w:rtl/>
        </w:rPr>
        <w:t xml:space="preserve"> </w:t>
      </w:r>
      <w:r w:rsidRPr="00FF0534">
        <w:rPr>
          <w:rFonts w:ascii="David" w:hAnsi="David" w:cs="David" w:hint="eastAsia"/>
          <w:i/>
          <w:sz w:val="24"/>
          <w:szCs w:val="24"/>
          <w:rtl/>
        </w:rPr>
        <w:t>שיקבע</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596F2A89"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להגיש</w:t>
      </w:r>
      <w:r w:rsidRPr="00FF0534">
        <w:rPr>
          <w:rFonts w:ascii="David" w:hAnsi="David" w:cs="David"/>
          <w:i/>
          <w:sz w:val="24"/>
          <w:szCs w:val="24"/>
          <w:rtl/>
        </w:rPr>
        <w:t xml:space="preserve"> </w:t>
      </w:r>
      <w:r w:rsidRPr="00FF0534">
        <w:rPr>
          <w:rFonts w:ascii="David" w:hAnsi="David" w:cs="David" w:hint="eastAsia"/>
          <w:i/>
          <w:sz w:val="24"/>
          <w:szCs w:val="24"/>
          <w:rtl/>
        </w:rPr>
        <w:t>לאישור</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מפרטים</w:t>
      </w:r>
      <w:r w:rsidRPr="00FF0534">
        <w:rPr>
          <w:rFonts w:ascii="David" w:hAnsi="David" w:cs="David"/>
          <w:i/>
          <w:sz w:val="24"/>
          <w:szCs w:val="24"/>
          <w:rtl/>
        </w:rPr>
        <w:t xml:space="preserve">, </w:t>
      </w:r>
      <w:r w:rsidRPr="00FF0534">
        <w:rPr>
          <w:rFonts w:ascii="David" w:hAnsi="David" w:cs="David" w:hint="eastAsia"/>
          <w:i/>
          <w:sz w:val="24"/>
          <w:szCs w:val="24"/>
          <w:rtl/>
        </w:rPr>
        <w:t>תרשימים</w:t>
      </w:r>
      <w:r w:rsidRPr="00FF0534">
        <w:rPr>
          <w:rFonts w:ascii="David" w:hAnsi="David" w:cs="David"/>
          <w:i/>
          <w:sz w:val="24"/>
          <w:szCs w:val="24"/>
          <w:rtl/>
        </w:rPr>
        <w:t xml:space="preserve"> </w:t>
      </w:r>
      <w:r w:rsidRPr="00FF0534">
        <w:rPr>
          <w:rFonts w:ascii="David" w:hAnsi="David" w:cs="David" w:hint="eastAsia"/>
          <w:i/>
          <w:sz w:val="24"/>
          <w:szCs w:val="24"/>
          <w:rtl/>
        </w:rPr>
        <w:t>ושמות</w:t>
      </w:r>
      <w:r w:rsidRPr="00FF0534">
        <w:rPr>
          <w:rFonts w:ascii="David" w:hAnsi="David" w:cs="David"/>
          <w:i/>
          <w:sz w:val="24"/>
          <w:szCs w:val="24"/>
          <w:rtl/>
        </w:rPr>
        <w:t xml:space="preserve"> </w:t>
      </w:r>
      <w:r w:rsidRPr="00FF0534">
        <w:rPr>
          <w:rFonts w:ascii="David" w:hAnsi="David" w:cs="David" w:hint="eastAsia"/>
          <w:i/>
          <w:sz w:val="24"/>
          <w:szCs w:val="24"/>
          <w:rtl/>
        </w:rPr>
        <w:t>יצרנים</w:t>
      </w:r>
      <w:r w:rsidRPr="00FF0534">
        <w:rPr>
          <w:rFonts w:ascii="David" w:hAnsi="David" w:cs="David"/>
          <w:i/>
          <w:sz w:val="24"/>
          <w:szCs w:val="24"/>
          <w:rtl/>
        </w:rPr>
        <w:t xml:space="preserve"> </w:t>
      </w:r>
      <w:r w:rsidRPr="00FF0534">
        <w:rPr>
          <w:rFonts w:ascii="David" w:hAnsi="David" w:cs="David" w:hint="eastAsia"/>
          <w:i/>
          <w:sz w:val="24"/>
          <w:szCs w:val="24"/>
          <w:rtl/>
        </w:rPr>
        <w:t>וספקים</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שבדעתו</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בהם</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מתחייב</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ישתמש</w:t>
      </w:r>
      <w:r w:rsidRPr="00FF0534">
        <w:rPr>
          <w:rFonts w:ascii="David" w:hAnsi="David" w:cs="David"/>
          <w:i/>
          <w:sz w:val="24"/>
          <w:szCs w:val="24"/>
          <w:rtl/>
        </w:rPr>
        <w:t xml:space="preserve"> </w:t>
      </w:r>
      <w:r w:rsidRPr="00FF0534">
        <w:rPr>
          <w:rFonts w:ascii="David" w:hAnsi="David" w:cs="David" w:hint="eastAsia"/>
          <w:i/>
          <w:sz w:val="24"/>
          <w:szCs w:val="24"/>
          <w:rtl/>
        </w:rPr>
        <w:t>בביצוע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אלא</w:t>
      </w:r>
      <w:r w:rsidRPr="00FF0534">
        <w:rPr>
          <w:rFonts w:ascii="David" w:hAnsi="David" w:cs="David"/>
          <w:i/>
          <w:sz w:val="24"/>
          <w:szCs w:val="24"/>
          <w:rtl/>
        </w:rPr>
        <w:t xml:space="preserve"> </w:t>
      </w:r>
      <w:r w:rsidRPr="00FF0534">
        <w:rPr>
          <w:rFonts w:ascii="David" w:hAnsi="David" w:cs="David" w:hint="eastAsia"/>
          <w:i/>
          <w:sz w:val="24"/>
          <w:szCs w:val="24"/>
          <w:rtl/>
        </w:rPr>
        <w:t>בחומרים</w:t>
      </w:r>
      <w:r w:rsidRPr="00FF0534">
        <w:rPr>
          <w:rFonts w:ascii="David" w:hAnsi="David" w:cs="David"/>
          <w:i/>
          <w:sz w:val="24"/>
          <w:szCs w:val="24"/>
          <w:rtl/>
        </w:rPr>
        <w:t xml:space="preserve"> </w:t>
      </w:r>
      <w:r w:rsidRPr="00FF0534">
        <w:rPr>
          <w:rFonts w:ascii="David" w:hAnsi="David" w:cs="David" w:hint="eastAsia"/>
          <w:i/>
          <w:sz w:val="24"/>
          <w:szCs w:val="24"/>
          <w:rtl/>
        </w:rPr>
        <w:t>שמקור</w:t>
      </w:r>
      <w:r w:rsidRPr="00FF0534">
        <w:rPr>
          <w:rFonts w:ascii="David" w:hAnsi="David" w:cs="David"/>
          <w:i/>
          <w:sz w:val="24"/>
          <w:szCs w:val="24"/>
          <w:rtl/>
        </w:rPr>
        <w:t xml:space="preserve"> </w:t>
      </w:r>
      <w:r w:rsidRPr="00FF0534">
        <w:rPr>
          <w:rFonts w:ascii="David" w:hAnsi="David" w:cs="David" w:hint="eastAsia"/>
          <w:i/>
          <w:sz w:val="24"/>
          <w:szCs w:val="24"/>
          <w:rtl/>
        </w:rPr>
        <w:t>אספקתם</w:t>
      </w:r>
      <w:r w:rsidRPr="00FF0534">
        <w:rPr>
          <w:rFonts w:ascii="David" w:hAnsi="David" w:cs="David"/>
          <w:i/>
          <w:sz w:val="24"/>
          <w:szCs w:val="24"/>
          <w:rtl/>
        </w:rPr>
        <w:t xml:space="preserve"> </w:t>
      </w:r>
      <w:r w:rsidRPr="00FF0534">
        <w:rPr>
          <w:rFonts w:ascii="David" w:hAnsi="David" w:cs="David" w:hint="eastAsia"/>
          <w:i/>
          <w:sz w:val="24"/>
          <w:szCs w:val="24"/>
          <w:rtl/>
        </w:rPr>
        <w:t>אושר</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ושנבדקו</w:t>
      </w:r>
      <w:r w:rsidRPr="00FF0534">
        <w:rPr>
          <w:rFonts w:ascii="David" w:hAnsi="David" w:cs="David"/>
          <w:i/>
          <w:sz w:val="24"/>
          <w:szCs w:val="24"/>
          <w:rtl/>
        </w:rPr>
        <w:t xml:space="preserve"> </w:t>
      </w:r>
      <w:r w:rsidRPr="00FF0534">
        <w:rPr>
          <w:rFonts w:ascii="David" w:hAnsi="David" w:cs="David" w:hint="eastAsia"/>
          <w:i/>
          <w:sz w:val="24"/>
          <w:szCs w:val="24"/>
          <w:rtl/>
        </w:rPr>
        <w:t>ונמצאו</w:t>
      </w:r>
      <w:r w:rsidRPr="00FF0534">
        <w:rPr>
          <w:rFonts w:ascii="David" w:hAnsi="David" w:cs="David"/>
          <w:i/>
          <w:sz w:val="24"/>
          <w:szCs w:val="24"/>
          <w:rtl/>
        </w:rPr>
        <w:t xml:space="preserve"> </w:t>
      </w:r>
      <w:r w:rsidRPr="00FF0534">
        <w:rPr>
          <w:rFonts w:ascii="David" w:hAnsi="David" w:cs="David" w:hint="eastAsia"/>
          <w:i/>
          <w:sz w:val="24"/>
          <w:szCs w:val="24"/>
          <w:rtl/>
        </w:rPr>
        <w:t>כשרים</w:t>
      </w:r>
      <w:r w:rsidRPr="00FF0534">
        <w:rPr>
          <w:rFonts w:ascii="David" w:hAnsi="David" w:cs="David"/>
          <w:i/>
          <w:sz w:val="24"/>
          <w:szCs w:val="24"/>
          <w:rtl/>
        </w:rPr>
        <w:t xml:space="preserve"> </w:t>
      </w:r>
      <w:r w:rsidRPr="00FF0534">
        <w:rPr>
          <w:rFonts w:ascii="David" w:hAnsi="David" w:cs="David" w:hint="eastAsia"/>
          <w:i/>
          <w:sz w:val="24"/>
          <w:szCs w:val="24"/>
          <w:rtl/>
        </w:rPr>
        <w:t>לייעודם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סופקו</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 </w:t>
      </w: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עובדה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כשלעצמה</w:t>
      </w:r>
      <w:r w:rsidRPr="00FF0534">
        <w:rPr>
          <w:rFonts w:ascii="David" w:hAnsi="David" w:cs="David"/>
          <w:i/>
          <w:sz w:val="24"/>
          <w:szCs w:val="24"/>
          <w:rtl/>
        </w:rPr>
        <w:t xml:space="preserve"> </w:t>
      </w:r>
      <w:r w:rsidRPr="00FF0534">
        <w:rPr>
          <w:rFonts w:ascii="David" w:hAnsi="David" w:cs="David" w:hint="eastAsia"/>
          <w:i/>
          <w:sz w:val="24"/>
          <w:szCs w:val="24"/>
          <w:rtl/>
        </w:rPr>
        <w:t>גורעת</w:t>
      </w:r>
      <w:r w:rsidRPr="00FF0534">
        <w:rPr>
          <w:rFonts w:ascii="David" w:hAnsi="David" w:cs="David"/>
          <w:i/>
          <w:sz w:val="24"/>
          <w:szCs w:val="24"/>
          <w:rtl/>
        </w:rPr>
        <w:t xml:space="preserve"> </w:t>
      </w:r>
      <w:r w:rsidRPr="00FF0534">
        <w:rPr>
          <w:rFonts w:ascii="David" w:hAnsi="David" w:cs="David" w:hint="eastAsia"/>
          <w:i/>
          <w:sz w:val="24"/>
          <w:szCs w:val="24"/>
          <w:rtl/>
        </w:rPr>
        <w:t>מאחריות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פיסקה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אלא</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הודיע</w:t>
      </w:r>
      <w:r w:rsidRPr="00FF0534">
        <w:rPr>
          <w:rFonts w:ascii="David" w:hAnsi="David" w:cs="David"/>
          <w:i/>
          <w:sz w:val="24"/>
          <w:szCs w:val="24"/>
          <w:rtl/>
        </w:rPr>
        <w:t xml:space="preserve"> </w:t>
      </w:r>
      <w:r w:rsidRPr="00FF0534">
        <w:rPr>
          <w:rFonts w:ascii="David" w:hAnsi="David" w:cs="David" w:hint="eastAsia"/>
          <w:i/>
          <w:sz w:val="24"/>
          <w:szCs w:val="24"/>
          <w:rtl/>
        </w:rPr>
        <w:t>למזמין</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בהזדמנות</w:t>
      </w:r>
      <w:r w:rsidRPr="00FF0534">
        <w:rPr>
          <w:rFonts w:ascii="David" w:hAnsi="David" w:cs="David"/>
          <w:i/>
          <w:sz w:val="24"/>
          <w:szCs w:val="24"/>
          <w:rtl/>
        </w:rPr>
        <w:t xml:space="preserve"> </w:t>
      </w:r>
      <w:r w:rsidRPr="00FF0534">
        <w:rPr>
          <w:rFonts w:ascii="David" w:hAnsi="David" w:cs="David" w:hint="eastAsia"/>
          <w:i/>
          <w:sz w:val="24"/>
          <w:szCs w:val="24"/>
          <w:rtl/>
        </w:rPr>
        <w:t>הראשונה</w:t>
      </w:r>
      <w:r w:rsidRPr="00FF0534">
        <w:rPr>
          <w:rFonts w:ascii="David" w:hAnsi="David" w:cs="David"/>
          <w:i/>
          <w:sz w:val="24"/>
          <w:szCs w:val="24"/>
          <w:rtl/>
        </w:rPr>
        <w:t xml:space="preserve"> </w:t>
      </w:r>
      <w:r w:rsidRPr="00FF0534">
        <w:rPr>
          <w:rFonts w:ascii="David" w:hAnsi="David" w:cs="David" w:hint="eastAsia"/>
          <w:i/>
          <w:sz w:val="24"/>
          <w:szCs w:val="24"/>
          <w:rtl/>
        </w:rPr>
        <w:t>הסתייגותו</w:t>
      </w:r>
      <w:r w:rsidRPr="00FF0534">
        <w:rPr>
          <w:rFonts w:ascii="David" w:hAnsi="David" w:cs="David"/>
          <w:i/>
          <w:sz w:val="24"/>
          <w:szCs w:val="24"/>
          <w:rtl/>
        </w:rPr>
        <w:t xml:space="preserve"> </w:t>
      </w:r>
      <w:r w:rsidRPr="00FF0534">
        <w:rPr>
          <w:rFonts w:ascii="David" w:hAnsi="David" w:cs="David" w:hint="eastAsia"/>
          <w:i/>
          <w:sz w:val="24"/>
          <w:szCs w:val="24"/>
          <w:rtl/>
        </w:rPr>
        <w:t>מהשימוש</w:t>
      </w:r>
      <w:r w:rsidRPr="00FF0534">
        <w:rPr>
          <w:rFonts w:ascii="David" w:hAnsi="David" w:cs="David"/>
          <w:i/>
          <w:sz w:val="24"/>
          <w:szCs w:val="24"/>
          <w:rtl/>
        </w:rPr>
        <w:t xml:space="preserve"> </w:t>
      </w:r>
      <w:r w:rsidRPr="00FF0534">
        <w:rPr>
          <w:rFonts w:ascii="David" w:hAnsi="David" w:cs="David" w:hint="eastAsia"/>
          <w:i/>
          <w:sz w:val="24"/>
          <w:szCs w:val="24"/>
          <w:rtl/>
        </w:rPr>
        <w:t>בחומרים</w:t>
      </w:r>
      <w:r w:rsidRPr="00FF0534">
        <w:rPr>
          <w:rFonts w:ascii="David" w:hAnsi="David" w:cs="David"/>
          <w:i/>
          <w:sz w:val="24"/>
          <w:szCs w:val="24"/>
          <w:rtl/>
        </w:rPr>
        <w:t xml:space="preserve"> </w:t>
      </w:r>
      <w:r w:rsidRPr="00FF0534">
        <w:rPr>
          <w:rFonts w:ascii="David" w:hAnsi="David" w:cs="David" w:hint="eastAsia"/>
          <w:i/>
          <w:sz w:val="24"/>
          <w:szCs w:val="24"/>
          <w:rtl/>
        </w:rPr>
        <w:t>תוך</w:t>
      </w:r>
      <w:r w:rsidRPr="00FF0534">
        <w:rPr>
          <w:rFonts w:ascii="David" w:hAnsi="David" w:cs="David"/>
          <w:i/>
          <w:sz w:val="24"/>
          <w:szCs w:val="24"/>
          <w:rtl/>
        </w:rPr>
        <w:t xml:space="preserve"> </w:t>
      </w:r>
      <w:r w:rsidRPr="00FF0534">
        <w:rPr>
          <w:rFonts w:ascii="David" w:hAnsi="David" w:cs="David" w:hint="eastAsia"/>
          <w:i/>
          <w:sz w:val="24"/>
          <w:szCs w:val="24"/>
          <w:rtl/>
        </w:rPr>
        <w:t>פירוט</w:t>
      </w:r>
      <w:r w:rsidRPr="00FF0534">
        <w:rPr>
          <w:rFonts w:ascii="David" w:hAnsi="David" w:cs="David"/>
          <w:i/>
          <w:sz w:val="24"/>
          <w:szCs w:val="24"/>
          <w:rtl/>
        </w:rPr>
        <w:t xml:space="preserve"> </w:t>
      </w:r>
      <w:r w:rsidRPr="00FF0534">
        <w:rPr>
          <w:rFonts w:ascii="David" w:hAnsi="David" w:cs="David" w:hint="eastAsia"/>
          <w:i/>
          <w:sz w:val="24"/>
          <w:szCs w:val="24"/>
          <w:rtl/>
        </w:rPr>
        <w:t>נימוקיו</w:t>
      </w:r>
      <w:r w:rsidRPr="00FF0534">
        <w:rPr>
          <w:rFonts w:ascii="David" w:hAnsi="David" w:cs="David"/>
          <w:i/>
          <w:sz w:val="24"/>
          <w:szCs w:val="24"/>
          <w:rtl/>
        </w:rPr>
        <w:t>.</w:t>
      </w:r>
    </w:p>
    <w:p w14:paraId="18BFBD50"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מבלי</w:t>
      </w:r>
      <w:r w:rsidRPr="00FF0534">
        <w:rPr>
          <w:rFonts w:ascii="David" w:hAnsi="David" w:cs="David"/>
          <w:sz w:val="24"/>
          <w:szCs w:val="24"/>
          <w:rtl/>
        </w:rPr>
        <w:t xml:space="preserve"> </w:t>
      </w:r>
      <w:r w:rsidRPr="00FF0534">
        <w:rPr>
          <w:rFonts w:ascii="David" w:hAnsi="David" w:cs="David" w:hint="eastAsia"/>
          <w:sz w:val="24"/>
          <w:szCs w:val="24"/>
          <w:rtl/>
        </w:rPr>
        <w:t>לגרוע</w:t>
      </w:r>
      <w:r w:rsidRPr="00FF0534">
        <w:rPr>
          <w:rFonts w:ascii="David" w:hAnsi="David" w:cs="David"/>
          <w:sz w:val="24"/>
          <w:szCs w:val="24"/>
          <w:rtl/>
        </w:rPr>
        <w:t xml:space="preserve"> </w:t>
      </w:r>
      <w:r w:rsidRPr="00FF0534">
        <w:rPr>
          <w:rFonts w:ascii="David" w:hAnsi="David" w:cs="David" w:hint="eastAsia"/>
          <w:sz w:val="24"/>
          <w:szCs w:val="24"/>
          <w:rtl/>
        </w:rPr>
        <w:t>מכלליות</w:t>
      </w:r>
      <w:r w:rsidRPr="00FF0534">
        <w:rPr>
          <w:rFonts w:ascii="David" w:hAnsi="David" w:cs="David"/>
          <w:sz w:val="24"/>
          <w:szCs w:val="24"/>
          <w:rtl/>
        </w:rPr>
        <w:t xml:space="preserve"> </w:t>
      </w:r>
      <w:r w:rsidRPr="00FF0534">
        <w:rPr>
          <w:rFonts w:ascii="David" w:hAnsi="David" w:cs="David" w:hint="eastAsia"/>
          <w:sz w:val="24"/>
          <w:szCs w:val="24"/>
          <w:rtl/>
        </w:rPr>
        <w:t>האמור</w:t>
      </w:r>
      <w:r w:rsidRPr="00FF0534">
        <w:rPr>
          <w:rFonts w:ascii="David" w:hAnsi="David" w:cs="David"/>
          <w:sz w:val="24"/>
          <w:szCs w:val="24"/>
          <w:rtl/>
        </w:rPr>
        <w:t xml:space="preserve"> </w:t>
      </w:r>
      <w:r w:rsidRPr="00FF0534">
        <w:rPr>
          <w:rFonts w:ascii="David" w:hAnsi="David" w:cs="David" w:hint="eastAsia"/>
          <w:sz w:val="24"/>
          <w:szCs w:val="24"/>
          <w:rtl/>
        </w:rPr>
        <w:t>לעיל</w:t>
      </w:r>
      <w:r w:rsidRPr="00FF0534">
        <w:rPr>
          <w:rFonts w:ascii="David" w:hAnsi="David" w:cs="David"/>
          <w:sz w:val="24"/>
          <w:szCs w:val="24"/>
          <w:rtl/>
        </w:rPr>
        <w:t xml:space="preserve"> - </w:t>
      </w:r>
      <w:r w:rsidRPr="00FF0534">
        <w:rPr>
          <w:rFonts w:ascii="David" w:hAnsi="David" w:cs="David" w:hint="eastAsia"/>
          <w:sz w:val="24"/>
          <w:szCs w:val="24"/>
          <w:rtl/>
        </w:rPr>
        <w:t>בדיקה</w:t>
      </w:r>
      <w:r w:rsidRPr="00FF0534">
        <w:rPr>
          <w:rFonts w:ascii="David" w:hAnsi="David" w:cs="David"/>
          <w:sz w:val="24"/>
          <w:szCs w:val="24"/>
          <w:rtl/>
        </w:rPr>
        <w:t xml:space="preserve"> </w:t>
      </w:r>
      <w:r w:rsidRPr="00FF0534">
        <w:rPr>
          <w:rFonts w:ascii="David" w:hAnsi="David" w:cs="David" w:hint="eastAsia"/>
          <w:sz w:val="24"/>
          <w:szCs w:val="24"/>
          <w:rtl/>
        </w:rPr>
        <w:t>ואישור</w:t>
      </w:r>
      <w:r w:rsidRPr="00FF0534">
        <w:rPr>
          <w:rFonts w:ascii="David" w:hAnsi="David" w:cs="David"/>
          <w:sz w:val="24"/>
          <w:szCs w:val="24"/>
          <w:rtl/>
        </w:rPr>
        <w:t xml:space="preserve"> </w:t>
      </w:r>
      <w:r w:rsidRPr="00FF0534">
        <w:rPr>
          <w:rFonts w:ascii="David" w:hAnsi="David" w:cs="David" w:hint="eastAsia"/>
          <w:sz w:val="24"/>
          <w:szCs w:val="24"/>
          <w:rtl/>
        </w:rPr>
        <w:t>מוקדמים</w:t>
      </w:r>
      <w:r w:rsidRPr="00FF0534">
        <w:rPr>
          <w:rFonts w:ascii="David" w:hAnsi="David" w:cs="David"/>
          <w:sz w:val="24"/>
          <w:szCs w:val="24"/>
          <w:rtl/>
        </w:rPr>
        <w:t xml:space="preserve"> </w:t>
      </w:r>
      <w:r w:rsidRPr="00FF0534">
        <w:rPr>
          <w:rFonts w:ascii="David" w:hAnsi="David" w:cs="David" w:hint="eastAsia"/>
          <w:sz w:val="24"/>
          <w:szCs w:val="24"/>
          <w:rtl/>
        </w:rPr>
        <w:t>של</w:t>
      </w:r>
      <w:r w:rsidRPr="00FF0534">
        <w:rPr>
          <w:rFonts w:ascii="David" w:hAnsi="David" w:cs="David"/>
          <w:sz w:val="24"/>
          <w:szCs w:val="24"/>
          <w:rtl/>
        </w:rPr>
        <w:t xml:space="preserve"> </w:t>
      </w:r>
      <w:r w:rsidRPr="00FF0534">
        <w:rPr>
          <w:rFonts w:ascii="David" w:hAnsi="David" w:cs="David" w:hint="eastAsia"/>
          <w:sz w:val="24"/>
          <w:szCs w:val="24"/>
          <w:rtl/>
        </w:rPr>
        <w:t>חומרים</w:t>
      </w:r>
      <w:r w:rsidRPr="00FF0534">
        <w:rPr>
          <w:rFonts w:ascii="David" w:hAnsi="David" w:cs="David"/>
          <w:sz w:val="24"/>
          <w:szCs w:val="24"/>
          <w:rtl/>
        </w:rPr>
        <w:t xml:space="preserve"> </w:t>
      </w:r>
      <w:r w:rsidRPr="00FF0534">
        <w:rPr>
          <w:rFonts w:ascii="David" w:hAnsi="David" w:cs="David" w:hint="eastAsia"/>
          <w:sz w:val="24"/>
          <w:szCs w:val="24"/>
          <w:rtl/>
        </w:rPr>
        <w:t>הוא</w:t>
      </w:r>
      <w:r w:rsidRPr="00FF0534">
        <w:rPr>
          <w:rFonts w:ascii="David" w:hAnsi="David" w:cs="David"/>
          <w:sz w:val="24"/>
          <w:szCs w:val="24"/>
          <w:rtl/>
        </w:rPr>
        <w:t xml:space="preserve"> </w:t>
      </w:r>
      <w:r w:rsidRPr="00FF0534">
        <w:rPr>
          <w:rFonts w:ascii="David" w:hAnsi="David" w:cs="David" w:hint="eastAsia"/>
          <w:sz w:val="24"/>
          <w:szCs w:val="24"/>
          <w:rtl/>
        </w:rPr>
        <w:t>תנאי</w:t>
      </w:r>
      <w:r w:rsidRPr="00FF0534">
        <w:rPr>
          <w:rFonts w:ascii="David" w:hAnsi="David" w:cs="David"/>
          <w:sz w:val="24"/>
          <w:szCs w:val="24"/>
          <w:rtl/>
        </w:rPr>
        <w:t xml:space="preserve"> </w:t>
      </w:r>
      <w:r w:rsidRPr="00FF0534">
        <w:rPr>
          <w:rFonts w:ascii="David" w:hAnsi="David" w:cs="David" w:hint="eastAsia"/>
          <w:sz w:val="24"/>
          <w:szCs w:val="24"/>
          <w:rtl/>
        </w:rPr>
        <w:t>מוקדם</w:t>
      </w:r>
      <w:r w:rsidRPr="00FF0534">
        <w:rPr>
          <w:rFonts w:ascii="David" w:hAnsi="David" w:cs="David"/>
          <w:sz w:val="24"/>
          <w:szCs w:val="24"/>
          <w:rtl/>
        </w:rPr>
        <w:t xml:space="preserve"> </w:t>
      </w:r>
      <w:r w:rsidRPr="00FF0534">
        <w:rPr>
          <w:rFonts w:ascii="David" w:hAnsi="David" w:cs="David" w:hint="eastAsia"/>
          <w:sz w:val="24"/>
          <w:szCs w:val="24"/>
          <w:rtl/>
        </w:rPr>
        <w:t>ליצור</w:t>
      </w:r>
      <w:r w:rsidRPr="00FF0534">
        <w:rPr>
          <w:rFonts w:ascii="David" w:hAnsi="David" w:cs="David"/>
          <w:sz w:val="24"/>
          <w:szCs w:val="24"/>
          <w:rtl/>
        </w:rPr>
        <w:t xml:space="preserve"> </w:t>
      </w:r>
      <w:r w:rsidRPr="00FF0534">
        <w:rPr>
          <w:rFonts w:ascii="David" w:hAnsi="David" w:cs="David" w:hint="eastAsia"/>
          <w:sz w:val="24"/>
          <w:szCs w:val="24"/>
          <w:rtl/>
        </w:rPr>
        <w:t>חומרים</w:t>
      </w:r>
      <w:r w:rsidRPr="00FF0534">
        <w:rPr>
          <w:rFonts w:ascii="David" w:hAnsi="David" w:cs="David"/>
          <w:sz w:val="24"/>
          <w:szCs w:val="24"/>
          <w:rtl/>
        </w:rPr>
        <w:t xml:space="preserve"> </w:t>
      </w:r>
      <w:r w:rsidRPr="00FF0534">
        <w:rPr>
          <w:rFonts w:ascii="David" w:hAnsi="David" w:cs="David" w:hint="eastAsia"/>
          <w:sz w:val="24"/>
          <w:szCs w:val="24"/>
          <w:rtl/>
        </w:rPr>
        <w:t>בסדרות</w:t>
      </w:r>
      <w:r w:rsidRPr="00FF0534">
        <w:rPr>
          <w:rFonts w:ascii="David" w:hAnsi="David" w:cs="David"/>
          <w:sz w:val="24"/>
          <w:szCs w:val="24"/>
          <w:rtl/>
        </w:rPr>
        <w:t xml:space="preserve"> </w:t>
      </w:r>
      <w:r w:rsidRPr="00FF0534">
        <w:rPr>
          <w:rFonts w:ascii="David" w:hAnsi="David" w:cs="David" w:hint="eastAsia"/>
          <w:sz w:val="24"/>
          <w:szCs w:val="24"/>
          <w:rtl/>
        </w:rPr>
        <w:t>ותנאי</w:t>
      </w:r>
      <w:r w:rsidRPr="00FF0534">
        <w:rPr>
          <w:rFonts w:ascii="David" w:hAnsi="David" w:cs="David"/>
          <w:sz w:val="24"/>
          <w:szCs w:val="24"/>
          <w:rtl/>
        </w:rPr>
        <w:t xml:space="preserve"> </w:t>
      </w:r>
      <w:r w:rsidRPr="00FF0534">
        <w:rPr>
          <w:rFonts w:ascii="David" w:hAnsi="David" w:cs="David" w:hint="eastAsia"/>
          <w:sz w:val="24"/>
          <w:szCs w:val="24"/>
          <w:rtl/>
        </w:rPr>
        <w:t>מוקדם</w:t>
      </w:r>
      <w:r w:rsidRPr="00FF0534">
        <w:rPr>
          <w:rFonts w:ascii="David" w:hAnsi="David" w:cs="David"/>
          <w:sz w:val="24"/>
          <w:szCs w:val="24"/>
          <w:rtl/>
        </w:rPr>
        <w:t xml:space="preserve"> </w:t>
      </w:r>
      <w:r w:rsidRPr="00FF0534">
        <w:rPr>
          <w:rFonts w:ascii="David" w:hAnsi="David" w:cs="David" w:hint="eastAsia"/>
          <w:sz w:val="24"/>
          <w:szCs w:val="24"/>
          <w:rtl/>
        </w:rPr>
        <w:t>לשימושם</w:t>
      </w:r>
      <w:r w:rsidRPr="00FF0534">
        <w:rPr>
          <w:rFonts w:ascii="David" w:hAnsi="David" w:cs="David"/>
          <w:sz w:val="24"/>
          <w:szCs w:val="24"/>
          <w:rtl/>
        </w:rPr>
        <w:t xml:space="preserve"> </w:t>
      </w:r>
      <w:r w:rsidRPr="00FF0534">
        <w:rPr>
          <w:rFonts w:ascii="David" w:hAnsi="David" w:cs="David" w:hint="eastAsia"/>
          <w:sz w:val="24"/>
          <w:szCs w:val="24"/>
          <w:rtl/>
        </w:rPr>
        <w:t>בעבודות</w:t>
      </w:r>
      <w:r w:rsidRPr="00FF0534">
        <w:rPr>
          <w:rFonts w:ascii="David" w:hAnsi="David" w:cs="David"/>
          <w:sz w:val="24"/>
          <w:szCs w:val="24"/>
          <w:rtl/>
        </w:rPr>
        <w:t>.</w:t>
      </w:r>
    </w:p>
    <w:p w14:paraId="0ECE5CFD"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להגיש</w:t>
      </w:r>
      <w:r w:rsidRPr="00FF0534">
        <w:rPr>
          <w:rFonts w:ascii="David" w:hAnsi="David" w:cs="David"/>
          <w:sz w:val="24"/>
          <w:szCs w:val="24"/>
          <w:rtl/>
        </w:rPr>
        <w:t xml:space="preserve"> </w:t>
      </w:r>
      <w:r w:rsidRPr="00FF0534">
        <w:rPr>
          <w:rFonts w:ascii="David" w:hAnsi="David" w:cs="David" w:hint="eastAsia"/>
          <w:sz w:val="24"/>
          <w:szCs w:val="24"/>
          <w:rtl/>
        </w:rPr>
        <w:t>לאישור</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פרטים</w:t>
      </w:r>
      <w:r w:rsidRPr="00FF0534">
        <w:rPr>
          <w:rFonts w:ascii="David" w:hAnsi="David" w:cs="David"/>
          <w:sz w:val="24"/>
          <w:szCs w:val="24"/>
          <w:rtl/>
        </w:rPr>
        <w:t xml:space="preserve"> </w:t>
      </w:r>
      <w:r w:rsidRPr="00FF0534">
        <w:rPr>
          <w:rFonts w:ascii="David" w:hAnsi="David" w:cs="David" w:hint="eastAsia"/>
          <w:sz w:val="24"/>
          <w:szCs w:val="24"/>
          <w:rtl/>
        </w:rPr>
        <w:t>ותכניות</w:t>
      </w:r>
      <w:r w:rsidRPr="00FF0534">
        <w:rPr>
          <w:rFonts w:ascii="David" w:hAnsi="David" w:cs="David"/>
          <w:sz w:val="24"/>
          <w:szCs w:val="24"/>
          <w:rtl/>
        </w:rPr>
        <w:t xml:space="preserve"> </w:t>
      </w:r>
      <w:r w:rsidRPr="00FF0534">
        <w:rPr>
          <w:rFonts w:ascii="David" w:hAnsi="David" w:cs="David" w:hint="eastAsia"/>
          <w:sz w:val="24"/>
          <w:szCs w:val="24"/>
          <w:rtl/>
        </w:rPr>
        <w:t>יצור</w:t>
      </w:r>
      <w:r w:rsidRPr="00FF0534">
        <w:rPr>
          <w:rFonts w:ascii="David" w:hAnsi="David" w:cs="David"/>
          <w:sz w:val="24"/>
          <w:szCs w:val="24"/>
          <w:rtl/>
        </w:rPr>
        <w:t xml:space="preserve"> </w:t>
      </w:r>
      <w:r w:rsidRPr="00FF0534">
        <w:rPr>
          <w:rFonts w:ascii="David" w:hAnsi="David" w:cs="David" w:hint="eastAsia"/>
          <w:sz w:val="24"/>
          <w:szCs w:val="24"/>
          <w:rtl/>
        </w:rPr>
        <w:t>ותכניות</w:t>
      </w:r>
      <w:r w:rsidRPr="00FF0534">
        <w:rPr>
          <w:rFonts w:ascii="David" w:hAnsi="David" w:cs="David"/>
          <w:sz w:val="24"/>
          <w:szCs w:val="24"/>
          <w:rtl/>
        </w:rPr>
        <w:t xml:space="preserve"> </w:t>
      </w:r>
      <w:r w:rsidRPr="00FF0534">
        <w:rPr>
          <w:rFonts w:ascii="David" w:hAnsi="David" w:cs="David" w:hint="eastAsia"/>
          <w:sz w:val="24"/>
          <w:szCs w:val="24"/>
          <w:rtl/>
        </w:rPr>
        <w:t>לביצוע</w:t>
      </w:r>
      <w:r w:rsidRPr="00FF0534">
        <w:rPr>
          <w:rFonts w:ascii="David" w:hAnsi="David" w:cs="David"/>
          <w:sz w:val="24"/>
          <w:szCs w:val="24"/>
          <w:rtl/>
        </w:rPr>
        <w:t xml:space="preserve"> </w:t>
      </w:r>
      <w:r w:rsidRPr="00FF0534">
        <w:rPr>
          <w:rFonts w:ascii="David" w:hAnsi="David" w:cs="David" w:hint="eastAsia"/>
          <w:sz w:val="24"/>
          <w:szCs w:val="24"/>
          <w:rtl/>
        </w:rPr>
        <w:t>באתר</w:t>
      </w:r>
      <w:r w:rsidRPr="00FF0534">
        <w:rPr>
          <w:rFonts w:ascii="David" w:hAnsi="David" w:cs="David"/>
          <w:sz w:val="24"/>
          <w:szCs w:val="24"/>
          <w:rtl/>
        </w:rPr>
        <w:t xml:space="preserve">, </w:t>
      </w:r>
      <w:r w:rsidRPr="00FF0534">
        <w:rPr>
          <w:rFonts w:ascii="David" w:hAnsi="David" w:cs="David" w:hint="eastAsia"/>
          <w:sz w:val="24"/>
          <w:szCs w:val="24"/>
          <w:rtl/>
        </w:rPr>
        <w:t>המשלימים</w:t>
      </w:r>
      <w:r w:rsidRPr="00FF0534">
        <w:rPr>
          <w:rFonts w:ascii="David" w:hAnsi="David" w:cs="David"/>
          <w:sz w:val="24"/>
          <w:szCs w:val="24"/>
          <w:rtl/>
        </w:rPr>
        <w:t xml:space="preserve"> </w:t>
      </w:r>
      <w:r w:rsidRPr="00FF0534">
        <w:rPr>
          <w:rFonts w:ascii="David" w:hAnsi="David" w:cs="David" w:hint="eastAsia"/>
          <w:sz w:val="24"/>
          <w:szCs w:val="24"/>
          <w:rtl/>
        </w:rPr>
        <w:t>את</w:t>
      </w:r>
      <w:r w:rsidRPr="00FF0534">
        <w:rPr>
          <w:rFonts w:ascii="David" w:hAnsi="David" w:cs="David"/>
          <w:sz w:val="24"/>
          <w:szCs w:val="24"/>
          <w:rtl/>
        </w:rPr>
        <w:t xml:space="preserve"> </w:t>
      </w:r>
      <w:r w:rsidRPr="00FF0534">
        <w:rPr>
          <w:rFonts w:ascii="David" w:hAnsi="David" w:cs="David" w:hint="eastAsia"/>
          <w:sz w:val="24"/>
          <w:szCs w:val="24"/>
          <w:rtl/>
        </w:rPr>
        <w:t>התכניות</w:t>
      </w:r>
      <w:r w:rsidRPr="00FF0534">
        <w:rPr>
          <w:rFonts w:ascii="David" w:hAnsi="David" w:cs="David"/>
          <w:sz w:val="24"/>
          <w:szCs w:val="24"/>
          <w:rtl/>
        </w:rPr>
        <w:t xml:space="preserve"> </w:t>
      </w:r>
      <w:r w:rsidRPr="00FF0534">
        <w:rPr>
          <w:rFonts w:ascii="David" w:hAnsi="David" w:cs="David" w:hint="eastAsia"/>
          <w:sz w:val="24"/>
          <w:szCs w:val="24"/>
          <w:rtl/>
        </w:rPr>
        <w:t>שיסופקו</w:t>
      </w:r>
      <w:r w:rsidRPr="00FF0534">
        <w:rPr>
          <w:rFonts w:ascii="David" w:hAnsi="David" w:cs="David"/>
          <w:sz w:val="24"/>
          <w:szCs w:val="24"/>
          <w:rtl/>
        </w:rPr>
        <w:t xml:space="preserve"> </w:t>
      </w:r>
      <w:r w:rsidRPr="00FF0534">
        <w:rPr>
          <w:rFonts w:ascii="David" w:hAnsi="David" w:cs="David" w:hint="eastAsia"/>
          <w:sz w:val="24"/>
          <w:szCs w:val="24"/>
          <w:rtl/>
        </w:rPr>
        <w:t>לו</w:t>
      </w:r>
      <w:r w:rsidRPr="00FF0534">
        <w:rPr>
          <w:rFonts w:ascii="David" w:hAnsi="David" w:cs="David"/>
          <w:sz w:val="24"/>
          <w:szCs w:val="24"/>
          <w:rtl/>
        </w:rPr>
        <w:t>.</w:t>
      </w:r>
    </w:p>
    <w:p w14:paraId="1DD20EDC"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לבצע</w:t>
      </w:r>
      <w:r w:rsidRPr="00FF0534">
        <w:rPr>
          <w:rFonts w:ascii="David" w:hAnsi="David" w:cs="David"/>
          <w:sz w:val="24"/>
          <w:szCs w:val="24"/>
          <w:rtl/>
        </w:rPr>
        <w:t xml:space="preserve"> </w:t>
      </w:r>
      <w:r w:rsidRPr="00FF0534">
        <w:rPr>
          <w:rFonts w:ascii="David" w:hAnsi="David" w:cs="David" w:hint="eastAsia"/>
          <w:sz w:val="24"/>
          <w:szCs w:val="24"/>
          <w:rtl/>
        </w:rPr>
        <w:t>דוגמאות</w:t>
      </w:r>
      <w:r w:rsidRPr="00FF0534">
        <w:rPr>
          <w:rFonts w:ascii="David" w:hAnsi="David" w:cs="David"/>
          <w:sz w:val="24"/>
          <w:szCs w:val="24"/>
          <w:rtl/>
        </w:rPr>
        <w:t xml:space="preserve"> </w:t>
      </w:r>
      <w:r w:rsidRPr="00FF0534">
        <w:rPr>
          <w:rFonts w:ascii="David" w:hAnsi="David" w:cs="David" w:hint="eastAsia"/>
          <w:sz w:val="24"/>
          <w:szCs w:val="24"/>
          <w:rtl/>
        </w:rPr>
        <w:t>מכל</w:t>
      </w:r>
      <w:r w:rsidRPr="00FF0534">
        <w:rPr>
          <w:rFonts w:ascii="David" w:hAnsi="David" w:cs="David"/>
          <w:sz w:val="24"/>
          <w:szCs w:val="24"/>
          <w:rtl/>
        </w:rPr>
        <w:t xml:space="preserve"> </w:t>
      </w:r>
      <w:r w:rsidRPr="00FF0534">
        <w:rPr>
          <w:rFonts w:ascii="David" w:hAnsi="David" w:cs="David" w:hint="eastAsia"/>
          <w:sz w:val="24"/>
          <w:szCs w:val="24"/>
          <w:rtl/>
        </w:rPr>
        <w:t>מין</w:t>
      </w:r>
      <w:r w:rsidRPr="00FF0534">
        <w:rPr>
          <w:rFonts w:ascii="David" w:hAnsi="David" w:cs="David"/>
          <w:sz w:val="24"/>
          <w:szCs w:val="24"/>
          <w:rtl/>
        </w:rPr>
        <w:t xml:space="preserve"> </w:t>
      </w:r>
      <w:r w:rsidRPr="00FF0534">
        <w:rPr>
          <w:rFonts w:ascii="David" w:hAnsi="David" w:cs="David" w:hint="eastAsia"/>
          <w:sz w:val="24"/>
          <w:szCs w:val="24"/>
          <w:rtl/>
        </w:rPr>
        <w:t>וסוג</w:t>
      </w:r>
      <w:r w:rsidRPr="00FF0534">
        <w:rPr>
          <w:rFonts w:ascii="David" w:hAnsi="David" w:cs="David"/>
          <w:sz w:val="24"/>
          <w:szCs w:val="24"/>
          <w:rtl/>
        </w:rPr>
        <w:t xml:space="preserve"> </w:t>
      </w:r>
      <w:r w:rsidRPr="00FF0534">
        <w:rPr>
          <w:rFonts w:ascii="David" w:hAnsi="David" w:cs="David" w:hint="eastAsia"/>
          <w:sz w:val="24"/>
          <w:szCs w:val="24"/>
          <w:rtl/>
        </w:rPr>
        <w:t>באתר</w:t>
      </w:r>
      <w:r w:rsidRPr="00FF0534">
        <w:rPr>
          <w:rFonts w:ascii="David" w:hAnsi="David" w:cs="David"/>
          <w:sz w:val="24"/>
          <w:szCs w:val="24"/>
          <w:rtl/>
        </w:rPr>
        <w:t xml:space="preserve"> </w:t>
      </w:r>
      <w:r w:rsidRPr="00FF0534">
        <w:rPr>
          <w:rFonts w:ascii="David" w:hAnsi="David" w:cs="David" w:hint="eastAsia"/>
          <w:sz w:val="24"/>
          <w:szCs w:val="24"/>
          <w:rtl/>
        </w:rPr>
        <w:t>לאישור</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לפי</w:t>
      </w:r>
      <w:r w:rsidRPr="00FF0534">
        <w:rPr>
          <w:rFonts w:ascii="David" w:hAnsi="David" w:cs="David"/>
          <w:sz w:val="24"/>
          <w:szCs w:val="24"/>
          <w:rtl/>
        </w:rPr>
        <w:t xml:space="preserve"> </w:t>
      </w:r>
      <w:r w:rsidRPr="00FF0534">
        <w:rPr>
          <w:rFonts w:ascii="David" w:hAnsi="David" w:cs="David" w:hint="eastAsia"/>
          <w:sz w:val="24"/>
          <w:szCs w:val="24"/>
          <w:rtl/>
        </w:rPr>
        <w:t>דרישתו</w:t>
      </w:r>
      <w:r w:rsidRPr="00FF0534">
        <w:rPr>
          <w:rFonts w:ascii="David" w:hAnsi="David" w:cs="David"/>
          <w:sz w:val="24"/>
          <w:szCs w:val="24"/>
          <w:rtl/>
        </w:rPr>
        <w:t>.</w:t>
      </w:r>
    </w:p>
    <w:p w14:paraId="1E90C333" w14:textId="77777777" w:rsidR="00EF4F1C" w:rsidRPr="00C11C2D" w:rsidRDefault="00EF4F1C" w:rsidP="00A11D74">
      <w:pPr>
        <w:numPr>
          <w:ilvl w:val="1"/>
          <w:numId w:val="4"/>
        </w:numPr>
        <w:spacing w:after="0" w:afterAutospacing="0" w:line="240" w:lineRule="auto"/>
        <w:rPr>
          <w:rFonts w:ascii="David" w:hAnsi="David" w:cs="David"/>
          <w:i/>
          <w:sz w:val="24"/>
          <w:szCs w:val="24"/>
          <w:rtl/>
        </w:rPr>
      </w:pPr>
    </w:p>
    <w:p w14:paraId="329D34A0"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Pr>
      </w:pP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לספק</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הוא</w:t>
      </w:r>
      <w:r w:rsidRPr="00C11C2D">
        <w:rPr>
          <w:rFonts w:ascii="David" w:hAnsi="David" w:cs="David"/>
          <w:i/>
          <w:sz w:val="24"/>
          <w:szCs w:val="24"/>
          <w:rtl/>
        </w:rPr>
        <w:t xml:space="preserve"> </w:t>
      </w:r>
      <w:r w:rsidRPr="00C11C2D">
        <w:rPr>
          <w:rFonts w:ascii="David" w:hAnsi="David" w:cs="David" w:hint="eastAsia"/>
          <w:i/>
          <w:sz w:val="24"/>
          <w:szCs w:val="24"/>
          <w:rtl/>
        </w:rPr>
        <w:t>דוגמאות</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הדרושים</w:t>
      </w:r>
      <w:r w:rsidRPr="00C11C2D">
        <w:rPr>
          <w:rFonts w:ascii="David" w:hAnsi="David" w:cs="David"/>
          <w:i/>
          <w:sz w:val="24"/>
          <w:szCs w:val="24"/>
          <w:rtl/>
        </w:rPr>
        <w:t xml:space="preserve"> </w:t>
      </w:r>
      <w:r w:rsidRPr="00C11C2D">
        <w:rPr>
          <w:rFonts w:ascii="David" w:hAnsi="David" w:cs="David" w:hint="eastAsia"/>
          <w:i/>
          <w:sz w:val="24"/>
          <w:szCs w:val="24"/>
          <w:rtl/>
        </w:rPr>
        <w:t>לבדיקות</w:t>
      </w:r>
      <w:r w:rsidRPr="00C11C2D">
        <w:rPr>
          <w:rFonts w:ascii="David" w:hAnsi="David" w:cs="David"/>
          <w:i/>
          <w:sz w:val="24"/>
          <w:szCs w:val="24"/>
          <w:rtl/>
        </w:rPr>
        <w:t xml:space="preserve">. </w:t>
      </w:r>
      <w:r w:rsidRPr="00C11C2D">
        <w:rPr>
          <w:rFonts w:ascii="David" w:hAnsi="David" w:cs="David" w:hint="eastAsia"/>
          <w:i/>
          <w:sz w:val="24"/>
          <w:szCs w:val="24"/>
          <w:rtl/>
        </w:rPr>
        <w:t>כן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עליו</w:t>
      </w:r>
      <w:r w:rsidRPr="00C11C2D">
        <w:rPr>
          <w:rFonts w:ascii="David" w:hAnsi="David" w:cs="David"/>
          <w:i/>
          <w:sz w:val="24"/>
          <w:szCs w:val="24"/>
          <w:rtl/>
        </w:rPr>
        <w:t xml:space="preserve"> </w:t>
      </w:r>
      <w:r w:rsidRPr="00C11C2D">
        <w:rPr>
          <w:rFonts w:ascii="David" w:hAnsi="David" w:cs="David" w:hint="eastAsia"/>
          <w:i/>
          <w:sz w:val="24"/>
          <w:szCs w:val="24"/>
          <w:rtl/>
        </w:rPr>
        <w:t>לספק</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הכלים</w:t>
      </w:r>
      <w:r w:rsidRPr="00C11C2D">
        <w:rPr>
          <w:rFonts w:ascii="David" w:hAnsi="David" w:cs="David"/>
          <w:i/>
          <w:sz w:val="24"/>
          <w:szCs w:val="24"/>
          <w:rtl/>
        </w:rPr>
        <w:t xml:space="preserve">, </w:t>
      </w:r>
      <w:r w:rsidRPr="00C11C2D">
        <w:rPr>
          <w:rFonts w:ascii="David" w:hAnsi="David" w:cs="David" w:hint="eastAsia"/>
          <w:i/>
          <w:sz w:val="24"/>
          <w:szCs w:val="24"/>
          <w:rtl/>
        </w:rPr>
        <w:t>כח</w:t>
      </w:r>
      <w:r w:rsidRPr="00C11C2D">
        <w:rPr>
          <w:rFonts w:ascii="David" w:hAnsi="David" w:cs="David"/>
          <w:i/>
          <w:sz w:val="24"/>
          <w:szCs w:val="24"/>
          <w:rtl/>
        </w:rPr>
        <w:t xml:space="preserve"> </w:t>
      </w:r>
      <w:r w:rsidRPr="00C11C2D">
        <w:rPr>
          <w:rFonts w:ascii="David" w:hAnsi="David" w:cs="David" w:hint="eastAsia"/>
          <w:i/>
          <w:sz w:val="24"/>
          <w:szCs w:val="24"/>
          <w:rtl/>
        </w:rPr>
        <w:t>האדם</w:t>
      </w:r>
      <w:r w:rsidRPr="00C11C2D">
        <w:rPr>
          <w:rFonts w:ascii="David" w:hAnsi="David" w:cs="David"/>
          <w:i/>
          <w:sz w:val="24"/>
          <w:szCs w:val="24"/>
          <w:rtl/>
        </w:rPr>
        <w:t xml:space="preserve"> </w:t>
      </w:r>
      <w:r w:rsidRPr="00C11C2D">
        <w:rPr>
          <w:rFonts w:ascii="David" w:hAnsi="David" w:cs="David" w:hint="eastAsia"/>
          <w:i/>
          <w:sz w:val="24"/>
          <w:szCs w:val="24"/>
          <w:rtl/>
        </w:rPr>
        <w:t>וכל</w:t>
      </w:r>
      <w:r w:rsidRPr="00C11C2D">
        <w:rPr>
          <w:rFonts w:ascii="David" w:hAnsi="David" w:cs="David"/>
          <w:i/>
          <w:sz w:val="24"/>
          <w:szCs w:val="24"/>
          <w:rtl/>
        </w:rPr>
        <w:t xml:space="preserve"> </w:t>
      </w:r>
      <w:r w:rsidRPr="00C11C2D">
        <w:rPr>
          <w:rFonts w:ascii="David" w:hAnsi="David" w:cs="David" w:hint="eastAsia"/>
          <w:i/>
          <w:sz w:val="24"/>
          <w:szCs w:val="24"/>
          <w:rtl/>
        </w:rPr>
        <w:t>האמצעים</w:t>
      </w:r>
      <w:r w:rsidRPr="00C11C2D">
        <w:rPr>
          <w:rFonts w:ascii="David" w:hAnsi="David" w:cs="David"/>
          <w:i/>
          <w:sz w:val="24"/>
          <w:szCs w:val="24"/>
          <w:rtl/>
        </w:rPr>
        <w:t xml:space="preserve"> </w:t>
      </w:r>
      <w:r w:rsidRPr="00C11C2D">
        <w:rPr>
          <w:rFonts w:ascii="David" w:hAnsi="David" w:cs="David" w:hint="eastAsia"/>
          <w:i/>
          <w:sz w:val="24"/>
          <w:szCs w:val="24"/>
          <w:rtl/>
        </w:rPr>
        <w:t>האחרים</w:t>
      </w:r>
      <w:r w:rsidRPr="00C11C2D">
        <w:rPr>
          <w:rFonts w:ascii="David" w:hAnsi="David" w:cs="David"/>
          <w:i/>
          <w:sz w:val="24"/>
          <w:szCs w:val="24"/>
          <w:rtl/>
        </w:rPr>
        <w:t xml:space="preserve"> </w:t>
      </w:r>
      <w:r w:rsidRPr="00C11C2D">
        <w:rPr>
          <w:rFonts w:ascii="David" w:hAnsi="David" w:cs="David" w:hint="eastAsia"/>
          <w:i/>
          <w:sz w:val="24"/>
          <w:szCs w:val="24"/>
          <w:rtl/>
        </w:rPr>
        <w:t>הדרושים</w:t>
      </w:r>
      <w:r w:rsidRPr="00C11C2D">
        <w:rPr>
          <w:rFonts w:ascii="David" w:hAnsi="David" w:cs="David"/>
          <w:i/>
          <w:sz w:val="24"/>
          <w:szCs w:val="24"/>
          <w:rtl/>
        </w:rPr>
        <w:t xml:space="preserve"> </w:t>
      </w:r>
      <w:r w:rsidRPr="00C11C2D">
        <w:rPr>
          <w:rFonts w:ascii="David" w:hAnsi="David" w:cs="David" w:hint="eastAsia"/>
          <w:i/>
          <w:sz w:val="24"/>
          <w:szCs w:val="24"/>
          <w:rtl/>
        </w:rPr>
        <w:t>לנטילת</w:t>
      </w:r>
      <w:r w:rsidRPr="00C11C2D">
        <w:rPr>
          <w:rFonts w:ascii="David" w:hAnsi="David" w:cs="David"/>
          <w:i/>
          <w:sz w:val="24"/>
          <w:szCs w:val="24"/>
          <w:rtl/>
        </w:rPr>
        <w:t xml:space="preserve"> </w:t>
      </w:r>
      <w:r w:rsidRPr="00C11C2D">
        <w:rPr>
          <w:rFonts w:ascii="David" w:hAnsi="David" w:cs="David" w:hint="eastAsia"/>
          <w:i/>
          <w:sz w:val="24"/>
          <w:szCs w:val="24"/>
          <w:rtl/>
        </w:rPr>
        <w:t>הדוגמאות</w:t>
      </w:r>
      <w:r w:rsidRPr="00C11C2D">
        <w:rPr>
          <w:rFonts w:ascii="David" w:hAnsi="David" w:cs="David"/>
          <w:i/>
          <w:sz w:val="24"/>
          <w:szCs w:val="24"/>
          <w:rtl/>
        </w:rPr>
        <w:t xml:space="preserve">, </w:t>
      </w:r>
      <w:r w:rsidRPr="00C11C2D">
        <w:rPr>
          <w:rFonts w:ascii="David" w:hAnsi="David" w:cs="David" w:hint="eastAsia"/>
          <w:i/>
          <w:sz w:val="24"/>
          <w:szCs w:val="24"/>
          <w:rtl/>
        </w:rPr>
        <w:t>העברתן</w:t>
      </w:r>
      <w:r w:rsidRPr="00C11C2D">
        <w:rPr>
          <w:rFonts w:ascii="David" w:hAnsi="David" w:cs="David"/>
          <w:i/>
          <w:sz w:val="24"/>
          <w:szCs w:val="24"/>
          <w:rtl/>
        </w:rPr>
        <w:t xml:space="preserve"> </w:t>
      </w:r>
      <w:r w:rsidRPr="00C11C2D">
        <w:rPr>
          <w:rFonts w:ascii="David" w:hAnsi="David" w:cs="David" w:hint="eastAsia"/>
          <w:i/>
          <w:sz w:val="24"/>
          <w:szCs w:val="24"/>
          <w:rtl/>
        </w:rPr>
        <w:t>לבדיקה</w:t>
      </w:r>
      <w:r w:rsidRPr="00C11C2D">
        <w:rPr>
          <w:rFonts w:ascii="David" w:hAnsi="David" w:cs="David"/>
          <w:i/>
          <w:sz w:val="24"/>
          <w:szCs w:val="24"/>
          <w:rtl/>
        </w:rPr>
        <w:t xml:space="preserve"> </w:t>
      </w:r>
      <w:r w:rsidRPr="00C11C2D">
        <w:rPr>
          <w:rFonts w:ascii="David" w:hAnsi="David" w:cs="David" w:hint="eastAsia"/>
          <w:i/>
          <w:sz w:val="24"/>
          <w:szCs w:val="24"/>
          <w:rtl/>
        </w:rPr>
        <w:t>באתר</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במעבדה</w:t>
      </w:r>
      <w:r w:rsidRPr="00C11C2D">
        <w:rPr>
          <w:rFonts w:ascii="David" w:hAnsi="David" w:cs="David"/>
          <w:i/>
          <w:sz w:val="24"/>
          <w:szCs w:val="24"/>
          <w:rtl/>
        </w:rPr>
        <w:t xml:space="preserve"> </w:t>
      </w:r>
      <w:r w:rsidRPr="00C11C2D">
        <w:rPr>
          <w:rFonts w:ascii="David" w:hAnsi="David" w:cs="David" w:hint="eastAsia"/>
          <w:i/>
          <w:sz w:val="24"/>
          <w:szCs w:val="24"/>
          <w:rtl/>
        </w:rPr>
        <w:t>ובדיקתן</w:t>
      </w:r>
      <w:r w:rsidRPr="00C11C2D">
        <w:rPr>
          <w:rFonts w:ascii="David" w:hAnsi="David" w:cs="David"/>
          <w:i/>
          <w:sz w:val="24"/>
          <w:szCs w:val="24"/>
          <w:rtl/>
        </w:rPr>
        <w:t xml:space="preserve">, </w:t>
      </w:r>
      <w:r w:rsidRPr="00C11C2D">
        <w:rPr>
          <w:rFonts w:ascii="David" w:hAnsi="David" w:cs="David" w:hint="eastAsia"/>
          <w:i/>
          <w:sz w:val="24"/>
          <w:szCs w:val="24"/>
          <w:rtl/>
        </w:rPr>
        <w:t>הכול</w:t>
      </w:r>
      <w:r w:rsidRPr="00C11C2D">
        <w:rPr>
          <w:rFonts w:ascii="David" w:hAnsi="David" w:cs="David"/>
          <w:i/>
          <w:sz w:val="24"/>
          <w:szCs w:val="24"/>
          <w:rtl/>
        </w:rPr>
        <w:t xml:space="preserve"> </w:t>
      </w:r>
      <w:r w:rsidRPr="00C11C2D">
        <w:rPr>
          <w:rFonts w:ascii="David" w:hAnsi="David" w:cs="David" w:hint="eastAsia"/>
          <w:i/>
          <w:sz w:val="24"/>
          <w:szCs w:val="24"/>
          <w:rtl/>
        </w:rPr>
        <w:t>כפי</w:t>
      </w:r>
      <w:r w:rsidRPr="00C11C2D">
        <w:rPr>
          <w:rFonts w:ascii="David" w:hAnsi="David" w:cs="David"/>
          <w:i/>
          <w:sz w:val="24"/>
          <w:szCs w:val="24"/>
          <w:rtl/>
        </w:rPr>
        <w:t xml:space="preserve"> </w:t>
      </w:r>
      <w:r w:rsidRPr="00C11C2D">
        <w:rPr>
          <w:rFonts w:ascii="David" w:hAnsi="David" w:cs="David" w:hint="eastAsia"/>
          <w:i/>
          <w:sz w:val="24"/>
          <w:szCs w:val="24"/>
          <w:rtl/>
        </w:rPr>
        <w:t>שהמפקח</w:t>
      </w:r>
      <w:r w:rsidRPr="00C11C2D">
        <w:rPr>
          <w:rFonts w:ascii="David" w:hAnsi="David" w:cs="David"/>
          <w:i/>
          <w:sz w:val="24"/>
          <w:szCs w:val="24"/>
          <w:rtl/>
        </w:rPr>
        <w:t xml:space="preserve"> </w:t>
      </w:r>
      <w:r w:rsidRPr="00C11C2D">
        <w:rPr>
          <w:rFonts w:ascii="David" w:hAnsi="David" w:cs="David" w:hint="eastAsia"/>
          <w:i/>
          <w:sz w:val="24"/>
          <w:szCs w:val="24"/>
          <w:rtl/>
        </w:rPr>
        <w:t>יורה</w:t>
      </w:r>
      <w:r w:rsidRPr="00C11C2D">
        <w:rPr>
          <w:rFonts w:ascii="David" w:hAnsi="David" w:cs="David"/>
          <w:i/>
          <w:sz w:val="24"/>
          <w:szCs w:val="24"/>
          <w:rtl/>
        </w:rPr>
        <w:t>.</w:t>
      </w:r>
    </w:p>
    <w:p w14:paraId="53F8A156"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להתקשר</w:t>
      </w:r>
      <w:r w:rsidRPr="00C11C2D">
        <w:rPr>
          <w:rFonts w:ascii="David" w:hAnsi="David" w:cs="David"/>
          <w:i/>
          <w:sz w:val="24"/>
          <w:szCs w:val="24"/>
          <w:rtl/>
        </w:rPr>
        <w:t xml:space="preserve"> </w:t>
      </w:r>
      <w:r w:rsidRPr="00C11C2D">
        <w:rPr>
          <w:rFonts w:ascii="David" w:hAnsi="David" w:cs="David" w:hint="eastAsia"/>
          <w:i/>
          <w:sz w:val="24"/>
          <w:szCs w:val="24"/>
          <w:rtl/>
        </w:rPr>
        <w:t>עם</w:t>
      </w:r>
      <w:r w:rsidRPr="00C11C2D">
        <w:rPr>
          <w:rFonts w:ascii="David" w:hAnsi="David" w:cs="David"/>
          <w:i/>
          <w:sz w:val="24"/>
          <w:szCs w:val="24"/>
          <w:rtl/>
        </w:rPr>
        <w:t xml:space="preserve"> </w:t>
      </w:r>
      <w:r w:rsidRPr="00C11C2D">
        <w:rPr>
          <w:rFonts w:ascii="David" w:hAnsi="David" w:cs="David" w:hint="eastAsia"/>
          <w:i/>
          <w:sz w:val="24"/>
          <w:szCs w:val="24"/>
          <w:rtl/>
        </w:rPr>
        <w:t>מכון</w:t>
      </w:r>
      <w:r w:rsidRPr="00C11C2D">
        <w:rPr>
          <w:rFonts w:ascii="David" w:hAnsi="David" w:cs="David"/>
          <w:i/>
          <w:sz w:val="24"/>
          <w:szCs w:val="24"/>
          <w:rtl/>
        </w:rPr>
        <w:t xml:space="preserve"> </w:t>
      </w:r>
      <w:r w:rsidRPr="00C11C2D">
        <w:rPr>
          <w:rFonts w:ascii="David" w:hAnsi="David" w:cs="David" w:hint="eastAsia"/>
          <w:i/>
          <w:sz w:val="24"/>
          <w:szCs w:val="24"/>
          <w:rtl/>
        </w:rPr>
        <w:t>התקנים</w:t>
      </w:r>
      <w:r w:rsidRPr="00C11C2D">
        <w:rPr>
          <w:rFonts w:ascii="David" w:hAnsi="David" w:cs="David"/>
          <w:i/>
          <w:sz w:val="24"/>
          <w:szCs w:val="24"/>
          <w:rtl/>
        </w:rPr>
        <w:t xml:space="preserve"> </w:t>
      </w:r>
      <w:r w:rsidRPr="00C11C2D">
        <w:rPr>
          <w:rFonts w:ascii="David" w:hAnsi="David" w:cs="David" w:hint="eastAsia"/>
          <w:i/>
          <w:sz w:val="24"/>
          <w:szCs w:val="24"/>
          <w:rtl/>
        </w:rPr>
        <w:t>הישראלי</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הטכניון</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מכון</w:t>
      </w:r>
      <w:r w:rsidRPr="00C11C2D">
        <w:rPr>
          <w:rFonts w:ascii="David" w:hAnsi="David" w:cs="David"/>
          <w:i/>
          <w:sz w:val="24"/>
          <w:szCs w:val="24"/>
          <w:rtl/>
        </w:rPr>
        <w:t xml:space="preserve"> </w:t>
      </w:r>
      <w:r w:rsidRPr="00C11C2D">
        <w:rPr>
          <w:rFonts w:ascii="David" w:hAnsi="David" w:cs="David" w:hint="eastAsia"/>
          <w:i/>
          <w:sz w:val="24"/>
          <w:szCs w:val="24"/>
          <w:rtl/>
        </w:rPr>
        <w:t>מוסמך</w:t>
      </w:r>
      <w:r w:rsidRPr="00C11C2D">
        <w:rPr>
          <w:rFonts w:ascii="David" w:hAnsi="David" w:cs="David"/>
          <w:i/>
          <w:sz w:val="24"/>
          <w:szCs w:val="24"/>
          <w:rtl/>
        </w:rPr>
        <w:t xml:space="preserve"> </w:t>
      </w:r>
      <w:r w:rsidRPr="00C11C2D">
        <w:rPr>
          <w:rFonts w:ascii="David" w:hAnsi="David" w:cs="David" w:hint="eastAsia"/>
          <w:i/>
          <w:sz w:val="24"/>
          <w:szCs w:val="24"/>
          <w:rtl/>
        </w:rPr>
        <w:t>דומה</w:t>
      </w:r>
      <w:r w:rsidRPr="00C11C2D">
        <w:rPr>
          <w:rFonts w:ascii="David" w:hAnsi="David" w:cs="David"/>
          <w:i/>
          <w:sz w:val="24"/>
          <w:szCs w:val="24"/>
          <w:rtl/>
        </w:rPr>
        <w:t xml:space="preserve"> </w:t>
      </w:r>
      <w:r w:rsidRPr="00C11C2D">
        <w:rPr>
          <w:rFonts w:ascii="David" w:hAnsi="David" w:cs="David" w:hint="eastAsia"/>
          <w:i/>
          <w:sz w:val="24"/>
          <w:szCs w:val="24"/>
          <w:rtl/>
        </w:rPr>
        <w:t>שיאושר</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ידי</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התאמה</w:t>
      </w:r>
      <w:r w:rsidRPr="00C11C2D">
        <w:rPr>
          <w:rFonts w:ascii="David" w:hAnsi="David" w:cs="David"/>
          <w:i/>
          <w:sz w:val="24"/>
          <w:szCs w:val="24"/>
          <w:rtl/>
        </w:rPr>
        <w:t xml:space="preserve"> </w:t>
      </w:r>
      <w:r w:rsidRPr="00C11C2D">
        <w:rPr>
          <w:rFonts w:ascii="David" w:hAnsi="David" w:cs="David" w:hint="eastAsia"/>
          <w:i/>
          <w:sz w:val="24"/>
          <w:szCs w:val="24"/>
          <w:rtl/>
        </w:rPr>
        <w:t>לתקנים</w:t>
      </w:r>
      <w:r w:rsidRPr="00C11C2D">
        <w:rPr>
          <w:rFonts w:ascii="David" w:hAnsi="David" w:cs="David"/>
          <w:i/>
          <w:sz w:val="24"/>
          <w:szCs w:val="24"/>
          <w:rtl/>
        </w:rPr>
        <w:t xml:space="preserve"> </w:t>
      </w:r>
      <w:r w:rsidRPr="00C11C2D">
        <w:rPr>
          <w:rFonts w:ascii="David" w:hAnsi="David" w:cs="David" w:hint="eastAsia"/>
          <w:i/>
          <w:sz w:val="24"/>
          <w:szCs w:val="24"/>
          <w:rtl/>
        </w:rPr>
        <w:t>ובדיקות</w:t>
      </w:r>
      <w:r w:rsidRPr="00C11C2D">
        <w:rPr>
          <w:rFonts w:ascii="David" w:hAnsi="David" w:cs="David"/>
          <w:i/>
          <w:sz w:val="24"/>
          <w:szCs w:val="24"/>
          <w:rtl/>
        </w:rPr>
        <w:t xml:space="preserve"> </w:t>
      </w:r>
      <w:r w:rsidRPr="00C11C2D">
        <w:rPr>
          <w:rFonts w:ascii="David" w:hAnsi="David" w:cs="David" w:hint="eastAsia"/>
          <w:i/>
          <w:sz w:val="24"/>
          <w:szCs w:val="24"/>
          <w:rtl/>
        </w:rPr>
        <w:t>התאמה</w:t>
      </w:r>
      <w:r w:rsidRPr="00C11C2D">
        <w:rPr>
          <w:rFonts w:ascii="David" w:hAnsi="David" w:cs="David"/>
          <w:i/>
          <w:sz w:val="24"/>
          <w:szCs w:val="24"/>
          <w:rtl/>
        </w:rPr>
        <w:t xml:space="preserve"> </w:t>
      </w:r>
      <w:r w:rsidRPr="00C11C2D">
        <w:rPr>
          <w:rFonts w:ascii="David" w:hAnsi="David" w:cs="David" w:hint="eastAsia"/>
          <w:i/>
          <w:sz w:val="24"/>
          <w:szCs w:val="24"/>
          <w:rtl/>
        </w:rPr>
        <w:t>לדרישות</w:t>
      </w:r>
      <w:r w:rsidRPr="00C11C2D">
        <w:rPr>
          <w:rFonts w:ascii="David" w:hAnsi="David" w:cs="David"/>
          <w:i/>
          <w:sz w:val="24"/>
          <w:szCs w:val="24"/>
          <w:rtl/>
        </w:rPr>
        <w:t xml:space="preserve"> </w:t>
      </w:r>
      <w:r w:rsidRPr="00C11C2D">
        <w:rPr>
          <w:rFonts w:ascii="David" w:hAnsi="David" w:cs="David" w:hint="eastAsia"/>
          <w:i/>
          <w:sz w:val="24"/>
          <w:szCs w:val="24"/>
          <w:rtl/>
        </w:rPr>
        <w:t>הרשויות</w:t>
      </w:r>
      <w:r w:rsidRPr="00C11C2D">
        <w:rPr>
          <w:rFonts w:ascii="David" w:hAnsi="David" w:cs="David"/>
          <w:i/>
          <w:sz w:val="24"/>
          <w:szCs w:val="24"/>
          <w:rtl/>
        </w:rPr>
        <w:t xml:space="preserve">, </w:t>
      </w:r>
      <w:r w:rsidRPr="00C11C2D">
        <w:rPr>
          <w:rFonts w:ascii="David" w:hAnsi="David" w:cs="David" w:hint="eastAsia"/>
          <w:i/>
          <w:sz w:val="24"/>
          <w:szCs w:val="24"/>
          <w:rtl/>
        </w:rPr>
        <w:t>המפרטים</w:t>
      </w:r>
      <w:r w:rsidRPr="00C11C2D">
        <w:rPr>
          <w:rFonts w:ascii="David" w:hAnsi="David" w:cs="David"/>
          <w:i/>
          <w:sz w:val="24"/>
          <w:szCs w:val="24"/>
          <w:rtl/>
        </w:rPr>
        <w:t xml:space="preserve">, </w:t>
      </w:r>
      <w:r w:rsidRPr="00C11C2D">
        <w:rPr>
          <w:rFonts w:ascii="David" w:hAnsi="David" w:cs="David" w:hint="eastAsia"/>
          <w:i/>
          <w:sz w:val="24"/>
          <w:szCs w:val="24"/>
          <w:rtl/>
        </w:rPr>
        <w:t>היועצים</w:t>
      </w:r>
      <w:r w:rsidRPr="00C11C2D">
        <w:rPr>
          <w:rFonts w:ascii="David" w:hAnsi="David" w:cs="David"/>
          <w:i/>
          <w:sz w:val="24"/>
          <w:szCs w:val="24"/>
          <w:rtl/>
        </w:rPr>
        <w:t xml:space="preserve"> </w:t>
      </w:r>
      <w:r w:rsidRPr="00C11C2D">
        <w:rPr>
          <w:rFonts w:ascii="David" w:hAnsi="David" w:cs="David" w:hint="eastAsia"/>
          <w:i/>
          <w:sz w:val="24"/>
          <w:szCs w:val="24"/>
          <w:rtl/>
        </w:rPr>
        <w:t>והמתכננים</w:t>
      </w:r>
      <w:r w:rsidRPr="00C11C2D">
        <w:rPr>
          <w:rFonts w:ascii="David" w:hAnsi="David" w:cs="David"/>
          <w:i/>
          <w:sz w:val="24"/>
          <w:szCs w:val="24"/>
          <w:rtl/>
        </w:rPr>
        <w:t xml:space="preserve">. </w:t>
      </w:r>
      <w:r w:rsidRPr="00C11C2D">
        <w:rPr>
          <w:rFonts w:ascii="David" w:hAnsi="David" w:cs="David" w:hint="eastAsia"/>
          <w:i/>
          <w:sz w:val="24"/>
          <w:szCs w:val="24"/>
          <w:rtl/>
        </w:rPr>
        <w:t>פרוגראמת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תיקבע</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ולכל</w:t>
      </w:r>
      <w:r w:rsidRPr="00C11C2D">
        <w:rPr>
          <w:rFonts w:ascii="David" w:hAnsi="David" w:cs="David"/>
          <w:i/>
          <w:sz w:val="24"/>
          <w:szCs w:val="24"/>
          <w:rtl/>
        </w:rPr>
        <w:t xml:space="preserve"> </w:t>
      </w:r>
      <w:r w:rsidRPr="00C11C2D">
        <w:rPr>
          <w:rFonts w:ascii="David" w:hAnsi="David" w:cs="David" w:hint="eastAsia"/>
          <w:i/>
          <w:sz w:val="24"/>
          <w:szCs w:val="24"/>
          <w:rtl/>
        </w:rPr>
        <w:t>הפחות</w:t>
      </w:r>
      <w:r w:rsidRPr="00C11C2D">
        <w:rPr>
          <w:rFonts w:ascii="David" w:hAnsi="David" w:cs="David"/>
          <w:i/>
          <w:sz w:val="24"/>
          <w:szCs w:val="24"/>
          <w:rtl/>
        </w:rPr>
        <w:t xml:space="preserve"> </w:t>
      </w:r>
      <w:r w:rsidRPr="00C11C2D">
        <w:rPr>
          <w:rFonts w:ascii="David" w:hAnsi="David" w:cs="David" w:hint="eastAsia"/>
          <w:i/>
          <w:sz w:val="24"/>
          <w:szCs w:val="24"/>
          <w:rtl/>
        </w:rPr>
        <w:t>תכלול</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המפורט</w:t>
      </w:r>
      <w:r w:rsidRPr="00C11C2D">
        <w:rPr>
          <w:rFonts w:ascii="David" w:hAnsi="David" w:cs="David"/>
          <w:i/>
          <w:sz w:val="24"/>
          <w:szCs w:val="24"/>
          <w:rtl/>
        </w:rPr>
        <w:t xml:space="preserve"> </w:t>
      </w:r>
      <w:r w:rsidRPr="00C11C2D">
        <w:rPr>
          <w:rFonts w:ascii="David" w:hAnsi="David" w:cs="David" w:hint="eastAsia"/>
          <w:i/>
          <w:sz w:val="24"/>
          <w:szCs w:val="24"/>
          <w:rtl/>
        </w:rPr>
        <w:t>בנספח</w:t>
      </w:r>
      <w:r w:rsidRPr="00C11C2D">
        <w:rPr>
          <w:rFonts w:ascii="David" w:hAnsi="David" w:cs="David"/>
          <w:i/>
          <w:sz w:val="24"/>
          <w:szCs w:val="24"/>
          <w:rtl/>
        </w:rPr>
        <w:t xml:space="preserve"> 3.1.29 </w:t>
      </w:r>
      <w:r w:rsidRPr="00C11C2D">
        <w:rPr>
          <w:rFonts w:ascii="David" w:hAnsi="David" w:cs="David" w:hint="eastAsia"/>
          <w:i/>
          <w:sz w:val="24"/>
          <w:szCs w:val="24"/>
          <w:rtl/>
        </w:rPr>
        <w:t>בהתקשרות</w:t>
      </w:r>
      <w:r w:rsidRPr="00C11C2D">
        <w:rPr>
          <w:rFonts w:ascii="David" w:hAnsi="David" w:cs="David"/>
          <w:i/>
          <w:sz w:val="24"/>
          <w:szCs w:val="24"/>
          <w:rtl/>
        </w:rPr>
        <w:t xml:space="preserve"> </w:t>
      </w:r>
      <w:r w:rsidRPr="00C11C2D">
        <w:rPr>
          <w:rFonts w:ascii="David" w:hAnsi="David" w:cs="David" w:hint="eastAsia"/>
          <w:i/>
          <w:sz w:val="24"/>
          <w:szCs w:val="24"/>
          <w:rtl/>
        </w:rPr>
        <w:t>בין</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למעבדה</w:t>
      </w:r>
      <w:r w:rsidRPr="00C11C2D">
        <w:rPr>
          <w:rFonts w:ascii="David" w:hAnsi="David" w:cs="David"/>
          <w:i/>
          <w:sz w:val="24"/>
          <w:szCs w:val="24"/>
          <w:rtl/>
        </w:rPr>
        <w:t xml:space="preserve"> </w:t>
      </w:r>
      <w:r w:rsidRPr="00C11C2D">
        <w:rPr>
          <w:rFonts w:ascii="David" w:hAnsi="David" w:cs="David" w:hint="eastAsia"/>
          <w:i/>
          <w:sz w:val="24"/>
          <w:szCs w:val="24"/>
          <w:rtl/>
        </w:rPr>
        <w:t>יקבע</w:t>
      </w:r>
      <w:r w:rsidRPr="00C11C2D">
        <w:rPr>
          <w:rFonts w:ascii="David" w:hAnsi="David" w:cs="David"/>
          <w:i/>
          <w:sz w:val="24"/>
          <w:szCs w:val="24"/>
          <w:rtl/>
        </w:rPr>
        <w:t xml:space="preserve"> </w:t>
      </w:r>
      <w:r w:rsidRPr="00C11C2D">
        <w:rPr>
          <w:rFonts w:ascii="David" w:hAnsi="David" w:cs="David" w:hint="eastAsia"/>
          <w:i/>
          <w:sz w:val="24"/>
          <w:szCs w:val="24"/>
          <w:rtl/>
        </w:rPr>
        <w:t>שהעתק</w:t>
      </w:r>
      <w:r w:rsidRPr="00C11C2D">
        <w:rPr>
          <w:rFonts w:ascii="David" w:hAnsi="David" w:cs="David"/>
          <w:i/>
          <w:sz w:val="24"/>
          <w:szCs w:val="24"/>
          <w:rtl/>
        </w:rPr>
        <w:t xml:space="preserve"> </w:t>
      </w:r>
      <w:r w:rsidRPr="00C11C2D">
        <w:rPr>
          <w:rFonts w:ascii="David" w:hAnsi="David" w:cs="David" w:hint="eastAsia"/>
          <w:i/>
          <w:sz w:val="24"/>
          <w:szCs w:val="24"/>
          <w:rtl/>
        </w:rPr>
        <w:t>מכל</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ישלח</w:t>
      </w:r>
      <w:r w:rsidRPr="00C11C2D">
        <w:rPr>
          <w:rFonts w:ascii="David" w:hAnsi="David" w:cs="David"/>
          <w:i/>
          <w:sz w:val="24"/>
          <w:szCs w:val="24"/>
          <w:rtl/>
        </w:rPr>
        <w:t xml:space="preserve"> </w:t>
      </w:r>
      <w:r w:rsidRPr="00C11C2D">
        <w:rPr>
          <w:rFonts w:ascii="David" w:hAnsi="David" w:cs="David" w:hint="eastAsia"/>
          <w:i/>
          <w:sz w:val="24"/>
          <w:szCs w:val="24"/>
          <w:rtl/>
        </w:rPr>
        <w:t>ישירות</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במקביל</w:t>
      </w:r>
      <w:r w:rsidRPr="00C11C2D">
        <w:rPr>
          <w:rFonts w:ascii="David" w:hAnsi="David" w:cs="David"/>
          <w:i/>
          <w:sz w:val="24"/>
          <w:szCs w:val="24"/>
          <w:rtl/>
        </w:rPr>
        <w:t xml:space="preserve"> </w:t>
      </w:r>
      <w:r w:rsidRPr="00C11C2D">
        <w:rPr>
          <w:rFonts w:ascii="David" w:hAnsi="David" w:cs="David" w:hint="eastAsia"/>
          <w:i/>
          <w:sz w:val="24"/>
          <w:szCs w:val="24"/>
          <w:rtl/>
        </w:rPr>
        <w:t>להעברתו</w:t>
      </w:r>
      <w:r w:rsidRPr="00C11C2D">
        <w:rPr>
          <w:rFonts w:ascii="David" w:hAnsi="David" w:cs="David"/>
          <w:i/>
          <w:sz w:val="24"/>
          <w:szCs w:val="24"/>
          <w:rtl/>
        </w:rPr>
        <w:t xml:space="preserve"> </w:t>
      </w:r>
      <w:r w:rsidRPr="00C11C2D">
        <w:rPr>
          <w:rFonts w:ascii="David" w:hAnsi="David" w:cs="David" w:hint="eastAsia"/>
          <w:i/>
          <w:sz w:val="24"/>
          <w:szCs w:val="24"/>
          <w:rtl/>
        </w:rPr>
        <w:t>לקבלן</w:t>
      </w:r>
      <w:r w:rsidRPr="00C11C2D">
        <w:rPr>
          <w:rFonts w:ascii="David" w:hAnsi="David" w:cs="David"/>
          <w:i/>
          <w:sz w:val="24"/>
          <w:szCs w:val="24"/>
          <w:rtl/>
        </w:rPr>
        <w:t xml:space="preserve">. </w:t>
      </w:r>
      <w:r w:rsidRPr="00C11C2D">
        <w:rPr>
          <w:rFonts w:ascii="David" w:hAnsi="David" w:cs="David" w:hint="eastAsia"/>
          <w:i/>
          <w:sz w:val="24"/>
          <w:szCs w:val="24"/>
          <w:rtl/>
        </w:rPr>
        <w:t>זימון</w:t>
      </w:r>
      <w:r w:rsidRPr="00C11C2D">
        <w:rPr>
          <w:rFonts w:ascii="David" w:hAnsi="David" w:cs="David"/>
          <w:i/>
          <w:sz w:val="24"/>
          <w:szCs w:val="24"/>
          <w:rtl/>
        </w:rPr>
        <w:t xml:space="preserve"> </w:t>
      </w:r>
      <w:r w:rsidRPr="00C11C2D">
        <w:rPr>
          <w:rFonts w:ascii="David" w:hAnsi="David" w:cs="David" w:hint="eastAsia"/>
          <w:i/>
          <w:sz w:val="24"/>
          <w:szCs w:val="24"/>
          <w:rtl/>
        </w:rPr>
        <w:t>עובדי</w:t>
      </w:r>
      <w:r w:rsidRPr="00C11C2D">
        <w:rPr>
          <w:rFonts w:ascii="David" w:hAnsi="David" w:cs="David"/>
          <w:i/>
          <w:sz w:val="24"/>
          <w:szCs w:val="24"/>
          <w:rtl/>
        </w:rPr>
        <w:t xml:space="preserve"> </w:t>
      </w:r>
      <w:r w:rsidRPr="00C11C2D">
        <w:rPr>
          <w:rFonts w:ascii="David" w:hAnsi="David" w:cs="David" w:hint="eastAsia"/>
          <w:i/>
          <w:sz w:val="24"/>
          <w:szCs w:val="24"/>
          <w:rtl/>
        </w:rPr>
        <w:t>המעבדה</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במועד</w:t>
      </w:r>
      <w:r w:rsidRPr="00C11C2D">
        <w:rPr>
          <w:rFonts w:ascii="David" w:hAnsi="David" w:cs="David"/>
          <w:i/>
          <w:sz w:val="24"/>
          <w:szCs w:val="24"/>
          <w:rtl/>
        </w:rPr>
        <w:t xml:space="preserve"> </w:t>
      </w:r>
      <w:r w:rsidRPr="00C11C2D">
        <w:rPr>
          <w:rFonts w:ascii="David" w:hAnsi="David" w:cs="David" w:hint="eastAsia"/>
          <w:i/>
          <w:sz w:val="24"/>
          <w:szCs w:val="24"/>
          <w:rtl/>
        </w:rPr>
        <w:t>הנדרש</w:t>
      </w:r>
      <w:r w:rsidRPr="00C11C2D">
        <w:rPr>
          <w:rFonts w:ascii="David" w:hAnsi="David" w:cs="David"/>
          <w:i/>
          <w:sz w:val="24"/>
          <w:szCs w:val="24"/>
          <w:rtl/>
        </w:rPr>
        <w:t xml:space="preserve"> </w:t>
      </w:r>
      <w:r w:rsidRPr="00C11C2D">
        <w:rPr>
          <w:rFonts w:ascii="David" w:hAnsi="David" w:cs="David" w:hint="eastAsia"/>
          <w:i/>
          <w:sz w:val="24"/>
          <w:szCs w:val="24"/>
          <w:rtl/>
        </w:rPr>
        <w:t>הינו</w:t>
      </w:r>
      <w:r w:rsidRPr="00C11C2D">
        <w:rPr>
          <w:rFonts w:ascii="David" w:hAnsi="David" w:cs="David"/>
          <w:i/>
          <w:sz w:val="24"/>
          <w:szCs w:val="24"/>
          <w:rtl/>
        </w:rPr>
        <w:t xml:space="preserve"> </w:t>
      </w:r>
      <w:r w:rsidRPr="00C11C2D">
        <w:rPr>
          <w:rFonts w:ascii="David" w:hAnsi="David" w:cs="David" w:hint="eastAsia"/>
          <w:i/>
          <w:sz w:val="24"/>
          <w:szCs w:val="24"/>
          <w:rtl/>
        </w:rPr>
        <w:t>באחריות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תידרשנה</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חוזרות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נוספות</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רשויות</w:t>
      </w:r>
      <w:r w:rsidRPr="00C11C2D">
        <w:rPr>
          <w:rFonts w:ascii="David" w:hAnsi="David" w:cs="David"/>
          <w:i/>
          <w:sz w:val="24"/>
          <w:szCs w:val="24"/>
          <w:rtl/>
        </w:rPr>
        <w:t xml:space="preserve"> </w:t>
      </w:r>
      <w:r w:rsidRPr="00C11C2D">
        <w:rPr>
          <w:rFonts w:ascii="David" w:hAnsi="David" w:cs="David" w:hint="eastAsia"/>
          <w:i/>
          <w:sz w:val="24"/>
          <w:szCs w:val="24"/>
          <w:rtl/>
        </w:rPr>
        <w:t>מוסמכות</w:t>
      </w:r>
      <w:r w:rsidRPr="00C11C2D">
        <w:rPr>
          <w:rFonts w:ascii="David" w:hAnsi="David" w:cs="David"/>
          <w:i/>
          <w:sz w:val="24"/>
          <w:szCs w:val="24"/>
          <w:rtl/>
        </w:rPr>
        <w:t xml:space="preserve"> </w:t>
      </w:r>
      <w:r w:rsidRPr="00C11C2D">
        <w:rPr>
          <w:rFonts w:ascii="David" w:hAnsi="David" w:cs="David" w:hint="eastAsia"/>
          <w:i/>
          <w:sz w:val="24"/>
          <w:szCs w:val="24"/>
          <w:rtl/>
        </w:rPr>
        <w:t>מכל</w:t>
      </w:r>
      <w:r w:rsidRPr="00C11C2D">
        <w:rPr>
          <w:rFonts w:ascii="David" w:hAnsi="David" w:cs="David"/>
          <w:i/>
          <w:sz w:val="24"/>
          <w:szCs w:val="24"/>
          <w:rtl/>
        </w:rPr>
        <w:t xml:space="preserve"> </w:t>
      </w:r>
      <w:r w:rsidRPr="00C11C2D">
        <w:rPr>
          <w:rFonts w:ascii="David" w:hAnsi="David" w:cs="David" w:hint="eastAsia"/>
          <w:i/>
          <w:sz w:val="24"/>
          <w:szCs w:val="24"/>
          <w:rtl/>
        </w:rPr>
        <w:t>סיבה</w:t>
      </w:r>
      <w:r w:rsidRPr="00C11C2D">
        <w:rPr>
          <w:rFonts w:ascii="David" w:hAnsi="David" w:cs="David"/>
          <w:i/>
          <w:sz w:val="24"/>
          <w:szCs w:val="24"/>
          <w:rtl/>
        </w:rPr>
        <w:t xml:space="preserve"> </w:t>
      </w:r>
      <w:r w:rsidRPr="00C11C2D">
        <w:rPr>
          <w:rFonts w:ascii="David" w:hAnsi="David" w:cs="David" w:hint="eastAsia"/>
          <w:i/>
          <w:sz w:val="24"/>
          <w:szCs w:val="24"/>
          <w:rtl/>
        </w:rPr>
        <w:t>שהיא</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לשלם</w:t>
      </w:r>
      <w:r w:rsidRPr="00C11C2D">
        <w:rPr>
          <w:rFonts w:ascii="David" w:hAnsi="David" w:cs="David"/>
          <w:i/>
          <w:sz w:val="24"/>
          <w:szCs w:val="24"/>
          <w:rtl/>
        </w:rPr>
        <w:t xml:space="preserve"> </w:t>
      </w:r>
      <w:r w:rsidRPr="00C11C2D">
        <w:rPr>
          <w:rFonts w:ascii="David" w:hAnsi="David" w:cs="David" w:hint="eastAsia"/>
          <w:i/>
          <w:sz w:val="24"/>
          <w:szCs w:val="24"/>
          <w:rtl/>
        </w:rPr>
        <w:t>גם</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החוזרות</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הנוספות</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להמציא</w:t>
      </w:r>
      <w:r w:rsidRPr="00C11C2D">
        <w:rPr>
          <w:rFonts w:ascii="David" w:hAnsi="David" w:cs="David"/>
          <w:i/>
          <w:sz w:val="24"/>
          <w:szCs w:val="24"/>
          <w:rtl/>
        </w:rPr>
        <w:t xml:space="preserve"> </w:t>
      </w:r>
      <w:r w:rsidRPr="00C11C2D">
        <w:rPr>
          <w:rFonts w:ascii="David" w:hAnsi="David" w:cs="David" w:hint="eastAsia"/>
          <w:i/>
          <w:sz w:val="24"/>
          <w:szCs w:val="24"/>
          <w:rtl/>
        </w:rPr>
        <w:t>למזמין</w:t>
      </w:r>
      <w:r w:rsidRPr="00C11C2D">
        <w:rPr>
          <w:rFonts w:ascii="David" w:hAnsi="David" w:cs="David"/>
          <w:i/>
          <w:sz w:val="24"/>
          <w:szCs w:val="24"/>
          <w:rtl/>
        </w:rPr>
        <w:t xml:space="preserve"> </w:t>
      </w:r>
      <w:r w:rsidRPr="00C11C2D">
        <w:rPr>
          <w:rFonts w:ascii="David" w:hAnsi="David" w:cs="David" w:hint="eastAsia"/>
          <w:i/>
          <w:sz w:val="24"/>
          <w:szCs w:val="24"/>
          <w:rtl/>
        </w:rPr>
        <w:t>הודעה</w:t>
      </w:r>
      <w:r w:rsidRPr="00C11C2D">
        <w:rPr>
          <w:rFonts w:ascii="David" w:hAnsi="David" w:cs="David"/>
          <w:i/>
          <w:sz w:val="24"/>
          <w:szCs w:val="24"/>
          <w:rtl/>
        </w:rPr>
        <w:t xml:space="preserve"> </w:t>
      </w:r>
      <w:r w:rsidRPr="00C11C2D">
        <w:rPr>
          <w:rFonts w:ascii="David" w:hAnsi="David" w:cs="David" w:hint="eastAsia"/>
          <w:i/>
          <w:sz w:val="24"/>
          <w:szCs w:val="24"/>
          <w:rtl/>
        </w:rPr>
        <w:t>נפרדת</w:t>
      </w:r>
      <w:r w:rsidRPr="00C11C2D">
        <w:rPr>
          <w:rFonts w:ascii="David" w:hAnsi="David" w:cs="David"/>
          <w:i/>
          <w:sz w:val="24"/>
          <w:szCs w:val="24"/>
          <w:rtl/>
        </w:rPr>
        <w:t xml:space="preserve"> </w:t>
      </w:r>
      <w:r w:rsidRPr="00C11C2D">
        <w:rPr>
          <w:rFonts w:ascii="David" w:hAnsi="David" w:cs="David" w:hint="eastAsia"/>
          <w:i/>
          <w:sz w:val="24"/>
          <w:szCs w:val="24"/>
          <w:rtl/>
        </w:rPr>
        <w:t>בכתב</w:t>
      </w:r>
      <w:r w:rsidRPr="00C11C2D">
        <w:rPr>
          <w:rFonts w:ascii="David" w:hAnsi="David" w:cs="David"/>
          <w:i/>
          <w:sz w:val="24"/>
          <w:szCs w:val="24"/>
          <w:rtl/>
        </w:rPr>
        <w:t xml:space="preserve"> </w:t>
      </w:r>
      <w:r w:rsidRPr="00C11C2D">
        <w:rPr>
          <w:rFonts w:ascii="David" w:hAnsi="David" w:cs="David" w:hint="eastAsia"/>
          <w:i/>
          <w:sz w:val="24"/>
          <w:szCs w:val="24"/>
          <w:rtl/>
        </w:rPr>
        <w:t>בדבר</w:t>
      </w:r>
      <w:r w:rsidRPr="00C11C2D">
        <w:rPr>
          <w:rFonts w:ascii="David" w:hAnsi="David" w:cs="David"/>
          <w:i/>
          <w:sz w:val="24"/>
          <w:szCs w:val="24"/>
          <w:rtl/>
        </w:rPr>
        <w:t xml:space="preserve"> </w:t>
      </w:r>
      <w:r w:rsidRPr="00C11C2D">
        <w:rPr>
          <w:rFonts w:ascii="David" w:hAnsi="David" w:cs="David" w:hint="eastAsia"/>
          <w:i/>
          <w:sz w:val="24"/>
          <w:szCs w:val="24"/>
          <w:rtl/>
        </w:rPr>
        <w:t>קבלת</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שליליות</w:t>
      </w:r>
      <w:r w:rsidRPr="00C11C2D">
        <w:rPr>
          <w:rFonts w:ascii="David" w:hAnsi="David" w:cs="David"/>
          <w:i/>
          <w:sz w:val="24"/>
          <w:szCs w:val="24"/>
          <w:rtl/>
        </w:rPr>
        <w:t xml:space="preserve">, </w:t>
      </w:r>
      <w:r w:rsidRPr="00C11C2D">
        <w:rPr>
          <w:rFonts w:ascii="David" w:hAnsi="David" w:cs="David" w:hint="eastAsia"/>
          <w:i/>
          <w:sz w:val="24"/>
          <w:szCs w:val="24"/>
          <w:rtl/>
        </w:rPr>
        <w:t>ככל</w:t>
      </w:r>
      <w:r w:rsidRPr="00C11C2D">
        <w:rPr>
          <w:rFonts w:ascii="David" w:hAnsi="David" w:cs="David"/>
          <w:i/>
          <w:sz w:val="24"/>
          <w:szCs w:val="24"/>
          <w:rtl/>
        </w:rPr>
        <w:t xml:space="preserve"> </w:t>
      </w:r>
      <w:r w:rsidRPr="00C11C2D">
        <w:rPr>
          <w:rFonts w:ascii="David" w:hAnsi="David" w:cs="David" w:hint="eastAsia"/>
          <w:i/>
          <w:sz w:val="24"/>
          <w:szCs w:val="24"/>
          <w:rtl/>
        </w:rPr>
        <w:t>שתהיינה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להגיש</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כל</w:t>
      </w:r>
      <w:r w:rsidRPr="00C11C2D">
        <w:rPr>
          <w:rFonts w:ascii="David" w:hAnsi="David" w:cs="David"/>
          <w:i/>
          <w:sz w:val="24"/>
          <w:szCs w:val="24"/>
          <w:rtl/>
        </w:rPr>
        <w:t xml:space="preserve"> </w:t>
      </w:r>
      <w:r w:rsidRPr="00C11C2D">
        <w:rPr>
          <w:rFonts w:ascii="David" w:hAnsi="David" w:cs="David" w:hint="eastAsia"/>
          <w:i/>
          <w:sz w:val="24"/>
          <w:szCs w:val="24"/>
          <w:rtl/>
        </w:rPr>
        <w:t>העזרה</w:t>
      </w:r>
      <w:r w:rsidRPr="00C11C2D">
        <w:rPr>
          <w:rFonts w:ascii="David" w:hAnsi="David" w:cs="David"/>
          <w:i/>
          <w:sz w:val="24"/>
          <w:szCs w:val="24"/>
          <w:rtl/>
        </w:rPr>
        <w:t xml:space="preserve"> </w:t>
      </w:r>
      <w:r w:rsidRPr="00C11C2D">
        <w:rPr>
          <w:rFonts w:ascii="David" w:hAnsi="David" w:cs="David" w:hint="eastAsia"/>
          <w:i/>
          <w:sz w:val="24"/>
          <w:szCs w:val="24"/>
          <w:rtl/>
        </w:rPr>
        <w:t>הדרושה</w:t>
      </w:r>
      <w:r w:rsidRPr="00C11C2D">
        <w:rPr>
          <w:rFonts w:ascii="David" w:hAnsi="David" w:cs="David"/>
          <w:i/>
          <w:sz w:val="24"/>
          <w:szCs w:val="24"/>
          <w:rtl/>
        </w:rPr>
        <w:t xml:space="preserve"> </w:t>
      </w:r>
      <w:r w:rsidRPr="00C11C2D">
        <w:rPr>
          <w:rFonts w:ascii="David" w:hAnsi="David" w:cs="David" w:hint="eastAsia"/>
          <w:i/>
          <w:sz w:val="24"/>
          <w:szCs w:val="24"/>
          <w:rtl/>
        </w:rPr>
        <w:t>להכנת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ולביצוען</w:t>
      </w:r>
      <w:r w:rsidRPr="00C11C2D">
        <w:rPr>
          <w:rFonts w:ascii="David" w:hAnsi="David" w:cs="David"/>
          <w:i/>
          <w:sz w:val="24"/>
          <w:szCs w:val="24"/>
          <w:rtl/>
        </w:rPr>
        <w:t xml:space="preserve">, </w:t>
      </w:r>
      <w:r w:rsidRPr="00C11C2D">
        <w:rPr>
          <w:rFonts w:ascii="David" w:hAnsi="David" w:cs="David" w:hint="eastAsia"/>
          <w:i/>
          <w:sz w:val="24"/>
          <w:szCs w:val="24"/>
          <w:rtl/>
        </w:rPr>
        <w:t>לרבות</w:t>
      </w:r>
      <w:r w:rsidRPr="00C11C2D">
        <w:rPr>
          <w:rFonts w:ascii="David" w:hAnsi="David" w:cs="David"/>
          <w:i/>
          <w:sz w:val="24"/>
          <w:szCs w:val="24"/>
          <w:rtl/>
        </w:rPr>
        <w:t xml:space="preserve"> </w:t>
      </w:r>
      <w:r w:rsidRPr="00C11C2D">
        <w:rPr>
          <w:rFonts w:ascii="David" w:hAnsi="David" w:cs="David" w:hint="eastAsia"/>
          <w:i/>
          <w:sz w:val="24"/>
          <w:szCs w:val="24"/>
          <w:rtl/>
        </w:rPr>
        <w:t>אספקת</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פועלים</w:t>
      </w:r>
      <w:r w:rsidRPr="00C11C2D">
        <w:rPr>
          <w:rFonts w:ascii="David" w:hAnsi="David" w:cs="David"/>
          <w:i/>
          <w:sz w:val="24"/>
          <w:szCs w:val="24"/>
          <w:rtl/>
        </w:rPr>
        <w:t xml:space="preserve">, </w:t>
      </w:r>
      <w:r w:rsidRPr="00C11C2D">
        <w:rPr>
          <w:rFonts w:ascii="David" w:hAnsi="David" w:cs="David" w:hint="eastAsia"/>
          <w:i/>
          <w:sz w:val="24"/>
          <w:szCs w:val="24"/>
          <w:rtl/>
        </w:rPr>
        <w:t>כלי</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וציוד</w:t>
      </w:r>
      <w:r w:rsidRPr="00C11C2D">
        <w:rPr>
          <w:rFonts w:ascii="David" w:hAnsi="David" w:cs="David"/>
          <w:i/>
          <w:sz w:val="24"/>
          <w:szCs w:val="24"/>
          <w:rtl/>
        </w:rPr>
        <w:t xml:space="preserve"> </w:t>
      </w:r>
      <w:r w:rsidRPr="00C11C2D">
        <w:rPr>
          <w:rFonts w:ascii="David" w:hAnsi="David" w:cs="David" w:hint="eastAsia"/>
          <w:i/>
          <w:sz w:val="24"/>
          <w:szCs w:val="24"/>
          <w:rtl/>
        </w:rPr>
        <w:t>הכול</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כל</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החוזרות</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הנוספות</w:t>
      </w:r>
      <w:r w:rsidRPr="00C11C2D">
        <w:rPr>
          <w:rFonts w:ascii="David" w:hAnsi="David" w:cs="David"/>
          <w:i/>
          <w:sz w:val="24"/>
          <w:szCs w:val="24"/>
          <w:rtl/>
        </w:rPr>
        <w:t>.</w:t>
      </w:r>
    </w:p>
    <w:p w14:paraId="04523776" w14:textId="77777777" w:rsidR="00EF4F1C" w:rsidRPr="00C11C2D" w:rsidRDefault="00EF4F1C" w:rsidP="00C11C2D">
      <w:pPr>
        <w:spacing w:after="0" w:afterAutospacing="0" w:line="240" w:lineRule="auto"/>
        <w:ind w:left="1508"/>
        <w:rPr>
          <w:rFonts w:ascii="David" w:hAnsi="David" w:cs="David"/>
          <w:sz w:val="24"/>
          <w:szCs w:val="24"/>
          <w:rtl/>
        </w:rPr>
      </w:pP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מקרה</w:t>
      </w:r>
      <w:r w:rsidRPr="00C11C2D">
        <w:rPr>
          <w:rFonts w:ascii="David" w:hAnsi="David" w:cs="David"/>
          <w:sz w:val="24"/>
          <w:szCs w:val="24"/>
          <w:rtl/>
        </w:rPr>
        <w:t xml:space="preserve"> </w:t>
      </w:r>
      <w:r w:rsidRPr="00C11C2D">
        <w:rPr>
          <w:rFonts w:ascii="David" w:hAnsi="David" w:cs="David" w:hint="eastAsia"/>
          <w:sz w:val="24"/>
          <w:szCs w:val="24"/>
          <w:rtl/>
        </w:rPr>
        <w:t>בו</w:t>
      </w:r>
      <w:r w:rsidRPr="00C11C2D">
        <w:rPr>
          <w:rFonts w:ascii="David" w:hAnsi="David" w:cs="David"/>
          <w:sz w:val="24"/>
          <w:szCs w:val="24"/>
          <w:rtl/>
        </w:rPr>
        <w:t xml:space="preserve"> </w:t>
      </w:r>
      <w:r w:rsidRPr="00C11C2D">
        <w:rPr>
          <w:rFonts w:ascii="David" w:hAnsi="David" w:cs="David" w:hint="eastAsia"/>
          <w:sz w:val="24"/>
          <w:szCs w:val="24"/>
          <w:rtl/>
        </w:rPr>
        <w:t>שולמו</w:t>
      </w:r>
      <w:r w:rsidRPr="00C11C2D">
        <w:rPr>
          <w:rFonts w:ascii="David" w:hAnsi="David" w:cs="David"/>
          <w:sz w:val="24"/>
          <w:szCs w:val="24"/>
          <w:rtl/>
        </w:rPr>
        <w:t xml:space="preserve"> </w:t>
      </w:r>
      <w:r w:rsidRPr="00C11C2D">
        <w:rPr>
          <w:rFonts w:ascii="David" w:hAnsi="David" w:cs="David" w:hint="eastAsia"/>
          <w:sz w:val="24"/>
          <w:szCs w:val="24"/>
          <w:rtl/>
        </w:rPr>
        <w:t>בפועל</w:t>
      </w:r>
      <w:r w:rsidRPr="00C11C2D">
        <w:rPr>
          <w:rFonts w:ascii="David" w:hAnsi="David" w:cs="David"/>
          <w:sz w:val="24"/>
          <w:szCs w:val="24"/>
          <w:rtl/>
        </w:rPr>
        <w:t xml:space="preserve"> </w:t>
      </w:r>
      <w:r w:rsidRPr="00C11C2D">
        <w:rPr>
          <w:rFonts w:ascii="David" w:hAnsi="David" w:cs="David" w:hint="eastAsia"/>
          <w:sz w:val="24"/>
          <w:szCs w:val="24"/>
          <w:rtl/>
        </w:rPr>
        <w:t>הוצאות</w:t>
      </w:r>
      <w:r w:rsidRPr="00C11C2D">
        <w:rPr>
          <w:rFonts w:ascii="David" w:hAnsi="David" w:cs="David"/>
          <w:sz w:val="24"/>
          <w:szCs w:val="24"/>
          <w:rtl/>
        </w:rPr>
        <w:t xml:space="preserve"> </w:t>
      </w:r>
      <w:r w:rsidRPr="00C11C2D">
        <w:rPr>
          <w:rFonts w:ascii="David" w:hAnsi="David" w:cs="David" w:hint="eastAsia"/>
          <w:sz w:val="24"/>
          <w:szCs w:val="24"/>
          <w:rtl/>
        </w:rPr>
        <w:t>בדיקות</w:t>
      </w:r>
      <w:r w:rsidRPr="00C11C2D">
        <w:rPr>
          <w:rFonts w:ascii="David" w:hAnsi="David" w:cs="David"/>
          <w:sz w:val="24"/>
          <w:szCs w:val="24"/>
          <w:rtl/>
        </w:rPr>
        <w:t xml:space="preserve"> </w:t>
      </w:r>
      <w:r w:rsidRPr="00C11C2D">
        <w:rPr>
          <w:rFonts w:ascii="David" w:hAnsi="David" w:cs="David" w:hint="eastAsia"/>
          <w:sz w:val="24"/>
          <w:szCs w:val="24"/>
          <w:rtl/>
        </w:rPr>
        <w:t>ע</w:t>
      </w:r>
      <w:r w:rsidRPr="00C11C2D">
        <w:rPr>
          <w:rFonts w:ascii="David" w:hAnsi="David" w:cs="David"/>
          <w:sz w:val="24"/>
          <w:szCs w:val="24"/>
          <w:rtl/>
        </w:rPr>
        <w:t>"</w:t>
      </w:r>
      <w:r w:rsidRPr="00C11C2D">
        <w:rPr>
          <w:rFonts w:ascii="David" w:hAnsi="David" w:cs="David" w:hint="eastAsia"/>
          <w:sz w:val="24"/>
          <w:szCs w:val="24"/>
          <w:rtl/>
        </w:rPr>
        <w:t>י</w:t>
      </w:r>
      <w:r w:rsidRPr="00C11C2D">
        <w:rPr>
          <w:rFonts w:ascii="David" w:hAnsi="David" w:cs="David"/>
          <w:sz w:val="24"/>
          <w:szCs w:val="24"/>
          <w:rtl/>
        </w:rPr>
        <w:t xml:space="preserve"> </w:t>
      </w:r>
      <w:r w:rsidRPr="00C11C2D">
        <w:rPr>
          <w:rFonts w:ascii="David" w:hAnsi="David" w:cs="David" w:hint="eastAsia"/>
          <w:sz w:val="24"/>
          <w:szCs w:val="24"/>
          <w:rtl/>
        </w:rPr>
        <w:t>המזמין</w:t>
      </w:r>
      <w:r w:rsidRPr="00C11C2D">
        <w:rPr>
          <w:rFonts w:ascii="David" w:hAnsi="David" w:cs="David"/>
          <w:sz w:val="24"/>
          <w:szCs w:val="24"/>
          <w:rtl/>
        </w:rPr>
        <w:t xml:space="preserve"> </w:t>
      </w:r>
      <w:r w:rsidRPr="00C11C2D">
        <w:rPr>
          <w:rFonts w:ascii="David" w:hAnsi="David" w:cs="David" w:hint="eastAsia"/>
          <w:sz w:val="24"/>
          <w:szCs w:val="24"/>
          <w:rtl/>
        </w:rPr>
        <w:t>בעוד</w:t>
      </w:r>
      <w:r w:rsidRPr="00C11C2D">
        <w:rPr>
          <w:rFonts w:ascii="David" w:hAnsi="David" w:cs="David"/>
          <w:sz w:val="24"/>
          <w:szCs w:val="24"/>
          <w:rtl/>
        </w:rPr>
        <w:t xml:space="preserve"> </w:t>
      </w:r>
      <w:r w:rsidRPr="00C11C2D">
        <w:rPr>
          <w:rFonts w:ascii="David" w:hAnsi="David" w:cs="David" w:hint="eastAsia"/>
          <w:sz w:val="24"/>
          <w:szCs w:val="24"/>
          <w:rtl/>
        </w:rPr>
        <w:t>שהקבלן</w:t>
      </w:r>
      <w:r w:rsidRPr="00C11C2D">
        <w:rPr>
          <w:rFonts w:ascii="David" w:hAnsi="David" w:cs="David"/>
          <w:sz w:val="24"/>
          <w:szCs w:val="24"/>
          <w:rtl/>
        </w:rPr>
        <w:t xml:space="preserve"> </w:t>
      </w:r>
      <w:r w:rsidRPr="00C11C2D">
        <w:rPr>
          <w:rFonts w:ascii="David" w:hAnsi="David" w:cs="David" w:hint="eastAsia"/>
          <w:sz w:val="24"/>
          <w:szCs w:val="24"/>
          <w:rtl/>
        </w:rPr>
        <w:t>מחויב</w:t>
      </w:r>
      <w:r w:rsidRPr="00C11C2D">
        <w:rPr>
          <w:rFonts w:ascii="David" w:hAnsi="David" w:cs="David"/>
          <w:sz w:val="24"/>
          <w:szCs w:val="24"/>
          <w:rtl/>
        </w:rPr>
        <w:t xml:space="preserve"> </w:t>
      </w:r>
      <w:r w:rsidRPr="00C11C2D">
        <w:rPr>
          <w:rFonts w:ascii="David" w:hAnsi="David" w:cs="David" w:hint="eastAsia"/>
          <w:sz w:val="24"/>
          <w:szCs w:val="24"/>
          <w:rtl/>
        </w:rPr>
        <w:t>לשאת</w:t>
      </w:r>
      <w:r w:rsidRPr="00C11C2D">
        <w:rPr>
          <w:rFonts w:ascii="David" w:hAnsi="David" w:cs="David"/>
          <w:sz w:val="24"/>
          <w:szCs w:val="24"/>
          <w:rtl/>
        </w:rPr>
        <w:t xml:space="preserve"> </w:t>
      </w:r>
      <w:r w:rsidRPr="00C11C2D">
        <w:rPr>
          <w:rFonts w:ascii="David" w:hAnsi="David" w:cs="David" w:hint="eastAsia"/>
          <w:sz w:val="24"/>
          <w:szCs w:val="24"/>
          <w:rtl/>
        </w:rPr>
        <w:t>בהן</w:t>
      </w:r>
      <w:r w:rsidRPr="00C11C2D">
        <w:rPr>
          <w:rFonts w:ascii="David" w:hAnsi="David" w:cs="David"/>
          <w:sz w:val="24"/>
          <w:szCs w:val="24"/>
          <w:rtl/>
        </w:rPr>
        <w:t xml:space="preserve"> </w:t>
      </w:r>
      <w:r w:rsidRPr="00C11C2D">
        <w:rPr>
          <w:rFonts w:ascii="David" w:hAnsi="David" w:cs="David" w:hint="eastAsia"/>
          <w:sz w:val="24"/>
          <w:szCs w:val="24"/>
          <w:rtl/>
        </w:rPr>
        <w:t>עפ</w:t>
      </w:r>
      <w:r w:rsidRPr="00C11C2D">
        <w:rPr>
          <w:rFonts w:ascii="David" w:hAnsi="David" w:cs="David"/>
          <w:sz w:val="24"/>
          <w:szCs w:val="24"/>
          <w:rtl/>
        </w:rPr>
        <w:t>"</w:t>
      </w:r>
      <w:r w:rsidRPr="00C11C2D">
        <w:rPr>
          <w:rFonts w:ascii="David" w:hAnsi="David" w:cs="David" w:hint="eastAsia"/>
          <w:sz w:val="24"/>
          <w:szCs w:val="24"/>
          <w:rtl/>
        </w:rPr>
        <w:t>י</w:t>
      </w:r>
      <w:r w:rsidRPr="00C11C2D">
        <w:rPr>
          <w:rFonts w:ascii="David" w:hAnsi="David" w:cs="David"/>
          <w:sz w:val="24"/>
          <w:szCs w:val="24"/>
          <w:rtl/>
        </w:rPr>
        <w:t xml:space="preserve"> </w:t>
      </w:r>
      <w:r w:rsidRPr="00C11C2D">
        <w:rPr>
          <w:rFonts w:ascii="David" w:hAnsi="David" w:cs="David" w:hint="eastAsia"/>
          <w:sz w:val="24"/>
          <w:szCs w:val="24"/>
          <w:rtl/>
        </w:rPr>
        <w:t>חוזה</w:t>
      </w:r>
      <w:r w:rsidRPr="00C11C2D">
        <w:rPr>
          <w:rFonts w:ascii="David" w:hAnsi="David" w:cs="David"/>
          <w:sz w:val="24"/>
          <w:szCs w:val="24"/>
          <w:rtl/>
        </w:rPr>
        <w:t xml:space="preserve"> </w:t>
      </w:r>
      <w:r w:rsidRPr="00C11C2D">
        <w:rPr>
          <w:rFonts w:ascii="David" w:hAnsi="David" w:cs="David" w:hint="eastAsia"/>
          <w:sz w:val="24"/>
          <w:szCs w:val="24"/>
          <w:rtl/>
        </w:rPr>
        <w:t>זה</w:t>
      </w:r>
      <w:r w:rsidRPr="00C11C2D">
        <w:rPr>
          <w:rFonts w:ascii="David" w:hAnsi="David" w:cs="David"/>
          <w:sz w:val="24"/>
          <w:szCs w:val="24"/>
          <w:rtl/>
        </w:rPr>
        <w:t xml:space="preserve">, </w:t>
      </w:r>
      <w:r w:rsidRPr="00C11C2D">
        <w:rPr>
          <w:rFonts w:ascii="David" w:hAnsi="David" w:cs="David" w:hint="eastAsia"/>
          <w:sz w:val="24"/>
          <w:szCs w:val="24"/>
          <w:rtl/>
        </w:rPr>
        <w:t>יהיה</w:t>
      </w:r>
      <w:r w:rsidRPr="00C11C2D">
        <w:rPr>
          <w:rFonts w:ascii="David" w:hAnsi="David" w:cs="David"/>
          <w:sz w:val="24"/>
          <w:szCs w:val="24"/>
          <w:rtl/>
        </w:rPr>
        <w:t xml:space="preserve"> </w:t>
      </w:r>
      <w:r w:rsidRPr="00C11C2D">
        <w:rPr>
          <w:rFonts w:ascii="David" w:hAnsi="David" w:cs="David" w:hint="eastAsia"/>
          <w:sz w:val="24"/>
          <w:szCs w:val="24"/>
          <w:rtl/>
        </w:rPr>
        <w:t>המזמין</w:t>
      </w:r>
      <w:r w:rsidRPr="00C11C2D">
        <w:rPr>
          <w:rFonts w:ascii="David" w:hAnsi="David" w:cs="David"/>
          <w:sz w:val="24"/>
          <w:szCs w:val="24"/>
          <w:rtl/>
        </w:rPr>
        <w:t xml:space="preserve"> </w:t>
      </w:r>
      <w:r w:rsidRPr="00C11C2D">
        <w:rPr>
          <w:rFonts w:ascii="David" w:hAnsi="David" w:cs="David" w:hint="eastAsia"/>
          <w:sz w:val="24"/>
          <w:szCs w:val="24"/>
          <w:rtl/>
        </w:rPr>
        <w:t>זכאי</w:t>
      </w:r>
      <w:r w:rsidRPr="00C11C2D">
        <w:rPr>
          <w:rFonts w:ascii="David" w:hAnsi="David" w:cs="David"/>
          <w:sz w:val="24"/>
          <w:szCs w:val="24"/>
          <w:rtl/>
        </w:rPr>
        <w:t xml:space="preserve"> </w:t>
      </w:r>
      <w:r w:rsidRPr="00C11C2D">
        <w:rPr>
          <w:rFonts w:ascii="David" w:hAnsi="David" w:cs="David" w:hint="eastAsia"/>
          <w:sz w:val="24"/>
          <w:szCs w:val="24"/>
          <w:rtl/>
        </w:rPr>
        <w:t>לנכותן</w:t>
      </w:r>
      <w:r w:rsidRPr="00C11C2D">
        <w:rPr>
          <w:rFonts w:ascii="David" w:hAnsi="David" w:cs="David"/>
          <w:sz w:val="24"/>
          <w:szCs w:val="24"/>
          <w:rtl/>
        </w:rPr>
        <w:t xml:space="preserve"> </w:t>
      </w:r>
      <w:r w:rsidRPr="00C11C2D">
        <w:rPr>
          <w:rFonts w:ascii="David" w:hAnsi="David" w:cs="David" w:hint="eastAsia"/>
          <w:sz w:val="24"/>
          <w:szCs w:val="24"/>
          <w:rtl/>
        </w:rPr>
        <w:t>מכל</w:t>
      </w:r>
      <w:r w:rsidRPr="00C11C2D">
        <w:rPr>
          <w:rFonts w:ascii="David" w:hAnsi="David" w:cs="David"/>
          <w:sz w:val="24"/>
          <w:szCs w:val="24"/>
          <w:rtl/>
        </w:rPr>
        <w:t xml:space="preserve"> </w:t>
      </w:r>
      <w:r w:rsidRPr="00C11C2D">
        <w:rPr>
          <w:rFonts w:ascii="David" w:hAnsi="David" w:cs="David" w:hint="eastAsia"/>
          <w:sz w:val="24"/>
          <w:szCs w:val="24"/>
          <w:rtl/>
        </w:rPr>
        <w:t>סכום</w:t>
      </w:r>
      <w:r w:rsidRPr="00C11C2D">
        <w:rPr>
          <w:rFonts w:ascii="David" w:hAnsi="David" w:cs="David"/>
          <w:sz w:val="24"/>
          <w:szCs w:val="24"/>
          <w:rtl/>
        </w:rPr>
        <w:t xml:space="preserve"> </w:t>
      </w:r>
      <w:r w:rsidRPr="00C11C2D">
        <w:rPr>
          <w:rFonts w:ascii="David" w:hAnsi="David" w:cs="David" w:hint="eastAsia"/>
          <w:sz w:val="24"/>
          <w:szCs w:val="24"/>
          <w:rtl/>
        </w:rPr>
        <w:t>שיגיע</w:t>
      </w:r>
      <w:r w:rsidRPr="00C11C2D">
        <w:rPr>
          <w:rFonts w:ascii="David" w:hAnsi="David" w:cs="David"/>
          <w:sz w:val="24"/>
          <w:szCs w:val="24"/>
          <w:rtl/>
        </w:rPr>
        <w:t xml:space="preserve"> </w:t>
      </w:r>
      <w:r w:rsidRPr="00C11C2D">
        <w:rPr>
          <w:rFonts w:ascii="David" w:hAnsi="David" w:cs="David" w:hint="eastAsia"/>
          <w:sz w:val="24"/>
          <w:szCs w:val="24"/>
          <w:rtl/>
        </w:rPr>
        <w:t>ממנו</w:t>
      </w:r>
      <w:r w:rsidRPr="00C11C2D">
        <w:rPr>
          <w:rFonts w:ascii="David" w:hAnsi="David" w:cs="David"/>
          <w:sz w:val="24"/>
          <w:szCs w:val="24"/>
          <w:rtl/>
        </w:rPr>
        <w:t xml:space="preserve"> </w:t>
      </w:r>
      <w:r w:rsidRPr="00C11C2D">
        <w:rPr>
          <w:rFonts w:ascii="David" w:hAnsi="David" w:cs="David" w:hint="eastAsia"/>
          <w:sz w:val="24"/>
          <w:szCs w:val="24"/>
          <w:rtl/>
        </w:rPr>
        <w:t>לקבלן</w:t>
      </w:r>
      <w:r w:rsidRPr="00C11C2D">
        <w:rPr>
          <w:rFonts w:ascii="David" w:hAnsi="David" w:cs="David"/>
          <w:sz w:val="24"/>
          <w:szCs w:val="24"/>
          <w:rtl/>
        </w:rPr>
        <w:t xml:space="preserve"> </w:t>
      </w:r>
      <w:r w:rsidRPr="00C11C2D">
        <w:rPr>
          <w:rFonts w:ascii="David" w:hAnsi="David" w:cs="David" w:hint="eastAsia"/>
          <w:sz w:val="24"/>
          <w:szCs w:val="24"/>
          <w:rtl/>
        </w:rPr>
        <w:t>ו</w:t>
      </w:r>
      <w:r w:rsidRPr="00C11C2D">
        <w:rPr>
          <w:rFonts w:ascii="David" w:hAnsi="David" w:cs="David"/>
          <w:sz w:val="24"/>
          <w:szCs w:val="24"/>
          <w:rtl/>
        </w:rPr>
        <w:t>/</w:t>
      </w:r>
      <w:r w:rsidRPr="00C11C2D">
        <w:rPr>
          <w:rFonts w:ascii="David" w:hAnsi="David" w:cs="David" w:hint="eastAsia"/>
          <w:sz w:val="24"/>
          <w:szCs w:val="24"/>
          <w:rtl/>
        </w:rPr>
        <w:t>או</w:t>
      </w:r>
      <w:r w:rsidRPr="00C11C2D">
        <w:rPr>
          <w:rFonts w:ascii="David" w:hAnsi="David" w:cs="David"/>
          <w:sz w:val="24"/>
          <w:szCs w:val="24"/>
          <w:rtl/>
        </w:rPr>
        <w:t xml:space="preserve"> </w:t>
      </w:r>
      <w:r w:rsidRPr="00C11C2D">
        <w:rPr>
          <w:rFonts w:ascii="David" w:hAnsi="David" w:cs="David" w:hint="eastAsia"/>
          <w:sz w:val="24"/>
          <w:szCs w:val="24"/>
          <w:rtl/>
        </w:rPr>
        <w:t>לגבותו</w:t>
      </w:r>
      <w:r w:rsidRPr="00C11C2D">
        <w:rPr>
          <w:rFonts w:ascii="David" w:hAnsi="David" w:cs="David"/>
          <w:sz w:val="24"/>
          <w:szCs w:val="24"/>
          <w:rtl/>
        </w:rPr>
        <w:t xml:space="preserve"> </w:t>
      </w: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דרך</w:t>
      </w:r>
      <w:r w:rsidRPr="00C11C2D">
        <w:rPr>
          <w:rFonts w:ascii="David" w:hAnsi="David" w:cs="David"/>
          <w:sz w:val="24"/>
          <w:szCs w:val="24"/>
          <w:rtl/>
        </w:rPr>
        <w:t xml:space="preserve"> </w:t>
      </w:r>
      <w:r w:rsidRPr="00C11C2D">
        <w:rPr>
          <w:rFonts w:ascii="David" w:hAnsi="David" w:cs="David" w:hint="eastAsia"/>
          <w:sz w:val="24"/>
          <w:szCs w:val="24"/>
          <w:rtl/>
        </w:rPr>
        <w:t>אחרת</w:t>
      </w:r>
      <w:r w:rsidRPr="00C11C2D">
        <w:rPr>
          <w:rFonts w:ascii="David" w:hAnsi="David" w:cs="David"/>
          <w:sz w:val="24"/>
          <w:szCs w:val="24"/>
          <w:rtl/>
        </w:rPr>
        <w:t xml:space="preserve"> </w:t>
      </w:r>
      <w:r w:rsidRPr="00C11C2D">
        <w:rPr>
          <w:rFonts w:ascii="David" w:hAnsi="David" w:cs="David" w:hint="eastAsia"/>
          <w:sz w:val="24"/>
          <w:szCs w:val="24"/>
          <w:rtl/>
        </w:rPr>
        <w:t>ו</w:t>
      </w:r>
      <w:r w:rsidRPr="00C11C2D">
        <w:rPr>
          <w:rFonts w:ascii="David" w:hAnsi="David" w:cs="David"/>
          <w:sz w:val="24"/>
          <w:szCs w:val="24"/>
          <w:rtl/>
        </w:rPr>
        <w:t>/</w:t>
      </w:r>
      <w:r w:rsidRPr="00C11C2D">
        <w:rPr>
          <w:rFonts w:ascii="David" w:hAnsi="David" w:cs="David" w:hint="eastAsia"/>
          <w:sz w:val="24"/>
          <w:szCs w:val="24"/>
          <w:rtl/>
        </w:rPr>
        <w:t>או</w:t>
      </w:r>
      <w:r w:rsidRPr="00C11C2D">
        <w:rPr>
          <w:rFonts w:ascii="David" w:hAnsi="David" w:cs="David"/>
          <w:sz w:val="24"/>
          <w:szCs w:val="24"/>
          <w:rtl/>
        </w:rPr>
        <w:t xml:space="preserve"> </w:t>
      </w:r>
      <w:r w:rsidRPr="00C11C2D">
        <w:rPr>
          <w:rFonts w:ascii="David" w:hAnsi="David" w:cs="David" w:hint="eastAsia"/>
          <w:sz w:val="24"/>
          <w:szCs w:val="24"/>
          <w:rtl/>
        </w:rPr>
        <w:t>להסיבן</w:t>
      </w:r>
      <w:r w:rsidRPr="00C11C2D">
        <w:rPr>
          <w:rFonts w:ascii="David" w:hAnsi="David" w:cs="David"/>
          <w:sz w:val="24"/>
          <w:szCs w:val="24"/>
          <w:rtl/>
        </w:rPr>
        <w:t xml:space="preserve"> </w:t>
      </w:r>
      <w:r w:rsidRPr="00C11C2D">
        <w:rPr>
          <w:rFonts w:ascii="David" w:hAnsi="David" w:cs="David" w:hint="eastAsia"/>
          <w:sz w:val="24"/>
          <w:szCs w:val="24"/>
          <w:rtl/>
        </w:rPr>
        <w:t>לאחר</w:t>
      </w:r>
      <w:r w:rsidRPr="00C11C2D">
        <w:rPr>
          <w:rFonts w:ascii="David" w:hAnsi="David" w:cs="David"/>
          <w:sz w:val="24"/>
          <w:szCs w:val="24"/>
          <w:rtl/>
        </w:rPr>
        <w:t xml:space="preserve"> </w:t>
      </w:r>
      <w:r w:rsidRPr="00C11C2D">
        <w:rPr>
          <w:rFonts w:ascii="David" w:hAnsi="David" w:cs="David" w:hint="eastAsia"/>
          <w:sz w:val="24"/>
          <w:szCs w:val="24"/>
          <w:rtl/>
        </w:rPr>
        <w:t>ללא</w:t>
      </w:r>
      <w:r w:rsidRPr="00C11C2D">
        <w:rPr>
          <w:rFonts w:ascii="David" w:hAnsi="David" w:cs="David"/>
          <w:sz w:val="24"/>
          <w:szCs w:val="24"/>
          <w:rtl/>
        </w:rPr>
        <w:t xml:space="preserve"> </w:t>
      </w:r>
      <w:r w:rsidRPr="00C11C2D">
        <w:rPr>
          <w:rFonts w:ascii="David" w:hAnsi="David" w:cs="David" w:hint="eastAsia"/>
          <w:sz w:val="24"/>
          <w:szCs w:val="24"/>
          <w:rtl/>
        </w:rPr>
        <w:t>צורך</w:t>
      </w:r>
      <w:r w:rsidRPr="00C11C2D">
        <w:rPr>
          <w:rFonts w:ascii="David" w:hAnsi="David" w:cs="David"/>
          <w:sz w:val="24"/>
          <w:szCs w:val="24"/>
          <w:rtl/>
        </w:rPr>
        <w:t xml:space="preserve"> </w:t>
      </w:r>
      <w:r w:rsidRPr="00C11C2D">
        <w:rPr>
          <w:rFonts w:ascii="David" w:hAnsi="David" w:cs="David" w:hint="eastAsia"/>
          <w:sz w:val="24"/>
          <w:szCs w:val="24"/>
          <w:rtl/>
        </w:rPr>
        <w:t>בהסכמת</w:t>
      </w:r>
      <w:r w:rsidRPr="00C11C2D">
        <w:rPr>
          <w:rFonts w:ascii="David" w:hAnsi="David" w:cs="David"/>
          <w:sz w:val="24"/>
          <w:szCs w:val="24"/>
          <w:rtl/>
        </w:rPr>
        <w:t xml:space="preserve"> </w:t>
      </w:r>
      <w:r w:rsidRPr="00C11C2D">
        <w:rPr>
          <w:rFonts w:ascii="David" w:hAnsi="David" w:cs="David" w:hint="eastAsia"/>
          <w:sz w:val="24"/>
          <w:szCs w:val="24"/>
          <w:rtl/>
        </w:rPr>
        <w:t>הקבלן</w:t>
      </w:r>
      <w:r w:rsidRPr="00C11C2D">
        <w:rPr>
          <w:rFonts w:ascii="David" w:hAnsi="David" w:cs="David"/>
          <w:sz w:val="24"/>
          <w:szCs w:val="24"/>
          <w:rtl/>
        </w:rPr>
        <w:t>.</w:t>
      </w:r>
    </w:p>
    <w:p w14:paraId="61266DD3"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הפוסק</w:t>
      </w:r>
      <w:r w:rsidRPr="00C11C2D">
        <w:rPr>
          <w:rFonts w:ascii="David" w:hAnsi="David" w:cs="David"/>
          <w:i/>
          <w:sz w:val="24"/>
          <w:szCs w:val="24"/>
          <w:rtl/>
        </w:rPr>
        <w:t xml:space="preserve"> </w:t>
      </w:r>
      <w:r w:rsidRPr="00C11C2D">
        <w:rPr>
          <w:rFonts w:ascii="David" w:hAnsi="David" w:cs="David" w:hint="eastAsia"/>
          <w:i/>
          <w:sz w:val="24"/>
          <w:szCs w:val="24"/>
          <w:rtl/>
        </w:rPr>
        <w:t>הבלעדי</w:t>
      </w:r>
      <w:r w:rsidRPr="00C11C2D">
        <w:rPr>
          <w:rFonts w:ascii="David" w:hAnsi="David" w:cs="David"/>
          <w:i/>
          <w:sz w:val="24"/>
          <w:szCs w:val="24"/>
          <w:rtl/>
        </w:rPr>
        <w:t xml:space="preserve"> </w:t>
      </w:r>
      <w:r w:rsidRPr="00C11C2D">
        <w:rPr>
          <w:rFonts w:ascii="David" w:hAnsi="David" w:cs="David" w:hint="eastAsia"/>
          <w:i/>
          <w:sz w:val="24"/>
          <w:szCs w:val="24"/>
          <w:rtl/>
        </w:rPr>
        <w:t>בגין</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טיב</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וכן</w:t>
      </w:r>
      <w:r w:rsidRPr="00C11C2D">
        <w:rPr>
          <w:rFonts w:ascii="David" w:hAnsi="David" w:cs="David"/>
          <w:i/>
          <w:sz w:val="24"/>
          <w:szCs w:val="24"/>
          <w:rtl/>
        </w:rPr>
        <w:t xml:space="preserve"> </w:t>
      </w:r>
      <w:r w:rsidRPr="00C11C2D">
        <w:rPr>
          <w:rFonts w:ascii="David" w:hAnsi="David" w:cs="David" w:hint="eastAsia"/>
          <w:i/>
          <w:sz w:val="24"/>
          <w:szCs w:val="24"/>
          <w:rtl/>
        </w:rPr>
        <w:t>בגין</w:t>
      </w:r>
      <w:r w:rsidRPr="00C11C2D">
        <w:rPr>
          <w:rFonts w:ascii="David" w:hAnsi="David" w:cs="David"/>
          <w:i/>
          <w:sz w:val="24"/>
          <w:szCs w:val="24"/>
          <w:rtl/>
        </w:rPr>
        <w:t xml:space="preserve"> </w:t>
      </w:r>
      <w:r w:rsidRPr="00C11C2D">
        <w:rPr>
          <w:rFonts w:ascii="David" w:hAnsi="David" w:cs="David" w:hint="eastAsia"/>
          <w:i/>
          <w:sz w:val="24"/>
          <w:szCs w:val="24"/>
          <w:rtl/>
        </w:rPr>
        <w:t>התאמת</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לדוגמאות</w:t>
      </w:r>
      <w:r w:rsidRPr="00C11C2D">
        <w:rPr>
          <w:rFonts w:ascii="David" w:hAnsi="David" w:cs="David"/>
          <w:i/>
          <w:sz w:val="24"/>
          <w:szCs w:val="24"/>
          <w:rtl/>
        </w:rPr>
        <w:t xml:space="preserve"> </w:t>
      </w:r>
      <w:r w:rsidRPr="00C11C2D">
        <w:rPr>
          <w:rFonts w:ascii="David" w:hAnsi="David" w:cs="David" w:hint="eastAsia"/>
          <w:i/>
          <w:sz w:val="24"/>
          <w:szCs w:val="24"/>
          <w:rtl/>
        </w:rPr>
        <w:t>שאושרו</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ידו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סעיף</w:t>
      </w:r>
      <w:r w:rsidRPr="00C11C2D">
        <w:rPr>
          <w:rFonts w:ascii="David" w:hAnsi="David" w:cs="David"/>
          <w:i/>
          <w:sz w:val="24"/>
          <w:szCs w:val="24"/>
          <w:rtl/>
        </w:rPr>
        <w:t xml:space="preserve"> 19.8 </w:t>
      </w:r>
      <w:r w:rsidRPr="00C11C2D">
        <w:rPr>
          <w:rFonts w:ascii="David" w:hAnsi="David" w:cs="David" w:hint="eastAsia"/>
          <w:i/>
          <w:sz w:val="24"/>
          <w:szCs w:val="24"/>
          <w:rtl/>
        </w:rPr>
        <w:t>לעיל</w:t>
      </w:r>
      <w:r w:rsidRPr="00C11C2D">
        <w:rPr>
          <w:rFonts w:ascii="David" w:hAnsi="David" w:cs="David"/>
          <w:i/>
          <w:sz w:val="24"/>
          <w:szCs w:val="24"/>
          <w:rtl/>
        </w:rPr>
        <w:t>.</w:t>
      </w:r>
    </w:p>
    <w:p w14:paraId="1A502E31" w14:textId="77777777" w:rsidR="00EF4F1C" w:rsidRPr="00C11C2D" w:rsidRDefault="00EF4F1C" w:rsidP="00A11D74">
      <w:pPr>
        <w:numPr>
          <w:ilvl w:val="1"/>
          <w:numId w:val="4"/>
        </w:numPr>
        <w:spacing w:after="0" w:afterAutospacing="0" w:line="240" w:lineRule="auto"/>
        <w:rPr>
          <w:rFonts w:ascii="David" w:hAnsi="David" w:cs="David"/>
          <w:sz w:val="24"/>
          <w:szCs w:val="24"/>
          <w:rtl/>
        </w:rPr>
      </w:pPr>
    </w:p>
    <w:p w14:paraId="1108CEEB"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צווים</w:t>
      </w:r>
      <w:r w:rsidRPr="00C11C2D">
        <w:rPr>
          <w:rFonts w:ascii="David" w:hAnsi="David" w:cs="David"/>
          <w:i/>
          <w:sz w:val="24"/>
          <w:szCs w:val="24"/>
          <w:rtl/>
        </w:rPr>
        <w:t xml:space="preserve"> </w:t>
      </w:r>
      <w:r w:rsidRPr="00C11C2D">
        <w:rPr>
          <w:rFonts w:ascii="David" w:hAnsi="David" w:cs="David" w:hint="eastAsia"/>
          <w:i/>
          <w:sz w:val="24"/>
          <w:szCs w:val="24"/>
          <w:rtl/>
        </w:rPr>
        <w:t>חוקיים</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רשויות</w:t>
      </w:r>
      <w:r w:rsidRPr="00C11C2D">
        <w:rPr>
          <w:rFonts w:ascii="David" w:hAnsi="David" w:cs="David"/>
          <w:i/>
          <w:sz w:val="24"/>
          <w:szCs w:val="24"/>
          <w:rtl/>
        </w:rPr>
        <w:t xml:space="preserve"> </w:t>
      </w:r>
      <w:r w:rsidRPr="00C11C2D">
        <w:rPr>
          <w:rFonts w:ascii="David" w:hAnsi="David" w:cs="David" w:hint="eastAsia"/>
          <w:i/>
          <w:sz w:val="24"/>
          <w:szCs w:val="24"/>
          <w:rtl/>
        </w:rPr>
        <w:t>מוסמכות</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צורך</w:t>
      </w:r>
      <w:r w:rsidRPr="00C11C2D">
        <w:rPr>
          <w:rFonts w:ascii="David" w:hAnsi="David" w:cs="David"/>
          <w:i/>
          <w:sz w:val="24"/>
          <w:szCs w:val="24"/>
          <w:rtl/>
        </w:rPr>
        <w:t xml:space="preserve"> </w:t>
      </w:r>
      <w:r w:rsidRPr="00C11C2D">
        <w:rPr>
          <w:rFonts w:ascii="David" w:hAnsi="David" w:cs="David" w:hint="eastAsia"/>
          <w:i/>
          <w:sz w:val="24"/>
          <w:szCs w:val="24"/>
          <w:rtl/>
        </w:rPr>
        <w:t>בביצוע</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כלשהן</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יידרש</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בקשר</w:t>
      </w:r>
      <w:r w:rsidRPr="00C11C2D">
        <w:rPr>
          <w:rFonts w:ascii="David" w:hAnsi="David" w:cs="David"/>
          <w:i/>
          <w:sz w:val="24"/>
          <w:szCs w:val="24"/>
          <w:rtl/>
        </w:rPr>
        <w:t xml:space="preserve"> </w:t>
      </w:r>
      <w:r w:rsidRPr="00C11C2D">
        <w:rPr>
          <w:rFonts w:ascii="David" w:hAnsi="David" w:cs="David" w:hint="eastAsia"/>
          <w:i/>
          <w:sz w:val="24"/>
          <w:szCs w:val="24"/>
          <w:rtl/>
        </w:rPr>
        <w:t>לעבודה</w:t>
      </w:r>
      <w:r w:rsidRPr="00C11C2D">
        <w:rPr>
          <w:rFonts w:ascii="David" w:hAnsi="David" w:cs="David"/>
          <w:i/>
          <w:sz w:val="24"/>
          <w:szCs w:val="24"/>
          <w:rtl/>
        </w:rPr>
        <w:t xml:space="preserve"> </w:t>
      </w:r>
      <w:r w:rsidRPr="00C11C2D">
        <w:rPr>
          <w:rFonts w:ascii="David" w:hAnsi="David" w:cs="David" w:hint="eastAsia"/>
          <w:i/>
          <w:sz w:val="24"/>
          <w:szCs w:val="24"/>
          <w:rtl/>
        </w:rPr>
        <w:t>כלשהי</w:t>
      </w:r>
      <w:r w:rsidRPr="00C11C2D">
        <w:rPr>
          <w:rFonts w:ascii="David" w:hAnsi="David" w:cs="David"/>
          <w:i/>
          <w:sz w:val="24"/>
          <w:szCs w:val="24"/>
          <w:rtl/>
        </w:rPr>
        <w:t xml:space="preserve"> (</w:t>
      </w:r>
      <w:r w:rsidRPr="00C11C2D">
        <w:rPr>
          <w:rFonts w:ascii="David" w:hAnsi="David" w:cs="David" w:hint="eastAsia"/>
          <w:i/>
          <w:sz w:val="24"/>
          <w:szCs w:val="24"/>
          <w:rtl/>
        </w:rPr>
        <w:t>כגון</w:t>
      </w:r>
      <w:r w:rsidRPr="00C11C2D">
        <w:rPr>
          <w:rFonts w:ascii="David" w:hAnsi="David" w:cs="David"/>
          <w:i/>
          <w:sz w:val="24"/>
          <w:szCs w:val="24"/>
          <w:rtl/>
        </w:rPr>
        <w:t xml:space="preserve"> - </w:t>
      </w:r>
      <w:r w:rsidRPr="00C11C2D">
        <w:rPr>
          <w:rFonts w:ascii="David" w:hAnsi="David" w:cs="David" w:hint="eastAsia"/>
          <w:i/>
          <w:sz w:val="24"/>
          <w:szCs w:val="24"/>
          <w:rtl/>
        </w:rPr>
        <w:t>יציקה</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לתת</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הודעה</w:t>
      </w:r>
      <w:r w:rsidRPr="00C11C2D">
        <w:rPr>
          <w:rFonts w:ascii="David" w:hAnsi="David" w:cs="David"/>
          <w:i/>
          <w:sz w:val="24"/>
          <w:szCs w:val="24"/>
          <w:rtl/>
        </w:rPr>
        <w:t xml:space="preserve"> </w:t>
      </w:r>
      <w:r w:rsidRPr="00C11C2D">
        <w:rPr>
          <w:rFonts w:ascii="David" w:hAnsi="David" w:cs="David" w:hint="eastAsia"/>
          <w:i/>
          <w:sz w:val="24"/>
          <w:szCs w:val="24"/>
          <w:rtl/>
        </w:rPr>
        <w:t>מוקדמת</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48 </w:t>
      </w:r>
      <w:r w:rsidRPr="00C11C2D">
        <w:rPr>
          <w:rFonts w:ascii="David" w:hAnsi="David" w:cs="David" w:hint="eastAsia"/>
          <w:i/>
          <w:sz w:val="24"/>
          <w:szCs w:val="24"/>
          <w:rtl/>
        </w:rPr>
        <w:t>שעות</w:t>
      </w:r>
      <w:r w:rsidRPr="00C11C2D">
        <w:rPr>
          <w:rFonts w:ascii="David" w:hAnsi="David" w:cs="David"/>
          <w:i/>
          <w:sz w:val="24"/>
          <w:szCs w:val="24"/>
          <w:rtl/>
        </w:rPr>
        <w:t xml:space="preserve"> </w:t>
      </w:r>
      <w:r w:rsidRPr="00C11C2D">
        <w:rPr>
          <w:rFonts w:ascii="David" w:hAnsi="David" w:cs="David" w:hint="eastAsia"/>
          <w:i/>
          <w:sz w:val="24"/>
          <w:szCs w:val="24"/>
          <w:rtl/>
        </w:rPr>
        <w:t>בדבר</w:t>
      </w:r>
      <w:r w:rsidRPr="00C11C2D">
        <w:rPr>
          <w:rFonts w:ascii="David" w:hAnsi="David" w:cs="David"/>
          <w:i/>
          <w:sz w:val="24"/>
          <w:szCs w:val="24"/>
          <w:rtl/>
        </w:rPr>
        <w:t xml:space="preserve"> </w:t>
      </w:r>
      <w:r w:rsidRPr="00C11C2D">
        <w:rPr>
          <w:rFonts w:ascii="David" w:hAnsi="David" w:cs="David" w:hint="eastAsia"/>
          <w:i/>
          <w:sz w:val="24"/>
          <w:szCs w:val="24"/>
          <w:rtl/>
        </w:rPr>
        <w:t>התאריך</w:t>
      </w:r>
      <w:r w:rsidRPr="00C11C2D">
        <w:rPr>
          <w:rFonts w:ascii="David" w:hAnsi="David" w:cs="David"/>
          <w:i/>
          <w:sz w:val="24"/>
          <w:szCs w:val="24"/>
          <w:rtl/>
        </w:rPr>
        <w:t xml:space="preserve"> </w:t>
      </w:r>
      <w:r w:rsidRPr="00C11C2D">
        <w:rPr>
          <w:rFonts w:ascii="David" w:hAnsi="David" w:cs="David" w:hint="eastAsia"/>
          <w:i/>
          <w:sz w:val="24"/>
          <w:szCs w:val="24"/>
          <w:rtl/>
        </w:rPr>
        <w:t>בו</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נכון</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w:t>
      </w:r>
    </w:p>
    <w:p w14:paraId="19F6BAEE"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בוצעו</w:t>
      </w:r>
      <w:r w:rsidRPr="00C11C2D">
        <w:rPr>
          <w:rFonts w:ascii="David" w:hAnsi="David" w:cs="David"/>
          <w:i/>
          <w:sz w:val="24"/>
          <w:szCs w:val="24"/>
          <w:rtl/>
        </w:rPr>
        <w:t xml:space="preserve"> </w:t>
      </w:r>
      <w:r w:rsidRPr="00C11C2D">
        <w:rPr>
          <w:rFonts w:ascii="David" w:hAnsi="David" w:cs="David" w:hint="eastAsia"/>
          <w:i/>
          <w:sz w:val="24"/>
          <w:szCs w:val="24"/>
          <w:rtl/>
        </w:rPr>
        <w:t>עבודות</w:t>
      </w:r>
      <w:r w:rsidRPr="00C11C2D">
        <w:rPr>
          <w:rFonts w:ascii="David" w:hAnsi="David" w:cs="David"/>
          <w:i/>
          <w:sz w:val="24"/>
          <w:szCs w:val="24"/>
          <w:rtl/>
        </w:rPr>
        <w:t xml:space="preserve"> </w:t>
      </w:r>
      <w:r w:rsidRPr="00C11C2D">
        <w:rPr>
          <w:rFonts w:ascii="David" w:hAnsi="David" w:cs="David" w:hint="eastAsia"/>
          <w:i/>
          <w:sz w:val="24"/>
          <w:szCs w:val="24"/>
          <w:rtl/>
        </w:rPr>
        <w:t>כאלה</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לדרוש</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פתיחת</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הגמורה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הריסת</w:t>
      </w:r>
      <w:r w:rsidRPr="00C11C2D">
        <w:rPr>
          <w:rFonts w:ascii="David" w:hAnsi="David" w:cs="David"/>
          <w:i/>
          <w:sz w:val="24"/>
          <w:szCs w:val="24"/>
          <w:rtl/>
        </w:rPr>
        <w:t xml:space="preserve"> </w:t>
      </w:r>
      <w:r w:rsidRPr="00C11C2D">
        <w:rPr>
          <w:rFonts w:ascii="David" w:hAnsi="David" w:cs="David" w:hint="eastAsia"/>
          <w:i/>
          <w:sz w:val="24"/>
          <w:szCs w:val="24"/>
          <w:rtl/>
        </w:rPr>
        <w:t>העבודות</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לאפשר</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ועל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לציית</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דחוי</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נמצאה</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הטעונה</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בקורת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פגומה</w:t>
      </w:r>
      <w:r w:rsidRPr="00C11C2D">
        <w:rPr>
          <w:rFonts w:ascii="David" w:hAnsi="David" w:cs="David"/>
          <w:i/>
          <w:sz w:val="24"/>
          <w:szCs w:val="24"/>
          <w:rtl/>
        </w:rPr>
        <w:t xml:space="preserve">, </w:t>
      </w:r>
      <w:r w:rsidRPr="00C11C2D">
        <w:rPr>
          <w:rFonts w:ascii="David" w:hAnsi="David" w:cs="David" w:hint="eastAsia"/>
          <w:i/>
          <w:sz w:val="24"/>
          <w:szCs w:val="24"/>
          <w:rtl/>
        </w:rPr>
        <w:t>כולה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מקצתה</w:t>
      </w:r>
      <w:r w:rsidRPr="00C11C2D">
        <w:rPr>
          <w:rFonts w:ascii="David" w:hAnsi="David" w:cs="David"/>
          <w:i/>
          <w:sz w:val="24"/>
          <w:szCs w:val="24"/>
          <w:rtl/>
        </w:rPr>
        <w:t xml:space="preserve">, </w:t>
      </w:r>
      <w:r w:rsidRPr="00C11C2D">
        <w:rPr>
          <w:rFonts w:ascii="David" w:hAnsi="David" w:cs="David" w:hint="eastAsia"/>
          <w:i/>
          <w:sz w:val="24"/>
          <w:szCs w:val="24"/>
          <w:rtl/>
        </w:rPr>
        <w:t>יתקנה</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הוא</w:t>
      </w:r>
      <w:r w:rsidRPr="00C11C2D">
        <w:rPr>
          <w:rFonts w:ascii="David" w:hAnsi="David" w:cs="David"/>
          <w:i/>
          <w:sz w:val="24"/>
          <w:szCs w:val="24"/>
          <w:rtl/>
        </w:rPr>
        <w:t xml:space="preserve">, </w:t>
      </w:r>
      <w:r w:rsidRPr="00C11C2D">
        <w:rPr>
          <w:rFonts w:ascii="David" w:hAnsi="David" w:cs="David" w:hint="eastAsia"/>
          <w:i/>
          <w:sz w:val="24"/>
          <w:szCs w:val="24"/>
          <w:rtl/>
        </w:rPr>
        <w:t>בהתאם</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ובמקרים</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ההריסה</w:t>
      </w:r>
      <w:r w:rsidRPr="00C11C2D">
        <w:rPr>
          <w:rFonts w:ascii="David" w:hAnsi="David" w:cs="David"/>
          <w:i/>
          <w:sz w:val="24"/>
          <w:szCs w:val="24"/>
          <w:rtl/>
        </w:rPr>
        <w:t xml:space="preserve"> </w:t>
      </w:r>
      <w:r w:rsidRPr="00C11C2D">
        <w:rPr>
          <w:rFonts w:ascii="David" w:hAnsi="David" w:cs="David" w:hint="eastAsia"/>
          <w:i/>
          <w:sz w:val="24"/>
          <w:szCs w:val="24"/>
          <w:rtl/>
        </w:rPr>
        <w:t>והתיקון</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אין</w:t>
      </w:r>
      <w:r w:rsidRPr="00C11C2D">
        <w:rPr>
          <w:rFonts w:ascii="David" w:hAnsi="David" w:cs="David"/>
          <w:i/>
          <w:sz w:val="24"/>
          <w:szCs w:val="24"/>
          <w:rtl/>
        </w:rPr>
        <w:t xml:space="preserve"> </w:t>
      </w:r>
      <w:r w:rsidRPr="00C11C2D">
        <w:rPr>
          <w:rFonts w:ascii="David" w:hAnsi="David" w:cs="David" w:hint="eastAsia"/>
          <w:i/>
          <w:sz w:val="24"/>
          <w:szCs w:val="24"/>
          <w:rtl/>
        </w:rPr>
        <w:t>בתיקונים</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לגרוע</w:t>
      </w:r>
      <w:r w:rsidRPr="00C11C2D">
        <w:rPr>
          <w:rFonts w:ascii="David" w:hAnsi="David" w:cs="David"/>
          <w:i/>
          <w:sz w:val="24"/>
          <w:szCs w:val="24"/>
          <w:rtl/>
        </w:rPr>
        <w:t xml:space="preserve"> </w:t>
      </w:r>
      <w:r w:rsidRPr="00C11C2D">
        <w:rPr>
          <w:rFonts w:ascii="David" w:hAnsi="David" w:cs="David" w:hint="eastAsia"/>
          <w:i/>
          <w:sz w:val="24"/>
          <w:szCs w:val="24"/>
          <w:rtl/>
        </w:rPr>
        <w:t>מאחריות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לעמוד</w:t>
      </w:r>
      <w:r w:rsidRPr="00C11C2D">
        <w:rPr>
          <w:rFonts w:ascii="David" w:hAnsi="David" w:cs="David"/>
          <w:i/>
          <w:sz w:val="24"/>
          <w:szCs w:val="24"/>
          <w:rtl/>
        </w:rPr>
        <w:t xml:space="preserve"> </w:t>
      </w:r>
      <w:r w:rsidRPr="00C11C2D">
        <w:rPr>
          <w:rFonts w:ascii="David" w:hAnsi="David" w:cs="David" w:hint="eastAsia"/>
          <w:i/>
          <w:sz w:val="24"/>
          <w:szCs w:val="24"/>
          <w:rtl/>
        </w:rPr>
        <w:t>בלוח</w:t>
      </w:r>
      <w:r w:rsidRPr="00C11C2D">
        <w:rPr>
          <w:rFonts w:ascii="David" w:hAnsi="David" w:cs="David"/>
          <w:i/>
          <w:sz w:val="24"/>
          <w:szCs w:val="24"/>
          <w:rtl/>
        </w:rPr>
        <w:t xml:space="preserve"> </w:t>
      </w:r>
      <w:r w:rsidRPr="00C11C2D">
        <w:rPr>
          <w:rFonts w:ascii="David" w:hAnsi="David" w:cs="David" w:hint="eastAsia"/>
          <w:i/>
          <w:sz w:val="24"/>
          <w:szCs w:val="24"/>
          <w:rtl/>
        </w:rPr>
        <w:t>הזמנים</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העבודות</w:t>
      </w:r>
      <w:r w:rsidRPr="00C11C2D">
        <w:rPr>
          <w:rFonts w:ascii="David" w:hAnsi="David" w:cs="David"/>
          <w:i/>
          <w:sz w:val="24"/>
          <w:szCs w:val="24"/>
          <w:rtl/>
        </w:rPr>
        <w:t>.</w:t>
      </w:r>
    </w:p>
    <w:p w14:paraId="296E00B9"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לא</w:t>
      </w:r>
      <w:r w:rsidRPr="00C11C2D">
        <w:rPr>
          <w:rFonts w:ascii="David" w:hAnsi="David" w:cs="David"/>
          <w:i/>
          <w:sz w:val="24"/>
          <w:szCs w:val="24"/>
          <w:rtl/>
        </w:rPr>
        <w:t xml:space="preserve"> </w:t>
      </w:r>
      <w:r w:rsidRPr="00C11C2D">
        <w:rPr>
          <w:rFonts w:ascii="David" w:hAnsi="David" w:cs="David" w:hint="eastAsia"/>
          <w:i/>
          <w:sz w:val="24"/>
          <w:szCs w:val="24"/>
          <w:rtl/>
        </w:rPr>
        <w:t>יופיע</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לביקורת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הזמנת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במועד</w:t>
      </w:r>
      <w:r w:rsidRPr="00C11C2D">
        <w:rPr>
          <w:rFonts w:ascii="David" w:hAnsi="David" w:cs="David"/>
          <w:i/>
          <w:sz w:val="24"/>
          <w:szCs w:val="24"/>
          <w:rtl/>
        </w:rPr>
        <w:t xml:space="preserve"> </w:t>
      </w:r>
      <w:r w:rsidRPr="00C11C2D">
        <w:rPr>
          <w:rFonts w:ascii="David" w:hAnsi="David" w:cs="David" w:hint="eastAsia"/>
          <w:i/>
          <w:sz w:val="24"/>
          <w:szCs w:val="24"/>
          <w:rtl/>
        </w:rPr>
        <w:t>שצוין</w:t>
      </w:r>
      <w:r w:rsidRPr="00C11C2D">
        <w:rPr>
          <w:rFonts w:ascii="David" w:hAnsi="David" w:cs="David"/>
          <w:i/>
          <w:sz w:val="24"/>
          <w:szCs w:val="24"/>
          <w:rtl/>
        </w:rPr>
        <w:t xml:space="preserve"> </w:t>
      </w:r>
      <w:r w:rsidRPr="00C11C2D">
        <w:rPr>
          <w:rFonts w:ascii="David" w:hAnsi="David" w:cs="David" w:hint="eastAsia"/>
          <w:i/>
          <w:sz w:val="24"/>
          <w:szCs w:val="24"/>
          <w:rtl/>
        </w:rPr>
        <w:t>בהודעה</w:t>
      </w:r>
      <w:r w:rsidRPr="00C11C2D">
        <w:rPr>
          <w:rFonts w:ascii="David" w:hAnsi="David" w:cs="David"/>
          <w:i/>
          <w:sz w:val="24"/>
          <w:szCs w:val="24"/>
          <w:rtl/>
        </w:rPr>
        <w:t xml:space="preserve"> </w:t>
      </w:r>
      <w:r w:rsidRPr="00C11C2D">
        <w:rPr>
          <w:rFonts w:ascii="David" w:hAnsi="David" w:cs="David" w:hint="eastAsia"/>
          <w:i/>
          <w:sz w:val="24"/>
          <w:szCs w:val="24"/>
          <w:rtl/>
        </w:rPr>
        <w:t>מוקדמת</w:t>
      </w:r>
      <w:r w:rsidRPr="00C11C2D">
        <w:rPr>
          <w:rFonts w:ascii="David" w:hAnsi="David" w:cs="David"/>
          <w:i/>
          <w:sz w:val="24"/>
          <w:szCs w:val="24"/>
          <w:rtl/>
        </w:rPr>
        <w:t xml:space="preserve"> </w:t>
      </w:r>
      <w:r w:rsidRPr="00C11C2D">
        <w:rPr>
          <w:rFonts w:ascii="David" w:hAnsi="David" w:cs="David" w:hint="eastAsia"/>
          <w:i/>
          <w:sz w:val="24"/>
          <w:szCs w:val="24"/>
          <w:rtl/>
        </w:rPr>
        <w:t>סבירה</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תהיה</w:t>
      </w:r>
      <w:r w:rsidRPr="00C11C2D">
        <w:rPr>
          <w:rFonts w:ascii="David" w:hAnsi="David" w:cs="David"/>
          <w:i/>
          <w:sz w:val="24"/>
          <w:szCs w:val="24"/>
          <w:rtl/>
        </w:rPr>
        <w:t xml:space="preserve"> </w:t>
      </w:r>
      <w:r w:rsidRPr="00C11C2D">
        <w:rPr>
          <w:rFonts w:ascii="David" w:hAnsi="David" w:cs="David" w:hint="eastAsia"/>
          <w:i/>
          <w:sz w:val="24"/>
          <w:szCs w:val="24"/>
          <w:rtl/>
        </w:rPr>
        <w:t>הרשות</w:t>
      </w:r>
      <w:r w:rsidRPr="00C11C2D">
        <w:rPr>
          <w:rFonts w:ascii="David" w:hAnsi="David" w:cs="David"/>
          <w:i/>
          <w:sz w:val="24"/>
          <w:szCs w:val="24"/>
          <w:rtl/>
        </w:rPr>
        <w:t xml:space="preserve"> </w:t>
      </w:r>
      <w:r w:rsidRPr="00C11C2D">
        <w:rPr>
          <w:rFonts w:ascii="David" w:hAnsi="David" w:cs="David" w:hint="eastAsia"/>
          <w:i/>
          <w:sz w:val="24"/>
          <w:szCs w:val="24"/>
          <w:rtl/>
        </w:rPr>
        <w:t>בידי</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להמשיך</w:t>
      </w:r>
      <w:r w:rsidRPr="00C11C2D">
        <w:rPr>
          <w:rFonts w:ascii="David" w:hAnsi="David" w:cs="David"/>
          <w:i/>
          <w:sz w:val="24"/>
          <w:szCs w:val="24"/>
          <w:rtl/>
        </w:rPr>
        <w:t xml:space="preserve"> </w:t>
      </w:r>
      <w:r w:rsidRPr="00C11C2D">
        <w:rPr>
          <w:rFonts w:ascii="David" w:hAnsi="David" w:cs="David" w:hint="eastAsia"/>
          <w:i/>
          <w:sz w:val="24"/>
          <w:szCs w:val="24"/>
          <w:rtl/>
        </w:rPr>
        <w:t>בעבודות</w:t>
      </w:r>
      <w:r w:rsidRPr="00C11C2D">
        <w:rPr>
          <w:rFonts w:ascii="David" w:hAnsi="David" w:cs="David"/>
          <w:i/>
          <w:sz w:val="24"/>
          <w:szCs w:val="24"/>
          <w:rtl/>
        </w:rPr>
        <w:t xml:space="preserve">, </w:t>
      </w:r>
      <w:r w:rsidRPr="00C11C2D">
        <w:rPr>
          <w:rFonts w:ascii="David" w:hAnsi="David" w:cs="David" w:hint="eastAsia"/>
          <w:i/>
          <w:sz w:val="24"/>
          <w:szCs w:val="24"/>
          <w:rtl/>
        </w:rPr>
        <w:t>רק</w:t>
      </w:r>
      <w:r w:rsidRPr="00C11C2D">
        <w:rPr>
          <w:rFonts w:ascii="David" w:hAnsi="David" w:cs="David"/>
          <w:i/>
          <w:sz w:val="24"/>
          <w:szCs w:val="24"/>
          <w:rtl/>
        </w:rPr>
        <w:t xml:space="preserve"> </w:t>
      </w:r>
      <w:r w:rsidRPr="00C11C2D">
        <w:rPr>
          <w:rFonts w:ascii="David" w:hAnsi="David" w:cs="David" w:hint="eastAsia"/>
          <w:i/>
          <w:sz w:val="24"/>
          <w:szCs w:val="24"/>
          <w:rtl/>
        </w:rPr>
        <w:t>לאחר</w:t>
      </w:r>
      <w:r w:rsidRPr="00C11C2D">
        <w:rPr>
          <w:rFonts w:ascii="David" w:hAnsi="David" w:cs="David"/>
          <w:i/>
          <w:sz w:val="24"/>
          <w:szCs w:val="24"/>
          <w:rtl/>
        </w:rPr>
        <w:t xml:space="preserve"> </w:t>
      </w:r>
      <w:r w:rsidRPr="00C11C2D">
        <w:rPr>
          <w:rFonts w:ascii="David" w:hAnsi="David" w:cs="David" w:hint="eastAsia"/>
          <w:i/>
          <w:sz w:val="24"/>
          <w:szCs w:val="24"/>
          <w:rtl/>
        </w:rPr>
        <w:t>קבלת</w:t>
      </w:r>
      <w:r w:rsidRPr="00C11C2D">
        <w:rPr>
          <w:rFonts w:ascii="David" w:hAnsi="David" w:cs="David"/>
          <w:i/>
          <w:sz w:val="24"/>
          <w:szCs w:val="24"/>
          <w:rtl/>
        </w:rPr>
        <w:t xml:space="preserve"> </w:t>
      </w:r>
      <w:r w:rsidRPr="00C11C2D">
        <w:rPr>
          <w:rFonts w:ascii="David" w:hAnsi="David" w:cs="David" w:hint="eastAsia"/>
          <w:i/>
          <w:sz w:val="24"/>
          <w:szCs w:val="24"/>
          <w:rtl/>
        </w:rPr>
        <w:t>הסכמת</w:t>
      </w:r>
      <w:r w:rsidRPr="00C11C2D">
        <w:rPr>
          <w:rFonts w:ascii="David" w:hAnsi="David" w:cs="David"/>
          <w:i/>
          <w:sz w:val="24"/>
          <w:szCs w:val="24"/>
          <w:rtl/>
        </w:rPr>
        <w:t xml:space="preserve"> </w:t>
      </w:r>
      <w:r w:rsidRPr="00C11C2D">
        <w:rPr>
          <w:rFonts w:ascii="David" w:hAnsi="David" w:cs="David" w:hint="eastAsia"/>
          <w:i/>
          <w:sz w:val="24"/>
          <w:szCs w:val="24"/>
          <w:rtl/>
        </w:rPr>
        <w:t>נציג</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מראש</w:t>
      </w:r>
      <w:r w:rsidRPr="00C11C2D">
        <w:rPr>
          <w:rFonts w:ascii="David" w:hAnsi="David" w:cs="David"/>
          <w:i/>
          <w:sz w:val="24"/>
          <w:szCs w:val="24"/>
          <w:rtl/>
        </w:rPr>
        <w:t xml:space="preserve"> </w:t>
      </w:r>
      <w:r w:rsidRPr="00C11C2D">
        <w:rPr>
          <w:rFonts w:ascii="David" w:hAnsi="David" w:cs="David" w:hint="eastAsia"/>
          <w:i/>
          <w:sz w:val="24"/>
          <w:szCs w:val="24"/>
          <w:rtl/>
        </w:rPr>
        <w:t>ובכתב</w:t>
      </w:r>
      <w:r w:rsidRPr="00C11C2D">
        <w:rPr>
          <w:rFonts w:ascii="David" w:hAnsi="David" w:cs="David"/>
          <w:i/>
          <w:sz w:val="24"/>
          <w:szCs w:val="24"/>
          <w:rtl/>
        </w:rPr>
        <w:t>.</w:t>
      </w:r>
    </w:p>
    <w:p w14:paraId="7C1E7EE3" w14:textId="77777777" w:rsidR="00EF4F1C" w:rsidRPr="00C11C2D" w:rsidRDefault="00EF4F1C" w:rsidP="00C11C2D">
      <w:pPr>
        <w:numPr>
          <w:ilvl w:val="1"/>
          <w:numId w:val="4"/>
        </w:numPr>
        <w:spacing w:after="0" w:afterAutospacing="0" w:line="240" w:lineRule="auto"/>
        <w:rPr>
          <w:rFonts w:ascii="David" w:hAnsi="David" w:cs="David"/>
          <w:i/>
          <w:sz w:val="24"/>
          <w:szCs w:val="24"/>
          <w:rtl/>
        </w:rPr>
      </w:pPr>
    </w:p>
    <w:p w14:paraId="38F6C7D2"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הושלם</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שנועד</w:t>
      </w:r>
      <w:r w:rsidRPr="00C11C2D">
        <w:rPr>
          <w:rFonts w:ascii="David" w:hAnsi="David" w:cs="David"/>
          <w:i/>
          <w:sz w:val="24"/>
          <w:szCs w:val="24"/>
          <w:rtl/>
        </w:rPr>
        <w:t xml:space="preserve"> </w:t>
      </w:r>
      <w:r w:rsidRPr="00C11C2D">
        <w:rPr>
          <w:rFonts w:ascii="David" w:hAnsi="David" w:cs="David" w:hint="eastAsia"/>
          <w:i/>
          <w:sz w:val="24"/>
          <w:szCs w:val="24"/>
          <w:rtl/>
        </w:rPr>
        <w:t>להיות</w:t>
      </w:r>
      <w:r w:rsidRPr="00C11C2D">
        <w:rPr>
          <w:rFonts w:ascii="David" w:hAnsi="David" w:cs="David"/>
          <w:i/>
          <w:sz w:val="24"/>
          <w:szCs w:val="24"/>
          <w:rtl/>
        </w:rPr>
        <w:t xml:space="preserve"> </w:t>
      </w:r>
      <w:r w:rsidRPr="00C11C2D">
        <w:rPr>
          <w:rFonts w:ascii="David" w:hAnsi="David" w:cs="David" w:hint="eastAsia"/>
          <w:i/>
          <w:sz w:val="24"/>
          <w:szCs w:val="24"/>
          <w:rtl/>
        </w:rPr>
        <w:t>מכוסה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מוסתר</w:t>
      </w:r>
      <w:r w:rsidRPr="00C11C2D">
        <w:rPr>
          <w:rFonts w:ascii="David" w:hAnsi="David" w:cs="David"/>
          <w:i/>
          <w:sz w:val="24"/>
          <w:szCs w:val="24"/>
          <w:rtl/>
        </w:rPr>
        <w:t xml:space="preserve">, </w:t>
      </w:r>
      <w:r w:rsidRPr="00C11C2D">
        <w:rPr>
          <w:rFonts w:ascii="David" w:hAnsi="David" w:cs="David" w:hint="eastAsia"/>
          <w:i/>
          <w:sz w:val="24"/>
          <w:szCs w:val="24"/>
          <w:rtl/>
        </w:rPr>
        <w:t>יודיע</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בכתב</w:t>
      </w:r>
      <w:r w:rsidRPr="00C11C2D">
        <w:rPr>
          <w:rFonts w:ascii="David" w:hAnsi="David" w:cs="David"/>
          <w:i/>
          <w:sz w:val="24"/>
          <w:szCs w:val="24"/>
          <w:rtl/>
        </w:rPr>
        <w:t xml:space="preserve"> </w:t>
      </w:r>
      <w:r w:rsidRPr="00C11C2D">
        <w:rPr>
          <w:rFonts w:ascii="David" w:hAnsi="David" w:cs="David" w:hint="eastAsia"/>
          <w:i/>
          <w:sz w:val="24"/>
          <w:szCs w:val="24"/>
          <w:rtl/>
        </w:rPr>
        <w:t>שהחלק</w:t>
      </w:r>
      <w:r w:rsidRPr="00C11C2D">
        <w:rPr>
          <w:rFonts w:ascii="David" w:hAnsi="David" w:cs="David"/>
          <w:i/>
          <w:sz w:val="24"/>
          <w:szCs w:val="24"/>
          <w:rtl/>
        </w:rPr>
        <w:t xml:space="preserve"> </w:t>
      </w:r>
      <w:r w:rsidRPr="00C11C2D">
        <w:rPr>
          <w:rFonts w:ascii="David" w:hAnsi="David" w:cs="David" w:hint="eastAsia"/>
          <w:i/>
          <w:sz w:val="24"/>
          <w:szCs w:val="24"/>
          <w:rtl/>
        </w:rPr>
        <w:t>האמור</w:t>
      </w:r>
      <w:r w:rsidRPr="00C11C2D">
        <w:rPr>
          <w:rFonts w:ascii="David" w:hAnsi="David" w:cs="David"/>
          <w:i/>
          <w:sz w:val="24"/>
          <w:szCs w:val="24"/>
          <w:rtl/>
        </w:rPr>
        <w:t xml:space="preserve"> </w:t>
      </w:r>
      <w:r w:rsidRPr="00C11C2D">
        <w:rPr>
          <w:rFonts w:ascii="David" w:hAnsi="David" w:cs="David" w:hint="eastAsia"/>
          <w:i/>
          <w:sz w:val="24"/>
          <w:szCs w:val="24"/>
          <w:rtl/>
        </w:rPr>
        <w:t>מוכן</w:t>
      </w:r>
      <w:r w:rsidRPr="00C11C2D">
        <w:rPr>
          <w:rFonts w:ascii="David" w:hAnsi="David" w:cs="David"/>
          <w:i/>
          <w:sz w:val="24"/>
          <w:szCs w:val="24"/>
          <w:rtl/>
        </w:rPr>
        <w:t xml:space="preserve"> </w:t>
      </w:r>
      <w:r w:rsidRPr="00C11C2D">
        <w:rPr>
          <w:rFonts w:ascii="David" w:hAnsi="David" w:cs="David" w:hint="eastAsia"/>
          <w:i/>
          <w:sz w:val="24"/>
          <w:szCs w:val="24"/>
          <w:rtl/>
        </w:rPr>
        <w:t>לבדיקה</w:t>
      </w:r>
      <w:r w:rsidRPr="00C11C2D">
        <w:rPr>
          <w:rFonts w:ascii="David" w:hAnsi="David" w:cs="David"/>
          <w:i/>
          <w:sz w:val="24"/>
          <w:szCs w:val="24"/>
          <w:rtl/>
        </w:rPr>
        <w:t xml:space="preserve"> </w:t>
      </w:r>
      <w:r w:rsidRPr="00C11C2D">
        <w:rPr>
          <w:rFonts w:ascii="David" w:hAnsi="David" w:cs="David" w:hint="eastAsia"/>
          <w:i/>
          <w:sz w:val="24"/>
          <w:szCs w:val="24"/>
          <w:rtl/>
        </w:rPr>
        <w:t>והקבלן</w:t>
      </w:r>
      <w:r w:rsidRPr="00C11C2D">
        <w:rPr>
          <w:rFonts w:ascii="David" w:hAnsi="David" w:cs="David"/>
          <w:i/>
          <w:sz w:val="24"/>
          <w:szCs w:val="24"/>
          <w:rtl/>
        </w:rPr>
        <w:t xml:space="preserve"> </w:t>
      </w:r>
      <w:r w:rsidRPr="00C11C2D">
        <w:rPr>
          <w:rFonts w:ascii="David" w:hAnsi="David" w:cs="David" w:hint="eastAsia"/>
          <w:i/>
          <w:sz w:val="24"/>
          <w:szCs w:val="24"/>
          <w:rtl/>
        </w:rPr>
        <w:t>יאפשר</w:t>
      </w:r>
      <w:r w:rsidRPr="00C11C2D">
        <w:rPr>
          <w:rFonts w:ascii="David" w:hAnsi="David" w:cs="David"/>
          <w:i/>
          <w:sz w:val="24"/>
          <w:szCs w:val="24"/>
          <w:rtl/>
        </w:rPr>
        <w:t xml:space="preserve"> </w:t>
      </w:r>
      <w:r w:rsidRPr="00C11C2D">
        <w:rPr>
          <w:rFonts w:ascii="David" w:hAnsi="David" w:cs="David" w:hint="eastAsia"/>
          <w:i/>
          <w:sz w:val="24"/>
          <w:szCs w:val="24"/>
          <w:rtl/>
        </w:rPr>
        <w:t>ויעזור</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לבדוק</w:t>
      </w:r>
      <w:r w:rsidRPr="00C11C2D">
        <w:rPr>
          <w:rFonts w:ascii="David" w:hAnsi="David" w:cs="David"/>
          <w:i/>
          <w:sz w:val="24"/>
          <w:szCs w:val="24"/>
          <w:rtl/>
        </w:rPr>
        <w:t xml:space="preserve">, </w:t>
      </w:r>
      <w:r w:rsidRPr="00C11C2D">
        <w:rPr>
          <w:rFonts w:ascii="David" w:hAnsi="David" w:cs="David" w:hint="eastAsia"/>
          <w:i/>
          <w:sz w:val="24"/>
          <w:szCs w:val="24"/>
          <w:rtl/>
        </w:rPr>
        <w:t>לבחון</w:t>
      </w:r>
      <w:r w:rsidRPr="00C11C2D">
        <w:rPr>
          <w:rFonts w:ascii="David" w:hAnsi="David" w:cs="David"/>
          <w:i/>
          <w:sz w:val="24"/>
          <w:szCs w:val="24"/>
          <w:rtl/>
        </w:rPr>
        <w:t xml:space="preserve"> </w:t>
      </w:r>
      <w:r w:rsidRPr="00C11C2D">
        <w:rPr>
          <w:rFonts w:ascii="David" w:hAnsi="David" w:cs="David" w:hint="eastAsia"/>
          <w:i/>
          <w:sz w:val="24"/>
          <w:szCs w:val="24"/>
          <w:rtl/>
        </w:rPr>
        <w:t>ולמדוד</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החלק</w:t>
      </w:r>
      <w:r w:rsidRPr="00C11C2D">
        <w:rPr>
          <w:rFonts w:ascii="David" w:hAnsi="David" w:cs="David"/>
          <w:i/>
          <w:sz w:val="24"/>
          <w:szCs w:val="24"/>
          <w:rtl/>
        </w:rPr>
        <w:t xml:space="preserve"> </w:t>
      </w:r>
      <w:r w:rsidRPr="00C11C2D">
        <w:rPr>
          <w:rFonts w:ascii="David" w:hAnsi="David" w:cs="David" w:hint="eastAsia"/>
          <w:i/>
          <w:sz w:val="24"/>
          <w:szCs w:val="24"/>
          <w:rtl/>
        </w:rPr>
        <w:t>האמור</w:t>
      </w:r>
      <w:r w:rsidRPr="00C11C2D">
        <w:rPr>
          <w:rFonts w:ascii="David" w:hAnsi="David" w:cs="David"/>
          <w:i/>
          <w:sz w:val="24"/>
          <w:szCs w:val="24"/>
          <w:rtl/>
        </w:rPr>
        <w:t xml:space="preserve"> </w:t>
      </w:r>
      <w:r w:rsidRPr="00C11C2D">
        <w:rPr>
          <w:rFonts w:ascii="David" w:hAnsi="David" w:cs="David" w:hint="eastAsia"/>
          <w:i/>
          <w:sz w:val="24"/>
          <w:szCs w:val="24"/>
          <w:rtl/>
        </w:rPr>
        <w:t>לפני</w:t>
      </w:r>
      <w:r w:rsidRPr="00C11C2D">
        <w:rPr>
          <w:rFonts w:ascii="David" w:hAnsi="David" w:cs="David"/>
          <w:i/>
          <w:sz w:val="24"/>
          <w:szCs w:val="24"/>
          <w:rtl/>
        </w:rPr>
        <w:t xml:space="preserve"> </w:t>
      </w:r>
      <w:r w:rsidRPr="00C11C2D">
        <w:rPr>
          <w:rFonts w:ascii="David" w:hAnsi="David" w:cs="David" w:hint="eastAsia"/>
          <w:i/>
          <w:sz w:val="24"/>
          <w:szCs w:val="24"/>
          <w:rtl/>
        </w:rPr>
        <w:t>כיסויו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הסתרתו</w:t>
      </w:r>
      <w:r w:rsidRPr="00C11C2D">
        <w:rPr>
          <w:rFonts w:ascii="David" w:hAnsi="David" w:cs="David"/>
          <w:i/>
          <w:sz w:val="24"/>
          <w:szCs w:val="24"/>
          <w:rtl/>
        </w:rPr>
        <w:t>.</w:t>
      </w:r>
    </w:p>
    <w:p w14:paraId="6E5C98C8"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מתחייב</w:t>
      </w:r>
      <w:r w:rsidRPr="00C11C2D">
        <w:rPr>
          <w:rFonts w:ascii="David" w:hAnsi="David" w:cs="David"/>
          <w:i/>
          <w:sz w:val="24"/>
          <w:szCs w:val="24"/>
          <w:rtl/>
        </w:rPr>
        <w:t xml:space="preserve"> </w:t>
      </w:r>
      <w:r w:rsidRPr="00C11C2D">
        <w:rPr>
          <w:rFonts w:ascii="David" w:hAnsi="David" w:cs="David" w:hint="eastAsia"/>
          <w:i/>
          <w:sz w:val="24"/>
          <w:szCs w:val="24"/>
          <w:rtl/>
        </w:rPr>
        <w:t>למנוע</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כיסויו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הסתרתו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כלשהו</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שנועד</w:t>
      </w:r>
      <w:r w:rsidRPr="00C11C2D">
        <w:rPr>
          <w:rFonts w:ascii="David" w:hAnsi="David" w:cs="David"/>
          <w:i/>
          <w:sz w:val="24"/>
          <w:szCs w:val="24"/>
          <w:rtl/>
        </w:rPr>
        <w:t xml:space="preserve"> </w:t>
      </w:r>
      <w:r w:rsidRPr="00C11C2D">
        <w:rPr>
          <w:rFonts w:ascii="David" w:hAnsi="David" w:cs="David" w:hint="eastAsia"/>
          <w:i/>
          <w:sz w:val="24"/>
          <w:szCs w:val="24"/>
          <w:rtl/>
        </w:rPr>
        <w:t>להיות</w:t>
      </w:r>
      <w:r w:rsidRPr="00C11C2D">
        <w:rPr>
          <w:rFonts w:ascii="David" w:hAnsi="David" w:cs="David"/>
          <w:i/>
          <w:sz w:val="24"/>
          <w:szCs w:val="24"/>
          <w:rtl/>
        </w:rPr>
        <w:t xml:space="preserve"> </w:t>
      </w:r>
      <w:r w:rsidRPr="00C11C2D">
        <w:rPr>
          <w:rFonts w:ascii="David" w:hAnsi="David" w:cs="David" w:hint="eastAsia"/>
          <w:i/>
          <w:sz w:val="24"/>
          <w:szCs w:val="24"/>
          <w:rtl/>
        </w:rPr>
        <w:t>מכוסה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מוסתר</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הסכמתו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w:t>
      </w:r>
    </w:p>
    <w:p w14:paraId="715E1429" w14:textId="77777777" w:rsidR="00EF4F1C" w:rsidRPr="00C11C2D" w:rsidRDefault="00EF4F1C" w:rsidP="00C11C2D">
      <w:pPr>
        <w:numPr>
          <w:ilvl w:val="1"/>
          <w:numId w:val="4"/>
        </w:numPr>
        <w:tabs>
          <w:tab w:val="clear" w:pos="792"/>
          <w:tab w:val="num" w:pos="1508"/>
        </w:tabs>
        <w:spacing w:after="0" w:afterAutospacing="0" w:line="240" w:lineRule="auto"/>
        <w:ind w:left="1082" w:hanging="708"/>
        <w:rPr>
          <w:rFonts w:ascii="David" w:hAnsi="David" w:cs="David"/>
          <w:i/>
          <w:sz w:val="24"/>
          <w:szCs w:val="24"/>
          <w:rtl/>
        </w:rPr>
      </w:pP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יחשוף</w:t>
      </w:r>
      <w:r w:rsidRPr="00C11C2D">
        <w:rPr>
          <w:rFonts w:ascii="David" w:hAnsi="David" w:cs="David"/>
          <w:i/>
          <w:sz w:val="24"/>
          <w:szCs w:val="24"/>
          <w:rtl/>
        </w:rPr>
        <w:t xml:space="preserve">, </w:t>
      </w:r>
      <w:r w:rsidRPr="00C11C2D">
        <w:rPr>
          <w:rFonts w:ascii="David" w:hAnsi="David" w:cs="David" w:hint="eastAsia"/>
          <w:i/>
          <w:sz w:val="24"/>
          <w:szCs w:val="24"/>
          <w:rtl/>
        </w:rPr>
        <w:t>יגלה</w:t>
      </w:r>
      <w:r w:rsidRPr="00C11C2D">
        <w:rPr>
          <w:rFonts w:ascii="David" w:hAnsi="David" w:cs="David"/>
          <w:i/>
          <w:sz w:val="24"/>
          <w:szCs w:val="24"/>
          <w:rtl/>
        </w:rPr>
        <w:t xml:space="preserve">, </w:t>
      </w:r>
      <w:r w:rsidRPr="00C11C2D">
        <w:rPr>
          <w:rFonts w:ascii="David" w:hAnsi="David" w:cs="David" w:hint="eastAsia"/>
          <w:i/>
          <w:sz w:val="24"/>
          <w:szCs w:val="24"/>
          <w:rtl/>
        </w:rPr>
        <w:t>יקדח</w:t>
      </w:r>
      <w:r w:rsidRPr="00C11C2D">
        <w:rPr>
          <w:rFonts w:ascii="David" w:hAnsi="David" w:cs="David"/>
          <w:i/>
          <w:sz w:val="24"/>
          <w:szCs w:val="24"/>
          <w:rtl/>
        </w:rPr>
        <w:t xml:space="preserve"> </w:t>
      </w:r>
      <w:r w:rsidRPr="00C11C2D">
        <w:rPr>
          <w:rFonts w:ascii="David" w:hAnsi="David" w:cs="David" w:hint="eastAsia"/>
          <w:i/>
          <w:sz w:val="24"/>
          <w:szCs w:val="24"/>
          <w:rtl/>
        </w:rPr>
        <w:t>קידוחים</w:t>
      </w:r>
      <w:r w:rsidRPr="00C11C2D">
        <w:rPr>
          <w:rFonts w:ascii="David" w:hAnsi="David" w:cs="David"/>
          <w:i/>
          <w:sz w:val="24"/>
          <w:szCs w:val="24"/>
          <w:rtl/>
        </w:rPr>
        <w:t xml:space="preserve"> </w:t>
      </w:r>
      <w:r w:rsidRPr="00C11C2D">
        <w:rPr>
          <w:rFonts w:ascii="David" w:hAnsi="David" w:cs="David" w:hint="eastAsia"/>
          <w:i/>
          <w:sz w:val="24"/>
          <w:szCs w:val="24"/>
          <w:rtl/>
        </w:rPr>
        <w:t>ויעשה</w:t>
      </w:r>
      <w:r w:rsidRPr="00C11C2D">
        <w:rPr>
          <w:rFonts w:ascii="David" w:hAnsi="David" w:cs="David"/>
          <w:i/>
          <w:sz w:val="24"/>
          <w:szCs w:val="24"/>
          <w:rtl/>
        </w:rPr>
        <w:t xml:space="preserve"> </w:t>
      </w:r>
      <w:r w:rsidRPr="00C11C2D">
        <w:rPr>
          <w:rFonts w:ascii="David" w:hAnsi="David" w:cs="David" w:hint="eastAsia"/>
          <w:i/>
          <w:sz w:val="24"/>
          <w:szCs w:val="24"/>
          <w:rtl/>
        </w:rPr>
        <w:t>חורים</w:t>
      </w:r>
      <w:r w:rsidRPr="00C11C2D">
        <w:rPr>
          <w:rFonts w:ascii="David" w:hAnsi="David" w:cs="David"/>
          <w:i/>
          <w:sz w:val="24"/>
          <w:szCs w:val="24"/>
          <w:rtl/>
        </w:rPr>
        <w:t xml:space="preserve"> </w:t>
      </w: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לצורך</w:t>
      </w:r>
      <w:r w:rsidRPr="00C11C2D">
        <w:rPr>
          <w:rFonts w:ascii="David" w:hAnsi="David" w:cs="David"/>
          <w:i/>
          <w:sz w:val="24"/>
          <w:szCs w:val="24"/>
          <w:rtl/>
        </w:rPr>
        <w:t xml:space="preserve"> </w:t>
      </w:r>
      <w:r w:rsidRPr="00C11C2D">
        <w:rPr>
          <w:rFonts w:ascii="David" w:hAnsi="David" w:cs="David" w:hint="eastAsia"/>
          <w:i/>
          <w:sz w:val="24"/>
          <w:szCs w:val="24"/>
          <w:rtl/>
        </w:rPr>
        <w:t>בדיקתו</w:t>
      </w:r>
      <w:r w:rsidRPr="00C11C2D">
        <w:rPr>
          <w:rFonts w:ascii="David" w:hAnsi="David" w:cs="David"/>
          <w:i/>
          <w:sz w:val="24"/>
          <w:szCs w:val="24"/>
          <w:rtl/>
        </w:rPr>
        <w:t xml:space="preserve">, </w:t>
      </w:r>
      <w:r w:rsidRPr="00C11C2D">
        <w:rPr>
          <w:rFonts w:ascii="David" w:hAnsi="David" w:cs="David" w:hint="eastAsia"/>
          <w:i/>
          <w:sz w:val="24"/>
          <w:szCs w:val="24"/>
          <w:rtl/>
        </w:rPr>
        <w:t>בחינתו</w:t>
      </w:r>
      <w:r w:rsidRPr="00C11C2D">
        <w:rPr>
          <w:rFonts w:ascii="David" w:hAnsi="David" w:cs="David"/>
          <w:i/>
          <w:sz w:val="24"/>
          <w:szCs w:val="24"/>
          <w:rtl/>
        </w:rPr>
        <w:t xml:space="preserve"> </w:t>
      </w:r>
      <w:r w:rsidRPr="00C11C2D">
        <w:rPr>
          <w:rFonts w:ascii="David" w:hAnsi="David" w:cs="David" w:hint="eastAsia"/>
          <w:i/>
          <w:sz w:val="24"/>
          <w:szCs w:val="24"/>
          <w:rtl/>
        </w:rPr>
        <w:t>ומדידתו</w:t>
      </w:r>
      <w:r w:rsidRPr="00C11C2D">
        <w:rPr>
          <w:rFonts w:ascii="David" w:hAnsi="David" w:cs="David"/>
          <w:i/>
          <w:sz w:val="24"/>
          <w:szCs w:val="24"/>
          <w:rtl/>
        </w:rPr>
        <w:t xml:space="preserve">, </w:t>
      </w:r>
      <w:r w:rsidRPr="00C11C2D">
        <w:rPr>
          <w:rFonts w:ascii="David" w:hAnsi="David" w:cs="David" w:hint="eastAsia"/>
          <w:i/>
          <w:sz w:val="24"/>
          <w:szCs w:val="24"/>
          <w:rtl/>
        </w:rPr>
        <w:t>ולאחר</w:t>
      </w:r>
      <w:r w:rsidRPr="00C11C2D">
        <w:rPr>
          <w:rFonts w:ascii="David" w:hAnsi="David" w:cs="David"/>
          <w:i/>
          <w:sz w:val="24"/>
          <w:szCs w:val="24"/>
          <w:rtl/>
        </w:rPr>
        <w:t xml:space="preserve"> </w:t>
      </w:r>
      <w:r w:rsidRPr="00C11C2D">
        <w:rPr>
          <w:rFonts w:ascii="David" w:hAnsi="David" w:cs="David" w:hint="eastAsia"/>
          <w:i/>
          <w:sz w:val="24"/>
          <w:szCs w:val="24"/>
          <w:rtl/>
        </w:rPr>
        <w:t>מכן</w:t>
      </w:r>
      <w:r w:rsidRPr="00C11C2D">
        <w:rPr>
          <w:rFonts w:ascii="David" w:hAnsi="David" w:cs="David"/>
          <w:i/>
          <w:sz w:val="24"/>
          <w:szCs w:val="24"/>
          <w:rtl/>
        </w:rPr>
        <w:t xml:space="preserve"> </w:t>
      </w:r>
      <w:r w:rsidRPr="00C11C2D">
        <w:rPr>
          <w:rFonts w:ascii="David" w:hAnsi="David" w:cs="David" w:hint="eastAsia"/>
          <w:i/>
          <w:sz w:val="24"/>
          <w:szCs w:val="24"/>
          <w:rtl/>
        </w:rPr>
        <w:t>יחזירו</w:t>
      </w:r>
      <w:r w:rsidRPr="00C11C2D">
        <w:rPr>
          <w:rFonts w:ascii="David" w:hAnsi="David" w:cs="David"/>
          <w:i/>
          <w:sz w:val="24"/>
          <w:szCs w:val="24"/>
          <w:rtl/>
        </w:rPr>
        <w:t xml:space="preserve"> </w:t>
      </w:r>
      <w:r w:rsidRPr="00C11C2D">
        <w:rPr>
          <w:rFonts w:ascii="David" w:hAnsi="David" w:cs="David" w:hint="eastAsia"/>
          <w:i/>
          <w:sz w:val="24"/>
          <w:szCs w:val="24"/>
          <w:rtl/>
        </w:rPr>
        <w:t>לתיקונו</w:t>
      </w:r>
      <w:r w:rsidRPr="00C11C2D">
        <w:rPr>
          <w:rFonts w:ascii="David" w:hAnsi="David" w:cs="David"/>
          <w:i/>
          <w:sz w:val="24"/>
          <w:szCs w:val="24"/>
          <w:rtl/>
        </w:rPr>
        <w:t xml:space="preserve"> </w:t>
      </w:r>
      <w:r w:rsidRPr="00C11C2D">
        <w:rPr>
          <w:rFonts w:ascii="David" w:hAnsi="David" w:cs="David" w:hint="eastAsia"/>
          <w:i/>
          <w:sz w:val="24"/>
          <w:szCs w:val="24"/>
          <w:rtl/>
        </w:rPr>
        <w:t>לשביעות</w:t>
      </w:r>
      <w:r w:rsidRPr="00C11C2D">
        <w:rPr>
          <w:rFonts w:ascii="David" w:hAnsi="David" w:cs="David"/>
          <w:i/>
          <w:sz w:val="24"/>
          <w:szCs w:val="24"/>
          <w:rtl/>
        </w:rPr>
        <w:t xml:space="preserve"> </w:t>
      </w:r>
      <w:r w:rsidRPr="00C11C2D">
        <w:rPr>
          <w:rFonts w:ascii="David" w:hAnsi="David" w:cs="David" w:hint="eastAsia"/>
          <w:i/>
          <w:sz w:val="24"/>
          <w:szCs w:val="24"/>
          <w:rtl/>
        </w:rPr>
        <w:t>רצונו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לא</w:t>
      </w:r>
      <w:r w:rsidRPr="00C11C2D">
        <w:rPr>
          <w:rFonts w:ascii="David" w:hAnsi="David" w:cs="David"/>
          <w:i/>
          <w:sz w:val="24"/>
          <w:szCs w:val="24"/>
          <w:rtl/>
        </w:rPr>
        <w:t xml:space="preserve"> </w:t>
      </w:r>
      <w:r w:rsidRPr="00C11C2D">
        <w:rPr>
          <w:rFonts w:ascii="David" w:hAnsi="David" w:cs="David" w:hint="eastAsia"/>
          <w:i/>
          <w:sz w:val="24"/>
          <w:szCs w:val="24"/>
          <w:rtl/>
        </w:rPr>
        <w:t>מילא</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אחר</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פיסקה</w:t>
      </w:r>
      <w:r w:rsidRPr="00C11C2D">
        <w:rPr>
          <w:rFonts w:ascii="David" w:hAnsi="David" w:cs="David"/>
          <w:i/>
          <w:sz w:val="24"/>
          <w:szCs w:val="24"/>
          <w:rtl/>
        </w:rPr>
        <w:t xml:space="preserve"> </w:t>
      </w:r>
      <w:r w:rsidRPr="00C11C2D">
        <w:rPr>
          <w:rFonts w:ascii="David" w:hAnsi="David" w:cs="David" w:hint="eastAsia"/>
          <w:i/>
          <w:sz w:val="24"/>
          <w:szCs w:val="24"/>
          <w:rtl/>
        </w:rPr>
        <w:t>זו</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לחשוף</w:t>
      </w:r>
      <w:r w:rsidRPr="00C11C2D">
        <w:rPr>
          <w:rFonts w:ascii="David" w:hAnsi="David" w:cs="David"/>
          <w:i/>
          <w:sz w:val="24"/>
          <w:szCs w:val="24"/>
          <w:rtl/>
        </w:rPr>
        <w:t xml:space="preserve">, </w:t>
      </w:r>
      <w:r w:rsidRPr="00C11C2D">
        <w:rPr>
          <w:rFonts w:ascii="David" w:hAnsi="David" w:cs="David" w:hint="eastAsia"/>
          <w:i/>
          <w:sz w:val="24"/>
          <w:szCs w:val="24"/>
          <w:rtl/>
        </w:rPr>
        <w:t>לגלות</w:t>
      </w:r>
      <w:r w:rsidRPr="00C11C2D">
        <w:rPr>
          <w:rFonts w:ascii="David" w:hAnsi="David" w:cs="David"/>
          <w:i/>
          <w:sz w:val="24"/>
          <w:szCs w:val="24"/>
          <w:rtl/>
        </w:rPr>
        <w:t xml:space="preserve">, </w:t>
      </w:r>
      <w:r w:rsidRPr="00C11C2D">
        <w:rPr>
          <w:rFonts w:ascii="David" w:hAnsi="David" w:cs="David" w:hint="eastAsia"/>
          <w:i/>
          <w:sz w:val="24"/>
          <w:szCs w:val="24"/>
          <w:rtl/>
        </w:rPr>
        <w:t>לקדוח</w:t>
      </w:r>
      <w:r w:rsidRPr="00C11C2D">
        <w:rPr>
          <w:rFonts w:ascii="David" w:hAnsi="David" w:cs="David"/>
          <w:i/>
          <w:sz w:val="24"/>
          <w:szCs w:val="24"/>
          <w:rtl/>
        </w:rPr>
        <w:t xml:space="preserve"> </w:t>
      </w:r>
      <w:r w:rsidRPr="00C11C2D">
        <w:rPr>
          <w:rFonts w:ascii="David" w:hAnsi="David" w:cs="David" w:hint="eastAsia"/>
          <w:i/>
          <w:sz w:val="24"/>
          <w:szCs w:val="24"/>
          <w:rtl/>
        </w:rPr>
        <w:t>קידוחים</w:t>
      </w:r>
      <w:r w:rsidRPr="00C11C2D">
        <w:rPr>
          <w:rFonts w:ascii="David" w:hAnsi="David" w:cs="David"/>
          <w:i/>
          <w:sz w:val="24"/>
          <w:szCs w:val="24"/>
          <w:rtl/>
        </w:rPr>
        <w:t xml:space="preserve"> </w:t>
      </w:r>
      <w:r w:rsidRPr="00C11C2D">
        <w:rPr>
          <w:rFonts w:ascii="David" w:hAnsi="David" w:cs="David" w:hint="eastAsia"/>
          <w:i/>
          <w:sz w:val="24"/>
          <w:szCs w:val="24"/>
          <w:rtl/>
        </w:rPr>
        <w:t>ולעשות</w:t>
      </w:r>
      <w:r w:rsidRPr="00C11C2D">
        <w:rPr>
          <w:rFonts w:ascii="David" w:hAnsi="David" w:cs="David"/>
          <w:i/>
          <w:sz w:val="24"/>
          <w:szCs w:val="24"/>
          <w:rtl/>
        </w:rPr>
        <w:t xml:space="preserve"> </w:t>
      </w:r>
      <w:r w:rsidRPr="00C11C2D">
        <w:rPr>
          <w:rFonts w:ascii="David" w:hAnsi="David" w:cs="David" w:hint="eastAsia"/>
          <w:i/>
          <w:sz w:val="24"/>
          <w:szCs w:val="24"/>
          <w:rtl/>
        </w:rPr>
        <w:t>חורים</w:t>
      </w:r>
      <w:r w:rsidRPr="00C11C2D">
        <w:rPr>
          <w:rFonts w:ascii="David" w:hAnsi="David" w:cs="David"/>
          <w:i/>
          <w:sz w:val="24"/>
          <w:szCs w:val="24"/>
          <w:rtl/>
        </w:rPr>
        <w:t xml:space="preserve"> </w:t>
      </w: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ולאחר</w:t>
      </w:r>
      <w:r w:rsidRPr="00C11C2D">
        <w:rPr>
          <w:rFonts w:ascii="David" w:hAnsi="David" w:cs="David"/>
          <w:i/>
          <w:sz w:val="24"/>
          <w:szCs w:val="24"/>
          <w:rtl/>
        </w:rPr>
        <w:t xml:space="preserve"> </w:t>
      </w:r>
      <w:r w:rsidRPr="00C11C2D">
        <w:rPr>
          <w:rFonts w:ascii="David" w:hAnsi="David" w:cs="David" w:hint="eastAsia"/>
          <w:i/>
          <w:sz w:val="24"/>
          <w:szCs w:val="24"/>
          <w:rtl/>
        </w:rPr>
        <w:t>מכן</w:t>
      </w:r>
      <w:r w:rsidRPr="00C11C2D">
        <w:rPr>
          <w:rFonts w:ascii="David" w:hAnsi="David" w:cs="David"/>
          <w:i/>
          <w:sz w:val="24"/>
          <w:szCs w:val="24"/>
          <w:rtl/>
        </w:rPr>
        <w:t xml:space="preserve"> </w:t>
      </w:r>
      <w:r w:rsidRPr="00C11C2D">
        <w:rPr>
          <w:rFonts w:ascii="David" w:hAnsi="David" w:cs="David" w:hint="eastAsia"/>
          <w:i/>
          <w:sz w:val="24"/>
          <w:szCs w:val="24"/>
          <w:rtl/>
        </w:rPr>
        <w:t>יהא</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להחזירו</w:t>
      </w:r>
      <w:r w:rsidRPr="00C11C2D">
        <w:rPr>
          <w:rFonts w:ascii="David" w:hAnsi="David" w:cs="David"/>
          <w:i/>
          <w:sz w:val="24"/>
          <w:szCs w:val="24"/>
          <w:rtl/>
        </w:rPr>
        <w:t xml:space="preserve"> </w:t>
      </w:r>
      <w:r w:rsidRPr="00C11C2D">
        <w:rPr>
          <w:rFonts w:ascii="David" w:hAnsi="David" w:cs="David" w:hint="eastAsia"/>
          <w:i/>
          <w:sz w:val="24"/>
          <w:szCs w:val="24"/>
          <w:rtl/>
        </w:rPr>
        <w:t>לתיקונו</w:t>
      </w:r>
      <w:r w:rsidRPr="00C11C2D">
        <w:rPr>
          <w:rFonts w:ascii="David" w:hAnsi="David" w:cs="David"/>
          <w:i/>
          <w:sz w:val="24"/>
          <w:szCs w:val="24"/>
          <w:rtl/>
        </w:rPr>
        <w:t>.</w:t>
      </w:r>
    </w:p>
    <w:p w14:paraId="41384B20"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ההוצאות</w:t>
      </w:r>
      <w:r w:rsidRPr="00C11C2D">
        <w:rPr>
          <w:rFonts w:ascii="David" w:hAnsi="David" w:cs="David"/>
          <w:i/>
          <w:sz w:val="24"/>
          <w:szCs w:val="24"/>
          <w:rtl/>
        </w:rPr>
        <w:t xml:space="preserve"> </w:t>
      </w:r>
      <w:r w:rsidRPr="00C11C2D">
        <w:rPr>
          <w:rFonts w:ascii="David" w:hAnsi="David" w:cs="David" w:hint="eastAsia"/>
          <w:i/>
          <w:sz w:val="24"/>
          <w:szCs w:val="24"/>
          <w:rtl/>
        </w:rPr>
        <w:t>הכרוכות</w:t>
      </w:r>
      <w:r w:rsidRPr="00C11C2D">
        <w:rPr>
          <w:rFonts w:ascii="David" w:hAnsi="David" w:cs="David"/>
          <w:i/>
          <w:sz w:val="24"/>
          <w:szCs w:val="24"/>
          <w:rtl/>
        </w:rPr>
        <w:t xml:space="preserve"> </w:t>
      </w:r>
      <w:r w:rsidRPr="00C11C2D">
        <w:rPr>
          <w:rFonts w:ascii="David" w:hAnsi="David" w:cs="David" w:hint="eastAsia"/>
          <w:i/>
          <w:sz w:val="24"/>
          <w:szCs w:val="24"/>
          <w:rtl/>
        </w:rPr>
        <w:t>בעבודה</w:t>
      </w:r>
      <w:r w:rsidRPr="00C11C2D">
        <w:rPr>
          <w:rFonts w:ascii="David" w:hAnsi="David" w:cs="David"/>
          <w:i/>
          <w:sz w:val="24"/>
          <w:szCs w:val="24"/>
          <w:rtl/>
        </w:rPr>
        <w:t xml:space="preserve"> </w:t>
      </w:r>
      <w:r w:rsidRPr="00C11C2D">
        <w:rPr>
          <w:rFonts w:ascii="David" w:hAnsi="David" w:cs="David" w:hint="eastAsia"/>
          <w:i/>
          <w:sz w:val="24"/>
          <w:szCs w:val="24"/>
          <w:rtl/>
        </w:rPr>
        <w:t>האמורה</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19.11.3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פרט</w:t>
      </w:r>
      <w:r w:rsidRPr="00C11C2D">
        <w:rPr>
          <w:rFonts w:ascii="David" w:hAnsi="David" w:cs="David"/>
          <w:i/>
          <w:sz w:val="24"/>
          <w:szCs w:val="24"/>
          <w:rtl/>
        </w:rPr>
        <w:t xml:space="preserve"> </w:t>
      </w: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קיים</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התחייבותו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סעיף</w:t>
      </w:r>
      <w:r w:rsidRPr="00C11C2D">
        <w:rPr>
          <w:rFonts w:ascii="David" w:hAnsi="David" w:cs="David"/>
          <w:i/>
          <w:sz w:val="24"/>
          <w:szCs w:val="24"/>
          <w:rtl/>
        </w:rPr>
        <w:t xml:space="preserve"> 19.11.1 </w:t>
      </w:r>
      <w:r w:rsidRPr="00C11C2D">
        <w:rPr>
          <w:rFonts w:ascii="David" w:hAnsi="David" w:cs="David" w:hint="eastAsia"/>
          <w:i/>
          <w:sz w:val="24"/>
          <w:szCs w:val="24"/>
          <w:rtl/>
        </w:rPr>
        <w:t>והבדיקות</w:t>
      </w:r>
      <w:r w:rsidRPr="00C11C2D">
        <w:rPr>
          <w:rFonts w:ascii="David" w:hAnsi="David" w:cs="David"/>
          <w:i/>
          <w:sz w:val="24"/>
          <w:szCs w:val="24"/>
          <w:rtl/>
        </w:rPr>
        <w:t xml:space="preserve"> </w:t>
      </w:r>
      <w:r w:rsidRPr="00C11C2D">
        <w:rPr>
          <w:rFonts w:ascii="David" w:hAnsi="David" w:cs="David" w:hint="eastAsia"/>
          <w:i/>
          <w:sz w:val="24"/>
          <w:szCs w:val="24"/>
          <w:rtl/>
        </w:rPr>
        <w:t>הוכיחו</w:t>
      </w:r>
      <w:r w:rsidRPr="00C11C2D">
        <w:rPr>
          <w:rFonts w:ascii="David" w:hAnsi="David" w:cs="David"/>
          <w:i/>
          <w:sz w:val="24"/>
          <w:szCs w:val="24"/>
          <w:rtl/>
        </w:rPr>
        <w:t xml:space="preserve"> </w:t>
      </w:r>
      <w:r w:rsidRPr="00C11C2D">
        <w:rPr>
          <w:rFonts w:ascii="David" w:hAnsi="David" w:cs="David" w:hint="eastAsia"/>
          <w:i/>
          <w:sz w:val="24"/>
          <w:szCs w:val="24"/>
          <w:rtl/>
        </w:rPr>
        <w:t>שהמלאכה</w:t>
      </w:r>
      <w:r w:rsidRPr="00C11C2D">
        <w:rPr>
          <w:rFonts w:ascii="David" w:hAnsi="David" w:cs="David"/>
          <w:i/>
          <w:sz w:val="24"/>
          <w:szCs w:val="24"/>
          <w:rtl/>
        </w:rPr>
        <w:t xml:space="preserve"> </w:t>
      </w:r>
      <w:r w:rsidRPr="00C11C2D">
        <w:rPr>
          <w:rFonts w:ascii="David" w:hAnsi="David" w:cs="David" w:hint="eastAsia"/>
          <w:i/>
          <w:sz w:val="24"/>
          <w:szCs w:val="24"/>
          <w:rtl/>
        </w:rPr>
        <w:t>בוצעה</w:t>
      </w:r>
      <w:r w:rsidRPr="00C11C2D">
        <w:rPr>
          <w:rFonts w:ascii="David" w:hAnsi="David" w:cs="David"/>
          <w:i/>
          <w:sz w:val="24"/>
          <w:szCs w:val="24"/>
          <w:rtl/>
        </w:rPr>
        <w:t xml:space="preserve"> </w:t>
      </w:r>
      <w:r w:rsidRPr="00C11C2D">
        <w:rPr>
          <w:rFonts w:ascii="David" w:hAnsi="David" w:cs="David" w:hint="eastAsia"/>
          <w:i/>
          <w:sz w:val="24"/>
          <w:szCs w:val="24"/>
          <w:rtl/>
        </w:rPr>
        <w:t>לשביעות</w:t>
      </w:r>
      <w:r w:rsidRPr="00C11C2D">
        <w:rPr>
          <w:rFonts w:ascii="David" w:hAnsi="David" w:cs="David"/>
          <w:i/>
          <w:sz w:val="24"/>
          <w:szCs w:val="24"/>
          <w:rtl/>
        </w:rPr>
        <w:t xml:space="preserve"> </w:t>
      </w:r>
      <w:r w:rsidRPr="00C11C2D">
        <w:rPr>
          <w:rFonts w:ascii="David" w:hAnsi="David" w:cs="David" w:hint="eastAsia"/>
          <w:i/>
          <w:sz w:val="24"/>
          <w:szCs w:val="24"/>
          <w:rtl/>
        </w:rPr>
        <w:t>רצון</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בכפוף</w:t>
      </w:r>
      <w:r w:rsidRPr="00C11C2D">
        <w:rPr>
          <w:rFonts w:ascii="David" w:hAnsi="David" w:cs="David"/>
          <w:i/>
          <w:sz w:val="24"/>
          <w:szCs w:val="24"/>
          <w:rtl/>
        </w:rPr>
        <w:t xml:space="preserve"> </w:t>
      </w:r>
      <w:r w:rsidRPr="00C11C2D">
        <w:rPr>
          <w:rFonts w:ascii="David" w:hAnsi="David" w:cs="David" w:hint="eastAsia"/>
          <w:i/>
          <w:sz w:val="24"/>
          <w:szCs w:val="24"/>
          <w:rtl/>
        </w:rPr>
        <w:t>לאמור</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6.6.20 </w:t>
      </w:r>
      <w:r w:rsidRPr="00C11C2D">
        <w:rPr>
          <w:rFonts w:ascii="David" w:hAnsi="David" w:cs="David" w:hint="eastAsia"/>
          <w:i/>
          <w:sz w:val="24"/>
          <w:szCs w:val="24"/>
          <w:rtl/>
        </w:rPr>
        <w:t>לעיל</w:t>
      </w:r>
      <w:r w:rsidRPr="00C11C2D">
        <w:rPr>
          <w:rFonts w:ascii="David" w:hAnsi="David" w:cs="David"/>
          <w:i/>
          <w:sz w:val="24"/>
          <w:szCs w:val="24"/>
          <w:rtl/>
        </w:rPr>
        <w:t>.</w:t>
      </w:r>
    </w:p>
    <w:p w14:paraId="27A6E990" w14:textId="3AE79A75" w:rsidR="00EF4F1C" w:rsidRPr="00C11C2D" w:rsidRDefault="00EF4F1C" w:rsidP="00011DD7">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להורות</w:t>
      </w:r>
      <w:r w:rsidRPr="00C11C2D">
        <w:rPr>
          <w:rFonts w:ascii="David" w:hAnsi="David" w:cs="David"/>
          <w:i/>
          <w:sz w:val="24"/>
          <w:szCs w:val="24"/>
          <w:rtl/>
        </w:rPr>
        <w:t xml:space="preserve"> </w:t>
      </w:r>
      <w:r w:rsidRPr="00C11C2D">
        <w:rPr>
          <w:rFonts w:ascii="David" w:hAnsi="David" w:cs="David" w:hint="eastAsia"/>
          <w:i/>
          <w:sz w:val="24"/>
          <w:szCs w:val="24"/>
          <w:rtl/>
        </w:rPr>
        <w:t>לקבלן</w:t>
      </w:r>
      <w:r w:rsidRPr="00C11C2D">
        <w:rPr>
          <w:rFonts w:ascii="David" w:hAnsi="David" w:cs="David"/>
          <w:i/>
          <w:sz w:val="24"/>
          <w:szCs w:val="24"/>
          <w:rtl/>
        </w:rPr>
        <w:t xml:space="preserve"> </w:t>
      </w:r>
      <w:r w:rsidRPr="00C11C2D">
        <w:rPr>
          <w:rFonts w:ascii="David" w:hAnsi="David" w:cs="David" w:hint="eastAsia"/>
          <w:i/>
          <w:sz w:val="24"/>
          <w:szCs w:val="24"/>
          <w:rtl/>
        </w:rPr>
        <w:t>מזמן</w:t>
      </w:r>
      <w:r w:rsidRPr="00C11C2D">
        <w:rPr>
          <w:rFonts w:ascii="David" w:hAnsi="David" w:cs="David"/>
          <w:i/>
          <w:sz w:val="24"/>
          <w:szCs w:val="24"/>
          <w:rtl/>
        </w:rPr>
        <w:t xml:space="preserve"> </w:t>
      </w:r>
      <w:r w:rsidRPr="00C11C2D">
        <w:rPr>
          <w:rFonts w:ascii="David" w:hAnsi="David" w:cs="David" w:hint="eastAsia"/>
          <w:i/>
          <w:sz w:val="24"/>
          <w:szCs w:val="24"/>
          <w:rtl/>
        </w:rPr>
        <w:t>לזמן</w:t>
      </w:r>
      <w:r w:rsidRPr="00C11C2D">
        <w:rPr>
          <w:rFonts w:ascii="David" w:hAnsi="David" w:cs="David"/>
          <w:i/>
          <w:sz w:val="24"/>
          <w:szCs w:val="24"/>
          <w:rtl/>
        </w:rPr>
        <w:t xml:space="preserve">, </w:t>
      </w:r>
      <w:r w:rsidRPr="00C11C2D">
        <w:rPr>
          <w:rFonts w:ascii="David" w:hAnsi="David" w:cs="David" w:hint="eastAsia"/>
          <w:i/>
          <w:sz w:val="24"/>
          <w:szCs w:val="24"/>
          <w:rtl/>
        </w:rPr>
        <w:t>תוך</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מהלך</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w:t>
      </w:r>
    </w:p>
    <w:p w14:paraId="495AF21C"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sz w:val="24"/>
          <w:szCs w:val="24"/>
          <w:rtl/>
        </w:rPr>
        <w:t>על</w:t>
      </w:r>
      <w:r w:rsidRPr="00C11C2D">
        <w:rPr>
          <w:rFonts w:ascii="David" w:hAnsi="David" w:cs="David"/>
          <w:sz w:val="24"/>
          <w:szCs w:val="24"/>
          <w:rtl/>
        </w:rPr>
        <w:t xml:space="preserve"> </w:t>
      </w:r>
      <w:r w:rsidRPr="00C11C2D">
        <w:rPr>
          <w:rFonts w:ascii="David" w:hAnsi="David" w:cs="David" w:hint="eastAsia"/>
          <w:sz w:val="24"/>
          <w:szCs w:val="24"/>
          <w:rtl/>
        </w:rPr>
        <w:t>סילוק</w:t>
      </w:r>
      <w:r w:rsidRPr="00C11C2D">
        <w:rPr>
          <w:rFonts w:ascii="David" w:hAnsi="David" w:cs="David"/>
          <w:sz w:val="24"/>
          <w:szCs w:val="24"/>
          <w:rtl/>
        </w:rPr>
        <w:t xml:space="preserve"> </w:t>
      </w:r>
      <w:r w:rsidRPr="00C11C2D">
        <w:rPr>
          <w:rFonts w:ascii="David" w:hAnsi="David" w:cs="David" w:hint="eastAsia"/>
          <w:sz w:val="24"/>
          <w:szCs w:val="24"/>
          <w:rtl/>
        </w:rPr>
        <w:t>כל</w:t>
      </w:r>
      <w:r w:rsidRPr="00C11C2D">
        <w:rPr>
          <w:rFonts w:ascii="David" w:hAnsi="David" w:cs="David"/>
          <w:sz w:val="24"/>
          <w:szCs w:val="24"/>
          <w:rtl/>
        </w:rPr>
        <w:t xml:space="preserve"> </w:t>
      </w:r>
      <w:r w:rsidRPr="00C11C2D">
        <w:rPr>
          <w:rFonts w:ascii="David" w:hAnsi="David" w:cs="David" w:hint="eastAsia"/>
          <w:sz w:val="24"/>
          <w:szCs w:val="24"/>
          <w:rtl/>
        </w:rPr>
        <w:t>חומרים</w:t>
      </w:r>
      <w:r w:rsidRPr="00C11C2D">
        <w:rPr>
          <w:rFonts w:ascii="David" w:hAnsi="David" w:cs="David"/>
          <w:sz w:val="24"/>
          <w:szCs w:val="24"/>
          <w:rtl/>
        </w:rPr>
        <w:t xml:space="preserve"> </w:t>
      </w:r>
      <w:r w:rsidRPr="00C11C2D">
        <w:rPr>
          <w:rFonts w:ascii="David" w:hAnsi="David" w:cs="David" w:hint="eastAsia"/>
          <w:sz w:val="24"/>
          <w:szCs w:val="24"/>
          <w:rtl/>
        </w:rPr>
        <w:t>שהם</w:t>
      </w:r>
      <w:r w:rsidRPr="00C11C2D">
        <w:rPr>
          <w:rFonts w:ascii="David" w:hAnsi="David" w:cs="David"/>
          <w:sz w:val="24"/>
          <w:szCs w:val="24"/>
          <w:rtl/>
        </w:rPr>
        <w:t xml:space="preserve"> </w:t>
      </w:r>
      <w:r w:rsidRPr="00C11C2D">
        <w:rPr>
          <w:rFonts w:ascii="David" w:hAnsi="David" w:cs="David" w:hint="eastAsia"/>
          <w:sz w:val="24"/>
          <w:szCs w:val="24"/>
          <w:rtl/>
        </w:rPr>
        <w:t>מהאתר</w:t>
      </w:r>
      <w:r w:rsidRPr="00C11C2D">
        <w:rPr>
          <w:rFonts w:ascii="David" w:hAnsi="David" w:cs="David"/>
          <w:sz w:val="24"/>
          <w:szCs w:val="24"/>
          <w:rtl/>
        </w:rPr>
        <w:t xml:space="preserve"> </w:t>
      </w:r>
      <w:r w:rsidRPr="00C11C2D">
        <w:rPr>
          <w:rFonts w:ascii="David" w:hAnsi="David" w:cs="David" w:hint="eastAsia"/>
          <w:sz w:val="24"/>
          <w:szCs w:val="24"/>
          <w:rtl/>
        </w:rPr>
        <w:t>בתוך</w:t>
      </w:r>
      <w:r w:rsidRPr="00C11C2D">
        <w:rPr>
          <w:rFonts w:ascii="David" w:hAnsi="David" w:cs="David"/>
          <w:sz w:val="24"/>
          <w:szCs w:val="24"/>
          <w:rtl/>
        </w:rPr>
        <w:t xml:space="preserve"> </w:t>
      </w:r>
      <w:r w:rsidRPr="00C11C2D">
        <w:rPr>
          <w:rFonts w:ascii="David" w:hAnsi="David" w:cs="David" w:hint="eastAsia"/>
          <w:sz w:val="24"/>
          <w:szCs w:val="24"/>
          <w:rtl/>
        </w:rPr>
        <w:t>תקופת</w:t>
      </w:r>
      <w:r w:rsidRPr="00C11C2D">
        <w:rPr>
          <w:rFonts w:ascii="David" w:hAnsi="David" w:cs="David"/>
          <w:sz w:val="24"/>
          <w:szCs w:val="24"/>
          <w:rtl/>
        </w:rPr>
        <w:t xml:space="preserve"> </w:t>
      </w:r>
      <w:r w:rsidRPr="00C11C2D">
        <w:rPr>
          <w:rFonts w:ascii="David" w:hAnsi="David" w:cs="David" w:hint="eastAsia"/>
          <w:sz w:val="24"/>
          <w:szCs w:val="24"/>
          <w:rtl/>
        </w:rPr>
        <w:t>זמן</w:t>
      </w:r>
      <w:r w:rsidRPr="00C11C2D">
        <w:rPr>
          <w:rFonts w:ascii="David" w:hAnsi="David" w:cs="David"/>
          <w:sz w:val="24"/>
          <w:szCs w:val="24"/>
          <w:rtl/>
        </w:rPr>
        <w:t xml:space="preserve"> </w:t>
      </w:r>
      <w:r w:rsidRPr="00C11C2D">
        <w:rPr>
          <w:rFonts w:ascii="David" w:hAnsi="David" w:cs="David" w:hint="eastAsia"/>
          <w:sz w:val="24"/>
          <w:szCs w:val="24"/>
          <w:rtl/>
        </w:rPr>
        <w:t>אשר</w:t>
      </w:r>
      <w:r w:rsidRPr="00C11C2D">
        <w:rPr>
          <w:rFonts w:ascii="David" w:hAnsi="David" w:cs="David"/>
          <w:sz w:val="24"/>
          <w:szCs w:val="24"/>
          <w:rtl/>
        </w:rPr>
        <w:t xml:space="preserve"> </w:t>
      </w:r>
      <w:r w:rsidRPr="00C11C2D">
        <w:rPr>
          <w:rFonts w:ascii="David" w:hAnsi="David" w:cs="David" w:hint="eastAsia"/>
          <w:sz w:val="24"/>
          <w:szCs w:val="24"/>
          <w:rtl/>
        </w:rPr>
        <w:t>תצוין</w:t>
      </w:r>
      <w:r w:rsidRPr="00C11C2D">
        <w:rPr>
          <w:rFonts w:ascii="David" w:hAnsi="David" w:cs="David"/>
          <w:sz w:val="24"/>
          <w:szCs w:val="24"/>
          <w:rtl/>
        </w:rPr>
        <w:t xml:space="preserve"> </w:t>
      </w:r>
      <w:r w:rsidRPr="00C11C2D">
        <w:rPr>
          <w:rFonts w:ascii="David" w:hAnsi="David" w:cs="David" w:hint="eastAsia"/>
          <w:sz w:val="24"/>
          <w:szCs w:val="24"/>
          <w:rtl/>
        </w:rPr>
        <w:t>בהוראה</w:t>
      </w:r>
      <w:r w:rsidRPr="00C11C2D">
        <w:rPr>
          <w:rFonts w:ascii="David" w:hAnsi="David" w:cs="David"/>
          <w:sz w:val="24"/>
          <w:szCs w:val="24"/>
          <w:rtl/>
        </w:rPr>
        <w:t xml:space="preserve">, </w:t>
      </w: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מקרה</w:t>
      </w:r>
      <w:r w:rsidRPr="00C11C2D">
        <w:rPr>
          <w:rFonts w:ascii="David" w:hAnsi="David" w:cs="David"/>
          <w:sz w:val="24"/>
          <w:szCs w:val="24"/>
          <w:rtl/>
        </w:rPr>
        <w:t xml:space="preserve"> </w:t>
      </w:r>
      <w:r w:rsidRPr="00C11C2D">
        <w:rPr>
          <w:rFonts w:ascii="David" w:hAnsi="David" w:cs="David" w:hint="eastAsia"/>
          <w:sz w:val="24"/>
          <w:szCs w:val="24"/>
          <w:rtl/>
        </w:rPr>
        <w:t>שלדעת</w:t>
      </w:r>
      <w:r w:rsidRPr="00C11C2D">
        <w:rPr>
          <w:rFonts w:ascii="David" w:hAnsi="David" w:cs="David"/>
          <w:sz w:val="24"/>
          <w:szCs w:val="24"/>
          <w:rtl/>
        </w:rPr>
        <w:t xml:space="preserve"> </w:t>
      </w:r>
      <w:r w:rsidRPr="00C11C2D">
        <w:rPr>
          <w:rFonts w:ascii="David" w:hAnsi="David" w:cs="David" w:hint="eastAsia"/>
          <w:sz w:val="24"/>
          <w:szCs w:val="24"/>
          <w:rtl/>
        </w:rPr>
        <w:t>המפקח</w:t>
      </w:r>
      <w:r w:rsidRPr="00C11C2D">
        <w:rPr>
          <w:rFonts w:ascii="David" w:hAnsi="David" w:cs="David"/>
          <w:sz w:val="24"/>
          <w:szCs w:val="24"/>
          <w:rtl/>
        </w:rPr>
        <w:t xml:space="preserve"> </w:t>
      </w:r>
      <w:r w:rsidRPr="00C11C2D">
        <w:rPr>
          <w:rFonts w:ascii="David" w:hAnsi="David" w:cs="David" w:hint="eastAsia"/>
          <w:sz w:val="24"/>
          <w:szCs w:val="24"/>
          <w:rtl/>
        </w:rPr>
        <w:t>אין</w:t>
      </w:r>
      <w:r w:rsidRPr="00C11C2D">
        <w:rPr>
          <w:rFonts w:ascii="David" w:hAnsi="David" w:cs="David"/>
          <w:sz w:val="24"/>
          <w:szCs w:val="24"/>
          <w:rtl/>
        </w:rPr>
        <w:t xml:space="preserve"> </w:t>
      </w:r>
      <w:r w:rsidRPr="00C11C2D">
        <w:rPr>
          <w:rFonts w:ascii="David" w:hAnsi="David" w:cs="David" w:hint="eastAsia"/>
          <w:sz w:val="24"/>
          <w:szCs w:val="24"/>
          <w:rtl/>
        </w:rPr>
        <w:t>החומרים</w:t>
      </w:r>
      <w:r w:rsidRPr="00C11C2D">
        <w:rPr>
          <w:rFonts w:ascii="David" w:hAnsi="David" w:cs="David"/>
          <w:sz w:val="24"/>
          <w:szCs w:val="24"/>
          <w:rtl/>
        </w:rPr>
        <w:t xml:space="preserve"> </w:t>
      </w:r>
      <w:r w:rsidRPr="00C11C2D">
        <w:rPr>
          <w:rFonts w:ascii="David" w:hAnsi="David" w:cs="David" w:hint="eastAsia"/>
          <w:sz w:val="24"/>
          <w:szCs w:val="24"/>
          <w:rtl/>
        </w:rPr>
        <w:t>מתאימים</w:t>
      </w:r>
      <w:r w:rsidRPr="00C11C2D">
        <w:rPr>
          <w:rFonts w:ascii="David" w:hAnsi="David" w:cs="David"/>
          <w:sz w:val="24"/>
          <w:szCs w:val="24"/>
          <w:rtl/>
        </w:rPr>
        <w:t xml:space="preserve"> </w:t>
      </w:r>
      <w:r w:rsidRPr="00C11C2D">
        <w:rPr>
          <w:rFonts w:ascii="David" w:hAnsi="David" w:cs="David" w:hint="eastAsia"/>
          <w:sz w:val="24"/>
          <w:szCs w:val="24"/>
          <w:rtl/>
        </w:rPr>
        <w:t>לתפקידם</w:t>
      </w:r>
      <w:r w:rsidRPr="00C11C2D">
        <w:rPr>
          <w:rFonts w:ascii="David" w:hAnsi="David" w:cs="David"/>
          <w:sz w:val="24"/>
          <w:szCs w:val="24"/>
          <w:rtl/>
        </w:rPr>
        <w:t>.</w:t>
      </w:r>
    </w:p>
    <w:p w14:paraId="4106E9DF"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הבאת</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כשרים</w:t>
      </w:r>
      <w:r w:rsidRPr="00C11C2D">
        <w:rPr>
          <w:rFonts w:ascii="David" w:hAnsi="David" w:cs="David"/>
          <w:i/>
          <w:sz w:val="24"/>
          <w:szCs w:val="24"/>
          <w:rtl/>
        </w:rPr>
        <w:t xml:space="preserve"> </w:t>
      </w:r>
      <w:r w:rsidRPr="00C11C2D">
        <w:rPr>
          <w:rFonts w:ascii="David" w:hAnsi="David" w:cs="David" w:hint="eastAsia"/>
          <w:i/>
          <w:sz w:val="24"/>
          <w:szCs w:val="24"/>
          <w:rtl/>
        </w:rPr>
        <w:t>ומתאימים</w:t>
      </w:r>
      <w:r w:rsidRPr="00C11C2D">
        <w:rPr>
          <w:rFonts w:ascii="David" w:hAnsi="David" w:cs="David"/>
          <w:i/>
          <w:sz w:val="24"/>
          <w:szCs w:val="24"/>
          <w:rtl/>
        </w:rPr>
        <w:t xml:space="preserve"> </w:t>
      </w:r>
      <w:r w:rsidRPr="00C11C2D">
        <w:rPr>
          <w:rFonts w:ascii="David" w:hAnsi="David" w:cs="David" w:hint="eastAsia"/>
          <w:i/>
          <w:sz w:val="24"/>
          <w:szCs w:val="24"/>
          <w:rtl/>
        </w:rPr>
        <w:t>לתפקידם</w:t>
      </w:r>
      <w:r w:rsidRPr="00C11C2D">
        <w:rPr>
          <w:rFonts w:ascii="David" w:hAnsi="David" w:cs="David"/>
          <w:i/>
          <w:sz w:val="24"/>
          <w:szCs w:val="24"/>
          <w:rtl/>
        </w:rPr>
        <w:t xml:space="preserve"> </w:t>
      </w:r>
      <w:r w:rsidRPr="00C11C2D">
        <w:rPr>
          <w:rFonts w:ascii="David" w:hAnsi="David" w:cs="David" w:hint="eastAsia"/>
          <w:i/>
          <w:sz w:val="24"/>
          <w:szCs w:val="24"/>
          <w:rtl/>
        </w:rPr>
        <w:t>במקום</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האמורים</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19.12.1.</w:t>
      </w:r>
    </w:p>
    <w:p w14:paraId="4146F7B6" w14:textId="77777777" w:rsidR="00EF4F1C" w:rsidRPr="00C11C2D" w:rsidRDefault="00EF4F1C" w:rsidP="00011DD7">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אחד</w:t>
      </w:r>
      <w:r w:rsidRPr="00C11C2D">
        <w:rPr>
          <w:rFonts w:ascii="David" w:hAnsi="David" w:cs="David"/>
          <w:i/>
          <w:sz w:val="24"/>
          <w:szCs w:val="24"/>
          <w:rtl/>
        </w:rPr>
        <w:t xml:space="preserve"> </w:t>
      </w:r>
      <w:r w:rsidRPr="00C11C2D">
        <w:rPr>
          <w:rFonts w:ascii="David" w:hAnsi="David" w:cs="David" w:hint="eastAsia"/>
          <w:i/>
          <w:sz w:val="24"/>
          <w:szCs w:val="24"/>
          <w:rtl/>
        </w:rPr>
        <w:t>מהמקרים</w:t>
      </w:r>
      <w:r w:rsidRPr="00C11C2D">
        <w:rPr>
          <w:rFonts w:ascii="David" w:hAnsi="David" w:cs="David"/>
          <w:i/>
          <w:sz w:val="24"/>
          <w:szCs w:val="24"/>
          <w:rtl/>
        </w:rPr>
        <w:t xml:space="preserve"> </w:t>
      </w:r>
      <w:r w:rsidRPr="00C11C2D">
        <w:rPr>
          <w:rFonts w:ascii="David" w:hAnsi="David" w:cs="David" w:hint="eastAsia"/>
          <w:i/>
          <w:sz w:val="24"/>
          <w:szCs w:val="24"/>
          <w:rtl/>
        </w:rPr>
        <w:t>הבאים</w:t>
      </w:r>
      <w:r w:rsidRPr="00C11C2D">
        <w:rPr>
          <w:rFonts w:ascii="David" w:hAnsi="David" w:cs="David"/>
          <w:i/>
          <w:sz w:val="24"/>
          <w:szCs w:val="24"/>
          <w:rtl/>
        </w:rPr>
        <w:t>:</w:t>
      </w:r>
    </w:p>
    <w:p w14:paraId="5A99E9F1"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ישתמש</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בחומרים</w:t>
      </w:r>
      <w:r w:rsidRPr="00C11C2D">
        <w:rPr>
          <w:rFonts w:ascii="David" w:hAnsi="David" w:cs="David"/>
          <w:i/>
          <w:sz w:val="24"/>
          <w:szCs w:val="24"/>
          <w:rtl/>
        </w:rPr>
        <w:t xml:space="preserve"> </w:t>
      </w:r>
      <w:r w:rsidRPr="00C11C2D">
        <w:rPr>
          <w:rFonts w:ascii="David" w:hAnsi="David" w:cs="David" w:hint="eastAsia"/>
          <w:i/>
          <w:sz w:val="24"/>
          <w:szCs w:val="24"/>
          <w:rtl/>
        </w:rPr>
        <w:t>שלא</w:t>
      </w:r>
      <w:r w:rsidRPr="00C11C2D">
        <w:rPr>
          <w:rFonts w:ascii="David" w:hAnsi="David" w:cs="David"/>
          <w:i/>
          <w:sz w:val="24"/>
          <w:szCs w:val="24"/>
          <w:rtl/>
        </w:rPr>
        <w:t xml:space="preserve"> </w:t>
      </w:r>
      <w:r w:rsidRPr="00C11C2D">
        <w:rPr>
          <w:rFonts w:ascii="David" w:hAnsi="David" w:cs="David" w:hint="eastAsia"/>
          <w:i/>
          <w:sz w:val="24"/>
          <w:szCs w:val="24"/>
          <w:rtl/>
        </w:rPr>
        <w:t>אושרו</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w:t>
      </w:r>
    </w:p>
    <w:p w14:paraId="5DB0A0CF"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נעשתה</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באופן</w:t>
      </w:r>
      <w:r w:rsidRPr="00C11C2D">
        <w:rPr>
          <w:rFonts w:ascii="David" w:hAnsi="David" w:cs="David"/>
          <w:i/>
          <w:sz w:val="24"/>
          <w:szCs w:val="24"/>
          <w:rtl/>
        </w:rPr>
        <w:t xml:space="preserve"> </w:t>
      </w:r>
      <w:r w:rsidRPr="00C11C2D">
        <w:rPr>
          <w:rFonts w:ascii="David" w:hAnsi="David" w:cs="David" w:hint="eastAsia"/>
          <w:i/>
          <w:sz w:val="24"/>
          <w:szCs w:val="24"/>
          <w:rtl/>
        </w:rPr>
        <w:t>שאינו</w:t>
      </w:r>
      <w:r w:rsidRPr="00C11C2D">
        <w:rPr>
          <w:rFonts w:ascii="David" w:hAnsi="David" w:cs="David"/>
          <w:i/>
          <w:sz w:val="24"/>
          <w:szCs w:val="24"/>
          <w:rtl/>
        </w:rPr>
        <w:t xml:space="preserve"> </w:t>
      </w:r>
      <w:r w:rsidRPr="00C11C2D">
        <w:rPr>
          <w:rFonts w:ascii="David" w:hAnsi="David" w:cs="David" w:hint="eastAsia"/>
          <w:i/>
          <w:sz w:val="24"/>
          <w:szCs w:val="24"/>
          <w:rtl/>
        </w:rPr>
        <w:t>תואם</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החוזה</w:t>
      </w:r>
      <w:r w:rsidRPr="00C11C2D">
        <w:rPr>
          <w:rFonts w:ascii="David" w:hAnsi="David" w:cs="David"/>
          <w:i/>
          <w:sz w:val="24"/>
          <w:szCs w:val="24"/>
          <w:rtl/>
        </w:rPr>
        <w:t>.</w:t>
      </w:r>
    </w:p>
    <w:p w14:paraId="5C16125E"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הוכיחו</w:t>
      </w:r>
      <w:r w:rsidRPr="00C11C2D">
        <w:rPr>
          <w:rFonts w:ascii="David" w:hAnsi="David" w:cs="David"/>
          <w:i/>
          <w:sz w:val="24"/>
          <w:szCs w:val="24"/>
          <w:rtl/>
        </w:rPr>
        <w:t xml:space="preserve"> </w:t>
      </w:r>
      <w:r w:rsidRPr="00C11C2D">
        <w:rPr>
          <w:rFonts w:ascii="David" w:hAnsi="David" w:cs="David" w:hint="eastAsia"/>
          <w:i/>
          <w:sz w:val="24"/>
          <w:szCs w:val="24"/>
          <w:rtl/>
        </w:rPr>
        <w:t>שהטיב</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החוזק</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אינם</w:t>
      </w:r>
      <w:r w:rsidRPr="00C11C2D">
        <w:rPr>
          <w:rFonts w:ascii="David" w:hAnsi="David" w:cs="David"/>
          <w:i/>
          <w:sz w:val="24"/>
          <w:szCs w:val="24"/>
          <w:rtl/>
        </w:rPr>
        <w:t xml:space="preserve"> </w:t>
      </w:r>
      <w:r w:rsidRPr="00C11C2D">
        <w:rPr>
          <w:rFonts w:ascii="David" w:hAnsi="David" w:cs="David" w:hint="eastAsia"/>
          <w:i/>
          <w:sz w:val="24"/>
          <w:szCs w:val="24"/>
          <w:rtl/>
        </w:rPr>
        <w:t>לשביעת</w:t>
      </w:r>
      <w:r w:rsidRPr="00C11C2D">
        <w:rPr>
          <w:rFonts w:ascii="David" w:hAnsi="David" w:cs="David"/>
          <w:i/>
          <w:sz w:val="24"/>
          <w:szCs w:val="24"/>
          <w:rtl/>
        </w:rPr>
        <w:t xml:space="preserve"> </w:t>
      </w:r>
      <w:r w:rsidRPr="00C11C2D">
        <w:rPr>
          <w:rFonts w:ascii="David" w:hAnsi="David" w:cs="David" w:hint="eastAsia"/>
          <w:i/>
          <w:sz w:val="24"/>
          <w:szCs w:val="24"/>
          <w:rtl/>
        </w:rPr>
        <w:t>רצון</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אזי</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זכאי</w:t>
      </w:r>
      <w:r w:rsidRPr="00C11C2D">
        <w:rPr>
          <w:rFonts w:ascii="David" w:hAnsi="David" w:cs="David"/>
          <w:i/>
          <w:sz w:val="24"/>
          <w:szCs w:val="24"/>
          <w:rtl/>
        </w:rPr>
        <w:t xml:space="preserve"> </w:t>
      </w:r>
      <w:r w:rsidRPr="00C11C2D">
        <w:rPr>
          <w:rFonts w:ascii="David" w:hAnsi="David" w:cs="David" w:hint="eastAsia"/>
          <w:i/>
          <w:sz w:val="24"/>
          <w:szCs w:val="24"/>
          <w:rtl/>
        </w:rPr>
        <w:t>להפסיק</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ולצוות</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הריסת</w:t>
      </w:r>
      <w:r w:rsidRPr="00C11C2D">
        <w:rPr>
          <w:rFonts w:ascii="David" w:hAnsi="David" w:cs="David"/>
          <w:i/>
          <w:sz w:val="24"/>
          <w:szCs w:val="24"/>
          <w:rtl/>
        </w:rPr>
        <w:t xml:space="preserve"> </w:t>
      </w:r>
      <w:r w:rsidRPr="00C11C2D">
        <w:rPr>
          <w:rFonts w:ascii="David" w:hAnsi="David" w:cs="David" w:hint="eastAsia"/>
          <w:i/>
          <w:sz w:val="24"/>
          <w:szCs w:val="24"/>
          <w:rtl/>
        </w:rPr>
        <w:t>עבודות</w:t>
      </w:r>
      <w:r w:rsidRPr="00C11C2D">
        <w:rPr>
          <w:rFonts w:ascii="David" w:hAnsi="David" w:cs="David"/>
          <w:i/>
          <w:sz w:val="24"/>
          <w:szCs w:val="24"/>
          <w:rtl/>
        </w:rPr>
        <w:t xml:space="preserve"> </w:t>
      </w:r>
      <w:r w:rsidRPr="00C11C2D">
        <w:rPr>
          <w:rFonts w:ascii="David" w:hAnsi="David" w:cs="David" w:hint="eastAsia"/>
          <w:i/>
          <w:sz w:val="24"/>
          <w:szCs w:val="24"/>
          <w:rtl/>
        </w:rPr>
        <w:t>שלבנייתן</w:t>
      </w:r>
      <w:r w:rsidRPr="00C11C2D">
        <w:rPr>
          <w:rFonts w:ascii="David" w:hAnsi="David" w:cs="David"/>
          <w:i/>
          <w:sz w:val="24"/>
          <w:szCs w:val="24"/>
          <w:rtl/>
        </w:rPr>
        <w:t xml:space="preserve"> </w:t>
      </w:r>
      <w:r w:rsidRPr="00C11C2D">
        <w:rPr>
          <w:rFonts w:ascii="David" w:hAnsi="David" w:cs="David" w:hint="eastAsia"/>
          <w:i/>
          <w:sz w:val="24"/>
          <w:szCs w:val="24"/>
          <w:rtl/>
        </w:rPr>
        <w:t>השתמש</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בחומרים</w:t>
      </w:r>
      <w:r w:rsidRPr="00C11C2D">
        <w:rPr>
          <w:rFonts w:ascii="David" w:hAnsi="David" w:cs="David"/>
          <w:i/>
          <w:sz w:val="24"/>
          <w:szCs w:val="24"/>
          <w:rtl/>
        </w:rPr>
        <w:t xml:space="preserve"> </w:t>
      </w:r>
      <w:r w:rsidRPr="00C11C2D">
        <w:rPr>
          <w:rFonts w:ascii="David" w:hAnsi="David" w:cs="David" w:hint="eastAsia"/>
          <w:i/>
          <w:sz w:val="24"/>
          <w:szCs w:val="24"/>
          <w:rtl/>
        </w:rPr>
        <w:t>שנפסלו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שהיו</w:t>
      </w:r>
      <w:r w:rsidRPr="00C11C2D">
        <w:rPr>
          <w:rFonts w:ascii="David" w:hAnsi="David" w:cs="David"/>
          <w:i/>
          <w:sz w:val="24"/>
          <w:szCs w:val="24"/>
          <w:rtl/>
        </w:rPr>
        <w:t xml:space="preserve"> </w:t>
      </w:r>
      <w:r w:rsidRPr="00C11C2D">
        <w:rPr>
          <w:rFonts w:ascii="David" w:hAnsi="David" w:cs="David" w:hint="eastAsia"/>
          <w:i/>
          <w:sz w:val="24"/>
          <w:szCs w:val="24"/>
          <w:rtl/>
        </w:rPr>
        <w:t>בלתי</w:t>
      </w:r>
      <w:r w:rsidRPr="00C11C2D">
        <w:rPr>
          <w:rFonts w:ascii="David" w:hAnsi="David" w:cs="David"/>
          <w:i/>
          <w:sz w:val="24"/>
          <w:szCs w:val="24"/>
          <w:rtl/>
        </w:rPr>
        <w:t xml:space="preserve"> </w:t>
      </w:r>
      <w:r w:rsidRPr="00C11C2D">
        <w:rPr>
          <w:rFonts w:ascii="David" w:hAnsi="David" w:cs="David" w:hint="eastAsia"/>
          <w:i/>
          <w:sz w:val="24"/>
          <w:szCs w:val="24"/>
          <w:rtl/>
        </w:rPr>
        <w:t>מתאימים</w:t>
      </w:r>
      <w:r w:rsidRPr="00C11C2D">
        <w:rPr>
          <w:rFonts w:ascii="David" w:hAnsi="David" w:cs="David"/>
          <w:i/>
          <w:sz w:val="24"/>
          <w:szCs w:val="24"/>
          <w:rtl/>
        </w:rPr>
        <w:t xml:space="preserve"> </w:t>
      </w:r>
      <w:r w:rsidRPr="00C11C2D">
        <w:rPr>
          <w:rFonts w:ascii="David" w:hAnsi="David" w:cs="David" w:hint="eastAsia"/>
          <w:i/>
          <w:sz w:val="24"/>
          <w:szCs w:val="24"/>
          <w:rtl/>
        </w:rPr>
        <w:t>לחוזה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שבוצעו</w:t>
      </w:r>
      <w:r w:rsidRPr="00C11C2D">
        <w:rPr>
          <w:rFonts w:ascii="David" w:hAnsi="David" w:cs="David"/>
          <w:i/>
          <w:sz w:val="24"/>
          <w:szCs w:val="24"/>
          <w:rtl/>
        </w:rPr>
        <w:t xml:space="preserve"> </w:t>
      </w:r>
      <w:r w:rsidRPr="00C11C2D">
        <w:rPr>
          <w:rFonts w:ascii="David" w:hAnsi="David" w:cs="David" w:hint="eastAsia"/>
          <w:i/>
          <w:sz w:val="24"/>
          <w:szCs w:val="24"/>
          <w:rtl/>
        </w:rPr>
        <w:t>באופן</w:t>
      </w:r>
      <w:r w:rsidRPr="00C11C2D">
        <w:rPr>
          <w:rFonts w:ascii="David" w:hAnsi="David" w:cs="David"/>
          <w:i/>
          <w:sz w:val="24"/>
          <w:szCs w:val="24"/>
          <w:rtl/>
        </w:rPr>
        <w:t xml:space="preserve"> </w:t>
      </w:r>
      <w:r w:rsidRPr="00C11C2D">
        <w:rPr>
          <w:rFonts w:ascii="David" w:hAnsi="David" w:cs="David" w:hint="eastAsia"/>
          <w:i/>
          <w:sz w:val="24"/>
          <w:szCs w:val="24"/>
          <w:rtl/>
        </w:rPr>
        <w:t>שאינו</w:t>
      </w:r>
      <w:r w:rsidRPr="00C11C2D">
        <w:rPr>
          <w:rFonts w:ascii="David" w:hAnsi="David" w:cs="David"/>
          <w:i/>
          <w:sz w:val="24"/>
          <w:szCs w:val="24"/>
          <w:rtl/>
        </w:rPr>
        <w:t xml:space="preserve"> </w:t>
      </w:r>
      <w:r w:rsidRPr="00C11C2D">
        <w:rPr>
          <w:rFonts w:ascii="David" w:hAnsi="David" w:cs="David" w:hint="eastAsia"/>
          <w:i/>
          <w:sz w:val="24"/>
          <w:szCs w:val="24"/>
          <w:rtl/>
        </w:rPr>
        <w:t>תואם</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החוזה</w:t>
      </w:r>
      <w:r w:rsidRPr="00C11C2D">
        <w:rPr>
          <w:rFonts w:ascii="David" w:hAnsi="David" w:cs="David"/>
          <w:i/>
          <w:sz w:val="24"/>
          <w:szCs w:val="24"/>
          <w:rtl/>
        </w:rPr>
        <w:t xml:space="preserve">, </w:t>
      </w:r>
      <w:r w:rsidRPr="00C11C2D">
        <w:rPr>
          <w:rFonts w:ascii="David" w:hAnsi="David" w:cs="David" w:hint="eastAsia"/>
          <w:i/>
          <w:sz w:val="24"/>
          <w:szCs w:val="24"/>
          <w:rtl/>
        </w:rPr>
        <w:t>ועל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לציית</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ולהוציאן</w:t>
      </w:r>
      <w:r w:rsidRPr="00C11C2D">
        <w:rPr>
          <w:rFonts w:ascii="David" w:hAnsi="David" w:cs="David"/>
          <w:i/>
          <w:sz w:val="24"/>
          <w:szCs w:val="24"/>
          <w:rtl/>
        </w:rPr>
        <w:t xml:space="preserve"> </w:t>
      </w:r>
      <w:r w:rsidRPr="00C11C2D">
        <w:rPr>
          <w:rFonts w:ascii="David" w:hAnsi="David" w:cs="David" w:hint="eastAsia"/>
          <w:i/>
          <w:sz w:val="24"/>
          <w:szCs w:val="24"/>
          <w:rtl/>
        </w:rPr>
        <w:t>לפועל</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וכן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עליו</w:t>
      </w:r>
      <w:r w:rsidRPr="00C11C2D">
        <w:rPr>
          <w:rFonts w:ascii="David" w:hAnsi="David" w:cs="David"/>
          <w:i/>
          <w:sz w:val="24"/>
          <w:szCs w:val="24"/>
          <w:rtl/>
        </w:rPr>
        <w:t xml:space="preserve"> </w:t>
      </w:r>
      <w:r w:rsidRPr="00C11C2D">
        <w:rPr>
          <w:rFonts w:ascii="David" w:hAnsi="David" w:cs="David" w:hint="eastAsia"/>
          <w:i/>
          <w:sz w:val="24"/>
          <w:szCs w:val="24"/>
          <w:rtl/>
        </w:rPr>
        <w:t>לבצע</w:t>
      </w:r>
      <w:r w:rsidRPr="00C11C2D">
        <w:rPr>
          <w:rFonts w:ascii="David" w:hAnsi="David" w:cs="David"/>
          <w:i/>
          <w:sz w:val="24"/>
          <w:szCs w:val="24"/>
          <w:rtl/>
        </w:rPr>
        <w:t xml:space="preserve"> </w:t>
      </w:r>
      <w:r w:rsidRPr="00C11C2D">
        <w:rPr>
          <w:rFonts w:ascii="David" w:hAnsi="David" w:cs="David" w:hint="eastAsia"/>
          <w:i/>
          <w:sz w:val="24"/>
          <w:szCs w:val="24"/>
          <w:rtl/>
        </w:rPr>
        <w:t>מחדש</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אותה</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שנהרסה</w:t>
      </w:r>
      <w:r w:rsidRPr="00C11C2D">
        <w:rPr>
          <w:rFonts w:ascii="David" w:hAnsi="David" w:cs="David"/>
          <w:i/>
          <w:sz w:val="24"/>
          <w:szCs w:val="24"/>
          <w:rtl/>
        </w:rPr>
        <w:t>.</w:t>
      </w:r>
    </w:p>
    <w:p w14:paraId="55CB92F0" w14:textId="77777777" w:rsidR="00EF4F1C" w:rsidRPr="00D53BE8" w:rsidRDefault="00EF4F1C" w:rsidP="00D53BE8">
      <w:pPr>
        <w:spacing w:after="0" w:afterAutospacing="0" w:line="240" w:lineRule="auto"/>
        <w:ind w:left="1508"/>
        <w:rPr>
          <w:rFonts w:ascii="David" w:hAnsi="David" w:cs="David"/>
          <w:sz w:val="24"/>
          <w:szCs w:val="24"/>
          <w:rtl/>
        </w:rPr>
      </w:pPr>
      <w:r w:rsidRPr="00D53BE8">
        <w:rPr>
          <w:rFonts w:ascii="David" w:hAnsi="David" w:cs="David" w:hint="eastAsia"/>
          <w:sz w:val="24"/>
          <w:szCs w:val="24"/>
          <w:rtl/>
        </w:rPr>
        <w:t>למפקח</w:t>
      </w:r>
      <w:r w:rsidRPr="00D53BE8">
        <w:rPr>
          <w:rFonts w:ascii="David" w:hAnsi="David" w:cs="David"/>
          <w:sz w:val="24"/>
          <w:szCs w:val="24"/>
          <w:rtl/>
        </w:rPr>
        <w:t xml:space="preserve"> </w:t>
      </w:r>
      <w:r w:rsidRPr="00D53BE8">
        <w:rPr>
          <w:rFonts w:ascii="David" w:hAnsi="David" w:cs="David" w:hint="eastAsia"/>
          <w:sz w:val="24"/>
          <w:szCs w:val="24"/>
          <w:rtl/>
        </w:rPr>
        <w:t>תהיה</w:t>
      </w:r>
      <w:r w:rsidRPr="00D53BE8">
        <w:rPr>
          <w:rFonts w:ascii="David" w:hAnsi="David" w:cs="David"/>
          <w:sz w:val="24"/>
          <w:szCs w:val="24"/>
          <w:rtl/>
        </w:rPr>
        <w:t xml:space="preserve"> </w:t>
      </w:r>
      <w:r w:rsidRPr="00D53BE8">
        <w:rPr>
          <w:rFonts w:ascii="David" w:hAnsi="David" w:cs="David" w:hint="eastAsia"/>
          <w:sz w:val="24"/>
          <w:szCs w:val="24"/>
          <w:rtl/>
        </w:rPr>
        <w:t>הרשות</w:t>
      </w:r>
      <w:r w:rsidRPr="00D53BE8">
        <w:rPr>
          <w:rFonts w:ascii="David" w:hAnsi="David" w:cs="David"/>
          <w:sz w:val="24"/>
          <w:szCs w:val="24"/>
          <w:rtl/>
        </w:rPr>
        <w:t xml:space="preserve"> </w:t>
      </w:r>
      <w:r w:rsidRPr="00D53BE8">
        <w:rPr>
          <w:rFonts w:ascii="David" w:hAnsi="David" w:cs="David" w:hint="eastAsia"/>
          <w:sz w:val="24"/>
          <w:szCs w:val="24"/>
          <w:rtl/>
        </w:rPr>
        <w:t>לוותר</w:t>
      </w:r>
      <w:r w:rsidRPr="00D53BE8">
        <w:rPr>
          <w:rFonts w:ascii="David" w:hAnsi="David" w:cs="David"/>
          <w:sz w:val="24"/>
          <w:szCs w:val="24"/>
          <w:rtl/>
        </w:rPr>
        <w:t xml:space="preserve"> </w:t>
      </w:r>
      <w:r w:rsidRPr="00D53BE8">
        <w:rPr>
          <w:rFonts w:ascii="David" w:hAnsi="David" w:cs="David" w:hint="eastAsia"/>
          <w:sz w:val="24"/>
          <w:szCs w:val="24"/>
          <w:rtl/>
        </w:rPr>
        <w:t>על</w:t>
      </w:r>
      <w:r w:rsidRPr="00D53BE8">
        <w:rPr>
          <w:rFonts w:ascii="David" w:hAnsi="David" w:cs="David"/>
          <w:sz w:val="24"/>
          <w:szCs w:val="24"/>
          <w:rtl/>
        </w:rPr>
        <w:t xml:space="preserve"> </w:t>
      </w:r>
      <w:r w:rsidRPr="00D53BE8">
        <w:rPr>
          <w:rFonts w:ascii="David" w:hAnsi="David" w:cs="David" w:hint="eastAsia"/>
          <w:sz w:val="24"/>
          <w:szCs w:val="24"/>
          <w:rtl/>
        </w:rPr>
        <w:t>הריסת</w:t>
      </w:r>
      <w:r w:rsidRPr="00D53BE8">
        <w:rPr>
          <w:rFonts w:ascii="David" w:hAnsi="David" w:cs="David"/>
          <w:sz w:val="24"/>
          <w:szCs w:val="24"/>
          <w:rtl/>
        </w:rPr>
        <w:t xml:space="preserve"> </w:t>
      </w:r>
      <w:r w:rsidRPr="00D53BE8">
        <w:rPr>
          <w:rFonts w:ascii="David" w:hAnsi="David" w:cs="David" w:hint="eastAsia"/>
          <w:sz w:val="24"/>
          <w:szCs w:val="24"/>
          <w:rtl/>
        </w:rPr>
        <w:t>עבודות</w:t>
      </w:r>
      <w:r w:rsidRPr="00D53BE8">
        <w:rPr>
          <w:rFonts w:ascii="David" w:hAnsi="David" w:cs="David"/>
          <w:sz w:val="24"/>
          <w:szCs w:val="24"/>
          <w:rtl/>
        </w:rPr>
        <w:t xml:space="preserve"> </w:t>
      </w:r>
      <w:r w:rsidRPr="00D53BE8">
        <w:rPr>
          <w:rFonts w:ascii="David" w:hAnsi="David" w:cs="David" w:hint="eastAsia"/>
          <w:sz w:val="24"/>
          <w:szCs w:val="24"/>
          <w:rtl/>
        </w:rPr>
        <w:t>כאמור</w:t>
      </w:r>
      <w:r w:rsidRPr="00D53BE8">
        <w:rPr>
          <w:rFonts w:ascii="David" w:hAnsi="David" w:cs="David"/>
          <w:sz w:val="24"/>
          <w:szCs w:val="24"/>
          <w:rtl/>
        </w:rPr>
        <w:t xml:space="preserve"> </w:t>
      </w:r>
      <w:r w:rsidRPr="00D53BE8">
        <w:rPr>
          <w:rFonts w:ascii="David" w:hAnsi="David" w:cs="David" w:hint="eastAsia"/>
          <w:sz w:val="24"/>
          <w:szCs w:val="24"/>
          <w:rtl/>
        </w:rPr>
        <w:t>ולקבוע</w:t>
      </w:r>
      <w:r w:rsidRPr="00D53BE8">
        <w:rPr>
          <w:rFonts w:ascii="David" w:hAnsi="David" w:cs="David"/>
          <w:sz w:val="24"/>
          <w:szCs w:val="24"/>
          <w:rtl/>
        </w:rPr>
        <w:t xml:space="preserve"> </w:t>
      </w:r>
      <w:r w:rsidRPr="00D53BE8">
        <w:rPr>
          <w:rFonts w:ascii="David" w:hAnsi="David" w:cs="David" w:hint="eastAsia"/>
          <w:sz w:val="24"/>
          <w:szCs w:val="24"/>
          <w:rtl/>
        </w:rPr>
        <w:t>לפי</w:t>
      </w:r>
      <w:r w:rsidRPr="00D53BE8">
        <w:rPr>
          <w:rFonts w:ascii="David" w:hAnsi="David" w:cs="David"/>
          <w:sz w:val="24"/>
          <w:szCs w:val="24"/>
          <w:rtl/>
        </w:rPr>
        <w:t xml:space="preserve"> </w:t>
      </w:r>
      <w:r w:rsidRPr="00D53BE8">
        <w:rPr>
          <w:rFonts w:ascii="David" w:hAnsi="David" w:cs="David" w:hint="eastAsia"/>
          <w:sz w:val="24"/>
          <w:szCs w:val="24"/>
          <w:rtl/>
        </w:rPr>
        <w:t>הערכתו</w:t>
      </w:r>
      <w:r w:rsidRPr="00D53BE8">
        <w:rPr>
          <w:rFonts w:ascii="David" w:hAnsi="David" w:cs="David"/>
          <w:sz w:val="24"/>
          <w:szCs w:val="24"/>
          <w:rtl/>
        </w:rPr>
        <w:t xml:space="preserve"> </w:t>
      </w:r>
      <w:r w:rsidRPr="00D53BE8">
        <w:rPr>
          <w:rFonts w:ascii="David" w:hAnsi="David" w:cs="David" w:hint="eastAsia"/>
          <w:sz w:val="24"/>
          <w:szCs w:val="24"/>
          <w:rtl/>
        </w:rPr>
        <w:t>את</w:t>
      </w:r>
      <w:r w:rsidRPr="00D53BE8">
        <w:rPr>
          <w:rFonts w:ascii="David" w:hAnsi="David" w:cs="David"/>
          <w:sz w:val="24"/>
          <w:szCs w:val="24"/>
          <w:rtl/>
        </w:rPr>
        <w:t xml:space="preserve"> </w:t>
      </w:r>
      <w:r w:rsidRPr="00D53BE8">
        <w:rPr>
          <w:rFonts w:ascii="David" w:hAnsi="David" w:cs="David" w:hint="eastAsia"/>
          <w:sz w:val="24"/>
          <w:szCs w:val="24"/>
          <w:rtl/>
        </w:rPr>
        <w:t>ההפרש</w:t>
      </w:r>
      <w:r w:rsidRPr="00D53BE8">
        <w:rPr>
          <w:rFonts w:ascii="David" w:hAnsi="David" w:cs="David"/>
          <w:sz w:val="24"/>
          <w:szCs w:val="24"/>
          <w:rtl/>
        </w:rPr>
        <w:t xml:space="preserve"> </w:t>
      </w:r>
      <w:r w:rsidRPr="00D53BE8">
        <w:rPr>
          <w:rFonts w:ascii="David" w:hAnsi="David" w:cs="David" w:hint="eastAsia"/>
          <w:sz w:val="24"/>
          <w:szCs w:val="24"/>
          <w:rtl/>
        </w:rPr>
        <w:t>בין</w:t>
      </w:r>
      <w:r w:rsidRPr="00D53BE8">
        <w:rPr>
          <w:rFonts w:ascii="David" w:hAnsi="David" w:cs="David"/>
          <w:sz w:val="24"/>
          <w:szCs w:val="24"/>
          <w:rtl/>
        </w:rPr>
        <w:t xml:space="preserve"> </w:t>
      </w:r>
      <w:r w:rsidRPr="00D53BE8">
        <w:rPr>
          <w:rFonts w:ascii="David" w:hAnsi="David" w:cs="David" w:hint="eastAsia"/>
          <w:sz w:val="24"/>
          <w:szCs w:val="24"/>
          <w:rtl/>
        </w:rPr>
        <w:t>שווי</w:t>
      </w:r>
      <w:r w:rsidRPr="00D53BE8">
        <w:rPr>
          <w:rFonts w:ascii="David" w:hAnsi="David" w:cs="David"/>
          <w:sz w:val="24"/>
          <w:szCs w:val="24"/>
          <w:rtl/>
        </w:rPr>
        <w:t xml:space="preserve"> </w:t>
      </w:r>
      <w:r w:rsidRPr="00D53BE8">
        <w:rPr>
          <w:rFonts w:ascii="David" w:hAnsi="David" w:cs="David" w:hint="eastAsia"/>
          <w:sz w:val="24"/>
          <w:szCs w:val="24"/>
          <w:rtl/>
        </w:rPr>
        <w:t>העבודות</w:t>
      </w:r>
      <w:r w:rsidRPr="00D53BE8">
        <w:rPr>
          <w:rFonts w:ascii="David" w:hAnsi="David" w:cs="David"/>
          <w:sz w:val="24"/>
          <w:szCs w:val="24"/>
          <w:rtl/>
        </w:rPr>
        <w:t xml:space="preserve"> </w:t>
      </w:r>
      <w:r w:rsidRPr="00D53BE8">
        <w:rPr>
          <w:rFonts w:ascii="David" w:hAnsi="David" w:cs="David" w:hint="eastAsia"/>
          <w:sz w:val="24"/>
          <w:szCs w:val="24"/>
          <w:rtl/>
        </w:rPr>
        <w:t>לעומת</w:t>
      </w:r>
      <w:r w:rsidRPr="00D53BE8">
        <w:rPr>
          <w:rFonts w:ascii="David" w:hAnsi="David" w:cs="David"/>
          <w:sz w:val="24"/>
          <w:szCs w:val="24"/>
          <w:rtl/>
        </w:rPr>
        <w:t xml:space="preserve"> </w:t>
      </w:r>
      <w:r w:rsidRPr="00D53BE8">
        <w:rPr>
          <w:rFonts w:ascii="David" w:hAnsi="David" w:cs="David" w:hint="eastAsia"/>
          <w:sz w:val="24"/>
          <w:szCs w:val="24"/>
          <w:rtl/>
        </w:rPr>
        <w:t>שווין</w:t>
      </w:r>
      <w:r w:rsidRPr="00D53BE8">
        <w:rPr>
          <w:rFonts w:ascii="David" w:hAnsi="David" w:cs="David"/>
          <w:sz w:val="24"/>
          <w:szCs w:val="24"/>
          <w:rtl/>
        </w:rPr>
        <w:t xml:space="preserve"> </w:t>
      </w:r>
      <w:r w:rsidRPr="00D53BE8">
        <w:rPr>
          <w:rFonts w:ascii="David" w:hAnsi="David" w:cs="David" w:hint="eastAsia"/>
          <w:sz w:val="24"/>
          <w:szCs w:val="24"/>
          <w:rtl/>
        </w:rPr>
        <w:t>אילו</w:t>
      </w:r>
      <w:r w:rsidRPr="00D53BE8">
        <w:rPr>
          <w:rFonts w:ascii="David" w:hAnsi="David" w:cs="David"/>
          <w:sz w:val="24"/>
          <w:szCs w:val="24"/>
          <w:rtl/>
        </w:rPr>
        <w:t xml:space="preserve"> </w:t>
      </w:r>
      <w:r w:rsidRPr="00D53BE8">
        <w:rPr>
          <w:rFonts w:ascii="David" w:hAnsi="David" w:cs="David" w:hint="eastAsia"/>
          <w:sz w:val="24"/>
          <w:szCs w:val="24"/>
          <w:rtl/>
        </w:rPr>
        <w:t>נעשו</w:t>
      </w:r>
      <w:r w:rsidRPr="00D53BE8">
        <w:rPr>
          <w:rFonts w:ascii="David" w:hAnsi="David" w:cs="David"/>
          <w:sz w:val="24"/>
          <w:szCs w:val="24"/>
          <w:rtl/>
        </w:rPr>
        <w:t xml:space="preserve"> </w:t>
      </w:r>
      <w:r w:rsidRPr="00D53BE8">
        <w:rPr>
          <w:rFonts w:ascii="David" w:hAnsi="David" w:cs="David" w:hint="eastAsia"/>
          <w:sz w:val="24"/>
          <w:szCs w:val="24"/>
          <w:rtl/>
        </w:rPr>
        <w:t>בחומרים</w:t>
      </w:r>
      <w:r w:rsidRPr="00D53BE8">
        <w:rPr>
          <w:rFonts w:ascii="David" w:hAnsi="David" w:cs="David"/>
          <w:sz w:val="24"/>
          <w:szCs w:val="24"/>
          <w:rtl/>
        </w:rPr>
        <w:t xml:space="preserve"> </w:t>
      </w:r>
      <w:r w:rsidRPr="00D53BE8">
        <w:rPr>
          <w:rFonts w:ascii="David" w:hAnsi="David" w:cs="David" w:hint="eastAsia"/>
          <w:sz w:val="24"/>
          <w:szCs w:val="24"/>
          <w:rtl/>
        </w:rPr>
        <w:t>שאושרו</w:t>
      </w:r>
      <w:r w:rsidRPr="00D53BE8">
        <w:rPr>
          <w:rFonts w:ascii="David" w:hAnsi="David" w:cs="David"/>
          <w:sz w:val="24"/>
          <w:szCs w:val="24"/>
          <w:rtl/>
        </w:rPr>
        <w:t xml:space="preserve"> </w:t>
      </w:r>
      <w:r w:rsidRPr="00D53BE8">
        <w:rPr>
          <w:rFonts w:ascii="David" w:hAnsi="David" w:cs="David" w:hint="eastAsia"/>
          <w:sz w:val="24"/>
          <w:szCs w:val="24"/>
          <w:rtl/>
        </w:rPr>
        <w:t>על</w:t>
      </w:r>
      <w:r w:rsidRPr="00D53BE8">
        <w:rPr>
          <w:rFonts w:ascii="David" w:hAnsi="David" w:cs="David"/>
          <w:sz w:val="24"/>
          <w:szCs w:val="24"/>
          <w:rtl/>
        </w:rPr>
        <w:t xml:space="preserve"> </w:t>
      </w:r>
      <w:r w:rsidRPr="00D53BE8">
        <w:rPr>
          <w:rFonts w:ascii="David" w:hAnsi="David" w:cs="David" w:hint="eastAsia"/>
          <w:sz w:val="24"/>
          <w:szCs w:val="24"/>
          <w:rtl/>
        </w:rPr>
        <w:t>ידו</w:t>
      </w:r>
      <w:r w:rsidRPr="00D53BE8">
        <w:rPr>
          <w:rFonts w:ascii="David" w:hAnsi="David" w:cs="David"/>
          <w:sz w:val="24"/>
          <w:szCs w:val="24"/>
          <w:rtl/>
        </w:rPr>
        <w:t xml:space="preserve"> </w:t>
      </w:r>
      <w:r w:rsidRPr="00D53BE8">
        <w:rPr>
          <w:rFonts w:ascii="David" w:hAnsi="David" w:cs="David" w:hint="eastAsia"/>
          <w:sz w:val="24"/>
          <w:szCs w:val="24"/>
          <w:rtl/>
        </w:rPr>
        <w:t>או</w:t>
      </w:r>
      <w:r w:rsidRPr="00D53BE8">
        <w:rPr>
          <w:rFonts w:ascii="David" w:hAnsi="David" w:cs="David"/>
          <w:sz w:val="24"/>
          <w:szCs w:val="24"/>
          <w:rtl/>
        </w:rPr>
        <w:t xml:space="preserve"> </w:t>
      </w:r>
      <w:r w:rsidRPr="00D53BE8">
        <w:rPr>
          <w:rFonts w:ascii="David" w:hAnsi="David" w:cs="David" w:hint="eastAsia"/>
          <w:sz w:val="24"/>
          <w:szCs w:val="24"/>
          <w:rtl/>
        </w:rPr>
        <w:t>בחומרים</w:t>
      </w:r>
      <w:r w:rsidRPr="00D53BE8">
        <w:rPr>
          <w:rFonts w:ascii="David" w:hAnsi="David" w:cs="David"/>
          <w:sz w:val="24"/>
          <w:szCs w:val="24"/>
          <w:rtl/>
        </w:rPr>
        <w:t xml:space="preserve"> </w:t>
      </w:r>
      <w:r w:rsidRPr="00D53BE8">
        <w:rPr>
          <w:rFonts w:ascii="David" w:hAnsi="David" w:cs="David" w:hint="eastAsia"/>
          <w:sz w:val="24"/>
          <w:szCs w:val="24"/>
          <w:rtl/>
        </w:rPr>
        <w:t>ובטיב</w:t>
      </w:r>
      <w:r w:rsidRPr="00D53BE8">
        <w:rPr>
          <w:rFonts w:ascii="David" w:hAnsi="David" w:cs="David"/>
          <w:sz w:val="24"/>
          <w:szCs w:val="24"/>
          <w:rtl/>
        </w:rPr>
        <w:t xml:space="preserve">, </w:t>
      </w:r>
      <w:r w:rsidRPr="00D53BE8">
        <w:rPr>
          <w:rFonts w:ascii="David" w:hAnsi="David" w:cs="David" w:hint="eastAsia"/>
          <w:sz w:val="24"/>
          <w:szCs w:val="24"/>
          <w:rtl/>
        </w:rPr>
        <w:t>בחוזק</w:t>
      </w:r>
      <w:r w:rsidRPr="00D53BE8">
        <w:rPr>
          <w:rFonts w:ascii="David" w:hAnsi="David" w:cs="David"/>
          <w:sz w:val="24"/>
          <w:szCs w:val="24"/>
          <w:rtl/>
        </w:rPr>
        <w:t xml:space="preserve"> </w:t>
      </w:r>
      <w:r w:rsidRPr="00D53BE8">
        <w:rPr>
          <w:rFonts w:ascii="David" w:hAnsi="David" w:cs="David" w:hint="eastAsia"/>
          <w:sz w:val="24"/>
          <w:szCs w:val="24"/>
          <w:rtl/>
        </w:rPr>
        <w:t>ובאופן</w:t>
      </w:r>
      <w:r w:rsidRPr="00D53BE8">
        <w:rPr>
          <w:rFonts w:ascii="David" w:hAnsi="David" w:cs="David"/>
          <w:sz w:val="24"/>
          <w:szCs w:val="24"/>
          <w:rtl/>
        </w:rPr>
        <w:t xml:space="preserve"> </w:t>
      </w:r>
      <w:r w:rsidRPr="00D53BE8">
        <w:rPr>
          <w:rFonts w:ascii="David" w:hAnsi="David" w:cs="David" w:hint="eastAsia"/>
          <w:sz w:val="24"/>
          <w:szCs w:val="24"/>
          <w:rtl/>
        </w:rPr>
        <w:t>שהיו</w:t>
      </w:r>
      <w:r w:rsidRPr="00D53BE8">
        <w:rPr>
          <w:rFonts w:ascii="David" w:hAnsi="David" w:cs="David"/>
          <w:sz w:val="24"/>
          <w:szCs w:val="24"/>
          <w:rtl/>
        </w:rPr>
        <w:t xml:space="preserve"> </w:t>
      </w:r>
      <w:r w:rsidRPr="00D53BE8">
        <w:rPr>
          <w:rFonts w:ascii="David" w:hAnsi="David" w:cs="David" w:hint="eastAsia"/>
          <w:sz w:val="24"/>
          <w:szCs w:val="24"/>
          <w:rtl/>
        </w:rPr>
        <w:t>לשביעת</w:t>
      </w:r>
      <w:r w:rsidRPr="00D53BE8">
        <w:rPr>
          <w:rFonts w:ascii="David" w:hAnsi="David" w:cs="David"/>
          <w:sz w:val="24"/>
          <w:szCs w:val="24"/>
          <w:rtl/>
        </w:rPr>
        <w:t xml:space="preserve"> </w:t>
      </w:r>
      <w:r w:rsidRPr="00D53BE8">
        <w:rPr>
          <w:rFonts w:ascii="David" w:hAnsi="David" w:cs="David" w:hint="eastAsia"/>
          <w:sz w:val="24"/>
          <w:szCs w:val="24"/>
          <w:rtl/>
        </w:rPr>
        <w:t>רצונו</w:t>
      </w:r>
      <w:r w:rsidRPr="00D53BE8">
        <w:rPr>
          <w:rFonts w:ascii="David" w:hAnsi="David" w:cs="David"/>
          <w:sz w:val="24"/>
          <w:szCs w:val="24"/>
          <w:rtl/>
        </w:rPr>
        <w:t xml:space="preserve">. </w:t>
      </w:r>
      <w:r w:rsidRPr="00D53BE8">
        <w:rPr>
          <w:rFonts w:ascii="David" w:hAnsi="David" w:cs="David" w:hint="eastAsia"/>
          <w:sz w:val="24"/>
          <w:szCs w:val="24"/>
          <w:rtl/>
        </w:rPr>
        <w:t>הפרש</w:t>
      </w:r>
      <w:r w:rsidRPr="00D53BE8">
        <w:rPr>
          <w:rFonts w:ascii="David" w:hAnsi="David" w:cs="David"/>
          <w:sz w:val="24"/>
          <w:szCs w:val="24"/>
          <w:rtl/>
        </w:rPr>
        <w:t xml:space="preserve"> </w:t>
      </w:r>
      <w:r w:rsidRPr="00D53BE8">
        <w:rPr>
          <w:rFonts w:ascii="David" w:hAnsi="David" w:cs="David" w:hint="eastAsia"/>
          <w:sz w:val="24"/>
          <w:szCs w:val="24"/>
          <w:rtl/>
        </w:rPr>
        <w:t>זה</w:t>
      </w:r>
      <w:r w:rsidRPr="00D53BE8">
        <w:rPr>
          <w:rFonts w:ascii="David" w:hAnsi="David" w:cs="David"/>
          <w:sz w:val="24"/>
          <w:szCs w:val="24"/>
          <w:rtl/>
        </w:rPr>
        <w:t xml:space="preserve"> </w:t>
      </w:r>
      <w:r w:rsidRPr="00D53BE8">
        <w:rPr>
          <w:rFonts w:ascii="David" w:hAnsi="David" w:cs="David" w:hint="eastAsia"/>
          <w:sz w:val="24"/>
          <w:szCs w:val="24"/>
          <w:rtl/>
        </w:rPr>
        <w:t>יהיה</w:t>
      </w:r>
      <w:r w:rsidRPr="00D53BE8">
        <w:rPr>
          <w:rFonts w:ascii="David" w:hAnsi="David" w:cs="David"/>
          <w:sz w:val="24"/>
          <w:szCs w:val="24"/>
          <w:rtl/>
        </w:rPr>
        <w:t xml:space="preserve"> </w:t>
      </w:r>
      <w:r w:rsidRPr="00D53BE8">
        <w:rPr>
          <w:rFonts w:ascii="David" w:hAnsi="David" w:cs="David" w:hint="eastAsia"/>
          <w:sz w:val="24"/>
          <w:szCs w:val="24"/>
          <w:rtl/>
        </w:rPr>
        <w:t>סכום</w:t>
      </w:r>
      <w:r w:rsidRPr="00D53BE8">
        <w:rPr>
          <w:rFonts w:ascii="David" w:hAnsi="David" w:cs="David"/>
          <w:sz w:val="24"/>
          <w:szCs w:val="24"/>
          <w:rtl/>
        </w:rPr>
        <w:t xml:space="preserve"> </w:t>
      </w:r>
      <w:r w:rsidRPr="00D53BE8">
        <w:rPr>
          <w:rFonts w:ascii="David" w:hAnsi="David" w:cs="David" w:hint="eastAsia"/>
          <w:sz w:val="24"/>
          <w:szCs w:val="24"/>
          <w:rtl/>
        </w:rPr>
        <w:t>המגיע</w:t>
      </w:r>
      <w:r w:rsidRPr="00D53BE8">
        <w:rPr>
          <w:rFonts w:ascii="David" w:hAnsi="David" w:cs="David"/>
          <w:sz w:val="24"/>
          <w:szCs w:val="24"/>
          <w:rtl/>
        </w:rPr>
        <w:t xml:space="preserve"> </w:t>
      </w:r>
      <w:r w:rsidRPr="00D53BE8">
        <w:rPr>
          <w:rFonts w:ascii="David" w:hAnsi="David" w:cs="David" w:hint="eastAsia"/>
          <w:sz w:val="24"/>
          <w:szCs w:val="24"/>
          <w:rtl/>
        </w:rPr>
        <w:t>מהקבלן</w:t>
      </w:r>
      <w:r w:rsidRPr="00D53BE8">
        <w:rPr>
          <w:rFonts w:ascii="David" w:hAnsi="David" w:cs="David"/>
          <w:sz w:val="24"/>
          <w:szCs w:val="24"/>
          <w:rtl/>
        </w:rPr>
        <w:t xml:space="preserve"> </w:t>
      </w:r>
      <w:r w:rsidRPr="00D53BE8">
        <w:rPr>
          <w:rFonts w:ascii="David" w:hAnsi="David" w:cs="David" w:hint="eastAsia"/>
          <w:sz w:val="24"/>
          <w:szCs w:val="24"/>
          <w:rtl/>
        </w:rPr>
        <w:t>למזמין</w:t>
      </w:r>
      <w:r w:rsidRPr="00D53BE8">
        <w:rPr>
          <w:rFonts w:ascii="David" w:hAnsi="David" w:cs="David"/>
          <w:sz w:val="24"/>
          <w:szCs w:val="24"/>
          <w:rtl/>
        </w:rPr>
        <w:t>.</w:t>
      </w:r>
    </w:p>
    <w:p w14:paraId="7DD0E583" w14:textId="77777777" w:rsidR="00EF4F1C" w:rsidRPr="00D53BE8" w:rsidRDefault="00EF4F1C" w:rsidP="00D53BE8">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D53BE8">
        <w:rPr>
          <w:rFonts w:ascii="David" w:hAnsi="David" w:cs="David" w:hint="eastAsia"/>
          <w:i/>
          <w:sz w:val="24"/>
          <w:szCs w:val="24"/>
          <w:rtl/>
        </w:rPr>
        <w:t>כוחו</w:t>
      </w:r>
      <w:r w:rsidRPr="00D53BE8">
        <w:rPr>
          <w:rFonts w:ascii="David" w:hAnsi="David" w:cs="David"/>
          <w:i/>
          <w:sz w:val="24"/>
          <w:szCs w:val="24"/>
          <w:rtl/>
        </w:rPr>
        <w:t xml:space="preserve"> </w:t>
      </w:r>
      <w:r w:rsidRPr="00D53BE8">
        <w:rPr>
          <w:rFonts w:ascii="David" w:hAnsi="David" w:cs="David" w:hint="eastAsia"/>
          <w:i/>
          <w:sz w:val="24"/>
          <w:szCs w:val="24"/>
          <w:rtl/>
        </w:rPr>
        <w:t>של</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סעיף</w:t>
      </w:r>
      <w:r w:rsidRPr="00D53BE8">
        <w:rPr>
          <w:rFonts w:ascii="David" w:hAnsi="David" w:cs="David"/>
          <w:i/>
          <w:sz w:val="24"/>
          <w:szCs w:val="24"/>
          <w:rtl/>
        </w:rPr>
        <w:t xml:space="preserve"> 19.13 </w:t>
      </w:r>
      <w:r w:rsidRPr="00D53BE8">
        <w:rPr>
          <w:rFonts w:ascii="David" w:hAnsi="David" w:cs="David" w:hint="eastAsia"/>
          <w:i/>
          <w:sz w:val="24"/>
          <w:szCs w:val="24"/>
          <w:rtl/>
        </w:rPr>
        <w:t>לעיל</w:t>
      </w:r>
      <w:r w:rsidRPr="00D53BE8">
        <w:rPr>
          <w:rFonts w:ascii="David" w:hAnsi="David" w:cs="David"/>
          <w:i/>
          <w:sz w:val="24"/>
          <w:szCs w:val="24"/>
          <w:rtl/>
        </w:rPr>
        <w:t xml:space="preserve"> </w:t>
      </w:r>
      <w:r w:rsidRPr="00D53BE8">
        <w:rPr>
          <w:rFonts w:ascii="David" w:hAnsi="David" w:cs="David" w:hint="eastAsia"/>
          <w:i/>
          <w:sz w:val="24"/>
          <w:szCs w:val="24"/>
          <w:rtl/>
        </w:rPr>
        <w:t>יפה</w:t>
      </w:r>
      <w:r w:rsidRPr="00D53BE8">
        <w:rPr>
          <w:rFonts w:ascii="David" w:hAnsi="David" w:cs="David"/>
          <w:i/>
          <w:sz w:val="24"/>
          <w:szCs w:val="24"/>
          <w:rtl/>
        </w:rPr>
        <w:t xml:space="preserve"> </w:t>
      </w:r>
      <w:r w:rsidRPr="00D53BE8">
        <w:rPr>
          <w:rFonts w:ascii="David" w:hAnsi="David" w:cs="David" w:hint="eastAsia"/>
          <w:i/>
          <w:sz w:val="24"/>
          <w:szCs w:val="24"/>
          <w:rtl/>
        </w:rPr>
        <w:t>לכל</w:t>
      </w:r>
      <w:r w:rsidRPr="00D53BE8">
        <w:rPr>
          <w:rFonts w:ascii="David" w:hAnsi="David" w:cs="David"/>
          <w:i/>
          <w:sz w:val="24"/>
          <w:szCs w:val="24"/>
          <w:rtl/>
        </w:rPr>
        <w:t xml:space="preserve"> </w:t>
      </w:r>
      <w:r w:rsidRPr="00D53BE8">
        <w:rPr>
          <w:rFonts w:ascii="David" w:hAnsi="David" w:cs="David" w:hint="eastAsia"/>
          <w:i/>
          <w:sz w:val="24"/>
          <w:szCs w:val="24"/>
          <w:rtl/>
        </w:rPr>
        <w:t>דבר</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אף</w:t>
      </w:r>
      <w:r w:rsidRPr="00D53BE8">
        <w:rPr>
          <w:rFonts w:ascii="David" w:hAnsi="David" w:cs="David"/>
          <w:i/>
          <w:sz w:val="24"/>
          <w:szCs w:val="24"/>
          <w:rtl/>
        </w:rPr>
        <w:t xml:space="preserve"> </w:t>
      </w:r>
      <w:r w:rsidRPr="00D53BE8">
        <w:rPr>
          <w:rFonts w:ascii="David" w:hAnsi="David" w:cs="David" w:hint="eastAsia"/>
          <w:i/>
          <w:sz w:val="24"/>
          <w:szCs w:val="24"/>
          <w:rtl/>
        </w:rPr>
        <w:t>כל</w:t>
      </w:r>
      <w:r w:rsidRPr="00D53BE8">
        <w:rPr>
          <w:rFonts w:ascii="David" w:hAnsi="David" w:cs="David"/>
          <w:i/>
          <w:sz w:val="24"/>
          <w:szCs w:val="24"/>
          <w:rtl/>
        </w:rPr>
        <w:t xml:space="preserve"> </w:t>
      </w:r>
      <w:r w:rsidRPr="00D53BE8">
        <w:rPr>
          <w:rFonts w:ascii="David" w:hAnsi="David" w:cs="David" w:hint="eastAsia"/>
          <w:i/>
          <w:sz w:val="24"/>
          <w:szCs w:val="24"/>
          <w:rtl/>
        </w:rPr>
        <w:t>בדיקה</w:t>
      </w:r>
      <w:r w:rsidRPr="00D53BE8">
        <w:rPr>
          <w:rFonts w:ascii="David" w:hAnsi="David" w:cs="David"/>
          <w:i/>
          <w:sz w:val="24"/>
          <w:szCs w:val="24"/>
          <w:rtl/>
        </w:rPr>
        <w:t xml:space="preserve"> </w:t>
      </w:r>
      <w:r w:rsidRPr="00D53BE8">
        <w:rPr>
          <w:rFonts w:ascii="David" w:hAnsi="David" w:cs="David" w:hint="eastAsia"/>
          <w:i/>
          <w:sz w:val="24"/>
          <w:szCs w:val="24"/>
          <w:rtl/>
        </w:rPr>
        <w:t>שנערכה</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ידי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ועל</w:t>
      </w:r>
      <w:r w:rsidRPr="00D53BE8">
        <w:rPr>
          <w:rFonts w:ascii="David" w:hAnsi="David" w:cs="David"/>
          <w:i/>
          <w:sz w:val="24"/>
          <w:szCs w:val="24"/>
          <w:rtl/>
        </w:rPr>
        <w:t xml:space="preserve"> </w:t>
      </w:r>
      <w:r w:rsidRPr="00D53BE8">
        <w:rPr>
          <w:rFonts w:ascii="David" w:hAnsi="David" w:cs="David" w:hint="eastAsia"/>
          <w:i/>
          <w:sz w:val="24"/>
          <w:szCs w:val="24"/>
          <w:rtl/>
        </w:rPr>
        <w:t>אף</w:t>
      </w:r>
      <w:r w:rsidRPr="00D53BE8">
        <w:rPr>
          <w:rFonts w:ascii="David" w:hAnsi="David" w:cs="David"/>
          <w:i/>
          <w:sz w:val="24"/>
          <w:szCs w:val="24"/>
          <w:rtl/>
        </w:rPr>
        <w:t xml:space="preserve"> </w:t>
      </w:r>
      <w:r w:rsidRPr="00D53BE8">
        <w:rPr>
          <w:rFonts w:ascii="David" w:hAnsi="David" w:cs="David" w:hint="eastAsia"/>
          <w:i/>
          <w:sz w:val="24"/>
          <w:szCs w:val="24"/>
          <w:rtl/>
        </w:rPr>
        <w:t>כל</w:t>
      </w:r>
      <w:r w:rsidRPr="00D53BE8">
        <w:rPr>
          <w:rFonts w:ascii="David" w:hAnsi="David" w:cs="David"/>
          <w:i/>
          <w:sz w:val="24"/>
          <w:szCs w:val="24"/>
          <w:rtl/>
        </w:rPr>
        <w:t xml:space="preserve"> </w:t>
      </w:r>
      <w:r w:rsidRPr="00D53BE8">
        <w:rPr>
          <w:rFonts w:ascii="David" w:hAnsi="David" w:cs="David" w:hint="eastAsia"/>
          <w:i/>
          <w:sz w:val="24"/>
          <w:szCs w:val="24"/>
          <w:rtl/>
        </w:rPr>
        <w:t>תשלום</w:t>
      </w:r>
      <w:r w:rsidRPr="00D53BE8">
        <w:rPr>
          <w:rFonts w:ascii="David" w:hAnsi="David" w:cs="David"/>
          <w:i/>
          <w:sz w:val="24"/>
          <w:szCs w:val="24"/>
          <w:rtl/>
        </w:rPr>
        <w:t xml:space="preserve"> </w:t>
      </w:r>
      <w:r w:rsidRPr="00D53BE8">
        <w:rPr>
          <w:rFonts w:ascii="David" w:hAnsi="David" w:cs="David" w:hint="eastAsia"/>
          <w:i/>
          <w:sz w:val="24"/>
          <w:szCs w:val="24"/>
          <w:rtl/>
        </w:rPr>
        <w:t>ביניים</w:t>
      </w:r>
      <w:r w:rsidRPr="00D53BE8">
        <w:rPr>
          <w:rFonts w:ascii="David" w:hAnsi="David" w:cs="David"/>
          <w:i/>
          <w:sz w:val="24"/>
          <w:szCs w:val="24"/>
          <w:rtl/>
        </w:rPr>
        <w:t xml:space="preserve"> </w:t>
      </w:r>
      <w:r w:rsidRPr="00D53BE8">
        <w:rPr>
          <w:rFonts w:ascii="David" w:hAnsi="David" w:cs="David" w:hint="eastAsia"/>
          <w:i/>
          <w:sz w:val="24"/>
          <w:szCs w:val="24"/>
          <w:rtl/>
        </w:rPr>
        <w:t>שבוצע</w:t>
      </w:r>
      <w:r w:rsidRPr="00D53BE8">
        <w:rPr>
          <w:rFonts w:ascii="David" w:hAnsi="David" w:cs="David"/>
          <w:i/>
          <w:sz w:val="24"/>
          <w:szCs w:val="24"/>
          <w:rtl/>
        </w:rPr>
        <w:t xml:space="preserve"> </w:t>
      </w:r>
      <w:r w:rsidRPr="00D53BE8">
        <w:rPr>
          <w:rFonts w:ascii="David" w:hAnsi="David" w:cs="David" w:hint="eastAsia"/>
          <w:i/>
          <w:sz w:val="24"/>
          <w:szCs w:val="24"/>
          <w:rtl/>
        </w:rPr>
        <w:t>בקשר</w:t>
      </w:r>
      <w:r w:rsidRPr="00D53BE8">
        <w:rPr>
          <w:rFonts w:ascii="David" w:hAnsi="David" w:cs="David"/>
          <w:i/>
          <w:sz w:val="24"/>
          <w:szCs w:val="24"/>
          <w:rtl/>
        </w:rPr>
        <w:t xml:space="preserve"> </w:t>
      </w:r>
      <w:r w:rsidRPr="00D53BE8">
        <w:rPr>
          <w:rFonts w:ascii="David" w:hAnsi="David" w:cs="David" w:hint="eastAsia"/>
          <w:i/>
          <w:sz w:val="24"/>
          <w:szCs w:val="24"/>
          <w:rtl/>
        </w:rPr>
        <w:t>לחומרים</w:t>
      </w:r>
      <w:r w:rsidRPr="00D53BE8">
        <w:rPr>
          <w:rFonts w:ascii="David" w:hAnsi="David" w:cs="David"/>
          <w:i/>
          <w:sz w:val="24"/>
          <w:szCs w:val="24"/>
          <w:rtl/>
        </w:rPr>
        <w:t xml:space="preserve"> </w:t>
      </w:r>
      <w:r w:rsidRPr="00D53BE8">
        <w:rPr>
          <w:rFonts w:ascii="David" w:hAnsi="David" w:cs="David" w:hint="eastAsia"/>
          <w:i/>
          <w:sz w:val="24"/>
          <w:szCs w:val="24"/>
          <w:rtl/>
        </w:rPr>
        <w:t>ולמלאכה</w:t>
      </w:r>
      <w:r w:rsidRPr="00D53BE8">
        <w:rPr>
          <w:rFonts w:ascii="David" w:hAnsi="David" w:cs="David"/>
          <w:i/>
          <w:sz w:val="24"/>
          <w:szCs w:val="24"/>
          <w:rtl/>
        </w:rPr>
        <w:t xml:space="preserve"> </w:t>
      </w:r>
      <w:r w:rsidRPr="00D53BE8">
        <w:rPr>
          <w:rFonts w:ascii="David" w:hAnsi="David" w:cs="David" w:hint="eastAsia"/>
          <w:i/>
          <w:sz w:val="24"/>
          <w:szCs w:val="24"/>
          <w:rtl/>
        </w:rPr>
        <w:t>האמורים</w:t>
      </w:r>
      <w:r w:rsidRPr="00D53BE8">
        <w:rPr>
          <w:rFonts w:ascii="David" w:hAnsi="David" w:cs="David"/>
          <w:i/>
          <w:sz w:val="24"/>
          <w:szCs w:val="24"/>
          <w:rtl/>
        </w:rPr>
        <w:t>.</w:t>
      </w:r>
    </w:p>
    <w:p w14:paraId="5201DB1C" w14:textId="77777777" w:rsidR="00EF4F1C" w:rsidRPr="00D53BE8" w:rsidRDefault="00EF4F1C" w:rsidP="00D53BE8">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D53BE8">
        <w:rPr>
          <w:rFonts w:ascii="David" w:hAnsi="David" w:cs="David" w:hint="eastAsia"/>
          <w:i/>
          <w:sz w:val="24"/>
          <w:szCs w:val="24"/>
          <w:rtl/>
        </w:rPr>
        <w:t>נתגלה</w:t>
      </w:r>
      <w:r w:rsidRPr="00D53BE8">
        <w:rPr>
          <w:rFonts w:ascii="David" w:hAnsi="David" w:cs="David"/>
          <w:i/>
          <w:sz w:val="24"/>
          <w:szCs w:val="24"/>
          <w:rtl/>
        </w:rPr>
        <w:t xml:space="preserve"> </w:t>
      </w:r>
      <w:r w:rsidRPr="00D53BE8">
        <w:rPr>
          <w:rFonts w:ascii="David" w:hAnsi="David" w:cs="David" w:hint="eastAsia"/>
          <w:i/>
          <w:sz w:val="24"/>
          <w:szCs w:val="24"/>
          <w:rtl/>
        </w:rPr>
        <w:t>פגם</w:t>
      </w:r>
      <w:r w:rsidRPr="00D53BE8">
        <w:rPr>
          <w:rFonts w:ascii="David" w:hAnsi="David" w:cs="David"/>
          <w:i/>
          <w:sz w:val="24"/>
          <w:szCs w:val="24"/>
          <w:rtl/>
        </w:rPr>
        <w:t xml:space="preserve"> </w:t>
      </w:r>
      <w:r w:rsidRPr="00D53BE8">
        <w:rPr>
          <w:rFonts w:ascii="David" w:hAnsi="David" w:cs="David" w:hint="eastAsia"/>
          <w:i/>
          <w:sz w:val="24"/>
          <w:szCs w:val="24"/>
          <w:rtl/>
        </w:rPr>
        <w:t>בעבודות</w:t>
      </w:r>
      <w:r w:rsidRPr="00D53BE8">
        <w:rPr>
          <w:rFonts w:ascii="David" w:hAnsi="David" w:cs="David"/>
          <w:i/>
          <w:sz w:val="24"/>
          <w:szCs w:val="24"/>
          <w:rtl/>
        </w:rPr>
        <w:t xml:space="preserve"> </w:t>
      </w:r>
      <w:r w:rsidRPr="00D53BE8">
        <w:rPr>
          <w:rFonts w:ascii="David" w:hAnsi="David" w:cs="David" w:hint="eastAsia"/>
          <w:i/>
          <w:sz w:val="24"/>
          <w:szCs w:val="24"/>
          <w:rtl/>
        </w:rPr>
        <w:t>בזמן</w:t>
      </w:r>
      <w:r w:rsidRPr="00D53BE8">
        <w:rPr>
          <w:rFonts w:ascii="David" w:hAnsi="David" w:cs="David"/>
          <w:i/>
          <w:sz w:val="24"/>
          <w:szCs w:val="24"/>
          <w:rtl/>
        </w:rPr>
        <w:t xml:space="preserve"> </w:t>
      </w:r>
      <w:r w:rsidRPr="00D53BE8">
        <w:rPr>
          <w:rFonts w:ascii="David" w:hAnsi="David" w:cs="David" w:hint="eastAsia"/>
          <w:i/>
          <w:sz w:val="24"/>
          <w:szCs w:val="24"/>
          <w:rtl/>
        </w:rPr>
        <w:t>ביצוען</w:t>
      </w:r>
      <w:r w:rsidRPr="00D53BE8">
        <w:rPr>
          <w:rFonts w:ascii="David" w:hAnsi="David" w:cs="David"/>
          <w:i/>
          <w:sz w:val="24"/>
          <w:szCs w:val="24"/>
          <w:rtl/>
        </w:rPr>
        <w:t xml:space="preserve">, </w:t>
      </w:r>
      <w:r w:rsidRPr="00D53BE8">
        <w:rPr>
          <w:rFonts w:ascii="David" w:hAnsi="David" w:cs="David" w:hint="eastAsia"/>
          <w:i/>
          <w:sz w:val="24"/>
          <w:szCs w:val="24"/>
          <w:rtl/>
        </w:rPr>
        <w:t>רשאי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לדרוש</w:t>
      </w:r>
      <w:r w:rsidRPr="00D53BE8">
        <w:rPr>
          <w:rFonts w:ascii="David" w:hAnsi="David" w:cs="David"/>
          <w:i/>
          <w:sz w:val="24"/>
          <w:szCs w:val="24"/>
          <w:rtl/>
        </w:rPr>
        <w:t xml:space="preserve"> </w:t>
      </w:r>
      <w:r w:rsidRPr="00D53BE8">
        <w:rPr>
          <w:rFonts w:ascii="David" w:hAnsi="David" w:cs="David" w:hint="eastAsia"/>
          <w:i/>
          <w:sz w:val="24"/>
          <w:szCs w:val="24"/>
          <w:rtl/>
        </w:rPr>
        <w:t>מהקבלן</w:t>
      </w:r>
      <w:r w:rsidRPr="00D53BE8">
        <w:rPr>
          <w:rFonts w:ascii="David" w:hAnsi="David" w:cs="David"/>
          <w:i/>
          <w:sz w:val="24"/>
          <w:szCs w:val="24"/>
          <w:rtl/>
        </w:rPr>
        <w:t xml:space="preserve"> </w:t>
      </w:r>
      <w:r w:rsidRPr="00D53BE8">
        <w:rPr>
          <w:rFonts w:ascii="David" w:hAnsi="David" w:cs="David" w:hint="eastAsia"/>
          <w:i/>
          <w:sz w:val="24"/>
          <w:szCs w:val="24"/>
          <w:rtl/>
        </w:rPr>
        <w:t>שיחקור</w:t>
      </w:r>
      <w:r w:rsidRPr="00D53BE8">
        <w:rPr>
          <w:rFonts w:ascii="David" w:hAnsi="David" w:cs="David"/>
          <w:i/>
          <w:sz w:val="24"/>
          <w:szCs w:val="24"/>
          <w:rtl/>
        </w:rPr>
        <w:t xml:space="preserve"> </w:t>
      </w:r>
      <w:r w:rsidRPr="00D53BE8">
        <w:rPr>
          <w:rFonts w:ascii="David" w:hAnsi="David" w:cs="David" w:hint="eastAsia"/>
          <w:i/>
          <w:sz w:val="24"/>
          <w:szCs w:val="24"/>
          <w:rtl/>
        </w:rPr>
        <w:t>אחר</w:t>
      </w:r>
      <w:r w:rsidRPr="00D53BE8">
        <w:rPr>
          <w:rFonts w:ascii="David" w:hAnsi="David" w:cs="David"/>
          <w:i/>
          <w:sz w:val="24"/>
          <w:szCs w:val="24"/>
          <w:rtl/>
        </w:rPr>
        <w:t xml:space="preserve"> </w:t>
      </w:r>
      <w:r w:rsidRPr="00D53BE8">
        <w:rPr>
          <w:rFonts w:ascii="David" w:hAnsi="David" w:cs="David" w:hint="eastAsia"/>
          <w:i/>
          <w:sz w:val="24"/>
          <w:szCs w:val="24"/>
          <w:rtl/>
        </w:rPr>
        <w:t>סיבות</w:t>
      </w:r>
      <w:r w:rsidRPr="00D53BE8">
        <w:rPr>
          <w:rFonts w:ascii="David" w:hAnsi="David" w:cs="David"/>
          <w:i/>
          <w:sz w:val="24"/>
          <w:szCs w:val="24"/>
          <w:rtl/>
        </w:rPr>
        <w:t xml:space="preserve"> </w:t>
      </w:r>
      <w:r w:rsidRPr="00D53BE8">
        <w:rPr>
          <w:rFonts w:ascii="David" w:hAnsi="David" w:cs="David" w:hint="eastAsia"/>
          <w:i/>
          <w:sz w:val="24"/>
          <w:szCs w:val="24"/>
          <w:rtl/>
        </w:rPr>
        <w:t>הפגם</w:t>
      </w:r>
      <w:r w:rsidRPr="00D53BE8">
        <w:rPr>
          <w:rFonts w:ascii="David" w:hAnsi="David" w:cs="David"/>
          <w:i/>
          <w:sz w:val="24"/>
          <w:szCs w:val="24"/>
          <w:rtl/>
        </w:rPr>
        <w:t xml:space="preserve"> </w:t>
      </w:r>
      <w:r w:rsidRPr="00D53BE8">
        <w:rPr>
          <w:rFonts w:ascii="David" w:hAnsi="David" w:cs="David" w:hint="eastAsia"/>
          <w:i/>
          <w:sz w:val="24"/>
          <w:szCs w:val="24"/>
          <w:rtl/>
        </w:rPr>
        <w:t>ויתקנו</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שיטה</w:t>
      </w:r>
      <w:r w:rsidRPr="00D53BE8">
        <w:rPr>
          <w:rFonts w:ascii="David" w:hAnsi="David" w:cs="David"/>
          <w:i/>
          <w:sz w:val="24"/>
          <w:szCs w:val="24"/>
          <w:rtl/>
        </w:rPr>
        <w:t xml:space="preserve"> </w:t>
      </w:r>
      <w:r w:rsidRPr="00D53BE8">
        <w:rPr>
          <w:rFonts w:ascii="David" w:hAnsi="David" w:cs="David" w:hint="eastAsia"/>
          <w:i/>
          <w:sz w:val="24"/>
          <w:szCs w:val="24"/>
          <w:rtl/>
        </w:rPr>
        <w:t>שתאושר</w:t>
      </w:r>
      <w:r w:rsidRPr="00D53BE8">
        <w:rPr>
          <w:rFonts w:ascii="David" w:hAnsi="David" w:cs="David"/>
          <w:i/>
          <w:sz w:val="24"/>
          <w:szCs w:val="24"/>
          <w:rtl/>
        </w:rPr>
        <w:t xml:space="preserve"> </w:t>
      </w:r>
      <w:r w:rsidRPr="00D53BE8">
        <w:rPr>
          <w:rFonts w:ascii="David" w:hAnsi="David" w:cs="David" w:hint="eastAsia"/>
          <w:i/>
          <w:sz w:val="24"/>
          <w:szCs w:val="24"/>
          <w:rtl/>
        </w:rPr>
        <w:t>ע</w:t>
      </w:r>
      <w:r w:rsidRPr="00D53BE8">
        <w:rPr>
          <w:rFonts w:ascii="David" w:hAnsi="David" w:cs="David"/>
          <w:i/>
          <w:sz w:val="24"/>
          <w:szCs w:val="24"/>
          <w:rtl/>
        </w:rPr>
        <w:t>"</w:t>
      </w:r>
      <w:r w:rsidRPr="00D53BE8">
        <w:rPr>
          <w:rFonts w:ascii="David" w:hAnsi="David" w:cs="David" w:hint="eastAsia"/>
          <w:i/>
          <w:sz w:val="24"/>
          <w:szCs w:val="24"/>
          <w:rtl/>
        </w:rPr>
        <w:t>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היה</w:t>
      </w:r>
      <w:r w:rsidRPr="00D53BE8">
        <w:rPr>
          <w:rFonts w:ascii="David" w:hAnsi="David" w:cs="David"/>
          <w:i/>
          <w:sz w:val="24"/>
          <w:szCs w:val="24"/>
          <w:rtl/>
        </w:rPr>
        <w:t xml:space="preserve"> </w:t>
      </w:r>
      <w:r w:rsidRPr="00D53BE8">
        <w:rPr>
          <w:rFonts w:ascii="David" w:hAnsi="David" w:cs="David" w:hint="eastAsia"/>
          <w:i/>
          <w:sz w:val="24"/>
          <w:szCs w:val="24"/>
          <w:rtl/>
        </w:rPr>
        <w:t>הפגם</w:t>
      </w:r>
      <w:r w:rsidRPr="00D53BE8">
        <w:rPr>
          <w:rFonts w:ascii="David" w:hAnsi="David" w:cs="David"/>
          <w:i/>
          <w:sz w:val="24"/>
          <w:szCs w:val="24"/>
          <w:rtl/>
        </w:rPr>
        <w:t xml:space="preserve"> </w:t>
      </w:r>
      <w:r w:rsidRPr="00D53BE8">
        <w:rPr>
          <w:rFonts w:ascii="David" w:hAnsi="David" w:cs="David" w:hint="eastAsia"/>
          <w:i/>
          <w:sz w:val="24"/>
          <w:szCs w:val="24"/>
          <w:rtl/>
        </w:rPr>
        <w:t>כזה</w:t>
      </w:r>
      <w:r w:rsidRPr="00D53BE8">
        <w:rPr>
          <w:rFonts w:ascii="David" w:hAnsi="David" w:cs="David"/>
          <w:i/>
          <w:sz w:val="24"/>
          <w:szCs w:val="24"/>
          <w:rtl/>
        </w:rPr>
        <w:t xml:space="preserve"> </w:t>
      </w:r>
      <w:r w:rsidRPr="00D53BE8">
        <w:rPr>
          <w:rFonts w:ascii="David" w:hAnsi="David" w:cs="David" w:hint="eastAsia"/>
          <w:i/>
          <w:sz w:val="24"/>
          <w:szCs w:val="24"/>
          <w:rtl/>
        </w:rPr>
        <w:t>שלדעת</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אין</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אחראי</w:t>
      </w:r>
      <w:r w:rsidRPr="00D53BE8">
        <w:rPr>
          <w:rFonts w:ascii="David" w:hAnsi="David" w:cs="David"/>
          <w:i/>
          <w:sz w:val="24"/>
          <w:szCs w:val="24"/>
          <w:rtl/>
        </w:rPr>
        <w:t xml:space="preserve"> </w:t>
      </w:r>
      <w:r w:rsidRPr="00D53BE8">
        <w:rPr>
          <w:rFonts w:ascii="David" w:hAnsi="David" w:cs="David" w:hint="eastAsia"/>
          <w:i/>
          <w:sz w:val="24"/>
          <w:szCs w:val="24"/>
          <w:rtl/>
        </w:rPr>
        <w:t>לו</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החוזה</w:t>
      </w:r>
      <w:r w:rsidRPr="00D53BE8">
        <w:rPr>
          <w:rFonts w:ascii="David" w:hAnsi="David" w:cs="David"/>
          <w:i/>
          <w:sz w:val="24"/>
          <w:szCs w:val="24"/>
          <w:rtl/>
        </w:rPr>
        <w:t xml:space="preserve">, </w:t>
      </w:r>
      <w:r w:rsidRPr="00D53BE8">
        <w:rPr>
          <w:rFonts w:ascii="David" w:hAnsi="David" w:cs="David" w:hint="eastAsia"/>
          <w:i/>
          <w:sz w:val="24"/>
          <w:szCs w:val="24"/>
          <w:rtl/>
        </w:rPr>
        <w:t>יחולו</w:t>
      </w:r>
      <w:r w:rsidRPr="00D53BE8">
        <w:rPr>
          <w:rFonts w:ascii="David" w:hAnsi="David" w:cs="David"/>
          <w:i/>
          <w:sz w:val="24"/>
          <w:szCs w:val="24"/>
          <w:rtl/>
        </w:rPr>
        <w:t xml:space="preserve"> </w:t>
      </w:r>
      <w:r w:rsidRPr="00D53BE8">
        <w:rPr>
          <w:rFonts w:ascii="David" w:hAnsi="David" w:cs="David" w:hint="eastAsia"/>
          <w:i/>
          <w:sz w:val="24"/>
          <w:szCs w:val="24"/>
          <w:rtl/>
        </w:rPr>
        <w:t>הוצאות</w:t>
      </w:r>
      <w:r w:rsidRPr="00D53BE8">
        <w:rPr>
          <w:rFonts w:ascii="David" w:hAnsi="David" w:cs="David"/>
          <w:i/>
          <w:sz w:val="24"/>
          <w:szCs w:val="24"/>
          <w:rtl/>
        </w:rPr>
        <w:t xml:space="preserve"> </w:t>
      </w:r>
      <w:r w:rsidRPr="00D53BE8">
        <w:rPr>
          <w:rFonts w:ascii="David" w:hAnsi="David" w:cs="David" w:hint="eastAsia"/>
          <w:i/>
          <w:sz w:val="24"/>
          <w:szCs w:val="24"/>
          <w:rtl/>
        </w:rPr>
        <w:t>החקירה</w:t>
      </w:r>
      <w:r w:rsidRPr="00D53BE8">
        <w:rPr>
          <w:rFonts w:ascii="David" w:hAnsi="David" w:cs="David"/>
          <w:i/>
          <w:sz w:val="24"/>
          <w:szCs w:val="24"/>
          <w:rtl/>
        </w:rPr>
        <w:t xml:space="preserve"> </w:t>
      </w:r>
      <w:r w:rsidRPr="00D53BE8">
        <w:rPr>
          <w:rFonts w:ascii="David" w:hAnsi="David" w:cs="David" w:hint="eastAsia"/>
          <w:i/>
          <w:sz w:val="24"/>
          <w:szCs w:val="24"/>
          <w:rtl/>
        </w:rPr>
        <w:t>והתיקון</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המזמין</w:t>
      </w:r>
      <w:r w:rsidRPr="00D53BE8">
        <w:rPr>
          <w:rFonts w:ascii="David" w:hAnsi="David" w:cs="David"/>
          <w:i/>
          <w:sz w:val="24"/>
          <w:szCs w:val="24"/>
          <w:rtl/>
        </w:rPr>
        <w:t>.</w:t>
      </w:r>
    </w:p>
    <w:p w14:paraId="2C3F9937" w14:textId="77777777" w:rsidR="00EF4F1C" w:rsidRPr="00D53BE8" w:rsidRDefault="00EF4F1C" w:rsidP="00D53BE8">
      <w:pPr>
        <w:spacing w:after="0" w:afterAutospacing="0" w:line="240" w:lineRule="auto"/>
        <w:ind w:left="1082"/>
        <w:rPr>
          <w:rFonts w:ascii="David" w:hAnsi="David" w:cs="David"/>
          <w:sz w:val="24"/>
          <w:szCs w:val="24"/>
          <w:rtl/>
        </w:rPr>
      </w:pPr>
      <w:r w:rsidRPr="00D53BE8">
        <w:rPr>
          <w:rFonts w:ascii="David" w:hAnsi="David" w:cs="David" w:hint="cs"/>
          <w:sz w:val="24"/>
          <w:szCs w:val="24"/>
          <w:rtl/>
        </w:rPr>
        <w:t>היה</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לפי</w:t>
      </w:r>
      <w:r w:rsidRPr="00D53BE8">
        <w:rPr>
          <w:rFonts w:ascii="David" w:hAnsi="David" w:cs="David"/>
          <w:sz w:val="24"/>
          <w:szCs w:val="24"/>
          <w:rtl/>
        </w:rPr>
        <w:t xml:space="preserve"> </w:t>
      </w:r>
      <w:r w:rsidRPr="00D53BE8">
        <w:rPr>
          <w:rFonts w:ascii="David" w:hAnsi="David" w:cs="David" w:hint="cs"/>
          <w:sz w:val="24"/>
          <w:szCs w:val="24"/>
          <w:rtl/>
        </w:rPr>
        <w:t>דעת</w:t>
      </w:r>
      <w:r w:rsidRPr="00D53BE8">
        <w:rPr>
          <w:rFonts w:ascii="David" w:hAnsi="David" w:cs="David"/>
          <w:sz w:val="24"/>
          <w:szCs w:val="24"/>
          <w:rtl/>
        </w:rPr>
        <w:t xml:space="preserve"> </w:t>
      </w:r>
      <w:r w:rsidRPr="00D53BE8">
        <w:rPr>
          <w:rFonts w:ascii="David" w:hAnsi="David" w:cs="David" w:hint="cs"/>
          <w:sz w:val="24"/>
          <w:szCs w:val="24"/>
          <w:rtl/>
        </w:rPr>
        <w:t>המפקח</w:t>
      </w:r>
      <w:r w:rsidRPr="00D53BE8">
        <w:rPr>
          <w:rFonts w:ascii="David" w:hAnsi="David" w:cs="David"/>
          <w:sz w:val="24"/>
          <w:szCs w:val="24"/>
          <w:rtl/>
        </w:rPr>
        <w:t xml:space="preserve"> </w:t>
      </w:r>
      <w:r w:rsidRPr="00D53BE8">
        <w:rPr>
          <w:rFonts w:ascii="David" w:hAnsi="David" w:cs="David" w:hint="cs"/>
          <w:sz w:val="24"/>
          <w:szCs w:val="24"/>
          <w:rtl/>
        </w:rPr>
        <w:t>כזה</w:t>
      </w:r>
      <w:r w:rsidRPr="00D53BE8">
        <w:rPr>
          <w:rFonts w:ascii="David" w:hAnsi="David" w:cs="David"/>
          <w:sz w:val="24"/>
          <w:szCs w:val="24"/>
          <w:rtl/>
        </w:rPr>
        <w:t xml:space="preserve"> </w:t>
      </w:r>
      <w:r w:rsidRPr="00D53BE8">
        <w:rPr>
          <w:rFonts w:ascii="David" w:hAnsi="David" w:cs="David" w:hint="cs"/>
          <w:sz w:val="24"/>
          <w:szCs w:val="24"/>
          <w:rtl/>
        </w:rPr>
        <w:t>שהקבלן</w:t>
      </w:r>
      <w:r w:rsidRPr="00D53BE8">
        <w:rPr>
          <w:rFonts w:ascii="David" w:hAnsi="David" w:cs="David"/>
          <w:sz w:val="24"/>
          <w:szCs w:val="24"/>
          <w:rtl/>
        </w:rPr>
        <w:t xml:space="preserve"> </w:t>
      </w:r>
      <w:r w:rsidRPr="00D53BE8">
        <w:rPr>
          <w:rFonts w:ascii="David" w:hAnsi="David" w:cs="David" w:hint="cs"/>
          <w:sz w:val="24"/>
          <w:szCs w:val="24"/>
          <w:rtl/>
        </w:rPr>
        <w:t>אחראי</w:t>
      </w:r>
      <w:r w:rsidRPr="00D53BE8">
        <w:rPr>
          <w:rFonts w:ascii="David" w:hAnsi="David" w:cs="David"/>
          <w:sz w:val="24"/>
          <w:szCs w:val="24"/>
          <w:rtl/>
        </w:rPr>
        <w:t xml:space="preserve"> </w:t>
      </w:r>
      <w:r w:rsidRPr="00D53BE8">
        <w:rPr>
          <w:rFonts w:ascii="David" w:hAnsi="David" w:cs="David" w:hint="cs"/>
          <w:sz w:val="24"/>
          <w:szCs w:val="24"/>
          <w:rtl/>
        </w:rPr>
        <w:t>לו</w:t>
      </w:r>
      <w:r w:rsidRPr="00D53BE8">
        <w:rPr>
          <w:rFonts w:ascii="David" w:hAnsi="David" w:cs="David"/>
          <w:sz w:val="24"/>
          <w:szCs w:val="24"/>
          <w:rtl/>
        </w:rPr>
        <w:t xml:space="preserve"> </w:t>
      </w:r>
      <w:r w:rsidRPr="00D53BE8">
        <w:rPr>
          <w:rFonts w:ascii="David" w:hAnsi="David" w:cs="David" w:hint="cs"/>
          <w:sz w:val="24"/>
          <w:szCs w:val="24"/>
          <w:rtl/>
        </w:rPr>
        <w:t>לפי</w:t>
      </w:r>
      <w:r w:rsidRPr="00D53BE8">
        <w:rPr>
          <w:rFonts w:ascii="David" w:hAnsi="David" w:cs="David"/>
          <w:sz w:val="24"/>
          <w:szCs w:val="24"/>
          <w:rtl/>
        </w:rPr>
        <w:t xml:space="preserve"> </w:t>
      </w:r>
      <w:r w:rsidRPr="00D53BE8">
        <w:rPr>
          <w:rFonts w:ascii="David" w:hAnsi="David" w:cs="David" w:hint="cs"/>
          <w:sz w:val="24"/>
          <w:szCs w:val="24"/>
          <w:rtl/>
        </w:rPr>
        <w:t>החוזה</w:t>
      </w:r>
      <w:r w:rsidRPr="00D53BE8">
        <w:rPr>
          <w:rFonts w:ascii="David" w:hAnsi="David" w:cs="David"/>
          <w:sz w:val="24"/>
          <w:szCs w:val="24"/>
          <w:rtl/>
        </w:rPr>
        <w:t xml:space="preserve"> - </w:t>
      </w:r>
      <w:r w:rsidRPr="00D53BE8">
        <w:rPr>
          <w:rFonts w:ascii="David" w:hAnsi="David" w:cs="David" w:hint="cs"/>
          <w:sz w:val="24"/>
          <w:szCs w:val="24"/>
          <w:rtl/>
        </w:rPr>
        <w:t>יחולו</w:t>
      </w:r>
      <w:r w:rsidRPr="00D53BE8">
        <w:rPr>
          <w:rFonts w:ascii="David" w:hAnsi="David" w:cs="David"/>
          <w:sz w:val="24"/>
          <w:szCs w:val="24"/>
          <w:rtl/>
        </w:rPr>
        <w:t xml:space="preserve"> </w:t>
      </w:r>
      <w:r w:rsidRPr="00D53BE8">
        <w:rPr>
          <w:rFonts w:ascii="David" w:hAnsi="David" w:cs="David" w:hint="cs"/>
          <w:sz w:val="24"/>
          <w:szCs w:val="24"/>
          <w:rtl/>
        </w:rPr>
        <w:t>הוצאות</w:t>
      </w:r>
      <w:r w:rsidRPr="00D53BE8">
        <w:rPr>
          <w:rFonts w:ascii="David" w:hAnsi="David" w:cs="David"/>
          <w:sz w:val="24"/>
          <w:szCs w:val="24"/>
          <w:rtl/>
        </w:rPr>
        <w:t xml:space="preserve"> </w:t>
      </w:r>
      <w:r w:rsidRPr="00D53BE8">
        <w:rPr>
          <w:rFonts w:ascii="David" w:hAnsi="David" w:cs="David" w:hint="cs"/>
          <w:sz w:val="24"/>
          <w:szCs w:val="24"/>
          <w:rtl/>
        </w:rPr>
        <w:t>החקירה</w:t>
      </w:r>
      <w:r w:rsidRPr="00D53BE8">
        <w:rPr>
          <w:rFonts w:ascii="David" w:hAnsi="David" w:cs="David"/>
          <w:sz w:val="24"/>
          <w:szCs w:val="24"/>
          <w:rtl/>
        </w:rPr>
        <w:t xml:space="preserve"> </w:t>
      </w:r>
      <w:r w:rsidRPr="00D53BE8">
        <w:rPr>
          <w:rFonts w:ascii="David" w:hAnsi="David" w:cs="David" w:hint="cs"/>
          <w:sz w:val="24"/>
          <w:szCs w:val="24"/>
          <w:rtl/>
        </w:rPr>
        <w:t>על</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וכן</w:t>
      </w:r>
      <w:r w:rsidRPr="00D53BE8">
        <w:rPr>
          <w:rFonts w:ascii="David" w:hAnsi="David" w:cs="David"/>
          <w:sz w:val="24"/>
          <w:szCs w:val="24"/>
          <w:rtl/>
        </w:rPr>
        <w:t xml:space="preserve"> </w:t>
      </w:r>
      <w:r w:rsidRPr="00D53BE8">
        <w:rPr>
          <w:rFonts w:ascii="David" w:hAnsi="David" w:cs="David" w:hint="cs"/>
          <w:sz w:val="24"/>
          <w:szCs w:val="24"/>
          <w:rtl/>
        </w:rPr>
        <w:t>יהא</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חייב</w:t>
      </w:r>
      <w:r w:rsidRPr="00D53BE8">
        <w:rPr>
          <w:rFonts w:ascii="David" w:hAnsi="David" w:cs="David"/>
          <w:sz w:val="24"/>
          <w:szCs w:val="24"/>
          <w:rtl/>
        </w:rPr>
        <w:t xml:space="preserve"> </w:t>
      </w:r>
      <w:r w:rsidRPr="00D53BE8">
        <w:rPr>
          <w:rFonts w:ascii="David" w:hAnsi="David" w:cs="David" w:hint="cs"/>
          <w:sz w:val="24"/>
          <w:szCs w:val="24"/>
          <w:rtl/>
        </w:rPr>
        <w:t>לתקן</w:t>
      </w:r>
      <w:r w:rsidRPr="00D53BE8">
        <w:rPr>
          <w:rFonts w:ascii="David" w:hAnsi="David" w:cs="David"/>
          <w:sz w:val="24"/>
          <w:szCs w:val="24"/>
          <w:rtl/>
        </w:rPr>
        <w:t xml:space="preserve"> </w:t>
      </w:r>
      <w:r w:rsidRPr="00D53BE8">
        <w:rPr>
          <w:rFonts w:ascii="David" w:hAnsi="David" w:cs="David" w:hint="cs"/>
          <w:sz w:val="24"/>
          <w:szCs w:val="24"/>
          <w:rtl/>
        </w:rPr>
        <w:t>על</w:t>
      </w:r>
      <w:r w:rsidRPr="00D53BE8">
        <w:rPr>
          <w:rFonts w:ascii="David" w:hAnsi="David" w:cs="David"/>
          <w:sz w:val="24"/>
          <w:szCs w:val="24"/>
          <w:rtl/>
        </w:rPr>
        <w:t xml:space="preserve"> </w:t>
      </w:r>
      <w:r w:rsidRPr="00D53BE8">
        <w:rPr>
          <w:rFonts w:ascii="David" w:hAnsi="David" w:cs="David" w:hint="cs"/>
          <w:sz w:val="24"/>
          <w:szCs w:val="24"/>
          <w:rtl/>
        </w:rPr>
        <w:t>חשבונו</w:t>
      </w:r>
      <w:r w:rsidRPr="00D53BE8">
        <w:rPr>
          <w:rFonts w:ascii="David" w:hAnsi="David" w:cs="David"/>
          <w:sz w:val="24"/>
          <w:szCs w:val="24"/>
          <w:rtl/>
        </w:rPr>
        <w:t xml:space="preserve"> </w:t>
      </w:r>
      <w:r w:rsidRPr="00D53BE8">
        <w:rPr>
          <w:rFonts w:ascii="David" w:hAnsi="David" w:cs="David" w:hint="cs"/>
          <w:sz w:val="24"/>
          <w:szCs w:val="24"/>
          <w:rtl/>
        </w:rPr>
        <w:t>הוא</w:t>
      </w:r>
      <w:r w:rsidRPr="00D53BE8">
        <w:rPr>
          <w:rFonts w:ascii="David" w:hAnsi="David" w:cs="David"/>
          <w:sz w:val="24"/>
          <w:szCs w:val="24"/>
          <w:rtl/>
        </w:rPr>
        <w:t xml:space="preserve"> </w:t>
      </w:r>
      <w:r w:rsidRPr="00D53BE8">
        <w:rPr>
          <w:rFonts w:ascii="David" w:hAnsi="David" w:cs="David" w:hint="cs"/>
          <w:sz w:val="24"/>
          <w:szCs w:val="24"/>
          <w:rtl/>
        </w:rPr>
        <w:t>את</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וכל</w:t>
      </w:r>
      <w:r w:rsidRPr="00D53BE8">
        <w:rPr>
          <w:rFonts w:ascii="David" w:hAnsi="David" w:cs="David"/>
          <w:sz w:val="24"/>
          <w:szCs w:val="24"/>
          <w:rtl/>
        </w:rPr>
        <w:t xml:space="preserve"> </w:t>
      </w:r>
      <w:r w:rsidRPr="00D53BE8">
        <w:rPr>
          <w:rFonts w:ascii="David" w:hAnsi="David" w:cs="David" w:hint="cs"/>
          <w:sz w:val="24"/>
          <w:szCs w:val="24"/>
          <w:rtl/>
        </w:rPr>
        <w:t>הכרוך</w:t>
      </w:r>
      <w:r w:rsidRPr="00D53BE8">
        <w:rPr>
          <w:rFonts w:ascii="David" w:hAnsi="David" w:cs="David"/>
          <w:sz w:val="24"/>
          <w:szCs w:val="24"/>
          <w:rtl/>
        </w:rPr>
        <w:t xml:space="preserve"> </w:t>
      </w:r>
      <w:r w:rsidRPr="00D53BE8">
        <w:rPr>
          <w:rFonts w:ascii="David" w:hAnsi="David" w:cs="David" w:hint="cs"/>
          <w:sz w:val="24"/>
          <w:szCs w:val="24"/>
          <w:rtl/>
        </w:rPr>
        <w:t>בו</w:t>
      </w:r>
      <w:r w:rsidRPr="00D53BE8">
        <w:rPr>
          <w:rFonts w:ascii="David" w:hAnsi="David" w:cs="David"/>
          <w:sz w:val="24"/>
          <w:szCs w:val="24"/>
          <w:rtl/>
        </w:rPr>
        <w:t xml:space="preserve">. </w:t>
      </w:r>
      <w:r w:rsidRPr="00D53BE8">
        <w:rPr>
          <w:rFonts w:ascii="David" w:hAnsi="David" w:cs="David" w:hint="cs"/>
          <w:sz w:val="24"/>
          <w:szCs w:val="24"/>
          <w:rtl/>
        </w:rPr>
        <w:t>אם</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אינו</w:t>
      </w:r>
      <w:r w:rsidRPr="00D53BE8">
        <w:rPr>
          <w:rFonts w:ascii="David" w:hAnsi="David" w:cs="David"/>
          <w:sz w:val="24"/>
          <w:szCs w:val="24"/>
          <w:rtl/>
        </w:rPr>
        <w:t xml:space="preserve"> </w:t>
      </w:r>
      <w:r w:rsidRPr="00D53BE8">
        <w:rPr>
          <w:rFonts w:ascii="David" w:hAnsi="David" w:cs="David" w:hint="cs"/>
          <w:sz w:val="24"/>
          <w:szCs w:val="24"/>
          <w:rtl/>
        </w:rPr>
        <w:t>ניתן</w:t>
      </w:r>
      <w:r w:rsidRPr="00D53BE8">
        <w:rPr>
          <w:rFonts w:ascii="David" w:hAnsi="David" w:cs="David"/>
          <w:sz w:val="24"/>
          <w:szCs w:val="24"/>
          <w:rtl/>
        </w:rPr>
        <w:t xml:space="preserve"> </w:t>
      </w:r>
      <w:r w:rsidRPr="00D53BE8">
        <w:rPr>
          <w:rFonts w:ascii="David" w:hAnsi="David" w:cs="David" w:hint="cs"/>
          <w:sz w:val="24"/>
          <w:szCs w:val="24"/>
          <w:rtl/>
        </w:rPr>
        <w:t>לתקון</w:t>
      </w:r>
      <w:r w:rsidRPr="00D53BE8">
        <w:rPr>
          <w:rFonts w:ascii="David" w:hAnsi="David" w:cs="David"/>
          <w:sz w:val="24"/>
          <w:szCs w:val="24"/>
          <w:rtl/>
        </w:rPr>
        <w:t xml:space="preserve"> </w:t>
      </w:r>
      <w:r w:rsidRPr="00D53BE8">
        <w:rPr>
          <w:rFonts w:ascii="David" w:hAnsi="David" w:cs="David" w:hint="cs"/>
          <w:sz w:val="24"/>
          <w:szCs w:val="24"/>
          <w:rtl/>
        </w:rPr>
        <w:t>יהיה</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חייב</w:t>
      </w:r>
      <w:r w:rsidRPr="00D53BE8">
        <w:rPr>
          <w:rFonts w:ascii="David" w:hAnsi="David" w:cs="David"/>
          <w:sz w:val="24"/>
          <w:szCs w:val="24"/>
          <w:rtl/>
        </w:rPr>
        <w:t xml:space="preserve"> </w:t>
      </w:r>
      <w:r w:rsidRPr="00D53BE8">
        <w:rPr>
          <w:rFonts w:ascii="David" w:hAnsi="David" w:cs="David" w:hint="cs"/>
          <w:sz w:val="24"/>
          <w:szCs w:val="24"/>
          <w:rtl/>
        </w:rPr>
        <w:t>בתשלום</w:t>
      </w:r>
      <w:r w:rsidRPr="00D53BE8">
        <w:rPr>
          <w:rFonts w:ascii="David" w:hAnsi="David" w:cs="David"/>
          <w:sz w:val="24"/>
          <w:szCs w:val="24"/>
          <w:rtl/>
        </w:rPr>
        <w:t xml:space="preserve"> </w:t>
      </w:r>
      <w:r w:rsidRPr="00D53BE8">
        <w:rPr>
          <w:rFonts w:ascii="David" w:hAnsi="David" w:cs="David" w:hint="cs"/>
          <w:sz w:val="24"/>
          <w:szCs w:val="24"/>
          <w:rtl/>
        </w:rPr>
        <w:t>פיצויים</w:t>
      </w:r>
      <w:r w:rsidRPr="00D53BE8">
        <w:rPr>
          <w:rFonts w:ascii="David" w:hAnsi="David" w:cs="David"/>
          <w:sz w:val="24"/>
          <w:szCs w:val="24"/>
          <w:rtl/>
        </w:rPr>
        <w:t xml:space="preserve"> </w:t>
      </w:r>
      <w:r w:rsidRPr="00D53BE8">
        <w:rPr>
          <w:rFonts w:ascii="David" w:hAnsi="David" w:cs="David" w:hint="cs"/>
          <w:sz w:val="24"/>
          <w:szCs w:val="24"/>
          <w:rtl/>
        </w:rPr>
        <w:t>למזמין</w:t>
      </w:r>
      <w:r w:rsidRPr="00D53BE8">
        <w:rPr>
          <w:rFonts w:ascii="David" w:hAnsi="David" w:cs="David"/>
          <w:sz w:val="24"/>
          <w:szCs w:val="24"/>
          <w:rtl/>
        </w:rPr>
        <w:t xml:space="preserve"> </w:t>
      </w:r>
      <w:r w:rsidRPr="00D53BE8">
        <w:rPr>
          <w:rFonts w:ascii="David" w:hAnsi="David" w:cs="David" w:hint="cs"/>
          <w:sz w:val="24"/>
          <w:szCs w:val="24"/>
          <w:rtl/>
        </w:rPr>
        <w:t>בשיעור</w:t>
      </w:r>
      <w:r w:rsidRPr="00D53BE8">
        <w:rPr>
          <w:rFonts w:ascii="David" w:hAnsi="David" w:cs="David"/>
          <w:sz w:val="24"/>
          <w:szCs w:val="24"/>
          <w:rtl/>
        </w:rPr>
        <w:t xml:space="preserve"> </w:t>
      </w:r>
      <w:r w:rsidRPr="00D53BE8">
        <w:rPr>
          <w:rFonts w:ascii="David" w:hAnsi="David" w:cs="David" w:hint="cs"/>
          <w:sz w:val="24"/>
          <w:szCs w:val="24"/>
          <w:rtl/>
        </w:rPr>
        <w:t>שיקבע</w:t>
      </w:r>
      <w:r w:rsidRPr="00D53BE8">
        <w:rPr>
          <w:rFonts w:ascii="David" w:hAnsi="David" w:cs="David"/>
          <w:sz w:val="24"/>
          <w:szCs w:val="24"/>
          <w:rtl/>
        </w:rPr>
        <w:t xml:space="preserve"> </w:t>
      </w:r>
      <w:r w:rsidRPr="00D53BE8">
        <w:rPr>
          <w:rFonts w:ascii="David" w:hAnsi="David" w:cs="David" w:hint="cs"/>
          <w:sz w:val="24"/>
          <w:szCs w:val="24"/>
          <w:rtl/>
        </w:rPr>
        <w:t>ע</w:t>
      </w:r>
      <w:r w:rsidRPr="00D53BE8">
        <w:rPr>
          <w:rFonts w:ascii="David" w:hAnsi="David" w:cs="David"/>
          <w:sz w:val="24"/>
          <w:szCs w:val="24"/>
          <w:rtl/>
        </w:rPr>
        <w:t>"</w:t>
      </w:r>
      <w:r w:rsidRPr="00D53BE8">
        <w:rPr>
          <w:rFonts w:ascii="David" w:hAnsi="David" w:cs="David" w:hint="cs"/>
          <w:sz w:val="24"/>
          <w:szCs w:val="24"/>
          <w:rtl/>
        </w:rPr>
        <w:t>י</w:t>
      </w:r>
      <w:r w:rsidRPr="00D53BE8">
        <w:rPr>
          <w:rFonts w:ascii="David" w:hAnsi="David" w:cs="David"/>
          <w:sz w:val="24"/>
          <w:szCs w:val="24"/>
          <w:rtl/>
        </w:rPr>
        <w:t xml:space="preserve"> </w:t>
      </w:r>
      <w:r w:rsidRPr="00D53BE8">
        <w:rPr>
          <w:rFonts w:ascii="David" w:hAnsi="David" w:cs="David" w:hint="cs"/>
          <w:sz w:val="24"/>
          <w:szCs w:val="24"/>
          <w:rtl/>
        </w:rPr>
        <w:t>המפקח</w:t>
      </w:r>
      <w:r w:rsidRPr="00D53BE8">
        <w:rPr>
          <w:rFonts w:ascii="David" w:hAnsi="David" w:cs="David"/>
          <w:sz w:val="24"/>
          <w:szCs w:val="24"/>
          <w:rtl/>
        </w:rPr>
        <w:t>.</w:t>
      </w:r>
    </w:p>
    <w:p w14:paraId="1EE596DE" w14:textId="77777777" w:rsidR="00EF4F1C" w:rsidRDefault="00EF4F1C" w:rsidP="00D53BE8">
      <w:pPr>
        <w:numPr>
          <w:ilvl w:val="1"/>
          <w:numId w:val="4"/>
        </w:numPr>
        <w:tabs>
          <w:tab w:val="clear" w:pos="792"/>
          <w:tab w:val="num" w:pos="1082"/>
        </w:tabs>
        <w:spacing w:after="0" w:afterAutospacing="0" w:line="240" w:lineRule="auto"/>
        <w:ind w:left="1082" w:hanging="708"/>
        <w:rPr>
          <w:rFonts w:ascii="David" w:hAnsi="David" w:cs="David"/>
          <w:i/>
          <w:sz w:val="24"/>
          <w:szCs w:val="24"/>
        </w:rPr>
      </w:pPr>
      <w:r w:rsidRPr="00D53BE8">
        <w:rPr>
          <w:rFonts w:ascii="David" w:hAnsi="David" w:cs="David" w:hint="eastAsia"/>
          <w:i/>
          <w:sz w:val="24"/>
          <w:szCs w:val="24"/>
          <w:rtl/>
        </w:rPr>
        <w:t>לא</w:t>
      </w:r>
      <w:r w:rsidRPr="00D53BE8">
        <w:rPr>
          <w:rFonts w:ascii="David" w:hAnsi="David" w:cs="David"/>
          <w:i/>
          <w:sz w:val="24"/>
          <w:szCs w:val="24"/>
          <w:rtl/>
        </w:rPr>
        <w:t xml:space="preserve"> </w:t>
      </w:r>
      <w:r w:rsidRPr="00D53BE8">
        <w:rPr>
          <w:rFonts w:ascii="David" w:hAnsi="David" w:cs="David" w:hint="eastAsia"/>
          <w:i/>
          <w:sz w:val="24"/>
          <w:szCs w:val="24"/>
          <w:rtl/>
        </w:rPr>
        <w:t>מילא</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אחר</w:t>
      </w:r>
      <w:r w:rsidRPr="00D53BE8">
        <w:rPr>
          <w:rFonts w:ascii="David" w:hAnsi="David" w:cs="David"/>
          <w:i/>
          <w:sz w:val="24"/>
          <w:szCs w:val="24"/>
          <w:rtl/>
        </w:rPr>
        <w:t xml:space="preserve"> </w:t>
      </w:r>
      <w:r w:rsidRPr="00D53BE8">
        <w:rPr>
          <w:rFonts w:ascii="David" w:hAnsi="David" w:cs="David" w:hint="eastAsia"/>
          <w:i/>
          <w:sz w:val="24"/>
          <w:szCs w:val="24"/>
          <w:rtl/>
        </w:rPr>
        <w:t>איזה</w:t>
      </w:r>
      <w:r w:rsidRPr="00D53BE8">
        <w:rPr>
          <w:rFonts w:ascii="David" w:hAnsi="David" w:cs="David"/>
          <w:i/>
          <w:sz w:val="24"/>
          <w:szCs w:val="24"/>
          <w:rtl/>
        </w:rPr>
        <w:t xml:space="preserve"> </w:t>
      </w:r>
      <w:r w:rsidRPr="00D53BE8">
        <w:rPr>
          <w:rFonts w:ascii="David" w:hAnsi="David" w:cs="David" w:hint="eastAsia"/>
          <w:i/>
          <w:sz w:val="24"/>
          <w:szCs w:val="24"/>
          <w:rtl/>
        </w:rPr>
        <w:t>מהוראות</w:t>
      </w:r>
      <w:r w:rsidRPr="00D53BE8">
        <w:rPr>
          <w:rFonts w:ascii="David" w:hAnsi="David" w:cs="David"/>
          <w:i/>
          <w:sz w:val="24"/>
          <w:szCs w:val="24"/>
          <w:rtl/>
        </w:rPr>
        <w:t xml:space="preserve"> </w:t>
      </w:r>
      <w:r w:rsidRPr="00D53BE8">
        <w:rPr>
          <w:rFonts w:ascii="David" w:hAnsi="David" w:cs="David" w:hint="eastAsia"/>
          <w:i/>
          <w:sz w:val="24"/>
          <w:szCs w:val="24"/>
          <w:rtl/>
        </w:rPr>
        <w:t>סעיף</w:t>
      </w:r>
      <w:r w:rsidRPr="00D53BE8">
        <w:rPr>
          <w:rFonts w:ascii="David" w:hAnsi="David" w:cs="David"/>
          <w:i/>
          <w:sz w:val="24"/>
          <w:szCs w:val="24"/>
          <w:rtl/>
        </w:rPr>
        <w:t xml:space="preserve"> 19 </w:t>
      </w:r>
      <w:r w:rsidRPr="00D53BE8">
        <w:rPr>
          <w:rFonts w:ascii="David" w:hAnsi="David" w:cs="David" w:hint="eastAsia"/>
          <w:i/>
          <w:sz w:val="24"/>
          <w:szCs w:val="24"/>
          <w:rtl/>
        </w:rPr>
        <w:t>לעיל</w:t>
      </w:r>
      <w:r w:rsidRPr="00D53BE8">
        <w:rPr>
          <w:rFonts w:ascii="David" w:hAnsi="David" w:cs="David"/>
          <w:i/>
          <w:sz w:val="24"/>
          <w:szCs w:val="24"/>
          <w:rtl/>
        </w:rPr>
        <w:t xml:space="preserve"> </w:t>
      </w:r>
      <w:r w:rsidRPr="00D53BE8">
        <w:rPr>
          <w:rFonts w:ascii="David" w:hAnsi="David" w:cs="David" w:hint="eastAsia"/>
          <w:i/>
          <w:sz w:val="24"/>
          <w:szCs w:val="24"/>
          <w:rtl/>
        </w:rPr>
        <w:t>רשאי</w:t>
      </w:r>
      <w:r w:rsidRPr="00D53BE8">
        <w:rPr>
          <w:rFonts w:ascii="David" w:hAnsi="David" w:cs="David"/>
          <w:i/>
          <w:sz w:val="24"/>
          <w:szCs w:val="24"/>
          <w:rtl/>
        </w:rPr>
        <w:t xml:space="preserve"> </w:t>
      </w:r>
      <w:r w:rsidRPr="00D53BE8">
        <w:rPr>
          <w:rFonts w:ascii="David" w:hAnsi="David" w:cs="David" w:hint="eastAsia"/>
          <w:i/>
          <w:sz w:val="24"/>
          <w:szCs w:val="24"/>
          <w:rtl/>
        </w:rPr>
        <w:t>המזמין</w:t>
      </w:r>
      <w:r w:rsidRPr="00D53BE8">
        <w:rPr>
          <w:rFonts w:ascii="David" w:hAnsi="David" w:cs="David"/>
          <w:i/>
          <w:sz w:val="24"/>
          <w:szCs w:val="24"/>
          <w:rtl/>
        </w:rPr>
        <w:t xml:space="preserve"> </w:t>
      </w:r>
      <w:r w:rsidRPr="00D53BE8">
        <w:rPr>
          <w:rFonts w:ascii="David" w:hAnsi="David" w:cs="David" w:hint="eastAsia"/>
          <w:i/>
          <w:sz w:val="24"/>
          <w:szCs w:val="24"/>
          <w:rtl/>
        </w:rPr>
        <w:t>לבצע</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חשבון</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את</w:t>
      </w:r>
      <w:r w:rsidRPr="00D53BE8">
        <w:rPr>
          <w:rFonts w:ascii="David" w:hAnsi="David" w:cs="David"/>
          <w:i/>
          <w:sz w:val="24"/>
          <w:szCs w:val="24"/>
          <w:rtl/>
        </w:rPr>
        <w:t xml:space="preserve"> </w:t>
      </w:r>
      <w:r w:rsidRPr="00D53BE8">
        <w:rPr>
          <w:rFonts w:ascii="David" w:hAnsi="David" w:cs="David" w:hint="eastAsia"/>
          <w:i/>
          <w:sz w:val="24"/>
          <w:szCs w:val="24"/>
          <w:rtl/>
        </w:rPr>
        <w:t>אשר</w:t>
      </w:r>
      <w:r w:rsidRPr="00D53BE8">
        <w:rPr>
          <w:rFonts w:ascii="David" w:hAnsi="David" w:cs="David"/>
          <w:i/>
          <w:sz w:val="24"/>
          <w:szCs w:val="24"/>
          <w:rtl/>
        </w:rPr>
        <w:t xml:space="preserve"> </w:t>
      </w:r>
      <w:r w:rsidRPr="00D53BE8">
        <w:rPr>
          <w:rFonts w:ascii="David" w:hAnsi="David" w:cs="David" w:hint="eastAsia"/>
          <w:i/>
          <w:sz w:val="24"/>
          <w:szCs w:val="24"/>
          <w:rtl/>
        </w:rPr>
        <w:t>היה</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לבצע</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יישא</w:t>
      </w:r>
      <w:r w:rsidRPr="00D53BE8">
        <w:rPr>
          <w:rFonts w:ascii="David" w:hAnsi="David" w:cs="David"/>
          <w:i/>
          <w:sz w:val="24"/>
          <w:szCs w:val="24"/>
          <w:rtl/>
        </w:rPr>
        <w:t xml:space="preserve"> </w:t>
      </w:r>
      <w:r w:rsidRPr="00D53BE8">
        <w:rPr>
          <w:rFonts w:ascii="David" w:hAnsi="David" w:cs="David" w:hint="eastAsia"/>
          <w:i/>
          <w:sz w:val="24"/>
          <w:szCs w:val="24"/>
          <w:rtl/>
        </w:rPr>
        <w:t>בכל</w:t>
      </w:r>
      <w:r w:rsidRPr="00D53BE8">
        <w:rPr>
          <w:rFonts w:ascii="David" w:hAnsi="David" w:cs="David"/>
          <w:i/>
          <w:sz w:val="24"/>
          <w:szCs w:val="24"/>
          <w:rtl/>
        </w:rPr>
        <w:t xml:space="preserve"> </w:t>
      </w:r>
      <w:r w:rsidRPr="00D53BE8">
        <w:rPr>
          <w:rFonts w:ascii="David" w:hAnsi="David" w:cs="David" w:hint="eastAsia"/>
          <w:i/>
          <w:sz w:val="24"/>
          <w:szCs w:val="24"/>
          <w:rtl/>
        </w:rPr>
        <w:t>ההוצאות</w:t>
      </w:r>
      <w:r w:rsidRPr="00D53BE8">
        <w:rPr>
          <w:rFonts w:ascii="David" w:hAnsi="David" w:cs="David"/>
          <w:i/>
          <w:sz w:val="24"/>
          <w:szCs w:val="24"/>
          <w:rtl/>
        </w:rPr>
        <w:t xml:space="preserve"> </w:t>
      </w:r>
      <w:r w:rsidRPr="00D53BE8">
        <w:rPr>
          <w:rFonts w:ascii="David" w:hAnsi="David" w:cs="David" w:hint="eastAsia"/>
          <w:i/>
          <w:sz w:val="24"/>
          <w:szCs w:val="24"/>
          <w:rtl/>
        </w:rPr>
        <w:t>הכרוכות</w:t>
      </w:r>
      <w:r w:rsidRPr="00D53BE8">
        <w:rPr>
          <w:rFonts w:ascii="David" w:hAnsi="David" w:cs="David"/>
          <w:i/>
          <w:sz w:val="24"/>
          <w:szCs w:val="24"/>
          <w:rtl/>
        </w:rPr>
        <w:t xml:space="preserve"> </w:t>
      </w:r>
      <w:r w:rsidRPr="00D53BE8">
        <w:rPr>
          <w:rFonts w:ascii="David" w:hAnsi="David" w:cs="David" w:hint="eastAsia"/>
          <w:i/>
          <w:sz w:val="24"/>
          <w:szCs w:val="24"/>
          <w:rtl/>
        </w:rPr>
        <w:t>בכך</w:t>
      </w:r>
      <w:r w:rsidRPr="00D53BE8">
        <w:rPr>
          <w:rFonts w:ascii="David" w:hAnsi="David" w:cs="David"/>
          <w:i/>
          <w:sz w:val="24"/>
          <w:szCs w:val="24"/>
          <w:rtl/>
        </w:rPr>
        <w:t xml:space="preserve"> </w:t>
      </w:r>
      <w:r w:rsidRPr="00D53BE8">
        <w:rPr>
          <w:rFonts w:ascii="David" w:hAnsi="David" w:cs="David" w:hint="eastAsia"/>
          <w:i/>
          <w:sz w:val="24"/>
          <w:szCs w:val="24"/>
          <w:rtl/>
        </w:rPr>
        <w:t>ויהיה</w:t>
      </w:r>
      <w:r w:rsidRPr="00D53BE8">
        <w:rPr>
          <w:rFonts w:ascii="David" w:hAnsi="David" w:cs="David"/>
          <w:i/>
          <w:sz w:val="24"/>
          <w:szCs w:val="24"/>
          <w:rtl/>
        </w:rPr>
        <w:t xml:space="preserve"> </w:t>
      </w:r>
      <w:r w:rsidRPr="00D53BE8">
        <w:rPr>
          <w:rFonts w:ascii="David" w:hAnsi="David" w:cs="David" w:hint="eastAsia"/>
          <w:i/>
          <w:sz w:val="24"/>
          <w:szCs w:val="24"/>
          <w:rtl/>
        </w:rPr>
        <w:t>חייב</w:t>
      </w:r>
      <w:r w:rsidRPr="00D53BE8">
        <w:rPr>
          <w:rFonts w:ascii="David" w:hAnsi="David" w:cs="David"/>
          <w:i/>
          <w:sz w:val="24"/>
          <w:szCs w:val="24"/>
          <w:rtl/>
        </w:rPr>
        <w:t xml:space="preserve"> </w:t>
      </w:r>
      <w:r w:rsidRPr="00D53BE8">
        <w:rPr>
          <w:rFonts w:ascii="David" w:hAnsi="David" w:cs="David" w:hint="eastAsia"/>
          <w:i/>
          <w:sz w:val="24"/>
          <w:szCs w:val="24"/>
          <w:rtl/>
        </w:rPr>
        <w:t>לשלמם</w:t>
      </w:r>
      <w:r w:rsidRPr="00D53BE8">
        <w:rPr>
          <w:rFonts w:ascii="David" w:hAnsi="David" w:cs="David"/>
          <w:i/>
          <w:sz w:val="24"/>
          <w:szCs w:val="24"/>
          <w:rtl/>
        </w:rPr>
        <w:t xml:space="preserve"> </w:t>
      </w:r>
      <w:r w:rsidRPr="00D53BE8">
        <w:rPr>
          <w:rFonts w:ascii="David" w:hAnsi="David" w:cs="David" w:hint="eastAsia"/>
          <w:i/>
          <w:sz w:val="24"/>
          <w:szCs w:val="24"/>
          <w:rtl/>
        </w:rPr>
        <w:t>למזמין</w:t>
      </w:r>
      <w:r w:rsidRPr="00D53BE8">
        <w:rPr>
          <w:rFonts w:ascii="David" w:hAnsi="David" w:cs="David"/>
          <w:i/>
          <w:sz w:val="24"/>
          <w:szCs w:val="24"/>
          <w:rtl/>
        </w:rPr>
        <w:t>.</w:t>
      </w:r>
    </w:p>
    <w:p w14:paraId="29265B72" w14:textId="77777777" w:rsidR="00D53BE8" w:rsidRPr="00D53BE8" w:rsidRDefault="00D53BE8" w:rsidP="00D53BE8">
      <w:pPr>
        <w:spacing w:after="0" w:afterAutospacing="0" w:line="240" w:lineRule="auto"/>
        <w:rPr>
          <w:rFonts w:ascii="David" w:hAnsi="David" w:cs="David"/>
          <w:i/>
          <w:sz w:val="24"/>
          <w:szCs w:val="24"/>
        </w:rPr>
      </w:pPr>
    </w:p>
    <w:p w14:paraId="68D98BDA"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סימון</w:t>
      </w:r>
    </w:p>
    <w:p w14:paraId="7CD715C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יבצע</w:t>
      </w:r>
      <w:r w:rsidRPr="00026AEA">
        <w:rPr>
          <w:rFonts w:ascii="David" w:hAnsi="David" w:cs="David"/>
          <w:i/>
          <w:sz w:val="24"/>
          <w:szCs w:val="24"/>
          <w:rtl/>
        </w:rPr>
        <w:t xml:space="preserve"> </w:t>
      </w:r>
      <w:r w:rsidRPr="00026AEA">
        <w:rPr>
          <w:rFonts w:ascii="David" w:hAnsi="David" w:cs="David" w:hint="eastAsia"/>
          <w:i/>
          <w:sz w:val="24"/>
          <w:szCs w:val="24"/>
          <w:rtl/>
        </w:rPr>
        <w:t>באמצעות</w:t>
      </w:r>
      <w:r w:rsidRPr="00026AEA">
        <w:rPr>
          <w:rFonts w:ascii="David" w:hAnsi="David" w:cs="David"/>
          <w:i/>
          <w:sz w:val="24"/>
          <w:szCs w:val="24"/>
          <w:rtl/>
        </w:rPr>
        <w:t xml:space="preserve"> </w:t>
      </w:r>
      <w:r w:rsidRPr="00026AEA">
        <w:rPr>
          <w:rFonts w:ascii="David" w:hAnsi="David" w:cs="David" w:hint="eastAsia"/>
          <w:i/>
          <w:sz w:val="24"/>
          <w:szCs w:val="24"/>
          <w:rtl/>
        </w:rPr>
        <w:t>מודדים</w:t>
      </w:r>
      <w:r w:rsidRPr="00026AEA">
        <w:rPr>
          <w:rFonts w:ascii="David" w:hAnsi="David" w:cs="David"/>
          <w:i/>
          <w:sz w:val="24"/>
          <w:szCs w:val="24"/>
          <w:rtl/>
        </w:rPr>
        <w:t xml:space="preserve"> </w:t>
      </w:r>
      <w:r w:rsidRPr="00026AEA">
        <w:rPr>
          <w:rFonts w:ascii="David" w:hAnsi="David" w:cs="David" w:hint="eastAsia"/>
          <w:i/>
          <w:sz w:val="24"/>
          <w:szCs w:val="24"/>
          <w:rtl/>
        </w:rPr>
        <w:t>מוסמכים</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חשבונו</w:t>
      </w:r>
      <w:r w:rsidRPr="00026AEA">
        <w:rPr>
          <w:rFonts w:ascii="David" w:hAnsi="David" w:cs="David"/>
          <w:i/>
          <w:sz w:val="24"/>
          <w:szCs w:val="24"/>
          <w:rtl/>
        </w:rPr>
        <w:t xml:space="preserve">, </w:t>
      </w:r>
      <w:r w:rsidRPr="00026AEA">
        <w:rPr>
          <w:rFonts w:ascii="David" w:hAnsi="David" w:cs="David" w:hint="eastAsia"/>
          <w:i/>
          <w:sz w:val="24"/>
          <w:szCs w:val="24"/>
          <w:rtl/>
        </w:rPr>
        <w:t>סימון</w:t>
      </w:r>
      <w:r w:rsidRPr="00026AEA">
        <w:rPr>
          <w:rFonts w:ascii="David" w:hAnsi="David" w:cs="David"/>
          <w:i/>
          <w:sz w:val="24"/>
          <w:szCs w:val="24"/>
          <w:rtl/>
        </w:rPr>
        <w:t xml:space="preserve"> </w:t>
      </w:r>
      <w:r w:rsidRPr="00026AEA">
        <w:rPr>
          <w:rFonts w:ascii="David" w:hAnsi="David" w:cs="David" w:hint="eastAsia"/>
          <w:i/>
          <w:sz w:val="24"/>
          <w:szCs w:val="24"/>
          <w:rtl/>
        </w:rPr>
        <w:t>נכון</w:t>
      </w:r>
      <w:r w:rsidRPr="00026AEA">
        <w:rPr>
          <w:rFonts w:ascii="David" w:hAnsi="David" w:cs="David"/>
          <w:i/>
          <w:sz w:val="24"/>
          <w:szCs w:val="24"/>
          <w:rtl/>
        </w:rPr>
        <w:t xml:space="preserve"> </w:t>
      </w:r>
      <w:r w:rsidRPr="00026AEA">
        <w:rPr>
          <w:rFonts w:ascii="David" w:hAnsi="David" w:cs="David" w:hint="eastAsia"/>
          <w:i/>
          <w:sz w:val="24"/>
          <w:szCs w:val="24"/>
          <w:rtl/>
        </w:rPr>
        <w:t>ומדויק</w:t>
      </w:r>
      <w:r w:rsidRPr="00026AEA">
        <w:rPr>
          <w:rFonts w:ascii="David" w:hAnsi="David" w:cs="David"/>
          <w:i/>
          <w:sz w:val="24"/>
          <w:szCs w:val="24"/>
          <w:rtl/>
        </w:rPr>
        <w:t xml:space="preserve"> </w:t>
      </w:r>
      <w:r w:rsidRPr="00026AEA">
        <w:rPr>
          <w:rFonts w:ascii="David" w:hAnsi="David" w:cs="David" w:hint="eastAsia"/>
          <w:i/>
          <w:sz w:val="24"/>
          <w:szCs w:val="24"/>
          <w:rtl/>
        </w:rPr>
        <w:t>לשם</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שלו</w:t>
      </w:r>
      <w:r w:rsidRPr="00026AEA">
        <w:rPr>
          <w:rFonts w:ascii="David" w:hAnsi="David" w:cs="David"/>
          <w:i/>
          <w:sz w:val="24"/>
          <w:szCs w:val="24"/>
          <w:rtl/>
        </w:rPr>
        <w:t xml:space="preserve"> </w:t>
      </w:r>
      <w:r w:rsidRPr="00026AEA">
        <w:rPr>
          <w:rFonts w:ascii="David" w:hAnsi="David" w:cs="David" w:hint="eastAsia"/>
          <w:i/>
          <w:sz w:val="24"/>
          <w:szCs w:val="24"/>
          <w:rtl/>
        </w:rPr>
        <w:t>ושל</w:t>
      </w:r>
      <w:r w:rsidRPr="00026AEA">
        <w:rPr>
          <w:rFonts w:ascii="David" w:hAnsi="David" w:cs="David"/>
          <w:i/>
          <w:sz w:val="24"/>
          <w:szCs w:val="24"/>
          <w:rtl/>
        </w:rPr>
        <w:t xml:space="preserve"> </w:t>
      </w:r>
      <w:r w:rsidRPr="00026AEA">
        <w:rPr>
          <w:rFonts w:ascii="David" w:hAnsi="David" w:cs="David" w:hint="eastAsia"/>
          <w:i/>
          <w:sz w:val="24"/>
          <w:szCs w:val="24"/>
          <w:rtl/>
        </w:rPr>
        <w:t>הקבלנים</w:t>
      </w:r>
      <w:r w:rsidRPr="00026AEA">
        <w:rPr>
          <w:rFonts w:ascii="David" w:hAnsi="David" w:cs="David"/>
          <w:i/>
          <w:sz w:val="24"/>
          <w:szCs w:val="24"/>
          <w:rtl/>
        </w:rPr>
        <w:t xml:space="preserve"> </w:t>
      </w:r>
      <w:r w:rsidRPr="00026AEA">
        <w:rPr>
          <w:rFonts w:ascii="David" w:hAnsi="David" w:cs="David" w:hint="eastAsia"/>
          <w:i/>
          <w:sz w:val="24"/>
          <w:szCs w:val="24"/>
          <w:rtl/>
        </w:rPr>
        <w:t>המיוחדים</w:t>
      </w:r>
      <w:r w:rsidRPr="00026AEA">
        <w:rPr>
          <w:rFonts w:ascii="David" w:hAnsi="David" w:cs="David"/>
          <w:i/>
          <w:sz w:val="24"/>
          <w:szCs w:val="24"/>
          <w:rtl/>
        </w:rPr>
        <w:t xml:space="preserve">, </w:t>
      </w:r>
      <w:r w:rsidRPr="00026AEA">
        <w:rPr>
          <w:rFonts w:ascii="David" w:hAnsi="David" w:cs="David" w:hint="eastAsia"/>
          <w:i/>
          <w:sz w:val="24"/>
          <w:szCs w:val="24"/>
          <w:rtl/>
        </w:rPr>
        <w:t>יבדוק</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נכונותם</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הגבהים</w:t>
      </w:r>
      <w:r w:rsidRPr="00026AEA">
        <w:rPr>
          <w:rFonts w:ascii="David" w:hAnsi="David" w:cs="David"/>
          <w:i/>
          <w:sz w:val="24"/>
          <w:szCs w:val="24"/>
          <w:rtl/>
        </w:rPr>
        <w:t xml:space="preserve"> </w:t>
      </w:r>
      <w:r w:rsidRPr="00026AEA">
        <w:rPr>
          <w:rFonts w:ascii="David" w:hAnsi="David" w:cs="David" w:hint="eastAsia"/>
          <w:i/>
          <w:sz w:val="24"/>
          <w:szCs w:val="24"/>
          <w:rtl/>
        </w:rPr>
        <w:t>המימדים</w:t>
      </w:r>
      <w:r w:rsidRPr="00026AEA">
        <w:rPr>
          <w:rFonts w:ascii="David" w:hAnsi="David" w:cs="David"/>
          <w:i/>
          <w:sz w:val="24"/>
          <w:szCs w:val="24"/>
          <w:rtl/>
        </w:rPr>
        <w:t xml:space="preserve"> </w:t>
      </w:r>
      <w:r w:rsidRPr="00026AEA">
        <w:rPr>
          <w:rFonts w:ascii="David" w:hAnsi="David" w:cs="David" w:hint="eastAsia"/>
          <w:i/>
          <w:sz w:val="24"/>
          <w:szCs w:val="24"/>
          <w:rtl/>
        </w:rPr>
        <w:t>וההכוונה</w:t>
      </w:r>
      <w:r w:rsidRPr="00026AEA">
        <w:rPr>
          <w:rFonts w:ascii="David" w:hAnsi="David" w:cs="David"/>
          <w:i/>
          <w:sz w:val="24"/>
          <w:szCs w:val="24"/>
          <w:rtl/>
        </w:rPr>
        <w:t xml:space="preserve"> </w:t>
      </w:r>
      <w:r w:rsidRPr="00026AEA">
        <w:rPr>
          <w:rFonts w:ascii="David" w:hAnsi="David" w:cs="David" w:hint="eastAsia"/>
          <w:i/>
          <w:sz w:val="24"/>
          <w:szCs w:val="24"/>
          <w:rtl/>
        </w:rPr>
        <w:t>ויספק</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המכשירים</w:t>
      </w:r>
      <w:r w:rsidRPr="00026AEA">
        <w:rPr>
          <w:rFonts w:ascii="David" w:hAnsi="David" w:cs="David"/>
          <w:i/>
          <w:sz w:val="24"/>
          <w:szCs w:val="24"/>
          <w:rtl/>
        </w:rPr>
        <w:t xml:space="preserve"> </w:t>
      </w:r>
      <w:r w:rsidRPr="00026AEA">
        <w:rPr>
          <w:rFonts w:ascii="David" w:hAnsi="David" w:cs="David" w:hint="eastAsia"/>
          <w:i/>
          <w:sz w:val="24"/>
          <w:szCs w:val="24"/>
          <w:rtl/>
        </w:rPr>
        <w:t>וכח</w:t>
      </w:r>
      <w:r w:rsidRPr="00026AEA">
        <w:rPr>
          <w:rFonts w:ascii="David" w:hAnsi="David" w:cs="David"/>
          <w:i/>
          <w:sz w:val="24"/>
          <w:szCs w:val="24"/>
          <w:rtl/>
        </w:rPr>
        <w:t xml:space="preserve"> </w:t>
      </w:r>
      <w:r w:rsidRPr="00026AEA">
        <w:rPr>
          <w:rFonts w:ascii="David" w:hAnsi="David" w:cs="David" w:hint="eastAsia"/>
          <w:i/>
          <w:sz w:val="24"/>
          <w:szCs w:val="24"/>
          <w:rtl/>
        </w:rPr>
        <w:t>האדם</w:t>
      </w:r>
      <w:r w:rsidRPr="00026AEA">
        <w:rPr>
          <w:rFonts w:ascii="David" w:hAnsi="David" w:cs="David"/>
          <w:i/>
          <w:sz w:val="24"/>
          <w:szCs w:val="24"/>
          <w:rtl/>
        </w:rPr>
        <w:t xml:space="preserve"> </w:t>
      </w:r>
      <w:r w:rsidRPr="00026AEA">
        <w:rPr>
          <w:rFonts w:ascii="David" w:hAnsi="David" w:cs="David" w:hint="eastAsia"/>
          <w:i/>
          <w:sz w:val="24"/>
          <w:szCs w:val="24"/>
          <w:rtl/>
        </w:rPr>
        <w:t>הדרושים</w:t>
      </w:r>
      <w:r w:rsidRPr="00026AEA">
        <w:rPr>
          <w:rFonts w:ascii="David" w:hAnsi="David" w:cs="David"/>
          <w:i/>
          <w:sz w:val="24"/>
          <w:szCs w:val="24"/>
          <w:rtl/>
        </w:rPr>
        <w:t xml:space="preserve"> </w:t>
      </w:r>
      <w:r w:rsidRPr="00026AEA">
        <w:rPr>
          <w:rFonts w:ascii="David" w:hAnsi="David" w:cs="David" w:hint="eastAsia"/>
          <w:i/>
          <w:sz w:val="24"/>
          <w:szCs w:val="24"/>
          <w:rtl/>
        </w:rPr>
        <w:t>בקשר</w:t>
      </w:r>
      <w:r w:rsidRPr="00026AEA">
        <w:rPr>
          <w:rFonts w:ascii="David" w:hAnsi="David" w:cs="David"/>
          <w:i/>
          <w:sz w:val="24"/>
          <w:szCs w:val="24"/>
          <w:rtl/>
        </w:rPr>
        <w:t xml:space="preserve"> </w:t>
      </w:r>
      <w:r w:rsidRPr="00026AEA">
        <w:rPr>
          <w:rFonts w:ascii="David" w:hAnsi="David" w:cs="David" w:hint="eastAsia"/>
          <w:i/>
          <w:sz w:val="24"/>
          <w:szCs w:val="24"/>
          <w:rtl/>
        </w:rPr>
        <w:t>לכך</w:t>
      </w:r>
      <w:r w:rsidRPr="00026AEA">
        <w:rPr>
          <w:rFonts w:ascii="David" w:hAnsi="David" w:cs="David"/>
          <w:i/>
          <w:sz w:val="24"/>
          <w:szCs w:val="24"/>
          <w:rtl/>
        </w:rPr>
        <w:t xml:space="preserve">. </w:t>
      </w:r>
    </w:p>
    <w:p w14:paraId="626BE04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הוטל</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לבצע</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נקודות</w:t>
      </w:r>
      <w:r w:rsidRPr="00026AEA">
        <w:rPr>
          <w:rFonts w:ascii="David" w:hAnsi="David" w:cs="David"/>
          <w:i/>
          <w:sz w:val="24"/>
          <w:szCs w:val="24"/>
          <w:rtl/>
        </w:rPr>
        <w:t xml:space="preserve"> </w:t>
      </w:r>
      <w:r w:rsidRPr="00026AEA">
        <w:rPr>
          <w:rFonts w:ascii="David" w:hAnsi="David" w:cs="David" w:hint="eastAsia"/>
          <w:i/>
          <w:sz w:val="24"/>
          <w:szCs w:val="24"/>
          <w:rtl/>
        </w:rPr>
        <w:t>שנקבעו</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חייב</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לשמור</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קיומן</w:t>
      </w:r>
      <w:r w:rsidRPr="00026AEA">
        <w:rPr>
          <w:rFonts w:ascii="David" w:hAnsi="David" w:cs="David"/>
          <w:i/>
          <w:sz w:val="24"/>
          <w:szCs w:val="24"/>
          <w:rtl/>
        </w:rPr>
        <w:t xml:space="preserve"> </w:t>
      </w:r>
      <w:r w:rsidRPr="00026AEA">
        <w:rPr>
          <w:rFonts w:ascii="David" w:hAnsi="David" w:cs="David" w:hint="eastAsia"/>
          <w:i/>
          <w:sz w:val="24"/>
          <w:szCs w:val="24"/>
          <w:rtl/>
        </w:rPr>
        <w:t>ושלמותן</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נקודות</w:t>
      </w:r>
      <w:r w:rsidRPr="00026AEA">
        <w:rPr>
          <w:rFonts w:ascii="David" w:hAnsi="David" w:cs="David"/>
          <w:i/>
          <w:sz w:val="24"/>
          <w:szCs w:val="24"/>
          <w:rtl/>
        </w:rPr>
        <w:t xml:space="preserve"> </w:t>
      </w:r>
      <w:r w:rsidRPr="00026AEA">
        <w:rPr>
          <w:rFonts w:ascii="David" w:hAnsi="David" w:cs="David" w:hint="eastAsia"/>
          <w:i/>
          <w:sz w:val="24"/>
          <w:szCs w:val="24"/>
          <w:rtl/>
        </w:rPr>
        <w:t>אלה</w:t>
      </w:r>
      <w:r w:rsidRPr="00026AEA">
        <w:rPr>
          <w:rFonts w:ascii="David" w:hAnsi="David" w:cs="David"/>
          <w:i/>
          <w:sz w:val="24"/>
          <w:szCs w:val="24"/>
          <w:rtl/>
        </w:rPr>
        <w:t xml:space="preserve">, </w:t>
      </w:r>
      <w:r w:rsidRPr="00026AEA">
        <w:rPr>
          <w:rFonts w:ascii="David" w:hAnsi="David" w:cs="David" w:hint="eastAsia"/>
          <w:i/>
          <w:sz w:val="24"/>
          <w:szCs w:val="24"/>
          <w:rtl/>
        </w:rPr>
        <w:t>ולחדשן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חשבונו</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מקרה</w:t>
      </w:r>
      <w:r w:rsidRPr="00026AEA">
        <w:rPr>
          <w:rFonts w:ascii="David" w:hAnsi="David" w:cs="David"/>
          <w:i/>
          <w:sz w:val="24"/>
          <w:szCs w:val="24"/>
          <w:rtl/>
        </w:rPr>
        <w:t xml:space="preserve"> </w:t>
      </w:r>
      <w:r w:rsidRPr="00026AEA">
        <w:rPr>
          <w:rFonts w:ascii="David" w:hAnsi="David" w:cs="David" w:hint="eastAsia"/>
          <w:i/>
          <w:sz w:val="24"/>
          <w:szCs w:val="24"/>
          <w:rtl/>
        </w:rPr>
        <w:t>שהושחתו</w:t>
      </w:r>
      <w:r w:rsidRPr="00026AEA">
        <w:rPr>
          <w:rFonts w:ascii="David" w:hAnsi="David" w:cs="David"/>
          <w:i/>
          <w:sz w:val="24"/>
          <w:szCs w:val="24"/>
          <w:rtl/>
        </w:rPr>
        <w:t>.</w:t>
      </w:r>
    </w:p>
    <w:p w14:paraId="5F88651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אחריות</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לסימון</w:t>
      </w:r>
      <w:r w:rsidRPr="00026AEA">
        <w:rPr>
          <w:rFonts w:ascii="David" w:hAnsi="David" w:cs="David"/>
          <w:i/>
          <w:sz w:val="24"/>
          <w:szCs w:val="24"/>
          <w:rtl/>
        </w:rPr>
        <w:t xml:space="preserve"> </w:t>
      </w:r>
      <w:r w:rsidRPr="00026AEA">
        <w:rPr>
          <w:rFonts w:ascii="David" w:hAnsi="David" w:cs="David" w:hint="eastAsia"/>
          <w:i/>
          <w:sz w:val="24"/>
          <w:szCs w:val="24"/>
          <w:rtl/>
        </w:rPr>
        <w:t>חלה</w:t>
      </w:r>
      <w:r w:rsidRPr="00026AEA">
        <w:rPr>
          <w:rFonts w:ascii="David" w:hAnsi="David" w:cs="David"/>
          <w:i/>
          <w:sz w:val="24"/>
          <w:szCs w:val="24"/>
          <w:rtl/>
        </w:rPr>
        <w:t xml:space="preserve"> </w:t>
      </w:r>
      <w:r w:rsidRPr="00026AEA">
        <w:rPr>
          <w:rFonts w:ascii="David" w:hAnsi="David" w:cs="David" w:hint="eastAsia"/>
          <w:i/>
          <w:sz w:val="24"/>
          <w:szCs w:val="24"/>
          <w:rtl/>
        </w:rPr>
        <w:t>אף</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נערך</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ידו</w:t>
      </w:r>
      <w:r w:rsidRPr="00026AEA">
        <w:rPr>
          <w:rFonts w:ascii="David" w:hAnsi="David" w:cs="David"/>
          <w:i/>
          <w:sz w:val="24"/>
          <w:szCs w:val="24"/>
          <w:rtl/>
        </w:rPr>
        <w:t xml:space="preserve"> </w:t>
      </w:r>
      <w:r w:rsidRPr="00026AEA">
        <w:rPr>
          <w:rFonts w:ascii="David" w:hAnsi="David" w:cs="David" w:hint="eastAsia"/>
          <w:i/>
          <w:sz w:val="24"/>
          <w:szCs w:val="24"/>
          <w:rtl/>
        </w:rPr>
        <w:t>אלא</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הודיע</w:t>
      </w:r>
      <w:r w:rsidRPr="00026AEA">
        <w:rPr>
          <w:rFonts w:ascii="David" w:hAnsi="David" w:cs="David"/>
          <w:i/>
          <w:sz w:val="24"/>
          <w:szCs w:val="24"/>
          <w:rtl/>
        </w:rPr>
        <w:t xml:space="preserve"> </w:t>
      </w:r>
      <w:r w:rsidRPr="00026AEA">
        <w:rPr>
          <w:rFonts w:ascii="David" w:hAnsi="David" w:cs="David" w:hint="eastAsia"/>
          <w:i/>
          <w:sz w:val="24"/>
          <w:szCs w:val="24"/>
          <w:rtl/>
        </w:rPr>
        <w:t>למפקח</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יאוחר</w:t>
      </w:r>
      <w:r w:rsidRPr="00026AEA">
        <w:rPr>
          <w:rFonts w:ascii="David" w:hAnsi="David" w:cs="David"/>
          <w:i/>
          <w:sz w:val="24"/>
          <w:szCs w:val="24"/>
          <w:rtl/>
        </w:rPr>
        <w:t xml:space="preserve"> </w:t>
      </w:r>
      <w:r w:rsidRPr="00026AEA">
        <w:rPr>
          <w:rFonts w:ascii="David" w:hAnsi="David" w:cs="David" w:hint="eastAsia"/>
          <w:i/>
          <w:sz w:val="24"/>
          <w:szCs w:val="24"/>
          <w:rtl/>
        </w:rPr>
        <w:t>מאשר</w:t>
      </w:r>
      <w:r w:rsidRPr="00026AEA">
        <w:rPr>
          <w:rFonts w:ascii="David" w:hAnsi="David" w:cs="David"/>
          <w:i/>
          <w:sz w:val="24"/>
          <w:szCs w:val="24"/>
          <w:rtl/>
        </w:rPr>
        <w:t xml:space="preserve"> 5 </w:t>
      </w:r>
      <w:r w:rsidRPr="00026AEA">
        <w:rPr>
          <w:rFonts w:ascii="David" w:hAnsi="David" w:cs="David" w:hint="eastAsia"/>
          <w:i/>
          <w:sz w:val="24"/>
          <w:szCs w:val="24"/>
          <w:rtl/>
        </w:rPr>
        <w:t>ימים</w:t>
      </w:r>
      <w:r w:rsidRPr="00026AEA">
        <w:rPr>
          <w:rFonts w:ascii="David" w:hAnsi="David" w:cs="David"/>
          <w:i/>
          <w:sz w:val="24"/>
          <w:szCs w:val="24"/>
          <w:rtl/>
        </w:rPr>
        <w:t xml:space="preserve"> </w:t>
      </w:r>
      <w:r w:rsidRPr="00026AEA">
        <w:rPr>
          <w:rFonts w:ascii="David" w:hAnsi="David" w:cs="David" w:hint="eastAsia"/>
          <w:i/>
          <w:sz w:val="24"/>
          <w:szCs w:val="24"/>
          <w:rtl/>
        </w:rPr>
        <w:t>לפני</w:t>
      </w:r>
      <w:r w:rsidRPr="00026AEA">
        <w:rPr>
          <w:rFonts w:ascii="David" w:hAnsi="David" w:cs="David"/>
          <w:i/>
          <w:sz w:val="24"/>
          <w:szCs w:val="24"/>
          <w:rtl/>
        </w:rPr>
        <w:t xml:space="preserve"> </w:t>
      </w:r>
      <w:r w:rsidRPr="00026AEA">
        <w:rPr>
          <w:rFonts w:ascii="David" w:hAnsi="David" w:cs="David" w:hint="eastAsia"/>
          <w:i/>
          <w:sz w:val="24"/>
          <w:szCs w:val="24"/>
          <w:rtl/>
        </w:rPr>
        <w:t>המועד</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עבודה</w:t>
      </w:r>
      <w:r w:rsidRPr="00026AEA">
        <w:rPr>
          <w:rFonts w:ascii="David" w:hAnsi="David" w:cs="David"/>
          <w:i/>
          <w:sz w:val="24"/>
          <w:szCs w:val="24"/>
          <w:rtl/>
        </w:rPr>
        <w:t xml:space="preserve"> </w:t>
      </w:r>
      <w:r w:rsidRPr="00026AEA">
        <w:rPr>
          <w:rFonts w:ascii="David" w:hAnsi="David" w:cs="David" w:hint="eastAsia"/>
          <w:i/>
          <w:sz w:val="24"/>
          <w:szCs w:val="24"/>
          <w:rtl/>
        </w:rPr>
        <w:t>עפ</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הסתייגותו</w:t>
      </w:r>
      <w:r w:rsidRPr="00026AEA">
        <w:rPr>
          <w:rFonts w:ascii="David" w:hAnsi="David" w:cs="David"/>
          <w:i/>
          <w:sz w:val="24"/>
          <w:szCs w:val="24"/>
          <w:rtl/>
        </w:rPr>
        <w:t xml:space="preserve"> </w:t>
      </w:r>
      <w:r w:rsidRPr="00026AEA">
        <w:rPr>
          <w:rFonts w:ascii="David" w:hAnsi="David" w:cs="David" w:hint="eastAsia"/>
          <w:i/>
          <w:sz w:val="24"/>
          <w:szCs w:val="24"/>
          <w:rtl/>
        </w:rPr>
        <w:t>ממנו</w:t>
      </w:r>
      <w:r w:rsidRPr="00026AEA">
        <w:rPr>
          <w:rFonts w:ascii="David" w:hAnsi="David" w:cs="David"/>
          <w:i/>
          <w:sz w:val="24"/>
          <w:szCs w:val="24"/>
          <w:rtl/>
        </w:rPr>
        <w:t xml:space="preserve"> </w:t>
      </w:r>
      <w:r w:rsidRPr="00026AEA">
        <w:rPr>
          <w:rFonts w:ascii="David" w:hAnsi="David" w:cs="David" w:hint="eastAsia"/>
          <w:i/>
          <w:sz w:val="24"/>
          <w:szCs w:val="24"/>
          <w:rtl/>
        </w:rPr>
        <w:t>כשהיא</w:t>
      </w:r>
      <w:r w:rsidRPr="00026AEA">
        <w:rPr>
          <w:rFonts w:ascii="David" w:hAnsi="David" w:cs="David"/>
          <w:i/>
          <w:sz w:val="24"/>
          <w:szCs w:val="24"/>
          <w:rtl/>
        </w:rPr>
        <w:t xml:space="preserve"> </w:t>
      </w:r>
      <w:r w:rsidRPr="00026AEA">
        <w:rPr>
          <w:rFonts w:ascii="David" w:hAnsi="David" w:cs="David" w:hint="eastAsia"/>
          <w:i/>
          <w:sz w:val="24"/>
          <w:szCs w:val="24"/>
          <w:rtl/>
        </w:rPr>
        <w:t>נתמכת</w:t>
      </w:r>
      <w:r w:rsidRPr="00026AEA">
        <w:rPr>
          <w:rFonts w:ascii="David" w:hAnsi="David" w:cs="David"/>
          <w:i/>
          <w:sz w:val="24"/>
          <w:szCs w:val="24"/>
          <w:rtl/>
        </w:rPr>
        <w:t xml:space="preserve"> </w:t>
      </w:r>
      <w:r w:rsidRPr="00026AEA">
        <w:rPr>
          <w:rFonts w:ascii="David" w:hAnsi="David" w:cs="David" w:hint="eastAsia"/>
          <w:i/>
          <w:sz w:val="24"/>
          <w:szCs w:val="24"/>
          <w:rtl/>
        </w:rPr>
        <w:t>במדידות</w:t>
      </w:r>
      <w:r w:rsidRPr="00026AEA">
        <w:rPr>
          <w:rFonts w:ascii="David" w:hAnsi="David" w:cs="David"/>
          <w:i/>
          <w:sz w:val="24"/>
          <w:szCs w:val="24"/>
          <w:rtl/>
        </w:rPr>
        <w:t xml:space="preserve">, </w:t>
      </w:r>
      <w:r w:rsidRPr="00026AEA">
        <w:rPr>
          <w:rFonts w:ascii="David" w:hAnsi="David" w:cs="David" w:hint="eastAsia"/>
          <w:i/>
          <w:sz w:val="24"/>
          <w:szCs w:val="24"/>
          <w:rtl/>
        </w:rPr>
        <w:t>פירושים</w:t>
      </w:r>
      <w:r w:rsidRPr="00026AEA">
        <w:rPr>
          <w:rFonts w:ascii="David" w:hAnsi="David" w:cs="David"/>
          <w:i/>
          <w:sz w:val="24"/>
          <w:szCs w:val="24"/>
          <w:rtl/>
        </w:rPr>
        <w:t xml:space="preserve"> </w:t>
      </w:r>
      <w:r w:rsidRPr="00026AEA">
        <w:rPr>
          <w:rFonts w:ascii="David" w:hAnsi="David" w:cs="David" w:hint="eastAsia"/>
          <w:i/>
          <w:sz w:val="24"/>
          <w:szCs w:val="24"/>
          <w:rtl/>
        </w:rPr>
        <w:t>וכל</w:t>
      </w:r>
      <w:r w:rsidRPr="00026AEA">
        <w:rPr>
          <w:rFonts w:ascii="David" w:hAnsi="David" w:cs="David"/>
          <w:i/>
          <w:sz w:val="24"/>
          <w:szCs w:val="24"/>
          <w:rtl/>
        </w:rPr>
        <w:t xml:space="preserve"> </w:t>
      </w:r>
      <w:r w:rsidRPr="00026AEA">
        <w:rPr>
          <w:rFonts w:ascii="David" w:hAnsi="David" w:cs="David" w:hint="eastAsia"/>
          <w:i/>
          <w:sz w:val="24"/>
          <w:szCs w:val="24"/>
          <w:rtl/>
        </w:rPr>
        <w:t>מידע</w:t>
      </w:r>
      <w:r w:rsidRPr="00026AEA">
        <w:rPr>
          <w:rFonts w:ascii="David" w:hAnsi="David" w:cs="David"/>
          <w:i/>
          <w:sz w:val="24"/>
          <w:szCs w:val="24"/>
          <w:rtl/>
        </w:rPr>
        <w:t xml:space="preserve"> </w:t>
      </w:r>
      <w:r w:rsidRPr="00026AEA">
        <w:rPr>
          <w:rFonts w:ascii="David" w:hAnsi="David" w:cs="David" w:hint="eastAsia"/>
          <w:i/>
          <w:sz w:val="24"/>
          <w:szCs w:val="24"/>
          <w:rtl/>
        </w:rPr>
        <w:t>אחר</w:t>
      </w:r>
      <w:r w:rsidRPr="00026AEA">
        <w:rPr>
          <w:rFonts w:ascii="David" w:hAnsi="David" w:cs="David"/>
          <w:i/>
          <w:sz w:val="24"/>
          <w:szCs w:val="24"/>
          <w:rtl/>
        </w:rPr>
        <w:t xml:space="preserve"> </w:t>
      </w:r>
      <w:r w:rsidRPr="00026AEA">
        <w:rPr>
          <w:rFonts w:ascii="David" w:hAnsi="David" w:cs="David" w:hint="eastAsia"/>
          <w:i/>
          <w:sz w:val="24"/>
          <w:szCs w:val="24"/>
          <w:rtl/>
        </w:rPr>
        <w:t>הנדרש</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w:t>
      </w:r>
    </w:p>
    <w:p w14:paraId="0E9B77B5"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sz w:val="24"/>
          <w:szCs w:val="24"/>
        </w:rPr>
      </w:pPr>
      <w:r w:rsidRPr="00026AEA">
        <w:rPr>
          <w:rFonts w:ascii="David" w:hAnsi="David" w:cs="David"/>
          <w:sz w:val="24"/>
          <w:szCs w:val="24"/>
          <w:rtl/>
        </w:rPr>
        <w:t>"</w:t>
      </w:r>
      <w:r w:rsidRPr="00026AEA">
        <w:rPr>
          <w:rFonts w:ascii="David" w:hAnsi="David" w:cs="David" w:hint="eastAsia"/>
          <w:sz w:val="24"/>
          <w:szCs w:val="24"/>
          <w:rtl/>
        </w:rPr>
        <w:t>סימון</w:t>
      </w:r>
      <w:r w:rsidRPr="00026AEA">
        <w:rPr>
          <w:rFonts w:ascii="David" w:hAnsi="David" w:cs="David"/>
          <w:sz w:val="24"/>
          <w:szCs w:val="24"/>
          <w:rtl/>
        </w:rPr>
        <w:t xml:space="preserve">" </w:t>
      </w:r>
      <w:r w:rsidRPr="00026AEA">
        <w:rPr>
          <w:rFonts w:ascii="David" w:hAnsi="David" w:cs="David" w:hint="eastAsia"/>
          <w:sz w:val="24"/>
          <w:szCs w:val="24"/>
          <w:rtl/>
        </w:rPr>
        <w:t>למטרות</w:t>
      </w:r>
      <w:r w:rsidRPr="00026AEA">
        <w:rPr>
          <w:rFonts w:ascii="David" w:hAnsi="David" w:cs="David"/>
          <w:sz w:val="24"/>
          <w:szCs w:val="24"/>
          <w:rtl/>
        </w:rPr>
        <w:t xml:space="preserve"> </w:t>
      </w:r>
      <w:r w:rsidRPr="00026AEA">
        <w:rPr>
          <w:rFonts w:ascii="David" w:hAnsi="David" w:cs="David" w:hint="eastAsia"/>
          <w:sz w:val="24"/>
          <w:szCs w:val="24"/>
          <w:rtl/>
        </w:rPr>
        <w:t>סעיף</w:t>
      </w:r>
      <w:r w:rsidRPr="00026AEA">
        <w:rPr>
          <w:rFonts w:ascii="David" w:hAnsi="David" w:cs="David"/>
          <w:sz w:val="24"/>
          <w:szCs w:val="24"/>
          <w:rtl/>
        </w:rPr>
        <w:t xml:space="preserve"> </w:t>
      </w:r>
      <w:r w:rsidRPr="00026AEA">
        <w:rPr>
          <w:rFonts w:ascii="David" w:hAnsi="David" w:cs="David" w:hint="eastAsia"/>
          <w:sz w:val="24"/>
          <w:szCs w:val="24"/>
          <w:rtl/>
        </w:rPr>
        <w:t>זה</w:t>
      </w:r>
      <w:r w:rsidRPr="00026AEA">
        <w:rPr>
          <w:rFonts w:ascii="David" w:hAnsi="David" w:cs="David"/>
          <w:sz w:val="24"/>
          <w:szCs w:val="24"/>
          <w:rtl/>
        </w:rPr>
        <w:t xml:space="preserve"> </w:t>
      </w:r>
      <w:r w:rsidRPr="00026AEA">
        <w:rPr>
          <w:rFonts w:ascii="David" w:hAnsi="David" w:cs="David" w:hint="eastAsia"/>
          <w:sz w:val="24"/>
          <w:szCs w:val="24"/>
          <w:rtl/>
        </w:rPr>
        <w:t>כולל</w:t>
      </w:r>
      <w:r w:rsidRPr="00026AEA">
        <w:rPr>
          <w:rFonts w:ascii="David" w:hAnsi="David" w:cs="David"/>
          <w:sz w:val="24"/>
          <w:szCs w:val="24"/>
          <w:rtl/>
        </w:rPr>
        <w:t xml:space="preserve"> </w:t>
      </w:r>
      <w:r w:rsidRPr="00026AEA">
        <w:rPr>
          <w:rFonts w:ascii="David" w:hAnsi="David" w:cs="David" w:hint="eastAsia"/>
          <w:sz w:val="24"/>
          <w:szCs w:val="24"/>
          <w:rtl/>
        </w:rPr>
        <w:t>כל</w:t>
      </w:r>
      <w:r w:rsidRPr="00026AEA">
        <w:rPr>
          <w:rFonts w:ascii="David" w:hAnsi="David" w:cs="David"/>
          <w:sz w:val="24"/>
          <w:szCs w:val="24"/>
          <w:rtl/>
        </w:rPr>
        <w:t xml:space="preserve"> </w:t>
      </w:r>
      <w:r w:rsidRPr="00026AEA">
        <w:rPr>
          <w:rFonts w:ascii="David" w:hAnsi="David" w:cs="David" w:hint="eastAsia"/>
          <w:sz w:val="24"/>
          <w:szCs w:val="24"/>
          <w:rtl/>
        </w:rPr>
        <w:t>סימון</w:t>
      </w:r>
      <w:r w:rsidRPr="00026AEA">
        <w:rPr>
          <w:rFonts w:ascii="David" w:hAnsi="David" w:cs="David"/>
          <w:sz w:val="24"/>
          <w:szCs w:val="24"/>
          <w:rtl/>
        </w:rPr>
        <w:t xml:space="preserve"> </w:t>
      </w:r>
      <w:r w:rsidRPr="00026AEA">
        <w:rPr>
          <w:rFonts w:ascii="David" w:hAnsi="David" w:cs="David" w:hint="eastAsia"/>
          <w:sz w:val="24"/>
          <w:szCs w:val="24"/>
          <w:rtl/>
        </w:rPr>
        <w:t>המתייחס</w:t>
      </w:r>
      <w:r w:rsidRPr="00026AEA">
        <w:rPr>
          <w:rFonts w:ascii="David" w:hAnsi="David" w:cs="David"/>
          <w:sz w:val="24"/>
          <w:szCs w:val="24"/>
          <w:rtl/>
        </w:rPr>
        <w:t xml:space="preserve"> </w:t>
      </w:r>
      <w:r w:rsidRPr="00026AEA">
        <w:rPr>
          <w:rFonts w:ascii="David" w:hAnsi="David" w:cs="David" w:hint="eastAsia"/>
          <w:sz w:val="24"/>
          <w:szCs w:val="24"/>
          <w:rtl/>
        </w:rPr>
        <w:t>לעבודות</w:t>
      </w:r>
      <w:r w:rsidRPr="00026AEA">
        <w:rPr>
          <w:rFonts w:ascii="David" w:hAnsi="David" w:cs="David"/>
          <w:sz w:val="24"/>
          <w:szCs w:val="24"/>
          <w:rtl/>
        </w:rPr>
        <w:t xml:space="preserve"> </w:t>
      </w:r>
      <w:r w:rsidRPr="00026AEA">
        <w:rPr>
          <w:rFonts w:ascii="David" w:hAnsi="David" w:cs="David" w:hint="eastAsia"/>
          <w:sz w:val="24"/>
          <w:szCs w:val="24"/>
          <w:rtl/>
        </w:rPr>
        <w:t>בין</w:t>
      </w:r>
      <w:r w:rsidRPr="00026AEA">
        <w:rPr>
          <w:rFonts w:ascii="David" w:hAnsi="David" w:cs="David"/>
          <w:sz w:val="24"/>
          <w:szCs w:val="24"/>
          <w:rtl/>
        </w:rPr>
        <w:t xml:space="preserve"> </w:t>
      </w:r>
      <w:r w:rsidRPr="00026AEA">
        <w:rPr>
          <w:rFonts w:ascii="David" w:hAnsi="David" w:cs="David" w:hint="eastAsia"/>
          <w:sz w:val="24"/>
          <w:szCs w:val="24"/>
          <w:rtl/>
        </w:rPr>
        <w:t>אם</w:t>
      </w:r>
      <w:r w:rsidRPr="00026AEA">
        <w:rPr>
          <w:rFonts w:ascii="David" w:hAnsi="David" w:cs="David"/>
          <w:sz w:val="24"/>
          <w:szCs w:val="24"/>
          <w:rtl/>
        </w:rPr>
        <w:t xml:space="preserve"> </w:t>
      </w:r>
      <w:r w:rsidRPr="00026AEA">
        <w:rPr>
          <w:rFonts w:ascii="David" w:hAnsi="David" w:cs="David" w:hint="eastAsia"/>
          <w:sz w:val="24"/>
          <w:szCs w:val="24"/>
          <w:rtl/>
        </w:rPr>
        <w:t>בתכנון</w:t>
      </w:r>
      <w:r w:rsidRPr="00026AEA">
        <w:rPr>
          <w:rFonts w:ascii="David" w:hAnsi="David" w:cs="David"/>
          <w:sz w:val="24"/>
          <w:szCs w:val="24"/>
          <w:rtl/>
        </w:rPr>
        <w:t xml:space="preserve"> </w:t>
      </w:r>
      <w:r w:rsidRPr="00026AEA">
        <w:rPr>
          <w:rFonts w:ascii="David" w:hAnsi="David" w:cs="David" w:hint="eastAsia"/>
          <w:sz w:val="24"/>
          <w:szCs w:val="24"/>
          <w:rtl/>
        </w:rPr>
        <w:t>ובין</w:t>
      </w:r>
      <w:r w:rsidRPr="00026AEA">
        <w:rPr>
          <w:rFonts w:ascii="David" w:hAnsi="David" w:cs="David"/>
          <w:sz w:val="24"/>
          <w:szCs w:val="24"/>
          <w:rtl/>
        </w:rPr>
        <w:t xml:space="preserve"> </w:t>
      </w:r>
      <w:r w:rsidRPr="00026AEA">
        <w:rPr>
          <w:rFonts w:ascii="David" w:hAnsi="David" w:cs="David" w:hint="eastAsia"/>
          <w:sz w:val="24"/>
          <w:szCs w:val="24"/>
          <w:rtl/>
        </w:rPr>
        <w:t>אם</w:t>
      </w:r>
      <w:r w:rsidRPr="00026AEA">
        <w:rPr>
          <w:rFonts w:ascii="David" w:hAnsi="David" w:cs="David"/>
          <w:sz w:val="24"/>
          <w:szCs w:val="24"/>
          <w:rtl/>
        </w:rPr>
        <w:t xml:space="preserve"> </w:t>
      </w:r>
      <w:r w:rsidRPr="00026AEA">
        <w:rPr>
          <w:rFonts w:ascii="David" w:hAnsi="David" w:cs="David" w:hint="eastAsia"/>
          <w:sz w:val="24"/>
          <w:szCs w:val="24"/>
          <w:rtl/>
        </w:rPr>
        <w:t>באתר</w:t>
      </w:r>
      <w:r w:rsidRPr="00026AEA">
        <w:rPr>
          <w:rFonts w:ascii="David" w:hAnsi="David" w:cs="David"/>
          <w:sz w:val="24"/>
          <w:szCs w:val="24"/>
          <w:rtl/>
        </w:rPr>
        <w:t>.</w:t>
      </w:r>
    </w:p>
    <w:p w14:paraId="7D4C0562" w14:textId="77777777" w:rsidR="00EF4F1C" w:rsidRPr="00EF4F1C" w:rsidRDefault="00EF4F1C" w:rsidP="00A11D74">
      <w:pPr>
        <w:spacing w:after="0" w:afterAutospacing="0" w:line="240" w:lineRule="auto"/>
        <w:rPr>
          <w:rFonts w:ascii="David" w:hAnsi="David" w:cs="David"/>
          <w:b/>
          <w:bCs/>
          <w:sz w:val="24"/>
          <w:szCs w:val="24"/>
        </w:rPr>
      </w:pPr>
    </w:p>
    <w:p w14:paraId="68778E5D"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תכניות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יומנים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ושמירת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מסמכים</w:t>
      </w:r>
    </w:p>
    <w:p w14:paraId="4D9D7919"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ארבעה</w:t>
      </w:r>
      <w:r w:rsidRPr="00026AEA">
        <w:rPr>
          <w:rFonts w:ascii="David" w:hAnsi="David" w:cs="David"/>
          <w:i/>
          <w:sz w:val="24"/>
          <w:szCs w:val="24"/>
          <w:rtl/>
        </w:rPr>
        <w:t xml:space="preserve"> </w:t>
      </w:r>
      <w:r w:rsidRPr="00026AEA">
        <w:rPr>
          <w:rFonts w:ascii="David" w:hAnsi="David" w:cs="David" w:hint="eastAsia"/>
          <w:i/>
          <w:sz w:val="24"/>
          <w:szCs w:val="24"/>
          <w:rtl/>
        </w:rPr>
        <w:t>העתקים</w:t>
      </w:r>
      <w:r w:rsidRPr="00026AEA">
        <w:rPr>
          <w:rFonts w:ascii="David" w:hAnsi="David" w:cs="David"/>
          <w:i/>
          <w:sz w:val="24"/>
          <w:szCs w:val="24"/>
          <w:rtl/>
        </w:rPr>
        <w:t xml:space="preserve"> </w:t>
      </w:r>
      <w:r w:rsidRPr="00026AEA">
        <w:rPr>
          <w:rFonts w:ascii="David" w:hAnsi="David" w:cs="David" w:hint="eastAsia"/>
          <w:i/>
          <w:sz w:val="24"/>
          <w:szCs w:val="24"/>
          <w:rtl/>
        </w:rPr>
        <w:t>מהתכניות</w:t>
      </w:r>
      <w:r w:rsidRPr="00026AEA">
        <w:rPr>
          <w:rFonts w:ascii="David" w:hAnsi="David" w:cs="David"/>
          <w:i/>
          <w:sz w:val="24"/>
          <w:szCs w:val="24"/>
          <w:rtl/>
        </w:rPr>
        <w:t xml:space="preserve"> </w:t>
      </w:r>
      <w:r w:rsidRPr="00026AEA">
        <w:rPr>
          <w:rFonts w:ascii="David" w:hAnsi="David" w:cs="David" w:hint="eastAsia"/>
          <w:i/>
          <w:sz w:val="24"/>
          <w:szCs w:val="24"/>
          <w:rtl/>
        </w:rPr>
        <w:t>ימסרו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ללא</w:t>
      </w:r>
      <w:r w:rsidRPr="00026AEA">
        <w:rPr>
          <w:rFonts w:ascii="David" w:hAnsi="David" w:cs="David"/>
          <w:i/>
          <w:sz w:val="24"/>
          <w:szCs w:val="24"/>
          <w:rtl/>
        </w:rPr>
        <w:t xml:space="preserve"> </w:t>
      </w:r>
      <w:r w:rsidRPr="00026AEA">
        <w:rPr>
          <w:rFonts w:ascii="David" w:hAnsi="David" w:cs="David" w:hint="eastAsia"/>
          <w:i/>
          <w:sz w:val="24"/>
          <w:szCs w:val="24"/>
          <w:rtl/>
        </w:rPr>
        <w:t>תשלום</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עותק</w:t>
      </w:r>
      <w:r w:rsidRPr="00026AEA">
        <w:rPr>
          <w:rFonts w:ascii="David" w:hAnsi="David" w:cs="David"/>
          <w:i/>
          <w:sz w:val="24"/>
          <w:szCs w:val="24"/>
          <w:rtl/>
        </w:rPr>
        <w:t xml:space="preserve"> </w:t>
      </w:r>
      <w:r w:rsidRPr="00026AEA">
        <w:rPr>
          <w:rFonts w:ascii="David" w:hAnsi="David" w:cs="David" w:hint="eastAsia"/>
          <w:i/>
          <w:sz w:val="24"/>
          <w:szCs w:val="24"/>
          <w:rtl/>
        </w:rPr>
        <w:t>נוסף</w:t>
      </w:r>
      <w:r w:rsidRPr="00026AEA">
        <w:rPr>
          <w:rFonts w:ascii="David" w:hAnsi="David" w:cs="David"/>
          <w:i/>
          <w:sz w:val="24"/>
          <w:szCs w:val="24"/>
          <w:rtl/>
        </w:rPr>
        <w:t xml:space="preserve"> </w:t>
      </w:r>
      <w:r w:rsidRPr="00026AEA">
        <w:rPr>
          <w:rFonts w:ascii="David" w:hAnsi="David" w:cs="David" w:hint="eastAsia"/>
          <w:i/>
          <w:sz w:val="24"/>
          <w:szCs w:val="24"/>
          <w:rtl/>
        </w:rPr>
        <w:t>שיידרש</w:t>
      </w:r>
      <w:r w:rsidRPr="00026AEA">
        <w:rPr>
          <w:rFonts w:ascii="David" w:hAnsi="David" w:cs="David"/>
          <w:i/>
          <w:sz w:val="24"/>
          <w:szCs w:val="24"/>
          <w:rtl/>
        </w:rPr>
        <w:t xml:space="preserve"> </w:t>
      </w:r>
      <w:r w:rsidRPr="00026AEA">
        <w:rPr>
          <w:rFonts w:ascii="David" w:hAnsi="David" w:cs="David" w:hint="eastAsia"/>
          <w:i/>
          <w:sz w:val="24"/>
          <w:szCs w:val="24"/>
          <w:rtl/>
        </w:rPr>
        <w:t>יוכן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חשבון</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w:t>
      </w:r>
    </w:p>
    <w:p w14:paraId="2D3BA2D4"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ההוראות</w:t>
      </w:r>
      <w:r w:rsidRPr="00026AEA">
        <w:rPr>
          <w:rFonts w:ascii="David" w:hAnsi="David" w:cs="David"/>
          <w:i/>
          <w:sz w:val="24"/>
          <w:szCs w:val="24"/>
          <w:rtl/>
        </w:rPr>
        <w:t xml:space="preserve"> </w:t>
      </w:r>
      <w:r w:rsidRPr="00026AEA">
        <w:rPr>
          <w:rFonts w:ascii="David" w:hAnsi="David" w:cs="David" w:hint="eastAsia"/>
          <w:i/>
          <w:sz w:val="24"/>
          <w:szCs w:val="24"/>
          <w:rtl/>
        </w:rPr>
        <w:t>הבאות</w:t>
      </w:r>
      <w:r w:rsidRPr="00026AEA">
        <w:rPr>
          <w:rFonts w:ascii="David" w:hAnsi="David" w:cs="David"/>
          <w:i/>
          <w:sz w:val="24"/>
          <w:szCs w:val="24"/>
          <w:rtl/>
        </w:rPr>
        <w:t xml:space="preserve"> </w:t>
      </w:r>
      <w:r w:rsidRPr="00026AEA">
        <w:rPr>
          <w:rFonts w:ascii="David" w:hAnsi="David" w:cs="David" w:hint="eastAsia"/>
          <w:i/>
          <w:sz w:val="24"/>
          <w:szCs w:val="24"/>
          <w:rtl/>
        </w:rPr>
        <w:t>תחולנה</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השרטוטים</w:t>
      </w:r>
      <w:r w:rsidRPr="00026AEA">
        <w:rPr>
          <w:rFonts w:ascii="David" w:hAnsi="David" w:cs="David"/>
          <w:i/>
          <w:sz w:val="24"/>
          <w:szCs w:val="24"/>
          <w:rtl/>
        </w:rPr>
        <w:t xml:space="preserve">, </w:t>
      </w:r>
      <w:r w:rsidRPr="00026AEA">
        <w:rPr>
          <w:rFonts w:ascii="David" w:hAnsi="David" w:cs="David" w:hint="eastAsia"/>
          <w:i/>
          <w:sz w:val="24"/>
          <w:szCs w:val="24"/>
          <w:rtl/>
        </w:rPr>
        <w:t>הפרטים</w:t>
      </w:r>
      <w:r w:rsidRPr="00026AEA">
        <w:rPr>
          <w:rFonts w:ascii="David" w:hAnsi="David" w:cs="David"/>
          <w:i/>
          <w:sz w:val="24"/>
          <w:szCs w:val="24"/>
          <w:rtl/>
        </w:rPr>
        <w:t xml:space="preserve"> </w:t>
      </w:r>
      <w:r w:rsidRPr="00026AEA">
        <w:rPr>
          <w:rFonts w:ascii="David" w:hAnsi="David" w:cs="David" w:hint="eastAsia"/>
          <w:i/>
          <w:sz w:val="24"/>
          <w:szCs w:val="24"/>
          <w:rtl/>
        </w:rPr>
        <w:t>והמסמכים</w:t>
      </w:r>
      <w:r w:rsidRPr="00026AEA">
        <w:rPr>
          <w:rFonts w:ascii="David" w:hAnsi="David" w:cs="David"/>
          <w:i/>
          <w:sz w:val="24"/>
          <w:szCs w:val="24"/>
          <w:rtl/>
        </w:rPr>
        <w:t xml:space="preserve"> </w:t>
      </w:r>
      <w:r w:rsidRPr="00026AEA">
        <w:rPr>
          <w:rFonts w:ascii="David" w:hAnsi="David" w:cs="David" w:hint="eastAsia"/>
          <w:i/>
          <w:sz w:val="24"/>
          <w:szCs w:val="24"/>
          <w:rtl/>
        </w:rPr>
        <w:t>שימסרו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למטרת</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63E26453"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הם</w:t>
      </w:r>
      <w:r w:rsidRPr="00026AEA">
        <w:rPr>
          <w:rFonts w:ascii="David" w:hAnsi="David" w:cs="David"/>
          <w:i/>
          <w:sz w:val="24"/>
          <w:szCs w:val="24"/>
          <w:rtl/>
        </w:rPr>
        <w:t xml:space="preserve"> </w:t>
      </w:r>
      <w:r w:rsidRPr="00026AEA">
        <w:rPr>
          <w:rFonts w:ascii="David" w:hAnsi="David" w:cs="David" w:hint="eastAsia"/>
          <w:i/>
          <w:sz w:val="24"/>
          <w:szCs w:val="24"/>
          <w:rtl/>
        </w:rPr>
        <w:t>יישארו</w:t>
      </w:r>
      <w:r w:rsidRPr="00026AEA">
        <w:rPr>
          <w:rFonts w:ascii="David" w:hAnsi="David" w:cs="David"/>
          <w:i/>
          <w:sz w:val="24"/>
          <w:szCs w:val="24"/>
          <w:rtl/>
        </w:rPr>
        <w:t xml:space="preserve"> </w:t>
      </w:r>
      <w:r w:rsidRPr="00026AEA">
        <w:rPr>
          <w:rFonts w:ascii="David" w:hAnsi="David" w:cs="David" w:hint="eastAsia"/>
          <w:i/>
          <w:sz w:val="24"/>
          <w:szCs w:val="24"/>
          <w:rtl/>
        </w:rPr>
        <w:t>רכושו</w:t>
      </w:r>
      <w:r w:rsidRPr="00026AEA">
        <w:rPr>
          <w:rFonts w:ascii="David" w:hAnsi="David" w:cs="David"/>
          <w:i/>
          <w:sz w:val="24"/>
          <w:szCs w:val="24"/>
          <w:rtl/>
        </w:rPr>
        <w:t xml:space="preserve"> </w:t>
      </w:r>
      <w:r w:rsidRPr="00026AEA">
        <w:rPr>
          <w:rFonts w:ascii="David" w:hAnsi="David" w:cs="David" w:hint="eastAsia"/>
          <w:i/>
          <w:sz w:val="24"/>
          <w:szCs w:val="24"/>
          <w:rtl/>
        </w:rPr>
        <w:t>הבלעדי</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אשר</w:t>
      </w:r>
      <w:r w:rsidRPr="00026AEA">
        <w:rPr>
          <w:rFonts w:ascii="David" w:hAnsi="David" w:cs="David"/>
          <w:i/>
          <w:sz w:val="24"/>
          <w:szCs w:val="24"/>
          <w:rtl/>
        </w:rPr>
        <w:t xml:space="preserve"> </w:t>
      </w:r>
      <w:r w:rsidRPr="00026AEA">
        <w:rPr>
          <w:rFonts w:ascii="David" w:hAnsi="David" w:cs="David" w:hint="eastAsia"/>
          <w:i/>
          <w:sz w:val="24"/>
          <w:szCs w:val="24"/>
          <w:rtl/>
        </w:rPr>
        <w:t>הינו</w:t>
      </w:r>
      <w:r w:rsidRPr="00026AEA">
        <w:rPr>
          <w:rFonts w:ascii="David" w:hAnsi="David" w:cs="David"/>
          <w:i/>
          <w:sz w:val="24"/>
          <w:szCs w:val="24"/>
          <w:rtl/>
        </w:rPr>
        <w:t xml:space="preserve"> </w:t>
      </w:r>
      <w:r w:rsidRPr="00026AEA">
        <w:rPr>
          <w:rFonts w:ascii="David" w:hAnsi="David" w:cs="David" w:hint="eastAsia"/>
          <w:i/>
          <w:sz w:val="24"/>
          <w:szCs w:val="24"/>
          <w:rtl/>
        </w:rPr>
        <w:t>בעל</w:t>
      </w:r>
      <w:r w:rsidRPr="00026AEA">
        <w:rPr>
          <w:rFonts w:ascii="David" w:hAnsi="David" w:cs="David"/>
          <w:i/>
          <w:sz w:val="24"/>
          <w:szCs w:val="24"/>
          <w:rtl/>
        </w:rPr>
        <w:t xml:space="preserve"> </w:t>
      </w:r>
      <w:r w:rsidRPr="00026AEA">
        <w:rPr>
          <w:rFonts w:ascii="David" w:hAnsi="David" w:cs="David" w:hint="eastAsia"/>
          <w:i/>
          <w:sz w:val="24"/>
          <w:szCs w:val="24"/>
          <w:rtl/>
        </w:rPr>
        <w:t>זכות</w:t>
      </w:r>
      <w:r w:rsidRPr="00026AEA">
        <w:rPr>
          <w:rFonts w:ascii="David" w:hAnsi="David" w:cs="David"/>
          <w:i/>
          <w:sz w:val="24"/>
          <w:szCs w:val="24"/>
          <w:rtl/>
        </w:rPr>
        <w:t xml:space="preserve"> </w:t>
      </w:r>
      <w:r w:rsidRPr="00026AEA">
        <w:rPr>
          <w:rFonts w:ascii="David" w:hAnsi="David" w:cs="David" w:hint="eastAsia"/>
          <w:i/>
          <w:sz w:val="24"/>
          <w:szCs w:val="24"/>
          <w:rtl/>
        </w:rPr>
        <w:t>היוצרים</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והקבלן</w:t>
      </w:r>
      <w:r w:rsidRPr="00026AEA">
        <w:rPr>
          <w:rFonts w:ascii="David" w:hAnsi="David" w:cs="David"/>
          <w:i/>
          <w:sz w:val="24"/>
          <w:szCs w:val="24"/>
          <w:rtl/>
        </w:rPr>
        <w:t xml:space="preserve"> </w:t>
      </w:r>
      <w:r w:rsidRPr="00026AEA">
        <w:rPr>
          <w:rFonts w:ascii="David" w:hAnsi="David" w:cs="David" w:hint="eastAsia"/>
          <w:i/>
          <w:sz w:val="24"/>
          <w:szCs w:val="24"/>
          <w:rtl/>
        </w:rPr>
        <w:t>ישמרם</w:t>
      </w:r>
      <w:r w:rsidRPr="00026AEA">
        <w:rPr>
          <w:rFonts w:ascii="David" w:hAnsi="David" w:cs="David"/>
          <w:i/>
          <w:sz w:val="24"/>
          <w:szCs w:val="24"/>
          <w:rtl/>
        </w:rPr>
        <w:t xml:space="preserve"> </w:t>
      </w:r>
      <w:r w:rsidRPr="00026AEA">
        <w:rPr>
          <w:rFonts w:ascii="David" w:hAnsi="David" w:cs="David" w:hint="eastAsia"/>
          <w:i/>
          <w:sz w:val="24"/>
          <w:szCs w:val="24"/>
          <w:rtl/>
        </w:rPr>
        <w:t>בסוד</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יערוך</w:t>
      </w:r>
      <w:r w:rsidRPr="00026AEA">
        <w:rPr>
          <w:rFonts w:ascii="David" w:hAnsi="David" w:cs="David"/>
          <w:i/>
          <w:sz w:val="24"/>
          <w:szCs w:val="24"/>
          <w:rtl/>
        </w:rPr>
        <w:t xml:space="preserve"> </w:t>
      </w:r>
      <w:r w:rsidRPr="00026AEA">
        <w:rPr>
          <w:rFonts w:ascii="David" w:hAnsi="David" w:cs="David" w:hint="eastAsia"/>
          <w:i/>
          <w:sz w:val="24"/>
          <w:szCs w:val="24"/>
          <w:rtl/>
        </w:rPr>
        <w:t>מהם</w:t>
      </w:r>
      <w:r w:rsidRPr="00026AEA">
        <w:rPr>
          <w:rFonts w:ascii="David" w:hAnsi="David" w:cs="David"/>
          <w:i/>
          <w:sz w:val="24"/>
          <w:szCs w:val="24"/>
          <w:rtl/>
        </w:rPr>
        <w:t xml:space="preserve"> </w:t>
      </w:r>
      <w:r w:rsidRPr="00026AEA">
        <w:rPr>
          <w:rFonts w:ascii="David" w:hAnsi="David" w:cs="David" w:hint="eastAsia"/>
          <w:i/>
          <w:sz w:val="24"/>
          <w:szCs w:val="24"/>
          <w:rtl/>
        </w:rPr>
        <w:t>העתקים</w:t>
      </w:r>
      <w:r w:rsidRPr="00026AEA">
        <w:rPr>
          <w:rFonts w:ascii="David" w:hAnsi="David" w:cs="David"/>
          <w:i/>
          <w:sz w:val="24"/>
          <w:szCs w:val="24"/>
          <w:rtl/>
        </w:rPr>
        <w:t xml:space="preserve"> </w:t>
      </w:r>
      <w:r w:rsidRPr="00026AEA">
        <w:rPr>
          <w:rFonts w:ascii="David" w:hAnsi="David" w:cs="David" w:hint="eastAsia"/>
          <w:i/>
          <w:sz w:val="24"/>
          <w:szCs w:val="24"/>
          <w:rtl/>
        </w:rPr>
        <w:t>ולא</w:t>
      </w:r>
      <w:r w:rsidRPr="00026AEA">
        <w:rPr>
          <w:rFonts w:ascii="David" w:hAnsi="David" w:cs="David"/>
          <w:i/>
          <w:sz w:val="24"/>
          <w:szCs w:val="24"/>
          <w:rtl/>
        </w:rPr>
        <w:t xml:space="preserve"> </w:t>
      </w:r>
      <w:r w:rsidRPr="00026AEA">
        <w:rPr>
          <w:rFonts w:ascii="David" w:hAnsi="David" w:cs="David" w:hint="eastAsia"/>
          <w:i/>
          <w:sz w:val="24"/>
          <w:szCs w:val="24"/>
          <w:rtl/>
        </w:rPr>
        <w:t>יעבירם</w:t>
      </w:r>
      <w:r w:rsidRPr="00026AEA">
        <w:rPr>
          <w:rFonts w:ascii="David" w:hAnsi="David" w:cs="David"/>
          <w:i/>
          <w:sz w:val="24"/>
          <w:szCs w:val="24"/>
          <w:rtl/>
        </w:rPr>
        <w:t xml:space="preserve"> </w:t>
      </w:r>
      <w:r w:rsidRPr="00026AEA">
        <w:rPr>
          <w:rFonts w:ascii="David" w:hAnsi="David" w:cs="David" w:hint="eastAsia"/>
          <w:i/>
          <w:sz w:val="24"/>
          <w:szCs w:val="24"/>
          <w:rtl/>
        </w:rPr>
        <w:t>לזולתו</w:t>
      </w:r>
      <w:r w:rsidRPr="00026AEA">
        <w:rPr>
          <w:rFonts w:ascii="David" w:hAnsi="David" w:cs="David"/>
          <w:i/>
          <w:sz w:val="24"/>
          <w:szCs w:val="24"/>
          <w:rtl/>
        </w:rPr>
        <w:t xml:space="preserve"> </w:t>
      </w:r>
      <w:r w:rsidRPr="00026AEA">
        <w:rPr>
          <w:rFonts w:ascii="David" w:hAnsi="David" w:cs="David" w:hint="eastAsia"/>
          <w:i/>
          <w:sz w:val="24"/>
          <w:szCs w:val="24"/>
          <w:rtl/>
        </w:rPr>
        <w:t>שלא</w:t>
      </w:r>
      <w:r w:rsidRPr="00026AEA">
        <w:rPr>
          <w:rFonts w:ascii="David" w:hAnsi="David" w:cs="David"/>
          <w:i/>
          <w:sz w:val="24"/>
          <w:szCs w:val="24"/>
          <w:rtl/>
        </w:rPr>
        <w:t xml:space="preserve"> </w:t>
      </w:r>
      <w:r w:rsidRPr="00026AEA">
        <w:rPr>
          <w:rFonts w:ascii="David" w:hAnsi="David" w:cs="David" w:hint="eastAsia"/>
          <w:i/>
          <w:sz w:val="24"/>
          <w:szCs w:val="24"/>
          <w:rtl/>
        </w:rPr>
        <w:t>לצורך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7F2F9EAA"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הקבלן</w:t>
      </w:r>
      <w:r w:rsidRPr="00026AEA">
        <w:rPr>
          <w:rFonts w:ascii="David" w:hAnsi="David" w:cs="David"/>
          <w:sz w:val="24"/>
          <w:szCs w:val="24"/>
          <w:rtl/>
        </w:rPr>
        <w:t xml:space="preserve"> </w:t>
      </w:r>
      <w:r w:rsidRPr="00026AEA">
        <w:rPr>
          <w:rFonts w:ascii="David" w:hAnsi="David" w:cs="David" w:hint="eastAsia"/>
          <w:sz w:val="24"/>
          <w:szCs w:val="24"/>
          <w:rtl/>
        </w:rPr>
        <w:t>להחזיקם</w:t>
      </w:r>
      <w:r w:rsidRPr="00026AEA">
        <w:rPr>
          <w:rFonts w:ascii="David" w:hAnsi="David" w:cs="David"/>
          <w:sz w:val="24"/>
          <w:szCs w:val="24"/>
          <w:rtl/>
        </w:rPr>
        <w:t xml:space="preserve"> </w:t>
      </w:r>
      <w:r w:rsidRPr="00026AEA">
        <w:rPr>
          <w:rFonts w:ascii="David" w:hAnsi="David" w:cs="David" w:hint="eastAsia"/>
          <w:sz w:val="24"/>
          <w:szCs w:val="24"/>
          <w:rtl/>
        </w:rPr>
        <w:t>במקום</w:t>
      </w:r>
      <w:r w:rsidRPr="00026AEA">
        <w:rPr>
          <w:rFonts w:ascii="David" w:hAnsi="David" w:cs="David"/>
          <w:sz w:val="24"/>
          <w:szCs w:val="24"/>
          <w:rtl/>
        </w:rPr>
        <w:t xml:space="preserve"> </w:t>
      </w:r>
      <w:r w:rsidRPr="00026AEA">
        <w:rPr>
          <w:rFonts w:ascii="David" w:hAnsi="David" w:cs="David" w:hint="eastAsia"/>
          <w:sz w:val="24"/>
          <w:szCs w:val="24"/>
          <w:rtl/>
        </w:rPr>
        <w:t>באתר</w:t>
      </w:r>
      <w:r w:rsidRPr="00026AEA">
        <w:rPr>
          <w:rFonts w:ascii="David" w:hAnsi="David" w:cs="David"/>
          <w:sz w:val="24"/>
          <w:szCs w:val="24"/>
          <w:rtl/>
        </w:rPr>
        <w:t xml:space="preserve"> </w:t>
      </w:r>
      <w:r w:rsidRPr="00026AEA">
        <w:rPr>
          <w:rFonts w:ascii="David" w:hAnsi="David" w:cs="David" w:hint="eastAsia"/>
          <w:sz w:val="24"/>
          <w:szCs w:val="24"/>
          <w:rtl/>
        </w:rPr>
        <w:t>שיתואם</w:t>
      </w:r>
      <w:r w:rsidRPr="00026AEA">
        <w:rPr>
          <w:rFonts w:ascii="David" w:hAnsi="David" w:cs="David"/>
          <w:sz w:val="24"/>
          <w:szCs w:val="24"/>
          <w:rtl/>
        </w:rPr>
        <w:t xml:space="preserve"> </w:t>
      </w:r>
      <w:r w:rsidRPr="00026AEA">
        <w:rPr>
          <w:rFonts w:ascii="David" w:hAnsi="David" w:cs="David" w:hint="eastAsia"/>
          <w:sz w:val="24"/>
          <w:szCs w:val="24"/>
          <w:rtl/>
        </w:rPr>
        <w:t>עם</w:t>
      </w:r>
      <w:r w:rsidRPr="00026AEA">
        <w:rPr>
          <w:rFonts w:ascii="David" w:hAnsi="David" w:cs="David"/>
          <w:sz w:val="24"/>
          <w:szCs w:val="24"/>
          <w:rtl/>
        </w:rPr>
        <w:t xml:space="preserve"> </w:t>
      </w:r>
      <w:r w:rsidRPr="00026AEA">
        <w:rPr>
          <w:rFonts w:ascii="David" w:hAnsi="David" w:cs="David" w:hint="eastAsia"/>
          <w:sz w:val="24"/>
          <w:szCs w:val="24"/>
          <w:rtl/>
        </w:rPr>
        <w:t>המפקח</w:t>
      </w:r>
      <w:r w:rsidRPr="00026AEA">
        <w:rPr>
          <w:rFonts w:ascii="David" w:hAnsi="David" w:cs="David"/>
          <w:sz w:val="24"/>
          <w:szCs w:val="24"/>
          <w:rtl/>
        </w:rPr>
        <w:t xml:space="preserve"> </w:t>
      </w:r>
      <w:r w:rsidRPr="00026AEA">
        <w:rPr>
          <w:rFonts w:ascii="David" w:hAnsi="David" w:cs="David" w:hint="eastAsia"/>
          <w:sz w:val="24"/>
          <w:szCs w:val="24"/>
          <w:rtl/>
        </w:rPr>
        <w:t>ולאפשר</w:t>
      </w:r>
      <w:r w:rsidRPr="00026AEA">
        <w:rPr>
          <w:rFonts w:ascii="David" w:hAnsi="David" w:cs="David"/>
          <w:sz w:val="24"/>
          <w:szCs w:val="24"/>
          <w:rtl/>
        </w:rPr>
        <w:t xml:space="preserve"> </w:t>
      </w:r>
      <w:r w:rsidRPr="00026AEA">
        <w:rPr>
          <w:rFonts w:ascii="David" w:hAnsi="David" w:cs="David" w:hint="eastAsia"/>
          <w:sz w:val="24"/>
          <w:szCs w:val="24"/>
          <w:rtl/>
        </w:rPr>
        <w:t>למפקח</w:t>
      </w:r>
      <w:r w:rsidRPr="00026AEA">
        <w:rPr>
          <w:rFonts w:ascii="David" w:hAnsi="David" w:cs="David"/>
          <w:sz w:val="24"/>
          <w:szCs w:val="24"/>
          <w:rtl/>
        </w:rPr>
        <w:t xml:space="preserve"> </w:t>
      </w:r>
      <w:r w:rsidRPr="00026AEA">
        <w:rPr>
          <w:rFonts w:ascii="David" w:hAnsi="David" w:cs="David" w:hint="eastAsia"/>
          <w:sz w:val="24"/>
          <w:szCs w:val="24"/>
          <w:rtl/>
        </w:rPr>
        <w:t>וכל</w:t>
      </w:r>
      <w:r w:rsidRPr="00026AEA">
        <w:rPr>
          <w:rFonts w:ascii="David" w:hAnsi="David" w:cs="David"/>
          <w:sz w:val="24"/>
          <w:szCs w:val="24"/>
          <w:rtl/>
        </w:rPr>
        <w:t xml:space="preserve"> </w:t>
      </w:r>
      <w:r w:rsidRPr="00026AEA">
        <w:rPr>
          <w:rFonts w:ascii="David" w:hAnsi="David" w:cs="David" w:hint="eastAsia"/>
          <w:sz w:val="24"/>
          <w:szCs w:val="24"/>
          <w:rtl/>
        </w:rPr>
        <w:t>מי</w:t>
      </w:r>
      <w:r w:rsidRPr="00026AEA">
        <w:rPr>
          <w:rFonts w:ascii="David" w:hAnsi="David" w:cs="David"/>
          <w:sz w:val="24"/>
          <w:szCs w:val="24"/>
          <w:rtl/>
        </w:rPr>
        <w:t xml:space="preserve"> </w:t>
      </w:r>
      <w:r w:rsidRPr="00026AEA">
        <w:rPr>
          <w:rFonts w:ascii="David" w:hAnsi="David" w:cs="David" w:hint="eastAsia"/>
          <w:sz w:val="24"/>
          <w:szCs w:val="24"/>
          <w:rtl/>
        </w:rPr>
        <w:t>שהורשה</w:t>
      </w:r>
      <w:r w:rsidRPr="00026AEA">
        <w:rPr>
          <w:rFonts w:ascii="David" w:hAnsi="David" w:cs="David"/>
          <w:sz w:val="24"/>
          <w:szCs w:val="24"/>
          <w:rtl/>
        </w:rPr>
        <w:t xml:space="preserve"> </w:t>
      </w: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ידו</w:t>
      </w:r>
      <w:r w:rsidRPr="00026AEA">
        <w:rPr>
          <w:rFonts w:ascii="David" w:hAnsi="David" w:cs="David"/>
          <w:i/>
          <w:sz w:val="24"/>
          <w:szCs w:val="24"/>
          <w:rtl/>
        </w:rPr>
        <w:t xml:space="preserve"> </w:t>
      </w:r>
      <w:r w:rsidRPr="00026AEA">
        <w:rPr>
          <w:rFonts w:ascii="David" w:hAnsi="David" w:cs="David" w:hint="eastAsia"/>
          <w:i/>
          <w:sz w:val="24"/>
          <w:szCs w:val="24"/>
          <w:rtl/>
        </w:rPr>
        <w:t>לבדקם</w:t>
      </w:r>
      <w:r w:rsidRPr="00026AEA">
        <w:rPr>
          <w:rFonts w:ascii="David" w:hAnsi="David" w:cs="David"/>
          <w:i/>
          <w:sz w:val="24"/>
          <w:szCs w:val="24"/>
          <w:rtl/>
        </w:rPr>
        <w:t xml:space="preserve"> </w:t>
      </w:r>
      <w:r w:rsidRPr="00026AEA">
        <w:rPr>
          <w:rFonts w:ascii="David" w:hAnsi="David" w:cs="David" w:hint="eastAsia"/>
          <w:i/>
          <w:sz w:val="24"/>
          <w:szCs w:val="24"/>
          <w:rtl/>
        </w:rPr>
        <w:t>ולהשתמש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w:t>
      </w:r>
    </w:p>
    <w:p w14:paraId="60E6C9C8"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אסור</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להשתמש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למטרה</w:t>
      </w:r>
      <w:r w:rsidRPr="00026AEA">
        <w:rPr>
          <w:rFonts w:ascii="David" w:hAnsi="David" w:cs="David"/>
          <w:i/>
          <w:sz w:val="24"/>
          <w:szCs w:val="24"/>
          <w:rtl/>
        </w:rPr>
        <w:t xml:space="preserve"> </w:t>
      </w:r>
      <w:r w:rsidRPr="00026AEA">
        <w:rPr>
          <w:rFonts w:ascii="David" w:hAnsi="David" w:cs="David" w:hint="eastAsia"/>
          <w:i/>
          <w:sz w:val="24"/>
          <w:szCs w:val="24"/>
          <w:rtl/>
        </w:rPr>
        <w:t>כלשהי</w:t>
      </w:r>
      <w:r w:rsidRPr="00026AEA">
        <w:rPr>
          <w:rFonts w:ascii="David" w:hAnsi="David" w:cs="David"/>
          <w:i/>
          <w:sz w:val="24"/>
          <w:szCs w:val="24"/>
          <w:rtl/>
        </w:rPr>
        <w:t xml:space="preserve"> </w:t>
      </w:r>
      <w:r w:rsidRPr="00026AEA">
        <w:rPr>
          <w:rFonts w:ascii="David" w:hAnsi="David" w:cs="David" w:hint="eastAsia"/>
          <w:i/>
          <w:sz w:val="24"/>
          <w:szCs w:val="24"/>
          <w:rtl/>
        </w:rPr>
        <w:t>בלתי</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למטרת</w:t>
      </w:r>
      <w:r w:rsidRPr="00026AEA">
        <w:rPr>
          <w:rFonts w:ascii="David" w:hAnsi="David" w:cs="David"/>
          <w:i/>
          <w:sz w:val="24"/>
          <w:szCs w:val="24"/>
          <w:rtl/>
        </w:rPr>
        <w:t xml:space="preserve"> </w:t>
      </w:r>
      <w:r w:rsidRPr="00026AEA">
        <w:rPr>
          <w:rFonts w:ascii="David" w:hAnsi="David" w:cs="David" w:hint="eastAsia"/>
          <w:i/>
          <w:sz w:val="24"/>
          <w:szCs w:val="24"/>
          <w:rtl/>
        </w:rPr>
        <w:t>החוזה</w:t>
      </w:r>
      <w:r w:rsidRPr="00026AEA">
        <w:rPr>
          <w:rFonts w:ascii="David" w:hAnsi="David" w:cs="David"/>
          <w:i/>
          <w:sz w:val="24"/>
          <w:szCs w:val="24"/>
          <w:rtl/>
        </w:rPr>
        <w:t>.</w:t>
      </w:r>
    </w:p>
    <w:p w14:paraId="10D7D86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דרישת</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עם</w:t>
      </w:r>
      <w:r w:rsidRPr="00026AEA">
        <w:rPr>
          <w:rFonts w:ascii="David" w:hAnsi="David" w:cs="David"/>
          <w:i/>
          <w:sz w:val="24"/>
          <w:szCs w:val="24"/>
          <w:rtl/>
        </w:rPr>
        <w:t xml:space="preserve"> </w:t>
      </w:r>
      <w:r w:rsidRPr="00026AEA">
        <w:rPr>
          <w:rFonts w:ascii="David" w:hAnsi="David" w:cs="David" w:hint="eastAsia"/>
          <w:i/>
          <w:sz w:val="24"/>
          <w:szCs w:val="24"/>
          <w:rtl/>
        </w:rPr>
        <w:t>השלמת</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להחזירם</w:t>
      </w:r>
      <w:r w:rsidRPr="00026AEA">
        <w:rPr>
          <w:rFonts w:ascii="David" w:hAnsi="David" w:cs="David"/>
          <w:i/>
          <w:sz w:val="24"/>
          <w:szCs w:val="24"/>
          <w:rtl/>
        </w:rPr>
        <w:t xml:space="preserve"> </w:t>
      </w:r>
      <w:r w:rsidRPr="00026AEA">
        <w:rPr>
          <w:rFonts w:ascii="David" w:hAnsi="David" w:cs="David" w:hint="eastAsia"/>
          <w:i/>
          <w:sz w:val="24"/>
          <w:szCs w:val="24"/>
          <w:rtl/>
        </w:rPr>
        <w:t>בשלמות</w:t>
      </w:r>
      <w:r w:rsidRPr="00026AEA">
        <w:rPr>
          <w:rFonts w:ascii="David" w:hAnsi="David" w:cs="David"/>
          <w:i/>
          <w:sz w:val="24"/>
          <w:szCs w:val="24"/>
          <w:rtl/>
        </w:rPr>
        <w:t xml:space="preserve"> </w:t>
      </w:r>
      <w:r w:rsidRPr="00026AEA">
        <w:rPr>
          <w:rFonts w:ascii="David" w:hAnsi="David" w:cs="David" w:hint="eastAsia"/>
          <w:i/>
          <w:sz w:val="24"/>
          <w:szCs w:val="24"/>
          <w:rtl/>
        </w:rPr>
        <w:t>למזמין</w:t>
      </w:r>
      <w:r w:rsidRPr="00026AEA">
        <w:rPr>
          <w:rFonts w:ascii="David" w:hAnsi="David" w:cs="David"/>
          <w:i/>
          <w:sz w:val="24"/>
          <w:szCs w:val="24"/>
          <w:rtl/>
        </w:rPr>
        <w:t xml:space="preserve">, </w:t>
      </w:r>
      <w:r w:rsidRPr="00026AEA">
        <w:rPr>
          <w:rFonts w:ascii="David" w:hAnsi="David" w:cs="David" w:hint="eastAsia"/>
          <w:i/>
          <w:sz w:val="24"/>
          <w:szCs w:val="24"/>
          <w:rtl/>
        </w:rPr>
        <w:t>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הם</w:t>
      </w:r>
      <w:r w:rsidRPr="00026AEA">
        <w:rPr>
          <w:rFonts w:ascii="David" w:hAnsi="David" w:cs="David"/>
          <w:i/>
          <w:sz w:val="24"/>
          <w:szCs w:val="24"/>
          <w:rtl/>
        </w:rPr>
        <w:t xml:space="preserve"> </w:t>
      </w:r>
      <w:r w:rsidRPr="00026AEA">
        <w:rPr>
          <w:rFonts w:ascii="David" w:hAnsi="David" w:cs="David" w:hint="eastAsia"/>
          <w:i/>
          <w:sz w:val="24"/>
          <w:szCs w:val="24"/>
          <w:rtl/>
        </w:rPr>
        <w:t>הומצאו</w:t>
      </w:r>
      <w:r w:rsidRPr="00026AEA">
        <w:rPr>
          <w:rFonts w:ascii="David" w:hAnsi="David" w:cs="David"/>
          <w:i/>
          <w:sz w:val="24"/>
          <w:szCs w:val="24"/>
          <w:rtl/>
        </w:rPr>
        <w:t xml:space="preserve"> </w:t>
      </w:r>
      <w:r w:rsidRPr="00026AEA">
        <w:rPr>
          <w:rFonts w:ascii="David" w:hAnsi="David" w:cs="David" w:hint="eastAsia"/>
          <w:i/>
          <w:sz w:val="24"/>
          <w:szCs w:val="24"/>
          <w:rtl/>
        </w:rPr>
        <w:t>לו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ובין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הוכנו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בעצמו</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אחרים</w:t>
      </w:r>
      <w:r w:rsidRPr="00026AEA">
        <w:rPr>
          <w:rFonts w:ascii="David" w:hAnsi="David" w:cs="David"/>
          <w:i/>
          <w:sz w:val="24"/>
          <w:szCs w:val="24"/>
          <w:rtl/>
        </w:rPr>
        <w:t>.</w:t>
      </w:r>
    </w:p>
    <w:p w14:paraId="43957342" w14:textId="77777777" w:rsidR="00EF4F1C" w:rsidRPr="00026AEA" w:rsidRDefault="00EF4F1C" w:rsidP="00026AEA">
      <w:pPr>
        <w:numPr>
          <w:ilvl w:val="1"/>
          <w:numId w:val="4"/>
        </w:numPr>
        <w:tabs>
          <w:tab w:val="clear" w:pos="792"/>
          <w:tab w:val="num" w:pos="1224"/>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ינהל</w:t>
      </w:r>
      <w:r w:rsidRPr="00026AEA">
        <w:rPr>
          <w:rFonts w:ascii="David" w:hAnsi="David" w:cs="David"/>
          <w:i/>
          <w:sz w:val="24"/>
          <w:szCs w:val="24"/>
          <w:rtl/>
        </w:rPr>
        <w:t xml:space="preserve"> </w:t>
      </w:r>
      <w:r w:rsidRPr="00026AEA">
        <w:rPr>
          <w:rFonts w:ascii="David" w:hAnsi="David" w:cs="David" w:hint="eastAsia"/>
          <w:i/>
          <w:sz w:val="24"/>
          <w:szCs w:val="24"/>
          <w:rtl/>
        </w:rPr>
        <w:t>תיקיה</w:t>
      </w:r>
      <w:r w:rsidRPr="00026AEA">
        <w:rPr>
          <w:rFonts w:ascii="David" w:hAnsi="David" w:cs="David"/>
          <w:i/>
          <w:sz w:val="24"/>
          <w:szCs w:val="24"/>
          <w:rtl/>
        </w:rPr>
        <w:t xml:space="preserve"> </w:t>
      </w:r>
      <w:r w:rsidRPr="00026AEA">
        <w:rPr>
          <w:rFonts w:ascii="David" w:hAnsi="David" w:cs="David" w:hint="eastAsia"/>
          <w:i/>
          <w:sz w:val="24"/>
          <w:szCs w:val="24"/>
          <w:rtl/>
        </w:rPr>
        <w:t>שתאפשר</w:t>
      </w:r>
      <w:r w:rsidRPr="00026AEA">
        <w:rPr>
          <w:rFonts w:ascii="David" w:hAnsi="David" w:cs="David"/>
          <w:i/>
          <w:sz w:val="24"/>
          <w:szCs w:val="24"/>
          <w:rtl/>
        </w:rPr>
        <w:t xml:space="preserve"> </w:t>
      </w:r>
      <w:r w:rsidRPr="00026AEA">
        <w:rPr>
          <w:rFonts w:ascii="David" w:hAnsi="David" w:cs="David" w:hint="eastAsia"/>
          <w:i/>
          <w:sz w:val="24"/>
          <w:szCs w:val="24"/>
          <w:rtl/>
        </w:rPr>
        <w:t>גישה</w:t>
      </w:r>
      <w:r w:rsidRPr="00026AEA">
        <w:rPr>
          <w:rFonts w:ascii="David" w:hAnsi="David" w:cs="David"/>
          <w:i/>
          <w:sz w:val="24"/>
          <w:szCs w:val="24"/>
          <w:rtl/>
        </w:rPr>
        <w:t xml:space="preserve"> </w:t>
      </w:r>
      <w:r w:rsidRPr="00026AEA">
        <w:rPr>
          <w:rFonts w:ascii="David" w:hAnsi="David" w:cs="David" w:hint="eastAsia"/>
          <w:i/>
          <w:sz w:val="24"/>
          <w:szCs w:val="24"/>
          <w:rtl/>
        </w:rPr>
        <w:t>נוחה</w:t>
      </w:r>
      <w:r w:rsidRPr="00026AEA">
        <w:rPr>
          <w:rFonts w:ascii="David" w:hAnsi="David" w:cs="David"/>
          <w:i/>
          <w:sz w:val="24"/>
          <w:szCs w:val="24"/>
          <w:rtl/>
        </w:rPr>
        <w:t xml:space="preserve"> </w:t>
      </w:r>
      <w:r w:rsidRPr="00026AEA">
        <w:rPr>
          <w:rFonts w:ascii="David" w:hAnsi="David" w:cs="David" w:hint="eastAsia"/>
          <w:i/>
          <w:sz w:val="24"/>
          <w:szCs w:val="24"/>
          <w:rtl/>
        </w:rPr>
        <w:t>והתמצאות</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ואשר</w:t>
      </w:r>
      <w:r w:rsidRPr="00026AEA">
        <w:rPr>
          <w:rFonts w:ascii="David" w:hAnsi="David" w:cs="David"/>
          <w:i/>
          <w:sz w:val="24"/>
          <w:szCs w:val="24"/>
          <w:rtl/>
        </w:rPr>
        <w:t xml:space="preserve"> </w:t>
      </w:r>
      <w:r w:rsidRPr="00026AEA">
        <w:rPr>
          <w:rFonts w:ascii="David" w:hAnsi="David" w:cs="David" w:hint="eastAsia"/>
          <w:i/>
          <w:sz w:val="24"/>
          <w:szCs w:val="24"/>
          <w:rtl/>
        </w:rPr>
        <w:t>תעמוד</w:t>
      </w:r>
      <w:r w:rsidRPr="00026AEA">
        <w:rPr>
          <w:rFonts w:ascii="David" w:hAnsi="David" w:cs="David"/>
          <w:i/>
          <w:sz w:val="24"/>
          <w:szCs w:val="24"/>
          <w:rtl/>
        </w:rPr>
        <w:t xml:space="preserve"> </w:t>
      </w:r>
      <w:r w:rsidRPr="00026AEA">
        <w:rPr>
          <w:rFonts w:ascii="David" w:hAnsi="David" w:cs="David" w:hint="eastAsia"/>
          <w:i/>
          <w:sz w:val="24"/>
          <w:szCs w:val="24"/>
          <w:rtl/>
        </w:rPr>
        <w:t>לרשות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כמו</w:t>
      </w:r>
      <w:r w:rsidRPr="00026AEA">
        <w:rPr>
          <w:rFonts w:ascii="David" w:hAnsi="David" w:cs="David"/>
          <w:i/>
          <w:sz w:val="24"/>
          <w:szCs w:val="24"/>
          <w:rtl/>
        </w:rPr>
        <w:t xml:space="preserve"> </w:t>
      </w:r>
      <w:r w:rsidRPr="00026AEA">
        <w:rPr>
          <w:rFonts w:ascii="David" w:hAnsi="David" w:cs="David" w:hint="eastAsia"/>
          <w:i/>
          <w:sz w:val="24"/>
          <w:szCs w:val="24"/>
          <w:rtl/>
        </w:rPr>
        <w:t>כן</w:t>
      </w:r>
      <w:r w:rsidRPr="00026AEA">
        <w:rPr>
          <w:rFonts w:ascii="David" w:hAnsi="David" w:cs="David"/>
          <w:i/>
          <w:sz w:val="24"/>
          <w:szCs w:val="24"/>
          <w:rtl/>
        </w:rPr>
        <w:t xml:space="preserve"> </w:t>
      </w:r>
      <w:r w:rsidRPr="00026AEA">
        <w:rPr>
          <w:rFonts w:ascii="David" w:hAnsi="David" w:cs="David" w:hint="eastAsia"/>
          <w:i/>
          <w:sz w:val="24"/>
          <w:szCs w:val="24"/>
          <w:rtl/>
        </w:rPr>
        <w:t>ידביק</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לוחות</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המשמשות</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57737947" w14:textId="77777777" w:rsidR="00EF4F1C" w:rsidRPr="00026AEA" w:rsidRDefault="00EF4F1C" w:rsidP="00026AEA">
      <w:pPr>
        <w:numPr>
          <w:ilvl w:val="1"/>
          <w:numId w:val="4"/>
        </w:numPr>
        <w:tabs>
          <w:tab w:val="clear" w:pos="792"/>
          <w:tab w:val="num" w:pos="1224"/>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ינהל</w:t>
      </w:r>
      <w:r w:rsidRPr="00026AEA">
        <w:rPr>
          <w:rFonts w:ascii="David" w:hAnsi="David" w:cs="David"/>
          <w:i/>
          <w:sz w:val="24"/>
          <w:szCs w:val="24"/>
          <w:rtl/>
        </w:rPr>
        <w:t xml:space="preserve"> </w:t>
      </w:r>
      <w:r w:rsidRPr="00026AEA">
        <w:rPr>
          <w:rFonts w:ascii="David" w:hAnsi="David" w:cs="David" w:hint="eastAsia"/>
          <w:i/>
          <w:sz w:val="24"/>
          <w:szCs w:val="24"/>
          <w:rtl/>
        </w:rPr>
        <w:t>יומן</w:t>
      </w:r>
      <w:r w:rsidRPr="00026AEA">
        <w:rPr>
          <w:rFonts w:ascii="David" w:hAnsi="David" w:cs="David"/>
          <w:i/>
          <w:sz w:val="24"/>
          <w:szCs w:val="24"/>
          <w:rtl/>
        </w:rPr>
        <w:t xml:space="preserve"> </w:t>
      </w:r>
      <w:r w:rsidRPr="00026AEA">
        <w:rPr>
          <w:rFonts w:ascii="David" w:hAnsi="David" w:cs="David" w:hint="eastAsia"/>
          <w:i/>
          <w:sz w:val="24"/>
          <w:szCs w:val="24"/>
          <w:rtl/>
        </w:rPr>
        <w:t>שיסופק</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בפורמט</w:t>
      </w:r>
      <w:r w:rsidRPr="00026AEA">
        <w:rPr>
          <w:rFonts w:ascii="David" w:hAnsi="David" w:cs="David"/>
          <w:i/>
          <w:sz w:val="24"/>
          <w:szCs w:val="24"/>
          <w:rtl/>
        </w:rPr>
        <w:t xml:space="preserve"> </w:t>
      </w:r>
      <w:r w:rsidRPr="00026AEA">
        <w:rPr>
          <w:rFonts w:ascii="David" w:hAnsi="David" w:cs="David" w:hint="eastAsia"/>
          <w:i/>
          <w:sz w:val="24"/>
          <w:szCs w:val="24"/>
          <w:rtl/>
        </w:rPr>
        <w:t>שיקבע</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לפחות</w:t>
      </w:r>
      <w:r w:rsidRPr="00026AEA">
        <w:rPr>
          <w:rFonts w:ascii="David" w:hAnsi="David" w:cs="David"/>
          <w:i/>
          <w:sz w:val="24"/>
          <w:szCs w:val="24"/>
          <w:rtl/>
        </w:rPr>
        <w:t xml:space="preserve"> </w:t>
      </w:r>
      <w:r w:rsidRPr="00026AEA">
        <w:rPr>
          <w:rFonts w:ascii="David" w:hAnsi="David" w:cs="David" w:hint="eastAsia"/>
          <w:i/>
          <w:sz w:val="24"/>
          <w:szCs w:val="24"/>
          <w:rtl/>
        </w:rPr>
        <w:t>במקור</w:t>
      </w:r>
      <w:r w:rsidRPr="00026AEA">
        <w:rPr>
          <w:rFonts w:ascii="David" w:hAnsi="David" w:cs="David"/>
          <w:i/>
          <w:sz w:val="24"/>
          <w:szCs w:val="24"/>
          <w:rtl/>
        </w:rPr>
        <w:t xml:space="preserve"> </w:t>
      </w:r>
      <w:r w:rsidRPr="00026AEA">
        <w:rPr>
          <w:rFonts w:ascii="David" w:hAnsi="David" w:cs="David" w:hint="eastAsia"/>
          <w:i/>
          <w:sz w:val="24"/>
          <w:szCs w:val="24"/>
          <w:rtl/>
        </w:rPr>
        <w:t>וב</w:t>
      </w:r>
      <w:r w:rsidRPr="00026AEA">
        <w:rPr>
          <w:rFonts w:ascii="David" w:hAnsi="David" w:cs="David"/>
          <w:i/>
          <w:sz w:val="24"/>
          <w:szCs w:val="24"/>
          <w:rtl/>
        </w:rPr>
        <w:t xml:space="preserve"> -2 </w:t>
      </w:r>
      <w:r w:rsidRPr="00026AEA">
        <w:rPr>
          <w:rFonts w:ascii="David" w:hAnsi="David" w:cs="David" w:hint="eastAsia"/>
          <w:i/>
          <w:sz w:val="24"/>
          <w:szCs w:val="24"/>
          <w:rtl/>
        </w:rPr>
        <w:t>עותקים</w:t>
      </w:r>
      <w:r w:rsidRPr="00026AEA">
        <w:rPr>
          <w:rFonts w:ascii="David" w:hAnsi="David" w:cs="David"/>
          <w:i/>
          <w:sz w:val="24"/>
          <w:szCs w:val="24"/>
          <w:rtl/>
        </w:rPr>
        <w:t xml:space="preserve"> </w:t>
      </w:r>
      <w:r w:rsidRPr="00026AEA">
        <w:rPr>
          <w:rFonts w:ascii="David" w:hAnsi="David" w:cs="David" w:hint="eastAsia"/>
          <w:i/>
          <w:sz w:val="24"/>
          <w:szCs w:val="24"/>
          <w:rtl/>
        </w:rPr>
        <w:t>בו</w:t>
      </w:r>
      <w:r w:rsidRPr="00026AEA">
        <w:rPr>
          <w:rFonts w:ascii="David" w:hAnsi="David" w:cs="David"/>
          <w:i/>
          <w:sz w:val="24"/>
          <w:szCs w:val="24"/>
          <w:rtl/>
        </w:rPr>
        <w:t xml:space="preserve"> </w:t>
      </w:r>
      <w:r w:rsidRPr="00026AEA">
        <w:rPr>
          <w:rFonts w:ascii="David" w:hAnsi="David" w:cs="David" w:hint="eastAsia"/>
          <w:i/>
          <w:sz w:val="24"/>
          <w:szCs w:val="24"/>
          <w:rtl/>
        </w:rPr>
        <w:t>יירשמו</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הפרטים</w:t>
      </w:r>
      <w:r w:rsidRPr="00026AEA">
        <w:rPr>
          <w:rFonts w:ascii="David" w:hAnsi="David" w:cs="David"/>
          <w:i/>
          <w:sz w:val="24"/>
          <w:szCs w:val="24"/>
          <w:rtl/>
        </w:rPr>
        <w:t xml:space="preserve"> </w:t>
      </w:r>
      <w:r w:rsidRPr="00026AEA">
        <w:rPr>
          <w:rFonts w:ascii="David" w:hAnsi="David" w:cs="David" w:hint="eastAsia"/>
          <w:i/>
          <w:sz w:val="24"/>
          <w:szCs w:val="24"/>
          <w:rtl/>
        </w:rPr>
        <w:t>הנוגעים</w:t>
      </w:r>
      <w:r w:rsidRPr="00026AEA">
        <w:rPr>
          <w:rFonts w:ascii="David" w:hAnsi="David" w:cs="David"/>
          <w:i/>
          <w:sz w:val="24"/>
          <w:szCs w:val="24"/>
          <w:rtl/>
        </w:rPr>
        <w:t xml:space="preserve"> </w:t>
      </w:r>
      <w:r w:rsidRPr="00026AEA">
        <w:rPr>
          <w:rFonts w:ascii="David" w:hAnsi="David" w:cs="David" w:hint="eastAsia"/>
          <w:i/>
          <w:sz w:val="24"/>
          <w:szCs w:val="24"/>
          <w:rtl/>
        </w:rPr>
        <w:t>למהלך</w:t>
      </w:r>
      <w:r w:rsidRPr="00026AEA">
        <w:rPr>
          <w:rFonts w:ascii="David" w:hAnsi="David" w:cs="David"/>
          <w:i/>
          <w:sz w:val="24"/>
          <w:szCs w:val="24"/>
          <w:rtl/>
        </w:rPr>
        <w:t xml:space="preserve"> </w:t>
      </w:r>
      <w:r w:rsidRPr="00026AEA">
        <w:rPr>
          <w:rFonts w:ascii="David" w:hAnsi="David" w:cs="David" w:hint="eastAsia"/>
          <w:i/>
          <w:sz w:val="24"/>
          <w:szCs w:val="24"/>
          <w:rtl/>
        </w:rPr>
        <w:t>העבודה</w:t>
      </w:r>
      <w:r w:rsidRPr="00026AEA">
        <w:rPr>
          <w:rFonts w:ascii="David" w:hAnsi="David" w:cs="David"/>
          <w:i/>
          <w:sz w:val="24"/>
          <w:szCs w:val="24"/>
          <w:rtl/>
        </w:rPr>
        <w:t xml:space="preserve">, </w:t>
      </w:r>
      <w:r w:rsidRPr="00026AEA">
        <w:rPr>
          <w:rFonts w:ascii="David" w:hAnsi="David" w:cs="David" w:hint="eastAsia"/>
          <w:i/>
          <w:sz w:val="24"/>
          <w:szCs w:val="24"/>
          <w:rtl/>
        </w:rPr>
        <w:t>הוראות</w:t>
      </w:r>
      <w:r w:rsidRPr="00026AEA">
        <w:rPr>
          <w:rFonts w:ascii="David" w:hAnsi="David" w:cs="David"/>
          <w:i/>
          <w:sz w:val="24"/>
          <w:szCs w:val="24"/>
          <w:rtl/>
        </w:rPr>
        <w:t xml:space="preserve"> </w:t>
      </w:r>
      <w:r w:rsidRPr="00026AEA">
        <w:rPr>
          <w:rFonts w:ascii="David" w:hAnsi="David" w:cs="David" w:hint="eastAsia"/>
          <w:i/>
          <w:sz w:val="24"/>
          <w:szCs w:val="24"/>
          <w:rtl/>
        </w:rPr>
        <w:t>שניתנו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וכל</w:t>
      </w:r>
      <w:r w:rsidRPr="00026AEA">
        <w:rPr>
          <w:rFonts w:ascii="David" w:hAnsi="David" w:cs="David"/>
          <w:i/>
          <w:sz w:val="24"/>
          <w:szCs w:val="24"/>
          <w:rtl/>
        </w:rPr>
        <w:t xml:space="preserve"> </w:t>
      </w:r>
      <w:r w:rsidRPr="00026AEA">
        <w:rPr>
          <w:rFonts w:ascii="David" w:hAnsi="David" w:cs="David" w:hint="eastAsia"/>
          <w:i/>
          <w:sz w:val="24"/>
          <w:szCs w:val="24"/>
          <w:rtl/>
        </w:rPr>
        <w:t>פרטים</w:t>
      </w:r>
      <w:r w:rsidRPr="00026AEA">
        <w:rPr>
          <w:rFonts w:ascii="David" w:hAnsi="David" w:cs="David"/>
          <w:i/>
          <w:sz w:val="24"/>
          <w:szCs w:val="24"/>
          <w:rtl/>
        </w:rPr>
        <w:t xml:space="preserve"> </w:t>
      </w:r>
      <w:r w:rsidRPr="00026AEA">
        <w:rPr>
          <w:rFonts w:ascii="David" w:hAnsi="David" w:cs="David" w:hint="eastAsia"/>
          <w:i/>
          <w:sz w:val="24"/>
          <w:szCs w:val="24"/>
          <w:rtl/>
        </w:rPr>
        <w:t>נוספים</w:t>
      </w:r>
      <w:r w:rsidRPr="00026AEA">
        <w:rPr>
          <w:rFonts w:ascii="David" w:hAnsi="David" w:cs="David"/>
          <w:i/>
          <w:sz w:val="24"/>
          <w:szCs w:val="24"/>
          <w:rtl/>
        </w:rPr>
        <w:t xml:space="preserve"> </w:t>
      </w:r>
      <w:r w:rsidRPr="00026AEA">
        <w:rPr>
          <w:rFonts w:ascii="David" w:hAnsi="David" w:cs="David" w:hint="eastAsia"/>
          <w:i/>
          <w:sz w:val="24"/>
          <w:szCs w:val="24"/>
          <w:rtl/>
        </w:rPr>
        <w:t>שרישומם</w:t>
      </w:r>
      <w:r w:rsidRPr="00026AEA">
        <w:rPr>
          <w:rFonts w:ascii="David" w:hAnsi="David" w:cs="David"/>
          <w:i/>
          <w:sz w:val="24"/>
          <w:szCs w:val="24"/>
          <w:rtl/>
        </w:rPr>
        <w:t xml:space="preserve"> </w:t>
      </w:r>
      <w:r w:rsidRPr="00026AEA">
        <w:rPr>
          <w:rFonts w:ascii="David" w:hAnsi="David" w:cs="David" w:hint="eastAsia"/>
          <w:i/>
          <w:sz w:val="24"/>
          <w:szCs w:val="24"/>
          <w:rtl/>
        </w:rPr>
        <w:t>יידרש</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לדאוג</w:t>
      </w:r>
      <w:r w:rsidRPr="00026AEA">
        <w:rPr>
          <w:rFonts w:ascii="David" w:hAnsi="David" w:cs="David"/>
          <w:i/>
          <w:sz w:val="24"/>
          <w:szCs w:val="24"/>
          <w:rtl/>
        </w:rPr>
        <w:t xml:space="preserve"> </w:t>
      </w:r>
      <w:r w:rsidRPr="00026AEA">
        <w:rPr>
          <w:rFonts w:ascii="David" w:hAnsi="David" w:cs="David" w:hint="eastAsia"/>
          <w:i/>
          <w:sz w:val="24"/>
          <w:szCs w:val="24"/>
          <w:rtl/>
        </w:rPr>
        <w:t>לכך</w:t>
      </w:r>
      <w:r w:rsidRPr="00026AEA">
        <w:rPr>
          <w:rFonts w:ascii="David" w:hAnsi="David" w:cs="David"/>
          <w:i/>
          <w:sz w:val="24"/>
          <w:szCs w:val="24"/>
          <w:rtl/>
        </w:rPr>
        <w:t xml:space="preserve"> </w:t>
      </w:r>
      <w:r w:rsidRPr="00026AEA">
        <w:rPr>
          <w:rFonts w:ascii="David" w:hAnsi="David" w:cs="David" w:hint="eastAsia"/>
          <w:i/>
          <w:sz w:val="24"/>
          <w:szCs w:val="24"/>
          <w:rtl/>
        </w:rPr>
        <w:t>שהיומן</w:t>
      </w:r>
      <w:r w:rsidRPr="00026AEA">
        <w:rPr>
          <w:rFonts w:ascii="David" w:hAnsi="David" w:cs="David"/>
          <w:i/>
          <w:sz w:val="24"/>
          <w:szCs w:val="24"/>
          <w:rtl/>
        </w:rPr>
        <w:t xml:space="preserve"> </w:t>
      </w:r>
      <w:r w:rsidRPr="00026AEA">
        <w:rPr>
          <w:rFonts w:ascii="David" w:hAnsi="David" w:cs="David" w:hint="eastAsia"/>
          <w:i/>
          <w:sz w:val="24"/>
          <w:szCs w:val="24"/>
          <w:rtl/>
        </w:rPr>
        <w:t>ישקף</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מהלך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04006B85" w14:textId="77777777" w:rsidR="00EF4F1C" w:rsidRPr="00026AEA" w:rsidRDefault="00EF4F1C" w:rsidP="00026AEA">
      <w:pPr>
        <w:spacing w:after="0" w:afterAutospacing="0" w:line="240" w:lineRule="auto"/>
        <w:ind w:firstLine="1082"/>
        <w:rPr>
          <w:rFonts w:ascii="David" w:hAnsi="David" w:cs="David"/>
          <w:sz w:val="24"/>
          <w:szCs w:val="24"/>
          <w:rtl/>
        </w:rPr>
      </w:pPr>
      <w:r w:rsidRPr="00026AEA">
        <w:rPr>
          <w:rFonts w:ascii="David" w:hAnsi="David" w:cs="David" w:hint="eastAsia"/>
          <w:sz w:val="24"/>
          <w:szCs w:val="24"/>
          <w:rtl/>
        </w:rPr>
        <w:t>מבלי</w:t>
      </w:r>
      <w:r w:rsidRPr="00026AEA">
        <w:rPr>
          <w:rFonts w:ascii="David" w:hAnsi="David" w:cs="David"/>
          <w:sz w:val="24"/>
          <w:szCs w:val="24"/>
          <w:rtl/>
        </w:rPr>
        <w:t xml:space="preserve"> </w:t>
      </w:r>
      <w:r w:rsidRPr="00026AEA">
        <w:rPr>
          <w:rFonts w:ascii="David" w:hAnsi="David" w:cs="David" w:hint="eastAsia"/>
          <w:sz w:val="24"/>
          <w:szCs w:val="24"/>
          <w:rtl/>
        </w:rPr>
        <w:t>לגרוע</w:t>
      </w:r>
      <w:r w:rsidRPr="00026AEA">
        <w:rPr>
          <w:rFonts w:ascii="David" w:hAnsi="David" w:cs="David"/>
          <w:sz w:val="24"/>
          <w:szCs w:val="24"/>
          <w:rtl/>
        </w:rPr>
        <w:t xml:space="preserve"> </w:t>
      </w:r>
      <w:r w:rsidRPr="00026AEA">
        <w:rPr>
          <w:rFonts w:ascii="David" w:hAnsi="David" w:cs="David" w:hint="eastAsia"/>
          <w:sz w:val="24"/>
          <w:szCs w:val="24"/>
          <w:rtl/>
        </w:rPr>
        <w:t>מהאמור</w:t>
      </w:r>
      <w:r w:rsidRPr="00026AEA">
        <w:rPr>
          <w:rFonts w:ascii="David" w:hAnsi="David" w:cs="David"/>
          <w:sz w:val="24"/>
          <w:szCs w:val="24"/>
          <w:rtl/>
        </w:rPr>
        <w:t xml:space="preserve"> </w:t>
      </w:r>
      <w:r w:rsidRPr="00026AEA">
        <w:rPr>
          <w:rFonts w:ascii="David" w:hAnsi="David" w:cs="David" w:hint="eastAsia"/>
          <w:sz w:val="24"/>
          <w:szCs w:val="24"/>
          <w:rtl/>
        </w:rPr>
        <w:t>לעיל</w:t>
      </w:r>
      <w:r w:rsidRPr="00026AEA">
        <w:rPr>
          <w:rFonts w:ascii="David" w:hAnsi="David" w:cs="David"/>
          <w:sz w:val="24"/>
          <w:szCs w:val="24"/>
          <w:rtl/>
        </w:rPr>
        <w:t xml:space="preserve">, </w:t>
      </w: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הקבלן</w:t>
      </w:r>
      <w:r w:rsidRPr="00026AEA">
        <w:rPr>
          <w:rFonts w:ascii="David" w:hAnsi="David" w:cs="David"/>
          <w:sz w:val="24"/>
          <w:szCs w:val="24"/>
          <w:rtl/>
        </w:rPr>
        <w:t xml:space="preserve"> </w:t>
      </w:r>
      <w:r w:rsidRPr="00026AEA">
        <w:rPr>
          <w:rFonts w:ascii="David" w:hAnsi="David" w:cs="David" w:hint="eastAsia"/>
          <w:sz w:val="24"/>
          <w:szCs w:val="24"/>
          <w:rtl/>
        </w:rPr>
        <w:t>לרשום</w:t>
      </w:r>
      <w:r w:rsidRPr="00026AEA">
        <w:rPr>
          <w:rFonts w:ascii="David" w:hAnsi="David" w:cs="David"/>
          <w:sz w:val="24"/>
          <w:szCs w:val="24"/>
          <w:rtl/>
        </w:rPr>
        <w:t xml:space="preserve"> </w:t>
      </w:r>
      <w:r w:rsidRPr="00026AEA">
        <w:rPr>
          <w:rFonts w:ascii="David" w:hAnsi="David" w:cs="David" w:hint="eastAsia"/>
          <w:sz w:val="24"/>
          <w:szCs w:val="24"/>
          <w:rtl/>
        </w:rPr>
        <w:t>ביומן</w:t>
      </w:r>
      <w:r w:rsidRPr="00026AEA">
        <w:rPr>
          <w:rFonts w:ascii="David" w:hAnsi="David" w:cs="David"/>
          <w:sz w:val="24"/>
          <w:szCs w:val="24"/>
          <w:rtl/>
        </w:rPr>
        <w:t xml:space="preserve"> </w:t>
      </w:r>
      <w:r w:rsidRPr="00026AEA">
        <w:rPr>
          <w:rFonts w:ascii="David" w:hAnsi="David" w:cs="David" w:hint="eastAsia"/>
          <w:sz w:val="24"/>
          <w:szCs w:val="24"/>
          <w:rtl/>
        </w:rPr>
        <w:t>מדי</w:t>
      </w:r>
      <w:r w:rsidRPr="00026AEA">
        <w:rPr>
          <w:rFonts w:ascii="David" w:hAnsi="David" w:cs="David"/>
          <w:sz w:val="24"/>
          <w:szCs w:val="24"/>
          <w:rtl/>
        </w:rPr>
        <w:t xml:space="preserve"> </w:t>
      </w:r>
      <w:r w:rsidRPr="00026AEA">
        <w:rPr>
          <w:rFonts w:ascii="David" w:hAnsi="David" w:cs="David" w:hint="eastAsia"/>
          <w:sz w:val="24"/>
          <w:szCs w:val="24"/>
          <w:rtl/>
        </w:rPr>
        <w:t>יום</w:t>
      </w:r>
      <w:r w:rsidRPr="00026AEA">
        <w:rPr>
          <w:rFonts w:ascii="David" w:hAnsi="David" w:cs="David"/>
          <w:sz w:val="24"/>
          <w:szCs w:val="24"/>
          <w:rtl/>
        </w:rPr>
        <w:t xml:space="preserve"> </w:t>
      </w:r>
      <w:r w:rsidRPr="00026AEA">
        <w:rPr>
          <w:rFonts w:ascii="David" w:hAnsi="David" w:cs="David" w:hint="eastAsia"/>
          <w:sz w:val="24"/>
          <w:szCs w:val="24"/>
          <w:rtl/>
        </w:rPr>
        <w:t>פרטים</w:t>
      </w:r>
      <w:r w:rsidRPr="00026AEA">
        <w:rPr>
          <w:rFonts w:ascii="David" w:hAnsi="David" w:cs="David"/>
          <w:sz w:val="24"/>
          <w:szCs w:val="24"/>
          <w:rtl/>
        </w:rPr>
        <w:t xml:space="preserve"> </w:t>
      </w:r>
      <w:r w:rsidRPr="00026AEA">
        <w:rPr>
          <w:rFonts w:ascii="David" w:hAnsi="David" w:cs="David" w:hint="eastAsia"/>
          <w:sz w:val="24"/>
          <w:szCs w:val="24"/>
          <w:rtl/>
        </w:rPr>
        <w:t>בדבר</w:t>
      </w:r>
      <w:r w:rsidRPr="00026AEA">
        <w:rPr>
          <w:rFonts w:ascii="David" w:hAnsi="David" w:cs="David"/>
          <w:sz w:val="24"/>
          <w:szCs w:val="24"/>
          <w:rtl/>
        </w:rPr>
        <w:t>:-</w:t>
      </w:r>
    </w:p>
    <w:p w14:paraId="1F296ED0"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מספרם</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העובדים</w:t>
      </w:r>
      <w:r w:rsidRPr="00026AEA">
        <w:rPr>
          <w:rFonts w:ascii="David" w:hAnsi="David" w:cs="David"/>
          <w:i/>
          <w:sz w:val="24"/>
          <w:szCs w:val="24"/>
          <w:rtl/>
        </w:rPr>
        <w:t xml:space="preserve"> </w:t>
      </w:r>
      <w:r w:rsidRPr="00026AEA">
        <w:rPr>
          <w:rFonts w:ascii="David" w:hAnsi="David" w:cs="David" w:hint="eastAsia"/>
          <w:i/>
          <w:sz w:val="24"/>
          <w:szCs w:val="24"/>
          <w:rtl/>
        </w:rPr>
        <w:t>לסוגיהם</w:t>
      </w:r>
      <w:r w:rsidRPr="00026AEA">
        <w:rPr>
          <w:rFonts w:ascii="David" w:hAnsi="David" w:cs="David"/>
          <w:i/>
          <w:sz w:val="24"/>
          <w:szCs w:val="24"/>
          <w:rtl/>
        </w:rPr>
        <w:t xml:space="preserve"> </w:t>
      </w:r>
      <w:r w:rsidRPr="00026AEA">
        <w:rPr>
          <w:rFonts w:ascii="David" w:hAnsi="David" w:cs="David" w:hint="eastAsia"/>
          <w:i/>
          <w:sz w:val="24"/>
          <w:szCs w:val="24"/>
          <w:rtl/>
        </w:rPr>
        <w:t>המועסקים</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138CDC7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החומרים</w:t>
      </w:r>
      <w:r w:rsidRPr="00026AEA">
        <w:rPr>
          <w:rFonts w:ascii="David" w:hAnsi="David" w:cs="David"/>
          <w:i/>
          <w:sz w:val="24"/>
          <w:szCs w:val="24"/>
          <w:rtl/>
        </w:rPr>
        <w:t xml:space="preserve"> </w:t>
      </w:r>
      <w:r w:rsidRPr="00026AEA">
        <w:rPr>
          <w:rFonts w:ascii="David" w:hAnsi="David" w:cs="David" w:hint="eastAsia"/>
          <w:i/>
          <w:sz w:val="24"/>
          <w:szCs w:val="24"/>
          <w:rtl/>
        </w:rPr>
        <w:t>למיניהם</w:t>
      </w:r>
      <w:r w:rsidRPr="00026AEA">
        <w:rPr>
          <w:rFonts w:ascii="David" w:hAnsi="David" w:cs="David"/>
          <w:i/>
          <w:sz w:val="24"/>
          <w:szCs w:val="24"/>
          <w:rtl/>
        </w:rPr>
        <w:t xml:space="preserve"> </w:t>
      </w:r>
      <w:r w:rsidRPr="00026AEA">
        <w:rPr>
          <w:rFonts w:ascii="David" w:hAnsi="David" w:cs="David" w:hint="eastAsia"/>
          <w:i/>
          <w:sz w:val="24"/>
          <w:szCs w:val="24"/>
          <w:rtl/>
        </w:rPr>
        <w:t>המובאים</w:t>
      </w:r>
      <w:r w:rsidRPr="00026AEA">
        <w:rPr>
          <w:rFonts w:ascii="David" w:hAnsi="David" w:cs="David"/>
          <w:i/>
          <w:sz w:val="24"/>
          <w:szCs w:val="24"/>
          <w:rtl/>
        </w:rPr>
        <w:t xml:space="preserve"> </w:t>
      </w:r>
      <w:r w:rsidRPr="00026AEA">
        <w:rPr>
          <w:rFonts w:ascii="David" w:hAnsi="David" w:cs="David" w:hint="eastAsia"/>
          <w:i/>
          <w:sz w:val="24"/>
          <w:szCs w:val="24"/>
          <w:rtl/>
        </w:rPr>
        <w:t>לאתר</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המוצאים</w:t>
      </w:r>
      <w:r w:rsidRPr="00026AEA">
        <w:rPr>
          <w:rFonts w:ascii="David" w:hAnsi="David" w:cs="David"/>
          <w:i/>
          <w:sz w:val="24"/>
          <w:szCs w:val="24"/>
          <w:rtl/>
        </w:rPr>
        <w:t xml:space="preserve"> </w:t>
      </w:r>
      <w:r w:rsidRPr="00026AEA">
        <w:rPr>
          <w:rFonts w:ascii="David" w:hAnsi="David" w:cs="David" w:hint="eastAsia"/>
          <w:i/>
          <w:sz w:val="24"/>
          <w:szCs w:val="24"/>
          <w:rtl/>
        </w:rPr>
        <w:t>ממנו</w:t>
      </w:r>
      <w:r w:rsidRPr="00026AEA">
        <w:rPr>
          <w:rFonts w:ascii="David" w:hAnsi="David" w:cs="David"/>
          <w:i/>
          <w:sz w:val="24"/>
          <w:szCs w:val="24"/>
          <w:rtl/>
        </w:rPr>
        <w:t xml:space="preserve">, </w:t>
      </w:r>
      <w:r w:rsidRPr="00026AEA">
        <w:rPr>
          <w:rFonts w:ascii="David" w:hAnsi="David" w:cs="David" w:hint="eastAsia"/>
          <w:i/>
          <w:sz w:val="24"/>
          <w:szCs w:val="24"/>
          <w:rtl/>
        </w:rPr>
        <w:t>והשימוש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בעבודות</w:t>
      </w:r>
      <w:r w:rsidRPr="00026AEA">
        <w:rPr>
          <w:rFonts w:ascii="David" w:hAnsi="David" w:cs="David"/>
          <w:i/>
          <w:sz w:val="24"/>
          <w:szCs w:val="24"/>
          <w:rtl/>
        </w:rPr>
        <w:t>.</w:t>
      </w:r>
    </w:p>
    <w:p w14:paraId="1DF24581"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הציוד</w:t>
      </w:r>
      <w:r w:rsidRPr="00026AEA">
        <w:rPr>
          <w:rFonts w:ascii="David" w:hAnsi="David" w:cs="David"/>
          <w:i/>
          <w:sz w:val="24"/>
          <w:szCs w:val="24"/>
          <w:rtl/>
        </w:rPr>
        <w:t xml:space="preserve"> </w:t>
      </w:r>
      <w:r w:rsidRPr="00026AEA">
        <w:rPr>
          <w:rFonts w:ascii="David" w:hAnsi="David" w:cs="David" w:hint="eastAsia"/>
          <w:i/>
          <w:sz w:val="24"/>
          <w:szCs w:val="24"/>
          <w:rtl/>
        </w:rPr>
        <w:t>המכאני</w:t>
      </w:r>
      <w:r w:rsidRPr="00026AEA">
        <w:rPr>
          <w:rFonts w:ascii="David" w:hAnsi="David" w:cs="David"/>
          <w:i/>
          <w:sz w:val="24"/>
          <w:szCs w:val="24"/>
          <w:rtl/>
        </w:rPr>
        <w:t xml:space="preserve"> </w:t>
      </w:r>
      <w:r w:rsidRPr="00026AEA">
        <w:rPr>
          <w:rFonts w:ascii="David" w:hAnsi="David" w:cs="David" w:hint="eastAsia"/>
          <w:i/>
          <w:sz w:val="24"/>
          <w:szCs w:val="24"/>
          <w:rtl/>
        </w:rPr>
        <w:t>המובא</w:t>
      </w:r>
      <w:r w:rsidRPr="00026AEA">
        <w:rPr>
          <w:rFonts w:ascii="David" w:hAnsi="David" w:cs="David"/>
          <w:i/>
          <w:sz w:val="24"/>
          <w:szCs w:val="24"/>
          <w:rtl/>
        </w:rPr>
        <w:t xml:space="preserve"> </w:t>
      </w:r>
      <w:r w:rsidRPr="00026AEA">
        <w:rPr>
          <w:rFonts w:ascii="David" w:hAnsi="David" w:cs="David" w:hint="eastAsia"/>
          <w:i/>
          <w:sz w:val="24"/>
          <w:szCs w:val="24"/>
          <w:rtl/>
        </w:rPr>
        <w:t>לאתר</w:t>
      </w:r>
      <w:r w:rsidRPr="00026AEA">
        <w:rPr>
          <w:rFonts w:ascii="David" w:hAnsi="David" w:cs="David"/>
          <w:i/>
          <w:sz w:val="24"/>
          <w:szCs w:val="24"/>
          <w:rtl/>
        </w:rPr>
        <w:t xml:space="preserve"> </w:t>
      </w:r>
      <w:r w:rsidRPr="00026AEA">
        <w:rPr>
          <w:rFonts w:ascii="David" w:hAnsi="David" w:cs="David" w:hint="eastAsia"/>
          <w:i/>
          <w:sz w:val="24"/>
          <w:szCs w:val="24"/>
          <w:rtl/>
        </w:rPr>
        <w:t>והשימוש</w:t>
      </w:r>
      <w:r w:rsidRPr="00026AEA">
        <w:rPr>
          <w:rFonts w:ascii="David" w:hAnsi="David" w:cs="David"/>
          <w:i/>
          <w:sz w:val="24"/>
          <w:szCs w:val="24"/>
          <w:rtl/>
        </w:rPr>
        <w:t xml:space="preserve"> </w:t>
      </w:r>
      <w:r w:rsidRPr="00026AEA">
        <w:rPr>
          <w:rFonts w:ascii="David" w:hAnsi="David" w:cs="David" w:hint="eastAsia"/>
          <w:i/>
          <w:sz w:val="24"/>
          <w:szCs w:val="24"/>
          <w:rtl/>
        </w:rPr>
        <w:t>בו</w:t>
      </w:r>
      <w:r w:rsidRPr="00026AEA">
        <w:rPr>
          <w:rFonts w:ascii="David" w:hAnsi="David" w:cs="David"/>
          <w:i/>
          <w:sz w:val="24"/>
          <w:szCs w:val="24"/>
          <w:rtl/>
        </w:rPr>
        <w:t xml:space="preserve">, </w:t>
      </w:r>
      <w:r w:rsidRPr="00026AEA">
        <w:rPr>
          <w:rFonts w:ascii="David" w:hAnsi="David" w:cs="David" w:hint="eastAsia"/>
          <w:i/>
          <w:sz w:val="24"/>
          <w:szCs w:val="24"/>
          <w:rtl/>
        </w:rPr>
        <w:t>והוצאת</w:t>
      </w:r>
      <w:r w:rsidRPr="00026AEA">
        <w:rPr>
          <w:rFonts w:ascii="David" w:hAnsi="David" w:cs="David"/>
          <w:i/>
          <w:sz w:val="24"/>
          <w:szCs w:val="24"/>
          <w:rtl/>
        </w:rPr>
        <w:t xml:space="preserve"> </w:t>
      </w:r>
      <w:r w:rsidRPr="00026AEA">
        <w:rPr>
          <w:rFonts w:ascii="David" w:hAnsi="David" w:cs="David" w:hint="eastAsia"/>
          <w:i/>
          <w:sz w:val="24"/>
          <w:szCs w:val="24"/>
          <w:rtl/>
        </w:rPr>
        <w:t>ציוד</w:t>
      </w:r>
      <w:r w:rsidRPr="00026AEA">
        <w:rPr>
          <w:rFonts w:ascii="David" w:hAnsi="David" w:cs="David"/>
          <w:i/>
          <w:sz w:val="24"/>
          <w:szCs w:val="24"/>
          <w:rtl/>
        </w:rPr>
        <w:t xml:space="preserve"> </w:t>
      </w:r>
      <w:r w:rsidRPr="00026AEA">
        <w:rPr>
          <w:rFonts w:ascii="David" w:hAnsi="David" w:cs="David" w:hint="eastAsia"/>
          <w:i/>
          <w:sz w:val="24"/>
          <w:szCs w:val="24"/>
          <w:rtl/>
        </w:rPr>
        <w:t>מכני</w:t>
      </w:r>
      <w:r w:rsidRPr="00026AEA">
        <w:rPr>
          <w:rFonts w:ascii="David" w:hAnsi="David" w:cs="David"/>
          <w:i/>
          <w:sz w:val="24"/>
          <w:szCs w:val="24"/>
          <w:rtl/>
        </w:rPr>
        <w:t xml:space="preserve"> </w:t>
      </w:r>
      <w:r w:rsidRPr="00026AEA">
        <w:rPr>
          <w:rFonts w:ascii="David" w:hAnsi="David" w:cs="David" w:hint="eastAsia"/>
          <w:i/>
          <w:sz w:val="24"/>
          <w:szCs w:val="24"/>
          <w:rtl/>
        </w:rPr>
        <w:t>מהאתר</w:t>
      </w:r>
      <w:r w:rsidRPr="00026AEA">
        <w:rPr>
          <w:rFonts w:ascii="David" w:hAnsi="David" w:cs="David"/>
          <w:i/>
          <w:sz w:val="24"/>
          <w:szCs w:val="24"/>
          <w:rtl/>
        </w:rPr>
        <w:t>.</w:t>
      </w:r>
    </w:p>
    <w:p w14:paraId="726126E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תנאי</w:t>
      </w:r>
      <w:r w:rsidRPr="00026AEA">
        <w:rPr>
          <w:rFonts w:ascii="David" w:hAnsi="David" w:cs="David"/>
          <w:i/>
          <w:sz w:val="24"/>
          <w:szCs w:val="24"/>
          <w:rtl/>
        </w:rPr>
        <w:t xml:space="preserve"> </w:t>
      </w:r>
      <w:r w:rsidRPr="00026AEA">
        <w:rPr>
          <w:rFonts w:ascii="David" w:hAnsi="David" w:cs="David" w:hint="eastAsia"/>
          <w:i/>
          <w:sz w:val="24"/>
          <w:szCs w:val="24"/>
          <w:rtl/>
        </w:rPr>
        <w:t>מזג</w:t>
      </w:r>
      <w:r w:rsidRPr="00026AEA">
        <w:rPr>
          <w:rFonts w:ascii="David" w:hAnsi="David" w:cs="David"/>
          <w:i/>
          <w:sz w:val="24"/>
          <w:szCs w:val="24"/>
          <w:rtl/>
        </w:rPr>
        <w:t xml:space="preserve"> </w:t>
      </w:r>
      <w:r w:rsidRPr="00026AEA">
        <w:rPr>
          <w:rFonts w:ascii="David" w:hAnsi="David" w:cs="David" w:hint="eastAsia"/>
          <w:i/>
          <w:sz w:val="24"/>
          <w:szCs w:val="24"/>
          <w:rtl/>
        </w:rPr>
        <w:t>האוויר</w:t>
      </w:r>
      <w:r w:rsidRPr="00026AEA">
        <w:rPr>
          <w:rFonts w:ascii="David" w:hAnsi="David" w:cs="David"/>
          <w:i/>
          <w:sz w:val="24"/>
          <w:szCs w:val="24"/>
          <w:rtl/>
        </w:rPr>
        <w:t xml:space="preserve"> </w:t>
      </w:r>
      <w:r w:rsidRPr="00026AEA">
        <w:rPr>
          <w:rFonts w:ascii="David" w:hAnsi="David" w:cs="David" w:hint="eastAsia"/>
          <w:i/>
          <w:sz w:val="24"/>
          <w:szCs w:val="24"/>
          <w:rtl/>
        </w:rPr>
        <w:t>השוררים</w:t>
      </w:r>
      <w:r w:rsidRPr="00026AEA">
        <w:rPr>
          <w:rFonts w:ascii="David" w:hAnsi="David" w:cs="David"/>
          <w:i/>
          <w:sz w:val="24"/>
          <w:szCs w:val="24"/>
          <w:rtl/>
        </w:rPr>
        <w:t xml:space="preserve"> </w:t>
      </w:r>
      <w:r w:rsidRPr="00026AEA">
        <w:rPr>
          <w:rFonts w:ascii="David" w:hAnsi="David" w:cs="David" w:hint="eastAsia"/>
          <w:i/>
          <w:sz w:val="24"/>
          <w:szCs w:val="24"/>
          <w:rtl/>
        </w:rPr>
        <w:t>באתר</w:t>
      </w:r>
      <w:r w:rsidRPr="00026AEA">
        <w:rPr>
          <w:rFonts w:ascii="David" w:hAnsi="David" w:cs="David"/>
          <w:i/>
          <w:sz w:val="24"/>
          <w:szCs w:val="24"/>
          <w:rtl/>
        </w:rPr>
        <w:t>.</w:t>
      </w:r>
    </w:p>
    <w:p w14:paraId="141E38DF"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תקלות</w:t>
      </w:r>
      <w:r w:rsidRPr="00026AEA">
        <w:rPr>
          <w:rFonts w:ascii="David" w:hAnsi="David" w:cs="David"/>
          <w:i/>
          <w:sz w:val="24"/>
          <w:szCs w:val="24"/>
          <w:rtl/>
        </w:rPr>
        <w:t xml:space="preserve"> </w:t>
      </w:r>
      <w:r w:rsidRPr="00026AEA">
        <w:rPr>
          <w:rFonts w:ascii="David" w:hAnsi="David" w:cs="David" w:hint="eastAsia"/>
          <w:i/>
          <w:sz w:val="24"/>
          <w:szCs w:val="24"/>
          <w:rtl/>
        </w:rPr>
        <w:t>והפרעות</w:t>
      </w:r>
      <w:r w:rsidRPr="00026AEA">
        <w:rPr>
          <w:rFonts w:ascii="David" w:hAnsi="David" w:cs="David"/>
          <w:i/>
          <w:sz w:val="24"/>
          <w:szCs w:val="24"/>
          <w:rtl/>
        </w:rPr>
        <w:t xml:space="preserve"> </w:t>
      </w:r>
      <w:r w:rsidRPr="00026AEA">
        <w:rPr>
          <w:rFonts w:ascii="David" w:hAnsi="David" w:cs="David" w:hint="eastAsia"/>
          <w:i/>
          <w:sz w:val="24"/>
          <w:szCs w:val="24"/>
          <w:rtl/>
        </w:rPr>
        <w:t>בביצוע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66788B77"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sz w:val="24"/>
          <w:szCs w:val="24"/>
          <w:rtl/>
        </w:rPr>
      </w:pPr>
      <w:r w:rsidRPr="00026AEA">
        <w:rPr>
          <w:rFonts w:ascii="David" w:hAnsi="David" w:cs="David" w:hint="eastAsia"/>
          <w:i/>
          <w:sz w:val="24"/>
          <w:szCs w:val="24"/>
          <w:rtl/>
        </w:rPr>
        <w:t>התקדמות</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במשך</w:t>
      </w:r>
      <w:r w:rsidRPr="00026AEA">
        <w:rPr>
          <w:rFonts w:ascii="David" w:hAnsi="David" w:cs="David"/>
          <w:i/>
          <w:sz w:val="24"/>
          <w:szCs w:val="24"/>
          <w:rtl/>
        </w:rPr>
        <w:t xml:space="preserve"> </w:t>
      </w:r>
      <w:r w:rsidRPr="00026AEA">
        <w:rPr>
          <w:rFonts w:ascii="David" w:hAnsi="David" w:cs="David" w:hint="eastAsia"/>
          <w:i/>
          <w:sz w:val="24"/>
          <w:szCs w:val="24"/>
          <w:rtl/>
        </w:rPr>
        <w:t>היום</w:t>
      </w:r>
      <w:r w:rsidRPr="00026AEA">
        <w:rPr>
          <w:rFonts w:ascii="David" w:hAnsi="David" w:cs="David"/>
          <w:i/>
          <w:sz w:val="24"/>
          <w:szCs w:val="24"/>
          <w:rtl/>
        </w:rPr>
        <w:t>.</w:t>
      </w:r>
    </w:p>
    <w:p w14:paraId="398B46DF"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sz w:val="24"/>
          <w:szCs w:val="24"/>
        </w:rPr>
      </w:pP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ירשום</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w:t>
      </w:r>
    </w:p>
    <w:p w14:paraId="2F2AAF68"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הוראות</w:t>
      </w:r>
      <w:r w:rsidRPr="00026AEA">
        <w:rPr>
          <w:rFonts w:ascii="David" w:hAnsi="David" w:cs="David"/>
          <w:i/>
          <w:sz w:val="24"/>
          <w:szCs w:val="24"/>
          <w:rtl/>
        </w:rPr>
        <w:t xml:space="preserve"> </w:t>
      </w:r>
      <w:r w:rsidRPr="00026AEA">
        <w:rPr>
          <w:rFonts w:ascii="David" w:hAnsi="David" w:cs="David" w:hint="eastAsia"/>
          <w:i/>
          <w:sz w:val="24"/>
          <w:szCs w:val="24"/>
          <w:rtl/>
        </w:rPr>
        <w:t>שניתנו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w:t>
      </w:r>
    </w:p>
    <w:p w14:paraId="1397ECD2"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היועץ</w:t>
      </w:r>
      <w:r w:rsidRPr="00026AEA">
        <w:rPr>
          <w:rFonts w:ascii="David" w:hAnsi="David" w:cs="David"/>
          <w:i/>
          <w:sz w:val="24"/>
          <w:szCs w:val="24"/>
          <w:rtl/>
        </w:rPr>
        <w:t xml:space="preserve"> </w:t>
      </w:r>
      <w:r w:rsidRPr="00026AEA">
        <w:rPr>
          <w:rFonts w:ascii="David" w:hAnsi="David" w:cs="David" w:hint="eastAsia"/>
          <w:i/>
          <w:sz w:val="24"/>
          <w:szCs w:val="24"/>
          <w:rtl/>
        </w:rPr>
        <w:t>בדבר</w:t>
      </w:r>
      <w:r w:rsidRPr="00026AEA">
        <w:rPr>
          <w:rFonts w:ascii="David" w:hAnsi="David" w:cs="David"/>
          <w:i/>
          <w:sz w:val="24"/>
          <w:szCs w:val="24"/>
          <w:rtl/>
        </w:rPr>
        <w:t xml:space="preserve"> </w:t>
      </w:r>
      <w:r w:rsidRPr="00026AEA">
        <w:rPr>
          <w:rFonts w:ascii="David" w:hAnsi="David" w:cs="David" w:hint="eastAsia"/>
          <w:i/>
          <w:sz w:val="24"/>
          <w:szCs w:val="24"/>
          <w:rtl/>
        </w:rPr>
        <w:t>מהלך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4664E511"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רישום</w:t>
      </w:r>
      <w:r w:rsidRPr="00026AEA">
        <w:rPr>
          <w:rFonts w:ascii="David" w:hAnsi="David" w:cs="David"/>
          <w:i/>
          <w:sz w:val="24"/>
          <w:szCs w:val="24"/>
          <w:rtl/>
        </w:rPr>
        <w:t xml:space="preserve"> </w:t>
      </w:r>
      <w:r w:rsidRPr="00026AEA">
        <w:rPr>
          <w:rFonts w:ascii="David" w:hAnsi="David" w:cs="David" w:hint="eastAsia"/>
          <w:i/>
          <w:sz w:val="24"/>
          <w:szCs w:val="24"/>
          <w:rtl/>
        </w:rPr>
        <w:t>מלא</w:t>
      </w:r>
      <w:r w:rsidRPr="00026AEA">
        <w:rPr>
          <w:rFonts w:ascii="David" w:hAnsi="David" w:cs="David"/>
          <w:i/>
          <w:sz w:val="24"/>
          <w:szCs w:val="24"/>
          <w:rtl/>
        </w:rPr>
        <w:t xml:space="preserve"> </w:t>
      </w:r>
      <w:r w:rsidRPr="00026AEA">
        <w:rPr>
          <w:rFonts w:ascii="David" w:hAnsi="David" w:cs="David" w:hint="eastAsia"/>
          <w:i/>
          <w:sz w:val="24"/>
          <w:szCs w:val="24"/>
          <w:rtl/>
        </w:rPr>
        <w:t>ושוטף</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שנמסרו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תוך</w:t>
      </w:r>
      <w:r w:rsidRPr="00026AEA">
        <w:rPr>
          <w:rFonts w:ascii="David" w:hAnsi="David" w:cs="David"/>
          <w:i/>
          <w:sz w:val="24"/>
          <w:szCs w:val="24"/>
          <w:rtl/>
        </w:rPr>
        <w:t xml:space="preserve"> </w:t>
      </w:r>
      <w:r w:rsidRPr="00026AEA">
        <w:rPr>
          <w:rFonts w:ascii="David" w:hAnsi="David" w:cs="David" w:hint="eastAsia"/>
          <w:i/>
          <w:sz w:val="24"/>
          <w:szCs w:val="24"/>
          <w:rtl/>
        </w:rPr>
        <w:t>ציון</w:t>
      </w:r>
      <w:r w:rsidRPr="00026AEA">
        <w:rPr>
          <w:rFonts w:ascii="David" w:hAnsi="David" w:cs="David"/>
          <w:i/>
          <w:sz w:val="24"/>
          <w:szCs w:val="24"/>
          <w:rtl/>
        </w:rPr>
        <w:t xml:space="preserve"> </w:t>
      </w:r>
      <w:r w:rsidRPr="00026AEA">
        <w:rPr>
          <w:rFonts w:ascii="David" w:hAnsi="David" w:cs="David" w:hint="eastAsia"/>
          <w:i/>
          <w:sz w:val="24"/>
          <w:szCs w:val="24"/>
          <w:rtl/>
        </w:rPr>
        <w:t>מספריהם</w:t>
      </w:r>
      <w:r w:rsidRPr="00026AEA">
        <w:rPr>
          <w:rFonts w:ascii="David" w:hAnsi="David" w:cs="David"/>
          <w:i/>
          <w:sz w:val="24"/>
          <w:szCs w:val="24"/>
          <w:rtl/>
        </w:rPr>
        <w:t xml:space="preserve"> </w:t>
      </w:r>
      <w:r w:rsidRPr="00026AEA">
        <w:rPr>
          <w:rFonts w:ascii="David" w:hAnsi="David" w:cs="David" w:hint="eastAsia"/>
          <w:i/>
          <w:sz w:val="24"/>
          <w:szCs w:val="24"/>
          <w:rtl/>
        </w:rPr>
        <w:t>הסידוריים</w:t>
      </w:r>
      <w:r w:rsidRPr="00026AEA">
        <w:rPr>
          <w:rFonts w:ascii="David" w:hAnsi="David" w:cs="David"/>
          <w:i/>
          <w:sz w:val="24"/>
          <w:szCs w:val="24"/>
          <w:rtl/>
        </w:rPr>
        <w:t>.</w:t>
      </w:r>
    </w:p>
    <w:p w14:paraId="27B4A088" w14:textId="77777777" w:rsidR="00EF4F1C" w:rsidRPr="00026AEA" w:rsidRDefault="00EF4F1C" w:rsidP="00026AEA">
      <w:pPr>
        <w:numPr>
          <w:ilvl w:val="1"/>
          <w:numId w:val="4"/>
        </w:numPr>
        <w:tabs>
          <w:tab w:val="clear" w:pos="792"/>
        </w:tabs>
        <w:spacing w:after="0" w:afterAutospacing="0" w:line="240" w:lineRule="auto"/>
        <w:ind w:left="1082" w:hanging="708"/>
        <w:rPr>
          <w:rFonts w:ascii="David" w:hAnsi="David" w:cs="David"/>
          <w:i/>
          <w:sz w:val="24"/>
          <w:szCs w:val="24"/>
          <w:rtl/>
        </w:rPr>
      </w:pPr>
      <w:r w:rsidRPr="00026AEA">
        <w:rPr>
          <w:rFonts w:ascii="David" w:hAnsi="David" w:cs="David" w:hint="eastAsia"/>
          <w:i/>
          <w:sz w:val="24"/>
          <w:szCs w:val="24"/>
          <w:rtl/>
        </w:rPr>
        <w:t>היומן</w:t>
      </w:r>
      <w:r w:rsidRPr="00026AEA">
        <w:rPr>
          <w:rFonts w:ascii="David" w:hAnsi="David" w:cs="David"/>
          <w:i/>
          <w:sz w:val="24"/>
          <w:szCs w:val="24"/>
          <w:rtl/>
        </w:rPr>
        <w:t xml:space="preserve"> </w:t>
      </w:r>
      <w:r w:rsidRPr="00026AEA">
        <w:rPr>
          <w:rFonts w:ascii="David" w:hAnsi="David" w:cs="David" w:hint="eastAsia"/>
          <w:i/>
          <w:sz w:val="24"/>
          <w:szCs w:val="24"/>
          <w:rtl/>
        </w:rPr>
        <w:t>ישמש</w:t>
      </w:r>
      <w:r w:rsidRPr="00026AEA">
        <w:rPr>
          <w:rFonts w:ascii="David" w:hAnsi="David" w:cs="David"/>
          <w:i/>
          <w:sz w:val="24"/>
          <w:szCs w:val="24"/>
          <w:rtl/>
        </w:rPr>
        <w:t xml:space="preserve"> </w:t>
      </w: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הצורך</w:t>
      </w:r>
      <w:r w:rsidRPr="00026AEA">
        <w:rPr>
          <w:rFonts w:ascii="David" w:hAnsi="David" w:cs="David"/>
          <w:i/>
          <w:sz w:val="24"/>
          <w:szCs w:val="24"/>
          <w:rtl/>
        </w:rPr>
        <w:t xml:space="preserve"> </w:t>
      </w:r>
      <w:r w:rsidRPr="00026AEA">
        <w:rPr>
          <w:rFonts w:ascii="David" w:hAnsi="David" w:cs="David" w:hint="eastAsia"/>
          <w:i/>
          <w:sz w:val="24"/>
          <w:szCs w:val="24"/>
          <w:rtl/>
        </w:rPr>
        <w:t>גם</w:t>
      </w:r>
      <w:r w:rsidRPr="00026AEA">
        <w:rPr>
          <w:rFonts w:ascii="David" w:hAnsi="David" w:cs="David"/>
          <w:i/>
          <w:sz w:val="24"/>
          <w:szCs w:val="24"/>
          <w:rtl/>
        </w:rPr>
        <w:t xml:space="preserve"> </w:t>
      </w:r>
      <w:r w:rsidRPr="00026AEA">
        <w:rPr>
          <w:rFonts w:ascii="David" w:hAnsi="David" w:cs="David" w:hint="eastAsia"/>
          <w:i/>
          <w:sz w:val="24"/>
          <w:szCs w:val="24"/>
          <w:rtl/>
        </w:rPr>
        <w:t>למתן</w:t>
      </w:r>
      <w:r w:rsidRPr="00026AEA">
        <w:rPr>
          <w:rFonts w:ascii="David" w:hAnsi="David" w:cs="David"/>
          <w:i/>
          <w:sz w:val="24"/>
          <w:szCs w:val="24"/>
          <w:rtl/>
        </w:rPr>
        <w:t xml:space="preserve"> </w:t>
      </w:r>
      <w:r w:rsidRPr="00026AEA">
        <w:rPr>
          <w:rFonts w:ascii="David" w:hAnsi="David" w:cs="David" w:hint="eastAsia"/>
          <w:i/>
          <w:sz w:val="24"/>
          <w:szCs w:val="24"/>
          <w:rtl/>
        </w:rPr>
        <w:t>ורישום</w:t>
      </w:r>
      <w:r w:rsidRPr="00026AEA">
        <w:rPr>
          <w:rFonts w:ascii="David" w:hAnsi="David" w:cs="David"/>
          <w:i/>
          <w:sz w:val="24"/>
          <w:szCs w:val="24"/>
          <w:rtl/>
        </w:rPr>
        <w:t xml:space="preserve"> </w:t>
      </w: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ו</w:t>
      </w:r>
      <w:r w:rsidRPr="00026AEA">
        <w:rPr>
          <w:rFonts w:ascii="David" w:hAnsi="David" w:cs="David"/>
          <w:i/>
          <w:sz w:val="24"/>
          <w:szCs w:val="24"/>
          <w:rtl/>
        </w:rPr>
        <w:t>/</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מפקח</w:t>
      </w:r>
      <w:r w:rsidRPr="00026AEA">
        <w:rPr>
          <w:rFonts w:ascii="David" w:hAnsi="David" w:cs="David"/>
          <w:i/>
          <w:sz w:val="24"/>
          <w:szCs w:val="24"/>
          <w:rtl/>
        </w:rPr>
        <w:t xml:space="preserve"> </w:t>
      </w:r>
      <w:r w:rsidRPr="00026AEA">
        <w:rPr>
          <w:rFonts w:ascii="David" w:hAnsi="David" w:cs="David" w:hint="eastAsia"/>
          <w:i/>
          <w:sz w:val="24"/>
          <w:szCs w:val="24"/>
          <w:rtl/>
        </w:rPr>
        <w:t>הרשות</w:t>
      </w:r>
      <w:r w:rsidRPr="00026AEA">
        <w:rPr>
          <w:rFonts w:ascii="David" w:hAnsi="David" w:cs="David"/>
          <w:i/>
          <w:sz w:val="24"/>
          <w:szCs w:val="24"/>
          <w:rtl/>
        </w:rPr>
        <w:t xml:space="preserve"> </w:t>
      </w:r>
      <w:r w:rsidRPr="00026AEA">
        <w:rPr>
          <w:rFonts w:ascii="David" w:hAnsi="David" w:cs="David" w:hint="eastAsia"/>
          <w:i/>
          <w:sz w:val="24"/>
          <w:szCs w:val="24"/>
          <w:rtl/>
        </w:rPr>
        <w:t>המקומית</w:t>
      </w:r>
      <w:r w:rsidRPr="00026AEA">
        <w:rPr>
          <w:rFonts w:ascii="David" w:hAnsi="David" w:cs="David"/>
          <w:i/>
          <w:sz w:val="24"/>
          <w:szCs w:val="24"/>
          <w:rtl/>
        </w:rPr>
        <w:t xml:space="preserve"> </w:t>
      </w:r>
      <w:r w:rsidRPr="00026AEA">
        <w:rPr>
          <w:rFonts w:ascii="David" w:hAnsi="David" w:cs="David" w:hint="eastAsia"/>
          <w:i/>
          <w:sz w:val="24"/>
          <w:szCs w:val="24"/>
          <w:rtl/>
        </w:rPr>
        <w:t>ו</w:t>
      </w:r>
      <w:r w:rsidRPr="00026AEA">
        <w:rPr>
          <w:rFonts w:ascii="David" w:hAnsi="David" w:cs="David"/>
          <w:i/>
          <w:sz w:val="24"/>
          <w:szCs w:val="24"/>
          <w:rtl/>
        </w:rPr>
        <w:t>/</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היועצים</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ועל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לציית</w:t>
      </w:r>
      <w:r w:rsidRPr="00026AEA">
        <w:rPr>
          <w:rFonts w:ascii="David" w:hAnsi="David" w:cs="David"/>
          <w:i/>
          <w:sz w:val="24"/>
          <w:szCs w:val="24"/>
          <w:rtl/>
        </w:rPr>
        <w:t xml:space="preserve"> </w:t>
      </w:r>
      <w:r w:rsidRPr="00026AEA">
        <w:rPr>
          <w:rFonts w:ascii="David" w:hAnsi="David" w:cs="David" w:hint="eastAsia"/>
          <w:i/>
          <w:sz w:val="24"/>
          <w:szCs w:val="24"/>
          <w:rtl/>
        </w:rPr>
        <w:t>לכל</w:t>
      </w:r>
      <w:r w:rsidRPr="00026AEA">
        <w:rPr>
          <w:rFonts w:ascii="David" w:hAnsi="David" w:cs="David"/>
          <w:i/>
          <w:sz w:val="24"/>
          <w:szCs w:val="24"/>
          <w:rtl/>
        </w:rPr>
        <w:t xml:space="preserve"> </w:t>
      </w: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והוראות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שנרשמו</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 xml:space="preserve">, </w:t>
      </w:r>
      <w:r w:rsidRPr="00026AEA">
        <w:rPr>
          <w:rFonts w:ascii="David" w:hAnsi="David" w:cs="David" w:hint="eastAsia"/>
          <w:i/>
          <w:sz w:val="24"/>
          <w:szCs w:val="24"/>
          <w:rtl/>
        </w:rPr>
        <w:t>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בנוכחותו</w:t>
      </w:r>
      <w:r w:rsidRPr="00026AEA">
        <w:rPr>
          <w:rFonts w:ascii="David" w:hAnsi="David" w:cs="David"/>
          <w:i/>
          <w:sz w:val="24"/>
          <w:szCs w:val="24"/>
          <w:rtl/>
        </w:rPr>
        <w:t xml:space="preserve"> </w:t>
      </w:r>
      <w:r w:rsidRPr="00026AEA">
        <w:rPr>
          <w:rFonts w:ascii="David" w:hAnsi="David" w:cs="David" w:hint="eastAsia"/>
          <w:i/>
          <w:sz w:val="24"/>
          <w:szCs w:val="24"/>
          <w:rtl/>
        </w:rPr>
        <w:t>ובין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בהעדרו</w:t>
      </w:r>
      <w:r w:rsidRPr="00026AEA">
        <w:rPr>
          <w:rFonts w:ascii="David" w:hAnsi="David" w:cs="David"/>
          <w:i/>
          <w:sz w:val="24"/>
          <w:szCs w:val="24"/>
          <w:rtl/>
        </w:rPr>
        <w:t>.</w:t>
      </w:r>
    </w:p>
    <w:p w14:paraId="577F55B3" w14:textId="77777777" w:rsidR="00EF4F1C" w:rsidRPr="00026AEA" w:rsidRDefault="00EF4F1C" w:rsidP="00026AEA">
      <w:pPr>
        <w:numPr>
          <w:ilvl w:val="1"/>
          <w:numId w:val="4"/>
        </w:numPr>
        <w:tabs>
          <w:tab w:val="clear" w:pos="792"/>
        </w:tabs>
        <w:spacing w:after="0" w:afterAutospacing="0" w:line="240" w:lineRule="auto"/>
        <w:ind w:left="1082" w:hanging="708"/>
        <w:rPr>
          <w:rFonts w:ascii="David" w:hAnsi="David" w:cs="David"/>
          <w:i/>
          <w:sz w:val="24"/>
          <w:szCs w:val="24"/>
          <w:rtl/>
        </w:rPr>
      </w:pPr>
      <w:r w:rsidRPr="00026AEA">
        <w:rPr>
          <w:rFonts w:ascii="David" w:hAnsi="David" w:cs="David" w:hint="eastAsia"/>
          <w:i/>
          <w:sz w:val="24"/>
          <w:szCs w:val="24"/>
          <w:rtl/>
        </w:rPr>
        <w:t>הזכות</w:t>
      </w:r>
      <w:r w:rsidRPr="00026AEA">
        <w:rPr>
          <w:rFonts w:ascii="David" w:hAnsi="David" w:cs="David"/>
          <w:i/>
          <w:sz w:val="24"/>
          <w:szCs w:val="24"/>
          <w:rtl/>
        </w:rPr>
        <w:t xml:space="preserve"> </w:t>
      </w:r>
      <w:r w:rsidRPr="00026AEA">
        <w:rPr>
          <w:rFonts w:ascii="David" w:hAnsi="David" w:cs="David" w:hint="eastAsia"/>
          <w:i/>
          <w:sz w:val="24"/>
          <w:szCs w:val="24"/>
          <w:rtl/>
        </w:rPr>
        <w:t>למפקח</w:t>
      </w:r>
      <w:r w:rsidRPr="00026AEA">
        <w:rPr>
          <w:rFonts w:ascii="David" w:hAnsi="David" w:cs="David"/>
          <w:i/>
          <w:sz w:val="24"/>
          <w:szCs w:val="24"/>
          <w:rtl/>
        </w:rPr>
        <w:t xml:space="preserve"> </w:t>
      </w:r>
      <w:r w:rsidRPr="00026AEA">
        <w:rPr>
          <w:rFonts w:ascii="David" w:hAnsi="David" w:cs="David" w:hint="eastAsia"/>
          <w:i/>
          <w:sz w:val="24"/>
          <w:szCs w:val="24"/>
          <w:rtl/>
        </w:rPr>
        <w:t>לערוך</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רישום</w:t>
      </w:r>
      <w:r w:rsidRPr="00026AEA">
        <w:rPr>
          <w:rFonts w:ascii="David" w:hAnsi="David" w:cs="David"/>
          <w:i/>
          <w:sz w:val="24"/>
          <w:szCs w:val="24"/>
          <w:rtl/>
        </w:rPr>
        <w:t xml:space="preserve"> </w:t>
      </w:r>
      <w:r w:rsidRPr="00026AEA">
        <w:rPr>
          <w:rFonts w:ascii="David" w:hAnsi="David" w:cs="David" w:hint="eastAsia"/>
          <w:i/>
          <w:sz w:val="24"/>
          <w:szCs w:val="24"/>
          <w:rtl/>
        </w:rPr>
        <w:t>שיראה</w:t>
      </w:r>
      <w:r w:rsidRPr="00026AEA">
        <w:rPr>
          <w:rFonts w:ascii="David" w:hAnsi="David" w:cs="David"/>
          <w:i/>
          <w:sz w:val="24"/>
          <w:szCs w:val="24"/>
          <w:rtl/>
        </w:rPr>
        <w:t xml:space="preserve"> </w:t>
      </w:r>
      <w:r w:rsidRPr="00026AEA">
        <w:rPr>
          <w:rFonts w:ascii="David" w:hAnsi="David" w:cs="David" w:hint="eastAsia"/>
          <w:i/>
          <w:sz w:val="24"/>
          <w:szCs w:val="24"/>
          <w:rtl/>
        </w:rPr>
        <w:t>לנכון</w:t>
      </w:r>
      <w:r w:rsidRPr="00026AEA">
        <w:rPr>
          <w:rFonts w:ascii="David" w:hAnsi="David" w:cs="David"/>
          <w:i/>
          <w:sz w:val="24"/>
          <w:szCs w:val="24"/>
          <w:rtl/>
        </w:rPr>
        <w:t xml:space="preserve"> </w:t>
      </w:r>
      <w:r w:rsidRPr="00026AEA">
        <w:rPr>
          <w:rFonts w:ascii="David" w:hAnsi="David" w:cs="David" w:hint="eastAsia"/>
          <w:i/>
          <w:sz w:val="24"/>
          <w:szCs w:val="24"/>
          <w:rtl/>
        </w:rPr>
        <w:t>המתייחס</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דרך</w:t>
      </w:r>
      <w:r w:rsidRPr="00026AEA">
        <w:rPr>
          <w:rFonts w:ascii="David" w:hAnsi="David" w:cs="David"/>
          <w:i/>
          <w:sz w:val="24"/>
          <w:szCs w:val="24"/>
          <w:rtl/>
        </w:rPr>
        <w:t xml:space="preserve"> </w:t>
      </w:r>
      <w:r w:rsidRPr="00026AEA">
        <w:rPr>
          <w:rFonts w:ascii="David" w:hAnsi="David" w:cs="David" w:hint="eastAsia"/>
          <w:i/>
          <w:sz w:val="24"/>
          <w:szCs w:val="24"/>
          <w:rtl/>
        </w:rPr>
        <w:t>שהיא</w:t>
      </w:r>
      <w:r w:rsidRPr="00026AEA">
        <w:rPr>
          <w:rFonts w:ascii="David" w:hAnsi="David" w:cs="David"/>
          <w:i/>
          <w:sz w:val="24"/>
          <w:szCs w:val="24"/>
          <w:rtl/>
        </w:rPr>
        <w:t xml:space="preserve"> </w:t>
      </w:r>
      <w:r w:rsidRPr="00026AEA">
        <w:rPr>
          <w:rFonts w:ascii="David" w:hAnsi="David" w:cs="David" w:hint="eastAsia"/>
          <w:i/>
          <w:sz w:val="24"/>
          <w:szCs w:val="24"/>
          <w:rtl/>
        </w:rPr>
        <w:t>לעבודות</w:t>
      </w:r>
      <w:r w:rsidRPr="00026AEA">
        <w:rPr>
          <w:rFonts w:ascii="David" w:hAnsi="David" w:cs="David"/>
          <w:i/>
          <w:sz w:val="24"/>
          <w:szCs w:val="24"/>
          <w:rtl/>
        </w:rPr>
        <w:t>.</w:t>
      </w:r>
    </w:p>
    <w:p w14:paraId="4B079B21" w14:textId="77777777" w:rsidR="00EF4F1C" w:rsidRPr="00D52D80" w:rsidRDefault="00EF4F1C" w:rsidP="00A11D74">
      <w:pPr>
        <w:numPr>
          <w:ilvl w:val="1"/>
          <w:numId w:val="4"/>
        </w:numPr>
        <w:spacing w:after="0" w:afterAutospacing="0" w:line="240" w:lineRule="auto"/>
        <w:rPr>
          <w:rFonts w:ascii="David" w:hAnsi="David" w:cs="David"/>
          <w:b/>
          <w:bCs/>
          <w:i/>
          <w:sz w:val="24"/>
          <w:szCs w:val="24"/>
          <w:highlight w:val="red"/>
          <w:rtl/>
        </w:rPr>
      </w:pP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לחתום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מדי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כל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יום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היומן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ואולם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רשאי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להסתייג</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מכל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פרט</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מהפרטים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הרשומים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ביומן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w:t>
      </w:r>
      <w:r w:rsidRPr="00D52D80">
        <w:rPr>
          <w:rFonts w:ascii="David" w:hAnsi="David" w:cs="David"/>
          <w:b/>
          <w:bCs/>
          <w:i/>
          <w:sz w:val="24"/>
          <w:szCs w:val="24"/>
          <w:highlight w:val="red"/>
          <w:rtl/>
        </w:rPr>
        <w:t>"</w:t>
      </w:r>
      <w:r w:rsidRPr="00D52D80">
        <w:rPr>
          <w:rFonts w:ascii="David" w:hAnsi="David" w:cs="David" w:hint="eastAsia"/>
          <w:b/>
          <w:bCs/>
          <w:i/>
          <w:sz w:val="24"/>
          <w:szCs w:val="24"/>
          <w:highlight w:val="red"/>
          <w:rtl/>
        </w:rPr>
        <w:t>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המפקח</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תוך</w:t>
      </w:r>
      <w:r w:rsidRPr="00D52D80">
        <w:rPr>
          <w:rFonts w:ascii="David" w:hAnsi="David" w:cs="David"/>
          <w:b/>
          <w:bCs/>
          <w:i/>
          <w:sz w:val="24"/>
          <w:szCs w:val="24"/>
          <w:highlight w:val="red"/>
          <w:rtl/>
        </w:rPr>
        <w:t xml:space="preserve"> 3 </w:t>
      </w:r>
      <w:r w:rsidRPr="00D52D80">
        <w:rPr>
          <w:rFonts w:ascii="David" w:hAnsi="David" w:cs="David" w:hint="eastAsia"/>
          <w:b/>
          <w:bCs/>
          <w:i/>
          <w:sz w:val="24"/>
          <w:szCs w:val="24"/>
          <w:highlight w:val="red"/>
          <w:rtl/>
        </w:rPr>
        <w:t>ימים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מרישומם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ידי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מסירת</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הודעה</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בכתב</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למפקח</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ובלבד</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שדבר</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הסתייגותו</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של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ירשם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ביומן</w:t>
      </w:r>
      <w:r w:rsidRPr="00D52D80">
        <w:rPr>
          <w:rFonts w:ascii="David" w:hAnsi="David" w:cs="David"/>
          <w:b/>
          <w:bCs/>
          <w:i/>
          <w:sz w:val="24"/>
          <w:szCs w:val="24"/>
          <w:highlight w:val="red"/>
          <w:rtl/>
        </w:rPr>
        <w:t>.</w:t>
      </w:r>
    </w:p>
    <w:p w14:paraId="7DD718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הודיע</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הסתייגות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רואים</w:t>
      </w:r>
      <w:r w:rsidRPr="00EF4F1C">
        <w:rPr>
          <w:rFonts w:ascii="David" w:hAnsi="David" w:cs="David"/>
          <w:b/>
          <w:bCs/>
          <w:sz w:val="24"/>
          <w:szCs w:val="24"/>
          <w:rtl/>
        </w:rPr>
        <w:t xml:space="preserve"> </w:t>
      </w:r>
      <w:r w:rsidRPr="00EF4F1C">
        <w:rPr>
          <w:rFonts w:ascii="David" w:hAnsi="David" w:cs="David" w:hint="eastAsia"/>
          <w:b/>
          <w:bCs/>
          <w:sz w:val="24"/>
          <w:szCs w:val="24"/>
          <w:rtl/>
        </w:rPr>
        <w:t>אותו</w:t>
      </w:r>
      <w:r w:rsidRPr="00EF4F1C">
        <w:rPr>
          <w:rFonts w:ascii="David" w:hAnsi="David" w:cs="David"/>
          <w:b/>
          <w:bCs/>
          <w:sz w:val="24"/>
          <w:szCs w:val="24"/>
          <w:rtl/>
        </w:rPr>
        <w:t xml:space="preserve"> </w:t>
      </w:r>
      <w:r w:rsidRPr="00EF4F1C">
        <w:rPr>
          <w:rFonts w:ascii="David" w:hAnsi="David" w:cs="David" w:hint="eastAsia"/>
          <w:b/>
          <w:bCs/>
          <w:sz w:val="24"/>
          <w:szCs w:val="24"/>
          <w:rtl/>
        </w:rPr>
        <w:t>כאילו</w:t>
      </w:r>
      <w:r w:rsidRPr="00EF4F1C">
        <w:rPr>
          <w:rFonts w:ascii="David" w:hAnsi="David" w:cs="David"/>
          <w:b/>
          <w:bCs/>
          <w:sz w:val="24"/>
          <w:szCs w:val="24"/>
          <w:rtl/>
        </w:rPr>
        <w:t xml:space="preserve"> </w:t>
      </w:r>
      <w:r w:rsidRPr="00EF4F1C">
        <w:rPr>
          <w:rFonts w:ascii="David" w:hAnsi="David" w:cs="David" w:hint="eastAsia"/>
          <w:b/>
          <w:bCs/>
          <w:sz w:val="24"/>
          <w:szCs w:val="24"/>
          <w:rtl/>
        </w:rPr>
        <w:t>אישר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נכונות</w:t>
      </w:r>
      <w:r w:rsidRPr="00EF4F1C">
        <w:rPr>
          <w:rFonts w:ascii="David" w:hAnsi="David" w:cs="David"/>
          <w:b/>
          <w:bCs/>
          <w:sz w:val="24"/>
          <w:szCs w:val="24"/>
          <w:rtl/>
        </w:rPr>
        <w:t xml:space="preserve"> </w:t>
      </w:r>
      <w:r w:rsidRPr="00EF4F1C">
        <w:rPr>
          <w:rFonts w:ascii="David" w:hAnsi="David" w:cs="David" w:hint="eastAsia"/>
          <w:b/>
          <w:bCs/>
          <w:sz w:val="24"/>
          <w:szCs w:val="24"/>
          <w:rtl/>
        </w:rPr>
        <w:t>הפרטים</w:t>
      </w:r>
      <w:r w:rsidRPr="00EF4F1C">
        <w:rPr>
          <w:rFonts w:ascii="David" w:hAnsi="David" w:cs="David"/>
          <w:b/>
          <w:bCs/>
          <w:sz w:val="24"/>
          <w:szCs w:val="24"/>
          <w:rtl/>
        </w:rPr>
        <w:t xml:space="preserve"> </w:t>
      </w:r>
      <w:r w:rsidRPr="00EF4F1C">
        <w:rPr>
          <w:rFonts w:ascii="David" w:hAnsi="David" w:cs="David" w:hint="eastAsia"/>
          <w:b/>
          <w:bCs/>
          <w:sz w:val="24"/>
          <w:szCs w:val="24"/>
          <w:rtl/>
        </w:rPr>
        <w:t>הרשומים</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חתם</w:t>
      </w:r>
      <w:r w:rsidRPr="00EF4F1C">
        <w:rPr>
          <w:rFonts w:ascii="David" w:hAnsi="David" w:cs="David"/>
          <w:b/>
          <w:bCs/>
          <w:sz w:val="24"/>
          <w:szCs w:val="24"/>
          <w:rtl/>
        </w:rPr>
        <w:t xml:space="preserve"> </w:t>
      </w:r>
      <w:r w:rsidRPr="00EF4F1C">
        <w:rPr>
          <w:rFonts w:ascii="David" w:hAnsi="David" w:cs="David" w:hint="eastAsia"/>
          <w:b/>
          <w:bCs/>
          <w:sz w:val="24"/>
          <w:szCs w:val="24"/>
          <w:rtl/>
        </w:rPr>
        <w:t>עליהם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לאו</w:t>
      </w:r>
      <w:r w:rsidRPr="00EF4F1C">
        <w:rPr>
          <w:rFonts w:ascii="David" w:hAnsi="David" w:cs="David"/>
          <w:b/>
          <w:bCs/>
          <w:sz w:val="24"/>
          <w:szCs w:val="24"/>
          <w:rtl/>
        </w:rPr>
        <w:t>.</w:t>
      </w:r>
    </w:p>
    <w:p w14:paraId="3FD10CD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רישומים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ביומן</w:t>
      </w:r>
      <w:r w:rsidRPr="00EF4F1C">
        <w:rPr>
          <w:rFonts w:ascii="David" w:hAnsi="David" w:cs="David"/>
          <w:b/>
          <w:bCs/>
          <w:i/>
          <w:sz w:val="24"/>
          <w:szCs w:val="24"/>
          <w:rtl/>
        </w:rPr>
        <w:t xml:space="preserve">, </w:t>
      </w:r>
      <w:r w:rsidRPr="00EF4F1C">
        <w:rPr>
          <w:rFonts w:ascii="David" w:hAnsi="David" w:cs="David" w:hint="eastAsia"/>
          <w:b/>
          <w:bCs/>
          <w:i/>
          <w:sz w:val="24"/>
          <w:szCs w:val="24"/>
          <w:rtl/>
        </w:rPr>
        <w:t>פרט</w:t>
      </w:r>
      <w:r w:rsidRPr="00EF4F1C">
        <w:rPr>
          <w:rFonts w:ascii="David" w:hAnsi="David" w:cs="David"/>
          <w:b/>
          <w:bCs/>
          <w:i/>
          <w:sz w:val="24"/>
          <w:szCs w:val="24"/>
          <w:rtl/>
        </w:rPr>
        <w:t xml:space="preserve"> </w:t>
      </w:r>
      <w:r w:rsidRPr="00EF4F1C">
        <w:rPr>
          <w:rFonts w:ascii="David" w:hAnsi="David" w:cs="David" w:hint="eastAsia"/>
          <w:b/>
          <w:bCs/>
          <w:i/>
          <w:sz w:val="24"/>
          <w:szCs w:val="24"/>
          <w:rtl/>
        </w:rPr>
        <w:t>לאלה</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הסתייג</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וישמשו</w:t>
      </w:r>
      <w:r w:rsidRPr="00EF4F1C">
        <w:rPr>
          <w:rFonts w:ascii="David" w:hAnsi="David" w:cs="David"/>
          <w:b/>
          <w:bCs/>
          <w:i/>
          <w:sz w:val="24"/>
          <w:szCs w:val="24"/>
          <w:rtl/>
        </w:rPr>
        <w:t xml:space="preserve"> </w:t>
      </w:r>
      <w:r w:rsidRPr="00EF4F1C">
        <w:rPr>
          <w:rFonts w:ascii="David" w:hAnsi="David" w:cs="David" w:hint="eastAsia"/>
          <w:b/>
          <w:bCs/>
          <w:i/>
          <w:sz w:val="24"/>
          <w:szCs w:val="24"/>
          <w:rtl/>
        </w:rPr>
        <w:t>כראיה</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הכלולות</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רישומים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ביומן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נחתמו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ישמשו</w:t>
      </w:r>
      <w:r w:rsidRPr="00EF4F1C">
        <w:rPr>
          <w:rFonts w:ascii="David" w:hAnsi="David" w:cs="David"/>
          <w:b/>
          <w:bCs/>
          <w:i/>
          <w:sz w:val="24"/>
          <w:szCs w:val="24"/>
          <w:rtl/>
        </w:rPr>
        <w:t xml:space="preserve"> </w:t>
      </w:r>
      <w:r w:rsidRPr="00EF4F1C">
        <w:rPr>
          <w:rFonts w:ascii="David" w:hAnsi="David" w:cs="David" w:hint="eastAsia"/>
          <w:b/>
          <w:bCs/>
          <w:i/>
          <w:sz w:val="24"/>
          <w:szCs w:val="24"/>
          <w:rtl/>
        </w:rPr>
        <w:t>כשלעצמם</w:t>
      </w:r>
      <w:r w:rsidRPr="00EF4F1C">
        <w:rPr>
          <w:rFonts w:ascii="David" w:hAnsi="David" w:cs="David"/>
          <w:b/>
          <w:bCs/>
          <w:i/>
          <w:sz w:val="24"/>
          <w:szCs w:val="24"/>
          <w:rtl/>
        </w:rPr>
        <w:t xml:space="preserve"> </w:t>
      </w:r>
      <w:r w:rsidRPr="00EF4F1C">
        <w:rPr>
          <w:rFonts w:ascii="David" w:hAnsi="David" w:cs="David" w:hint="eastAsia"/>
          <w:b/>
          <w:bCs/>
          <w:i/>
          <w:sz w:val="24"/>
          <w:szCs w:val="24"/>
          <w:rtl/>
        </w:rPr>
        <w:t>עילה</w:t>
      </w:r>
      <w:r w:rsidRPr="00EF4F1C">
        <w:rPr>
          <w:rFonts w:ascii="David" w:hAnsi="David" w:cs="David"/>
          <w:b/>
          <w:bCs/>
          <w:i/>
          <w:sz w:val="24"/>
          <w:szCs w:val="24"/>
          <w:rtl/>
        </w:rPr>
        <w:t xml:space="preserve"> </w:t>
      </w:r>
      <w:r w:rsidRPr="00EF4F1C">
        <w:rPr>
          <w:rFonts w:ascii="David" w:hAnsi="David" w:cs="David" w:hint="eastAsia"/>
          <w:b/>
          <w:bCs/>
          <w:i/>
          <w:sz w:val="24"/>
          <w:szCs w:val="24"/>
          <w:rtl/>
        </w:rPr>
        <w:t>לדרישת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w:t>
      </w:r>
    </w:p>
    <w:p w14:paraId="51E5E4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רישום</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וחתימת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בצד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הנחיה</w:t>
      </w:r>
      <w:r w:rsidRPr="00EF4F1C">
        <w:rPr>
          <w:rFonts w:ascii="David" w:hAnsi="David" w:cs="David"/>
          <w:b/>
          <w:bCs/>
          <w:sz w:val="24"/>
          <w:szCs w:val="24"/>
          <w:rtl/>
        </w:rPr>
        <w:t xml:space="preserve"> </w:t>
      </w:r>
      <w:r w:rsidRPr="00EF4F1C">
        <w:rPr>
          <w:rFonts w:ascii="David" w:hAnsi="David" w:cs="David" w:hint="eastAsia"/>
          <w:b/>
          <w:bCs/>
          <w:sz w:val="24"/>
          <w:szCs w:val="24"/>
          <w:rtl/>
        </w:rPr>
        <w:t>שנתן</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הנחיה</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פ</w:t>
      </w:r>
      <w:r w:rsidRPr="00EF4F1C">
        <w:rPr>
          <w:rFonts w:ascii="David" w:hAnsi="David" w:cs="David"/>
          <w:b/>
          <w:bCs/>
          <w:sz w:val="24"/>
          <w:szCs w:val="24"/>
          <w:rtl/>
        </w:rPr>
        <w:t xml:space="preserve">, </w:t>
      </w:r>
      <w:r w:rsidRPr="00EF4F1C">
        <w:rPr>
          <w:rFonts w:ascii="David" w:hAnsi="David" w:cs="David" w:hint="eastAsia"/>
          <w:b/>
          <w:bCs/>
          <w:sz w:val="24"/>
          <w:szCs w:val="24"/>
          <w:rtl/>
        </w:rPr>
        <w:t>יוודא</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רישומה</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והחתמת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24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ממועד</w:t>
      </w:r>
      <w:r w:rsidRPr="00EF4F1C">
        <w:rPr>
          <w:rFonts w:ascii="David" w:hAnsi="David" w:cs="David"/>
          <w:b/>
          <w:bCs/>
          <w:sz w:val="24"/>
          <w:szCs w:val="24"/>
          <w:rtl/>
        </w:rPr>
        <w:t xml:space="preserve"> </w:t>
      </w:r>
      <w:r w:rsidRPr="00EF4F1C">
        <w:rPr>
          <w:rFonts w:ascii="David" w:hAnsi="David" w:cs="David" w:hint="eastAsia"/>
          <w:b/>
          <w:bCs/>
          <w:sz w:val="24"/>
          <w:szCs w:val="24"/>
          <w:rtl/>
        </w:rPr>
        <w:t>נתינתה</w:t>
      </w:r>
      <w:r w:rsidRPr="00EF4F1C">
        <w:rPr>
          <w:rFonts w:ascii="David" w:hAnsi="David" w:cs="David"/>
          <w:b/>
          <w:bCs/>
          <w:sz w:val="24"/>
          <w:szCs w:val="24"/>
          <w:rtl/>
        </w:rPr>
        <w:t>.</w:t>
      </w:r>
    </w:p>
    <w:p w14:paraId="7B8E1AFE"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עותק</w:t>
      </w:r>
      <w:r w:rsidRPr="00EF4F1C">
        <w:rPr>
          <w:rFonts w:ascii="David" w:hAnsi="David" w:cs="David"/>
          <w:b/>
          <w:bCs/>
          <w:i/>
          <w:sz w:val="24"/>
          <w:szCs w:val="24"/>
          <w:rtl/>
        </w:rPr>
        <w:t xml:space="preserve"> </w:t>
      </w:r>
      <w:r w:rsidRPr="00EF4F1C">
        <w:rPr>
          <w:rFonts w:ascii="David" w:hAnsi="David" w:cs="David" w:hint="eastAsia"/>
          <w:b/>
          <w:bCs/>
          <w:i/>
          <w:sz w:val="24"/>
          <w:szCs w:val="24"/>
          <w:rtl/>
        </w:rPr>
        <w:t>אחד</w:t>
      </w:r>
      <w:r w:rsidRPr="00EF4F1C">
        <w:rPr>
          <w:rFonts w:ascii="David" w:hAnsi="David" w:cs="David"/>
          <w:b/>
          <w:bCs/>
          <w:i/>
          <w:sz w:val="24"/>
          <w:szCs w:val="24"/>
          <w:rtl/>
        </w:rPr>
        <w:t xml:space="preserve"> </w:t>
      </w:r>
      <w:r w:rsidRPr="00EF4F1C">
        <w:rPr>
          <w:rFonts w:ascii="David" w:hAnsi="David" w:cs="David" w:hint="eastAsia"/>
          <w:b/>
          <w:bCs/>
          <w:i/>
          <w:sz w:val="24"/>
          <w:szCs w:val="24"/>
          <w:rtl/>
        </w:rPr>
        <w:t>מהיומן</w:t>
      </w:r>
      <w:r w:rsidRPr="00EF4F1C">
        <w:rPr>
          <w:rFonts w:ascii="David" w:hAnsi="David" w:cs="David"/>
          <w:b/>
          <w:bCs/>
          <w:i/>
          <w:sz w:val="24"/>
          <w:szCs w:val="24"/>
          <w:rtl/>
        </w:rPr>
        <w:t xml:space="preserve"> </w:t>
      </w:r>
      <w:r w:rsidRPr="00EF4F1C">
        <w:rPr>
          <w:rFonts w:ascii="David" w:hAnsi="David" w:cs="David" w:hint="eastAsia"/>
          <w:b/>
          <w:bCs/>
          <w:i/>
          <w:sz w:val="24"/>
          <w:szCs w:val="24"/>
          <w:rtl/>
        </w:rPr>
        <w:t>יימסר</w:t>
      </w:r>
      <w:r w:rsidRPr="00EF4F1C">
        <w:rPr>
          <w:rFonts w:ascii="David" w:hAnsi="David" w:cs="David"/>
          <w:b/>
          <w:bCs/>
          <w:i/>
          <w:sz w:val="24"/>
          <w:szCs w:val="24"/>
          <w:rtl/>
        </w:rPr>
        <w:t xml:space="preserve"> </w:t>
      </w:r>
      <w:r w:rsidRPr="00EF4F1C">
        <w:rPr>
          <w:rFonts w:ascii="David" w:hAnsi="David" w:cs="David" w:hint="eastAsia"/>
          <w:b/>
          <w:bCs/>
          <w:i/>
          <w:sz w:val="24"/>
          <w:szCs w:val="24"/>
          <w:rtl/>
        </w:rPr>
        <w:t>מדי</w:t>
      </w:r>
      <w:r w:rsidRPr="00EF4F1C">
        <w:rPr>
          <w:rFonts w:ascii="David" w:hAnsi="David" w:cs="David"/>
          <w:b/>
          <w:bCs/>
          <w:i/>
          <w:sz w:val="24"/>
          <w:szCs w:val="24"/>
          <w:rtl/>
        </w:rPr>
        <w:t xml:space="preserve">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ועותק</w:t>
      </w:r>
      <w:r w:rsidRPr="00EF4F1C">
        <w:rPr>
          <w:rFonts w:ascii="David" w:hAnsi="David" w:cs="David"/>
          <w:b/>
          <w:bCs/>
          <w:i/>
          <w:sz w:val="24"/>
          <w:szCs w:val="24"/>
          <w:rtl/>
        </w:rPr>
        <w:t xml:space="preserve"> </w:t>
      </w:r>
      <w:r w:rsidRPr="00EF4F1C">
        <w:rPr>
          <w:rFonts w:ascii="David" w:hAnsi="David" w:cs="David" w:hint="eastAsia"/>
          <w:b/>
          <w:bCs/>
          <w:i/>
          <w:sz w:val="24"/>
          <w:szCs w:val="24"/>
          <w:rtl/>
        </w:rPr>
        <w:t>אחד</w:t>
      </w:r>
      <w:r w:rsidRPr="00EF4F1C">
        <w:rPr>
          <w:rFonts w:ascii="David" w:hAnsi="David" w:cs="David"/>
          <w:b/>
          <w:bCs/>
          <w:i/>
          <w:sz w:val="24"/>
          <w:szCs w:val="24"/>
          <w:rtl/>
        </w:rPr>
        <w:t xml:space="preserve"> </w:t>
      </w:r>
      <w:r w:rsidRPr="00EF4F1C">
        <w:rPr>
          <w:rFonts w:ascii="David" w:hAnsi="David" w:cs="David" w:hint="eastAsia"/>
          <w:b/>
          <w:bCs/>
          <w:i/>
          <w:sz w:val="24"/>
          <w:szCs w:val="24"/>
          <w:rtl/>
        </w:rPr>
        <w:t>ישמר</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w:t>
      </w:r>
    </w:p>
    <w:p w14:paraId="15AE69C1"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יערוך</w:t>
      </w:r>
      <w:r w:rsidRPr="00EF4F1C">
        <w:rPr>
          <w:rFonts w:ascii="David" w:hAnsi="David" w:cs="David"/>
          <w:b/>
          <w:bCs/>
          <w:i/>
          <w:sz w:val="24"/>
          <w:szCs w:val="24"/>
          <w:rtl/>
        </w:rPr>
        <w:t xml:space="preserve"> </w:t>
      </w:r>
      <w:r w:rsidRPr="00EF4F1C">
        <w:rPr>
          <w:rFonts w:ascii="David" w:hAnsi="David" w:cs="David" w:hint="eastAsia"/>
          <w:b/>
          <w:bCs/>
          <w:i/>
          <w:sz w:val="24"/>
          <w:szCs w:val="24"/>
          <w:rtl/>
        </w:rPr>
        <w:t>וימסור</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דרישתו</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יאוחר</w:t>
      </w:r>
      <w:r w:rsidRPr="00EF4F1C">
        <w:rPr>
          <w:rFonts w:ascii="David" w:hAnsi="David" w:cs="David"/>
          <w:b/>
          <w:bCs/>
          <w:i/>
          <w:sz w:val="24"/>
          <w:szCs w:val="24"/>
          <w:rtl/>
        </w:rPr>
        <w:t xml:space="preserve"> </w:t>
      </w:r>
      <w:r w:rsidRPr="00EF4F1C">
        <w:rPr>
          <w:rFonts w:ascii="David" w:hAnsi="David" w:cs="David" w:hint="eastAsia"/>
          <w:b/>
          <w:bCs/>
          <w:i/>
          <w:sz w:val="24"/>
          <w:szCs w:val="24"/>
          <w:rtl/>
        </w:rPr>
        <w:t>מאשר</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המשקפות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עדות</w:t>
      </w:r>
      <w:r w:rsidRPr="00EF4F1C">
        <w:rPr>
          <w:rFonts w:ascii="David" w:hAnsi="David" w:cs="David"/>
          <w:b/>
          <w:bCs/>
          <w:i/>
          <w:sz w:val="24"/>
          <w:szCs w:val="24"/>
          <w:rtl/>
        </w:rPr>
        <w:t>" -" </w:t>
      </w:r>
      <w:r w:rsidRPr="00EF4F1C">
        <w:rPr>
          <w:rFonts w:ascii="David" w:hAnsi="David" w:cs="David"/>
          <w:b/>
          <w:bCs/>
          <w:i/>
          <w:sz w:val="24"/>
          <w:szCs w:val="24"/>
        </w:rPr>
        <w:t>e</w:t>
      </w:r>
      <w:r w:rsidRPr="00EF4F1C">
        <w:rPr>
          <w:rFonts w:ascii="David" w:hAnsi="David" w:cs="David"/>
          <w:b/>
          <w:bCs/>
          <w:i/>
          <w:sz w:val="24"/>
          <w:szCs w:val="24"/>
          <w:rtl/>
        </w:rPr>
        <w:t> </w:t>
      </w:r>
      <w:r w:rsidRPr="00EF4F1C">
        <w:rPr>
          <w:rFonts w:ascii="David" w:hAnsi="David" w:cs="David"/>
          <w:b/>
          <w:bCs/>
          <w:i/>
          <w:sz w:val="24"/>
          <w:szCs w:val="24"/>
        </w:rPr>
        <w:t>d</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w:t>
      </w:r>
      <w:r w:rsidRPr="00EF4F1C">
        <w:rPr>
          <w:rFonts w:ascii="David" w:hAnsi="David" w:cs="David"/>
          <w:b/>
          <w:bCs/>
          <w:i/>
          <w:sz w:val="24"/>
          <w:szCs w:val="24"/>
        </w:rPr>
        <w:t>m</w:t>
      </w:r>
      <w:r w:rsidRPr="00EF4F1C">
        <w:rPr>
          <w:rFonts w:ascii="David" w:hAnsi="David" w:cs="David"/>
          <w:b/>
          <w:bCs/>
          <w:i/>
          <w:sz w:val="24"/>
          <w:szCs w:val="24"/>
          <w:rtl/>
        </w:rPr>
        <w:t xml:space="preserve">  </w:t>
      </w:r>
      <w:r w:rsidRPr="00EF4F1C">
        <w:rPr>
          <w:rFonts w:ascii="David" w:hAnsi="David" w:cs="David"/>
          <w:b/>
          <w:bCs/>
          <w:i/>
          <w:sz w:val="24"/>
          <w:szCs w:val="24"/>
        </w:rPr>
        <w:t>s</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xml:space="preserve"> ") </w:t>
      </w:r>
      <w:r w:rsidRPr="00EF4F1C">
        <w:rPr>
          <w:rFonts w:ascii="David" w:hAnsi="David" w:cs="David" w:hint="eastAsia"/>
          <w:b/>
          <w:bCs/>
          <w:i/>
          <w:sz w:val="24"/>
          <w:szCs w:val="24"/>
          <w:rtl/>
        </w:rPr>
        <w:t>במדיה</w:t>
      </w:r>
      <w:r w:rsidRPr="00EF4F1C">
        <w:rPr>
          <w:rFonts w:ascii="David" w:hAnsi="David" w:cs="David"/>
          <w:b/>
          <w:bCs/>
          <w:i/>
          <w:sz w:val="24"/>
          <w:szCs w:val="24"/>
          <w:rtl/>
        </w:rPr>
        <w:t xml:space="preserve"> </w:t>
      </w:r>
      <w:r w:rsidRPr="00EF4F1C">
        <w:rPr>
          <w:rFonts w:ascii="David" w:hAnsi="David" w:cs="David" w:hint="eastAsia"/>
          <w:b/>
          <w:bCs/>
          <w:i/>
          <w:sz w:val="24"/>
          <w:szCs w:val="24"/>
          <w:rtl/>
        </w:rPr>
        <w:t>מגנטית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העדות</w:t>
      </w:r>
      <w:r w:rsidRPr="00EF4F1C">
        <w:rPr>
          <w:rFonts w:ascii="David" w:hAnsi="David" w:cs="David"/>
          <w:b/>
          <w:bCs/>
          <w:i/>
          <w:sz w:val="24"/>
          <w:szCs w:val="24"/>
          <w:rtl/>
        </w:rPr>
        <w:t xml:space="preserve"> </w:t>
      </w:r>
      <w:r w:rsidRPr="00EF4F1C">
        <w:rPr>
          <w:rFonts w:ascii="David" w:hAnsi="David" w:cs="David" w:hint="eastAsia"/>
          <w:b/>
          <w:bCs/>
          <w:i/>
          <w:sz w:val="24"/>
          <w:szCs w:val="24"/>
          <w:rtl/>
        </w:rPr>
        <w:t>תהיינה</w:t>
      </w:r>
      <w:r w:rsidRPr="00EF4F1C">
        <w:rPr>
          <w:rFonts w:ascii="David" w:hAnsi="David" w:cs="David"/>
          <w:b/>
          <w:bCs/>
          <w:i/>
          <w:sz w:val="24"/>
          <w:szCs w:val="24"/>
          <w:rtl/>
        </w:rPr>
        <w:t xml:space="preserve"> </w:t>
      </w:r>
      <w:r w:rsidRPr="00EF4F1C">
        <w:rPr>
          <w:rFonts w:ascii="David" w:hAnsi="David" w:cs="David" w:hint="eastAsia"/>
          <w:b/>
          <w:bCs/>
          <w:i/>
          <w:sz w:val="24"/>
          <w:szCs w:val="24"/>
          <w:rtl/>
        </w:rPr>
        <w:t>ערוכות</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וחתומות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w:t>
      </w:r>
    </w:p>
    <w:p w14:paraId="5F1BBEBE"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הוספות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והפחתות</w:t>
      </w:r>
    </w:p>
    <w:p w14:paraId="4671709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22.2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שימצא</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 </w:t>
      </w:r>
      <w:r w:rsidRPr="00EF4F1C">
        <w:rPr>
          <w:rFonts w:ascii="David" w:hAnsi="David" w:cs="David" w:hint="eastAsia"/>
          <w:b/>
          <w:bCs/>
          <w:i/>
          <w:sz w:val="24"/>
          <w:szCs w:val="24"/>
          <w:rtl/>
        </w:rPr>
        <w:t>צורתן</w:t>
      </w:r>
      <w:r w:rsidRPr="00EF4F1C">
        <w:rPr>
          <w:rFonts w:ascii="David" w:hAnsi="David" w:cs="David"/>
          <w:b/>
          <w:bCs/>
          <w:i/>
          <w:sz w:val="24"/>
          <w:szCs w:val="24"/>
          <w:rtl/>
        </w:rPr>
        <w:t xml:space="preserve">, </w:t>
      </w:r>
      <w:r w:rsidRPr="00EF4F1C">
        <w:rPr>
          <w:rFonts w:ascii="David" w:hAnsi="David" w:cs="David" w:hint="eastAsia"/>
          <w:b/>
          <w:bCs/>
          <w:i/>
          <w:sz w:val="24"/>
          <w:szCs w:val="24"/>
          <w:rtl/>
        </w:rPr>
        <w:t>אופיין</w:t>
      </w:r>
      <w:r w:rsidRPr="00EF4F1C">
        <w:rPr>
          <w:rFonts w:ascii="David" w:hAnsi="David" w:cs="David"/>
          <w:b/>
          <w:bCs/>
          <w:i/>
          <w:sz w:val="24"/>
          <w:szCs w:val="24"/>
          <w:rtl/>
        </w:rPr>
        <w:t xml:space="preserve">, </w:t>
      </w:r>
      <w:r w:rsidRPr="00EF4F1C">
        <w:rPr>
          <w:rFonts w:ascii="David" w:hAnsi="David" w:cs="David" w:hint="eastAsia"/>
          <w:b/>
          <w:bCs/>
          <w:i/>
          <w:sz w:val="24"/>
          <w:szCs w:val="24"/>
          <w:rtl/>
        </w:rPr>
        <w:t>סגנונן</w:t>
      </w:r>
      <w:r w:rsidRPr="00EF4F1C">
        <w:rPr>
          <w:rFonts w:ascii="David" w:hAnsi="David" w:cs="David"/>
          <w:b/>
          <w:bCs/>
          <w:i/>
          <w:sz w:val="24"/>
          <w:szCs w:val="24"/>
          <w:rtl/>
        </w:rPr>
        <w:t xml:space="preserve">, </w:t>
      </w:r>
      <w:r w:rsidRPr="00EF4F1C">
        <w:rPr>
          <w:rFonts w:ascii="David" w:hAnsi="David" w:cs="David" w:hint="eastAsia"/>
          <w:b/>
          <w:bCs/>
          <w:i/>
          <w:sz w:val="24"/>
          <w:szCs w:val="24"/>
          <w:rtl/>
        </w:rPr>
        <w:t>איכותן</w:t>
      </w:r>
      <w:r w:rsidRPr="00EF4F1C">
        <w:rPr>
          <w:rFonts w:ascii="David" w:hAnsi="David" w:cs="David"/>
          <w:b/>
          <w:bCs/>
          <w:i/>
          <w:sz w:val="24"/>
          <w:szCs w:val="24"/>
          <w:rtl/>
        </w:rPr>
        <w:t xml:space="preserve">, </w:t>
      </w:r>
      <w:r w:rsidRPr="00EF4F1C">
        <w:rPr>
          <w:rFonts w:ascii="David" w:hAnsi="David" w:cs="David" w:hint="eastAsia"/>
          <w:b/>
          <w:bCs/>
          <w:i/>
          <w:sz w:val="24"/>
          <w:szCs w:val="24"/>
          <w:rtl/>
        </w:rPr>
        <w:t>סוגן</w:t>
      </w:r>
      <w:r w:rsidRPr="00EF4F1C">
        <w:rPr>
          <w:rFonts w:ascii="David" w:hAnsi="David" w:cs="David"/>
          <w:b/>
          <w:bCs/>
          <w:i/>
          <w:sz w:val="24"/>
          <w:szCs w:val="24"/>
          <w:rtl/>
        </w:rPr>
        <w:t xml:space="preserve">, </w:t>
      </w:r>
      <w:r w:rsidRPr="00EF4F1C">
        <w:rPr>
          <w:rFonts w:ascii="David" w:hAnsi="David" w:cs="David" w:hint="eastAsia"/>
          <w:b/>
          <w:bCs/>
          <w:i/>
          <w:sz w:val="24"/>
          <w:szCs w:val="24"/>
          <w:rtl/>
        </w:rPr>
        <w:t>גודלן</w:t>
      </w:r>
      <w:r w:rsidRPr="00EF4F1C">
        <w:rPr>
          <w:rFonts w:ascii="David" w:hAnsi="David" w:cs="David"/>
          <w:b/>
          <w:bCs/>
          <w:i/>
          <w:sz w:val="24"/>
          <w:szCs w:val="24"/>
          <w:rtl/>
        </w:rPr>
        <w:t xml:space="preserve">, </w:t>
      </w:r>
      <w:r w:rsidRPr="00EF4F1C">
        <w:rPr>
          <w:rFonts w:ascii="David" w:hAnsi="David" w:cs="David" w:hint="eastAsia"/>
          <w:b/>
          <w:bCs/>
          <w:i/>
          <w:sz w:val="24"/>
          <w:szCs w:val="24"/>
          <w:rtl/>
        </w:rPr>
        <w:t>כמותן</w:t>
      </w:r>
      <w:r w:rsidRPr="00EF4F1C">
        <w:rPr>
          <w:rFonts w:ascii="David" w:hAnsi="David" w:cs="David"/>
          <w:b/>
          <w:bCs/>
          <w:i/>
          <w:sz w:val="24"/>
          <w:szCs w:val="24"/>
          <w:rtl/>
        </w:rPr>
        <w:t xml:space="preserve">, </w:t>
      </w:r>
      <w:r w:rsidRPr="00EF4F1C">
        <w:rPr>
          <w:rFonts w:ascii="David" w:hAnsi="David" w:cs="David" w:hint="eastAsia"/>
          <w:b/>
          <w:bCs/>
          <w:i/>
          <w:sz w:val="24"/>
          <w:szCs w:val="24"/>
          <w:rtl/>
        </w:rPr>
        <w:t>גובהן</w:t>
      </w:r>
      <w:r w:rsidRPr="00EF4F1C">
        <w:rPr>
          <w:rFonts w:ascii="David" w:hAnsi="David" w:cs="David"/>
          <w:b/>
          <w:bCs/>
          <w:i/>
          <w:sz w:val="24"/>
          <w:szCs w:val="24"/>
          <w:rtl/>
        </w:rPr>
        <w:t xml:space="preserve">, </w:t>
      </w:r>
      <w:r w:rsidRPr="00EF4F1C">
        <w:rPr>
          <w:rFonts w:ascii="David" w:hAnsi="David" w:cs="David" w:hint="eastAsia"/>
          <w:b/>
          <w:bCs/>
          <w:i/>
          <w:sz w:val="24"/>
          <w:szCs w:val="24"/>
          <w:rtl/>
        </w:rPr>
        <w:t>מתארן</w:t>
      </w:r>
      <w:r w:rsidRPr="00EF4F1C">
        <w:rPr>
          <w:rFonts w:ascii="David" w:hAnsi="David" w:cs="David"/>
          <w:b/>
          <w:bCs/>
          <w:i/>
          <w:sz w:val="24"/>
          <w:szCs w:val="24"/>
          <w:rtl/>
        </w:rPr>
        <w:t xml:space="preserve"> </w:t>
      </w:r>
      <w:r w:rsidRPr="00EF4F1C">
        <w:rPr>
          <w:rFonts w:ascii="David" w:hAnsi="David" w:cs="David" w:hint="eastAsia"/>
          <w:b/>
          <w:bCs/>
          <w:i/>
          <w:sz w:val="24"/>
          <w:szCs w:val="24"/>
          <w:rtl/>
        </w:rPr>
        <w:t>וממדיהן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תוספות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ועבודות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צמצום</w:t>
      </w:r>
      <w:r w:rsidRPr="00EF4F1C">
        <w:rPr>
          <w:rFonts w:ascii="David" w:hAnsi="David" w:cs="David"/>
          <w:b/>
          <w:bCs/>
          <w:i/>
          <w:sz w:val="24"/>
          <w:szCs w:val="24"/>
          <w:rtl/>
        </w:rPr>
        <w:t xml:space="preserve">, </w:t>
      </w:r>
      <w:r w:rsidRPr="00EF4F1C">
        <w:rPr>
          <w:rFonts w:ascii="David" w:hAnsi="David" w:cs="David" w:hint="eastAsia"/>
          <w:b/>
          <w:bCs/>
          <w:i/>
          <w:sz w:val="24"/>
          <w:szCs w:val="24"/>
          <w:rtl/>
        </w:rPr>
        <w:t>הפחתות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ובכלל</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מסוימות</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בשם</w:t>
      </w:r>
      <w:r w:rsidRPr="00EF4F1C">
        <w:rPr>
          <w:rFonts w:ascii="David" w:hAnsi="David" w:cs="David"/>
          <w:b/>
          <w:bCs/>
          <w:i/>
          <w:sz w:val="24"/>
          <w:szCs w:val="24"/>
          <w:rtl/>
        </w:rPr>
        <w:t xml:space="preserve"> </w:t>
      </w:r>
      <w:r w:rsidRPr="00EF4F1C">
        <w:rPr>
          <w:rFonts w:ascii="David" w:hAnsi="David" w:cs="David" w:hint="eastAsia"/>
          <w:b/>
          <w:bCs/>
          <w:i/>
          <w:sz w:val="24"/>
          <w:szCs w:val="24"/>
          <w:rtl/>
        </w:rPr>
        <w:t>הכולל</w:t>
      </w:r>
      <w:r w:rsidRPr="00EF4F1C">
        <w:rPr>
          <w:rFonts w:ascii="David" w:hAnsi="David" w:cs="David"/>
          <w:b/>
          <w:bCs/>
          <w:i/>
          <w:sz w:val="24"/>
          <w:szCs w:val="24"/>
          <w:rtl/>
        </w:rPr>
        <w:t xml:space="preserve"> -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שימצא</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הוראותיו</w:t>
      </w:r>
      <w:r w:rsidRPr="00EF4F1C">
        <w:rPr>
          <w:rFonts w:ascii="David" w:hAnsi="David" w:cs="David"/>
          <w:b/>
          <w:bCs/>
          <w:i/>
          <w:sz w:val="24"/>
          <w:szCs w:val="24"/>
          <w:rtl/>
        </w:rPr>
        <w:t>.</w:t>
      </w:r>
    </w:p>
    <w:p w14:paraId="08FA1EF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הוראת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תקרא</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ותינתן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w:t>
      </w:r>
    </w:p>
    <w:p w14:paraId="7E829AB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צופה</w:t>
      </w:r>
      <w:r w:rsidRPr="00EF4F1C">
        <w:rPr>
          <w:rFonts w:ascii="David" w:hAnsi="David" w:cs="David"/>
          <w:b/>
          <w:bCs/>
          <w:sz w:val="24"/>
          <w:szCs w:val="24"/>
          <w:rtl/>
        </w:rPr>
        <w:t xml:space="preserve"> </w:t>
      </w:r>
      <w:r w:rsidRPr="00EF4F1C">
        <w:rPr>
          <w:rFonts w:ascii="David" w:hAnsi="David" w:cs="David" w:hint="cs"/>
          <w:b/>
          <w:bCs/>
          <w:sz w:val="24"/>
          <w:szCs w:val="24"/>
          <w:rtl/>
        </w:rPr>
        <w:t>שבשל</w:t>
      </w:r>
      <w:r w:rsidRPr="00EF4F1C">
        <w:rPr>
          <w:rFonts w:ascii="David" w:hAnsi="David" w:cs="David"/>
          <w:b/>
          <w:bCs/>
          <w:sz w:val="24"/>
          <w:szCs w:val="24"/>
          <w:rtl/>
        </w:rPr>
        <w:t xml:space="preserve"> </w:t>
      </w:r>
      <w:r w:rsidRPr="00EF4F1C">
        <w:rPr>
          <w:rFonts w:ascii="David" w:hAnsi="David" w:cs="David" w:hint="cs"/>
          <w:b/>
          <w:bCs/>
          <w:sz w:val="24"/>
          <w:szCs w:val="24"/>
          <w:rtl/>
        </w:rPr>
        <w:t>הוראה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היעדר</w:t>
      </w:r>
      <w:r w:rsidRPr="00EF4F1C">
        <w:rPr>
          <w:rFonts w:ascii="David" w:hAnsi="David" w:cs="David"/>
          <w:b/>
          <w:bCs/>
          <w:sz w:val="24"/>
          <w:szCs w:val="24"/>
          <w:rtl/>
        </w:rPr>
        <w:t xml:space="preserve"> </w:t>
      </w:r>
      <w:r w:rsidRPr="00EF4F1C">
        <w:rPr>
          <w:rFonts w:ascii="David" w:hAnsi="David" w:cs="David" w:hint="cs"/>
          <w:b/>
          <w:bCs/>
          <w:sz w:val="24"/>
          <w:szCs w:val="24"/>
          <w:rtl/>
        </w:rPr>
        <w:t>הוראה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צפויה</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למחיר</w:t>
      </w:r>
      <w:r w:rsidRPr="00EF4F1C">
        <w:rPr>
          <w:rFonts w:ascii="David" w:hAnsi="David" w:cs="David"/>
          <w:b/>
          <w:bCs/>
          <w:sz w:val="24"/>
          <w:szCs w:val="24"/>
          <w:rtl/>
        </w:rPr>
        <w:t xml:space="preserve"> </w:t>
      </w:r>
      <w:r w:rsidRPr="00EF4F1C">
        <w:rPr>
          <w:rFonts w:ascii="David" w:hAnsi="David" w:cs="David" w:hint="cs"/>
          <w:b/>
          <w:bCs/>
          <w:sz w:val="24"/>
          <w:szCs w:val="24"/>
          <w:rtl/>
        </w:rPr>
        <w:t>הכולל</w:t>
      </w:r>
      <w:r w:rsidRPr="00EF4F1C">
        <w:rPr>
          <w:rFonts w:ascii="David" w:hAnsi="David" w:cs="David"/>
          <w:b/>
          <w:bCs/>
          <w:sz w:val="24"/>
          <w:szCs w:val="24"/>
          <w:rtl/>
        </w:rPr>
        <w:t xml:space="preserve">, </w:t>
      </w:r>
      <w:r w:rsidRPr="00EF4F1C">
        <w:rPr>
          <w:rFonts w:ascii="David" w:hAnsi="David" w:cs="David" w:hint="cs"/>
          <w:b/>
          <w:bCs/>
          <w:sz w:val="24"/>
          <w:szCs w:val="24"/>
          <w:rtl/>
        </w:rPr>
        <w:t>ידווח</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וידרוש</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אישורו</w:t>
      </w:r>
      <w:r w:rsidRPr="00EF4F1C">
        <w:rPr>
          <w:rFonts w:ascii="David" w:hAnsi="David" w:cs="David"/>
          <w:b/>
          <w:bCs/>
          <w:sz w:val="24"/>
          <w:szCs w:val="24"/>
          <w:rtl/>
        </w:rPr>
        <w:t xml:space="preserve"> </w:t>
      </w:r>
      <w:r w:rsidRPr="00EF4F1C">
        <w:rPr>
          <w:rFonts w:ascii="David" w:hAnsi="David" w:cs="David" w:hint="cs"/>
          <w:b/>
          <w:bCs/>
          <w:sz w:val="24"/>
          <w:szCs w:val="24"/>
          <w:rtl/>
        </w:rPr>
        <w:t>לתוספת</w:t>
      </w:r>
      <w:r w:rsidRPr="00EF4F1C">
        <w:rPr>
          <w:rFonts w:ascii="David" w:hAnsi="David" w:cs="David"/>
          <w:b/>
          <w:bCs/>
          <w:sz w:val="24"/>
          <w:szCs w:val="24"/>
          <w:rtl/>
        </w:rPr>
        <w:t xml:space="preserve"> </w:t>
      </w:r>
      <w:r w:rsidRPr="00EF4F1C">
        <w:rPr>
          <w:rFonts w:ascii="David" w:hAnsi="David" w:cs="David" w:hint="cs"/>
          <w:b/>
          <w:bCs/>
          <w:sz w:val="24"/>
          <w:szCs w:val="24"/>
          <w:rtl/>
        </w:rPr>
        <w:t>המבוקשת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w:t>
      </w:r>
    </w:p>
    <w:p w14:paraId="7376F031"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בכפיפה</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22.12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רשות</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דעת</w:t>
      </w:r>
      <w:r w:rsidRPr="00EF4F1C">
        <w:rPr>
          <w:rFonts w:ascii="David" w:hAnsi="David" w:cs="David"/>
          <w:b/>
          <w:bCs/>
          <w:i/>
          <w:sz w:val="24"/>
          <w:szCs w:val="24"/>
          <w:rtl/>
        </w:rPr>
        <w:t xml:space="preserve"> </w:t>
      </w:r>
      <w:r w:rsidRPr="00EF4F1C">
        <w:rPr>
          <w:rFonts w:ascii="David" w:hAnsi="David" w:cs="David" w:hint="eastAsia"/>
          <w:b/>
          <w:bCs/>
          <w:i/>
          <w:sz w:val="24"/>
          <w:szCs w:val="24"/>
          <w:rtl/>
        </w:rPr>
        <w:t>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ואם</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כזה</w:t>
      </w:r>
      <w:r w:rsidRPr="00EF4F1C">
        <w:rPr>
          <w:rFonts w:ascii="David" w:hAnsi="David" w:cs="David"/>
          <w:b/>
          <w:bCs/>
          <w:i/>
          <w:sz w:val="24"/>
          <w:szCs w:val="24"/>
          <w:rtl/>
        </w:rPr>
        <w:t xml:space="preserve"> </w:t>
      </w:r>
      <w:r w:rsidRPr="00EF4F1C">
        <w:rPr>
          <w:rFonts w:ascii="David" w:hAnsi="David" w:cs="David" w:hint="eastAsia"/>
          <w:b/>
          <w:bCs/>
          <w:i/>
          <w:sz w:val="24"/>
          <w:szCs w:val="24"/>
          <w:rtl/>
        </w:rPr>
        <w:t>הוצא</w:t>
      </w:r>
      <w:r w:rsidRPr="00EF4F1C">
        <w:rPr>
          <w:rFonts w:ascii="David" w:hAnsi="David" w:cs="David"/>
          <w:b/>
          <w:bCs/>
          <w:i/>
          <w:sz w:val="24"/>
          <w:szCs w:val="24"/>
          <w:rtl/>
        </w:rPr>
        <w:t xml:space="preserve"> </w:t>
      </w:r>
      <w:r w:rsidRPr="00EF4F1C">
        <w:rPr>
          <w:rFonts w:ascii="David" w:hAnsi="David" w:cs="David" w:hint="eastAsia"/>
          <w:b/>
          <w:bCs/>
          <w:i/>
          <w:sz w:val="24"/>
          <w:szCs w:val="24"/>
          <w:rtl/>
        </w:rPr>
        <w:t>לפועל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להרוס</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הנדונה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לשנותה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34E9762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ערכו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מחמת</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ערכו</w:t>
      </w:r>
      <w:r w:rsidRPr="00EF4F1C">
        <w:rPr>
          <w:rFonts w:ascii="David" w:hAnsi="David" w:cs="David"/>
          <w:b/>
          <w:bCs/>
          <w:i/>
          <w:sz w:val="24"/>
          <w:szCs w:val="24"/>
          <w:rtl/>
        </w:rPr>
        <w:t>.</w:t>
      </w:r>
    </w:p>
    <w:p w14:paraId="7B673E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לצורך</w:t>
      </w:r>
      <w:r w:rsidRPr="00EF4F1C">
        <w:rPr>
          <w:rFonts w:ascii="David" w:hAnsi="David" w:cs="David"/>
          <w:b/>
          <w:bCs/>
          <w:sz w:val="24"/>
          <w:szCs w:val="24"/>
          <w:rtl/>
        </w:rPr>
        <w:t xml:space="preserve"> </w:t>
      </w:r>
      <w:r w:rsidRPr="00EF4F1C">
        <w:rPr>
          <w:rFonts w:ascii="David" w:hAnsi="David" w:cs="David" w:hint="cs"/>
          <w:b/>
          <w:bCs/>
          <w:sz w:val="24"/>
          <w:szCs w:val="24"/>
          <w:rtl/>
        </w:rPr>
        <w:t>קביעת</w:t>
      </w:r>
      <w:r w:rsidRPr="00EF4F1C">
        <w:rPr>
          <w:rFonts w:ascii="David" w:hAnsi="David" w:cs="David"/>
          <w:b/>
          <w:bCs/>
          <w:sz w:val="24"/>
          <w:szCs w:val="24"/>
          <w:rtl/>
        </w:rPr>
        <w:t xml:space="preserve"> </w:t>
      </w:r>
      <w:r w:rsidRPr="00EF4F1C">
        <w:rPr>
          <w:rFonts w:ascii="David" w:hAnsi="David" w:cs="David" w:hint="cs"/>
          <w:b/>
          <w:bCs/>
          <w:sz w:val="24"/>
          <w:szCs w:val="24"/>
          <w:rtl/>
        </w:rPr>
        <w:t>ערכם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יתחשב</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במחירון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הידוע</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 </w:t>
      </w:r>
      <w:r w:rsidRPr="00EF4F1C">
        <w:rPr>
          <w:rFonts w:ascii="David" w:hAnsi="David" w:cs="David" w:hint="cs"/>
          <w:b/>
          <w:bCs/>
          <w:sz w:val="24"/>
          <w:szCs w:val="24"/>
          <w:rtl/>
        </w:rPr>
        <w:t>קבלן</w:t>
      </w:r>
      <w:r w:rsidRPr="00EF4F1C">
        <w:rPr>
          <w:rFonts w:ascii="David" w:hAnsi="David" w:cs="David"/>
          <w:b/>
          <w:bCs/>
          <w:sz w:val="24"/>
          <w:szCs w:val="24"/>
          <w:rtl/>
        </w:rPr>
        <w:t xml:space="preserve"> </w:t>
      </w:r>
      <w:r w:rsidRPr="00EF4F1C">
        <w:rPr>
          <w:rFonts w:ascii="David" w:hAnsi="David" w:cs="David" w:hint="cs"/>
          <w:b/>
          <w:bCs/>
          <w:sz w:val="24"/>
          <w:szCs w:val="24"/>
          <w:rtl/>
        </w:rPr>
        <w:t>ראשי</w:t>
      </w:r>
      <w:r w:rsidRPr="00EF4F1C">
        <w:rPr>
          <w:rFonts w:ascii="David" w:hAnsi="David" w:cs="David"/>
          <w:b/>
          <w:bCs/>
          <w:sz w:val="24"/>
          <w:szCs w:val="24"/>
          <w:rtl/>
        </w:rPr>
        <w:t xml:space="preserve">. </w:t>
      </w:r>
      <w:r w:rsidRPr="00EF4F1C">
        <w:rPr>
          <w:rFonts w:ascii="David" w:hAnsi="David" w:cs="David" w:hint="cs"/>
          <w:b/>
          <w:bCs/>
          <w:sz w:val="24"/>
          <w:szCs w:val="24"/>
          <w:rtl/>
        </w:rPr>
        <w:t>בהיעדר</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יחידות</w:t>
      </w:r>
      <w:r w:rsidRPr="00EF4F1C">
        <w:rPr>
          <w:rFonts w:ascii="David" w:hAnsi="David" w:cs="David"/>
          <w:b/>
          <w:bCs/>
          <w:sz w:val="24"/>
          <w:szCs w:val="24"/>
          <w:rtl/>
        </w:rPr>
        <w:t xml:space="preserve"> </w:t>
      </w:r>
      <w:r w:rsidRPr="00EF4F1C">
        <w:rPr>
          <w:rFonts w:ascii="David" w:hAnsi="David" w:cs="David" w:hint="cs"/>
          <w:b/>
          <w:bCs/>
          <w:sz w:val="24"/>
          <w:szCs w:val="24"/>
          <w:rtl/>
        </w:rPr>
        <w:t>במחירון</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ימציא</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ניתוחי</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בסיס</w:t>
      </w:r>
      <w:r w:rsidRPr="00EF4F1C">
        <w:rPr>
          <w:rFonts w:ascii="David" w:hAnsi="David" w:cs="David"/>
          <w:b/>
          <w:bCs/>
          <w:sz w:val="24"/>
          <w:szCs w:val="24"/>
          <w:rtl/>
        </w:rPr>
        <w:t xml:space="preserve"> </w:t>
      </w:r>
      <w:r w:rsidRPr="00EF4F1C">
        <w:rPr>
          <w:rFonts w:ascii="David" w:hAnsi="David" w:cs="David" w:hint="cs"/>
          <w:b/>
          <w:bCs/>
          <w:sz w:val="24"/>
          <w:szCs w:val="24"/>
          <w:rtl/>
        </w:rPr>
        <w:t>מחירים</w:t>
      </w:r>
      <w:r w:rsidRPr="00EF4F1C">
        <w:rPr>
          <w:rFonts w:ascii="David" w:hAnsi="David" w:cs="David"/>
          <w:b/>
          <w:bCs/>
          <w:sz w:val="24"/>
          <w:szCs w:val="24"/>
          <w:rtl/>
        </w:rPr>
        <w:t xml:space="preserve"> </w:t>
      </w:r>
      <w:r w:rsidRPr="00EF4F1C">
        <w:rPr>
          <w:rFonts w:ascii="David" w:hAnsi="David" w:cs="David" w:hint="cs"/>
          <w:b/>
          <w:bCs/>
          <w:sz w:val="24"/>
          <w:szCs w:val="24"/>
          <w:rtl/>
        </w:rPr>
        <w:t>הידועים</w:t>
      </w:r>
      <w:r w:rsidRPr="00EF4F1C">
        <w:rPr>
          <w:rFonts w:ascii="David" w:hAnsi="David" w:cs="David"/>
          <w:b/>
          <w:bCs/>
          <w:sz w:val="24"/>
          <w:szCs w:val="24"/>
          <w:rtl/>
        </w:rPr>
        <w:t xml:space="preserve"> </w:t>
      </w:r>
      <w:r w:rsidRPr="00EF4F1C">
        <w:rPr>
          <w:rFonts w:ascii="David" w:hAnsi="David" w:cs="David" w:hint="cs"/>
          <w:b/>
          <w:bCs/>
          <w:sz w:val="24"/>
          <w:szCs w:val="24"/>
          <w:rtl/>
        </w:rPr>
        <w:t>לו</w:t>
      </w:r>
      <w:r w:rsidRPr="00EF4F1C">
        <w:rPr>
          <w:rFonts w:ascii="David" w:hAnsi="David" w:cs="David"/>
          <w:b/>
          <w:bCs/>
          <w:sz w:val="24"/>
          <w:szCs w:val="24"/>
          <w:rtl/>
        </w:rPr>
        <w:t xml:space="preserve"> </w:t>
      </w:r>
      <w:r w:rsidRPr="00EF4F1C">
        <w:rPr>
          <w:rFonts w:ascii="David" w:hAnsi="David" w:cs="David" w:hint="cs"/>
          <w:b/>
          <w:bCs/>
          <w:sz w:val="24"/>
          <w:szCs w:val="24"/>
          <w:rtl/>
        </w:rPr>
        <w:t>בפרויקטים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לעבודות</w:t>
      </w:r>
      <w:r w:rsidRPr="00EF4F1C">
        <w:rPr>
          <w:rFonts w:ascii="David" w:hAnsi="David" w:cs="David"/>
          <w:b/>
          <w:bCs/>
          <w:sz w:val="24"/>
          <w:szCs w:val="24"/>
          <w:rtl/>
        </w:rPr>
        <w:t xml:space="preserve"> </w:t>
      </w:r>
      <w:r w:rsidRPr="00EF4F1C">
        <w:rPr>
          <w:rFonts w:ascii="David" w:hAnsi="David" w:cs="David" w:hint="cs"/>
          <w:b/>
          <w:bCs/>
          <w:sz w:val="24"/>
          <w:szCs w:val="24"/>
          <w:rtl/>
        </w:rPr>
        <w:t>דומות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לחלופין</w:t>
      </w:r>
      <w:r w:rsidRPr="00EF4F1C">
        <w:rPr>
          <w:rFonts w:ascii="David" w:hAnsi="David" w:cs="David"/>
          <w:b/>
          <w:bCs/>
          <w:sz w:val="24"/>
          <w:szCs w:val="24"/>
          <w:rtl/>
        </w:rPr>
        <w:t xml:space="preserve"> </w:t>
      </w:r>
      <w:r w:rsidRPr="00EF4F1C">
        <w:rPr>
          <w:rFonts w:ascii="David" w:hAnsi="David" w:cs="David" w:hint="cs"/>
          <w:b/>
          <w:bCs/>
          <w:sz w:val="24"/>
          <w:szCs w:val="24"/>
          <w:rtl/>
        </w:rPr>
        <w:t>בהצעות</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סופיות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w:t>
      </w:r>
      <w:r w:rsidRPr="00EF4F1C">
        <w:rPr>
          <w:rFonts w:ascii="David" w:hAnsi="David" w:cs="David" w:hint="cs"/>
          <w:b/>
          <w:bCs/>
          <w:sz w:val="24"/>
          <w:szCs w:val="24"/>
          <w:rtl/>
        </w:rPr>
        <w:t>שלושה</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שיגיש</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שאינם</w:t>
      </w:r>
      <w:r w:rsidRPr="00EF4F1C">
        <w:rPr>
          <w:rFonts w:ascii="David" w:hAnsi="David" w:cs="David"/>
          <w:b/>
          <w:bCs/>
          <w:sz w:val="24"/>
          <w:szCs w:val="24"/>
          <w:rtl/>
        </w:rPr>
        <w:t xml:space="preserve"> </w:t>
      </w:r>
      <w:r w:rsidRPr="00EF4F1C">
        <w:rPr>
          <w:rFonts w:ascii="David" w:hAnsi="David" w:cs="David" w:hint="cs"/>
          <w:b/>
          <w:bCs/>
          <w:sz w:val="24"/>
          <w:szCs w:val="24"/>
          <w:rtl/>
        </w:rPr>
        <w:t>מגלמים</w:t>
      </w:r>
      <w:r w:rsidRPr="00EF4F1C">
        <w:rPr>
          <w:rFonts w:ascii="David" w:hAnsi="David" w:cs="David"/>
          <w:b/>
          <w:bCs/>
          <w:sz w:val="24"/>
          <w:szCs w:val="24"/>
          <w:rtl/>
        </w:rPr>
        <w:t xml:space="preserve"> </w:t>
      </w:r>
      <w:r w:rsidRPr="00EF4F1C">
        <w:rPr>
          <w:rFonts w:ascii="David" w:hAnsi="David" w:cs="David" w:hint="cs"/>
          <w:b/>
          <w:bCs/>
          <w:sz w:val="24"/>
          <w:szCs w:val="24"/>
          <w:rtl/>
        </w:rPr>
        <w:t>בתוכם</w:t>
      </w:r>
      <w:r w:rsidRPr="00EF4F1C">
        <w:rPr>
          <w:rFonts w:ascii="David" w:hAnsi="David" w:cs="David"/>
          <w:b/>
          <w:bCs/>
          <w:sz w:val="24"/>
          <w:szCs w:val="24"/>
          <w:rtl/>
        </w:rPr>
        <w:t xml:space="preserve"> </w:t>
      </w:r>
      <w:r w:rsidRPr="00EF4F1C">
        <w:rPr>
          <w:rFonts w:ascii="David" w:hAnsi="David" w:cs="David" w:hint="cs"/>
          <w:b/>
          <w:bCs/>
          <w:sz w:val="24"/>
          <w:szCs w:val="24"/>
          <w:rtl/>
        </w:rPr>
        <w:t>רווח</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בתוספת</w:t>
      </w:r>
      <w:r w:rsidRPr="00EF4F1C">
        <w:rPr>
          <w:rFonts w:ascii="David" w:hAnsi="David" w:cs="David"/>
          <w:b/>
          <w:bCs/>
          <w:sz w:val="24"/>
          <w:szCs w:val="24"/>
          <w:rtl/>
        </w:rPr>
        <w:t xml:space="preserve"> </w:t>
      </w:r>
      <w:r w:rsidRPr="00EF4F1C">
        <w:rPr>
          <w:rFonts w:ascii="David" w:hAnsi="David" w:cs="David" w:hint="cs"/>
          <w:b/>
          <w:bCs/>
          <w:sz w:val="24"/>
          <w:szCs w:val="24"/>
          <w:rtl/>
        </w:rPr>
        <w:t>רווח</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8%.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להתחשב</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בהצעה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הצעות</w:t>
      </w:r>
      <w:r w:rsidRPr="00EF4F1C">
        <w:rPr>
          <w:rFonts w:ascii="David" w:hAnsi="David" w:cs="David"/>
          <w:b/>
          <w:bCs/>
          <w:sz w:val="24"/>
          <w:szCs w:val="24"/>
          <w:rtl/>
        </w:rPr>
        <w:t xml:space="preserve"> </w:t>
      </w:r>
      <w:r w:rsidRPr="00EF4F1C">
        <w:rPr>
          <w:rFonts w:ascii="David" w:hAnsi="David" w:cs="David" w:hint="cs"/>
          <w:b/>
          <w:bCs/>
          <w:sz w:val="24"/>
          <w:szCs w:val="24"/>
          <w:rtl/>
        </w:rPr>
        <w:t>סופיות</w:t>
      </w:r>
      <w:r w:rsidRPr="00EF4F1C">
        <w:rPr>
          <w:rFonts w:ascii="David" w:hAnsi="David" w:cs="David"/>
          <w:b/>
          <w:bCs/>
          <w:sz w:val="24"/>
          <w:szCs w:val="24"/>
          <w:rtl/>
        </w:rPr>
        <w:t xml:space="preserve"> </w:t>
      </w:r>
      <w:r w:rsidRPr="00EF4F1C">
        <w:rPr>
          <w:rFonts w:ascii="David" w:hAnsi="David" w:cs="David" w:hint="cs"/>
          <w:b/>
          <w:bCs/>
          <w:sz w:val="24"/>
          <w:szCs w:val="24"/>
          <w:rtl/>
        </w:rPr>
        <w:t>נוספות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שיקבעו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ולהלן</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שיידרשו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אותן</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רלוונטיות</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קביעת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בהם</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עלות</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יבוצעו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תמורה</w:t>
      </w:r>
      <w:r w:rsidRPr="00EF4F1C">
        <w:rPr>
          <w:rFonts w:ascii="David" w:hAnsi="David" w:cs="David"/>
          <w:b/>
          <w:bCs/>
          <w:sz w:val="24"/>
          <w:szCs w:val="24"/>
          <w:rtl/>
        </w:rPr>
        <w:t xml:space="preserve"> </w:t>
      </w:r>
      <w:r w:rsidRPr="00EF4F1C">
        <w:rPr>
          <w:rFonts w:ascii="David" w:hAnsi="David" w:cs="David" w:hint="cs"/>
          <w:b/>
          <w:bCs/>
          <w:sz w:val="24"/>
          <w:szCs w:val="24"/>
          <w:rtl/>
        </w:rPr>
        <w:t>נוספת</w:t>
      </w:r>
      <w:r w:rsidRPr="00EF4F1C">
        <w:rPr>
          <w:rFonts w:ascii="David" w:hAnsi="David" w:cs="David"/>
          <w:b/>
          <w:bCs/>
          <w:sz w:val="24"/>
          <w:szCs w:val="24"/>
          <w:rtl/>
        </w:rPr>
        <w:t xml:space="preserve"> </w:t>
      </w:r>
      <w:r w:rsidRPr="00EF4F1C">
        <w:rPr>
          <w:rFonts w:ascii="David" w:hAnsi="David" w:cs="David" w:hint="cs"/>
          <w:b/>
          <w:bCs/>
          <w:sz w:val="24"/>
          <w:szCs w:val="24"/>
          <w:rtl/>
        </w:rPr>
        <w:t>ומבלי</w:t>
      </w:r>
      <w:r w:rsidRPr="00EF4F1C">
        <w:rPr>
          <w:rFonts w:ascii="David" w:hAnsi="David" w:cs="David"/>
          <w:b/>
          <w:bCs/>
          <w:sz w:val="24"/>
          <w:szCs w:val="24"/>
          <w:rtl/>
        </w:rPr>
        <w:t xml:space="preserve"> </w:t>
      </w:r>
      <w:r w:rsidRPr="00EF4F1C">
        <w:rPr>
          <w:rFonts w:ascii="David" w:hAnsi="David" w:cs="David" w:hint="cs"/>
          <w:b/>
          <w:bCs/>
          <w:sz w:val="24"/>
          <w:szCs w:val="24"/>
          <w:rtl/>
        </w:rPr>
        <w:t>שיחול</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כלשהו</w:t>
      </w:r>
      <w:r w:rsidRPr="00EF4F1C">
        <w:rPr>
          <w:rFonts w:ascii="David" w:hAnsi="David" w:cs="David"/>
          <w:b/>
          <w:bCs/>
          <w:sz w:val="24"/>
          <w:szCs w:val="24"/>
          <w:rtl/>
        </w:rPr>
        <w:t xml:space="preserve"> </w:t>
      </w:r>
      <w:r w:rsidRPr="00EF4F1C">
        <w:rPr>
          <w:rFonts w:ascii="David" w:hAnsi="David" w:cs="David" w:hint="cs"/>
          <w:b/>
          <w:bCs/>
          <w:sz w:val="24"/>
          <w:szCs w:val="24"/>
          <w:rtl/>
        </w:rPr>
        <w:t>בביצוע</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ותתגלע</w:t>
      </w:r>
      <w:r w:rsidRPr="00EF4F1C">
        <w:rPr>
          <w:rFonts w:ascii="David" w:hAnsi="David" w:cs="David"/>
          <w:b/>
          <w:bCs/>
          <w:sz w:val="24"/>
          <w:szCs w:val="24"/>
          <w:rtl/>
        </w:rPr>
        <w:t xml:space="preserve"> </w:t>
      </w:r>
      <w:r w:rsidRPr="00EF4F1C">
        <w:rPr>
          <w:rFonts w:ascii="David" w:hAnsi="David" w:cs="David" w:hint="cs"/>
          <w:b/>
          <w:bCs/>
          <w:sz w:val="24"/>
          <w:szCs w:val="24"/>
          <w:rtl/>
        </w:rPr>
        <w:t>מחלוקת</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בהקשר</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למעט</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יקבע</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העבודה</w:t>
      </w:r>
      <w:r w:rsidRPr="00EF4F1C">
        <w:rPr>
          <w:rFonts w:ascii="David" w:hAnsi="David" w:cs="David"/>
          <w:b/>
          <w:bCs/>
          <w:sz w:val="24"/>
          <w:szCs w:val="24"/>
          <w:rtl/>
        </w:rPr>
        <w:t xml:space="preserve"> </w:t>
      </w:r>
      <w:r w:rsidRPr="00EF4F1C">
        <w:rPr>
          <w:rFonts w:ascii="David" w:hAnsi="David" w:cs="David" w:hint="cs"/>
          <w:b/>
          <w:bCs/>
          <w:sz w:val="24"/>
          <w:szCs w:val="24"/>
          <w:rtl/>
        </w:rPr>
        <w:t>הרלוונטית</w:t>
      </w:r>
      <w:r w:rsidRPr="00EF4F1C">
        <w:rPr>
          <w:rFonts w:ascii="David" w:hAnsi="David" w:cs="David"/>
          <w:b/>
          <w:bCs/>
          <w:sz w:val="24"/>
          <w:szCs w:val="24"/>
          <w:rtl/>
        </w:rPr>
        <w:t xml:space="preserve"> </w:t>
      </w:r>
      <w:r w:rsidRPr="00EF4F1C">
        <w:rPr>
          <w:rFonts w:ascii="David" w:hAnsi="David" w:cs="David" w:hint="cs"/>
          <w:b/>
          <w:bCs/>
          <w:sz w:val="24"/>
          <w:szCs w:val="24"/>
          <w:rtl/>
        </w:rPr>
        <w:t>מצדיקה</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חוזה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42E4808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דרש</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בסיס</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יומית</w:t>
      </w:r>
      <w:r w:rsidRPr="00EF4F1C">
        <w:rPr>
          <w:rFonts w:ascii="David" w:hAnsi="David" w:cs="David"/>
          <w:b/>
          <w:bCs/>
          <w:i/>
          <w:sz w:val="24"/>
          <w:szCs w:val="24"/>
          <w:rtl/>
        </w:rPr>
        <w:t xml:space="preserve">, </w:t>
      </w:r>
      <w:r w:rsidRPr="00EF4F1C">
        <w:rPr>
          <w:rFonts w:ascii="David" w:hAnsi="David" w:cs="David" w:hint="eastAsia"/>
          <w:b/>
          <w:bCs/>
          <w:i/>
          <w:sz w:val="24"/>
          <w:szCs w:val="24"/>
          <w:rtl/>
        </w:rPr>
        <w:t>יודיע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יבוא</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שכרו</w:t>
      </w:r>
      <w:r w:rsidRPr="00EF4F1C">
        <w:rPr>
          <w:rFonts w:ascii="David" w:hAnsi="David" w:cs="David"/>
          <w:b/>
          <w:bCs/>
          <w:i/>
          <w:sz w:val="24"/>
          <w:szCs w:val="24"/>
          <w:rtl/>
        </w:rPr>
        <w:t xml:space="preserve"> </w:t>
      </w:r>
      <w:r w:rsidRPr="00EF4F1C">
        <w:rPr>
          <w:rFonts w:ascii="David" w:hAnsi="David" w:cs="David" w:hint="eastAsia"/>
          <w:b/>
          <w:bCs/>
          <w:i/>
          <w:sz w:val="24"/>
          <w:szCs w:val="24"/>
          <w:rtl/>
        </w:rPr>
        <w:t>בעד</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כדלקמן</w:t>
      </w:r>
      <w:r w:rsidRPr="00EF4F1C">
        <w:rPr>
          <w:rFonts w:ascii="David" w:hAnsi="David" w:cs="David"/>
          <w:b/>
          <w:bCs/>
          <w:i/>
          <w:sz w:val="24"/>
          <w:szCs w:val="24"/>
          <w:rtl/>
        </w:rPr>
        <w:t>:</w:t>
      </w:r>
    </w:p>
    <w:p w14:paraId="53248540"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לתשלומים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ושכר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שהושקעו</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העלות</w:t>
      </w:r>
      <w:r w:rsidRPr="00EF4F1C">
        <w:rPr>
          <w:rFonts w:ascii="David" w:hAnsi="David" w:cs="David"/>
          <w:b/>
          <w:bCs/>
          <w:i/>
          <w:sz w:val="24"/>
          <w:szCs w:val="24"/>
          <w:rtl/>
        </w:rPr>
        <w:t xml:space="preserve"> </w:t>
      </w:r>
      <w:r w:rsidRPr="00EF4F1C">
        <w:rPr>
          <w:rFonts w:ascii="David" w:hAnsi="David" w:cs="David" w:hint="eastAsia"/>
          <w:b/>
          <w:bCs/>
          <w:i/>
          <w:sz w:val="24"/>
          <w:szCs w:val="24"/>
          <w:rtl/>
        </w:rPr>
        <w:t>תקבע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אופן</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המחירים</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22.4.</w:t>
      </w:r>
    </w:p>
    <w:p w14:paraId="3B18D4E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הוצאות</w:t>
      </w:r>
      <w:r w:rsidRPr="00EF4F1C">
        <w:rPr>
          <w:rFonts w:ascii="David" w:hAnsi="David" w:cs="David"/>
          <w:b/>
          <w:bCs/>
          <w:sz w:val="24"/>
          <w:szCs w:val="24"/>
          <w:rtl/>
        </w:rPr>
        <w:t xml:space="preserve"> </w:t>
      </w:r>
      <w:r w:rsidRPr="00EF4F1C">
        <w:rPr>
          <w:rFonts w:ascii="David" w:hAnsi="David" w:cs="David" w:hint="cs"/>
          <w:b/>
          <w:bCs/>
          <w:sz w:val="24"/>
          <w:szCs w:val="24"/>
          <w:rtl/>
        </w:rPr>
        <w:t>טעינה</w:t>
      </w:r>
      <w:r w:rsidRPr="00EF4F1C">
        <w:rPr>
          <w:rFonts w:ascii="David" w:hAnsi="David" w:cs="David"/>
          <w:b/>
          <w:bCs/>
          <w:sz w:val="24"/>
          <w:szCs w:val="24"/>
          <w:rtl/>
        </w:rPr>
        <w:t xml:space="preserve">, </w:t>
      </w:r>
      <w:r w:rsidRPr="00EF4F1C">
        <w:rPr>
          <w:rFonts w:ascii="David" w:hAnsi="David" w:cs="David" w:hint="cs"/>
          <w:b/>
          <w:bCs/>
          <w:sz w:val="24"/>
          <w:szCs w:val="24"/>
          <w:rtl/>
        </w:rPr>
        <w:t>הובלה</w:t>
      </w:r>
      <w:r w:rsidRPr="00EF4F1C">
        <w:rPr>
          <w:rFonts w:ascii="David" w:hAnsi="David" w:cs="David"/>
          <w:b/>
          <w:bCs/>
          <w:sz w:val="24"/>
          <w:szCs w:val="24"/>
          <w:rtl/>
        </w:rPr>
        <w:t xml:space="preserve">, </w:t>
      </w:r>
      <w:r w:rsidRPr="00EF4F1C">
        <w:rPr>
          <w:rFonts w:ascii="David" w:hAnsi="David" w:cs="David" w:hint="cs"/>
          <w:b/>
          <w:bCs/>
          <w:sz w:val="24"/>
          <w:szCs w:val="24"/>
          <w:rtl/>
        </w:rPr>
        <w:t>פריקה</w:t>
      </w:r>
      <w:r w:rsidRPr="00EF4F1C">
        <w:rPr>
          <w:rFonts w:ascii="David" w:hAnsi="David" w:cs="David"/>
          <w:b/>
          <w:bCs/>
          <w:sz w:val="24"/>
          <w:szCs w:val="24"/>
          <w:rtl/>
        </w:rPr>
        <w:t xml:space="preserve"> </w:t>
      </w:r>
      <w:r w:rsidRPr="00EF4F1C">
        <w:rPr>
          <w:rFonts w:ascii="David" w:hAnsi="David" w:cs="David" w:hint="cs"/>
          <w:b/>
          <w:bCs/>
          <w:sz w:val="24"/>
          <w:szCs w:val="24"/>
          <w:rtl/>
        </w:rPr>
        <w:t>וציוד</w:t>
      </w:r>
      <w:r w:rsidRPr="00EF4F1C">
        <w:rPr>
          <w:rFonts w:ascii="David" w:hAnsi="David" w:cs="David"/>
          <w:b/>
          <w:bCs/>
          <w:sz w:val="24"/>
          <w:szCs w:val="24"/>
          <w:rtl/>
        </w:rPr>
        <w:t xml:space="preserve"> </w:t>
      </w:r>
      <w:r w:rsidRPr="00EF4F1C">
        <w:rPr>
          <w:rFonts w:ascii="David" w:hAnsi="David" w:cs="David" w:hint="cs"/>
          <w:b/>
          <w:bCs/>
          <w:sz w:val="24"/>
          <w:szCs w:val="24"/>
          <w:rtl/>
        </w:rPr>
        <w:t>מכני</w:t>
      </w:r>
      <w:r w:rsidRPr="00EF4F1C">
        <w:rPr>
          <w:rFonts w:ascii="David" w:hAnsi="David" w:cs="David"/>
          <w:b/>
          <w:bCs/>
          <w:sz w:val="24"/>
          <w:szCs w:val="24"/>
          <w:rtl/>
        </w:rPr>
        <w:t xml:space="preserve"> </w:t>
      </w:r>
      <w:r w:rsidRPr="00EF4F1C">
        <w:rPr>
          <w:rFonts w:ascii="David" w:hAnsi="David" w:cs="David" w:hint="cs"/>
          <w:b/>
          <w:bCs/>
          <w:sz w:val="24"/>
          <w:szCs w:val="24"/>
          <w:rtl/>
        </w:rPr>
        <w:t>כבד</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יקבל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לניתוח</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שיוגש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וככל</w:t>
      </w:r>
      <w:r w:rsidRPr="00EF4F1C">
        <w:rPr>
          <w:rFonts w:ascii="David" w:hAnsi="David" w:cs="David"/>
          <w:b/>
          <w:bCs/>
          <w:sz w:val="24"/>
          <w:szCs w:val="24"/>
          <w:rtl/>
        </w:rPr>
        <w:t xml:space="preserve"> </w:t>
      </w:r>
      <w:r w:rsidRPr="00EF4F1C">
        <w:rPr>
          <w:rFonts w:ascii="David" w:hAnsi="David" w:cs="David" w:hint="eastAsia"/>
          <w:b/>
          <w:bCs/>
          <w:sz w:val="24"/>
          <w:szCs w:val="24"/>
          <w:rtl/>
        </w:rPr>
        <w:t>שיאושר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w:t>
      </w:r>
    </w:p>
    <w:p w14:paraId="42AC3D9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וההוצאות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תקבענה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יסוד</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חות</w:t>
      </w:r>
      <w:r w:rsidRPr="00EF4F1C">
        <w:rPr>
          <w:rFonts w:ascii="David" w:hAnsi="David" w:cs="David"/>
          <w:b/>
          <w:bCs/>
          <w:i/>
          <w:sz w:val="24"/>
          <w:szCs w:val="24"/>
          <w:rtl/>
        </w:rPr>
        <w:t xml:space="preserve"> </w:t>
      </w:r>
      <w:r w:rsidRPr="00EF4F1C">
        <w:rPr>
          <w:rFonts w:ascii="David" w:hAnsi="David" w:cs="David" w:hint="eastAsia"/>
          <w:b/>
          <w:bCs/>
          <w:i/>
          <w:sz w:val="24"/>
          <w:szCs w:val="24"/>
          <w:rtl/>
        </w:rPr>
        <w:t>שיגיש</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ואשר</w:t>
      </w:r>
      <w:r w:rsidRPr="00EF4F1C">
        <w:rPr>
          <w:rFonts w:ascii="David" w:hAnsi="David" w:cs="David"/>
          <w:b/>
          <w:bCs/>
          <w:i/>
          <w:sz w:val="24"/>
          <w:szCs w:val="24"/>
          <w:rtl/>
        </w:rPr>
        <w:t xml:space="preserve"> </w:t>
      </w:r>
      <w:r w:rsidRPr="00EF4F1C">
        <w:rPr>
          <w:rFonts w:ascii="David" w:hAnsi="David" w:cs="David" w:hint="eastAsia"/>
          <w:b/>
          <w:bCs/>
          <w:i/>
          <w:sz w:val="24"/>
          <w:szCs w:val="24"/>
          <w:rtl/>
        </w:rPr>
        <w:t>יכללו</w:t>
      </w:r>
      <w:r w:rsidRPr="00EF4F1C">
        <w:rPr>
          <w:rFonts w:ascii="David" w:hAnsi="David" w:cs="David"/>
          <w:b/>
          <w:bCs/>
          <w:i/>
          <w:sz w:val="24"/>
          <w:szCs w:val="24"/>
          <w:rtl/>
        </w:rPr>
        <w:t>:-</w:t>
      </w:r>
    </w:p>
    <w:p w14:paraId="64C2BE7D"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כמויות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שהושקעו</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בעבודה</w:t>
      </w:r>
      <w:r w:rsidRPr="00EF4F1C">
        <w:rPr>
          <w:rFonts w:ascii="David" w:hAnsi="David" w:cs="David"/>
          <w:b/>
          <w:bCs/>
          <w:i/>
          <w:sz w:val="24"/>
          <w:szCs w:val="24"/>
          <w:rtl/>
        </w:rPr>
        <w:t xml:space="preserve">. </w:t>
      </w:r>
    </w:p>
    <w:p w14:paraId="1E12A0F2"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שמות</w:t>
      </w:r>
      <w:r w:rsidRPr="00EF4F1C">
        <w:rPr>
          <w:rFonts w:ascii="David" w:hAnsi="David" w:cs="David"/>
          <w:b/>
          <w:bCs/>
          <w:i/>
          <w:sz w:val="24"/>
          <w:szCs w:val="24"/>
          <w:rtl/>
        </w:rPr>
        <w:t xml:space="preserve"> </w:t>
      </w:r>
      <w:r w:rsidRPr="00EF4F1C">
        <w:rPr>
          <w:rFonts w:ascii="David" w:hAnsi="David" w:cs="David" w:hint="eastAsia"/>
          <w:b/>
          <w:bCs/>
          <w:i/>
          <w:sz w:val="24"/>
          <w:szCs w:val="24"/>
          <w:rtl/>
        </w:rPr>
        <w:t>העובדים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מקצועותיהם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סוגיהם</w:t>
      </w:r>
      <w:r w:rsidRPr="00EF4F1C">
        <w:rPr>
          <w:rFonts w:ascii="David" w:hAnsi="David" w:cs="David"/>
          <w:b/>
          <w:bCs/>
          <w:i/>
          <w:sz w:val="24"/>
          <w:szCs w:val="24"/>
          <w:rtl/>
        </w:rPr>
        <w:t xml:space="preserve"> </w:t>
      </w:r>
      <w:r w:rsidRPr="00EF4F1C">
        <w:rPr>
          <w:rFonts w:ascii="David" w:hAnsi="David" w:cs="David" w:hint="eastAsia"/>
          <w:b/>
          <w:bCs/>
          <w:i/>
          <w:sz w:val="24"/>
          <w:szCs w:val="24"/>
          <w:rtl/>
        </w:rPr>
        <w:t>במקצוע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ימי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ושכר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כולל</w:t>
      </w:r>
      <w:r w:rsidRPr="00EF4F1C">
        <w:rPr>
          <w:rFonts w:ascii="David" w:hAnsi="David" w:cs="David"/>
          <w:b/>
          <w:bCs/>
          <w:i/>
          <w:sz w:val="24"/>
          <w:szCs w:val="24"/>
          <w:rtl/>
        </w:rPr>
        <w:t xml:space="preserve"> </w:t>
      </w:r>
      <w:r w:rsidRPr="00EF4F1C">
        <w:rPr>
          <w:rFonts w:ascii="David" w:hAnsi="David" w:cs="David" w:hint="eastAsia"/>
          <w:b/>
          <w:bCs/>
          <w:i/>
          <w:sz w:val="24"/>
          <w:szCs w:val="24"/>
          <w:rtl/>
        </w:rPr>
        <w:t>הטבות</w:t>
      </w:r>
      <w:r w:rsidRPr="00EF4F1C">
        <w:rPr>
          <w:rFonts w:ascii="David" w:hAnsi="David" w:cs="David"/>
          <w:b/>
          <w:bCs/>
          <w:i/>
          <w:sz w:val="24"/>
          <w:szCs w:val="24"/>
          <w:rtl/>
        </w:rPr>
        <w:t xml:space="preserve"> </w:t>
      </w:r>
      <w:r w:rsidRPr="00EF4F1C">
        <w:rPr>
          <w:rFonts w:ascii="David" w:hAnsi="David" w:cs="David" w:hint="eastAsia"/>
          <w:b/>
          <w:bCs/>
          <w:i/>
          <w:sz w:val="24"/>
          <w:szCs w:val="24"/>
          <w:rtl/>
        </w:rPr>
        <w:t>סוציאליות</w:t>
      </w:r>
      <w:r w:rsidRPr="00EF4F1C">
        <w:rPr>
          <w:rFonts w:ascii="David" w:hAnsi="David" w:cs="David"/>
          <w:b/>
          <w:bCs/>
          <w:i/>
          <w:sz w:val="24"/>
          <w:szCs w:val="24"/>
          <w:rtl/>
        </w:rPr>
        <w:t xml:space="preserve"> </w:t>
      </w:r>
      <w:r w:rsidRPr="00EF4F1C">
        <w:rPr>
          <w:rFonts w:ascii="David" w:hAnsi="David" w:cs="David" w:hint="eastAsia"/>
          <w:b/>
          <w:bCs/>
          <w:i/>
          <w:sz w:val="24"/>
          <w:szCs w:val="24"/>
          <w:rtl/>
        </w:rPr>
        <w:t>בטוח</w:t>
      </w:r>
      <w:r w:rsidRPr="00EF4F1C">
        <w:rPr>
          <w:rFonts w:ascii="David" w:hAnsi="David" w:cs="David"/>
          <w:b/>
          <w:bCs/>
          <w:i/>
          <w:sz w:val="24"/>
          <w:szCs w:val="24"/>
          <w:rtl/>
        </w:rPr>
        <w:t xml:space="preserve"> </w:t>
      </w:r>
      <w:r w:rsidRPr="00EF4F1C">
        <w:rPr>
          <w:rFonts w:ascii="David" w:hAnsi="David" w:cs="David" w:hint="eastAsia"/>
          <w:b/>
          <w:bCs/>
          <w:i/>
          <w:sz w:val="24"/>
          <w:szCs w:val="24"/>
          <w:rtl/>
        </w:rPr>
        <w:t>לאומי</w:t>
      </w:r>
      <w:r w:rsidRPr="00EF4F1C">
        <w:rPr>
          <w:rFonts w:ascii="David" w:hAnsi="David" w:cs="David"/>
          <w:b/>
          <w:bCs/>
          <w:i/>
          <w:sz w:val="24"/>
          <w:szCs w:val="24"/>
          <w:rtl/>
        </w:rPr>
        <w:t xml:space="preserve"> </w:t>
      </w:r>
      <w:r w:rsidRPr="00EF4F1C">
        <w:rPr>
          <w:rFonts w:ascii="David" w:hAnsi="David" w:cs="David" w:hint="eastAsia"/>
          <w:b/>
          <w:bCs/>
          <w:i/>
          <w:sz w:val="24"/>
          <w:szCs w:val="24"/>
          <w:rtl/>
        </w:rPr>
        <w:t>ותשלומי</w:t>
      </w:r>
      <w:r w:rsidRPr="00EF4F1C">
        <w:rPr>
          <w:rFonts w:ascii="David" w:hAnsi="David" w:cs="David"/>
          <w:b/>
          <w:bCs/>
          <w:i/>
          <w:sz w:val="24"/>
          <w:szCs w:val="24"/>
          <w:rtl/>
        </w:rPr>
        <w:t xml:space="preserve"> </w:t>
      </w:r>
      <w:r w:rsidRPr="00EF4F1C">
        <w:rPr>
          <w:rFonts w:ascii="David" w:hAnsi="David" w:cs="David" w:hint="eastAsia"/>
          <w:b/>
          <w:bCs/>
          <w:i/>
          <w:sz w:val="24"/>
          <w:szCs w:val="24"/>
          <w:rtl/>
        </w:rPr>
        <w:t>חובה</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עובד</w:t>
      </w:r>
      <w:r w:rsidRPr="00EF4F1C">
        <w:rPr>
          <w:rFonts w:ascii="David" w:hAnsi="David" w:cs="David"/>
          <w:b/>
          <w:bCs/>
          <w:i/>
          <w:sz w:val="24"/>
          <w:szCs w:val="24"/>
          <w:rtl/>
        </w:rPr>
        <w:t xml:space="preserve"> </w:t>
      </w:r>
      <w:r w:rsidRPr="00EF4F1C">
        <w:rPr>
          <w:rFonts w:ascii="David" w:hAnsi="David" w:cs="David" w:hint="eastAsia"/>
          <w:b/>
          <w:bCs/>
          <w:i/>
          <w:sz w:val="24"/>
          <w:szCs w:val="24"/>
          <w:rtl/>
        </w:rPr>
        <w:t>ועובד</w:t>
      </w:r>
      <w:r w:rsidRPr="00EF4F1C">
        <w:rPr>
          <w:rFonts w:ascii="David" w:hAnsi="David" w:cs="David"/>
          <w:b/>
          <w:bCs/>
          <w:i/>
          <w:sz w:val="24"/>
          <w:szCs w:val="24"/>
          <w:rtl/>
        </w:rPr>
        <w:t>.</w:t>
      </w:r>
    </w:p>
    <w:p w14:paraId="4BB52E18"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טעינה</w:t>
      </w:r>
      <w:r w:rsidRPr="00EF4F1C">
        <w:rPr>
          <w:rFonts w:ascii="David" w:hAnsi="David" w:cs="David"/>
          <w:b/>
          <w:bCs/>
          <w:i/>
          <w:sz w:val="24"/>
          <w:szCs w:val="24"/>
          <w:rtl/>
        </w:rPr>
        <w:t xml:space="preserve">, </w:t>
      </w:r>
      <w:r w:rsidRPr="00EF4F1C">
        <w:rPr>
          <w:rFonts w:ascii="David" w:hAnsi="David" w:cs="David" w:hint="eastAsia"/>
          <w:b/>
          <w:bCs/>
          <w:i/>
          <w:sz w:val="24"/>
          <w:szCs w:val="24"/>
          <w:rtl/>
        </w:rPr>
        <w:t>הובלה</w:t>
      </w:r>
      <w:r w:rsidRPr="00EF4F1C">
        <w:rPr>
          <w:rFonts w:ascii="David" w:hAnsi="David" w:cs="David"/>
          <w:b/>
          <w:bCs/>
          <w:i/>
          <w:sz w:val="24"/>
          <w:szCs w:val="24"/>
          <w:rtl/>
        </w:rPr>
        <w:t xml:space="preserve"> </w:t>
      </w:r>
      <w:r w:rsidRPr="00EF4F1C">
        <w:rPr>
          <w:rFonts w:ascii="David" w:hAnsi="David" w:cs="David" w:hint="eastAsia"/>
          <w:b/>
          <w:bCs/>
          <w:i/>
          <w:sz w:val="24"/>
          <w:szCs w:val="24"/>
          <w:rtl/>
        </w:rPr>
        <w:t>ופריקה</w:t>
      </w:r>
      <w:r w:rsidRPr="00EF4F1C">
        <w:rPr>
          <w:rFonts w:ascii="David" w:hAnsi="David" w:cs="David"/>
          <w:b/>
          <w:bCs/>
          <w:i/>
          <w:sz w:val="24"/>
          <w:szCs w:val="24"/>
          <w:rtl/>
        </w:rPr>
        <w:t>.</w:t>
      </w:r>
    </w:p>
    <w:p w14:paraId="00B621D2"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ציוד</w:t>
      </w:r>
      <w:r w:rsidRPr="00EF4F1C">
        <w:rPr>
          <w:rFonts w:ascii="David" w:hAnsi="David" w:cs="David"/>
          <w:b/>
          <w:bCs/>
          <w:i/>
          <w:sz w:val="24"/>
          <w:szCs w:val="24"/>
          <w:rtl/>
        </w:rPr>
        <w:t xml:space="preserve"> </w:t>
      </w:r>
      <w:r w:rsidRPr="00EF4F1C">
        <w:rPr>
          <w:rFonts w:ascii="David" w:hAnsi="David" w:cs="David" w:hint="eastAsia"/>
          <w:b/>
          <w:bCs/>
          <w:i/>
          <w:sz w:val="24"/>
          <w:szCs w:val="24"/>
          <w:rtl/>
        </w:rPr>
        <w:t>מכני</w:t>
      </w:r>
      <w:r w:rsidRPr="00EF4F1C">
        <w:rPr>
          <w:rFonts w:ascii="David" w:hAnsi="David" w:cs="David"/>
          <w:b/>
          <w:bCs/>
          <w:i/>
          <w:sz w:val="24"/>
          <w:szCs w:val="24"/>
          <w:rtl/>
        </w:rPr>
        <w:t xml:space="preserve"> </w:t>
      </w:r>
      <w:r w:rsidRPr="00EF4F1C">
        <w:rPr>
          <w:rFonts w:ascii="David" w:hAnsi="David" w:cs="David" w:hint="eastAsia"/>
          <w:b/>
          <w:bCs/>
          <w:i/>
          <w:sz w:val="24"/>
          <w:szCs w:val="24"/>
          <w:rtl/>
        </w:rPr>
        <w:t>כבד</w:t>
      </w:r>
      <w:r w:rsidRPr="00EF4F1C">
        <w:rPr>
          <w:rFonts w:ascii="David" w:hAnsi="David" w:cs="David"/>
          <w:b/>
          <w:bCs/>
          <w:i/>
          <w:sz w:val="24"/>
          <w:szCs w:val="24"/>
          <w:rtl/>
        </w:rPr>
        <w:t>.</w:t>
      </w:r>
    </w:p>
    <w:p w14:paraId="663C1342" w14:textId="77777777" w:rsidR="00EF4F1C" w:rsidRPr="00EF4F1C" w:rsidRDefault="00EF4F1C" w:rsidP="00A11D74">
      <w:pPr>
        <w:spacing w:after="0" w:afterAutospacing="0" w:line="240" w:lineRule="auto"/>
        <w:rPr>
          <w:rFonts w:ascii="David" w:hAnsi="David" w:cs="David"/>
          <w:b/>
          <w:bCs/>
          <w:sz w:val="24"/>
          <w:szCs w:val="24"/>
          <w:rtl/>
        </w:rPr>
      </w:pPr>
    </w:p>
    <w:p w14:paraId="29BBBD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הדוחות</w:t>
      </w:r>
      <w:r w:rsidRPr="00EF4F1C">
        <w:rPr>
          <w:rFonts w:ascii="David" w:hAnsi="David" w:cs="David"/>
          <w:b/>
          <w:bCs/>
          <w:sz w:val="24"/>
          <w:szCs w:val="24"/>
          <w:rtl/>
        </w:rPr>
        <w:t xml:space="preserve"> </w:t>
      </w:r>
      <w:r w:rsidRPr="00EF4F1C">
        <w:rPr>
          <w:rFonts w:ascii="David" w:hAnsi="David" w:cs="David" w:hint="cs"/>
          <w:b/>
          <w:bCs/>
          <w:sz w:val="24"/>
          <w:szCs w:val="24"/>
          <w:rtl/>
        </w:rPr>
        <w:t>האמורים</w:t>
      </w:r>
      <w:r w:rsidRPr="00EF4F1C">
        <w:rPr>
          <w:rFonts w:ascii="David" w:hAnsi="David" w:cs="David"/>
          <w:b/>
          <w:bCs/>
          <w:sz w:val="24"/>
          <w:szCs w:val="24"/>
          <w:rtl/>
        </w:rPr>
        <w:t xml:space="preserve"> </w:t>
      </w:r>
      <w:r w:rsidRPr="00EF4F1C">
        <w:rPr>
          <w:rFonts w:ascii="David" w:hAnsi="David" w:cs="David" w:hint="cs"/>
          <w:b/>
          <w:bCs/>
          <w:sz w:val="24"/>
          <w:szCs w:val="24"/>
          <w:rtl/>
        </w:rPr>
        <w:t>בפסקאות</w:t>
      </w:r>
      <w:r w:rsidRPr="00EF4F1C">
        <w:rPr>
          <w:rFonts w:ascii="David" w:hAnsi="David" w:cs="David"/>
          <w:b/>
          <w:bCs/>
          <w:sz w:val="24"/>
          <w:szCs w:val="24"/>
          <w:rtl/>
        </w:rPr>
        <w:t xml:space="preserve"> 22.5.2.1, 22.5.2.3 </w:t>
      </w:r>
      <w:r w:rsidRPr="00EF4F1C">
        <w:rPr>
          <w:rFonts w:ascii="David" w:hAnsi="David" w:cs="David" w:hint="cs"/>
          <w:b/>
          <w:bCs/>
          <w:sz w:val="24"/>
          <w:szCs w:val="24"/>
          <w:rtl/>
        </w:rPr>
        <w:t>ו</w:t>
      </w:r>
      <w:r w:rsidRPr="00EF4F1C">
        <w:rPr>
          <w:rFonts w:ascii="David" w:hAnsi="David" w:cs="David"/>
          <w:b/>
          <w:bCs/>
          <w:sz w:val="24"/>
          <w:szCs w:val="24"/>
          <w:rtl/>
        </w:rPr>
        <w:t xml:space="preserve"> - 22.5.2.4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ימסרו</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בשני</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בסוף</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שבוע</w:t>
      </w:r>
      <w:r w:rsidRPr="00EF4F1C">
        <w:rPr>
          <w:rFonts w:ascii="David" w:hAnsi="David" w:cs="David"/>
          <w:b/>
          <w:bCs/>
          <w:sz w:val="24"/>
          <w:szCs w:val="24"/>
          <w:rtl/>
        </w:rPr>
        <w:t xml:space="preserve"> </w:t>
      </w:r>
      <w:r w:rsidRPr="00EF4F1C">
        <w:rPr>
          <w:rFonts w:ascii="David" w:hAnsi="David" w:cs="David" w:hint="cs"/>
          <w:b/>
          <w:bCs/>
          <w:sz w:val="24"/>
          <w:szCs w:val="24"/>
          <w:rtl/>
        </w:rPr>
        <w:t>ודוחות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העובדים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בפסקה</w:t>
      </w:r>
      <w:r w:rsidRPr="00EF4F1C">
        <w:rPr>
          <w:rFonts w:ascii="David" w:hAnsi="David" w:cs="David"/>
          <w:b/>
          <w:bCs/>
          <w:sz w:val="24"/>
          <w:szCs w:val="24"/>
          <w:rtl/>
        </w:rPr>
        <w:t xml:space="preserve"> 22.5.2.2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ימסרו</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בשני</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אחד</w:t>
      </w:r>
      <w:r w:rsidRPr="00EF4F1C">
        <w:rPr>
          <w:rFonts w:ascii="David" w:hAnsi="David" w:cs="David"/>
          <w:b/>
          <w:bCs/>
          <w:sz w:val="24"/>
          <w:szCs w:val="24"/>
          <w:rtl/>
        </w:rPr>
        <w:t xml:space="preserve"> </w:t>
      </w:r>
      <w:r w:rsidRPr="00EF4F1C">
        <w:rPr>
          <w:rFonts w:ascii="David" w:hAnsi="David" w:cs="David" w:hint="cs"/>
          <w:b/>
          <w:bCs/>
          <w:sz w:val="24"/>
          <w:szCs w:val="24"/>
          <w:rtl/>
        </w:rPr>
        <w:t>ההעתקים</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דו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יאושר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ימצאנו</w:t>
      </w:r>
      <w:r w:rsidRPr="00EF4F1C">
        <w:rPr>
          <w:rFonts w:ascii="David" w:hAnsi="David" w:cs="David"/>
          <w:b/>
          <w:bCs/>
          <w:sz w:val="24"/>
          <w:szCs w:val="24"/>
          <w:rtl/>
        </w:rPr>
        <w:t xml:space="preserve"> </w:t>
      </w:r>
      <w:r w:rsidRPr="00EF4F1C">
        <w:rPr>
          <w:rFonts w:ascii="David" w:hAnsi="David" w:cs="David" w:hint="cs"/>
          <w:b/>
          <w:bCs/>
          <w:sz w:val="24"/>
          <w:szCs w:val="24"/>
          <w:rtl/>
        </w:rPr>
        <w:t>ראוי</w:t>
      </w:r>
      <w:r w:rsidRPr="00EF4F1C">
        <w:rPr>
          <w:rFonts w:ascii="David" w:hAnsi="David" w:cs="David"/>
          <w:b/>
          <w:bCs/>
          <w:sz w:val="24"/>
          <w:szCs w:val="24"/>
          <w:rtl/>
        </w:rPr>
        <w:t xml:space="preserve"> </w:t>
      </w:r>
      <w:r w:rsidRPr="00EF4F1C">
        <w:rPr>
          <w:rFonts w:ascii="David" w:hAnsi="David" w:cs="David" w:hint="cs"/>
          <w:b/>
          <w:bCs/>
          <w:sz w:val="24"/>
          <w:szCs w:val="24"/>
          <w:rtl/>
        </w:rPr>
        <w:t>לאישור</w:t>
      </w:r>
      <w:r w:rsidRPr="00EF4F1C">
        <w:rPr>
          <w:rFonts w:ascii="David" w:hAnsi="David" w:cs="David"/>
          <w:b/>
          <w:bCs/>
          <w:sz w:val="24"/>
          <w:szCs w:val="24"/>
          <w:rtl/>
        </w:rPr>
        <w:t xml:space="preserve"> </w:t>
      </w:r>
      <w:r w:rsidRPr="00EF4F1C">
        <w:rPr>
          <w:rFonts w:ascii="David" w:hAnsi="David" w:cs="David" w:hint="cs"/>
          <w:b/>
          <w:bCs/>
          <w:sz w:val="24"/>
          <w:szCs w:val="24"/>
          <w:rtl/>
        </w:rPr>
        <w:t>ויוחזר</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לשם</w:t>
      </w:r>
      <w:r w:rsidRPr="00EF4F1C">
        <w:rPr>
          <w:rFonts w:ascii="David" w:hAnsi="David" w:cs="David"/>
          <w:b/>
          <w:bCs/>
          <w:sz w:val="24"/>
          <w:szCs w:val="24"/>
          <w:rtl/>
        </w:rPr>
        <w:t xml:space="preserve"> </w:t>
      </w:r>
      <w:r w:rsidRPr="00EF4F1C">
        <w:rPr>
          <w:rFonts w:ascii="David" w:hAnsi="David" w:cs="David" w:hint="cs"/>
          <w:b/>
          <w:bCs/>
          <w:sz w:val="24"/>
          <w:szCs w:val="24"/>
          <w:rtl/>
        </w:rPr>
        <w:t>הגשתו</w:t>
      </w:r>
      <w:r w:rsidRPr="00EF4F1C">
        <w:rPr>
          <w:rFonts w:ascii="David" w:hAnsi="David" w:cs="David"/>
          <w:b/>
          <w:bCs/>
          <w:sz w:val="24"/>
          <w:szCs w:val="24"/>
          <w:rtl/>
        </w:rPr>
        <w:t xml:space="preserve"> </w:t>
      </w:r>
      <w:r w:rsidRPr="00EF4F1C">
        <w:rPr>
          <w:rFonts w:ascii="David" w:hAnsi="David" w:cs="David" w:hint="cs"/>
          <w:b/>
          <w:bCs/>
          <w:sz w:val="24"/>
          <w:szCs w:val="24"/>
          <w:rtl/>
        </w:rPr>
        <w:t>לתשלום</w:t>
      </w:r>
      <w:r w:rsidRPr="00EF4F1C">
        <w:rPr>
          <w:rFonts w:ascii="David" w:hAnsi="David" w:cs="David"/>
          <w:b/>
          <w:bCs/>
          <w:sz w:val="24"/>
          <w:szCs w:val="24"/>
          <w:rtl/>
        </w:rPr>
        <w:t>.</w:t>
      </w:r>
    </w:p>
    <w:p w14:paraId="2274979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מחמת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ערכם</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6DE9097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קבל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בה</w:t>
      </w:r>
      <w:r w:rsidRPr="00EF4F1C">
        <w:rPr>
          <w:rFonts w:ascii="David" w:hAnsi="David" w:cs="David"/>
          <w:b/>
          <w:bCs/>
          <w:i/>
          <w:sz w:val="24"/>
          <w:szCs w:val="24"/>
          <w:rtl/>
        </w:rPr>
        <w:t xml:space="preserve"> </w:t>
      </w:r>
      <w:r w:rsidRPr="00EF4F1C">
        <w:rPr>
          <w:rFonts w:ascii="David" w:hAnsi="David" w:cs="David" w:hint="eastAsia"/>
          <w:b/>
          <w:bCs/>
          <w:i/>
          <w:sz w:val="24"/>
          <w:szCs w:val="24"/>
          <w:rtl/>
        </w:rPr>
        <w:t>ערכו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והוא</w:t>
      </w:r>
      <w:r w:rsidRPr="00EF4F1C">
        <w:rPr>
          <w:rFonts w:ascii="David" w:hAnsi="David" w:cs="David"/>
          <w:b/>
          <w:bCs/>
          <w:i/>
          <w:sz w:val="24"/>
          <w:szCs w:val="24"/>
          <w:rtl/>
        </w:rPr>
        <w:t xml:space="preserve"> </w:t>
      </w:r>
      <w:r w:rsidRPr="00EF4F1C">
        <w:rPr>
          <w:rFonts w:ascii="David" w:hAnsi="David" w:cs="David" w:hint="eastAsia"/>
          <w:b/>
          <w:bCs/>
          <w:i/>
          <w:sz w:val="24"/>
          <w:szCs w:val="24"/>
          <w:rtl/>
        </w:rPr>
        <w:t>בדעה</w:t>
      </w:r>
      <w:r w:rsidRPr="00EF4F1C">
        <w:rPr>
          <w:rFonts w:ascii="David" w:hAnsi="David" w:cs="David"/>
          <w:b/>
          <w:bCs/>
          <w:i/>
          <w:sz w:val="24"/>
          <w:szCs w:val="24"/>
          <w:rtl/>
        </w:rPr>
        <w:t xml:space="preserve"> </w:t>
      </w:r>
      <w:r w:rsidRPr="00EF4F1C">
        <w:rPr>
          <w:rFonts w:ascii="David" w:hAnsi="David" w:cs="David" w:hint="eastAsia"/>
          <w:b/>
          <w:bCs/>
          <w:i/>
          <w:sz w:val="24"/>
          <w:szCs w:val="24"/>
          <w:rtl/>
        </w:rPr>
        <w:t>שהשינוי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מחייב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העלאת</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 </w:t>
      </w:r>
      <w:r w:rsidRPr="00EF4F1C">
        <w:rPr>
          <w:rFonts w:ascii="David" w:hAnsi="David" w:cs="David" w:hint="eastAsia"/>
          <w:b/>
          <w:bCs/>
          <w:i/>
          <w:sz w:val="24"/>
          <w:szCs w:val="24"/>
          <w:rtl/>
        </w:rPr>
        <w:t>יודיע</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בהקדם</w:t>
      </w:r>
      <w:r w:rsidRPr="00EF4F1C">
        <w:rPr>
          <w:rFonts w:ascii="David" w:hAnsi="David" w:cs="David"/>
          <w:b/>
          <w:bCs/>
          <w:i/>
          <w:sz w:val="24"/>
          <w:szCs w:val="24"/>
          <w:rtl/>
        </w:rPr>
        <w:t xml:space="preserve"> </w:t>
      </w:r>
      <w:r w:rsidRPr="00EF4F1C">
        <w:rPr>
          <w:rFonts w:ascii="David" w:hAnsi="David" w:cs="David" w:hint="eastAsia"/>
          <w:b/>
          <w:bCs/>
          <w:i/>
          <w:sz w:val="24"/>
          <w:szCs w:val="24"/>
          <w:rtl/>
        </w:rPr>
        <w:t>האפשרי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לבקש</w:t>
      </w:r>
      <w:r w:rsidRPr="00EF4F1C">
        <w:rPr>
          <w:rFonts w:ascii="David" w:hAnsi="David" w:cs="David"/>
          <w:b/>
          <w:bCs/>
          <w:i/>
          <w:sz w:val="24"/>
          <w:szCs w:val="24"/>
          <w:rtl/>
        </w:rPr>
        <w:t xml:space="preserve"> </w:t>
      </w:r>
      <w:r w:rsidRPr="00EF4F1C">
        <w:rPr>
          <w:rFonts w:ascii="David" w:hAnsi="David" w:cs="David" w:hint="eastAsia"/>
          <w:b/>
          <w:bCs/>
          <w:i/>
          <w:sz w:val="24"/>
          <w:szCs w:val="24"/>
          <w:rtl/>
        </w:rPr>
        <w:t>העלאת</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עברו</w:t>
      </w:r>
      <w:r w:rsidRPr="00EF4F1C">
        <w:rPr>
          <w:rFonts w:ascii="David" w:hAnsi="David" w:cs="David"/>
          <w:b/>
          <w:bCs/>
          <w:i/>
          <w:sz w:val="24"/>
          <w:szCs w:val="24"/>
          <w:rtl/>
        </w:rPr>
        <w:t xml:space="preserve"> </w:t>
      </w:r>
      <w:r w:rsidRPr="00EF4F1C">
        <w:rPr>
          <w:rFonts w:ascii="David" w:hAnsi="David" w:cs="David" w:hint="eastAsia"/>
          <w:b/>
          <w:bCs/>
          <w:i/>
          <w:sz w:val="24"/>
          <w:szCs w:val="24"/>
          <w:rtl/>
        </w:rPr>
        <w:t>עשרה</w:t>
      </w:r>
      <w:r w:rsidRPr="00EF4F1C">
        <w:rPr>
          <w:rFonts w:ascii="David" w:hAnsi="David" w:cs="David"/>
          <w:b/>
          <w:bCs/>
          <w:i/>
          <w:sz w:val="24"/>
          <w:szCs w:val="24"/>
          <w:rtl/>
        </w:rPr>
        <w:t xml:space="preserve">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פנה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רואים</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כאילו</w:t>
      </w:r>
      <w:r w:rsidRPr="00EF4F1C">
        <w:rPr>
          <w:rFonts w:ascii="David" w:hAnsi="David" w:cs="David"/>
          <w:b/>
          <w:bCs/>
          <w:i/>
          <w:sz w:val="24"/>
          <w:szCs w:val="24"/>
          <w:rtl/>
        </w:rPr>
        <w:t xml:space="preserve"> </w:t>
      </w:r>
      <w:r w:rsidRPr="00EF4F1C">
        <w:rPr>
          <w:rFonts w:ascii="David" w:hAnsi="David" w:cs="David" w:hint="eastAsia"/>
          <w:b/>
          <w:bCs/>
          <w:i/>
          <w:sz w:val="24"/>
          <w:szCs w:val="24"/>
          <w:rtl/>
        </w:rPr>
        <w:t>הסכים</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שהשינוי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ישפיע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הודיע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בשתיקת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כדי</w:t>
      </w:r>
      <w:r w:rsidRPr="00EF4F1C">
        <w:rPr>
          <w:rFonts w:ascii="David" w:hAnsi="David" w:cs="David"/>
          <w:b/>
          <w:bCs/>
          <w:i/>
          <w:sz w:val="24"/>
          <w:szCs w:val="24"/>
          <w:rtl/>
        </w:rPr>
        <w:t xml:space="preserve"> </w:t>
      </w:r>
      <w:r w:rsidRPr="00EF4F1C">
        <w:rPr>
          <w:rFonts w:ascii="David" w:hAnsi="David" w:cs="David" w:hint="eastAsia"/>
          <w:b/>
          <w:bCs/>
          <w:i/>
          <w:sz w:val="24"/>
          <w:szCs w:val="24"/>
          <w:rtl/>
        </w:rPr>
        <w:t>לחייבו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במאומה</w:t>
      </w:r>
      <w:r w:rsidRPr="00EF4F1C">
        <w:rPr>
          <w:rFonts w:ascii="David" w:hAnsi="David" w:cs="David"/>
          <w:b/>
          <w:bCs/>
          <w:i/>
          <w:sz w:val="24"/>
          <w:szCs w:val="24"/>
          <w:rtl/>
        </w:rPr>
        <w:t>.</w:t>
      </w:r>
    </w:p>
    <w:p w14:paraId="201C4916"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יגדל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יפחת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לערכם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782C8F6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נדרש</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שהחל</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אליהן</w:t>
      </w:r>
      <w:r w:rsidRPr="00EF4F1C">
        <w:rPr>
          <w:rFonts w:ascii="David" w:hAnsi="David" w:cs="David"/>
          <w:b/>
          <w:bCs/>
          <w:i/>
          <w:sz w:val="24"/>
          <w:szCs w:val="24"/>
          <w:rtl/>
        </w:rPr>
        <w:t xml:space="preserve"> </w:t>
      </w:r>
      <w:r w:rsidRPr="00EF4F1C">
        <w:rPr>
          <w:rFonts w:ascii="David" w:hAnsi="David" w:cs="David" w:hint="eastAsia"/>
          <w:b/>
          <w:bCs/>
          <w:i/>
          <w:sz w:val="24"/>
          <w:szCs w:val="24"/>
          <w:rtl/>
        </w:rPr>
        <w:t>מתייחסים</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יחזיר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כנ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שתובא</w:t>
      </w:r>
      <w:r w:rsidRPr="00EF4F1C">
        <w:rPr>
          <w:rFonts w:ascii="David" w:hAnsi="David" w:cs="David"/>
          <w:b/>
          <w:bCs/>
          <w:i/>
          <w:sz w:val="24"/>
          <w:szCs w:val="24"/>
          <w:rtl/>
        </w:rPr>
        <w:t xml:space="preserve"> </w:t>
      </w:r>
      <w:r w:rsidRPr="00EF4F1C">
        <w:rPr>
          <w:rFonts w:ascii="David" w:hAnsi="David" w:cs="David" w:hint="eastAsia"/>
          <w:b/>
          <w:bCs/>
          <w:i/>
          <w:sz w:val="24"/>
          <w:szCs w:val="24"/>
          <w:rtl/>
        </w:rPr>
        <w:t>בחשבון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התועלת</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עשוי</w:t>
      </w:r>
      <w:r w:rsidRPr="00EF4F1C">
        <w:rPr>
          <w:rFonts w:ascii="David" w:hAnsi="David" w:cs="David"/>
          <w:b/>
          <w:bCs/>
          <w:i/>
          <w:sz w:val="24"/>
          <w:szCs w:val="24"/>
          <w:rtl/>
        </w:rPr>
        <w:t xml:space="preserve"> </w:t>
      </w:r>
      <w:r w:rsidRPr="00EF4F1C">
        <w:rPr>
          <w:rFonts w:ascii="David" w:hAnsi="David" w:cs="David" w:hint="eastAsia"/>
          <w:b/>
          <w:bCs/>
          <w:i/>
          <w:sz w:val="24"/>
          <w:szCs w:val="24"/>
          <w:rtl/>
        </w:rPr>
        <w:t>עדיין</w:t>
      </w:r>
      <w:r w:rsidRPr="00EF4F1C">
        <w:rPr>
          <w:rFonts w:ascii="David" w:hAnsi="David" w:cs="David"/>
          <w:b/>
          <w:bCs/>
          <w:i/>
          <w:sz w:val="24"/>
          <w:szCs w:val="24"/>
          <w:rtl/>
        </w:rPr>
        <w:t xml:space="preserve"> </w:t>
      </w:r>
      <w:r w:rsidRPr="00EF4F1C">
        <w:rPr>
          <w:rFonts w:ascii="David" w:hAnsi="David" w:cs="David" w:hint="eastAsia"/>
          <w:b/>
          <w:bCs/>
          <w:i/>
          <w:sz w:val="24"/>
          <w:szCs w:val="24"/>
          <w:rtl/>
        </w:rPr>
        <w:t>להפיק</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הקובע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שיהא</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להחזיר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זו</w:t>
      </w:r>
      <w:r w:rsidRPr="00EF4F1C">
        <w:rPr>
          <w:rFonts w:ascii="David" w:hAnsi="David" w:cs="David"/>
          <w:b/>
          <w:bCs/>
          <w:i/>
          <w:sz w:val="24"/>
          <w:szCs w:val="24"/>
          <w:rtl/>
        </w:rPr>
        <w:t>.</w:t>
      </w:r>
    </w:p>
    <w:p w14:paraId="60866E6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למניעת</w:t>
      </w:r>
      <w:r w:rsidRPr="00EF4F1C">
        <w:rPr>
          <w:rFonts w:ascii="David" w:hAnsi="David" w:cs="David"/>
          <w:b/>
          <w:bCs/>
          <w:i/>
          <w:sz w:val="24"/>
          <w:szCs w:val="24"/>
          <w:rtl/>
        </w:rPr>
        <w:t xml:space="preserve"> </w:t>
      </w:r>
      <w:r w:rsidRPr="00EF4F1C">
        <w:rPr>
          <w:rFonts w:ascii="David" w:hAnsi="David" w:cs="David" w:hint="eastAsia"/>
          <w:b/>
          <w:bCs/>
          <w:i/>
          <w:sz w:val="24"/>
          <w:szCs w:val="24"/>
          <w:rtl/>
        </w:rPr>
        <w:t>ספקות</w:t>
      </w:r>
      <w:r w:rsidRPr="00EF4F1C">
        <w:rPr>
          <w:rFonts w:ascii="David" w:hAnsi="David" w:cs="David"/>
          <w:b/>
          <w:bCs/>
          <w:i/>
          <w:sz w:val="24"/>
          <w:szCs w:val="24"/>
          <w:rtl/>
        </w:rPr>
        <w:t xml:space="preserve"> </w:t>
      </w:r>
      <w:r w:rsidRPr="00EF4F1C">
        <w:rPr>
          <w:rFonts w:ascii="David" w:hAnsi="David" w:cs="David" w:hint="eastAsia"/>
          <w:b/>
          <w:bCs/>
          <w:i/>
          <w:sz w:val="24"/>
          <w:szCs w:val="24"/>
          <w:rtl/>
        </w:rPr>
        <w:t>מוצהר</w:t>
      </w:r>
      <w:r w:rsidRPr="00EF4F1C">
        <w:rPr>
          <w:rFonts w:ascii="David" w:hAnsi="David" w:cs="David"/>
          <w:b/>
          <w:bCs/>
          <w:i/>
          <w:sz w:val="24"/>
          <w:szCs w:val="24"/>
          <w:rtl/>
        </w:rPr>
        <w:t xml:space="preserve"> </w:t>
      </w:r>
      <w:r w:rsidRPr="00EF4F1C">
        <w:rPr>
          <w:rFonts w:ascii="David" w:hAnsi="David" w:cs="David" w:hint="eastAsia"/>
          <w:b/>
          <w:bCs/>
          <w:i/>
          <w:sz w:val="24"/>
          <w:szCs w:val="24"/>
          <w:rtl/>
        </w:rPr>
        <w:t>ומוסכם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דוחה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הקבוע</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ומסירתן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וכי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בכפיפה</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10.12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20458B2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מבוטל</w:t>
      </w:r>
    </w:p>
    <w:p w14:paraId="26F74F8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שינויים</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ותוספות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שיוזמנו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רוכשים</w:t>
      </w:r>
    </w:p>
    <w:p w14:paraId="78B390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הפקת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יבוצעו</w:t>
      </w:r>
      <w:r w:rsidRPr="00EF4F1C">
        <w:rPr>
          <w:rFonts w:ascii="David" w:hAnsi="David" w:cs="David"/>
          <w:b/>
          <w:bCs/>
          <w:sz w:val="24"/>
          <w:szCs w:val="24"/>
          <w:rtl/>
        </w:rPr>
        <w:t xml:space="preserve"> </w:t>
      </w:r>
      <w:r w:rsidRPr="00EF4F1C">
        <w:rPr>
          <w:rFonts w:ascii="David" w:hAnsi="David" w:cs="David" w:hint="cs"/>
          <w:b/>
          <w:bCs/>
          <w:sz w:val="24"/>
          <w:szCs w:val="24"/>
          <w:rtl/>
        </w:rPr>
        <w:t>בתכנת</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אוטוקד</w:t>
      </w:r>
      <w:r w:rsidRPr="00EF4F1C">
        <w:rPr>
          <w:rFonts w:ascii="David" w:hAnsi="David" w:cs="David"/>
          <w:b/>
          <w:bCs/>
          <w:sz w:val="24"/>
          <w:szCs w:val="24"/>
          <w:rtl/>
        </w:rPr>
        <w:t xml:space="preserve"> (</w:t>
      </w:r>
      <w:r w:rsidRPr="00EF4F1C">
        <w:rPr>
          <w:rFonts w:ascii="David" w:hAnsi="David" w:cs="David"/>
          <w:b/>
          <w:bCs/>
          <w:sz w:val="24"/>
          <w:szCs w:val="24"/>
        </w:rPr>
        <w:t>AUTOCAD</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יקבל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קבצי</w:t>
      </w:r>
      <w:r w:rsidRPr="00EF4F1C">
        <w:rPr>
          <w:rFonts w:ascii="David" w:hAnsi="David" w:cs="David"/>
          <w:b/>
          <w:bCs/>
          <w:sz w:val="24"/>
          <w:szCs w:val="24"/>
          <w:rtl/>
        </w:rPr>
        <w:t xml:space="preserve"> </w:t>
      </w:r>
      <w:r w:rsidRPr="00EF4F1C">
        <w:rPr>
          <w:rFonts w:ascii="David" w:hAnsi="David" w:cs="David" w:hint="cs"/>
          <w:b/>
          <w:bCs/>
          <w:sz w:val="24"/>
          <w:szCs w:val="24"/>
          <w:rtl/>
        </w:rPr>
        <w:t>התכניות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מאת</w:t>
      </w:r>
      <w:r w:rsidRPr="00EF4F1C">
        <w:rPr>
          <w:rFonts w:ascii="David" w:hAnsi="David" w:cs="David"/>
          <w:b/>
          <w:bCs/>
          <w:sz w:val="24"/>
          <w:szCs w:val="24"/>
          <w:rtl/>
        </w:rPr>
        <w:t xml:space="preserve"> </w:t>
      </w:r>
      <w:r w:rsidRPr="00EF4F1C">
        <w:rPr>
          <w:rFonts w:ascii="David" w:hAnsi="David" w:cs="David" w:hint="cs"/>
          <w:b/>
          <w:bCs/>
          <w:sz w:val="24"/>
          <w:szCs w:val="24"/>
          <w:rtl/>
        </w:rPr>
        <w:t>מתכנני</w:t>
      </w:r>
      <w:r w:rsidRPr="00EF4F1C">
        <w:rPr>
          <w:rFonts w:ascii="David" w:hAnsi="David" w:cs="David"/>
          <w:b/>
          <w:bCs/>
          <w:sz w:val="24"/>
          <w:szCs w:val="24"/>
          <w:rtl/>
        </w:rPr>
        <w:t xml:space="preserve"> </w:t>
      </w:r>
      <w:r w:rsidRPr="00EF4F1C">
        <w:rPr>
          <w:rFonts w:ascii="David" w:hAnsi="David" w:cs="David" w:hint="cs"/>
          <w:b/>
          <w:bCs/>
          <w:sz w:val="24"/>
          <w:szCs w:val="24"/>
          <w:rtl/>
        </w:rPr>
        <w:t>ויועצי</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אדריכל</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 xml:space="preserve">) </w:t>
      </w:r>
      <w:r w:rsidRPr="00EF4F1C">
        <w:rPr>
          <w:rFonts w:ascii="David" w:hAnsi="David" w:cs="David" w:hint="cs"/>
          <w:b/>
          <w:bCs/>
          <w:sz w:val="24"/>
          <w:szCs w:val="24"/>
          <w:rtl/>
        </w:rPr>
        <w:t>בפורמט</w:t>
      </w:r>
      <w:r w:rsidRPr="00EF4F1C">
        <w:rPr>
          <w:rFonts w:ascii="David" w:hAnsi="David" w:cs="David"/>
          <w:b/>
          <w:bCs/>
          <w:sz w:val="24"/>
          <w:szCs w:val="24"/>
          <w:rtl/>
        </w:rPr>
        <w:t xml:space="preserve"> </w:t>
      </w:r>
      <w:r w:rsidRPr="00EF4F1C">
        <w:rPr>
          <w:rFonts w:ascii="David" w:hAnsi="David" w:cs="David" w:hint="cs"/>
          <w:b/>
          <w:bCs/>
          <w:sz w:val="24"/>
          <w:szCs w:val="24"/>
          <w:rtl/>
        </w:rPr>
        <w:t>אוטוקאד</w:t>
      </w:r>
      <w:r w:rsidRPr="00EF4F1C">
        <w:rPr>
          <w:rFonts w:ascii="David" w:hAnsi="David" w:cs="David"/>
          <w:b/>
          <w:bCs/>
          <w:sz w:val="24"/>
          <w:szCs w:val="24"/>
          <w:rtl/>
        </w:rPr>
        <w:t xml:space="preserve"> (</w:t>
      </w:r>
      <w:r w:rsidRPr="00EF4F1C">
        <w:rPr>
          <w:rFonts w:ascii="David" w:hAnsi="David" w:cs="David"/>
          <w:b/>
          <w:bCs/>
          <w:sz w:val="24"/>
          <w:szCs w:val="24"/>
        </w:rPr>
        <w:t>DWG</w:t>
      </w:r>
      <w:r w:rsidRPr="00EF4F1C">
        <w:rPr>
          <w:rFonts w:ascii="David" w:hAnsi="David" w:cs="David"/>
          <w:b/>
          <w:bCs/>
          <w:sz w:val="24"/>
          <w:szCs w:val="24"/>
          <w:rtl/>
        </w:rPr>
        <w:t xml:space="preserve">) </w:t>
      </w:r>
      <w:r w:rsidRPr="00EF4F1C">
        <w:rPr>
          <w:rFonts w:ascii="David" w:hAnsi="David" w:cs="David" w:hint="cs"/>
          <w:b/>
          <w:bCs/>
          <w:sz w:val="24"/>
          <w:szCs w:val="24"/>
          <w:rtl/>
        </w:rPr>
        <w:t>ויכין</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אדריכליות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w:t>
      </w:r>
      <w:r w:rsidRPr="00EF4F1C">
        <w:rPr>
          <w:rFonts w:ascii="David" w:hAnsi="David" w:cs="David" w:hint="cs"/>
          <w:b/>
          <w:bCs/>
          <w:sz w:val="24"/>
          <w:szCs w:val="24"/>
          <w:rtl/>
        </w:rPr>
        <w:t>אוורור</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בנפרד</w:t>
      </w:r>
      <w:r w:rsidRPr="00EF4F1C">
        <w:rPr>
          <w:rFonts w:ascii="David" w:hAnsi="David" w:cs="David"/>
          <w:b/>
          <w:bCs/>
          <w:sz w:val="24"/>
          <w:szCs w:val="24"/>
          <w:rtl/>
        </w:rPr>
        <w:t xml:space="preserve"> </w:t>
      </w:r>
      <w:r w:rsidRPr="00EF4F1C">
        <w:rPr>
          <w:rFonts w:ascii="David" w:hAnsi="David" w:cs="David" w:hint="cs"/>
          <w:b/>
          <w:bCs/>
          <w:sz w:val="24"/>
          <w:szCs w:val="24"/>
          <w:rtl/>
        </w:rPr>
        <w:t>קנ</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1:50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בתוכניות</w:t>
      </w:r>
      <w:r w:rsidRPr="00EF4F1C">
        <w:rPr>
          <w:rFonts w:ascii="David" w:hAnsi="David" w:cs="David"/>
          <w:b/>
          <w:bCs/>
          <w:sz w:val="24"/>
          <w:szCs w:val="24"/>
          <w:rtl/>
        </w:rPr>
        <w:t xml:space="preserve"> </w:t>
      </w:r>
      <w:r w:rsidRPr="00EF4F1C">
        <w:rPr>
          <w:rFonts w:ascii="David" w:hAnsi="David" w:cs="David" w:hint="cs"/>
          <w:b/>
          <w:bCs/>
          <w:sz w:val="24"/>
          <w:szCs w:val="24"/>
          <w:rtl/>
        </w:rPr>
        <w:t>אלה</w:t>
      </w:r>
      <w:r w:rsidRPr="00EF4F1C">
        <w:rPr>
          <w:rFonts w:ascii="David" w:hAnsi="David" w:cs="David"/>
          <w:b/>
          <w:bCs/>
          <w:sz w:val="24"/>
          <w:szCs w:val="24"/>
          <w:rtl/>
        </w:rPr>
        <w:t xml:space="preserve"> </w:t>
      </w:r>
      <w:r w:rsidRPr="00EF4F1C">
        <w:rPr>
          <w:rFonts w:ascii="David" w:hAnsi="David" w:cs="David" w:hint="cs"/>
          <w:b/>
          <w:bCs/>
          <w:sz w:val="24"/>
          <w:szCs w:val="24"/>
          <w:rtl/>
        </w:rPr>
        <w:t>יופיעו</w:t>
      </w:r>
      <w:r w:rsidRPr="00EF4F1C">
        <w:rPr>
          <w:rFonts w:ascii="David" w:hAnsi="David" w:cs="David"/>
          <w:b/>
          <w:bCs/>
          <w:sz w:val="24"/>
          <w:szCs w:val="24"/>
          <w:rtl/>
        </w:rPr>
        <w:t xml:space="preserve"> </w:t>
      </w:r>
      <w:r w:rsidRPr="00EF4F1C">
        <w:rPr>
          <w:rFonts w:ascii="David" w:hAnsi="David" w:cs="David" w:hint="cs"/>
          <w:b/>
          <w:bCs/>
          <w:sz w:val="24"/>
          <w:szCs w:val="24"/>
          <w:rtl/>
        </w:rPr>
        <w:t>רק</w:t>
      </w:r>
      <w:r w:rsidRPr="00EF4F1C">
        <w:rPr>
          <w:rFonts w:ascii="David" w:hAnsi="David" w:cs="David"/>
          <w:b/>
          <w:bCs/>
          <w:sz w:val="24"/>
          <w:szCs w:val="24"/>
          <w:rtl/>
        </w:rPr>
        <w:t xml:space="preserve"> </w:t>
      </w:r>
      <w:r w:rsidRPr="00EF4F1C">
        <w:rPr>
          <w:rFonts w:ascii="David" w:hAnsi="David" w:cs="David" w:hint="cs"/>
          <w:b/>
          <w:bCs/>
          <w:sz w:val="24"/>
          <w:szCs w:val="24"/>
          <w:rtl/>
        </w:rPr>
        <w:t>חלק</w:t>
      </w:r>
      <w:r w:rsidRPr="00EF4F1C">
        <w:rPr>
          <w:rFonts w:ascii="David" w:hAnsi="David" w:cs="David"/>
          <w:b/>
          <w:bCs/>
          <w:sz w:val="24"/>
          <w:szCs w:val="24"/>
          <w:rtl/>
        </w:rPr>
        <w:t xml:space="preserve"> </w:t>
      </w:r>
      <w:r w:rsidRPr="00EF4F1C">
        <w:rPr>
          <w:rFonts w:ascii="David" w:hAnsi="David" w:cs="David" w:hint="cs"/>
          <w:b/>
          <w:bCs/>
          <w:sz w:val="24"/>
          <w:szCs w:val="24"/>
          <w:rtl/>
        </w:rPr>
        <w:t>מפרטי</w:t>
      </w:r>
      <w:r w:rsidRPr="00EF4F1C">
        <w:rPr>
          <w:rFonts w:ascii="David" w:hAnsi="David" w:cs="David"/>
          <w:b/>
          <w:bCs/>
          <w:sz w:val="24"/>
          <w:szCs w:val="24"/>
          <w:rtl/>
        </w:rPr>
        <w:t xml:space="preserve"> </w:t>
      </w:r>
      <w:r w:rsidRPr="00EF4F1C">
        <w:rPr>
          <w:rFonts w:ascii="David" w:hAnsi="David" w:cs="David" w:hint="cs"/>
          <w:b/>
          <w:bCs/>
          <w:sz w:val="24"/>
          <w:szCs w:val="24"/>
          <w:rtl/>
        </w:rPr>
        <w:t>התכניות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להנחיות</w:t>
      </w:r>
      <w:r w:rsidRPr="00EF4F1C">
        <w:rPr>
          <w:rFonts w:ascii="David" w:hAnsi="David" w:cs="David"/>
          <w:b/>
          <w:bCs/>
          <w:sz w:val="24"/>
          <w:szCs w:val="24"/>
          <w:rtl/>
        </w:rPr>
        <w:t xml:space="preserve"> </w:t>
      </w:r>
      <w:r w:rsidRPr="00EF4F1C">
        <w:rPr>
          <w:rFonts w:ascii="David" w:hAnsi="David" w:cs="David" w:hint="cs"/>
          <w:b/>
          <w:bCs/>
          <w:sz w:val="24"/>
          <w:szCs w:val="24"/>
          <w:rtl/>
        </w:rPr>
        <w:t>שיינתנו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כמו</w:t>
      </w:r>
      <w:r w:rsidRPr="00EF4F1C">
        <w:rPr>
          <w:rFonts w:ascii="David" w:hAnsi="David" w:cs="David"/>
          <w:b/>
          <w:bCs/>
          <w:sz w:val="24"/>
          <w:szCs w:val="24"/>
          <w:rtl/>
        </w:rPr>
        <w:t xml:space="preserve"> </w:t>
      </w:r>
      <w:r w:rsidRPr="00EF4F1C">
        <w:rPr>
          <w:rFonts w:ascii="David" w:hAnsi="David" w:cs="David" w:hint="cs"/>
          <w:b/>
          <w:bCs/>
          <w:sz w:val="24"/>
          <w:szCs w:val="24"/>
          <w:rtl/>
        </w:rPr>
        <w:t>כן</w:t>
      </w:r>
      <w:r w:rsidRPr="00EF4F1C">
        <w:rPr>
          <w:rFonts w:ascii="David" w:hAnsi="David" w:cs="David"/>
          <w:b/>
          <w:bCs/>
          <w:sz w:val="24"/>
          <w:szCs w:val="24"/>
          <w:rtl/>
        </w:rPr>
        <w:t xml:space="preserve"> </w:t>
      </w:r>
      <w:r w:rsidRPr="00EF4F1C">
        <w:rPr>
          <w:rFonts w:ascii="David" w:hAnsi="David" w:cs="David" w:hint="cs"/>
          <w:b/>
          <w:bCs/>
          <w:sz w:val="24"/>
          <w:szCs w:val="24"/>
          <w:rtl/>
        </w:rPr>
        <w:t>יכין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ופריסות</w:t>
      </w:r>
      <w:r w:rsidRPr="00EF4F1C">
        <w:rPr>
          <w:rFonts w:ascii="David" w:hAnsi="David" w:cs="David"/>
          <w:b/>
          <w:bCs/>
          <w:sz w:val="24"/>
          <w:szCs w:val="24"/>
          <w:rtl/>
        </w:rPr>
        <w:t xml:space="preserve"> </w:t>
      </w:r>
      <w:r w:rsidRPr="00EF4F1C">
        <w:rPr>
          <w:rFonts w:ascii="David" w:hAnsi="David" w:cs="David" w:hint="cs"/>
          <w:b/>
          <w:bCs/>
          <w:sz w:val="24"/>
          <w:szCs w:val="24"/>
          <w:rtl/>
        </w:rPr>
        <w:t>בקנ</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1:25 </w:t>
      </w:r>
      <w:r w:rsidRPr="00EF4F1C">
        <w:rPr>
          <w:rFonts w:ascii="David" w:hAnsi="David" w:cs="David" w:hint="cs"/>
          <w:b/>
          <w:bCs/>
          <w:sz w:val="24"/>
          <w:szCs w:val="24"/>
          <w:rtl/>
        </w:rPr>
        <w:t>למטבחים</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ישלח</w:t>
      </w:r>
      <w:r w:rsidRPr="00EF4F1C">
        <w:rPr>
          <w:rFonts w:ascii="David" w:hAnsi="David" w:cs="David"/>
          <w:b/>
          <w:bCs/>
          <w:sz w:val="24"/>
          <w:szCs w:val="24"/>
          <w:rtl/>
        </w:rPr>
        <w:t xml:space="preserve"> </w:t>
      </w:r>
      <w:r w:rsidRPr="00EF4F1C">
        <w:rPr>
          <w:rFonts w:ascii="David" w:hAnsi="David" w:cs="David" w:hint="cs"/>
          <w:b/>
          <w:bCs/>
          <w:sz w:val="24"/>
          <w:szCs w:val="24"/>
          <w:rtl/>
        </w:rPr>
        <w:t>לרוכשי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תיק</w:t>
      </w:r>
      <w:r w:rsidRPr="00EF4F1C">
        <w:rPr>
          <w:rFonts w:ascii="David" w:hAnsi="David" w:cs="David"/>
          <w:b/>
          <w:bCs/>
          <w:sz w:val="24"/>
          <w:szCs w:val="24"/>
          <w:rtl/>
        </w:rPr>
        <w:t xml:space="preserve"> </w:t>
      </w:r>
      <w:r w:rsidRPr="00EF4F1C">
        <w:rPr>
          <w:rFonts w:ascii="David" w:hAnsi="David" w:cs="David" w:hint="cs"/>
          <w:b/>
          <w:bCs/>
          <w:sz w:val="24"/>
          <w:szCs w:val="24"/>
          <w:rtl/>
        </w:rPr>
        <w:t>דייר</w:t>
      </w:r>
      <w:r w:rsidRPr="00EF4F1C">
        <w:rPr>
          <w:rFonts w:ascii="David" w:hAnsi="David" w:cs="David"/>
          <w:b/>
          <w:bCs/>
          <w:sz w:val="24"/>
          <w:szCs w:val="24"/>
          <w:rtl/>
        </w:rPr>
        <w:t xml:space="preserve">" </w:t>
      </w:r>
      <w:r w:rsidRPr="00EF4F1C">
        <w:rPr>
          <w:rFonts w:ascii="David" w:hAnsi="David" w:cs="David" w:hint="cs"/>
          <w:b/>
          <w:bCs/>
          <w:sz w:val="24"/>
          <w:szCs w:val="24"/>
          <w:rtl/>
        </w:rPr>
        <w:t>שיכלול</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מתוכניות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טבלה</w:t>
      </w:r>
      <w:r w:rsidRPr="00EF4F1C">
        <w:rPr>
          <w:rFonts w:ascii="David" w:hAnsi="David" w:cs="David"/>
          <w:b/>
          <w:bCs/>
          <w:sz w:val="24"/>
          <w:szCs w:val="24"/>
          <w:rtl/>
        </w:rPr>
        <w:t xml:space="preserve"> </w:t>
      </w:r>
      <w:r w:rsidRPr="00EF4F1C">
        <w:rPr>
          <w:rFonts w:ascii="David" w:hAnsi="David" w:cs="David" w:hint="cs"/>
          <w:b/>
          <w:bCs/>
          <w:sz w:val="24"/>
          <w:szCs w:val="24"/>
          <w:rtl/>
        </w:rPr>
        <w:t>המפרטת</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רשימת</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EF4F1C">
        <w:rPr>
          <w:rFonts w:ascii="David" w:hAnsi="David" w:cs="David" w:hint="cs"/>
          <w:b/>
          <w:bCs/>
          <w:sz w:val="24"/>
          <w:szCs w:val="24"/>
          <w:rtl/>
        </w:rPr>
        <w:t>אפשרויות</w:t>
      </w:r>
      <w:r w:rsidRPr="00EF4F1C">
        <w:rPr>
          <w:rFonts w:ascii="David" w:hAnsi="David" w:cs="David"/>
          <w:b/>
          <w:bCs/>
          <w:sz w:val="24"/>
          <w:szCs w:val="24"/>
          <w:rtl/>
        </w:rPr>
        <w:t xml:space="preserve"> </w:t>
      </w:r>
      <w:r w:rsidRPr="00EF4F1C">
        <w:rPr>
          <w:rFonts w:ascii="David" w:hAnsi="David" w:cs="David" w:hint="cs"/>
          <w:b/>
          <w:bCs/>
          <w:sz w:val="24"/>
          <w:szCs w:val="24"/>
          <w:rtl/>
        </w:rPr>
        <w:t>הבחירה</w:t>
      </w:r>
      <w:r w:rsidRPr="00EF4F1C">
        <w:rPr>
          <w:rFonts w:ascii="David" w:hAnsi="David" w:cs="David"/>
          <w:b/>
          <w:bCs/>
          <w:sz w:val="24"/>
          <w:szCs w:val="24"/>
          <w:rtl/>
        </w:rPr>
        <w:t xml:space="preserve"> (כולל קטלוגים)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הריצופים</w:t>
      </w:r>
      <w:r w:rsidRPr="00EF4F1C">
        <w:rPr>
          <w:rFonts w:ascii="David" w:hAnsi="David" w:cs="David"/>
          <w:b/>
          <w:bCs/>
          <w:sz w:val="24"/>
          <w:szCs w:val="24"/>
          <w:rtl/>
        </w:rPr>
        <w:t xml:space="preserve">, </w:t>
      </w:r>
      <w:r w:rsidRPr="00EF4F1C">
        <w:rPr>
          <w:rFonts w:ascii="David" w:hAnsi="David" w:cs="David" w:hint="cs"/>
          <w:b/>
          <w:bCs/>
          <w:sz w:val="24"/>
          <w:szCs w:val="24"/>
          <w:rtl/>
        </w:rPr>
        <w:t>החיפויים</w:t>
      </w:r>
      <w:r w:rsidRPr="00EF4F1C">
        <w:rPr>
          <w:rFonts w:ascii="David" w:hAnsi="David" w:cs="David"/>
          <w:b/>
          <w:bCs/>
          <w:sz w:val="24"/>
          <w:szCs w:val="24"/>
          <w:rtl/>
        </w:rPr>
        <w:t xml:space="preserve">, </w:t>
      </w:r>
      <w:r w:rsidRPr="00EF4F1C">
        <w:rPr>
          <w:rFonts w:ascii="David" w:hAnsi="David" w:cs="David" w:hint="cs"/>
          <w:b/>
          <w:bCs/>
          <w:sz w:val="24"/>
          <w:szCs w:val="24"/>
          <w:rtl/>
        </w:rPr>
        <w:t>הכלים</w:t>
      </w:r>
      <w:r w:rsidRPr="00EF4F1C">
        <w:rPr>
          <w:rFonts w:ascii="David" w:hAnsi="David" w:cs="David"/>
          <w:b/>
          <w:bCs/>
          <w:sz w:val="24"/>
          <w:szCs w:val="24"/>
          <w:rtl/>
        </w:rPr>
        <w:t xml:space="preserve"> </w:t>
      </w:r>
      <w:r w:rsidRPr="00EF4F1C">
        <w:rPr>
          <w:rFonts w:ascii="David" w:hAnsi="David" w:cs="David" w:hint="cs"/>
          <w:b/>
          <w:bCs/>
          <w:sz w:val="24"/>
          <w:szCs w:val="24"/>
          <w:rtl/>
        </w:rPr>
        <w:t>הסניטאריים</w:t>
      </w:r>
      <w:r w:rsidRPr="00EF4F1C">
        <w:rPr>
          <w:rFonts w:ascii="David" w:hAnsi="David" w:cs="David"/>
          <w:b/>
          <w:bCs/>
          <w:sz w:val="24"/>
          <w:szCs w:val="24"/>
          <w:rtl/>
        </w:rPr>
        <w:t xml:space="preserve">, </w:t>
      </w:r>
      <w:r w:rsidRPr="00EF4F1C">
        <w:rPr>
          <w:rFonts w:ascii="David" w:hAnsi="David" w:cs="David" w:hint="cs"/>
          <w:b/>
          <w:bCs/>
          <w:sz w:val="24"/>
          <w:szCs w:val="24"/>
          <w:rtl/>
        </w:rPr>
        <w:t>הברזים</w:t>
      </w:r>
      <w:r w:rsidRPr="00EF4F1C">
        <w:rPr>
          <w:rFonts w:ascii="David" w:hAnsi="David" w:cs="David"/>
          <w:b/>
          <w:bCs/>
          <w:sz w:val="24"/>
          <w:szCs w:val="24"/>
          <w:rtl/>
        </w:rPr>
        <w:t xml:space="preserve">, </w:t>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המטבח</w:t>
      </w:r>
      <w:r w:rsidRPr="00EF4F1C">
        <w:rPr>
          <w:rFonts w:ascii="David" w:hAnsi="David" w:cs="David"/>
          <w:b/>
          <w:bCs/>
          <w:sz w:val="24"/>
          <w:szCs w:val="24"/>
          <w:rtl/>
        </w:rPr>
        <w:t xml:space="preserve">, </w:t>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האמבטיה</w:t>
      </w:r>
      <w:r w:rsidRPr="00EF4F1C">
        <w:rPr>
          <w:rFonts w:ascii="David" w:hAnsi="David" w:cs="David"/>
          <w:b/>
          <w:bCs/>
          <w:sz w:val="24"/>
          <w:szCs w:val="24"/>
          <w:rtl/>
        </w:rPr>
        <w:t>/</w:t>
      </w:r>
      <w:r w:rsidRPr="00EF4F1C">
        <w:rPr>
          <w:rFonts w:ascii="David" w:hAnsi="David" w:cs="David" w:hint="cs"/>
          <w:b/>
          <w:bCs/>
          <w:sz w:val="24"/>
          <w:szCs w:val="24"/>
          <w:rtl/>
        </w:rPr>
        <w:t>חדרי</w:t>
      </w:r>
      <w:r w:rsidRPr="00EF4F1C">
        <w:rPr>
          <w:rFonts w:ascii="David" w:hAnsi="David" w:cs="David"/>
          <w:b/>
          <w:bCs/>
          <w:sz w:val="24"/>
          <w:szCs w:val="24"/>
          <w:rtl/>
        </w:rPr>
        <w:t xml:space="preserve"> </w:t>
      </w:r>
      <w:r w:rsidRPr="00EF4F1C">
        <w:rPr>
          <w:rFonts w:ascii="David" w:hAnsi="David" w:cs="David" w:hint="cs"/>
          <w:b/>
          <w:bCs/>
          <w:sz w:val="24"/>
          <w:szCs w:val="24"/>
          <w:rtl/>
        </w:rPr>
        <w:t>הרחצה</w:t>
      </w:r>
      <w:r w:rsidRPr="00EF4F1C">
        <w:rPr>
          <w:rFonts w:ascii="David" w:hAnsi="David" w:cs="David"/>
          <w:b/>
          <w:bCs/>
          <w:sz w:val="24"/>
          <w:szCs w:val="24"/>
          <w:rtl/>
        </w:rPr>
        <w:t xml:space="preserve">, </w:t>
      </w:r>
      <w:r w:rsidRPr="00EF4F1C">
        <w:rPr>
          <w:rFonts w:ascii="David" w:hAnsi="David" w:cs="David" w:hint="cs"/>
          <w:b/>
          <w:bCs/>
          <w:sz w:val="24"/>
          <w:szCs w:val="24"/>
          <w:rtl/>
        </w:rPr>
        <w:t>המטחים</w:t>
      </w:r>
      <w:r w:rsidRPr="00EF4F1C">
        <w:rPr>
          <w:rFonts w:ascii="David" w:hAnsi="David" w:cs="David"/>
          <w:b/>
          <w:bCs/>
          <w:sz w:val="24"/>
          <w:szCs w:val="24"/>
          <w:rtl/>
        </w:rPr>
        <w:t xml:space="preserve"> </w:t>
      </w:r>
      <w:r w:rsidRPr="00EF4F1C">
        <w:rPr>
          <w:rFonts w:ascii="David" w:hAnsi="David" w:cs="David" w:hint="cs"/>
          <w:b/>
          <w:bCs/>
          <w:sz w:val="24"/>
          <w:szCs w:val="24"/>
          <w:rtl/>
        </w:rPr>
        <w:t>במטבח</w:t>
      </w:r>
      <w:r w:rsidRPr="00EF4F1C">
        <w:rPr>
          <w:rFonts w:ascii="David" w:hAnsi="David" w:cs="David"/>
          <w:b/>
          <w:bCs/>
          <w:sz w:val="24"/>
          <w:szCs w:val="24"/>
          <w:rtl/>
        </w:rPr>
        <w:t xml:space="preserve"> </w:t>
      </w:r>
      <w:r w:rsidRPr="00EF4F1C">
        <w:rPr>
          <w:rFonts w:ascii="David" w:hAnsi="David" w:cs="David" w:hint="cs"/>
          <w:b/>
          <w:bCs/>
          <w:sz w:val="24"/>
          <w:szCs w:val="24"/>
          <w:rtl/>
        </w:rPr>
        <w:t>ובחדרי</w:t>
      </w:r>
      <w:r w:rsidRPr="00EF4F1C">
        <w:rPr>
          <w:rFonts w:ascii="David" w:hAnsi="David" w:cs="David"/>
          <w:b/>
          <w:bCs/>
          <w:sz w:val="24"/>
          <w:szCs w:val="24"/>
          <w:rtl/>
        </w:rPr>
        <w:t xml:space="preserve"> </w:t>
      </w:r>
      <w:r w:rsidRPr="00EF4F1C">
        <w:rPr>
          <w:rFonts w:ascii="David" w:hAnsi="David" w:cs="David" w:hint="cs"/>
          <w:b/>
          <w:bCs/>
          <w:sz w:val="24"/>
          <w:szCs w:val="24"/>
          <w:rtl/>
        </w:rPr>
        <w:t>האמבטיה</w:t>
      </w:r>
      <w:r w:rsidRPr="00EF4F1C">
        <w:rPr>
          <w:rFonts w:ascii="David" w:hAnsi="David" w:cs="David"/>
          <w:b/>
          <w:bCs/>
          <w:sz w:val="24"/>
          <w:szCs w:val="24"/>
          <w:rtl/>
        </w:rPr>
        <w:t>/</w:t>
      </w:r>
      <w:r w:rsidRPr="00EF4F1C">
        <w:rPr>
          <w:rFonts w:ascii="David" w:hAnsi="David" w:cs="David" w:hint="cs"/>
          <w:b/>
          <w:bCs/>
          <w:sz w:val="24"/>
          <w:szCs w:val="24"/>
          <w:rtl/>
        </w:rPr>
        <w:t>רחצה</w:t>
      </w:r>
      <w:r w:rsidRPr="00EF4F1C">
        <w:rPr>
          <w:rFonts w:ascii="David" w:hAnsi="David" w:cs="David"/>
          <w:b/>
          <w:bCs/>
          <w:sz w:val="24"/>
          <w:szCs w:val="24"/>
          <w:rtl/>
        </w:rPr>
        <w:t xml:space="preserve">, </w:t>
      </w:r>
      <w:r w:rsidRPr="00EF4F1C">
        <w:rPr>
          <w:rFonts w:ascii="David" w:hAnsi="David" w:cs="David" w:hint="cs"/>
          <w:b/>
          <w:bCs/>
          <w:sz w:val="24"/>
          <w:szCs w:val="24"/>
          <w:rtl/>
        </w:rPr>
        <w:t>רחצה</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הכניסה</w:t>
      </w:r>
      <w:r w:rsidRPr="00EF4F1C">
        <w:rPr>
          <w:rFonts w:ascii="David" w:hAnsi="David" w:cs="David"/>
          <w:b/>
          <w:bCs/>
          <w:sz w:val="24"/>
          <w:szCs w:val="24"/>
          <w:rtl/>
        </w:rPr>
        <w:t xml:space="preserve">, </w:t>
      </w:r>
      <w:r w:rsidRPr="00EF4F1C">
        <w:rPr>
          <w:rFonts w:ascii="David" w:hAnsi="David" w:cs="David" w:hint="cs"/>
          <w:b/>
          <w:bCs/>
          <w:sz w:val="24"/>
          <w:szCs w:val="24"/>
          <w:rtl/>
        </w:rPr>
        <w:t>כמויות</w:t>
      </w:r>
      <w:r w:rsidRPr="00EF4F1C">
        <w:rPr>
          <w:rFonts w:ascii="David" w:hAnsi="David" w:cs="David"/>
          <w:b/>
          <w:bCs/>
          <w:sz w:val="24"/>
          <w:szCs w:val="24"/>
          <w:rtl/>
        </w:rPr>
        <w:t xml:space="preserve"> </w:t>
      </w:r>
      <w:r w:rsidRPr="00EF4F1C">
        <w:rPr>
          <w:rFonts w:ascii="David" w:hAnsi="David" w:cs="David" w:hint="cs"/>
          <w:b/>
          <w:bCs/>
          <w:sz w:val="24"/>
          <w:szCs w:val="24"/>
          <w:rtl/>
        </w:rPr>
        <w:t>הפריטים</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ותוספות</w:t>
      </w:r>
      <w:r w:rsidRPr="00EF4F1C">
        <w:rPr>
          <w:rFonts w:ascii="David" w:hAnsi="David" w:cs="David"/>
          <w:b/>
          <w:bCs/>
          <w:sz w:val="24"/>
          <w:szCs w:val="24"/>
          <w:rtl/>
        </w:rPr>
        <w:t xml:space="preserve">, </w:t>
      </w:r>
      <w:r w:rsidRPr="00EF4F1C">
        <w:rPr>
          <w:rFonts w:ascii="David" w:hAnsi="David" w:cs="David" w:hint="cs"/>
          <w:b/>
          <w:bCs/>
          <w:sz w:val="24"/>
          <w:szCs w:val="24"/>
          <w:rtl/>
        </w:rPr>
        <w:t>סך</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אצל</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יזמין</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חלופי</w:t>
      </w:r>
      <w:r w:rsidRPr="00EF4F1C">
        <w:rPr>
          <w:rFonts w:ascii="David" w:hAnsi="David" w:cs="David"/>
          <w:b/>
          <w:bCs/>
          <w:sz w:val="24"/>
          <w:szCs w:val="24"/>
          <w:rtl/>
        </w:rPr>
        <w:t xml:space="preserve"> </w:t>
      </w:r>
      <w:r w:rsidRPr="00EF4F1C">
        <w:rPr>
          <w:rFonts w:ascii="David" w:hAnsi="David" w:cs="David" w:hint="cs"/>
          <w:b/>
          <w:bCs/>
          <w:sz w:val="24"/>
          <w:szCs w:val="24"/>
          <w:rtl/>
        </w:rPr>
        <w:t>אצל</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למחיר</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שנקבע</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הממונה</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ובחברה</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יזמין</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חלופי</w:t>
      </w:r>
      <w:r w:rsidRPr="00EF4F1C">
        <w:rPr>
          <w:rFonts w:ascii="David" w:hAnsi="David" w:cs="David"/>
          <w:b/>
          <w:bCs/>
          <w:sz w:val="24"/>
          <w:szCs w:val="24"/>
          <w:rtl/>
        </w:rPr>
        <w:t xml:space="preserve"> </w:t>
      </w:r>
      <w:r w:rsidRPr="00EF4F1C">
        <w:rPr>
          <w:rFonts w:ascii="David" w:hAnsi="David" w:cs="David" w:hint="cs"/>
          <w:b/>
          <w:bCs/>
          <w:sz w:val="24"/>
          <w:szCs w:val="24"/>
          <w:rtl/>
        </w:rPr>
        <w:t>ואז</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יהיו</w:t>
      </w:r>
      <w:r w:rsidRPr="00EF4F1C">
        <w:rPr>
          <w:rFonts w:ascii="David" w:hAnsi="David" w:cs="David"/>
          <w:b/>
          <w:bCs/>
          <w:sz w:val="24"/>
          <w:szCs w:val="24"/>
          <w:rtl/>
        </w:rPr>
        <w:t xml:space="preserve"> </w:t>
      </w:r>
      <w:r w:rsidRPr="00EF4F1C">
        <w:rPr>
          <w:rFonts w:ascii="David" w:hAnsi="David" w:cs="David" w:hint="cs"/>
          <w:b/>
          <w:bCs/>
          <w:sz w:val="24"/>
          <w:szCs w:val="24"/>
          <w:rtl/>
        </w:rPr>
        <w:t>קטנים</w:t>
      </w:r>
      <w:r w:rsidRPr="00EF4F1C">
        <w:rPr>
          <w:rFonts w:ascii="David" w:hAnsi="David" w:cs="David"/>
          <w:b/>
          <w:bCs/>
          <w:sz w:val="24"/>
          <w:szCs w:val="24"/>
          <w:rtl/>
        </w:rPr>
        <w:t xml:space="preserve"> </w:t>
      </w:r>
      <w:r w:rsidRPr="00EF4F1C">
        <w:rPr>
          <w:rFonts w:ascii="David" w:hAnsi="David" w:cs="David" w:hint="cs"/>
          <w:b/>
          <w:bCs/>
          <w:sz w:val="24"/>
          <w:szCs w:val="24"/>
          <w:rtl/>
        </w:rPr>
        <w:t>ממחירי</w:t>
      </w:r>
      <w:r w:rsidRPr="00EF4F1C">
        <w:rPr>
          <w:rFonts w:ascii="David" w:hAnsi="David" w:cs="David"/>
          <w:b/>
          <w:bCs/>
          <w:sz w:val="24"/>
          <w:szCs w:val="24"/>
          <w:rtl/>
        </w:rPr>
        <w:t xml:space="preserve"> </w:t>
      </w:r>
      <w:r w:rsidRPr="00EF4F1C">
        <w:rPr>
          <w:rFonts w:ascii="David" w:hAnsi="David" w:cs="David" w:hint="cs"/>
          <w:b/>
          <w:bCs/>
          <w:sz w:val="24"/>
          <w:szCs w:val="24"/>
          <w:rtl/>
        </w:rPr>
        <w:t>היסוד</w:t>
      </w:r>
      <w:r w:rsidRPr="00EF4F1C">
        <w:rPr>
          <w:rFonts w:ascii="David" w:hAnsi="David" w:cs="David"/>
          <w:b/>
          <w:bCs/>
          <w:sz w:val="24"/>
          <w:szCs w:val="24"/>
          <w:rtl/>
        </w:rPr>
        <w:t xml:space="preserve"> </w:t>
      </w:r>
      <w:r w:rsidRPr="00EF4F1C">
        <w:rPr>
          <w:rFonts w:ascii="David" w:hAnsi="David" w:cs="David" w:hint="cs"/>
          <w:b/>
          <w:bCs/>
          <w:sz w:val="24"/>
          <w:szCs w:val="24"/>
          <w:rtl/>
        </w:rPr>
        <w:t>שנקבעו</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ונספחיו</w:t>
      </w:r>
      <w:r w:rsidRPr="00EF4F1C">
        <w:rPr>
          <w:rFonts w:ascii="David" w:hAnsi="David" w:cs="David"/>
          <w:b/>
          <w:bCs/>
          <w:sz w:val="24"/>
          <w:szCs w:val="24"/>
          <w:rtl/>
        </w:rPr>
        <w:t xml:space="preserve">). </w:t>
      </w:r>
    </w:p>
    <w:p w14:paraId="1BBCE07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פורמט קלסר, נוסח ופרטי  "תיק הדייר" יועבר לאישור המזמין והמפקח לפני שליחתו לרוכשי הדירות.</w:t>
      </w:r>
    </w:p>
    <w:p w14:paraId="37FB0E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יש להכניס לתיק דייר מסגרת לוחות זמנים לכל שלב בהתאם למצב התקדמות השטח.</w:t>
      </w:r>
    </w:p>
    <w:p w14:paraId="3568B20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לקבל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אישור</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ריצוף</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מכורות</w:t>
      </w:r>
      <w:r w:rsidRPr="00EF4F1C">
        <w:rPr>
          <w:rFonts w:ascii="David" w:hAnsi="David" w:cs="David"/>
          <w:b/>
          <w:bCs/>
          <w:sz w:val="24"/>
          <w:szCs w:val="24"/>
          <w:rtl/>
        </w:rPr>
        <w:t xml:space="preserve">. </w:t>
      </w:r>
      <w:r w:rsidRPr="00EF4F1C">
        <w:rPr>
          <w:rFonts w:ascii="David" w:hAnsi="David" w:cs="David" w:hint="cs"/>
          <w:b/>
          <w:bCs/>
          <w:sz w:val="24"/>
          <w:szCs w:val="24"/>
          <w:rtl/>
        </w:rPr>
        <w:t>באחריות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לעדכן</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חתימת</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מכר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בקשות</w:t>
      </w:r>
      <w:r w:rsidRPr="00EF4F1C">
        <w:rPr>
          <w:rFonts w:ascii="David" w:hAnsi="David" w:cs="David"/>
          <w:b/>
          <w:bCs/>
          <w:sz w:val="24"/>
          <w:szCs w:val="24"/>
          <w:rtl/>
        </w:rPr>
        <w:t xml:space="preserve"> </w:t>
      </w:r>
      <w:r w:rsidRPr="00EF4F1C">
        <w:rPr>
          <w:rFonts w:ascii="David" w:hAnsi="David" w:cs="David" w:hint="cs"/>
          <w:b/>
          <w:bCs/>
          <w:sz w:val="24"/>
          <w:szCs w:val="24"/>
          <w:rtl/>
        </w:rPr>
        <w:t>רכישה</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w:t>
      </w:r>
    </w:p>
    <w:p w14:paraId="0C826261" w14:textId="77777777" w:rsidR="00EF4F1C" w:rsidRPr="00EF4F1C" w:rsidRDefault="00EF4F1C" w:rsidP="00A11D74">
      <w:pPr>
        <w:spacing w:after="0" w:afterAutospacing="0" w:line="240" w:lineRule="auto"/>
        <w:rPr>
          <w:rFonts w:ascii="David" w:hAnsi="David" w:cs="David"/>
          <w:b/>
          <w:bCs/>
          <w:sz w:val="24"/>
          <w:szCs w:val="24"/>
          <w:u w:val="single"/>
          <w:rtl/>
        </w:rPr>
      </w:pPr>
    </w:p>
    <w:p w14:paraId="0104E0A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w:t>
      </w:r>
      <w:r w:rsidRPr="00EF4F1C">
        <w:rPr>
          <w:rFonts w:ascii="David" w:hAnsi="David" w:cs="David" w:hint="cs"/>
          <w:b/>
          <w:bCs/>
          <w:sz w:val="24"/>
          <w:szCs w:val="24"/>
          <w:rtl/>
        </w:rPr>
        <w:t>ים</w:t>
      </w:r>
      <w:r w:rsidRPr="00EF4F1C">
        <w:rPr>
          <w:rFonts w:ascii="David" w:hAnsi="David" w:cs="David"/>
          <w:b/>
          <w:bCs/>
          <w:sz w:val="24"/>
          <w:szCs w:val="24"/>
          <w:rtl/>
        </w:rPr>
        <w:t xml:space="preserve"> </w:t>
      </w:r>
      <w:r w:rsidRPr="00EF4F1C">
        <w:rPr>
          <w:rFonts w:ascii="David" w:hAnsi="David" w:cs="David" w:hint="cs"/>
          <w:b/>
          <w:bCs/>
          <w:sz w:val="24"/>
          <w:szCs w:val="24"/>
          <w:rtl/>
        </w:rPr>
        <w:t>שיבקש</w:t>
      </w:r>
      <w:r w:rsidRPr="00EF4F1C">
        <w:rPr>
          <w:rFonts w:ascii="David" w:hAnsi="David" w:cs="David"/>
          <w:b/>
          <w:bCs/>
          <w:sz w:val="24"/>
          <w:szCs w:val="24"/>
          <w:rtl/>
        </w:rPr>
        <w:t>/</w:t>
      </w:r>
      <w:r w:rsidRPr="00EF4F1C">
        <w:rPr>
          <w:rFonts w:ascii="David" w:hAnsi="David" w:cs="David" w:hint="cs"/>
          <w:b/>
          <w:bCs/>
          <w:sz w:val="24"/>
          <w:szCs w:val="24"/>
          <w:rtl/>
        </w:rPr>
        <w:t>ו</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ותוספות</w:t>
      </w:r>
      <w:r w:rsidRPr="00EF4F1C">
        <w:rPr>
          <w:rFonts w:ascii="David" w:hAnsi="David" w:cs="David"/>
          <w:b/>
          <w:bCs/>
          <w:sz w:val="24"/>
          <w:szCs w:val="24"/>
          <w:rtl/>
        </w:rPr>
        <w:t>" (</w:t>
      </w:r>
      <w:r w:rsidRPr="00EF4F1C">
        <w:rPr>
          <w:rFonts w:ascii="David" w:hAnsi="David" w:cs="David" w:hint="cs"/>
          <w:b/>
          <w:bCs/>
          <w:sz w:val="24"/>
          <w:szCs w:val="24"/>
          <w:rtl/>
        </w:rPr>
        <w:t>להלן</w:t>
      </w:r>
      <w:r w:rsidRPr="00EF4F1C">
        <w:rPr>
          <w:rFonts w:ascii="David" w:hAnsi="David" w:cs="David"/>
          <w:b/>
          <w:bCs/>
          <w:sz w:val="24"/>
          <w:szCs w:val="24"/>
          <w:rtl/>
        </w:rPr>
        <w:t xml:space="preserve"> </w:t>
      </w:r>
      <w:r w:rsidRPr="00EF4F1C">
        <w:rPr>
          <w:rFonts w:ascii="David" w:hAnsi="David" w:cs="David" w:hint="cs"/>
          <w:b/>
          <w:bCs/>
          <w:sz w:val="24"/>
          <w:szCs w:val="24"/>
          <w:rtl/>
        </w:rPr>
        <w:t>ביחד</w:t>
      </w:r>
      <w:r w:rsidRPr="00EF4F1C">
        <w:rPr>
          <w:rFonts w:ascii="David" w:hAnsi="David" w:cs="David"/>
          <w:b/>
          <w:bCs/>
          <w:sz w:val="24"/>
          <w:szCs w:val="24"/>
          <w:rtl/>
        </w:rPr>
        <w:t xml:space="preserve"> -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למחירון</w:t>
      </w:r>
      <w:r w:rsidRPr="00EF4F1C">
        <w:rPr>
          <w:rFonts w:ascii="David" w:hAnsi="David" w:cs="David"/>
          <w:b/>
          <w:bCs/>
          <w:sz w:val="24"/>
          <w:szCs w:val="24"/>
          <w:rtl/>
        </w:rPr>
        <w:t xml:space="preserve"> "</w:t>
      </w:r>
      <w:r w:rsidRPr="00EF4F1C">
        <w:rPr>
          <w:rFonts w:ascii="David" w:hAnsi="David" w:cs="David" w:hint="eastAsia"/>
          <w:b/>
          <w:bCs/>
          <w:sz w:val="24"/>
          <w:szCs w:val="24"/>
          <w:rtl/>
        </w:rPr>
        <w:t>דקל</w:t>
      </w:r>
      <w:r w:rsidRPr="00EF4F1C">
        <w:rPr>
          <w:rFonts w:ascii="David" w:hAnsi="David" w:cs="David"/>
          <w:b/>
          <w:bCs/>
          <w:sz w:val="24"/>
          <w:szCs w:val="24"/>
          <w:rtl/>
        </w:rPr>
        <w:t xml:space="preserve"> </w:t>
      </w:r>
      <w:r w:rsidRPr="00EF4F1C">
        <w:rPr>
          <w:rFonts w:ascii="David" w:hAnsi="David" w:cs="David" w:hint="eastAsia"/>
          <w:b/>
          <w:bCs/>
          <w:sz w:val="24"/>
          <w:szCs w:val="24"/>
          <w:rtl/>
        </w:rPr>
        <w:t>שינויי</w:t>
      </w:r>
      <w:r w:rsidRPr="00EF4F1C">
        <w:rPr>
          <w:rFonts w:ascii="David" w:hAnsi="David" w:cs="David"/>
          <w:b/>
          <w:bCs/>
          <w:sz w:val="24"/>
          <w:szCs w:val="24"/>
          <w:rtl/>
        </w:rPr>
        <w:t xml:space="preserve"> </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לקיומם</w:t>
      </w:r>
      <w:r w:rsidRPr="00EF4F1C">
        <w:rPr>
          <w:rFonts w:ascii="David" w:hAnsi="David" w:cs="David"/>
          <w:b/>
          <w:bCs/>
          <w:sz w:val="24"/>
          <w:szCs w:val="24"/>
          <w:rtl/>
        </w:rPr>
        <w:t xml:space="preserve"> </w:t>
      </w:r>
      <w:r w:rsidRPr="00EF4F1C">
        <w:rPr>
          <w:rFonts w:ascii="David" w:hAnsi="David" w:cs="David" w:hint="cs"/>
          <w:b/>
          <w:bCs/>
          <w:sz w:val="24"/>
          <w:szCs w:val="24"/>
          <w:rtl/>
        </w:rPr>
        <w:t>המצטבר</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וההוראות</w:t>
      </w:r>
      <w:r w:rsidRPr="00EF4F1C">
        <w:rPr>
          <w:rFonts w:ascii="David" w:hAnsi="David" w:cs="David"/>
          <w:b/>
          <w:bCs/>
          <w:sz w:val="24"/>
          <w:szCs w:val="24"/>
          <w:rtl/>
        </w:rPr>
        <w:t xml:space="preserve"> </w:t>
      </w:r>
      <w:r w:rsidRPr="00EF4F1C">
        <w:rPr>
          <w:rFonts w:ascii="David" w:hAnsi="David" w:cs="David" w:hint="cs"/>
          <w:b/>
          <w:bCs/>
          <w:sz w:val="24"/>
          <w:szCs w:val="24"/>
          <w:rtl/>
        </w:rPr>
        <w:t>המפורטים</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xml:space="preserve"> </w:t>
      </w:r>
      <w:r w:rsidRPr="00EF4F1C">
        <w:rPr>
          <w:rFonts w:ascii="David" w:hAnsi="David" w:cs="David" w:hint="cs"/>
          <w:b/>
          <w:bCs/>
          <w:sz w:val="24"/>
          <w:szCs w:val="24"/>
          <w:rtl/>
        </w:rPr>
        <w:t>ובהתאם</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17.4 </w:t>
      </w:r>
      <w:r w:rsidRPr="00EF4F1C">
        <w:rPr>
          <w:rFonts w:ascii="David" w:hAnsi="David" w:cs="David" w:hint="cs"/>
          <w:b/>
          <w:bCs/>
          <w:sz w:val="24"/>
          <w:szCs w:val="24"/>
          <w:rtl/>
        </w:rPr>
        <w:t>לעיל</w:t>
      </w:r>
      <w:r w:rsidRPr="00EF4F1C">
        <w:rPr>
          <w:rFonts w:ascii="David" w:hAnsi="David" w:cs="David"/>
          <w:b/>
          <w:bCs/>
          <w:sz w:val="24"/>
          <w:szCs w:val="24"/>
          <w:rtl/>
        </w:rPr>
        <w:t>:</w:t>
      </w:r>
    </w:p>
    <w:p w14:paraId="332C4AF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שהרוכש</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מחויב</w:t>
      </w:r>
      <w:r w:rsidRPr="00EF4F1C">
        <w:rPr>
          <w:rFonts w:ascii="David" w:hAnsi="David" w:cs="David"/>
          <w:b/>
          <w:bCs/>
          <w:sz w:val="24"/>
          <w:szCs w:val="24"/>
          <w:rtl/>
        </w:rPr>
        <w:t xml:space="preserve"> </w:t>
      </w:r>
      <w:r w:rsidRPr="00EF4F1C">
        <w:rPr>
          <w:rFonts w:ascii="David" w:hAnsi="David" w:cs="David" w:hint="eastAsia"/>
          <w:b/>
          <w:bCs/>
          <w:sz w:val="24"/>
          <w:szCs w:val="24"/>
          <w:rtl/>
        </w:rPr>
        <w:t>לבצעם</w:t>
      </w:r>
      <w:r w:rsidRPr="00EF4F1C">
        <w:rPr>
          <w:rFonts w:ascii="David" w:hAnsi="David" w:cs="David"/>
          <w:b/>
          <w:bCs/>
          <w:sz w:val="24"/>
          <w:szCs w:val="24"/>
          <w:rtl/>
        </w:rPr>
        <w:t xml:space="preserve">, </w:t>
      </w:r>
      <w:r w:rsidRPr="00EF4F1C">
        <w:rPr>
          <w:rFonts w:ascii="David" w:hAnsi="David" w:cs="David" w:hint="eastAsia"/>
          <w:b/>
          <w:bCs/>
          <w:sz w:val="24"/>
          <w:szCs w:val="24"/>
          <w:rtl/>
        </w:rPr>
        <w:t>מתייחסים</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ורק</w:t>
      </w:r>
      <w:r w:rsidRPr="00EF4F1C">
        <w:rPr>
          <w:rFonts w:ascii="David" w:hAnsi="David" w:cs="David"/>
          <w:b/>
          <w:bCs/>
          <w:sz w:val="24"/>
          <w:szCs w:val="24"/>
          <w:rtl/>
        </w:rPr>
        <w:t xml:space="preserve"> </w:t>
      </w:r>
      <w:r w:rsidRPr="00EF4F1C">
        <w:rPr>
          <w:rFonts w:ascii="David" w:hAnsi="David" w:cs="David" w:hint="eastAsia"/>
          <w:b/>
          <w:bCs/>
          <w:sz w:val="24"/>
          <w:szCs w:val="24"/>
          <w:rtl/>
        </w:rPr>
        <w:t>לעבודות</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פגיעה</w:t>
      </w:r>
      <w:r w:rsidRPr="00EF4F1C">
        <w:rPr>
          <w:rFonts w:ascii="David" w:hAnsi="David" w:cs="David"/>
          <w:b/>
          <w:bCs/>
          <w:sz w:val="24"/>
          <w:szCs w:val="24"/>
          <w:rtl/>
        </w:rPr>
        <w:t xml:space="preserve"> </w:t>
      </w:r>
      <w:r w:rsidRPr="00EF4F1C">
        <w:rPr>
          <w:rFonts w:ascii="David" w:hAnsi="David" w:cs="David" w:hint="eastAsia"/>
          <w:b/>
          <w:bCs/>
          <w:sz w:val="24"/>
          <w:szCs w:val="24"/>
          <w:rtl/>
        </w:rPr>
        <w:t>בקירות</w:t>
      </w:r>
      <w:r w:rsidRPr="00EF4F1C">
        <w:rPr>
          <w:rFonts w:ascii="David" w:hAnsi="David" w:cs="David"/>
          <w:b/>
          <w:bCs/>
          <w:sz w:val="24"/>
          <w:szCs w:val="24"/>
          <w:rtl/>
        </w:rPr>
        <w:t xml:space="preserve"> </w:t>
      </w:r>
      <w:r w:rsidRPr="00EF4F1C">
        <w:rPr>
          <w:rFonts w:ascii="David" w:hAnsi="David" w:cs="David" w:hint="eastAsia"/>
          <w:b/>
          <w:bCs/>
          <w:sz w:val="24"/>
          <w:szCs w:val="24"/>
          <w:rtl/>
        </w:rPr>
        <w:t>חיצוניים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בחזות</w:t>
      </w:r>
      <w:r w:rsidRPr="00EF4F1C">
        <w:rPr>
          <w:rFonts w:ascii="David" w:hAnsi="David" w:cs="David"/>
          <w:b/>
          <w:bCs/>
          <w:sz w:val="24"/>
          <w:szCs w:val="24"/>
          <w:rtl/>
        </w:rPr>
        <w:t xml:space="preserve"> </w:t>
      </w:r>
      <w:r w:rsidRPr="00EF4F1C">
        <w:rPr>
          <w:rFonts w:ascii="David" w:hAnsi="David" w:cs="David" w:hint="eastAsia"/>
          <w:b/>
          <w:bCs/>
          <w:sz w:val="24"/>
          <w:szCs w:val="24"/>
          <w:rtl/>
        </w:rPr>
        <w:t>החיצונית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בחדר</w:t>
      </w:r>
      <w:r w:rsidRPr="00EF4F1C">
        <w:rPr>
          <w:rFonts w:ascii="David" w:hAnsi="David" w:cs="David"/>
          <w:b/>
          <w:bCs/>
          <w:sz w:val="24"/>
          <w:szCs w:val="24"/>
          <w:rtl/>
        </w:rPr>
        <w:t xml:space="preserve"> </w:t>
      </w:r>
      <w:r w:rsidRPr="00EF4F1C">
        <w:rPr>
          <w:rFonts w:ascii="David" w:hAnsi="David" w:cs="David" w:hint="eastAsia"/>
          <w:b/>
          <w:bCs/>
          <w:sz w:val="24"/>
          <w:szCs w:val="24"/>
          <w:rtl/>
        </w:rPr>
        <w:t>המדרגות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ברכוש</w:t>
      </w:r>
      <w:r w:rsidRPr="00EF4F1C">
        <w:rPr>
          <w:rFonts w:ascii="David" w:hAnsi="David" w:cs="David"/>
          <w:b/>
          <w:bCs/>
          <w:sz w:val="24"/>
          <w:szCs w:val="24"/>
          <w:rtl/>
        </w:rPr>
        <w:t xml:space="preserve"> </w:t>
      </w:r>
      <w:r w:rsidRPr="00EF4F1C">
        <w:rPr>
          <w:rFonts w:ascii="David" w:hAnsi="David" w:cs="David" w:hint="eastAsia"/>
          <w:b/>
          <w:bCs/>
          <w:sz w:val="24"/>
          <w:szCs w:val="24"/>
          <w:rtl/>
        </w:rPr>
        <w:t>משותף</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בזכויות</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והינם</w:t>
      </w:r>
      <w:r w:rsidRPr="00EF4F1C">
        <w:rPr>
          <w:rFonts w:ascii="David" w:hAnsi="David" w:cs="David"/>
          <w:b/>
          <w:bCs/>
          <w:sz w:val="24"/>
          <w:szCs w:val="24"/>
          <w:rtl/>
        </w:rPr>
        <w:t xml:space="preserve"> </w:t>
      </w:r>
      <w:r w:rsidRPr="00EF4F1C">
        <w:rPr>
          <w:rFonts w:ascii="David" w:hAnsi="David" w:cs="David" w:hint="eastAsia"/>
          <w:b/>
          <w:bCs/>
          <w:sz w:val="24"/>
          <w:szCs w:val="24"/>
          <w:rtl/>
        </w:rPr>
        <w:t>מסוג</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שאינן</w:t>
      </w:r>
      <w:r w:rsidRPr="00EF4F1C">
        <w:rPr>
          <w:rFonts w:ascii="David" w:hAnsi="David" w:cs="David"/>
          <w:b/>
          <w:bCs/>
          <w:sz w:val="24"/>
          <w:szCs w:val="24"/>
          <w:rtl/>
        </w:rPr>
        <w:t xml:space="preserve"> </w:t>
      </w:r>
      <w:r w:rsidRPr="00EF4F1C">
        <w:rPr>
          <w:rFonts w:ascii="David" w:hAnsi="David" w:cs="David" w:hint="eastAsia"/>
          <w:b/>
          <w:bCs/>
          <w:sz w:val="24"/>
          <w:szCs w:val="24"/>
          <w:rtl/>
        </w:rPr>
        <w:t>דורשות</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להיתר</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באלמנטים</w:t>
      </w:r>
      <w:r w:rsidRPr="00EF4F1C">
        <w:rPr>
          <w:rFonts w:ascii="David" w:hAnsi="David" w:cs="David"/>
          <w:b/>
          <w:bCs/>
          <w:sz w:val="24"/>
          <w:szCs w:val="24"/>
          <w:rtl/>
        </w:rPr>
        <w:t xml:space="preserve"> </w:t>
      </w:r>
      <w:r w:rsidRPr="00EF4F1C">
        <w:rPr>
          <w:rFonts w:ascii="David" w:hAnsi="David" w:cs="David" w:hint="eastAsia"/>
          <w:b/>
          <w:bCs/>
          <w:sz w:val="24"/>
          <w:szCs w:val="24"/>
          <w:rtl/>
        </w:rPr>
        <w:t>קונסטרוקטיביים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המבנה</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ידרוש</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p>
    <w:p w14:paraId="45444104"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xml:space="preserve"> </w:t>
      </w:r>
      <w:r w:rsidRPr="00EF4F1C">
        <w:rPr>
          <w:rFonts w:ascii="David" w:hAnsi="David" w:cs="David" w:hint="eastAsia"/>
          <w:b/>
          <w:bCs/>
          <w:sz w:val="24"/>
          <w:szCs w:val="24"/>
          <w:rtl/>
        </w:rPr>
        <w:t>שיהיה</w:t>
      </w:r>
      <w:r w:rsidRPr="00EF4F1C">
        <w:rPr>
          <w:rFonts w:ascii="David" w:hAnsi="David" w:cs="David"/>
          <w:b/>
          <w:bCs/>
          <w:sz w:val="24"/>
          <w:szCs w:val="24"/>
          <w:rtl/>
        </w:rPr>
        <w:t xml:space="preserve"> </w:t>
      </w:r>
      <w:r w:rsidRPr="00EF4F1C">
        <w:rPr>
          <w:rFonts w:ascii="David" w:hAnsi="David" w:cs="David" w:hint="eastAsia"/>
          <w:b/>
          <w:bCs/>
          <w:sz w:val="24"/>
          <w:szCs w:val="24"/>
          <w:rtl/>
        </w:rPr>
        <w:t>מעוניין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רשימת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מסודרת</w:t>
      </w:r>
      <w:r w:rsidRPr="00EF4F1C">
        <w:rPr>
          <w:rFonts w:ascii="David" w:hAnsi="David" w:cs="David"/>
          <w:b/>
          <w:bCs/>
          <w:sz w:val="24"/>
          <w:szCs w:val="24"/>
          <w:rtl/>
        </w:rPr>
        <w:t xml:space="preserve">, </w:t>
      </w:r>
      <w:r w:rsidRPr="00EF4F1C">
        <w:rPr>
          <w:rFonts w:ascii="David" w:hAnsi="David" w:cs="David" w:hint="eastAsia"/>
          <w:b/>
          <w:bCs/>
          <w:sz w:val="24"/>
          <w:szCs w:val="24"/>
          <w:rtl/>
        </w:rPr>
        <w:t>למסור</w:t>
      </w:r>
      <w:r w:rsidRPr="00EF4F1C">
        <w:rPr>
          <w:rFonts w:ascii="David" w:hAnsi="David" w:cs="David"/>
          <w:b/>
          <w:bCs/>
          <w:sz w:val="24"/>
          <w:szCs w:val="24"/>
          <w:rtl/>
        </w:rPr>
        <w:t xml:space="preserve"> </w:t>
      </w:r>
      <w:r w:rsidRPr="00EF4F1C">
        <w:rPr>
          <w:rFonts w:ascii="David" w:hAnsi="David" w:cs="David" w:hint="eastAsia"/>
          <w:b/>
          <w:bCs/>
          <w:sz w:val="24"/>
          <w:szCs w:val="24"/>
          <w:rtl/>
        </w:rPr>
        <w:t>אותה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הצורך</w:t>
      </w:r>
      <w:r w:rsidRPr="00EF4F1C">
        <w:rPr>
          <w:rFonts w:ascii="David" w:hAnsi="David" w:cs="David"/>
          <w:b/>
          <w:bCs/>
          <w:sz w:val="24"/>
          <w:szCs w:val="24"/>
          <w:rtl/>
        </w:rPr>
        <w:t xml:space="preserve"> </w:t>
      </w:r>
      <w:r w:rsidRPr="00EF4F1C">
        <w:rPr>
          <w:rFonts w:ascii="David" w:hAnsi="David" w:cs="David" w:hint="eastAsia"/>
          <w:b/>
          <w:bCs/>
          <w:sz w:val="24"/>
          <w:szCs w:val="24"/>
          <w:rtl/>
        </w:rPr>
        <w:t>המקצועי</w:t>
      </w:r>
      <w:r w:rsidRPr="00EF4F1C">
        <w:rPr>
          <w:rFonts w:ascii="David" w:hAnsi="David" w:cs="David"/>
          <w:b/>
          <w:bCs/>
          <w:sz w:val="24"/>
          <w:szCs w:val="24"/>
          <w:rtl/>
        </w:rPr>
        <w:t xml:space="preserve"> </w:t>
      </w:r>
      <w:r w:rsidRPr="00EF4F1C">
        <w:rPr>
          <w:rFonts w:ascii="David" w:hAnsi="David" w:cs="David" w:hint="eastAsia"/>
          <w:b/>
          <w:bCs/>
          <w:sz w:val="24"/>
          <w:szCs w:val="24"/>
          <w:rtl/>
        </w:rPr>
        <w:t>ליועץ</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ליועצים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מתייחסים</w:t>
      </w:r>
      <w:r w:rsidRPr="00EF4F1C">
        <w:rPr>
          <w:rFonts w:ascii="David" w:hAnsi="David" w:cs="David"/>
          <w:b/>
          <w:bCs/>
          <w:sz w:val="24"/>
          <w:szCs w:val="24"/>
          <w:rtl/>
        </w:rPr>
        <w:t xml:space="preserve"> </w:t>
      </w:r>
      <w:r w:rsidRPr="00EF4F1C">
        <w:rPr>
          <w:rFonts w:ascii="David" w:hAnsi="David" w:cs="David" w:hint="eastAsia"/>
          <w:b/>
          <w:bCs/>
          <w:sz w:val="24"/>
          <w:szCs w:val="24"/>
          <w:rtl/>
        </w:rPr>
        <w:t>לתחום</w:t>
      </w:r>
      <w:r w:rsidRPr="00EF4F1C">
        <w:rPr>
          <w:rFonts w:ascii="David" w:hAnsi="David" w:cs="David"/>
          <w:b/>
          <w:bCs/>
          <w:sz w:val="24"/>
          <w:szCs w:val="24"/>
          <w:rtl/>
        </w:rPr>
        <w:t xml:space="preserve"> </w:t>
      </w:r>
      <w:r w:rsidRPr="00EF4F1C">
        <w:rPr>
          <w:rFonts w:ascii="David" w:hAnsi="David" w:cs="David" w:hint="eastAsia"/>
          <w:b/>
          <w:bCs/>
          <w:sz w:val="24"/>
          <w:szCs w:val="24"/>
          <w:rtl/>
        </w:rPr>
        <w:t>ייעוצם</w:t>
      </w:r>
      <w:r w:rsidRPr="00EF4F1C">
        <w:rPr>
          <w:rFonts w:ascii="David" w:hAnsi="David" w:cs="David"/>
          <w:b/>
          <w:bCs/>
          <w:sz w:val="24"/>
          <w:szCs w:val="24"/>
          <w:rtl/>
        </w:rPr>
        <w:t xml:space="preserve">, </w:t>
      </w:r>
      <w:r w:rsidRPr="00EF4F1C">
        <w:rPr>
          <w:rFonts w:ascii="David" w:hAnsi="David" w:cs="David" w:hint="eastAsia"/>
          <w:b/>
          <w:bCs/>
          <w:sz w:val="24"/>
          <w:szCs w:val="24"/>
          <w:rtl/>
        </w:rPr>
        <w:t>ולקבל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אישורו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אישורם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להכין</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r w:rsidRPr="00EF4F1C">
        <w:rPr>
          <w:rFonts w:ascii="David" w:hAnsi="David" w:cs="David" w:hint="eastAsia"/>
          <w:b/>
          <w:bCs/>
          <w:sz w:val="24"/>
          <w:szCs w:val="24"/>
          <w:rtl/>
        </w:rPr>
        <w:t>ממוחשבות</w:t>
      </w:r>
      <w:r w:rsidRPr="00EF4F1C">
        <w:rPr>
          <w:rFonts w:ascii="David" w:hAnsi="David" w:cs="David"/>
          <w:b/>
          <w:bCs/>
          <w:sz w:val="24"/>
          <w:szCs w:val="24"/>
          <w:rtl/>
        </w:rPr>
        <w:t xml:space="preserve"> </w:t>
      </w:r>
      <w:r w:rsidRPr="00EF4F1C">
        <w:rPr>
          <w:rFonts w:ascii="David" w:hAnsi="David" w:cs="David" w:hint="eastAsia"/>
          <w:b/>
          <w:bCs/>
          <w:sz w:val="24"/>
          <w:szCs w:val="24"/>
          <w:rtl/>
        </w:rPr>
        <w:t>בקנה</w:t>
      </w:r>
      <w:r w:rsidRPr="00EF4F1C">
        <w:rPr>
          <w:rFonts w:ascii="David" w:hAnsi="David" w:cs="David"/>
          <w:b/>
          <w:bCs/>
          <w:sz w:val="24"/>
          <w:szCs w:val="24"/>
          <w:rtl/>
        </w:rPr>
        <w:t xml:space="preserve"> </w:t>
      </w:r>
      <w:r w:rsidRPr="00EF4F1C">
        <w:rPr>
          <w:rFonts w:ascii="David" w:hAnsi="David" w:cs="David" w:hint="eastAsia"/>
          <w:b/>
          <w:bCs/>
          <w:sz w:val="24"/>
          <w:szCs w:val="24"/>
          <w:rtl/>
        </w:rPr>
        <w:t>מידה</w:t>
      </w:r>
      <w:r w:rsidRPr="00EF4F1C">
        <w:rPr>
          <w:rFonts w:ascii="David" w:hAnsi="David" w:cs="David"/>
          <w:b/>
          <w:bCs/>
          <w:sz w:val="24"/>
          <w:szCs w:val="24"/>
          <w:rtl/>
        </w:rPr>
        <w:t xml:space="preserve"> 1:50 </w:t>
      </w:r>
      <w:r w:rsidRPr="00EF4F1C">
        <w:rPr>
          <w:rFonts w:ascii="David" w:hAnsi="David" w:cs="David" w:hint="eastAsia"/>
          <w:b/>
          <w:bCs/>
          <w:sz w:val="24"/>
          <w:szCs w:val="24"/>
          <w:rtl/>
        </w:rPr>
        <w:t>לבינוי</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מיזוג</w:t>
      </w:r>
      <w:r w:rsidRPr="00EF4F1C">
        <w:rPr>
          <w:rFonts w:ascii="David" w:hAnsi="David" w:cs="David"/>
          <w:b/>
          <w:bCs/>
          <w:sz w:val="24"/>
          <w:szCs w:val="24"/>
          <w:rtl/>
        </w:rPr>
        <w:t xml:space="preserve"> </w:t>
      </w:r>
      <w:r w:rsidRPr="00EF4F1C">
        <w:rPr>
          <w:rFonts w:ascii="David" w:hAnsi="David" w:cs="David" w:hint="eastAsia"/>
          <w:b/>
          <w:bCs/>
          <w:sz w:val="24"/>
          <w:szCs w:val="24"/>
          <w:rtl/>
        </w:rPr>
        <w:t>אוויר</w:t>
      </w:r>
      <w:r w:rsidRPr="00EF4F1C">
        <w:rPr>
          <w:rFonts w:ascii="David" w:hAnsi="David" w:cs="David"/>
          <w:b/>
          <w:bCs/>
          <w:sz w:val="24"/>
          <w:szCs w:val="24"/>
          <w:rtl/>
        </w:rPr>
        <w:t xml:space="preserve"> </w:t>
      </w:r>
      <w:r w:rsidRPr="00EF4F1C">
        <w:rPr>
          <w:rFonts w:ascii="David" w:hAnsi="David" w:cs="David" w:hint="eastAsia"/>
          <w:b/>
          <w:bCs/>
          <w:sz w:val="24"/>
          <w:szCs w:val="24"/>
          <w:rtl/>
        </w:rPr>
        <w:t>ואוורור</w:t>
      </w:r>
      <w:r w:rsidRPr="00EF4F1C">
        <w:rPr>
          <w:rFonts w:ascii="David" w:hAnsi="David" w:cs="David"/>
          <w:b/>
          <w:bCs/>
          <w:sz w:val="24"/>
          <w:szCs w:val="24"/>
          <w:rtl/>
        </w:rPr>
        <w:t xml:space="preserve"> </w:t>
      </w:r>
      <w:r w:rsidRPr="00EF4F1C">
        <w:rPr>
          <w:rFonts w:ascii="David" w:hAnsi="David" w:cs="David" w:hint="eastAsia"/>
          <w:b/>
          <w:bCs/>
          <w:sz w:val="24"/>
          <w:szCs w:val="24"/>
          <w:rtl/>
        </w:rPr>
        <w:t>ופקודת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הכוללת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המוצע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ובה</w:t>
      </w:r>
      <w:r w:rsidRPr="00EF4F1C">
        <w:rPr>
          <w:rFonts w:ascii="David" w:hAnsi="David" w:cs="David"/>
          <w:b/>
          <w:bCs/>
          <w:sz w:val="24"/>
          <w:szCs w:val="24"/>
          <w:rtl/>
        </w:rPr>
        <w:t xml:space="preserve"> </w:t>
      </w:r>
      <w:r w:rsidRPr="00EF4F1C">
        <w:rPr>
          <w:rFonts w:ascii="David" w:hAnsi="David" w:cs="David" w:hint="eastAsia"/>
          <w:b/>
          <w:bCs/>
          <w:sz w:val="24"/>
          <w:szCs w:val="24"/>
          <w:rtl/>
        </w:rPr>
        <w:t>פירוט</w:t>
      </w:r>
      <w:r w:rsidRPr="00EF4F1C">
        <w:rPr>
          <w:rFonts w:ascii="David" w:hAnsi="David" w:cs="David"/>
          <w:b/>
          <w:bCs/>
          <w:sz w:val="24"/>
          <w:szCs w:val="24"/>
          <w:rtl/>
        </w:rPr>
        <w:t xml:space="preserve"> </w:t>
      </w:r>
      <w:r w:rsidRPr="00EF4F1C">
        <w:rPr>
          <w:rFonts w:ascii="David" w:hAnsi="David" w:cs="David" w:hint="eastAsia"/>
          <w:b/>
          <w:bCs/>
          <w:sz w:val="24"/>
          <w:szCs w:val="24"/>
          <w:rtl/>
        </w:rPr>
        <w:t>ההפחתות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התוספות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ולהמציא</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לאישורו</w:t>
      </w:r>
      <w:r w:rsidRPr="00EF4F1C">
        <w:rPr>
          <w:rFonts w:ascii="David" w:hAnsi="David" w:cs="David"/>
          <w:b/>
          <w:bCs/>
          <w:sz w:val="24"/>
          <w:szCs w:val="24"/>
          <w:rtl/>
        </w:rPr>
        <w:t>.</w:t>
      </w:r>
    </w:p>
    <w:p w14:paraId="667F1BA4"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בזאת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ייגבו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פתיחת</w:t>
      </w:r>
      <w:r w:rsidRPr="00EF4F1C">
        <w:rPr>
          <w:rFonts w:ascii="David" w:hAnsi="David" w:cs="David"/>
          <w:b/>
          <w:bCs/>
          <w:i/>
          <w:sz w:val="24"/>
          <w:szCs w:val="24"/>
          <w:rtl/>
        </w:rPr>
        <w:t xml:space="preserve"> </w:t>
      </w:r>
      <w:r w:rsidRPr="00EF4F1C">
        <w:rPr>
          <w:rFonts w:ascii="David" w:hAnsi="David" w:cs="David" w:hint="eastAsia"/>
          <w:b/>
          <w:bCs/>
          <w:i/>
          <w:sz w:val="24"/>
          <w:szCs w:val="24"/>
          <w:rtl/>
        </w:rPr>
        <w:t>תיק</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לתמורה</w:t>
      </w:r>
      <w:r w:rsidRPr="00EF4F1C">
        <w:rPr>
          <w:rFonts w:ascii="David" w:hAnsi="David" w:cs="David"/>
          <w:b/>
          <w:bCs/>
          <w:i/>
          <w:sz w:val="24"/>
          <w:szCs w:val="24"/>
          <w:rtl/>
        </w:rPr>
        <w:t xml:space="preserve"> </w:t>
      </w:r>
      <w:r w:rsidRPr="00EF4F1C">
        <w:rPr>
          <w:rFonts w:ascii="David" w:hAnsi="David" w:cs="David" w:hint="eastAsia"/>
          <w:b/>
          <w:bCs/>
          <w:i/>
          <w:sz w:val="24"/>
          <w:szCs w:val="24"/>
          <w:rtl/>
        </w:rPr>
        <w:t>נוספת</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שירותי</w:t>
      </w:r>
      <w:r w:rsidRPr="00EF4F1C">
        <w:rPr>
          <w:rFonts w:ascii="David" w:hAnsi="David" w:cs="David"/>
          <w:b/>
          <w:bCs/>
          <w:i/>
          <w:sz w:val="24"/>
          <w:szCs w:val="24"/>
          <w:rtl/>
        </w:rPr>
        <w:t xml:space="preserve"> </w:t>
      </w:r>
      <w:r w:rsidRPr="00EF4F1C">
        <w:rPr>
          <w:rFonts w:ascii="David" w:hAnsi="David" w:cs="David" w:hint="eastAsia"/>
          <w:b/>
          <w:bCs/>
          <w:i/>
          <w:sz w:val="24"/>
          <w:szCs w:val="24"/>
          <w:rtl/>
        </w:rPr>
        <w:t>תיאום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בקרת</w:t>
      </w:r>
      <w:r w:rsidRPr="00EF4F1C">
        <w:rPr>
          <w:rFonts w:ascii="David" w:hAnsi="David" w:cs="David"/>
          <w:b/>
          <w:bCs/>
          <w:i/>
          <w:sz w:val="24"/>
          <w:szCs w:val="24"/>
          <w:rtl/>
        </w:rPr>
        <w:t xml:space="preserve"> </w:t>
      </w:r>
      <w:r w:rsidRPr="00EF4F1C">
        <w:rPr>
          <w:rFonts w:ascii="David" w:hAnsi="David" w:cs="David" w:hint="eastAsia"/>
          <w:b/>
          <w:bCs/>
          <w:i/>
          <w:sz w:val="24"/>
          <w:szCs w:val="24"/>
          <w:rtl/>
        </w:rPr>
        <w:t>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לשינויים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פתיחת</w:t>
      </w:r>
      <w:r w:rsidRPr="00EF4F1C">
        <w:rPr>
          <w:rFonts w:ascii="David" w:hAnsi="David" w:cs="David"/>
          <w:b/>
          <w:bCs/>
          <w:i/>
          <w:sz w:val="24"/>
          <w:szCs w:val="24"/>
          <w:rtl/>
        </w:rPr>
        <w:t xml:space="preserve"> </w:t>
      </w:r>
      <w:r w:rsidRPr="00EF4F1C">
        <w:rPr>
          <w:rFonts w:ascii="David" w:hAnsi="David" w:cs="David" w:hint="eastAsia"/>
          <w:b/>
          <w:bCs/>
          <w:i/>
          <w:sz w:val="24"/>
          <w:szCs w:val="24"/>
          <w:rtl/>
        </w:rPr>
        <w:t>תיק</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שיסופקו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בסך</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350 </w:t>
      </w:r>
      <w:r w:rsidRPr="00EF4F1C">
        <w:rPr>
          <w:rFonts w:ascii="David" w:hAnsi="David" w:cs="David" w:hint="eastAsia"/>
          <w:b/>
          <w:bCs/>
          <w:i/>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לשעה</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מע</w:t>
      </w:r>
      <w:r w:rsidRPr="00EF4F1C">
        <w:rPr>
          <w:rFonts w:ascii="David" w:hAnsi="David" w:cs="David"/>
          <w:b/>
          <w:bCs/>
          <w:i/>
          <w:sz w:val="24"/>
          <w:szCs w:val="24"/>
          <w:rtl/>
        </w:rPr>
        <w:t>"</w:t>
      </w:r>
      <w:r w:rsidRPr="00EF4F1C">
        <w:rPr>
          <w:rFonts w:ascii="David" w:hAnsi="David" w:cs="David" w:hint="eastAsia"/>
          <w:b/>
          <w:bCs/>
          <w:i/>
          <w:sz w:val="24"/>
          <w:szCs w:val="24"/>
          <w:rtl/>
        </w:rPr>
        <w:t>מ</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3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ראשונות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שיהיו</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יישא</w:t>
      </w:r>
      <w:r w:rsidRPr="00EF4F1C">
        <w:rPr>
          <w:rFonts w:ascii="David" w:hAnsi="David" w:cs="David"/>
          <w:b/>
          <w:bCs/>
          <w:i/>
          <w:sz w:val="24"/>
          <w:szCs w:val="24"/>
          <w:rtl/>
        </w:rPr>
        <w:t xml:space="preserve"> </w:t>
      </w:r>
      <w:r w:rsidRPr="00EF4F1C">
        <w:rPr>
          <w:rFonts w:ascii="David" w:hAnsi="David" w:cs="David" w:hint="eastAsia"/>
          <w:b/>
          <w:bCs/>
          <w:i/>
          <w:sz w:val="24"/>
          <w:szCs w:val="24"/>
          <w:rtl/>
        </w:rPr>
        <w:t>בעלות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השעתית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שאז</w:t>
      </w:r>
      <w:r w:rsidRPr="00EF4F1C">
        <w:rPr>
          <w:rFonts w:ascii="David" w:hAnsi="David" w:cs="David"/>
          <w:b/>
          <w:bCs/>
          <w:i/>
          <w:sz w:val="24"/>
          <w:szCs w:val="24"/>
          <w:rtl/>
        </w:rPr>
        <w:t xml:space="preserve"> </w:t>
      </w:r>
      <w:r w:rsidRPr="00EF4F1C">
        <w:rPr>
          <w:rFonts w:ascii="David" w:hAnsi="David" w:cs="David" w:hint="eastAsia"/>
          <w:b/>
          <w:bCs/>
          <w:i/>
          <w:sz w:val="24"/>
          <w:szCs w:val="24"/>
          <w:rtl/>
        </w:rPr>
        <w:t>תינתן</w:t>
      </w:r>
      <w:r w:rsidRPr="00EF4F1C">
        <w:rPr>
          <w:rFonts w:ascii="David" w:hAnsi="David" w:cs="David"/>
          <w:b/>
          <w:bCs/>
          <w:i/>
          <w:sz w:val="24"/>
          <w:szCs w:val="24"/>
          <w:rtl/>
        </w:rPr>
        <w:t xml:space="preserve"> </w:t>
      </w:r>
      <w:r w:rsidRPr="00EF4F1C">
        <w:rPr>
          <w:rFonts w:ascii="David" w:hAnsi="David" w:cs="David" w:hint="eastAsia"/>
          <w:b/>
          <w:bCs/>
          <w:i/>
          <w:sz w:val="24"/>
          <w:szCs w:val="24"/>
          <w:rtl/>
        </w:rPr>
        <w:t>הנחה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50% </w:t>
      </w:r>
      <w:r w:rsidRPr="00EF4F1C">
        <w:rPr>
          <w:rFonts w:ascii="David" w:hAnsi="David" w:cs="David" w:hint="eastAsia"/>
          <w:b/>
          <w:bCs/>
          <w:i/>
          <w:sz w:val="24"/>
          <w:szCs w:val="24"/>
          <w:rtl/>
        </w:rPr>
        <w:t>מהסכום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p>
    <w:p w14:paraId="35545B5D"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p>
    <w:p w14:paraId="0041D1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חריגים</w:t>
      </w:r>
      <w:r w:rsidRPr="00EF4F1C">
        <w:rPr>
          <w:rFonts w:ascii="David" w:hAnsi="David" w:cs="David"/>
          <w:b/>
          <w:bCs/>
          <w:sz w:val="24"/>
          <w:szCs w:val="24"/>
          <w:rtl/>
        </w:rPr>
        <w:t xml:space="preserve">, </w:t>
      </w:r>
      <w:r w:rsidRPr="00EF4F1C">
        <w:rPr>
          <w:rFonts w:ascii="David" w:hAnsi="David" w:cs="David" w:hint="eastAsia"/>
          <w:b/>
          <w:bCs/>
          <w:sz w:val="24"/>
          <w:szCs w:val="24"/>
          <w:rtl/>
        </w:rPr>
        <w:t>הצעות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יינתנו</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טרם</w:t>
      </w:r>
      <w:r w:rsidRPr="00EF4F1C">
        <w:rPr>
          <w:rFonts w:ascii="David" w:hAnsi="David" w:cs="David"/>
          <w:b/>
          <w:bCs/>
          <w:sz w:val="24"/>
          <w:szCs w:val="24"/>
          <w:rtl/>
        </w:rPr>
        <w:t xml:space="preserve"> </w:t>
      </w:r>
      <w:r w:rsidRPr="00EF4F1C">
        <w:rPr>
          <w:rFonts w:ascii="David" w:hAnsi="David" w:cs="David" w:hint="eastAsia"/>
          <w:b/>
          <w:bCs/>
          <w:sz w:val="24"/>
          <w:szCs w:val="24"/>
          <w:rtl/>
        </w:rPr>
        <w:t>חתמו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ומתנים</w:t>
      </w:r>
      <w:r w:rsidRPr="00EF4F1C">
        <w:rPr>
          <w:rFonts w:ascii="David" w:hAnsi="David" w:cs="David"/>
          <w:b/>
          <w:bCs/>
          <w:sz w:val="24"/>
          <w:szCs w:val="24"/>
          <w:rtl/>
        </w:rPr>
        <w:t xml:space="preserve"> </w:t>
      </w:r>
      <w:r w:rsidRPr="00EF4F1C">
        <w:rPr>
          <w:rFonts w:ascii="David" w:hAnsi="David" w:cs="David" w:hint="eastAsia"/>
          <w:b/>
          <w:bCs/>
          <w:sz w:val="24"/>
          <w:szCs w:val="24"/>
          <w:rtl/>
        </w:rPr>
        <w:t>רכישת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במידע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עלויות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לבקש</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אומדן</w:t>
      </w:r>
      <w:r w:rsidRPr="00EF4F1C">
        <w:rPr>
          <w:rFonts w:ascii="David" w:hAnsi="David" w:cs="David"/>
          <w:b/>
          <w:bCs/>
          <w:sz w:val="24"/>
          <w:szCs w:val="24"/>
          <w:rtl/>
        </w:rPr>
        <w:t>).</w:t>
      </w:r>
    </w:p>
    <w:p w14:paraId="7800D0B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יעלה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המפורט</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כשהוא</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למדד</w:t>
      </w:r>
      <w:r w:rsidRPr="00EF4F1C">
        <w:rPr>
          <w:rFonts w:ascii="David" w:hAnsi="David" w:cs="David"/>
          <w:b/>
          <w:bCs/>
          <w:sz w:val="24"/>
          <w:szCs w:val="24"/>
          <w:rtl/>
        </w:rPr>
        <w:t xml:space="preserve"> </w:t>
      </w:r>
      <w:r w:rsidRPr="00EF4F1C">
        <w:rPr>
          <w:rFonts w:ascii="David" w:hAnsi="David" w:cs="David" w:hint="cs"/>
          <w:b/>
          <w:bCs/>
          <w:sz w:val="24"/>
          <w:szCs w:val="24"/>
          <w:rtl/>
        </w:rPr>
        <w:t>ובתוספת</w:t>
      </w:r>
      <w:r w:rsidRPr="00EF4F1C">
        <w:rPr>
          <w:rFonts w:ascii="David" w:hAnsi="David" w:cs="David"/>
          <w:b/>
          <w:bCs/>
          <w:sz w:val="24"/>
          <w:szCs w:val="24"/>
          <w:rtl/>
        </w:rPr>
        <w:t xml:space="preserve"> </w:t>
      </w:r>
      <w:r w:rsidRPr="00EF4F1C">
        <w:rPr>
          <w:rFonts w:ascii="David" w:hAnsi="David" w:cs="David" w:hint="cs"/>
          <w:b/>
          <w:bCs/>
          <w:sz w:val="24"/>
          <w:szCs w:val="24"/>
          <w:rtl/>
        </w:rPr>
        <w:t>מע</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w:t>
      </w:r>
      <w:r w:rsidRPr="00EF4F1C">
        <w:rPr>
          <w:rFonts w:ascii="David" w:hAnsi="David" w:cs="David" w:hint="cs"/>
          <w:b/>
          <w:bCs/>
          <w:sz w:val="24"/>
          <w:szCs w:val="24"/>
          <w:rtl/>
        </w:rPr>
        <w:t>כדין</w:t>
      </w:r>
      <w:r w:rsidRPr="00EF4F1C">
        <w:rPr>
          <w:rFonts w:ascii="David" w:hAnsi="David" w:cs="David"/>
          <w:b/>
          <w:bCs/>
          <w:sz w:val="24"/>
          <w:szCs w:val="24"/>
          <w:rtl/>
        </w:rPr>
        <w:t>.</w:t>
      </w:r>
    </w:p>
    <w:p w14:paraId="525465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תנאי</w:t>
      </w:r>
      <w:r w:rsidRPr="00EF4F1C">
        <w:rPr>
          <w:rFonts w:ascii="David" w:hAnsi="David" w:cs="David"/>
          <w:b/>
          <w:bCs/>
          <w:sz w:val="24"/>
          <w:szCs w:val="24"/>
          <w:rtl/>
        </w:rPr>
        <w:t xml:space="preserve"> </w:t>
      </w:r>
      <w:r w:rsidRPr="00EF4F1C">
        <w:rPr>
          <w:rFonts w:ascii="David" w:hAnsi="David" w:cs="David" w:hint="cs"/>
          <w:b/>
          <w:bCs/>
          <w:sz w:val="24"/>
          <w:szCs w:val="24"/>
          <w:rtl/>
        </w:rPr>
        <w:t>התשלום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תיאום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בקרת</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וביצוע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יסוכמו</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לרוכשים</w:t>
      </w:r>
      <w:r w:rsidRPr="00EF4F1C">
        <w:rPr>
          <w:rFonts w:ascii="David" w:hAnsi="David" w:cs="David"/>
          <w:b/>
          <w:bCs/>
          <w:sz w:val="24"/>
          <w:szCs w:val="24"/>
          <w:rtl/>
        </w:rPr>
        <w:t>.</w:t>
      </w:r>
    </w:p>
    <w:p w14:paraId="0AC430EA"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bookmarkStart w:id="8" w:name="_Ref462575902"/>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22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מוסכם</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שהמזמין</w:t>
      </w:r>
      <w:r w:rsidRPr="00EF4F1C">
        <w:rPr>
          <w:rFonts w:ascii="David" w:hAnsi="David" w:cs="David"/>
          <w:b/>
          <w:bCs/>
          <w:sz w:val="24"/>
          <w:szCs w:val="24"/>
          <w:rtl/>
        </w:rPr>
        <w:t xml:space="preserve"> </w:t>
      </w:r>
      <w:r w:rsidRPr="00EF4F1C">
        <w:rPr>
          <w:rFonts w:ascii="David" w:hAnsi="David" w:cs="David" w:hint="cs"/>
          <w:b/>
          <w:bCs/>
          <w:sz w:val="24"/>
          <w:szCs w:val="24"/>
          <w:rtl/>
        </w:rPr>
        <w:t>יתחייב</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רוכשי</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תמורה</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הזזת</w:t>
      </w:r>
      <w:r w:rsidRPr="00EF4F1C">
        <w:rPr>
          <w:rFonts w:ascii="David" w:hAnsi="David" w:cs="David"/>
          <w:b/>
          <w:bCs/>
          <w:sz w:val="24"/>
          <w:szCs w:val="24"/>
          <w:rtl/>
        </w:rPr>
        <w:t>/</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פנים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הכנה</w:t>
      </w:r>
      <w:r w:rsidRPr="00EF4F1C">
        <w:rPr>
          <w:rFonts w:ascii="David" w:hAnsi="David" w:cs="David"/>
          <w:b/>
          <w:bCs/>
          <w:sz w:val="24"/>
          <w:szCs w:val="24"/>
          <w:rtl/>
        </w:rPr>
        <w:t xml:space="preserve"> </w:t>
      </w:r>
      <w:r w:rsidRPr="00EF4F1C">
        <w:rPr>
          <w:rFonts w:ascii="David" w:hAnsi="David" w:cs="David" w:hint="cs"/>
          <w:b/>
          <w:bCs/>
          <w:sz w:val="24"/>
          <w:szCs w:val="24"/>
          <w:rtl/>
        </w:rPr>
        <w:t>למיזוג</w:t>
      </w:r>
      <w:r w:rsidRPr="00EF4F1C">
        <w:rPr>
          <w:rFonts w:ascii="David" w:hAnsi="David" w:cs="David"/>
          <w:b/>
          <w:bCs/>
          <w:sz w:val="24"/>
          <w:szCs w:val="24"/>
          <w:rtl/>
        </w:rPr>
        <w:t xml:space="preserve"> </w:t>
      </w:r>
      <w:r w:rsidRPr="00EF4F1C">
        <w:rPr>
          <w:rFonts w:ascii="David" w:hAnsi="David" w:cs="David" w:hint="cs"/>
          <w:b/>
          <w:bCs/>
          <w:sz w:val="24"/>
          <w:szCs w:val="24"/>
          <w:rtl/>
        </w:rPr>
        <w:t>אויר</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תקשורת</w:t>
      </w:r>
      <w:r w:rsidRPr="00EF4F1C">
        <w:rPr>
          <w:rFonts w:ascii="David" w:hAnsi="David" w:cs="David"/>
          <w:b/>
          <w:bCs/>
          <w:sz w:val="24"/>
          <w:szCs w:val="24"/>
          <w:rtl/>
        </w:rPr>
        <w:t xml:space="preserve"> </w:t>
      </w:r>
      <w:r w:rsidRPr="00EF4F1C">
        <w:rPr>
          <w:rFonts w:ascii="David" w:hAnsi="David" w:cs="David" w:hint="cs"/>
          <w:b/>
          <w:bCs/>
          <w:sz w:val="24"/>
          <w:szCs w:val="24"/>
          <w:rtl/>
        </w:rPr>
        <w:t>וטלוויזיה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כלים</w:t>
      </w:r>
      <w:r w:rsidRPr="00EF4F1C">
        <w:rPr>
          <w:rFonts w:ascii="David" w:hAnsi="David" w:cs="David"/>
          <w:b/>
          <w:bCs/>
          <w:sz w:val="24"/>
          <w:szCs w:val="24"/>
          <w:rtl/>
        </w:rPr>
        <w:t xml:space="preserve"> </w:t>
      </w:r>
      <w:r w:rsidRPr="00EF4F1C">
        <w:rPr>
          <w:rFonts w:ascii="David" w:hAnsi="David" w:cs="David" w:hint="cs"/>
          <w:b/>
          <w:bCs/>
          <w:sz w:val="24"/>
          <w:szCs w:val="24"/>
          <w:rtl/>
        </w:rPr>
        <w:t>סניטריים</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והכל</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לקיומם</w:t>
      </w:r>
      <w:r w:rsidRPr="00EF4F1C">
        <w:rPr>
          <w:rFonts w:ascii="David" w:hAnsi="David" w:cs="David"/>
          <w:b/>
          <w:bCs/>
          <w:sz w:val="24"/>
          <w:szCs w:val="24"/>
          <w:rtl/>
        </w:rPr>
        <w:t xml:space="preserve"> </w:t>
      </w:r>
      <w:r w:rsidRPr="00EF4F1C">
        <w:rPr>
          <w:rFonts w:ascii="David" w:hAnsi="David" w:cs="David" w:hint="cs"/>
          <w:b/>
          <w:bCs/>
          <w:sz w:val="24"/>
          <w:szCs w:val="24"/>
          <w:rtl/>
        </w:rPr>
        <w:t>המצטבר</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w:t>
      </w:r>
      <w:bookmarkEnd w:id="8"/>
    </w:p>
    <w:p w14:paraId="23952F77" w14:textId="77777777" w:rsidR="00EF4F1C" w:rsidRPr="00EF4F1C" w:rsidRDefault="00EF4F1C" w:rsidP="00A11D74">
      <w:pPr>
        <w:numPr>
          <w:ilvl w:val="3"/>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בשינוי</w:t>
      </w:r>
      <w:r w:rsidRPr="00EF4F1C">
        <w:rPr>
          <w:rFonts w:ascii="David" w:hAnsi="David" w:cs="David"/>
          <w:b/>
          <w:bCs/>
          <w:sz w:val="24"/>
          <w:szCs w:val="24"/>
          <w:rtl/>
        </w:rPr>
        <w:t xml:space="preserve"> </w:t>
      </w:r>
      <w:r w:rsidRPr="00EF4F1C">
        <w:rPr>
          <w:rFonts w:ascii="David" w:hAnsi="David" w:cs="David" w:hint="cs"/>
          <w:b/>
          <w:bCs/>
          <w:sz w:val="24"/>
          <w:szCs w:val="24"/>
          <w:rtl/>
        </w:rPr>
        <w:t>סוג</w:t>
      </w:r>
      <w:r w:rsidRPr="00EF4F1C">
        <w:rPr>
          <w:rFonts w:ascii="David" w:hAnsi="David" w:cs="David"/>
          <w:b/>
          <w:bCs/>
          <w:sz w:val="24"/>
          <w:szCs w:val="24"/>
          <w:rtl/>
        </w:rPr>
        <w:t xml:space="preserve"> </w:t>
      </w:r>
      <w:r w:rsidRPr="00EF4F1C">
        <w:rPr>
          <w:rFonts w:ascii="David" w:hAnsi="David" w:cs="David" w:hint="cs"/>
          <w:b/>
          <w:bCs/>
          <w:sz w:val="24"/>
          <w:szCs w:val="24"/>
          <w:rtl/>
        </w:rPr>
        <w:t>החומרים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האביזרים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בהגדלת</w:t>
      </w:r>
      <w:r w:rsidRPr="00EF4F1C">
        <w:rPr>
          <w:rFonts w:ascii="David" w:hAnsi="David" w:cs="David"/>
          <w:b/>
          <w:bCs/>
          <w:sz w:val="24"/>
          <w:szCs w:val="24"/>
          <w:rtl/>
        </w:rPr>
        <w:t xml:space="preserve"> </w:t>
      </w:r>
      <w:r w:rsidRPr="00EF4F1C">
        <w:rPr>
          <w:rFonts w:ascii="David" w:hAnsi="David" w:cs="David" w:hint="cs"/>
          <w:b/>
          <w:bCs/>
          <w:sz w:val="24"/>
          <w:szCs w:val="24"/>
          <w:rtl/>
        </w:rPr>
        <w:t>הכמויות</w:t>
      </w:r>
      <w:r w:rsidRPr="00EF4F1C">
        <w:rPr>
          <w:rFonts w:ascii="David" w:hAnsi="David" w:cs="David"/>
          <w:b/>
          <w:bCs/>
          <w:sz w:val="24"/>
          <w:szCs w:val="24"/>
          <w:rtl/>
        </w:rPr>
        <w:t xml:space="preserve"> </w:t>
      </w:r>
      <w:r w:rsidRPr="00EF4F1C">
        <w:rPr>
          <w:rFonts w:ascii="David" w:hAnsi="David" w:cs="David" w:hint="cs"/>
          <w:b/>
          <w:bCs/>
          <w:sz w:val="24"/>
          <w:szCs w:val="24"/>
          <w:rtl/>
        </w:rPr>
        <w:t>לעומת</w:t>
      </w:r>
      <w:r w:rsidRPr="00EF4F1C">
        <w:rPr>
          <w:rFonts w:ascii="David" w:hAnsi="David" w:cs="David"/>
          <w:b/>
          <w:bCs/>
          <w:sz w:val="24"/>
          <w:szCs w:val="24"/>
          <w:rtl/>
        </w:rPr>
        <w:t xml:space="preserve"> </w:t>
      </w:r>
      <w:r w:rsidRPr="00EF4F1C">
        <w:rPr>
          <w:rFonts w:ascii="David" w:hAnsi="David" w:cs="David" w:hint="cs"/>
          <w:b/>
          <w:bCs/>
          <w:sz w:val="24"/>
          <w:szCs w:val="24"/>
          <w:rtl/>
        </w:rPr>
        <w:t>המפרט</w:t>
      </w:r>
      <w:r w:rsidRPr="00EF4F1C">
        <w:rPr>
          <w:rFonts w:ascii="David" w:hAnsi="David" w:cs="David"/>
          <w:b/>
          <w:bCs/>
          <w:sz w:val="24"/>
          <w:szCs w:val="24"/>
          <w:rtl/>
        </w:rPr>
        <w:t xml:space="preserve"> </w:t>
      </w:r>
      <w:r w:rsidRPr="00EF4F1C">
        <w:rPr>
          <w:rFonts w:ascii="David" w:hAnsi="David" w:cs="David" w:hint="cs"/>
          <w:b/>
          <w:bCs/>
          <w:sz w:val="24"/>
          <w:szCs w:val="24"/>
          <w:rtl/>
        </w:rPr>
        <w:t>ותכניות</w:t>
      </w:r>
      <w:r w:rsidRPr="00EF4F1C">
        <w:rPr>
          <w:rFonts w:ascii="David" w:hAnsi="David" w:cs="David"/>
          <w:b/>
          <w:bCs/>
          <w:sz w:val="24"/>
          <w:szCs w:val="24"/>
          <w:rtl/>
        </w:rPr>
        <w:t xml:space="preserve"> </w:t>
      </w:r>
      <w:r w:rsidRPr="00EF4F1C">
        <w:rPr>
          <w:rFonts w:ascii="David" w:hAnsi="David" w:cs="David" w:hint="cs"/>
          <w:b/>
          <w:bCs/>
          <w:sz w:val="24"/>
          <w:szCs w:val="24"/>
          <w:rtl/>
        </w:rPr>
        <w:t>הביצוע</w:t>
      </w:r>
      <w:r w:rsidRPr="00EF4F1C">
        <w:rPr>
          <w:rFonts w:ascii="David" w:hAnsi="David" w:cs="David"/>
          <w:b/>
          <w:bCs/>
          <w:sz w:val="24"/>
          <w:szCs w:val="24"/>
          <w:rtl/>
        </w:rPr>
        <w:t xml:space="preserve"> </w:t>
      </w:r>
      <w:r w:rsidRPr="00EF4F1C">
        <w:rPr>
          <w:rFonts w:ascii="David" w:hAnsi="David" w:cs="David" w:hint="cs"/>
          <w:b/>
          <w:bCs/>
          <w:sz w:val="24"/>
          <w:szCs w:val="24"/>
          <w:rtl/>
        </w:rPr>
        <w:t>שהוכנו</w:t>
      </w:r>
      <w:r w:rsidRPr="00EF4F1C">
        <w:rPr>
          <w:rFonts w:ascii="David" w:hAnsi="David" w:cs="David"/>
          <w:b/>
          <w:bCs/>
          <w:sz w:val="24"/>
          <w:szCs w:val="24"/>
          <w:rtl/>
        </w:rPr>
        <w:t xml:space="preserve"> </w:t>
      </w:r>
      <w:r w:rsidRPr="00EF4F1C">
        <w:rPr>
          <w:rFonts w:ascii="David" w:hAnsi="David" w:cs="David" w:hint="cs"/>
          <w:b/>
          <w:bCs/>
          <w:sz w:val="24"/>
          <w:szCs w:val="24"/>
          <w:rtl/>
        </w:rPr>
        <w:t>לפיו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החברה</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בתוספת</w:t>
      </w:r>
      <w:r w:rsidRPr="00EF4F1C">
        <w:rPr>
          <w:rFonts w:ascii="David" w:hAnsi="David" w:cs="David"/>
          <w:b/>
          <w:bCs/>
          <w:sz w:val="24"/>
          <w:szCs w:val="24"/>
          <w:rtl/>
        </w:rPr>
        <w:t xml:space="preserve"> </w:t>
      </w:r>
      <w:r w:rsidRPr="00EF4F1C">
        <w:rPr>
          <w:rFonts w:ascii="David" w:hAnsi="David" w:cs="David" w:hint="cs"/>
          <w:b/>
          <w:bCs/>
          <w:sz w:val="24"/>
          <w:szCs w:val="24"/>
          <w:rtl/>
        </w:rPr>
        <w:t>ריצוף</w:t>
      </w:r>
      <w:r w:rsidRPr="00EF4F1C">
        <w:rPr>
          <w:rFonts w:ascii="David" w:hAnsi="David" w:cs="David"/>
          <w:b/>
          <w:bCs/>
          <w:sz w:val="24"/>
          <w:szCs w:val="24"/>
          <w:rtl/>
        </w:rPr>
        <w:t xml:space="preserve"> </w:t>
      </w:r>
      <w:r w:rsidRPr="00EF4F1C">
        <w:rPr>
          <w:rFonts w:ascii="David" w:hAnsi="David" w:cs="David" w:hint="cs"/>
          <w:b/>
          <w:bCs/>
          <w:sz w:val="24"/>
          <w:szCs w:val="24"/>
          <w:rtl/>
        </w:rPr>
        <w:t>חיפוי</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הנמכת</w:t>
      </w:r>
      <w:r w:rsidRPr="00EF4F1C">
        <w:rPr>
          <w:rFonts w:ascii="David" w:hAnsi="David" w:cs="David"/>
          <w:b/>
          <w:bCs/>
          <w:sz w:val="24"/>
          <w:szCs w:val="24"/>
          <w:rtl/>
        </w:rPr>
        <w:t xml:space="preserve"> </w:t>
      </w:r>
      <w:r w:rsidRPr="00EF4F1C">
        <w:rPr>
          <w:rFonts w:ascii="David" w:hAnsi="David" w:cs="David" w:hint="cs"/>
          <w:b/>
          <w:bCs/>
          <w:sz w:val="24"/>
          <w:szCs w:val="24"/>
          <w:rtl/>
        </w:rPr>
        <w:t>תקרות</w:t>
      </w:r>
      <w:r w:rsidRPr="00EF4F1C">
        <w:rPr>
          <w:rFonts w:ascii="David" w:hAnsi="David" w:cs="David"/>
          <w:b/>
          <w:bCs/>
          <w:sz w:val="24"/>
          <w:szCs w:val="24"/>
          <w:rtl/>
        </w:rPr>
        <w:t xml:space="preserve"> </w:t>
      </w:r>
      <w:r w:rsidRPr="00EF4F1C">
        <w:rPr>
          <w:rFonts w:ascii="David" w:hAnsi="David" w:cs="David" w:hint="cs"/>
          <w:b/>
          <w:bCs/>
          <w:sz w:val="24"/>
          <w:szCs w:val="24"/>
          <w:rtl/>
        </w:rPr>
        <w:t>וכד</w:t>
      </w:r>
      <w:r w:rsidRPr="00EF4F1C">
        <w:rPr>
          <w:rFonts w:ascii="David" w:hAnsi="David" w:cs="David"/>
          <w:b/>
          <w:bCs/>
          <w:sz w:val="24"/>
          <w:szCs w:val="24"/>
          <w:rtl/>
        </w:rPr>
        <w:t>'.</w:t>
      </w:r>
    </w:p>
    <w:p w14:paraId="2D4AB363" w14:textId="77777777" w:rsidR="00EF4F1C" w:rsidRPr="00EF4F1C" w:rsidRDefault="00EF4F1C" w:rsidP="00A11D74">
      <w:pPr>
        <w:spacing w:after="0" w:afterAutospacing="0" w:line="240" w:lineRule="auto"/>
        <w:rPr>
          <w:rFonts w:ascii="David" w:hAnsi="David" w:cs="David"/>
          <w:b/>
          <w:bCs/>
          <w:sz w:val="24"/>
          <w:szCs w:val="24"/>
        </w:rPr>
      </w:pPr>
    </w:p>
    <w:p w14:paraId="25D09790" w14:textId="77777777" w:rsidR="00EF4F1C" w:rsidRPr="00EF4F1C" w:rsidRDefault="00EF4F1C" w:rsidP="00A11D74">
      <w:pPr>
        <w:numPr>
          <w:ilvl w:val="3"/>
          <w:numId w:val="4"/>
        </w:numPr>
        <w:tabs>
          <w:tab w:val="clear" w:pos="1782"/>
        </w:tabs>
        <w:spacing w:after="0" w:afterAutospacing="0" w:line="240" w:lineRule="auto"/>
        <w:rPr>
          <w:rFonts w:ascii="David" w:hAnsi="David" w:cs="David"/>
          <w:b/>
          <w:bCs/>
          <w:sz w:val="24"/>
          <w:szCs w:val="24"/>
        </w:rPr>
      </w:pP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בשינוי</w:t>
      </w:r>
      <w:r w:rsidRPr="00EF4F1C">
        <w:rPr>
          <w:rFonts w:ascii="David" w:hAnsi="David" w:cs="David"/>
          <w:b/>
          <w:bCs/>
          <w:sz w:val="24"/>
          <w:szCs w:val="24"/>
          <w:rtl/>
        </w:rPr>
        <w:t xml:space="preserve"> </w:t>
      </w:r>
      <w:r w:rsidRPr="00EF4F1C">
        <w:rPr>
          <w:rFonts w:ascii="David" w:hAnsi="David" w:cs="David" w:hint="cs"/>
          <w:b/>
          <w:bCs/>
          <w:sz w:val="24"/>
          <w:szCs w:val="24"/>
          <w:rtl/>
        </w:rPr>
        <w:t>בחזית</w:t>
      </w:r>
      <w:r w:rsidRPr="00EF4F1C">
        <w:rPr>
          <w:rFonts w:ascii="David" w:hAnsi="David" w:cs="David"/>
          <w:b/>
          <w:bCs/>
          <w:sz w:val="24"/>
          <w:szCs w:val="24"/>
          <w:rtl/>
        </w:rPr>
        <w:t xml:space="preserve"> </w:t>
      </w:r>
      <w:r w:rsidRPr="00EF4F1C">
        <w:rPr>
          <w:rFonts w:ascii="David" w:hAnsi="David" w:cs="David" w:hint="cs"/>
          <w:b/>
          <w:bCs/>
          <w:sz w:val="24"/>
          <w:szCs w:val="24"/>
          <w:rtl/>
        </w:rPr>
        <w:t>החיצונית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במערכות</w:t>
      </w:r>
      <w:r w:rsidRPr="00EF4F1C">
        <w:rPr>
          <w:rFonts w:ascii="David" w:hAnsi="David" w:cs="David"/>
          <w:b/>
          <w:bCs/>
          <w:sz w:val="24"/>
          <w:szCs w:val="24"/>
          <w:rtl/>
        </w:rPr>
        <w:t xml:space="preserve"> </w:t>
      </w:r>
      <w:r w:rsidRPr="00EF4F1C">
        <w:rPr>
          <w:rFonts w:ascii="David" w:hAnsi="David" w:cs="David" w:hint="cs"/>
          <w:b/>
          <w:bCs/>
          <w:sz w:val="24"/>
          <w:szCs w:val="24"/>
          <w:rtl/>
        </w:rPr>
        <w:t>משותפות</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בבניין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ביסודות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בחלקים</w:t>
      </w:r>
      <w:r w:rsidRPr="00EF4F1C">
        <w:rPr>
          <w:rFonts w:ascii="David" w:hAnsi="David" w:cs="David"/>
          <w:b/>
          <w:bCs/>
          <w:sz w:val="24"/>
          <w:szCs w:val="24"/>
          <w:rtl/>
        </w:rPr>
        <w:t xml:space="preserve"> </w:t>
      </w:r>
      <w:r w:rsidRPr="00EF4F1C">
        <w:rPr>
          <w:rFonts w:ascii="David" w:hAnsi="David" w:cs="David" w:hint="cs"/>
          <w:b/>
          <w:bCs/>
          <w:sz w:val="24"/>
          <w:szCs w:val="24"/>
          <w:rtl/>
        </w:rPr>
        <w:t>קונסטרוקטיביים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w:t>
      </w:r>
    </w:p>
    <w:p w14:paraId="4E532470" w14:textId="77777777" w:rsidR="00EF4F1C" w:rsidRPr="00EF4F1C" w:rsidRDefault="00EF4F1C" w:rsidP="00A11D74">
      <w:pPr>
        <w:spacing w:after="0" w:afterAutospacing="0" w:line="240" w:lineRule="auto"/>
        <w:rPr>
          <w:rFonts w:ascii="David" w:hAnsi="David" w:cs="David"/>
          <w:b/>
          <w:bCs/>
          <w:sz w:val="24"/>
          <w:szCs w:val="24"/>
        </w:rPr>
      </w:pPr>
    </w:p>
    <w:p w14:paraId="66A9AE35" w14:textId="77777777" w:rsidR="00EF4F1C" w:rsidRPr="00EF4F1C" w:rsidRDefault="00EF4F1C" w:rsidP="00A11D74">
      <w:pPr>
        <w:numPr>
          <w:ilvl w:val="3"/>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מניעה</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התכנון</w:t>
      </w:r>
      <w:r w:rsidRPr="00EF4F1C">
        <w:rPr>
          <w:rFonts w:ascii="David" w:hAnsi="David" w:cs="David"/>
          <w:b/>
          <w:bCs/>
          <w:sz w:val="24"/>
          <w:szCs w:val="24"/>
          <w:rtl/>
        </w:rPr>
        <w:t xml:space="preserve"> </w:t>
      </w:r>
      <w:r w:rsidRPr="00EF4F1C">
        <w:rPr>
          <w:rFonts w:ascii="David" w:hAnsi="David" w:cs="David" w:hint="cs"/>
          <w:b/>
          <w:bCs/>
          <w:sz w:val="24"/>
          <w:szCs w:val="24"/>
          <w:rtl/>
        </w:rPr>
        <w:t>הקיים</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תקן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הוראת</w:t>
      </w:r>
      <w:r w:rsidRPr="00EF4F1C">
        <w:rPr>
          <w:rFonts w:ascii="David" w:hAnsi="David" w:cs="David"/>
          <w:b/>
          <w:bCs/>
          <w:sz w:val="24"/>
          <w:szCs w:val="24"/>
          <w:rtl/>
        </w:rPr>
        <w:t xml:space="preserve"> </w:t>
      </w:r>
      <w:r w:rsidRPr="00EF4F1C">
        <w:rPr>
          <w:rFonts w:ascii="David" w:hAnsi="David" w:cs="David" w:hint="cs"/>
          <w:b/>
          <w:bCs/>
          <w:sz w:val="24"/>
          <w:szCs w:val="24"/>
          <w:rtl/>
        </w:rPr>
        <w:t>רשות</w:t>
      </w:r>
      <w:r w:rsidRPr="00EF4F1C">
        <w:rPr>
          <w:rFonts w:ascii="David" w:hAnsi="David" w:cs="David"/>
          <w:b/>
          <w:bCs/>
          <w:sz w:val="24"/>
          <w:szCs w:val="24"/>
          <w:rtl/>
        </w:rPr>
        <w:t xml:space="preserve"> </w:t>
      </w:r>
      <w:r w:rsidRPr="00EF4F1C">
        <w:rPr>
          <w:rFonts w:ascii="David" w:hAnsi="David" w:cs="David" w:hint="cs"/>
          <w:b/>
          <w:bCs/>
          <w:sz w:val="24"/>
          <w:szCs w:val="24"/>
          <w:rtl/>
        </w:rPr>
        <w:t>מוסמכת</w:t>
      </w:r>
      <w:r w:rsidRPr="00EF4F1C">
        <w:rPr>
          <w:rFonts w:ascii="David" w:hAnsi="David" w:cs="David"/>
          <w:b/>
          <w:bCs/>
          <w:sz w:val="24"/>
          <w:szCs w:val="24"/>
          <w:rtl/>
        </w:rPr>
        <w:t xml:space="preserve"> </w:t>
      </w:r>
      <w:r w:rsidRPr="00EF4F1C">
        <w:rPr>
          <w:rFonts w:ascii="David" w:hAnsi="David" w:cs="David" w:hint="cs"/>
          <w:b/>
          <w:bCs/>
          <w:sz w:val="24"/>
          <w:szCs w:val="24"/>
          <w:rtl/>
        </w:rPr>
        <w:t>לביצועם</w:t>
      </w:r>
      <w:r w:rsidRPr="00EF4F1C">
        <w:rPr>
          <w:rFonts w:ascii="David" w:hAnsi="David" w:cs="David"/>
          <w:b/>
          <w:bCs/>
          <w:sz w:val="24"/>
          <w:szCs w:val="24"/>
          <w:rtl/>
        </w:rPr>
        <w:t>.</w:t>
      </w:r>
    </w:p>
    <w:p w14:paraId="168D1913" w14:textId="77777777" w:rsidR="00EF4F1C" w:rsidRPr="00EF4F1C" w:rsidRDefault="00EF4F1C" w:rsidP="00A11D74">
      <w:pPr>
        <w:spacing w:after="0" w:afterAutospacing="0" w:line="240" w:lineRule="auto"/>
        <w:rPr>
          <w:rFonts w:ascii="David" w:hAnsi="David" w:cs="David"/>
          <w:b/>
          <w:bCs/>
          <w:sz w:val="24"/>
          <w:szCs w:val="24"/>
        </w:rPr>
      </w:pPr>
    </w:p>
    <w:p w14:paraId="3E079E02" w14:textId="77777777" w:rsidR="00EF4F1C" w:rsidRPr="00EF4F1C" w:rsidRDefault="00EF4F1C" w:rsidP="00A11D74">
      <w:pPr>
        <w:numPr>
          <w:ilvl w:val="3"/>
          <w:numId w:val="4"/>
        </w:numPr>
        <w:tabs>
          <w:tab w:val="clear" w:pos="1782"/>
        </w:tabs>
        <w:spacing w:after="0" w:afterAutospacing="0" w:line="240" w:lineRule="auto"/>
        <w:rPr>
          <w:rFonts w:ascii="David" w:hAnsi="David" w:cs="David"/>
          <w:b/>
          <w:bCs/>
          <w:sz w:val="24"/>
          <w:szCs w:val="24"/>
          <w:rtl/>
        </w:rPr>
      </w:pPr>
      <w:r w:rsidRPr="00EF4F1C">
        <w:rPr>
          <w:rFonts w:ascii="David" w:hAnsi="David" w:cs="David" w:hint="cs"/>
          <w:b/>
          <w:bCs/>
          <w:sz w:val="24"/>
          <w:szCs w:val="24"/>
          <w:rtl/>
        </w:rPr>
        <w:t>נחתמה</w:t>
      </w:r>
      <w:r w:rsidRPr="00EF4F1C">
        <w:rPr>
          <w:rFonts w:ascii="David" w:hAnsi="David" w:cs="David"/>
          <w:b/>
          <w:bCs/>
          <w:sz w:val="24"/>
          <w:szCs w:val="24"/>
          <w:rtl/>
        </w:rPr>
        <w:t xml:space="preserve"> </w:t>
      </w:r>
      <w:r w:rsidRPr="00EF4F1C">
        <w:rPr>
          <w:rFonts w:ascii="David" w:hAnsi="David" w:cs="David" w:hint="cs"/>
          <w:b/>
          <w:bCs/>
          <w:sz w:val="24"/>
          <w:szCs w:val="24"/>
          <w:rtl/>
        </w:rPr>
        <w:t>הזמנת</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והקבלן</w:t>
      </w:r>
      <w:r w:rsidRPr="00EF4F1C">
        <w:rPr>
          <w:rFonts w:ascii="David" w:hAnsi="David" w:cs="David"/>
          <w:b/>
          <w:bCs/>
          <w:sz w:val="24"/>
          <w:szCs w:val="24"/>
          <w:rtl/>
        </w:rPr>
        <w:t xml:space="preserve"> </w:t>
      </w:r>
      <w:r w:rsidRPr="00EF4F1C">
        <w:rPr>
          <w:rFonts w:ascii="David" w:hAnsi="David" w:cs="David" w:hint="cs"/>
          <w:b/>
          <w:bCs/>
          <w:sz w:val="24"/>
          <w:szCs w:val="24"/>
          <w:rtl/>
        </w:rPr>
        <w:t>שמצורפות</w:t>
      </w:r>
      <w:r w:rsidRPr="00EF4F1C">
        <w:rPr>
          <w:rFonts w:ascii="David" w:hAnsi="David" w:cs="David"/>
          <w:b/>
          <w:bCs/>
          <w:sz w:val="24"/>
          <w:szCs w:val="24"/>
          <w:rtl/>
        </w:rPr>
        <w:t xml:space="preserve"> </w:t>
      </w:r>
      <w:r w:rsidRPr="00EF4F1C">
        <w:rPr>
          <w:rFonts w:ascii="David" w:hAnsi="David" w:cs="David" w:hint="cs"/>
          <w:b/>
          <w:bCs/>
          <w:sz w:val="24"/>
          <w:szCs w:val="24"/>
          <w:rtl/>
        </w:rPr>
        <w:t>לה</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מפורטות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שנדרשות</w:t>
      </w:r>
      <w:r w:rsidRPr="00EF4F1C">
        <w:rPr>
          <w:rFonts w:ascii="David" w:hAnsi="David" w:cs="David"/>
          <w:b/>
          <w:bCs/>
          <w:sz w:val="24"/>
          <w:szCs w:val="24"/>
          <w:rtl/>
        </w:rPr>
        <w:t xml:space="preserve"> </w:t>
      </w:r>
      <w:r w:rsidRPr="00EF4F1C">
        <w:rPr>
          <w:rFonts w:ascii="David" w:hAnsi="David" w:cs="David" w:hint="cs"/>
          <w:b/>
          <w:bCs/>
          <w:sz w:val="24"/>
          <w:szCs w:val="24"/>
          <w:rtl/>
        </w:rPr>
        <w:t>כאלה</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אדריכלות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מי</w:t>
      </w:r>
      <w:r w:rsidRPr="00EF4F1C">
        <w:rPr>
          <w:rFonts w:ascii="David" w:hAnsi="David" w:cs="David"/>
          <w:b/>
          <w:bCs/>
          <w:sz w:val="24"/>
          <w:szCs w:val="24"/>
          <w:rtl/>
        </w:rPr>
        <w:t xml:space="preserve"> </w:t>
      </w:r>
      <w:r w:rsidRPr="00EF4F1C">
        <w:rPr>
          <w:rFonts w:ascii="David" w:hAnsi="David" w:cs="David" w:hint="cs"/>
          <w:b/>
          <w:bCs/>
          <w:sz w:val="24"/>
          <w:szCs w:val="24"/>
          <w:rtl/>
        </w:rPr>
        <w:t>מטעמו</w:t>
      </w:r>
      <w:r w:rsidRPr="00EF4F1C">
        <w:rPr>
          <w:rFonts w:ascii="David" w:hAnsi="David" w:cs="David"/>
          <w:b/>
          <w:bCs/>
          <w:sz w:val="24"/>
          <w:szCs w:val="24"/>
          <w:rtl/>
        </w:rPr>
        <w:t xml:space="preserve"> </w:t>
      </w:r>
      <w:r w:rsidRPr="00EF4F1C">
        <w:rPr>
          <w:rFonts w:ascii="David" w:hAnsi="David" w:cs="David" w:hint="cs"/>
          <w:b/>
          <w:bCs/>
          <w:sz w:val="24"/>
          <w:szCs w:val="24"/>
          <w:rtl/>
        </w:rPr>
        <w:t>המציא</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יאוחר</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-7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טרם</w:t>
      </w:r>
      <w:r w:rsidRPr="00EF4F1C">
        <w:rPr>
          <w:rFonts w:ascii="David" w:hAnsi="David" w:cs="David"/>
          <w:b/>
          <w:bCs/>
          <w:sz w:val="24"/>
          <w:szCs w:val="24"/>
          <w:rtl/>
        </w:rPr>
        <w:t xml:space="preserve"> </w:t>
      </w:r>
      <w:r w:rsidRPr="00EF4F1C">
        <w:rPr>
          <w:rFonts w:ascii="David" w:hAnsi="David" w:cs="David" w:hint="cs"/>
          <w:b/>
          <w:bCs/>
          <w:sz w:val="24"/>
          <w:szCs w:val="24"/>
          <w:rtl/>
        </w:rPr>
        <w:t>מועד</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רצפת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45457D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במקרים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בגינם</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ידרוש</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יהא</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עלות</w:t>
      </w:r>
      <w:r w:rsidRPr="00EF4F1C">
        <w:rPr>
          <w:rFonts w:ascii="David" w:hAnsi="David" w:cs="David"/>
          <w:b/>
          <w:bCs/>
          <w:sz w:val="24"/>
          <w:szCs w:val="24"/>
          <w:rtl/>
        </w:rPr>
        <w:t xml:space="preserve"> </w:t>
      </w:r>
      <w:r w:rsidRPr="00EF4F1C">
        <w:rPr>
          <w:rFonts w:ascii="David" w:hAnsi="David" w:cs="David" w:hint="cs"/>
          <w:b/>
          <w:bCs/>
          <w:sz w:val="24"/>
          <w:szCs w:val="24"/>
          <w:rtl/>
        </w:rPr>
        <w:t>יועצי</w:t>
      </w:r>
      <w:r w:rsidRPr="00EF4F1C">
        <w:rPr>
          <w:rFonts w:ascii="David" w:hAnsi="David" w:cs="David"/>
          <w:b/>
          <w:bCs/>
          <w:sz w:val="24"/>
          <w:szCs w:val="24"/>
          <w:rtl/>
        </w:rPr>
        <w:t xml:space="preserve"> </w:t>
      </w:r>
      <w:r w:rsidRPr="00EF4F1C">
        <w:rPr>
          <w:rFonts w:ascii="David" w:hAnsi="David" w:cs="David" w:hint="cs"/>
          <w:b/>
          <w:bCs/>
          <w:sz w:val="24"/>
          <w:szCs w:val="24"/>
          <w:rtl/>
        </w:rPr>
        <w:t>מערכות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פתיחת</w:t>
      </w:r>
      <w:r w:rsidRPr="00EF4F1C">
        <w:rPr>
          <w:rFonts w:ascii="David" w:hAnsi="David" w:cs="David"/>
          <w:b/>
          <w:bCs/>
          <w:sz w:val="24"/>
          <w:szCs w:val="24"/>
          <w:rtl/>
        </w:rPr>
        <w:t xml:space="preserve"> </w:t>
      </w:r>
      <w:r w:rsidRPr="00EF4F1C">
        <w:rPr>
          <w:rFonts w:ascii="David" w:hAnsi="David" w:cs="David" w:hint="cs"/>
          <w:b/>
          <w:bCs/>
          <w:sz w:val="24"/>
          <w:szCs w:val="24"/>
          <w:rtl/>
        </w:rPr>
        <w:t>תיק</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3 </w:t>
      </w:r>
      <w:r w:rsidRPr="00EF4F1C">
        <w:rPr>
          <w:rFonts w:ascii="David" w:hAnsi="David" w:cs="David" w:hint="cs"/>
          <w:b/>
          <w:bCs/>
          <w:sz w:val="24"/>
          <w:szCs w:val="24"/>
          <w:rtl/>
        </w:rPr>
        <w:t>שעות</w:t>
      </w:r>
      <w:r w:rsidRPr="00EF4F1C">
        <w:rPr>
          <w:rFonts w:ascii="David" w:hAnsi="David" w:cs="David"/>
          <w:b/>
          <w:bCs/>
          <w:sz w:val="24"/>
          <w:szCs w:val="24"/>
          <w:rtl/>
        </w:rPr>
        <w:t xml:space="preserve"> </w:t>
      </w:r>
      <w:r w:rsidRPr="00EF4F1C">
        <w:rPr>
          <w:rFonts w:ascii="David" w:hAnsi="David" w:cs="David" w:hint="cs"/>
          <w:b/>
          <w:bCs/>
          <w:sz w:val="24"/>
          <w:szCs w:val="24"/>
          <w:rtl/>
        </w:rPr>
        <w:t>יעוץ</w:t>
      </w:r>
      <w:r w:rsidRPr="00EF4F1C">
        <w:rPr>
          <w:rFonts w:ascii="David" w:hAnsi="David" w:cs="David"/>
          <w:b/>
          <w:bCs/>
          <w:sz w:val="24"/>
          <w:szCs w:val="24"/>
          <w:rtl/>
        </w:rPr>
        <w:t xml:space="preserve"> </w:t>
      </w:r>
      <w:r w:rsidRPr="00EF4F1C">
        <w:rPr>
          <w:rFonts w:ascii="David" w:hAnsi="David" w:cs="David" w:hint="cs"/>
          <w:b/>
          <w:bCs/>
          <w:sz w:val="24"/>
          <w:szCs w:val="24"/>
          <w:rtl/>
        </w:rPr>
        <w:t>ראשונות</w:t>
      </w:r>
      <w:r w:rsidRPr="00EF4F1C">
        <w:rPr>
          <w:rFonts w:ascii="David" w:hAnsi="David" w:cs="David"/>
          <w:b/>
          <w:bCs/>
          <w:sz w:val="24"/>
          <w:szCs w:val="24"/>
          <w:rtl/>
        </w:rPr>
        <w:t xml:space="preserve"> </w:t>
      </w:r>
      <w:r w:rsidRPr="00EF4F1C">
        <w:rPr>
          <w:rFonts w:ascii="David" w:hAnsi="David" w:cs="David" w:hint="cs"/>
          <w:b/>
          <w:bCs/>
          <w:sz w:val="24"/>
          <w:szCs w:val="24"/>
          <w:rtl/>
        </w:rPr>
        <w:t>בתיאום</w:t>
      </w:r>
      <w:r w:rsidRPr="00EF4F1C">
        <w:rPr>
          <w:rFonts w:ascii="David" w:hAnsi="David" w:cs="David"/>
          <w:b/>
          <w:bCs/>
          <w:sz w:val="24"/>
          <w:szCs w:val="24"/>
          <w:rtl/>
        </w:rPr>
        <w:t xml:space="preserve"> </w:t>
      </w:r>
      <w:r w:rsidRPr="00EF4F1C">
        <w:rPr>
          <w:rFonts w:ascii="David" w:hAnsi="David" w:cs="David" w:hint="cs"/>
          <w:b/>
          <w:bCs/>
          <w:sz w:val="24"/>
          <w:szCs w:val="24"/>
          <w:rtl/>
        </w:rPr>
        <w:t>אדריכלי</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בדיקה</w:t>
      </w:r>
      <w:r w:rsidRPr="00EF4F1C">
        <w:rPr>
          <w:rFonts w:ascii="David" w:hAnsi="David" w:cs="David"/>
          <w:b/>
          <w:bCs/>
          <w:sz w:val="24"/>
          <w:szCs w:val="24"/>
          <w:rtl/>
        </w:rPr>
        <w:t xml:space="preserve"> </w:t>
      </w:r>
      <w:r w:rsidRPr="00EF4F1C">
        <w:rPr>
          <w:rFonts w:ascii="David" w:hAnsi="David" w:cs="David" w:hint="cs"/>
          <w:b/>
          <w:bCs/>
          <w:sz w:val="24"/>
          <w:szCs w:val="24"/>
          <w:rtl/>
        </w:rPr>
        <w:t>ואישור</w:t>
      </w:r>
      <w:r w:rsidRPr="00EF4F1C">
        <w:rPr>
          <w:rFonts w:ascii="David" w:hAnsi="David" w:cs="David"/>
          <w:b/>
          <w:bCs/>
          <w:sz w:val="24"/>
          <w:szCs w:val="24"/>
          <w:rtl/>
        </w:rPr>
        <w:t xml:space="preserve"> </w:t>
      </w:r>
      <w:r w:rsidRPr="00EF4F1C">
        <w:rPr>
          <w:rFonts w:ascii="David" w:hAnsi="David" w:cs="David" w:hint="cs"/>
          <w:b/>
          <w:bCs/>
          <w:sz w:val="24"/>
          <w:szCs w:val="24"/>
          <w:rtl/>
        </w:rPr>
        <w:t>מחדש</w:t>
      </w:r>
      <w:r w:rsidRPr="00EF4F1C">
        <w:rPr>
          <w:rFonts w:ascii="David" w:hAnsi="David" w:cs="David"/>
          <w:b/>
          <w:bCs/>
          <w:sz w:val="24"/>
          <w:szCs w:val="24"/>
          <w:rtl/>
        </w:rPr>
        <w:t xml:space="preserve"> </w:t>
      </w:r>
      <w:r w:rsidRPr="00EF4F1C">
        <w:rPr>
          <w:rFonts w:ascii="David" w:hAnsi="David" w:cs="David" w:hint="cs"/>
          <w:b/>
          <w:bCs/>
          <w:sz w:val="24"/>
          <w:szCs w:val="24"/>
          <w:rtl/>
        </w:rPr>
        <w:t>שאין</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במערכת</w:t>
      </w:r>
      <w:r w:rsidRPr="00EF4F1C">
        <w:rPr>
          <w:rFonts w:ascii="David" w:hAnsi="David" w:cs="David"/>
          <w:b/>
          <w:bCs/>
          <w:sz w:val="24"/>
          <w:szCs w:val="24"/>
          <w:rtl/>
        </w:rPr>
        <w:t xml:space="preserve"> </w:t>
      </w:r>
      <w:r w:rsidRPr="00EF4F1C">
        <w:rPr>
          <w:rFonts w:ascii="David" w:hAnsi="David" w:cs="David" w:hint="cs"/>
          <w:b/>
          <w:bCs/>
          <w:sz w:val="24"/>
          <w:szCs w:val="24"/>
          <w:rtl/>
        </w:rPr>
        <w:t>הספרינקלרים</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הזזת</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פנים</w:t>
      </w:r>
      <w:r w:rsidRPr="00EF4F1C">
        <w:rPr>
          <w:rFonts w:ascii="David" w:hAnsi="David" w:cs="David"/>
          <w:b/>
          <w:bCs/>
          <w:sz w:val="24"/>
          <w:szCs w:val="24"/>
          <w:rtl/>
        </w:rPr>
        <w:t>.</w:t>
      </w:r>
    </w:p>
    <w:p w14:paraId="15F541F5"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כפופים</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7CF0115E"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עמודים</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 xml:space="preserve"> </w:t>
      </w:r>
      <w:r w:rsidRPr="00EF4F1C">
        <w:rPr>
          <w:rFonts w:ascii="David" w:hAnsi="David" w:cs="David" w:hint="cs"/>
          <w:b/>
          <w:bCs/>
          <w:sz w:val="24"/>
          <w:szCs w:val="24"/>
          <w:rtl/>
        </w:rPr>
        <w:t>המשולבים</w:t>
      </w:r>
      <w:r w:rsidRPr="00EF4F1C">
        <w:rPr>
          <w:rFonts w:ascii="David" w:hAnsi="David" w:cs="David"/>
          <w:b/>
          <w:bCs/>
          <w:sz w:val="24"/>
          <w:szCs w:val="24"/>
          <w:rtl/>
        </w:rPr>
        <w:t xml:space="preserve"> </w:t>
      </w:r>
      <w:r w:rsidRPr="00EF4F1C">
        <w:rPr>
          <w:rFonts w:ascii="David" w:hAnsi="David" w:cs="David" w:hint="cs"/>
          <w:b/>
          <w:bCs/>
          <w:sz w:val="24"/>
          <w:szCs w:val="24"/>
          <w:rtl/>
        </w:rPr>
        <w:t>במחיצות</w:t>
      </w:r>
      <w:r w:rsidRPr="00EF4F1C">
        <w:rPr>
          <w:rFonts w:ascii="David" w:hAnsi="David" w:cs="David"/>
          <w:b/>
          <w:bCs/>
          <w:sz w:val="24"/>
          <w:szCs w:val="24"/>
          <w:rtl/>
        </w:rPr>
        <w:t>.</w:t>
      </w:r>
    </w:p>
    <w:p w14:paraId="20D73A49"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הגובלות</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אמבטיה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מקלחת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שירותים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במטבח</w:t>
      </w:r>
      <w:r w:rsidRPr="00EF4F1C">
        <w:rPr>
          <w:rFonts w:ascii="David" w:hAnsi="David" w:cs="David"/>
          <w:b/>
          <w:bCs/>
          <w:sz w:val="24"/>
          <w:szCs w:val="24"/>
          <w:rtl/>
        </w:rPr>
        <w:t>.</w:t>
      </w:r>
    </w:p>
    <w:p w14:paraId="7BE3D529"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יבוצע</w:t>
      </w:r>
      <w:r w:rsidRPr="00EF4F1C">
        <w:rPr>
          <w:rFonts w:ascii="David" w:hAnsi="David" w:cs="David"/>
          <w:b/>
          <w:bCs/>
          <w:sz w:val="24"/>
          <w:szCs w:val="24"/>
          <w:rtl/>
        </w:rPr>
        <w:t xml:space="preserve"> </w:t>
      </w:r>
      <w:r w:rsidRPr="00EF4F1C">
        <w:rPr>
          <w:rFonts w:ascii="David" w:hAnsi="David" w:cs="David" w:hint="cs"/>
          <w:b/>
          <w:bCs/>
          <w:sz w:val="24"/>
          <w:szCs w:val="24"/>
          <w:rtl/>
        </w:rPr>
        <w:t>בחזיתות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פתחים</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w:t>
      </w:r>
    </w:p>
    <w:p w14:paraId="6E759382"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יגדיל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שטח</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עובי</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גובה</w:t>
      </w:r>
      <w:r w:rsidRPr="00EF4F1C">
        <w:rPr>
          <w:rFonts w:ascii="David" w:hAnsi="David" w:cs="David"/>
          <w:b/>
          <w:bCs/>
          <w:sz w:val="24"/>
          <w:szCs w:val="24"/>
          <w:rtl/>
        </w:rPr>
        <w:t xml:space="preserve"> </w:t>
      </w:r>
      <w:r w:rsidRPr="00EF4F1C">
        <w:rPr>
          <w:rFonts w:ascii="David" w:hAnsi="David" w:cs="David" w:hint="cs"/>
          <w:b/>
          <w:bCs/>
          <w:sz w:val="24"/>
          <w:szCs w:val="24"/>
          <w:rtl/>
        </w:rPr>
        <w:t>המחיצות</w:t>
      </w:r>
      <w:r w:rsidRPr="00EF4F1C">
        <w:rPr>
          <w:rFonts w:ascii="David" w:hAnsi="David" w:cs="David"/>
          <w:b/>
          <w:bCs/>
          <w:sz w:val="24"/>
          <w:szCs w:val="24"/>
          <w:rtl/>
        </w:rPr>
        <w:t xml:space="preserve"> </w:t>
      </w:r>
      <w:r w:rsidRPr="00EF4F1C">
        <w:rPr>
          <w:rFonts w:ascii="David" w:hAnsi="David" w:cs="David" w:hint="cs"/>
          <w:b/>
          <w:bCs/>
          <w:sz w:val="24"/>
          <w:szCs w:val="24"/>
          <w:rtl/>
        </w:rPr>
        <w:t>לעומת</w:t>
      </w:r>
      <w:r w:rsidRPr="00EF4F1C">
        <w:rPr>
          <w:rFonts w:ascii="David" w:hAnsi="David" w:cs="David"/>
          <w:b/>
          <w:bCs/>
          <w:sz w:val="24"/>
          <w:szCs w:val="24"/>
          <w:rtl/>
        </w:rPr>
        <w:t xml:space="preserve"> </w:t>
      </w:r>
      <w:r w:rsidRPr="00EF4F1C">
        <w:rPr>
          <w:rFonts w:ascii="David" w:hAnsi="David" w:cs="David" w:hint="cs"/>
          <w:b/>
          <w:bCs/>
          <w:sz w:val="24"/>
          <w:szCs w:val="24"/>
          <w:rtl/>
        </w:rPr>
        <w:t>המתואר</w:t>
      </w:r>
      <w:r w:rsidRPr="00EF4F1C">
        <w:rPr>
          <w:rFonts w:ascii="David" w:hAnsi="David" w:cs="David"/>
          <w:b/>
          <w:bCs/>
          <w:sz w:val="24"/>
          <w:szCs w:val="24"/>
          <w:rtl/>
        </w:rPr>
        <w:t xml:space="preserve"> </w:t>
      </w:r>
      <w:r w:rsidRPr="00EF4F1C">
        <w:rPr>
          <w:rFonts w:ascii="David" w:hAnsi="David" w:cs="David" w:hint="cs"/>
          <w:b/>
          <w:bCs/>
          <w:sz w:val="24"/>
          <w:szCs w:val="24"/>
          <w:rtl/>
        </w:rPr>
        <w:t>בתוכניות</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w:t>
      </w:r>
    </w:p>
    <w:p w14:paraId="2FA8C7C1"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המחיצות</w:t>
      </w:r>
      <w:r w:rsidRPr="00EF4F1C">
        <w:rPr>
          <w:rFonts w:ascii="David" w:hAnsi="David" w:cs="David"/>
          <w:b/>
          <w:bCs/>
          <w:sz w:val="24"/>
          <w:szCs w:val="24"/>
          <w:rtl/>
        </w:rPr>
        <w:t xml:space="preserve"> </w:t>
      </w:r>
      <w:r w:rsidRPr="00EF4F1C">
        <w:rPr>
          <w:rFonts w:ascii="David" w:hAnsi="David" w:cs="David" w:hint="cs"/>
          <w:b/>
          <w:bCs/>
          <w:sz w:val="24"/>
          <w:szCs w:val="24"/>
          <w:rtl/>
        </w:rPr>
        <w:t>במיקומם</w:t>
      </w:r>
      <w:r w:rsidRPr="00EF4F1C">
        <w:rPr>
          <w:rFonts w:ascii="David" w:hAnsi="David" w:cs="David"/>
          <w:b/>
          <w:bCs/>
          <w:sz w:val="24"/>
          <w:szCs w:val="24"/>
          <w:rtl/>
        </w:rPr>
        <w:t xml:space="preserve"> </w:t>
      </w:r>
      <w:r w:rsidRPr="00EF4F1C">
        <w:rPr>
          <w:rFonts w:ascii="David" w:hAnsi="David" w:cs="David" w:hint="cs"/>
          <w:b/>
          <w:bCs/>
          <w:sz w:val="24"/>
          <w:szCs w:val="24"/>
          <w:rtl/>
        </w:rPr>
        <w:t>החדש</w:t>
      </w:r>
      <w:r w:rsidRPr="00EF4F1C">
        <w:rPr>
          <w:rFonts w:ascii="David" w:hAnsi="David" w:cs="David"/>
          <w:b/>
          <w:bCs/>
          <w:sz w:val="24"/>
          <w:szCs w:val="24"/>
          <w:rtl/>
        </w:rPr>
        <w:t xml:space="preserve"> </w:t>
      </w:r>
      <w:r w:rsidRPr="00EF4F1C">
        <w:rPr>
          <w:rFonts w:ascii="David" w:hAnsi="David" w:cs="David" w:hint="cs"/>
          <w:b/>
          <w:bCs/>
          <w:sz w:val="24"/>
          <w:szCs w:val="24"/>
          <w:rtl/>
        </w:rPr>
        <w:t>יהיו</w:t>
      </w:r>
      <w:r w:rsidRPr="00EF4F1C">
        <w:rPr>
          <w:rFonts w:ascii="David" w:hAnsi="David" w:cs="David"/>
          <w:b/>
          <w:bCs/>
          <w:sz w:val="24"/>
          <w:szCs w:val="24"/>
          <w:rtl/>
        </w:rPr>
        <w:t xml:space="preserve"> </w:t>
      </w:r>
      <w:r w:rsidRPr="00EF4F1C">
        <w:rPr>
          <w:rFonts w:ascii="David" w:hAnsi="David" w:cs="David" w:hint="cs"/>
          <w:b/>
          <w:bCs/>
          <w:sz w:val="24"/>
          <w:szCs w:val="24"/>
          <w:rtl/>
        </w:rPr>
        <w:t>בקווים</w:t>
      </w:r>
      <w:r w:rsidRPr="00EF4F1C">
        <w:rPr>
          <w:rFonts w:ascii="David" w:hAnsi="David" w:cs="David"/>
          <w:b/>
          <w:bCs/>
          <w:sz w:val="24"/>
          <w:szCs w:val="24"/>
          <w:rtl/>
        </w:rPr>
        <w:t xml:space="preserve"> </w:t>
      </w:r>
      <w:r w:rsidRPr="00EF4F1C">
        <w:rPr>
          <w:rFonts w:ascii="David" w:hAnsi="David" w:cs="David" w:hint="cs"/>
          <w:b/>
          <w:bCs/>
          <w:sz w:val="24"/>
          <w:szCs w:val="24"/>
          <w:rtl/>
        </w:rPr>
        <w:t>ישרים</w:t>
      </w:r>
      <w:r w:rsidRPr="00EF4F1C">
        <w:rPr>
          <w:rFonts w:ascii="David" w:hAnsi="David" w:cs="David"/>
          <w:b/>
          <w:bCs/>
          <w:sz w:val="24"/>
          <w:szCs w:val="24"/>
          <w:rtl/>
        </w:rPr>
        <w:t xml:space="preserve"> </w:t>
      </w:r>
      <w:r w:rsidRPr="00EF4F1C">
        <w:rPr>
          <w:rFonts w:ascii="David" w:hAnsi="David" w:cs="David" w:hint="cs"/>
          <w:b/>
          <w:bCs/>
          <w:sz w:val="24"/>
          <w:szCs w:val="24"/>
          <w:rtl/>
        </w:rPr>
        <w:t>וניצבים</w:t>
      </w:r>
      <w:r w:rsidRPr="00EF4F1C">
        <w:rPr>
          <w:rFonts w:ascii="David" w:hAnsi="David" w:cs="David"/>
          <w:b/>
          <w:bCs/>
          <w:sz w:val="24"/>
          <w:szCs w:val="24"/>
          <w:rtl/>
        </w:rPr>
        <w:t>.</w:t>
      </w:r>
    </w:p>
    <w:p w14:paraId="790415BF"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מצריך</w:t>
      </w:r>
      <w:r w:rsidRPr="00EF4F1C">
        <w:rPr>
          <w:rFonts w:ascii="David" w:hAnsi="David" w:cs="David"/>
          <w:b/>
          <w:bCs/>
          <w:sz w:val="24"/>
          <w:szCs w:val="24"/>
          <w:rtl/>
        </w:rPr>
        <w:t xml:space="preserve"> </w:t>
      </w:r>
      <w:r w:rsidRPr="00EF4F1C">
        <w:rPr>
          <w:rFonts w:ascii="David" w:hAnsi="David" w:cs="David" w:hint="cs"/>
          <w:b/>
          <w:bCs/>
          <w:sz w:val="24"/>
          <w:szCs w:val="24"/>
          <w:rtl/>
        </w:rPr>
        <w:t>חציבה</w:t>
      </w:r>
      <w:r w:rsidRPr="00EF4F1C">
        <w:rPr>
          <w:rFonts w:ascii="David" w:hAnsi="David" w:cs="David"/>
          <w:b/>
          <w:bCs/>
          <w:sz w:val="24"/>
          <w:szCs w:val="24"/>
          <w:rtl/>
        </w:rPr>
        <w:t xml:space="preserve"> </w:t>
      </w:r>
      <w:r w:rsidRPr="00EF4F1C">
        <w:rPr>
          <w:rFonts w:ascii="David" w:hAnsi="David" w:cs="David" w:hint="cs"/>
          <w:b/>
          <w:bCs/>
          <w:sz w:val="24"/>
          <w:szCs w:val="24"/>
          <w:rtl/>
        </w:rPr>
        <w:t>בקירות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בתקרה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ברצפה</w:t>
      </w:r>
      <w:r w:rsidRPr="00EF4F1C">
        <w:rPr>
          <w:rFonts w:ascii="David" w:hAnsi="David" w:cs="David"/>
          <w:b/>
          <w:bCs/>
          <w:sz w:val="24"/>
          <w:szCs w:val="24"/>
          <w:rtl/>
        </w:rPr>
        <w:t>.</w:t>
      </w:r>
    </w:p>
    <w:p w14:paraId="2CC32A0A"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יחייב</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בתכנון</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בגודל</w:t>
      </w:r>
      <w:r w:rsidRPr="00EF4F1C">
        <w:rPr>
          <w:rFonts w:ascii="David" w:hAnsi="David" w:cs="David"/>
          <w:b/>
          <w:bCs/>
          <w:sz w:val="24"/>
          <w:szCs w:val="24"/>
          <w:rtl/>
        </w:rPr>
        <w:t xml:space="preserve"> </w:t>
      </w:r>
      <w:r w:rsidRPr="00EF4F1C">
        <w:rPr>
          <w:rFonts w:ascii="David" w:hAnsi="David" w:cs="David" w:hint="cs"/>
          <w:b/>
          <w:bCs/>
          <w:sz w:val="24"/>
          <w:szCs w:val="24"/>
          <w:rtl/>
        </w:rPr>
        <w:t>יחידות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תעלות</w:t>
      </w:r>
      <w:r w:rsidRPr="00EF4F1C">
        <w:rPr>
          <w:rFonts w:ascii="David" w:hAnsi="David" w:cs="David"/>
          <w:b/>
          <w:bCs/>
          <w:sz w:val="24"/>
          <w:szCs w:val="24"/>
          <w:rtl/>
        </w:rPr>
        <w:t xml:space="preserve"> </w:t>
      </w:r>
      <w:r w:rsidRPr="00EF4F1C">
        <w:rPr>
          <w:rFonts w:ascii="David" w:hAnsi="David" w:cs="David" w:hint="cs"/>
          <w:b/>
          <w:bCs/>
          <w:sz w:val="24"/>
          <w:szCs w:val="24"/>
          <w:rtl/>
        </w:rPr>
        <w:t>מיזוג</w:t>
      </w:r>
      <w:r w:rsidRPr="00EF4F1C">
        <w:rPr>
          <w:rFonts w:ascii="David" w:hAnsi="David" w:cs="David"/>
          <w:b/>
          <w:bCs/>
          <w:sz w:val="24"/>
          <w:szCs w:val="24"/>
          <w:rtl/>
        </w:rPr>
        <w:t xml:space="preserve"> </w:t>
      </w:r>
      <w:r w:rsidRPr="00EF4F1C">
        <w:rPr>
          <w:rFonts w:ascii="David" w:hAnsi="David" w:cs="David" w:hint="cs"/>
          <w:b/>
          <w:bCs/>
          <w:sz w:val="24"/>
          <w:szCs w:val="24"/>
          <w:rtl/>
        </w:rPr>
        <w:t>האוויר</w:t>
      </w:r>
      <w:r w:rsidRPr="00EF4F1C">
        <w:rPr>
          <w:rFonts w:ascii="David" w:hAnsi="David" w:cs="David"/>
          <w:b/>
          <w:bCs/>
          <w:sz w:val="24"/>
          <w:szCs w:val="24"/>
          <w:rtl/>
        </w:rPr>
        <w:t>.</w:t>
      </w:r>
    </w:p>
    <w:p w14:paraId="5630799A"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יגרום</w:t>
      </w:r>
      <w:r w:rsidRPr="00EF4F1C">
        <w:rPr>
          <w:rFonts w:ascii="David" w:hAnsi="David" w:cs="David"/>
          <w:b/>
          <w:bCs/>
          <w:sz w:val="24"/>
          <w:szCs w:val="24"/>
          <w:rtl/>
        </w:rPr>
        <w:t xml:space="preserve"> </w:t>
      </w:r>
      <w:r w:rsidRPr="00EF4F1C">
        <w:rPr>
          <w:rFonts w:ascii="David" w:hAnsi="David" w:cs="David" w:hint="cs"/>
          <w:b/>
          <w:bCs/>
          <w:sz w:val="24"/>
          <w:szCs w:val="24"/>
          <w:rtl/>
        </w:rPr>
        <w:t>לשינויים</w:t>
      </w:r>
      <w:r w:rsidRPr="00EF4F1C">
        <w:rPr>
          <w:rFonts w:ascii="David" w:hAnsi="David" w:cs="David"/>
          <w:b/>
          <w:bCs/>
          <w:sz w:val="24"/>
          <w:szCs w:val="24"/>
          <w:rtl/>
        </w:rPr>
        <w:t xml:space="preserve"> </w:t>
      </w:r>
      <w:r w:rsidRPr="00EF4F1C">
        <w:rPr>
          <w:rFonts w:ascii="David" w:hAnsi="David" w:cs="David" w:hint="cs"/>
          <w:b/>
          <w:bCs/>
          <w:sz w:val="24"/>
          <w:szCs w:val="24"/>
          <w:rtl/>
        </w:rPr>
        <w:t>בשטחי</w:t>
      </w:r>
      <w:r w:rsidRPr="00EF4F1C">
        <w:rPr>
          <w:rFonts w:ascii="David" w:hAnsi="David" w:cs="David"/>
          <w:b/>
          <w:bCs/>
          <w:sz w:val="24"/>
          <w:szCs w:val="24"/>
          <w:rtl/>
        </w:rPr>
        <w:t xml:space="preserve"> </w:t>
      </w:r>
      <w:r w:rsidRPr="00EF4F1C">
        <w:rPr>
          <w:rFonts w:ascii="David" w:hAnsi="David" w:cs="David" w:hint="cs"/>
          <w:b/>
          <w:bCs/>
          <w:sz w:val="24"/>
          <w:szCs w:val="24"/>
          <w:rtl/>
        </w:rPr>
        <w:t>כיבוי</w:t>
      </w:r>
      <w:r w:rsidRPr="00EF4F1C">
        <w:rPr>
          <w:rFonts w:ascii="David" w:hAnsi="David" w:cs="David"/>
          <w:b/>
          <w:bCs/>
          <w:sz w:val="24"/>
          <w:szCs w:val="24"/>
          <w:rtl/>
        </w:rPr>
        <w:t xml:space="preserve"> </w:t>
      </w:r>
      <w:r w:rsidRPr="00EF4F1C">
        <w:rPr>
          <w:rFonts w:ascii="David" w:hAnsi="David" w:cs="David" w:hint="cs"/>
          <w:b/>
          <w:bCs/>
          <w:sz w:val="24"/>
          <w:szCs w:val="24"/>
          <w:rtl/>
        </w:rPr>
        <w:t>ספרינקלרים</w:t>
      </w:r>
      <w:r w:rsidRPr="00EF4F1C">
        <w:rPr>
          <w:rFonts w:ascii="David" w:hAnsi="David" w:cs="David"/>
          <w:b/>
          <w:bCs/>
          <w:sz w:val="24"/>
          <w:szCs w:val="24"/>
          <w:rtl/>
        </w:rPr>
        <w:t>.</w:t>
      </w:r>
    </w:p>
    <w:p w14:paraId="1CB5FD16"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כדי</w:t>
      </w:r>
      <w:r w:rsidRPr="00EF4F1C">
        <w:rPr>
          <w:rFonts w:ascii="David" w:hAnsi="David" w:cs="David"/>
          <w:b/>
          <w:bCs/>
          <w:sz w:val="24"/>
          <w:szCs w:val="24"/>
          <w:rtl/>
        </w:rPr>
        <w:t xml:space="preserve"> </w:t>
      </w:r>
      <w:r w:rsidRPr="00EF4F1C">
        <w:rPr>
          <w:rFonts w:ascii="David" w:hAnsi="David" w:cs="David" w:hint="cs"/>
          <w:b/>
          <w:bCs/>
          <w:sz w:val="24"/>
          <w:szCs w:val="24"/>
          <w:rtl/>
        </w:rPr>
        <w:t>להזיז</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הסתרת</w:t>
      </w:r>
      <w:r w:rsidRPr="00EF4F1C">
        <w:rPr>
          <w:rFonts w:ascii="David" w:hAnsi="David" w:cs="David"/>
          <w:b/>
          <w:bCs/>
          <w:sz w:val="24"/>
          <w:szCs w:val="24"/>
          <w:rtl/>
        </w:rPr>
        <w:t xml:space="preserve"> </w:t>
      </w:r>
      <w:r w:rsidRPr="00EF4F1C">
        <w:rPr>
          <w:rFonts w:ascii="David" w:hAnsi="David" w:cs="David" w:hint="cs"/>
          <w:b/>
          <w:bCs/>
          <w:sz w:val="24"/>
          <w:szCs w:val="24"/>
          <w:rtl/>
        </w:rPr>
        <w:t>פתח</w:t>
      </w:r>
      <w:r w:rsidRPr="00EF4F1C">
        <w:rPr>
          <w:rFonts w:ascii="David" w:hAnsi="David" w:cs="David"/>
          <w:b/>
          <w:bCs/>
          <w:sz w:val="24"/>
          <w:szCs w:val="24"/>
          <w:rtl/>
        </w:rPr>
        <w:t xml:space="preserve"> </w:t>
      </w:r>
      <w:r w:rsidRPr="00EF4F1C">
        <w:rPr>
          <w:rFonts w:ascii="David" w:hAnsi="David" w:cs="David" w:hint="cs"/>
          <w:b/>
          <w:bCs/>
          <w:sz w:val="24"/>
          <w:szCs w:val="24"/>
          <w:rtl/>
        </w:rPr>
        <w:t>הממ</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 xml:space="preserve"> </w:t>
      </w:r>
      <w:r w:rsidRPr="00EF4F1C">
        <w:rPr>
          <w:rFonts w:ascii="David" w:hAnsi="David" w:cs="David" w:hint="cs"/>
          <w:b/>
          <w:bCs/>
          <w:sz w:val="24"/>
          <w:szCs w:val="24"/>
          <w:rtl/>
        </w:rPr>
        <w:t>שעל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הנחיות</w:t>
      </w:r>
      <w:r w:rsidRPr="00EF4F1C">
        <w:rPr>
          <w:rFonts w:ascii="David" w:hAnsi="David" w:cs="David"/>
          <w:b/>
          <w:bCs/>
          <w:sz w:val="24"/>
          <w:szCs w:val="24"/>
          <w:rtl/>
        </w:rPr>
        <w:t xml:space="preserve"> </w:t>
      </w:r>
      <w:r w:rsidRPr="00EF4F1C">
        <w:rPr>
          <w:rFonts w:ascii="David" w:hAnsi="David" w:cs="David" w:hint="cs"/>
          <w:b/>
          <w:bCs/>
          <w:sz w:val="24"/>
          <w:szCs w:val="24"/>
          <w:rtl/>
        </w:rPr>
        <w:t>פקה</w:t>
      </w:r>
      <w:r w:rsidRPr="00EF4F1C">
        <w:rPr>
          <w:rFonts w:ascii="David" w:hAnsi="David" w:cs="David"/>
          <w:b/>
          <w:bCs/>
          <w:sz w:val="24"/>
          <w:szCs w:val="24"/>
          <w:rtl/>
        </w:rPr>
        <w:t>"</w:t>
      </w:r>
      <w:r w:rsidRPr="00EF4F1C">
        <w:rPr>
          <w:rFonts w:ascii="David" w:hAnsi="David" w:cs="David" w:hint="cs"/>
          <w:b/>
          <w:bCs/>
          <w:sz w:val="24"/>
          <w:szCs w:val="24"/>
          <w:rtl/>
        </w:rPr>
        <w:t>ע</w:t>
      </w:r>
      <w:r w:rsidRPr="00EF4F1C">
        <w:rPr>
          <w:rFonts w:ascii="David" w:hAnsi="David" w:cs="David"/>
          <w:b/>
          <w:bCs/>
          <w:sz w:val="24"/>
          <w:szCs w:val="24"/>
          <w:rtl/>
        </w:rPr>
        <w:t xml:space="preserve">. </w:t>
      </w:r>
    </w:p>
    <w:p w14:paraId="0CBAFD4D"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7C94314F"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יודגש</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יבקש</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מחיצה</w:t>
      </w:r>
      <w:r w:rsidRPr="00EF4F1C">
        <w:rPr>
          <w:rFonts w:ascii="David" w:hAnsi="David" w:cs="David"/>
          <w:b/>
          <w:bCs/>
          <w:sz w:val="24"/>
          <w:szCs w:val="24"/>
          <w:rtl/>
        </w:rPr>
        <w:t xml:space="preserve"> </w:t>
      </w:r>
      <w:r w:rsidRPr="00EF4F1C">
        <w:rPr>
          <w:rFonts w:ascii="David" w:hAnsi="David" w:cs="David" w:hint="cs"/>
          <w:b/>
          <w:bCs/>
          <w:sz w:val="24"/>
          <w:szCs w:val="24"/>
          <w:rtl/>
        </w:rPr>
        <w:t>שאינה</w:t>
      </w:r>
      <w:r w:rsidRPr="00EF4F1C">
        <w:rPr>
          <w:rFonts w:ascii="David" w:hAnsi="David" w:cs="David"/>
          <w:b/>
          <w:bCs/>
          <w:sz w:val="24"/>
          <w:szCs w:val="24"/>
          <w:rtl/>
        </w:rPr>
        <w:t xml:space="preserve"> </w:t>
      </w:r>
      <w:r w:rsidRPr="00EF4F1C">
        <w:rPr>
          <w:rFonts w:ascii="David" w:hAnsi="David" w:cs="David" w:hint="cs"/>
          <w:b/>
          <w:bCs/>
          <w:sz w:val="24"/>
          <w:szCs w:val="24"/>
          <w:rtl/>
        </w:rPr>
        <w:t>סטנדרטית</w:t>
      </w:r>
      <w:r w:rsidRPr="00EF4F1C">
        <w:rPr>
          <w:rFonts w:ascii="David" w:hAnsi="David" w:cs="David"/>
          <w:b/>
          <w:bCs/>
          <w:sz w:val="24"/>
          <w:szCs w:val="24"/>
          <w:rtl/>
        </w:rPr>
        <w:t xml:space="preserve"> (</w:t>
      </w:r>
      <w:r w:rsidRPr="00EF4F1C">
        <w:rPr>
          <w:rFonts w:ascii="David" w:hAnsi="David" w:cs="David" w:hint="cs"/>
          <w:b/>
          <w:bCs/>
          <w:sz w:val="24"/>
          <w:szCs w:val="24"/>
          <w:rtl/>
        </w:rPr>
        <w:t>מעוגלת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נישות</w:t>
      </w:r>
      <w:r w:rsidRPr="00EF4F1C">
        <w:rPr>
          <w:rFonts w:ascii="David" w:hAnsi="David" w:cs="David"/>
          <w:b/>
          <w:bCs/>
          <w:sz w:val="24"/>
          <w:szCs w:val="24"/>
          <w:rtl/>
        </w:rPr>
        <w:t>/</w:t>
      </w:r>
      <w:r w:rsidRPr="00EF4F1C">
        <w:rPr>
          <w:rFonts w:ascii="David" w:hAnsi="David" w:cs="David" w:hint="cs"/>
          <w:b/>
          <w:bCs/>
          <w:sz w:val="24"/>
          <w:szCs w:val="24"/>
          <w:rtl/>
        </w:rPr>
        <w:t>קאנטים</w:t>
      </w:r>
      <w:r w:rsidRPr="00EF4F1C">
        <w:rPr>
          <w:rFonts w:ascii="David" w:hAnsi="David" w:cs="David"/>
          <w:b/>
          <w:bCs/>
          <w:sz w:val="24"/>
          <w:szCs w:val="24"/>
          <w:rtl/>
        </w:rPr>
        <w:t xml:space="preserve">) </w:t>
      </w:r>
      <w:r w:rsidRPr="00EF4F1C">
        <w:rPr>
          <w:rFonts w:ascii="David" w:hAnsi="David" w:cs="David" w:hint="cs"/>
          <w:b/>
          <w:bCs/>
          <w:sz w:val="24"/>
          <w:szCs w:val="24"/>
          <w:rtl/>
        </w:rPr>
        <w:t>בנייתה</w:t>
      </w:r>
      <w:r w:rsidRPr="00EF4F1C">
        <w:rPr>
          <w:rFonts w:ascii="David" w:hAnsi="David" w:cs="David"/>
          <w:b/>
          <w:bCs/>
          <w:sz w:val="24"/>
          <w:szCs w:val="24"/>
          <w:rtl/>
        </w:rPr>
        <w:t xml:space="preserve"> </w:t>
      </w:r>
      <w:r w:rsidRPr="00EF4F1C">
        <w:rPr>
          <w:rFonts w:ascii="David" w:hAnsi="David" w:cs="David" w:hint="cs"/>
          <w:b/>
          <w:bCs/>
          <w:sz w:val="24"/>
          <w:szCs w:val="24"/>
          <w:rtl/>
        </w:rPr>
        <w:t>תעשה</w:t>
      </w:r>
      <w:r w:rsidRPr="00EF4F1C">
        <w:rPr>
          <w:rFonts w:ascii="David" w:hAnsi="David" w:cs="David"/>
          <w:b/>
          <w:bCs/>
          <w:sz w:val="24"/>
          <w:szCs w:val="24"/>
          <w:rtl/>
        </w:rPr>
        <w:t xml:space="preserve"> </w:t>
      </w:r>
      <w:r w:rsidRPr="00EF4F1C">
        <w:rPr>
          <w:rFonts w:ascii="David" w:hAnsi="David" w:cs="David" w:hint="cs"/>
          <w:b/>
          <w:bCs/>
          <w:sz w:val="24"/>
          <w:szCs w:val="24"/>
          <w:rtl/>
        </w:rPr>
        <w:t>בתמורה</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w:t>
      </w:r>
    </w:p>
    <w:p w14:paraId="5C34A8B2"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כיור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אסלה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6B389E63"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הכיור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האסלה</w:t>
      </w:r>
      <w:r w:rsidRPr="00EF4F1C">
        <w:rPr>
          <w:rFonts w:ascii="David" w:hAnsi="David" w:cs="David"/>
          <w:b/>
          <w:bCs/>
          <w:sz w:val="24"/>
          <w:szCs w:val="24"/>
          <w:rtl/>
        </w:rPr>
        <w:t xml:space="preserve"> </w:t>
      </w:r>
      <w:r w:rsidRPr="00EF4F1C">
        <w:rPr>
          <w:rFonts w:ascii="David" w:hAnsi="David" w:cs="David" w:hint="cs"/>
          <w:b/>
          <w:bCs/>
          <w:sz w:val="24"/>
          <w:szCs w:val="24"/>
          <w:rtl/>
        </w:rPr>
        <w:t>אינם</w:t>
      </w:r>
      <w:r w:rsidRPr="00EF4F1C">
        <w:rPr>
          <w:rFonts w:ascii="David" w:hAnsi="David" w:cs="David"/>
          <w:b/>
          <w:bCs/>
          <w:sz w:val="24"/>
          <w:szCs w:val="24"/>
          <w:rtl/>
        </w:rPr>
        <w:t xml:space="preserve"> </w:t>
      </w:r>
      <w:r w:rsidRPr="00EF4F1C">
        <w:rPr>
          <w:rFonts w:ascii="David" w:hAnsi="David" w:cs="David" w:hint="cs"/>
          <w:b/>
          <w:bCs/>
          <w:sz w:val="24"/>
          <w:szCs w:val="24"/>
          <w:rtl/>
        </w:rPr>
        <w:t>ממוקמים</w:t>
      </w:r>
      <w:r w:rsidRPr="00EF4F1C">
        <w:rPr>
          <w:rFonts w:ascii="David" w:hAnsi="David" w:cs="David"/>
          <w:b/>
          <w:bCs/>
          <w:sz w:val="24"/>
          <w:szCs w:val="24"/>
          <w:rtl/>
        </w:rPr>
        <w:t xml:space="preserve"> </w:t>
      </w:r>
      <w:r w:rsidRPr="00EF4F1C">
        <w:rPr>
          <w:rFonts w:ascii="David" w:hAnsi="David" w:cs="David" w:hint="cs"/>
          <w:b/>
          <w:bCs/>
          <w:sz w:val="24"/>
          <w:szCs w:val="24"/>
          <w:rtl/>
        </w:rPr>
        <w:t>בצמוד</w:t>
      </w:r>
      <w:r w:rsidRPr="00EF4F1C">
        <w:rPr>
          <w:rFonts w:ascii="David" w:hAnsi="David" w:cs="David"/>
          <w:b/>
          <w:bCs/>
          <w:sz w:val="24"/>
          <w:szCs w:val="24"/>
          <w:rtl/>
        </w:rPr>
        <w:t xml:space="preserve"> </w:t>
      </w:r>
      <w:r w:rsidRPr="00EF4F1C">
        <w:rPr>
          <w:rFonts w:ascii="David" w:hAnsi="David" w:cs="David" w:hint="cs"/>
          <w:b/>
          <w:bCs/>
          <w:sz w:val="24"/>
          <w:szCs w:val="24"/>
          <w:rtl/>
        </w:rPr>
        <w:t>למחיצה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עמוד</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w:t>
      </w:r>
    </w:p>
    <w:p w14:paraId="7621211D"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מצריך</w:t>
      </w:r>
      <w:r w:rsidRPr="00EF4F1C">
        <w:rPr>
          <w:rFonts w:ascii="David" w:hAnsi="David" w:cs="David"/>
          <w:b/>
          <w:bCs/>
          <w:sz w:val="24"/>
          <w:szCs w:val="24"/>
          <w:rtl/>
        </w:rPr>
        <w:t xml:space="preserve"> </w:t>
      </w:r>
      <w:r w:rsidRPr="00EF4F1C">
        <w:rPr>
          <w:rFonts w:ascii="David" w:hAnsi="David" w:cs="David" w:hint="cs"/>
          <w:b/>
          <w:bCs/>
          <w:sz w:val="24"/>
          <w:szCs w:val="24"/>
          <w:rtl/>
        </w:rPr>
        <w:t>חציבה</w:t>
      </w:r>
      <w:r w:rsidRPr="00EF4F1C">
        <w:rPr>
          <w:rFonts w:ascii="David" w:hAnsi="David" w:cs="David"/>
          <w:b/>
          <w:bCs/>
          <w:sz w:val="24"/>
          <w:szCs w:val="24"/>
          <w:rtl/>
        </w:rPr>
        <w:t xml:space="preserve"> </w:t>
      </w:r>
      <w:r w:rsidRPr="00EF4F1C">
        <w:rPr>
          <w:rFonts w:ascii="David" w:hAnsi="David" w:cs="David" w:hint="cs"/>
          <w:b/>
          <w:bCs/>
          <w:sz w:val="24"/>
          <w:szCs w:val="24"/>
          <w:rtl/>
        </w:rPr>
        <w:t>בקירות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בתקרה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ברצפה</w:t>
      </w:r>
      <w:r w:rsidRPr="00EF4F1C">
        <w:rPr>
          <w:rFonts w:ascii="David" w:hAnsi="David" w:cs="David"/>
          <w:b/>
          <w:bCs/>
          <w:sz w:val="24"/>
          <w:szCs w:val="24"/>
          <w:rtl/>
        </w:rPr>
        <w:t>.</w:t>
      </w:r>
    </w:p>
    <w:p w14:paraId="70005E20"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ניתן</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מבחינה</w:t>
      </w:r>
      <w:r w:rsidRPr="00EF4F1C">
        <w:rPr>
          <w:rFonts w:ascii="David" w:hAnsi="David" w:cs="David"/>
          <w:b/>
          <w:bCs/>
          <w:sz w:val="24"/>
          <w:szCs w:val="24"/>
          <w:rtl/>
        </w:rPr>
        <w:t xml:space="preserve"> </w:t>
      </w:r>
      <w:r w:rsidRPr="00EF4F1C">
        <w:rPr>
          <w:rFonts w:ascii="David" w:hAnsi="David" w:cs="David" w:hint="cs"/>
          <w:b/>
          <w:bCs/>
          <w:sz w:val="24"/>
          <w:szCs w:val="24"/>
          <w:rtl/>
        </w:rPr>
        <w:t>טכנית</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בהיבטי</w:t>
      </w:r>
      <w:r w:rsidRPr="00EF4F1C">
        <w:rPr>
          <w:rFonts w:ascii="David" w:hAnsi="David" w:cs="David"/>
          <w:b/>
          <w:bCs/>
          <w:sz w:val="24"/>
          <w:szCs w:val="24"/>
          <w:rtl/>
        </w:rPr>
        <w:t xml:space="preserve"> </w:t>
      </w:r>
      <w:r w:rsidRPr="00EF4F1C">
        <w:rPr>
          <w:rFonts w:ascii="David" w:hAnsi="David" w:cs="David" w:hint="cs"/>
          <w:b/>
          <w:bCs/>
          <w:sz w:val="24"/>
          <w:szCs w:val="24"/>
          <w:rtl/>
        </w:rPr>
        <w:t>שיפועים</w:t>
      </w:r>
      <w:r w:rsidRPr="00EF4F1C">
        <w:rPr>
          <w:rFonts w:ascii="David" w:hAnsi="David" w:cs="David"/>
          <w:b/>
          <w:bCs/>
          <w:sz w:val="24"/>
          <w:szCs w:val="24"/>
          <w:rtl/>
        </w:rPr>
        <w:t xml:space="preserve">, </w:t>
      </w:r>
      <w:r w:rsidRPr="00EF4F1C">
        <w:rPr>
          <w:rFonts w:ascii="David" w:hAnsi="David" w:cs="David" w:hint="cs"/>
          <w:b/>
          <w:bCs/>
          <w:sz w:val="24"/>
          <w:szCs w:val="24"/>
          <w:rtl/>
        </w:rPr>
        <w:t>עובי</w:t>
      </w:r>
      <w:r w:rsidRPr="00EF4F1C">
        <w:rPr>
          <w:rFonts w:ascii="David" w:hAnsi="David" w:cs="David"/>
          <w:b/>
          <w:bCs/>
          <w:sz w:val="24"/>
          <w:szCs w:val="24"/>
          <w:rtl/>
        </w:rPr>
        <w:t xml:space="preserve"> </w:t>
      </w:r>
      <w:r w:rsidRPr="00EF4F1C">
        <w:rPr>
          <w:rFonts w:ascii="David" w:hAnsi="David" w:cs="David" w:hint="cs"/>
          <w:b/>
          <w:bCs/>
          <w:sz w:val="24"/>
          <w:szCs w:val="24"/>
          <w:rtl/>
        </w:rPr>
        <w:t>המילוי</w:t>
      </w:r>
      <w:r w:rsidRPr="00EF4F1C">
        <w:rPr>
          <w:rFonts w:ascii="David" w:hAnsi="David" w:cs="David"/>
          <w:b/>
          <w:bCs/>
          <w:sz w:val="24"/>
          <w:szCs w:val="24"/>
          <w:rtl/>
        </w:rPr>
        <w:t xml:space="preserve">, </w:t>
      </w:r>
      <w:r w:rsidRPr="00EF4F1C">
        <w:rPr>
          <w:rFonts w:ascii="David" w:hAnsi="David" w:cs="David" w:hint="cs"/>
          <w:b/>
          <w:bCs/>
          <w:sz w:val="24"/>
          <w:szCs w:val="24"/>
          <w:rtl/>
        </w:rPr>
        <w:t>קירבה</w:t>
      </w:r>
      <w:r w:rsidRPr="00EF4F1C">
        <w:rPr>
          <w:rFonts w:ascii="David" w:hAnsi="David" w:cs="David"/>
          <w:b/>
          <w:bCs/>
          <w:sz w:val="24"/>
          <w:szCs w:val="24"/>
          <w:rtl/>
        </w:rPr>
        <w:t xml:space="preserve"> </w:t>
      </w:r>
      <w:r w:rsidRPr="00EF4F1C">
        <w:rPr>
          <w:rFonts w:ascii="David" w:hAnsi="David" w:cs="David" w:hint="cs"/>
          <w:b/>
          <w:bCs/>
          <w:sz w:val="24"/>
          <w:szCs w:val="24"/>
          <w:rtl/>
        </w:rPr>
        <w:t>ואפשרות</w:t>
      </w:r>
      <w:r w:rsidRPr="00EF4F1C">
        <w:rPr>
          <w:rFonts w:ascii="David" w:hAnsi="David" w:cs="David"/>
          <w:b/>
          <w:bCs/>
          <w:sz w:val="24"/>
          <w:szCs w:val="24"/>
          <w:rtl/>
        </w:rPr>
        <w:t xml:space="preserve"> </w:t>
      </w:r>
      <w:r w:rsidRPr="00EF4F1C">
        <w:rPr>
          <w:rFonts w:ascii="David" w:hAnsi="David" w:cs="David" w:hint="cs"/>
          <w:b/>
          <w:bCs/>
          <w:sz w:val="24"/>
          <w:szCs w:val="24"/>
          <w:rtl/>
        </w:rPr>
        <w:t>חיבור</w:t>
      </w:r>
      <w:r w:rsidRPr="00EF4F1C">
        <w:rPr>
          <w:rFonts w:ascii="David" w:hAnsi="David" w:cs="David"/>
          <w:b/>
          <w:bCs/>
          <w:sz w:val="24"/>
          <w:szCs w:val="24"/>
          <w:rtl/>
        </w:rPr>
        <w:t xml:space="preserve"> </w:t>
      </w:r>
      <w:r w:rsidRPr="00EF4F1C">
        <w:rPr>
          <w:rFonts w:ascii="David" w:hAnsi="David" w:cs="David" w:hint="cs"/>
          <w:b/>
          <w:bCs/>
          <w:sz w:val="24"/>
          <w:szCs w:val="24"/>
          <w:rtl/>
        </w:rPr>
        <w:t>לצנרות</w:t>
      </w:r>
      <w:r w:rsidRPr="00EF4F1C">
        <w:rPr>
          <w:rFonts w:ascii="David" w:hAnsi="David" w:cs="David"/>
          <w:b/>
          <w:bCs/>
          <w:sz w:val="24"/>
          <w:szCs w:val="24"/>
          <w:rtl/>
        </w:rPr>
        <w:t xml:space="preserve"> </w:t>
      </w:r>
      <w:r w:rsidRPr="00EF4F1C">
        <w:rPr>
          <w:rFonts w:ascii="David" w:hAnsi="David" w:cs="David" w:hint="cs"/>
          <w:b/>
          <w:bCs/>
          <w:sz w:val="24"/>
          <w:szCs w:val="24"/>
          <w:rtl/>
        </w:rPr>
        <w:t>הרלוונטיות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ותנאים</w:t>
      </w:r>
      <w:r w:rsidRPr="00EF4F1C">
        <w:rPr>
          <w:rFonts w:ascii="David" w:hAnsi="David" w:cs="David"/>
          <w:b/>
          <w:bCs/>
          <w:sz w:val="24"/>
          <w:szCs w:val="24"/>
          <w:rtl/>
        </w:rPr>
        <w:t xml:space="preserve"> </w:t>
      </w:r>
      <w:r w:rsidRPr="00EF4F1C">
        <w:rPr>
          <w:rFonts w:ascii="David" w:hAnsi="David" w:cs="David" w:hint="cs"/>
          <w:b/>
          <w:bCs/>
          <w:sz w:val="24"/>
          <w:szCs w:val="24"/>
          <w:rtl/>
        </w:rPr>
        <w:t>הנדסיים</w:t>
      </w:r>
      <w:r w:rsidRPr="00EF4F1C">
        <w:rPr>
          <w:rFonts w:ascii="David" w:hAnsi="David" w:cs="David"/>
          <w:b/>
          <w:bCs/>
          <w:sz w:val="24"/>
          <w:szCs w:val="24"/>
          <w:rtl/>
        </w:rPr>
        <w:t xml:space="preserve"> </w:t>
      </w:r>
      <w:r w:rsidRPr="00EF4F1C">
        <w:rPr>
          <w:rFonts w:ascii="David" w:hAnsi="David" w:cs="David" w:hint="cs"/>
          <w:b/>
          <w:bCs/>
          <w:sz w:val="24"/>
          <w:szCs w:val="24"/>
          <w:rtl/>
        </w:rPr>
        <w:t>רלוונטיים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w:t>
      </w:r>
    </w:p>
    <w:p w14:paraId="5927F6EC"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עומד</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התקנים</w:t>
      </w:r>
      <w:r w:rsidRPr="00EF4F1C">
        <w:rPr>
          <w:rFonts w:ascii="David" w:hAnsi="David" w:cs="David"/>
          <w:b/>
          <w:bCs/>
          <w:sz w:val="24"/>
          <w:szCs w:val="24"/>
          <w:rtl/>
        </w:rPr>
        <w:t xml:space="preserve"> </w:t>
      </w:r>
      <w:r w:rsidRPr="00EF4F1C">
        <w:rPr>
          <w:rFonts w:ascii="David" w:hAnsi="David" w:cs="David" w:hint="cs"/>
          <w:b/>
          <w:bCs/>
          <w:sz w:val="24"/>
          <w:szCs w:val="24"/>
          <w:rtl/>
        </w:rPr>
        <w:t>וההוראות</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w:t>
      </w:r>
    </w:p>
    <w:p w14:paraId="6D389AF7"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אושר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המתכנן</w:t>
      </w:r>
      <w:r w:rsidRPr="00EF4F1C">
        <w:rPr>
          <w:rFonts w:ascii="David" w:hAnsi="David" w:cs="David"/>
          <w:b/>
          <w:bCs/>
          <w:sz w:val="24"/>
          <w:szCs w:val="24"/>
          <w:rtl/>
        </w:rPr>
        <w:t>.</w:t>
      </w:r>
    </w:p>
    <w:p w14:paraId="2F9DF0C4"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592A4C91"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p>
    <w:p w14:paraId="46C84DD0"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שקעי</w:t>
      </w:r>
      <w:r w:rsidRPr="00EF4F1C">
        <w:rPr>
          <w:rFonts w:ascii="David" w:hAnsi="David" w:cs="David"/>
          <w:b/>
          <w:bCs/>
          <w:sz w:val="24"/>
          <w:szCs w:val="24"/>
          <w:rtl/>
        </w:rPr>
        <w:t xml:space="preserve"> </w:t>
      </w:r>
      <w:r w:rsidRPr="00EF4F1C">
        <w:rPr>
          <w:rFonts w:ascii="David" w:hAnsi="David" w:cs="David" w:hint="cs"/>
          <w:b/>
          <w:bCs/>
          <w:sz w:val="24"/>
          <w:szCs w:val="24"/>
          <w:rtl/>
        </w:rPr>
        <w:t>החשמל</w:t>
      </w:r>
      <w:r w:rsidRPr="00EF4F1C">
        <w:rPr>
          <w:rFonts w:ascii="David" w:hAnsi="David" w:cs="David"/>
          <w:b/>
          <w:bCs/>
          <w:sz w:val="24"/>
          <w:szCs w:val="24"/>
          <w:rtl/>
        </w:rPr>
        <w:t xml:space="preserve">, </w:t>
      </w:r>
      <w:r w:rsidRPr="00EF4F1C">
        <w:rPr>
          <w:rFonts w:ascii="David" w:hAnsi="David" w:cs="David" w:hint="cs"/>
          <w:b/>
          <w:bCs/>
          <w:sz w:val="24"/>
          <w:szCs w:val="24"/>
          <w:rtl/>
        </w:rPr>
        <w:t>הטלפון</w:t>
      </w:r>
      <w:r w:rsidRPr="00EF4F1C">
        <w:rPr>
          <w:rFonts w:ascii="David" w:hAnsi="David" w:cs="David"/>
          <w:b/>
          <w:bCs/>
          <w:sz w:val="24"/>
          <w:szCs w:val="24"/>
          <w:rtl/>
        </w:rPr>
        <w:t>/</w:t>
      </w:r>
      <w:r w:rsidRPr="00EF4F1C">
        <w:rPr>
          <w:rFonts w:ascii="David" w:hAnsi="David" w:cs="David" w:hint="cs"/>
          <w:b/>
          <w:bCs/>
          <w:sz w:val="24"/>
          <w:szCs w:val="24"/>
          <w:rtl/>
        </w:rPr>
        <w:t>תקשורת</w:t>
      </w:r>
      <w:r w:rsidRPr="00EF4F1C">
        <w:rPr>
          <w:rFonts w:ascii="David" w:hAnsi="David" w:cs="David"/>
          <w:b/>
          <w:bCs/>
          <w:sz w:val="24"/>
          <w:szCs w:val="24"/>
          <w:rtl/>
        </w:rPr>
        <w:t xml:space="preserve">, </w:t>
      </w:r>
      <w:r w:rsidRPr="00EF4F1C">
        <w:rPr>
          <w:rFonts w:ascii="David" w:hAnsi="David" w:cs="David" w:hint="cs"/>
          <w:b/>
          <w:bCs/>
          <w:sz w:val="24"/>
          <w:szCs w:val="24"/>
          <w:rtl/>
        </w:rPr>
        <w:t>מפסקי</w:t>
      </w:r>
      <w:r w:rsidRPr="00EF4F1C">
        <w:rPr>
          <w:rFonts w:ascii="David" w:hAnsi="David" w:cs="David"/>
          <w:b/>
          <w:bCs/>
          <w:sz w:val="24"/>
          <w:szCs w:val="24"/>
          <w:rtl/>
        </w:rPr>
        <w:t xml:space="preserve"> </w:t>
      </w:r>
      <w:r w:rsidRPr="00EF4F1C">
        <w:rPr>
          <w:rFonts w:ascii="David" w:hAnsi="David" w:cs="David" w:hint="cs"/>
          <w:b/>
          <w:bCs/>
          <w:sz w:val="24"/>
          <w:szCs w:val="24"/>
          <w:rtl/>
        </w:rPr>
        <w:t>החשמל</w:t>
      </w:r>
      <w:r w:rsidRPr="00EF4F1C">
        <w:rPr>
          <w:rFonts w:ascii="David" w:hAnsi="David" w:cs="David"/>
          <w:b/>
          <w:bCs/>
          <w:sz w:val="24"/>
          <w:szCs w:val="24"/>
          <w:rtl/>
        </w:rPr>
        <w:t xml:space="preserve"> </w:t>
      </w:r>
      <w:r w:rsidRPr="00EF4F1C">
        <w:rPr>
          <w:rFonts w:ascii="David" w:hAnsi="David" w:cs="David" w:hint="cs"/>
          <w:b/>
          <w:bCs/>
          <w:sz w:val="24"/>
          <w:szCs w:val="24"/>
          <w:rtl/>
        </w:rPr>
        <w:t>ושקעי</w:t>
      </w:r>
      <w:r w:rsidRPr="00EF4F1C">
        <w:rPr>
          <w:rFonts w:ascii="David" w:hAnsi="David" w:cs="David"/>
          <w:b/>
          <w:bCs/>
          <w:sz w:val="24"/>
          <w:szCs w:val="24"/>
          <w:rtl/>
        </w:rPr>
        <w:t xml:space="preserve"> </w:t>
      </w:r>
      <w:r w:rsidRPr="00EF4F1C">
        <w:rPr>
          <w:rFonts w:ascii="David" w:hAnsi="David" w:cs="David" w:hint="cs"/>
          <w:b/>
          <w:bCs/>
          <w:sz w:val="24"/>
          <w:szCs w:val="24"/>
          <w:rtl/>
        </w:rPr>
        <w:t>הטלוויזיה</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w:t>
      </w:r>
      <w:r w:rsidRPr="00EF4F1C">
        <w:rPr>
          <w:rFonts w:ascii="David" w:hAnsi="David" w:cs="David" w:hint="cs"/>
          <w:b/>
          <w:bCs/>
          <w:sz w:val="24"/>
          <w:szCs w:val="24"/>
          <w:rtl/>
        </w:rPr>
        <w:t>הנקודות</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0D5DF710"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בתוך</w:t>
      </w:r>
      <w:r w:rsidRPr="00EF4F1C">
        <w:rPr>
          <w:rFonts w:ascii="David" w:hAnsi="David" w:cs="David"/>
          <w:b/>
          <w:bCs/>
          <w:sz w:val="24"/>
          <w:szCs w:val="24"/>
          <w:rtl/>
        </w:rPr>
        <w:t xml:space="preserve"> </w:t>
      </w:r>
      <w:r w:rsidRPr="00EF4F1C">
        <w:rPr>
          <w:rFonts w:ascii="David" w:hAnsi="David" w:cs="David" w:hint="cs"/>
          <w:b/>
          <w:bCs/>
          <w:sz w:val="24"/>
          <w:szCs w:val="24"/>
          <w:rtl/>
        </w:rPr>
        <w:t>החדר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להבדיל</w:t>
      </w:r>
      <w:r w:rsidRPr="00EF4F1C">
        <w:rPr>
          <w:rFonts w:ascii="David" w:hAnsi="David" w:cs="David"/>
          <w:b/>
          <w:bCs/>
          <w:sz w:val="24"/>
          <w:szCs w:val="24"/>
          <w:rtl/>
        </w:rPr>
        <w:t xml:space="preserve"> </w:t>
      </w:r>
      <w:r w:rsidRPr="00EF4F1C">
        <w:rPr>
          <w:rFonts w:ascii="David" w:hAnsi="David" w:cs="David" w:hint="cs"/>
          <w:b/>
          <w:bCs/>
          <w:sz w:val="24"/>
          <w:szCs w:val="24"/>
          <w:rtl/>
        </w:rPr>
        <w:t>מבין</w:t>
      </w:r>
      <w:r w:rsidRPr="00EF4F1C">
        <w:rPr>
          <w:rFonts w:ascii="David" w:hAnsi="David" w:cs="David"/>
          <w:b/>
          <w:bCs/>
          <w:sz w:val="24"/>
          <w:szCs w:val="24"/>
          <w:rtl/>
        </w:rPr>
        <w:t xml:space="preserve"> </w:t>
      </w:r>
      <w:r w:rsidRPr="00EF4F1C">
        <w:rPr>
          <w:rFonts w:ascii="David" w:hAnsi="David" w:cs="David" w:hint="cs"/>
          <w:b/>
          <w:bCs/>
          <w:sz w:val="24"/>
          <w:szCs w:val="24"/>
          <w:rtl/>
        </w:rPr>
        <w:t>החדרים</w:t>
      </w:r>
      <w:r w:rsidRPr="00EF4F1C">
        <w:rPr>
          <w:rFonts w:ascii="David" w:hAnsi="David" w:cs="David"/>
          <w:b/>
          <w:bCs/>
          <w:sz w:val="24"/>
          <w:szCs w:val="24"/>
          <w:rtl/>
        </w:rPr>
        <w:t>.</w:t>
      </w:r>
    </w:p>
    <w:p w14:paraId="68DBD3C3"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יגרום</w:t>
      </w:r>
      <w:r w:rsidRPr="00EF4F1C">
        <w:rPr>
          <w:rFonts w:ascii="David" w:hAnsi="David" w:cs="David"/>
          <w:b/>
          <w:bCs/>
          <w:sz w:val="24"/>
          <w:szCs w:val="24"/>
          <w:rtl/>
        </w:rPr>
        <w:t xml:space="preserve"> </w:t>
      </w:r>
      <w:r w:rsidRPr="00EF4F1C">
        <w:rPr>
          <w:rFonts w:ascii="David" w:hAnsi="David" w:cs="David" w:hint="cs"/>
          <w:b/>
          <w:bCs/>
          <w:sz w:val="24"/>
          <w:szCs w:val="24"/>
          <w:rtl/>
        </w:rPr>
        <w:t>לפיצול</w:t>
      </w:r>
      <w:r w:rsidRPr="00EF4F1C">
        <w:rPr>
          <w:rFonts w:ascii="David" w:hAnsi="David" w:cs="David"/>
          <w:b/>
          <w:bCs/>
          <w:sz w:val="24"/>
          <w:szCs w:val="24"/>
          <w:rtl/>
        </w:rPr>
        <w:t xml:space="preserve"> </w:t>
      </w:r>
      <w:r w:rsidRPr="00EF4F1C">
        <w:rPr>
          <w:rFonts w:ascii="David" w:hAnsi="David" w:cs="David" w:hint="cs"/>
          <w:b/>
          <w:bCs/>
          <w:sz w:val="24"/>
          <w:szCs w:val="24"/>
          <w:rtl/>
        </w:rPr>
        <w:t>נקודה</w:t>
      </w:r>
      <w:r w:rsidRPr="00EF4F1C">
        <w:rPr>
          <w:rFonts w:ascii="David" w:hAnsi="David" w:cs="David"/>
          <w:b/>
          <w:bCs/>
          <w:sz w:val="24"/>
          <w:szCs w:val="24"/>
          <w:rtl/>
        </w:rPr>
        <w:t xml:space="preserve"> </w:t>
      </w:r>
      <w:r w:rsidRPr="00EF4F1C">
        <w:rPr>
          <w:rFonts w:ascii="David" w:hAnsi="David" w:cs="David" w:hint="cs"/>
          <w:b/>
          <w:bCs/>
          <w:sz w:val="24"/>
          <w:szCs w:val="24"/>
          <w:rtl/>
        </w:rPr>
        <w:t>אחת</w:t>
      </w:r>
      <w:r w:rsidRPr="00EF4F1C">
        <w:rPr>
          <w:rFonts w:ascii="David" w:hAnsi="David" w:cs="David"/>
          <w:b/>
          <w:bCs/>
          <w:sz w:val="24"/>
          <w:szCs w:val="24"/>
          <w:rtl/>
        </w:rPr>
        <w:t xml:space="preserve">, </w:t>
      </w:r>
      <w:r w:rsidRPr="00EF4F1C">
        <w:rPr>
          <w:rFonts w:ascii="David" w:hAnsi="David" w:cs="David" w:hint="cs"/>
          <w:b/>
          <w:bCs/>
          <w:sz w:val="24"/>
          <w:szCs w:val="24"/>
          <w:rtl/>
        </w:rPr>
        <w:t>רבת</w:t>
      </w:r>
      <w:r w:rsidRPr="00EF4F1C">
        <w:rPr>
          <w:rFonts w:ascii="David" w:hAnsi="David" w:cs="David"/>
          <w:b/>
          <w:bCs/>
          <w:sz w:val="24"/>
          <w:szCs w:val="24"/>
          <w:rtl/>
        </w:rPr>
        <w:t xml:space="preserve"> </w:t>
      </w:r>
      <w:r w:rsidRPr="00EF4F1C">
        <w:rPr>
          <w:rFonts w:ascii="David" w:hAnsi="David" w:cs="David" w:hint="cs"/>
          <w:b/>
          <w:bCs/>
          <w:sz w:val="24"/>
          <w:szCs w:val="24"/>
          <w:rtl/>
        </w:rPr>
        <w:t>חיבורים</w:t>
      </w:r>
      <w:r w:rsidRPr="00EF4F1C">
        <w:rPr>
          <w:rFonts w:ascii="David" w:hAnsi="David" w:cs="David"/>
          <w:b/>
          <w:bCs/>
          <w:sz w:val="24"/>
          <w:szCs w:val="24"/>
          <w:rtl/>
        </w:rPr>
        <w:t xml:space="preserve">, </w:t>
      </w:r>
      <w:r w:rsidRPr="00EF4F1C">
        <w:rPr>
          <w:rFonts w:ascii="David" w:hAnsi="David" w:cs="David" w:hint="cs"/>
          <w:b/>
          <w:bCs/>
          <w:sz w:val="24"/>
          <w:szCs w:val="24"/>
          <w:rtl/>
        </w:rPr>
        <w:t>לנקודות</w:t>
      </w:r>
      <w:r w:rsidRPr="00EF4F1C">
        <w:rPr>
          <w:rFonts w:ascii="David" w:hAnsi="David" w:cs="David"/>
          <w:b/>
          <w:bCs/>
          <w:sz w:val="24"/>
          <w:szCs w:val="24"/>
          <w:rtl/>
        </w:rPr>
        <w:t xml:space="preserve"> </w:t>
      </w:r>
      <w:r w:rsidRPr="00EF4F1C">
        <w:rPr>
          <w:rFonts w:ascii="David" w:hAnsi="David" w:cs="David" w:hint="cs"/>
          <w:b/>
          <w:bCs/>
          <w:sz w:val="24"/>
          <w:szCs w:val="24"/>
          <w:rtl/>
        </w:rPr>
        <w:t>נפרדות</w:t>
      </w:r>
      <w:r w:rsidRPr="00EF4F1C">
        <w:rPr>
          <w:rFonts w:ascii="David" w:hAnsi="David" w:cs="David"/>
          <w:b/>
          <w:bCs/>
          <w:sz w:val="24"/>
          <w:szCs w:val="24"/>
          <w:rtl/>
        </w:rPr>
        <w:t>.</w:t>
      </w:r>
    </w:p>
    <w:p w14:paraId="5457CD76"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4771F7B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ככל ונרכשה דירה בטווח הזמן של 40 יום לפני יציקה, תהיה האפשרות לרוכשים להגיש תכניות למחלקת שינויי דיירים עד שבוע וחצי לפני יציקת הדירה. </w:t>
      </w:r>
    </w:p>
    <w:p w14:paraId="7A39FF9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צריך</w:t>
      </w:r>
      <w:r w:rsidRPr="00EF4F1C">
        <w:rPr>
          <w:rFonts w:ascii="David" w:hAnsi="David" w:cs="David"/>
          <w:b/>
          <w:bCs/>
          <w:sz w:val="24"/>
          <w:szCs w:val="24"/>
          <w:rtl/>
        </w:rPr>
        <w:t xml:space="preserve"> לתת פה איזה פתח לסיטואציות אחרות שאין בהם 40 יום לפני יציקה... </w:t>
      </w:r>
    </w:p>
    <w:p w14:paraId="1E108188"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בנוסף</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הטכני</w:t>
      </w:r>
      <w:r w:rsidRPr="00EF4F1C">
        <w:rPr>
          <w:rFonts w:ascii="David" w:hAnsi="David" w:cs="David"/>
          <w:b/>
          <w:bCs/>
          <w:sz w:val="24"/>
          <w:szCs w:val="24"/>
          <w:rtl/>
        </w:rPr>
        <w:t xml:space="preserve"> </w:t>
      </w:r>
      <w:r w:rsidRPr="00EF4F1C">
        <w:rPr>
          <w:rFonts w:ascii="David" w:hAnsi="David" w:cs="David" w:hint="cs"/>
          <w:b/>
          <w:bCs/>
          <w:sz w:val="24"/>
          <w:szCs w:val="24"/>
          <w:rtl/>
        </w:rPr>
        <w:t>שקיבל</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כרוכה</w:t>
      </w:r>
      <w:r w:rsidRPr="00EF4F1C">
        <w:rPr>
          <w:rFonts w:ascii="David" w:hAnsi="David" w:cs="David"/>
          <w:b/>
          <w:bCs/>
          <w:sz w:val="24"/>
          <w:szCs w:val="24"/>
          <w:rtl/>
        </w:rPr>
        <w:t xml:space="preserve"> </w:t>
      </w:r>
      <w:r w:rsidRPr="00EF4F1C">
        <w:rPr>
          <w:rFonts w:ascii="David" w:hAnsi="David" w:cs="David" w:hint="cs"/>
          <w:b/>
          <w:bCs/>
          <w:sz w:val="24"/>
          <w:szCs w:val="24"/>
          <w:rtl/>
        </w:rPr>
        <w:t>בתשלום</w:t>
      </w:r>
      <w:r w:rsidRPr="00EF4F1C">
        <w:rPr>
          <w:rFonts w:ascii="David" w:hAnsi="David" w:cs="David"/>
          <w:b/>
          <w:bCs/>
          <w:sz w:val="24"/>
          <w:szCs w:val="24"/>
          <w:rtl/>
        </w:rPr>
        <w:t xml:space="preserve"> </w:t>
      </w:r>
      <w:r w:rsidRPr="00EF4F1C">
        <w:rPr>
          <w:rFonts w:ascii="David" w:hAnsi="David" w:cs="David" w:hint="cs"/>
          <w:b/>
          <w:bCs/>
          <w:sz w:val="24"/>
          <w:szCs w:val="24"/>
          <w:rtl/>
        </w:rPr>
        <w:t>נוסף</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דירים</w:t>
      </w:r>
      <w:r w:rsidRPr="00EF4F1C">
        <w:rPr>
          <w:rFonts w:ascii="David" w:hAnsi="David" w:cs="David"/>
          <w:b/>
          <w:bCs/>
          <w:sz w:val="24"/>
          <w:szCs w:val="24"/>
          <w:rtl/>
        </w:rPr>
        <w:t>.</w:t>
      </w:r>
    </w:p>
    <w:p w14:paraId="7A46012A" w14:textId="77777777" w:rsidR="00EF4F1C" w:rsidRPr="00EF4F1C" w:rsidRDefault="00EF4F1C" w:rsidP="00A11D74">
      <w:pPr>
        <w:spacing w:after="0" w:afterAutospacing="0" w:line="240" w:lineRule="auto"/>
        <w:rPr>
          <w:rFonts w:ascii="David" w:hAnsi="David" w:cs="David"/>
          <w:b/>
          <w:bCs/>
          <w:sz w:val="24"/>
          <w:szCs w:val="24"/>
          <w:rtl/>
        </w:rPr>
      </w:pPr>
    </w:p>
    <w:p w14:paraId="6AA7A2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מוסכם</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יפעלו</w:t>
      </w:r>
      <w:r w:rsidRPr="00EF4F1C">
        <w:rPr>
          <w:rFonts w:ascii="David" w:hAnsi="David" w:cs="David"/>
          <w:b/>
          <w:bCs/>
          <w:sz w:val="24"/>
          <w:szCs w:val="24"/>
          <w:rtl/>
        </w:rPr>
        <w:t xml:space="preserve"> </w:t>
      </w:r>
      <w:r w:rsidRPr="00EF4F1C">
        <w:rPr>
          <w:rFonts w:ascii="David" w:hAnsi="David" w:cs="David" w:hint="cs"/>
          <w:b/>
          <w:bCs/>
          <w:sz w:val="24"/>
          <w:szCs w:val="24"/>
          <w:rtl/>
        </w:rPr>
        <w:t>להתאים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הוראת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22.12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הצו</w:t>
      </w:r>
      <w:r w:rsidRPr="00EF4F1C">
        <w:rPr>
          <w:rFonts w:ascii="David" w:hAnsi="David" w:cs="David"/>
          <w:b/>
          <w:bCs/>
          <w:sz w:val="24"/>
          <w:szCs w:val="24"/>
          <w:rtl/>
        </w:rPr>
        <w:t xml:space="preserve"> </w:t>
      </w:r>
      <w:r w:rsidRPr="00EF4F1C">
        <w:rPr>
          <w:rFonts w:ascii="David" w:hAnsi="David" w:cs="David" w:hint="cs"/>
          <w:b/>
          <w:bCs/>
          <w:sz w:val="24"/>
          <w:szCs w:val="24"/>
          <w:rtl/>
        </w:rPr>
        <w:t>שיפורסם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תיקון</w:t>
      </w:r>
      <w:r w:rsidRPr="00EF4F1C">
        <w:rPr>
          <w:rFonts w:ascii="David" w:hAnsi="David" w:cs="David"/>
          <w:b/>
          <w:bCs/>
          <w:sz w:val="24"/>
          <w:szCs w:val="24"/>
          <w:rtl/>
        </w:rPr>
        <w:t xml:space="preserve"> 6 </w:t>
      </w:r>
      <w:r w:rsidRPr="00EF4F1C">
        <w:rPr>
          <w:rFonts w:ascii="David" w:hAnsi="David" w:cs="David" w:hint="cs"/>
          <w:b/>
          <w:bCs/>
          <w:sz w:val="24"/>
          <w:szCs w:val="24"/>
          <w:rtl/>
        </w:rPr>
        <w:t>לחוק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w:t>
      </w:r>
    </w:p>
    <w:p w14:paraId="3C0DB32A" w14:textId="77777777" w:rsidR="00EF4F1C" w:rsidRPr="00EF4F1C" w:rsidRDefault="00EF4F1C" w:rsidP="00A11D74">
      <w:pPr>
        <w:spacing w:after="0" w:afterAutospacing="0" w:line="240" w:lineRule="auto"/>
        <w:rPr>
          <w:rFonts w:ascii="David" w:hAnsi="David" w:cs="David"/>
          <w:b/>
          <w:bCs/>
          <w:sz w:val="24"/>
          <w:szCs w:val="24"/>
          <w:rtl/>
        </w:rPr>
      </w:pPr>
    </w:p>
    <w:p w14:paraId="749F2E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ורוכשים</w:t>
      </w:r>
      <w:r w:rsidRPr="00EF4F1C">
        <w:rPr>
          <w:rFonts w:ascii="David" w:hAnsi="David" w:cs="David"/>
          <w:b/>
          <w:bCs/>
          <w:sz w:val="24"/>
          <w:szCs w:val="24"/>
          <w:rtl/>
        </w:rPr>
        <w:t xml:space="preserve"> </w:t>
      </w:r>
      <w:r w:rsidRPr="00EF4F1C">
        <w:rPr>
          <w:rFonts w:ascii="David" w:hAnsi="David" w:cs="David" w:hint="cs"/>
          <w:b/>
          <w:bCs/>
          <w:sz w:val="24"/>
          <w:szCs w:val="24"/>
          <w:rtl/>
        </w:rPr>
        <w:t>יבקשו</w:t>
      </w:r>
      <w:r w:rsidRPr="00EF4F1C">
        <w:rPr>
          <w:rFonts w:ascii="David" w:hAnsi="David" w:cs="David"/>
          <w:b/>
          <w:bCs/>
          <w:sz w:val="24"/>
          <w:szCs w:val="24"/>
          <w:rtl/>
        </w:rPr>
        <w:t xml:space="preserve"> </w:t>
      </w:r>
      <w:r w:rsidRPr="00EF4F1C">
        <w:rPr>
          <w:rFonts w:ascii="David" w:hAnsi="David" w:cs="David" w:hint="cs"/>
          <w:b/>
          <w:bCs/>
          <w:sz w:val="24"/>
          <w:szCs w:val="24"/>
          <w:rtl/>
        </w:rPr>
        <w:t>זיכוי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פריטים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חומרים</w:t>
      </w:r>
      <w:r w:rsidRPr="00EF4F1C">
        <w:rPr>
          <w:rFonts w:ascii="David" w:hAnsi="David" w:cs="David"/>
          <w:b/>
          <w:bCs/>
          <w:sz w:val="24"/>
          <w:szCs w:val="24"/>
          <w:rtl/>
        </w:rPr>
        <w:t xml:space="preserve"> </w:t>
      </w:r>
      <w:r w:rsidRPr="00EF4F1C">
        <w:rPr>
          <w:rFonts w:ascii="David" w:hAnsi="David" w:cs="David" w:hint="cs"/>
          <w:b/>
          <w:bCs/>
          <w:sz w:val="24"/>
          <w:szCs w:val="24"/>
          <w:rtl/>
        </w:rPr>
        <w:t>הכלולים</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הסטנדרטי</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רק</w:t>
      </w:r>
      <w:r w:rsidRPr="00EF4F1C">
        <w:rPr>
          <w:rFonts w:ascii="David" w:hAnsi="David" w:cs="David"/>
          <w:b/>
          <w:bCs/>
          <w:sz w:val="24"/>
          <w:szCs w:val="24"/>
          <w:rtl/>
        </w:rPr>
        <w:t xml:space="preserve"> </w:t>
      </w:r>
      <w:r w:rsidRPr="00EF4F1C">
        <w:rPr>
          <w:rFonts w:ascii="David" w:hAnsi="David" w:cs="David" w:hint="cs"/>
          <w:b/>
          <w:bCs/>
          <w:sz w:val="24"/>
          <w:szCs w:val="24"/>
          <w:rtl/>
        </w:rPr>
        <w:t>בשל</w:t>
      </w:r>
      <w:r w:rsidRPr="00EF4F1C">
        <w:rPr>
          <w:rFonts w:ascii="David" w:hAnsi="David" w:cs="David"/>
          <w:b/>
          <w:bCs/>
          <w:sz w:val="24"/>
          <w:szCs w:val="24"/>
          <w:rtl/>
        </w:rPr>
        <w:t xml:space="preserve"> </w:t>
      </w:r>
      <w:r w:rsidRPr="00EF4F1C">
        <w:rPr>
          <w:rFonts w:ascii="David" w:hAnsi="David" w:cs="David" w:hint="cs"/>
          <w:b/>
          <w:bCs/>
          <w:sz w:val="24"/>
          <w:szCs w:val="24"/>
          <w:rtl/>
        </w:rPr>
        <w:t>איחוד</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3.1.31). </w:t>
      </w:r>
    </w:p>
    <w:p w14:paraId="19B929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באחד</w:t>
      </w:r>
      <w:r w:rsidRPr="00EF4F1C">
        <w:rPr>
          <w:rFonts w:ascii="David" w:hAnsi="David" w:cs="David"/>
          <w:b/>
          <w:bCs/>
          <w:sz w:val="24"/>
          <w:szCs w:val="24"/>
          <w:rtl/>
        </w:rPr>
        <w:t xml:space="preserve"> </w:t>
      </w:r>
      <w:r w:rsidRPr="00EF4F1C">
        <w:rPr>
          <w:rFonts w:ascii="David" w:hAnsi="David" w:cs="David" w:hint="cs"/>
          <w:b/>
          <w:bCs/>
          <w:sz w:val="24"/>
          <w:szCs w:val="24"/>
          <w:rtl/>
        </w:rPr>
        <w:t>משני</w:t>
      </w:r>
      <w:r w:rsidRPr="00EF4F1C">
        <w:rPr>
          <w:rFonts w:ascii="David" w:hAnsi="David" w:cs="David"/>
          <w:b/>
          <w:bCs/>
          <w:sz w:val="24"/>
          <w:szCs w:val="24"/>
          <w:rtl/>
        </w:rPr>
        <w:t xml:space="preserve"> </w:t>
      </w:r>
      <w:r w:rsidRPr="00EF4F1C">
        <w:rPr>
          <w:rFonts w:ascii="David" w:hAnsi="David" w:cs="David" w:hint="cs"/>
          <w:b/>
          <w:bCs/>
          <w:sz w:val="24"/>
          <w:szCs w:val="24"/>
          <w:rtl/>
        </w:rPr>
        <w:t>האופנים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w:t>
      </w:r>
    </w:p>
    <w:p w14:paraId="6F70CC9F" w14:textId="77777777" w:rsidR="00EF4F1C" w:rsidRPr="00EF4F1C" w:rsidRDefault="00EF4F1C" w:rsidP="00A11D74">
      <w:pPr>
        <w:spacing w:after="0" w:afterAutospacing="0" w:line="240" w:lineRule="auto"/>
        <w:rPr>
          <w:rFonts w:ascii="David" w:hAnsi="David" w:cs="David"/>
          <w:b/>
          <w:bCs/>
          <w:sz w:val="24"/>
          <w:szCs w:val="24"/>
          <w:rtl/>
        </w:rPr>
      </w:pPr>
    </w:p>
    <w:p w14:paraId="5566F5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זיכוי</w:t>
      </w:r>
      <w:r w:rsidRPr="00EF4F1C">
        <w:rPr>
          <w:rFonts w:ascii="David" w:hAnsi="David" w:cs="David"/>
          <w:b/>
          <w:bCs/>
          <w:sz w:val="24"/>
          <w:szCs w:val="24"/>
          <w:rtl/>
        </w:rPr>
        <w:t xml:space="preserve"> </w:t>
      </w:r>
      <w:r w:rsidRPr="00EF4F1C">
        <w:rPr>
          <w:rFonts w:ascii="David" w:hAnsi="David" w:cs="David" w:hint="cs"/>
          <w:b/>
          <w:bCs/>
          <w:sz w:val="24"/>
          <w:szCs w:val="24"/>
          <w:rtl/>
        </w:rPr>
        <w:t>כספי</w:t>
      </w:r>
      <w:r w:rsidRPr="00EF4F1C">
        <w:rPr>
          <w:rFonts w:ascii="David" w:hAnsi="David" w:cs="David"/>
          <w:b/>
          <w:bCs/>
          <w:sz w:val="24"/>
          <w:szCs w:val="24"/>
          <w:rtl/>
        </w:rPr>
        <w:t xml:space="preserve"> </w:t>
      </w:r>
      <w:r w:rsidRPr="00EF4F1C">
        <w:rPr>
          <w:rFonts w:ascii="David" w:hAnsi="David" w:cs="David" w:hint="cs"/>
          <w:b/>
          <w:bCs/>
          <w:sz w:val="24"/>
          <w:szCs w:val="24"/>
          <w:rtl/>
        </w:rPr>
        <w:t>שיעביר</w:t>
      </w:r>
      <w:r w:rsidRPr="00EF4F1C">
        <w:rPr>
          <w:rFonts w:ascii="David" w:hAnsi="David" w:cs="David"/>
          <w:b/>
          <w:bCs/>
          <w:sz w:val="24"/>
          <w:szCs w:val="24"/>
          <w:rtl/>
        </w:rPr>
        <w:t xml:space="preserve"> </w:t>
      </w:r>
      <w:r w:rsidRPr="00EF4F1C">
        <w:rPr>
          <w:rFonts w:ascii="David" w:hAnsi="David" w:cs="David" w:hint="cs"/>
          <w:b/>
          <w:bCs/>
          <w:sz w:val="24"/>
          <w:szCs w:val="24"/>
          <w:rtl/>
        </w:rPr>
        <w:t>במישרין</w:t>
      </w:r>
      <w:r w:rsidRPr="00EF4F1C">
        <w:rPr>
          <w:rFonts w:ascii="David" w:hAnsi="David" w:cs="David"/>
          <w:b/>
          <w:bCs/>
          <w:sz w:val="24"/>
          <w:szCs w:val="24"/>
          <w:rtl/>
        </w:rPr>
        <w:t xml:space="preserve"> </w:t>
      </w:r>
      <w:r w:rsidRPr="00EF4F1C">
        <w:rPr>
          <w:rFonts w:ascii="David" w:hAnsi="David" w:cs="David" w:hint="cs"/>
          <w:b/>
          <w:bCs/>
          <w:sz w:val="24"/>
          <w:szCs w:val="24"/>
          <w:rtl/>
        </w:rPr>
        <w:t>לרוכש</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הפריט</w:t>
      </w:r>
      <w:r w:rsidRPr="00EF4F1C">
        <w:rPr>
          <w:rFonts w:ascii="David" w:hAnsi="David" w:cs="David"/>
          <w:b/>
          <w:bCs/>
          <w:sz w:val="24"/>
          <w:szCs w:val="24"/>
          <w:rtl/>
        </w:rPr>
        <w:t>/</w:t>
      </w:r>
      <w:r w:rsidRPr="00EF4F1C">
        <w:rPr>
          <w:rFonts w:ascii="David" w:hAnsi="David" w:cs="David" w:hint="cs"/>
          <w:b/>
          <w:bCs/>
          <w:sz w:val="24"/>
          <w:szCs w:val="24"/>
          <w:rtl/>
        </w:rPr>
        <w:t>החומר</w:t>
      </w:r>
      <w:r w:rsidRPr="00EF4F1C">
        <w:rPr>
          <w:rFonts w:ascii="David" w:hAnsi="David" w:cs="David"/>
          <w:b/>
          <w:bCs/>
          <w:sz w:val="24"/>
          <w:szCs w:val="24"/>
          <w:rtl/>
        </w:rPr>
        <w:t xml:space="preserve"> </w:t>
      </w:r>
      <w:r w:rsidRPr="00EF4F1C">
        <w:rPr>
          <w:rFonts w:ascii="David" w:hAnsi="David" w:cs="David" w:hint="cs"/>
          <w:b/>
          <w:bCs/>
          <w:sz w:val="24"/>
          <w:szCs w:val="24"/>
          <w:rtl/>
        </w:rPr>
        <w:t>שמצוין</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3.1.31) .</w:t>
      </w:r>
    </w:p>
    <w:p w14:paraId="69E27EF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יהא</w:t>
      </w:r>
      <w:r w:rsidRPr="00EF4F1C">
        <w:rPr>
          <w:rFonts w:ascii="David" w:hAnsi="David" w:cs="David"/>
          <w:b/>
          <w:bCs/>
          <w:sz w:val="24"/>
          <w:szCs w:val="24"/>
          <w:rtl/>
        </w:rPr>
        <w:t xml:space="preserve"> </w:t>
      </w:r>
      <w:r w:rsidRPr="00EF4F1C">
        <w:rPr>
          <w:rFonts w:ascii="David" w:hAnsi="David" w:cs="David" w:hint="cs"/>
          <w:b/>
          <w:bCs/>
          <w:sz w:val="24"/>
          <w:szCs w:val="24"/>
          <w:rtl/>
        </w:rPr>
        <w:t>מחוייב</w:t>
      </w:r>
      <w:r w:rsidRPr="00EF4F1C">
        <w:rPr>
          <w:rFonts w:ascii="David" w:hAnsi="David" w:cs="David"/>
          <w:b/>
          <w:bCs/>
          <w:sz w:val="24"/>
          <w:szCs w:val="24"/>
          <w:rtl/>
        </w:rPr>
        <w:t xml:space="preserve"> </w:t>
      </w:r>
      <w:r w:rsidRPr="00EF4F1C">
        <w:rPr>
          <w:rFonts w:ascii="David" w:hAnsi="David" w:cs="David" w:hint="cs"/>
          <w:b/>
          <w:bCs/>
          <w:sz w:val="24"/>
          <w:szCs w:val="24"/>
          <w:rtl/>
        </w:rPr>
        <w:t>לזכות</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חומר</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בקשר</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טיח</w:t>
      </w:r>
      <w:r w:rsidRPr="00EF4F1C">
        <w:rPr>
          <w:rFonts w:ascii="David" w:hAnsi="David" w:cs="David"/>
          <w:b/>
          <w:bCs/>
          <w:sz w:val="24"/>
          <w:szCs w:val="24"/>
          <w:rtl/>
        </w:rPr>
        <w:t xml:space="preserve"> </w:t>
      </w:r>
      <w:r w:rsidRPr="00EF4F1C">
        <w:rPr>
          <w:rFonts w:ascii="David" w:hAnsi="David" w:cs="David" w:hint="cs"/>
          <w:b/>
          <w:bCs/>
          <w:sz w:val="24"/>
          <w:szCs w:val="24"/>
          <w:rtl/>
        </w:rPr>
        <w:t>וצבע</w:t>
      </w:r>
      <w:r w:rsidRPr="00EF4F1C">
        <w:rPr>
          <w:rFonts w:ascii="David" w:hAnsi="David" w:cs="David"/>
          <w:b/>
          <w:bCs/>
          <w:sz w:val="24"/>
          <w:szCs w:val="24"/>
          <w:rtl/>
        </w:rPr>
        <w:t xml:space="preserve">.  </w:t>
      </w:r>
    </w:p>
    <w:p w14:paraId="312D82D4" w14:textId="77777777" w:rsidR="00EF4F1C" w:rsidRPr="00EF4F1C" w:rsidRDefault="00EF4F1C" w:rsidP="00A11D74">
      <w:pPr>
        <w:spacing w:after="0" w:afterAutospacing="0" w:line="240" w:lineRule="auto"/>
        <w:rPr>
          <w:rFonts w:ascii="David" w:hAnsi="David" w:cs="David"/>
          <w:b/>
          <w:bCs/>
          <w:sz w:val="24"/>
          <w:szCs w:val="24"/>
          <w:rtl/>
        </w:rPr>
      </w:pPr>
    </w:p>
    <w:p w14:paraId="3A00C2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ליידע</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אפשרותם</w:t>
      </w:r>
      <w:r w:rsidRPr="00EF4F1C">
        <w:rPr>
          <w:rFonts w:ascii="David" w:hAnsi="David" w:cs="David"/>
          <w:b/>
          <w:bCs/>
          <w:sz w:val="24"/>
          <w:szCs w:val="24"/>
          <w:rtl/>
        </w:rPr>
        <w:t xml:space="preserve"> </w:t>
      </w:r>
      <w:r w:rsidRPr="00EF4F1C">
        <w:rPr>
          <w:rFonts w:ascii="David" w:hAnsi="David" w:cs="David" w:hint="cs"/>
          <w:b/>
          <w:bCs/>
          <w:sz w:val="24"/>
          <w:szCs w:val="24"/>
          <w:rtl/>
        </w:rPr>
        <w:t>לקבלת</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בנקאית</w:t>
      </w:r>
      <w:r w:rsidRPr="00EF4F1C">
        <w:rPr>
          <w:rFonts w:ascii="David" w:hAnsi="David" w:cs="David"/>
          <w:b/>
          <w:bCs/>
          <w:sz w:val="24"/>
          <w:szCs w:val="24"/>
          <w:rtl/>
        </w:rPr>
        <w:t xml:space="preserve"> </w:t>
      </w:r>
      <w:r w:rsidRPr="00EF4F1C">
        <w:rPr>
          <w:rFonts w:ascii="David" w:hAnsi="David" w:cs="David" w:hint="cs"/>
          <w:b/>
          <w:bCs/>
          <w:sz w:val="24"/>
          <w:szCs w:val="24"/>
          <w:rtl/>
        </w:rPr>
        <w:t>מהספקים</w:t>
      </w:r>
      <w:r w:rsidRPr="00EF4F1C">
        <w:rPr>
          <w:rFonts w:ascii="David" w:hAnsi="David" w:cs="David"/>
          <w:b/>
          <w:bCs/>
          <w:sz w:val="24"/>
          <w:szCs w:val="24"/>
          <w:rtl/>
        </w:rPr>
        <w:t xml:space="preserve"> </w:t>
      </w:r>
      <w:r w:rsidRPr="00EF4F1C">
        <w:rPr>
          <w:rFonts w:ascii="David" w:hAnsi="David" w:cs="David" w:hint="cs"/>
          <w:b/>
          <w:bCs/>
          <w:sz w:val="24"/>
          <w:szCs w:val="24"/>
          <w:rtl/>
        </w:rPr>
        <w:t>השונים</w:t>
      </w:r>
      <w:r w:rsidRPr="00EF4F1C">
        <w:rPr>
          <w:rFonts w:ascii="David" w:hAnsi="David" w:cs="David"/>
          <w:b/>
          <w:bCs/>
          <w:sz w:val="24"/>
          <w:szCs w:val="24"/>
          <w:rtl/>
        </w:rPr>
        <w:t xml:space="preserve">. </w:t>
      </w:r>
      <w:r w:rsidRPr="00EF4F1C">
        <w:rPr>
          <w:rFonts w:ascii="David" w:hAnsi="David" w:cs="David" w:hint="cs"/>
          <w:b/>
          <w:bCs/>
          <w:sz w:val="24"/>
          <w:szCs w:val="24"/>
          <w:rtl/>
        </w:rPr>
        <w:t>כמו</w:t>
      </w:r>
      <w:r w:rsidRPr="00EF4F1C">
        <w:rPr>
          <w:rFonts w:ascii="David" w:hAnsi="David" w:cs="David"/>
          <w:b/>
          <w:bCs/>
          <w:sz w:val="24"/>
          <w:szCs w:val="24"/>
          <w:rtl/>
        </w:rPr>
        <w:t xml:space="preserve"> </w:t>
      </w:r>
      <w:r w:rsidRPr="00EF4F1C">
        <w:rPr>
          <w:rFonts w:ascii="David" w:hAnsi="David" w:cs="David" w:hint="cs"/>
          <w:b/>
          <w:bCs/>
          <w:sz w:val="24"/>
          <w:szCs w:val="24"/>
          <w:rtl/>
        </w:rPr>
        <w:t>כן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לכלול</w:t>
      </w:r>
      <w:r w:rsidRPr="00EF4F1C">
        <w:rPr>
          <w:rFonts w:ascii="David" w:hAnsi="David" w:cs="David"/>
          <w:b/>
          <w:bCs/>
          <w:sz w:val="24"/>
          <w:szCs w:val="24"/>
          <w:rtl/>
        </w:rPr>
        <w:t xml:space="preserve">, </w:t>
      </w:r>
      <w:r w:rsidRPr="00EF4F1C">
        <w:rPr>
          <w:rFonts w:ascii="David" w:hAnsi="David" w:cs="David" w:hint="cs"/>
          <w:b/>
          <w:bCs/>
          <w:sz w:val="24"/>
          <w:szCs w:val="24"/>
          <w:rtl/>
        </w:rPr>
        <w:t>במסגרת</w:t>
      </w:r>
      <w:r w:rsidRPr="00EF4F1C">
        <w:rPr>
          <w:rFonts w:ascii="David" w:hAnsi="David" w:cs="David"/>
          <w:b/>
          <w:bCs/>
          <w:sz w:val="24"/>
          <w:szCs w:val="24"/>
          <w:rtl/>
        </w:rPr>
        <w:t xml:space="preserve"> </w:t>
      </w:r>
      <w:r w:rsidRPr="00EF4F1C">
        <w:rPr>
          <w:rFonts w:ascii="David" w:hAnsi="David" w:cs="David" w:hint="cs"/>
          <w:b/>
          <w:bCs/>
          <w:sz w:val="24"/>
          <w:szCs w:val="24"/>
          <w:rtl/>
        </w:rPr>
        <w:t>ההסכמים</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התחייבות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להעמיד</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לטובת</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תוספות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שהוזמנו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המהווים</w:t>
      </w:r>
      <w:r w:rsidRPr="00EF4F1C">
        <w:rPr>
          <w:rFonts w:ascii="David" w:hAnsi="David" w:cs="David"/>
          <w:b/>
          <w:bCs/>
          <w:sz w:val="24"/>
          <w:szCs w:val="24"/>
          <w:rtl/>
        </w:rPr>
        <w:t xml:space="preserve"> </w:t>
      </w:r>
      <w:r w:rsidRPr="00EF4F1C">
        <w:rPr>
          <w:rFonts w:ascii="David" w:hAnsi="David" w:cs="David" w:hint="cs"/>
          <w:b/>
          <w:bCs/>
          <w:sz w:val="24"/>
          <w:szCs w:val="24"/>
          <w:rtl/>
        </w:rPr>
        <w:t>שדרוג</w:t>
      </w:r>
      <w:r w:rsidRPr="00EF4F1C">
        <w:rPr>
          <w:rFonts w:ascii="David" w:hAnsi="David" w:cs="David"/>
          <w:b/>
          <w:bCs/>
          <w:sz w:val="24"/>
          <w:szCs w:val="24"/>
          <w:rtl/>
        </w:rPr>
        <w:t xml:space="preserve"> </w:t>
      </w:r>
      <w:r w:rsidRPr="00EF4F1C">
        <w:rPr>
          <w:rFonts w:ascii="David" w:hAnsi="David" w:cs="David" w:hint="cs"/>
          <w:b/>
          <w:bCs/>
          <w:sz w:val="24"/>
          <w:szCs w:val="24"/>
          <w:rtl/>
        </w:rPr>
        <w:t>למפרט</w:t>
      </w:r>
      <w:r w:rsidRPr="00EF4F1C">
        <w:rPr>
          <w:rFonts w:ascii="David" w:hAnsi="David" w:cs="David"/>
          <w:b/>
          <w:bCs/>
          <w:sz w:val="24"/>
          <w:szCs w:val="24"/>
          <w:rtl/>
        </w:rPr>
        <w:t xml:space="preserve">, </w:t>
      </w:r>
      <w:r w:rsidRPr="00EF4F1C">
        <w:rPr>
          <w:rFonts w:ascii="David" w:hAnsi="David" w:cs="David" w:hint="cs"/>
          <w:b/>
          <w:bCs/>
          <w:sz w:val="24"/>
          <w:szCs w:val="24"/>
          <w:rtl/>
        </w:rPr>
        <w:t>ובסכום</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התוספות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מאשר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לסיכום</w:t>
      </w:r>
      <w:r w:rsidRPr="00EF4F1C">
        <w:rPr>
          <w:rFonts w:ascii="David" w:hAnsi="David" w:cs="David"/>
          <w:b/>
          <w:bCs/>
          <w:sz w:val="24"/>
          <w:szCs w:val="24"/>
          <w:rtl/>
        </w:rPr>
        <w:t xml:space="preserve"> </w:t>
      </w:r>
      <w:r w:rsidRPr="00EF4F1C">
        <w:rPr>
          <w:rFonts w:ascii="David" w:hAnsi="David" w:cs="David" w:hint="cs"/>
          <w:b/>
          <w:bCs/>
          <w:sz w:val="24"/>
          <w:szCs w:val="24"/>
          <w:rtl/>
        </w:rPr>
        <w:t>המסחרי</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לרוכשים</w:t>
      </w:r>
      <w:r w:rsidRPr="00EF4F1C">
        <w:rPr>
          <w:rFonts w:ascii="David" w:hAnsi="David" w:cs="David"/>
          <w:b/>
          <w:bCs/>
          <w:sz w:val="24"/>
          <w:szCs w:val="24"/>
          <w:rtl/>
        </w:rPr>
        <w:t xml:space="preserve"> </w:t>
      </w:r>
      <w:r w:rsidRPr="00EF4F1C">
        <w:rPr>
          <w:rFonts w:ascii="David" w:hAnsi="David" w:cs="David" w:hint="cs"/>
          <w:b/>
          <w:bCs/>
          <w:sz w:val="24"/>
          <w:szCs w:val="24"/>
          <w:rtl/>
        </w:rPr>
        <w:t>רשאים</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לדרוש</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ישאו</w:t>
      </w:r>
      <w:r w:rsidRPr="00EF4F1C">
        <w:rPr>
          <w:rFonts w:ascii="David" w:hAnsi="David" w:cs="David"/>
          <w:b/>
          <w:bCs/>
          <w:sz w:val="24"/>
          <w:szCs w:val="24"/>
          <w:rtl/>
        </w:rPr>
        <w:t xml:space="preserve"> </w:t>
      </w:r>
      <w:r w:rsidRPr="00EF4F1C">
        <w:rPr>
          <w:rFonts w:ascii="David" w:hAnsi="David" w:cs="David" w:hint="cs"/>
          <w:b/>
          <w:bCs/>
          <w:sz w:val="24"/>
          <w:szCs w:val="24"/>
          <w:rtl/>
        </w:rPr>
        <w:t>בעלות</w:t>
      </w:r>
      <w:r w:rsidRPr="00EF4F1C">
        <w:rPr>
          <w:rFonts w:ascii="David" w:hAnsi="David" w:cs="David"/>
          <w:b/>
          <w:bCs/>
          <w:sz w:val="24"/>
          <w:szCs w:val="24"/>
          <w:rtl/>
        </w:rPr>
        <w:t xml:space="preserve"> </w:t>
      </w:r>
      <w:r w:rsidRPr="00EF4F1C">
        <w:rPr>
          <w:rFonts w:ascii="David" w:hAnsi="David" w:cs="David" w:hint="cs"/>
          <w:b/>
          <w:bCs/>
          <w:sz w:val="24"/>
          <w:szCs w:val="24"/>
          <w:rtl/>
        </w:rPr>
        <w:t>הערבויות</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p>
    <w:p w14:paraId="4A280249" w14:textId="77777777" w:rsidR="00EF4F1C" w:rsidRPr="00EF4F1C" w:rsidRDefault="00EF4F1C" w:rsidP="00A11D74">
      <w:pPr>
        <w:spacing w:after="0" w:afterAutospacing="0" w:line="240" w:lineRule="auto"/>
        <w:rPr>
          <w:rFonts w:ascii="David" w:hAnsi="David" w:cs="David"/>
          <w:b/>
          <w:bCs/>
          <w:sz w:val="24"/>
          <w:szCs w:val="24"/>
          <w:rtl/>
        </w:rPr>
      </w:pPr>
    </w:p>
    <w:p w14:paraId="7BEC94D7"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התקשרות</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כפופה</w:t>
      </w:r>
      <w:r w:rsidRPr="00EF4F1C">
        <w:rPr>
          <w:rFonts w:ascii="David" w:hAnsi="David" w:cs="David"/>
          <w:b/>
          <w:bCs/>
          <w:sz w:val="24"/>
          <w:szCs w:val="24"/>
          <w:rtl/>
        </w:rPr>
        <w:t xml:space="preserve"> </w:t>
      </w:r>
      <w:r w:rsidRPr="00EF4F1C">
        <w:rPr>
          <w:rFonts w:ascii="David" w:hAnsi="David" w:cs="David" w:hint="eastAsia"/>
          <w:b/>
          <w:bCs/>
          <w:sz w:val="24"/>
          <w:szCs w:val="24"/>
          <w:rtl/>
        </w:rPr>
        <w:t>לזכות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להתנגד</w:t>
      </w:r>
      <w:r w:rsidRPr="00EF4F1C">
        <w:rPr>
          <w:rFonts w:ascii="David" w:hAnsi="David" w:cs="David"/>
          <w:b/>
          <w:bCs/>
          <w:sz w:val="24"/>
          <w:szCs w:val="24"/>
          <w:rtl/>
        </w:rPr>
        <w:t xml:space="preserve"> </w:t>
      </w:r>
      <w:r w:rsidRPr="00EF4F1C">
        <w:rPr>
          <w:rFonts w:ascii="David" w:hAnsi="David" w:cs="David" w:hint="eastAsia"/>
          <w:b/>
          <w:bCs/>
          <w:sz w:val="24"/>
          <w:szCs w:val="24"/>
          <w:rtl/>
        </w:rPr>
        <w:t>לביצועה</w:t>
      </w:r>
      <w:r w:rsidRPr="00EF4F1C">
        <w:rPr>
          <w:rFonts w:ascii="David" w:hAnsi="David" w:cs="David"/>
          <w:b/>
          <w:bCs/>
          <w:sz w:val="24"/>
          <w:szCs w:val="24"/>
          <w:rtl/>
        </w:rPr>
        <w:t xml:space="preserve">. </w:t>
      </w:r>
    </w:p>
    <w:p w14:paraId="3E16F2A4"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שיחתם</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המצורף</w:t>
      </w:r>
      <w:r w:rsidRPr="00EF4F1C">
        <w:rPr>
          <w:rFonts w:ascii="David" w:hAnsi="David" w:cs="David"/>
          <w:b/>
          <w:bCs/>
          <w:sz w:val="24"/>
          <w:szCs w:val="24"/>
          <w:rtl/>
        </w:rPr>
        <w:t xml:space="preserve"> </w:t>
      </w:r>
      <w:r w:rsidRPr="00EF4F1C">
        <w:rPr>
          <w:rFonts w:ascii="David" w:hAnsi="David" w:cs="David" w:hint="eastAsia"/>
          <w:b/>
          <w:bCs/>
          <w:sz w:val="24"/>
          <w:szCs w:val="24"/>
          <w:rtl/>
        </w:rPr>
        <w:t>כנספח</w:t>
      </w:r>
      <w:r w:rsidRPr="00EF4F1C">
        <w:rPr>
          <w:rFonts w:ascii="David" w:hAnsi="David" w:cs="David"/>
          <w:b/>
          <w:bCs/>
          <w:sz w:val="24"/>
          <w:szCs w:val="24"/>
          <w:rtl/>
        </w:rPr>
        <w:t xml:space="preserve"> 3.1.18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הוראותיו</w:t>
      </w:r>
      <w:r w:rsidRPr="00EF4F1C">
        <w:rPr>
          <w:rFonts w:ascii="David" w:hAnsi="David" w:cs="David"/>
          <w:b/>
          <w:bCs/>
          <w:sz w:val="24"/>
          <w:szCs w:val="24"/>
          <w:rtl/>
        </w:rPr>
        <w:t xml:space="preserve"> </w:t>
      </w:r>
      <w:r w:rsidRPr="00EF4F1C">
        <w:rPr>
          <w:rFonts w:ascii="David" w:hAnsi="David" w:cs="David" w:hint="eastAsia"/>
          <w:b/>
          <w:bCs/>
          <w:sz w:val="24"/>
          <w:szCs w:val="24"/>
          <w:rtl/>
        </w:rPr>
        <w:t>יתאמו</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22.12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יאושר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w:t>
      </w:r>
    </w:p>
    <w:p w14:paraId="11676535" w14:textId="77777777" w:rsidR="00EF4F1C" w:rsidRPr="00EF4F1C" w:rsidRDefault="00EF4F1C" w:rsidP="00A11D74">
      <w:pPr>
        <w:numPr>
          <w:ilvl w:val="2"/>
          <w:numId w:val="4"/>
        </w:numPr>
        <w:spacing w:after="0" w:afterAutospacing="0" w:line="240" w:lineRule="auto"/>
        <w:rPr>
          <w:rFonts w:ascii="David" w:hAnsi="David" w:cs="David"/>
          <w:b/>
          <w:bCs/>
          <w:i/>
          <w:sz w:val="24"/>
          <w:szCs w:val="24"/>
          <w:u w:val="single"/>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יתקשר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בהסכם</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22.12.4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והעתק</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יועבר</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- 2 </w:t>
      </w:r>
      <w:r w:rsidRPr="00EF4F1C">
        <w:rPr>
          <w:rFonts w:ascii="David" w:hAnsi="David" w:cs="David" w:hint="eastAsia"/>
          <w:b/>
          <w:bCs/>
          <w:sz w:val="24"/>
          <w:szCs w:val="24"/>
          <w:rtl/>
        </w:rPr>
        <w:t>עותקים</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ככל</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w:t>
      </w:r>
      <w:r w:rsidRPr="00EF4F1C">
        <w:rPr>
          <w:rFonts w:ascii="David" w:hAnsi="David" w:cs="David"/>
          <w:b/>
          <w:bCs/>
          <w:sz w:val="24"/>
          <w:szCs w:val="24"/>
          <w:rtl/>
        </w:rPr>
        <w:t xml:space="preserve">, </w:t>
      </w:r>
      <w:r w:rsidRPr="00EF4F1C">
        <w:rPr>
          <w:rFonts w:ascii="David" w:hAnsi="David" w:cs="David" w:hint="eastAsia"/>
          <w:b/>
          <w:bCs/>
          <w:sz w:val="24"/>
          <w:szCs w:val="24"/>
          <w:rtl/>
        </w:rPr>
        <w:t>נשוא</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ייחתם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לעכב</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לפרויקט</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להעביר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נוסח</w:t>
      </w:r>
      <w:r w:rsidRPr="00EF4F1C">
        <w:rPr>
          <w:rFonts w:ascii="David" w:hAnsi="David" w:cs="David"/>
          <w:b/>
          <w:bCs/>
          <w:sz w:val="24"/>
          <w:szCs w:val="24"/>
          <w:rtl/>
        </w:rPr>
        <w:t xml:space="preserve"> </w:t>
      </w:r>
      <w:r w:rsidRPr="00EF4F1C">
        <w:rPr>
          <w:rFonts w:ascii="David" w:hAnsi="David" w:cs="David" w:hint="eastAsia"/>
          <w:b/>
          <w:bCs/>
          <w:sz w:val="24"/>
          <w:szCs w:val="24"/>
          <w:rtl/>
        </w:rPr>
        <w:t>ההסכם</w:t>
      </w:r>
      <w:r w:rsidRPr="00EF4F1C">
        <w:rPr>
          <w:rFonts w:ascii="David" w:hAnsi="David" w:cs="David"/>
          <w:b/>
          <w:bCs/>
          <w:sz w:val="24"/>
          <w:szCs w:val="24"/>
          <w:rtl/>
        </w:rPr>
        <w:t xml:space="preserve"> </w:t>
      </w:r>
      <w:r w:rsidRPr="00EF4F1C">
        <w:rPr>
          <w:rFonts w:ascii="David" w:hAnsi="David" w:cs="David" w:hint="eastAsia"/>
          <w:b/>
          <w:bCs/>
          <w:sz w:val="24"/>
          <w:szCs w:val="24"/>
          <w:rtl/>
        </w:rPr>
        <w:t>לאישורה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טרם</w:t>
      </w:r>
      <w:r w:rsidRPr="00EF4F1C">
        <w:rPr>
          <w:rFonts w:ascii="David" w:hAnsi="David" w:cs="David"/>
          <w:b/>
          <w:bCs/>
          <w:sz w:val="24"/>
          <w:szCs w:val="24"/>
          <w:rtl/>
        </w:rPr>
        <w:t xml:space="preserve"> </w:t>
      </w:r>
      <w:r w:rsidRPr="00EF4F1C">
        <w:rPr>
          <w:rFonts w:ascii="David" w:hAnsi="David" w:cs="David" w:hint="eastAsia"/>
          <w:b/>
          <w:bCs/>
          <w:sz w:val="24"/>
          <w:szCs w:val="24"/>
          <w:rtl/>
        </w:rPr>
        <w:t>חתימתו</w:t>
      </w:r>
      <w:r w:rsidRPr="00EF4F1C">
        <w:rPr>
          <w:rFonts w:ascii="David" w:hAnsi="David" w:cs="David"/>
          <w:b/>
          <w:bCs/>
          <w:sz w:val="24"/>
          <w:szCs w:val="24"/>
          <w:rtl/>
        </w:rPr>
        <w:t xml:space="preserve">. </w:t>
      </w:r>
      <w:r w:rsidRPr="00EF4F1C">
        <w:rPr>
          <w:rFonts w:ascii="David" w:hAnsi="David" w:cs="David" w:hint="cs"/>
          <w:b/>
          <w:bCs/>
          <w:i/>
          <w:sz w:val="24"/>
          <w:szCs w:val="24"/>
          <w:u w:val="single"/>
          <w:rtl/>
        </w:rPr>
        <w:t>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בצבעים</w:t>
      </w:r>
      <w:r w:rsidRPr="00EF4F1C">
        <w:rPr>
          <w:rFonts w:ascii="David" w:hAnsi="David" w:cs="David"/>
          <w:b/>
          <w:bCs/>
          <w:sz w:val="24"/>
          <w:szCs w:val="24"/>
          <w:rtl/>
        </w:rPr>
        <w:t xml:space="preserve">) </w:t>
      </w:r>
      <w:r w:rsidRPr="00EF4F1C">
        <w:rPr>
          <w:rFonts w:ascii="David" w:hAnsi="David" w:cs="David" w:hint="eastAsia"/>
          <w:b/>
          <w:bCs/>
          <w:sz w:val="24"/>
          <w:szCs w:val="24"/>
          <w:rtl/>
        </w:rPr>
        <w:t>שבה</w:t>
      </w:r>
      <w:r w:rsidRPr="00EF4F1C">
        <w:rPr>
          <w:rFonts w:ascii="David" w:hAnsi="David" w:cs="David"/>
          <w:b/>
          <w:bCs/>
          <w:sz w:val="24"/>
          <w:szCs w:val="24"/>
          <w:rtl/>
        </w:rPr>
        <w:t xml:space="preserve"> </w:t>
      </w:r>
      <w:r w:rsidRPr="00EF4F1C">
        <w:rPr>
          <w:rFonts w:ascii="David" w:hAnsi="David" w:cs="David" w:hint="eastAsia"/>
          <w:b/>
          <w:bCs/>
          <w:sz w:val="24"/>
          <w:szCs w:val="24"/>
          <w:rtl/>
        </w:rPr>
        <w:t>יסומנו</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ביחס</w:t>
      </w:r>
      <w:r w:rsidRPr="00EF4F1C">
        <w:rPr>
          <w:rFonts w:ascii="David" w:hAnsi="David" w:cs="David"/>
          <w:b/>
          <w:bCs/>
          <w:sz w:val="24"/>
          <w:szCs w:val="24"/>
          <w:rtl/>
        </w:rPr>
        <w:t xml:space="preserve"> </w:t>
      </w:r>
      <w:r w:rsidRPr="00EF4F1C">
        <w:rPr>
          <w:rFonts w:ascii="David" w:hAnsi="David" w:cs="David" w:hint="eastAsia"/>
          <w:b/>
          <w:bCs/>
          <w:sz w:val="24"/>
          <w:szCs w:val="24"/>
          <w:rtl/>
        </w:rPr>
        <w:t>לתכנית</w:t>
      </w:r>
      <w:r w:rsidRPr="00EF4F1C">
        <w:rPr>
          <w:rFonts w:ascii="David" w:hAnsi="David" w:cs="David"/>
          <w:b/>
          <w:bCs/>
          <w:sz w:val="24"/>
          <w:szCs w:val="24"/>
          <w:rtl/>
        </w:rPr>
        <w:t xml:space="preserve"> </w:t>
      </w:r>
      <w:r w:rsidRPr="00EF4F1C">
        <w:rPr>
          <w:rFonts w:ascii="David" w:hAnsi="David" w:cs="David" w:hint="eastAsia"/>
          <w:b/>
          <w:bCs/>
          <w:sz w:val="24"/>
          <w:szCs w:val="24"/>
          <w:rtl/>
        </w:rPr>
        <w:t>המקורית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ומחירים</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לוח</w:t>
      </w:r>
      <w:r w:rsidRPr="00EF4F1C">
        <w:rPr>
          <w:rFonts w:ascii="David" w:hAnsi="David" w:cs="David"/>
          <w:b/>
          <w:bCs/>
          <w:sz w:val="24"/>
          <w:szCs w:val="24"/>
          <w:rtl/>
        </w:rPr>
        <w:t xml:space="preserve"> </w:t>
      </w:r>
      <w:r w:rsidRPr="00EF4F1C">
        <w:rPr>
          <w:rFonts w:ascii="David" w:hAnsi="David" w:cs="David" w:hint="eastAsia"/>
          <w:b/>
          <w:bCs/>
          <w:sz w:val="24"/>
          <w:szCs w:val="24"/>
          <w:rtl/>
        </w:rPr>
        <w:t>זמנים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להסרת</w:t>
      </w:r>
      <w:r w:rsidRPr="00EF4F1C">
        <w:rPr>
          <w:rFonts w:ascii="David" w:hAnsi="David" w:cs="David"/>
          <w:b/>
          <w:bCs/>
          <w:sz w:val="24"/>
          <w:szCs w:val="24"/>
          <w:rtl/>
        </w:rPr>
        <w:t xml:space="preserve"> </w:t>
      </w:r>
      <w:r w:rsidRPr="00EF4F1C">
        <w:rPr>
          <w:rFonts w:ascii="David" w:hAnsi="David" w:cs="David" w:hint="eastAsia"/>
          <w:b/>
          <w:bCs/>
          <w:sz w:val="24"/>
          <w:szCs w:val="24"/>
          <w:rtl/>
        </w:rPr>
        <w:t>ספקות</w:t>
      </w:r>
      <w:r w:rsidRPr="00EF4F1C">
        <w:rPr>
          <w:rFonts w:ascii="David" w:hAnsi="David" w:cs="David"/>
          <w:b/>
          <w:bCs/>
          <w:sz w:val="24"/>
          <w:szCs w:val="24"/>
          <w:rtl/>
        </w:rPr>
        <w:t xml:space="preserve"> </w:t>
      </w:r>
      <w:r w:rsidRPr="00EF4F1C">
        <w:rPr>
          <w:rFonts w:ascii="David" w:hAnsi="David" w:cs="David" w:hint="eastAsia"/>
          <w:b/>
          <w:bCs/>
          <w:sz w:val="24"/>
          <w:szCs w:val="24"/>
          <w:rtl/>
        </w:rPr>
        <w:t>יובהר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בהעברת</w:t>
      </w:r>
      <w:r w:rsidRPr="00EF4F1C">
        <w:rPr>
          <w:rFonts w:ascii="David" w:hAnsi="David" w:cs="David"/>
          <w:b/>
          <w:bCs/>
          <w:sz w:val="24"/>
          <w:szCs w:val="24"/>
          <w:rtl/>
        </w:rPr>
        <w:t xml:space="preserve"> </w:t>
      </w:r>
      <w:r w:rsidRPr="00EF4F1C">
        <w:rPr>
          <w:rFonts w:ascii="David" w:hAnsi="David" w:cs="David" w:hint="eastAsia"/>
          <w:b/>
          <w:bCs/>
          <w:sz w:val="24"/>
          <w:szCs w:val="24"/>
          <w:rtl/>
        </w:rPr>
        <w:t>ההסכם</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יריבות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ואין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מאחריותו</w:t>
      </w:r>
      <w:r w:rsidRPr="00EF4F1C">
        <w:rPr>
          <w:rFonts w:ascii="David" w:hAnsi="David" w:cs="David"/>
          <w:b/>
          <w:bCs/>
          <w:sz w:val="24"/>
          <w:szCs w:val="24"/>
          <w:rtl/>
        </w:rPr>
        <w:t xml:space="preserve"> </w:t>
      </w:r>
      <w:r w:rsidRPr="00EF4F1C">
        <w:rPr>
          <w:rFonts w:ascii="David" w:hAnsi="David" w:cs="David" w:hint="eastAsia"/>
          <w:b/>
          <w:bCs/>
          <w:sz w:val="24"/>
          <w:szCs w:val="24"/>
          <w:rtl/>
        </w:rPr>
        <w:t>המוחלטת</w:t>
      </w:r>
      <w:r w:rsidRPr="00EF4F1C">
        <w:rPr>
          <w:rFonts w:ascii="David" w:hAnsi="David" w:cs="David"/>
          <w:b/>
          <w:bCs/>
          <w:sz w:val="24"/>
          <w:szCs w:val="24"/>
          <w:rtl/>
        </w:rPr>
        <w:t xml:space="preserve"> </w:t>
      </w:r>
      <w:r w:rsidRPr="00EF4F1C">
        <w:rPr>
          <w:rFonts w:ascii="David" w:hAnsi="David" w:cs="David" w:hint="eastAsia"/>
          <w:b/>
          <w:bCs/>
          <w:sz w:val="24"/>
          <w:szCs w:val="24"/>
          <w:rtl/>
        </w:rPr>
        <w:t>והבלעדית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הנפרד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גישה</w:t>
      </w:r>
      <w:r w:rsidRPr="00EF4F1C">
        <w:rPr>
          <w:rFonts w:ascii="David" w:hAnsi="David" w:cs="David"/>
          <w:b/>
          <w:bCs/>
          <w:sz w:val="24"/>
          <w:szCs w:val="24"/>
          <w:rtl/>
        </w:rPr>
        <w:t xml:space="preserve"> </w:t>
      </w:r>
      <w:r w:rsidRPr="00EF4F1C">
        <w:rPr>
          <w:rFonts w:ascii="David" w:hAnsi="David" w:cs="David" w:hint="eastAsia"/>
          <w:b/>
          <w:bCs/>
          <w:sz w:val="24"/>
          <w:szCs w:val="24"/>
          <w:rtl/>
        </w:rPr>
        <w:t>ממוחשבת</w:t>
      </w:r>
      <w:r w:rsidRPr="00EF4F1C">
        <w:rPr>
          <w:rFonts w:ascii="David" w:hAnsi="David" w:cs="David"/>
          <w:b/>
          <w:bCs/>
          <w:sz w:val="24"/>
          <w:szCs w:val="24"/>
          <w:rtl/>
        </w:rPr>
        <w:t xml:space="preserve"> </w:t>
      </w:r>
      <w:r w:rsidRPr="00EF4F1C">
        <w:rPr>
          <w:rFonts w:ascii="David" w:hAnsi="David" w:cs="David" w:hint="eastAsia"/>
          <w:b/>
          <w:bCs/>
          <w:sz w:val="24"/>
          <w:szCs w:val="24"/>
          <w:rtl/>
        </w:rPr>
        <w:t>באמצעות</w:t>
      </w:r>
      <w:r w:rsidRPr="00EF4F1C">
        <w:rPr>
          <w:rFonts w:ascii="David" w:hAnsi="David" w:cs="David"/>
          <w:b/>
          <w:bCs/>
          <w:sz w:val="24"/>
          <w:szCs w:val="24"/>
          <w:rtl/>
        </w:rPr>
        <w:t xml:space="preserve"> </w:t>
      </w:r>
      <w:r w:rsidRPr="00EF4F1C">
        <w:rPr>
          <w:rFonts w:ascii="David" w:hAnsi="David" w:cs="David" w:hint="eastAsia"/>
          <w:b/>
          <w:bCs/>
          <w:sz w:val="24"/>
          <w:szCs w:val="24"/>
          <w:rtl/>
        </w:rPr>
        <w:t>האינטרנט</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הקודים</w:t>
      </w:r>
      <w:r w:rsidRPr="00EF4F1C">
        <w:rPr>
          <w:rFonts w:ascii="David" w:hAnsi="David" w:cs="David"/>
          <w:b/>
          <w:bCs/>
          <w:sz w:val="24"/>
          <w:szCs w:val="24"/>
          <w:rtl/>
        </w:rPr>
        <w:t xml:space="preserve"> </w:t>
      </w:r>
      <w:r w:rsidRPr="00EF4F1C">
        <w:rPr>
          <w:rFonts w:ascii="David" w:hAnsi="David" w:cs="David" w:hint="eastAsia"/>
          <w:b/>
          <w:bCs/>
          <w:sz w:val="24"/>
          <w:szCs w:val="24"/>
          <w:rtl/>
        </w:rPr>
        <w:t>הדרושים</w:t>
      </w:r>
      <w:r w:rsidRPr="00EF4F1C">
        <w:rPr>
          <w:rFonts w:ascii="David" w:hAnsi="David" w:cs="David"/>
          <w:b/>
          <w:bCs/>
          <w:sz w:val="24"/>
          <w:szCs w:val="24"/>
          <w:rtl/>
        </w:rPr>
        <w:t xml:space="preserve"> </w:t>
      </w:r>
      <w:r w:rsidRPr="00EF4F1C">
        <w:rPr>
          <w:rFonts w:ascii="David" w:hAnsi="David" w:cs="David" w:hint="eastAsia"/>
          <w:b/>
          <w:bCs/>
          <w:sz w:val="24"/>
          <w:szCs w:val="24"/>
          <w:rtl/>
        </w:rPr>
        <w:t>לשם</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שלמזמין</w:t>
      </w:r>
      <w:r w:rsidRPr="00EF4F1C">
        <w:rPr>
          <w:rFonts w:ascii="David" w:hAnsi="David" w:cs="David"/>
          <w:b/>
          <w:bCs/>
          <w:sz w:val="24"/>
          <w:szCs w:val="24"/>
          <w:rtl/>
        </w:rPr>
        <w:t xml:space="preserve"> /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חופשית</w:t>
      </w:r>
      <w:r w:rsidRPr="00EF4F1C">
        <w:rPr>
          <w:rFonts w:ascii="David" w:hAnsi="David" w:cs="David"/>
          <w:b/>
          <w:bCs/>
          <w:sz w:val="24"/>
          <w:szCs w:val="24"/>
          <w:rtl/>
        </w:rPr>
        <w:t xml:space="preserve"> </w:t>
      </w:r>
      <w:r w:rsidRPr="00EF4F1C">
        <w:rPr>
          <w:rFonts w:ascii="David" w:hAnsi="David" w:cs="David" w:hint="eastAsia"/>
          <w:b/>
          <w:bCs/>
          <w:sz w:val="24"/>
          <w:szCs w:val="24"/>
          <w:rtl/>
        </w:rPr>
        <w:t>לשלוף</w:t>
      </w:r>
      <w:r w:rsidRPr="00EF4F1C">
        <w:rPr>
          <w:rFonts w:ascii="David" w:hAnsi="David" w:cs="David"/>
          <w:b/>
          <w:bCs/>
          <w:sz w:val="24"/>
          <w:szCs w:val="24"/>
          <w:rtl/>
        </w:rPr>
        <w:t xml:space="preserve">, </w:t>
      </w:r>
      <w:r w:rsidRPr="00EF4F1C">
        <w:rPr>
          <w:rFonts w:ascii="David" w:hAnsi="David" w:cs="David" w:hint="eastAsia"/>
          <w:b/>
          <w:bCs/>
          <w:sz w:val="24"/>
          <w:szCs w:val="24"/>
          <w:rtl/>
        </w:rPr>
        <w:t>לעיין</w:t>
      </w:r>
      <w:r w:rsidRPr="00EF4F1C">
        <w:rPr>
          <w:rFonts w:ascii="David" w:hAnsi="David" w:cs="David"/>
          <w:b/>
          <w:bCs/>
          <w:sz w:val="24"/>
          <w:szCs w:val="24"/>
          <w:rtl/>
        </w:rPr>
        <w:t xml:space="preserve"> </w:t>
      </w:r>
      <w:r w:rsidRPr="00EF4F1C">
        <w:rPr>
          <w:rFonts w:ascii="David" w:hAnsi="David" w:cs="David" w:hint="eastAsia"/>
          <w:b/>
          <w:bCs/>
          <w:sz w:val="24"/>
          <w:szCs w:val="24"/>
          <w:rtl/>
        </w:rPr>
        <w:t>ולהדפיס</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המפורט</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להעביר</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אחת</w:t>
      </w:r>
      <w:r w:rsidRPr="00EF4F1C">
        <w:rPr>
          <w:rFonts w:ascii="David" w:hAnsi="David" w:cs="David"/>
          <w:b/>
          <w:bCs/>
          <w:sz w:val="24"/>
          <w:szCs w:val="24"/>
          <w:rtl/>
        </w:rPr>
        <w:t xml:space="preserve"> </w:t>
      </w:r>
      <w:r w:rsidRPr="00EF4F1C">
        <w:rPr>
          <w:rFonts w:ascii="David" w:hAnsi="David" w:cs="David" w:hint="eastAsia"/>
          <w:b/>
          <w:bCs/>
          <w:sz w:val="24"/>
          <w:szCs w:val="24"/>
          <w:rtl/>
        </w:rPr>
        <w:t>לשלושה</w:t>
      </w:r>
      <w:r w:rsidRPr="00EF4F1C">
        <w:rPr>
          <w:rFonts w:ascii="David" w:hAnsi="David" w:cs="David"/>
          <w:b/>
          <w:bCs/>
          <w:sz w:val="24"/>
          <w:szCs w:val="24"/>
          <w:rtl/>
        </w:rPr>
        <w:t xml:space="preserve"> </w:t>
      </w:r>
      <w:r w:rsidRPr="00EF4F1C">
        <w:rPr>
          <w:rFonts w:ascii="David" w:hAnsi="David" w:cs="David" w:hint="eastAsia"/>
          <w:b/>
          <w:bCs/>
          <w:sz w:val="24"/>
          <w:szCs w:val="24"/>
          <w:rtl/>
        </w:rPr>
        <w:t>חודשים</w:t>
      </w:r>
      <w:r w:rsidRPr="00EF4F1C">
        <w:rPr>
          <w:rFonts w:ascii="David" w:hAnsi="David" w:cs="David"/>
          <w:b/>
          <w:bCs/>
          <w:sz w:val="24"/>
          <w:szCs w:val="24"/>
          <w:rtl/>
        </w:rPr>
        <w:t xml:space="preserve"> </w:t>
      </w:r>
      <w:r w:rsidRPr="00EF4F1C">
        <w:rPr>
          <w:rFonts w:ascii="David" w:hAnsi="David" w:cs="David" w:hint="eastAsia"/>
          <w:b/>
          <w:bCs/>
          <w:sz w:val="24"/>
          <w:szCs w:val="24"/>
          <w:rtl/>
        </w:rPr>
        <w:t>רשימה</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שנערכו</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w:t>
      </w:r>
    </w:p>
    <w:p w14:paraId="46A25DBF"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תגיע</w:t>
      </w:r>
      <w:r w:rsidRPr="00EF4F1C">
        <w:rPr>
          <w:rFonts w:ascii="David" w:hAnsi="David" w:cs="David"/>
          <w:b/>
          <w:bCs/>
          <w:sz w:val="24"/>
          <w:szCs w:val="24"/>
          <w:rtl/>
        </w:rPr>
        <w:t xml:space="preserve"> </w:t>
      </w:r>
      <w:r w:rsidRPr="00EF4F1C">
        <w:rPr>
          <w:rFonts w:ascii="David" w:hAnsi="David" w:cs="David" w:hint="eastAsia"/>
          <w:b/>
          <w:bCs/>
          <w:sz w:val="24"/>
          <w:szCs w:val="24"/>
          <w:rtl/>
        </w:rPr>
        <w:t>במלואה</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22.12.12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והוא</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האחראי</w:t>
      </w:r>
      <w:r w:rsidRPr="00EF4F1C">
        <w:rPr>
          <w:rFonts w:ascii="David" w:hAnsi="David" w:cs="David"/>
          <w:b/>
          <w:bCs/>
          <w:sz w:val="24"/>
          <w:szCs w:val="24"/>
          <w:rtl/>
        </w:rPr>
        <w:t xml:space="preserve"> </w:t>
      </w:r>
      <w:r w:rsidRPr="00EF4F1C">
        <w:rPr>
          <w:rFonts w:ascii="David" w:hAnsi="David" w:cs="David" w:hint="eastAsia"/>
          <w:b/>
          <w:bCs/>
          <w:sz w:val="24"/>
          <w:szCs w:val="24"/>
          <w:rtl/>
        </w:rPr>
        <w:t>הבלעדי</w:t>
      </w:r>
      <w:r w:rsidRPr="00EF4F1C">
        <w:rPr>
          <w:rFonts w:ascii="David" w:hAnsi="David" w:cs="David"/>
          <w:b/>
          <w:bCs/>
          <w:sz w:val="24"/>
          <w:szCs w:val="24"/>
          <w:rtl/>
        </w:rPr>
        <w:t xml:space="preserve"> </w:t>
      </w:r>
      <w:r w:rsidRPr="00EF4F1C">
        <w:rPr>
          <w:rFonts w:ascii="David" w:hAnsi="David" w:cs="David" w:hint="eastAsia"/>
          <w:b/>
          <w:bCs/>
          <w:sz w:val="24"/>
          <w:szCs w:val="24"/>
          <w:rtl/>
        </w:rPr>
        <w:t>לגבייתה</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לגבות</w:t>
      </w:r>
      <w:r w:rsidRPr="00EF4F1C">
        <w:rPr>
          <w:rFonts w:ascii="David" w:hAnsi="David" w:cs="David"/>
          <w:b/>
          <w:bCs/>
          <w:sz w:val="24"/>
          <w:szCs w:val="24"/>
          <w:rtl/>
        </w:rPr>
        <w:t xml:space="preserve"> </w:t>
      </w:r>
      <w:r w:rsidRPr="00EF4F1C">
        <w:rPr>
          <w:rFonts w:ascii="David" w:hAnsi="David" w:cs="David" w:hint="eastAsia"/>
          <w:b/>
          <w:bCs/>
          <w:sz w:val="24"/>
          <w:szCs w:val="24"/>
          <w:rtl/>
        </w:rPr>
        <w:t>התשלום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w:t>
      </w:r>
    </w:p>
    <w:p w14:paraId="5DF34AC4"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לקבוע</w:t>
      </w:r>
      <w:r w:rsidRPr="00EF4F1C">
        <w:rPr>
          <w:rFonts w:ascii="David" w:hAnsi="David" w:cs="David"/>
          <w:b/>
          <w:bCs/>
          <w:sz w:val="24"/>
          <w:szCs w:val="24"/>
          <w:rtl/>
        </w:rPr>
        <w:t xml:space="preserve"> </w:t>
      </w:r>
      <w:r w:rsidRPr="00EF4F1C">
        <w:rPr>
          <w:rFonts w:ascii="David" w:hAnsi="David" w:cs="David" w:hint="eastAsia"/>
          <w:b/>
          <w:bCs/>
          <w:sz w:val="24"/>
          <w:szCs w:val="24"/>
          <w:rtl/>
        </w:rPr>
        <w:t>בהסכמים</w:t>
      </w:r>
      <w:r w:rsidRPr="00EF4F1C">
        <w:rPr>
          <w:rFonts w:ascii="David" w:hAnsi="David" w:cs="David"/>
          <w:b/>
          <w:bCs/>
          <w:sz w:val="24"/>
          <w:szCs w:val="24"/>
          <w:rtl/>
        </w:rPr>
        <w:t xml:space="preserve"> </w:t>
      </w:r>
      <w:r w:rsidRPr="00EF4F1C">
        <w:rPr>
          <w:rFonts w:ascii="David" w:hAnsi="David" w:cs="David" w:hint="eastAsia"/>
          <w:b/>
          <w:bCs/>
          <w:sz w:val="24"/>
          <w:szCs w:val="24"/>
          <w:rtl/>
        </w:rPr>
        <w:t>שיחתמו</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וקבלני</w:t>
      </w:r>
      <w:r w:rsidRPr="00EF4F1C">
        <w:rPr>
          <w:rFonts w:ascii="David" w:hAnsi="David" w:cs="David"/>
          <w:b/>
          <w:bCs/>
          <w:sz w:val="24"/>
          <w:szCs w:val="24"/>
          <w:rtl/>
        </w:rPr>
        <w:t xml:space="preserve"> </w:t>
      </w:r>
      <w:r w:rsidRPr="00EF4F1C">
        <w:rPr>
          <w:rFonts w:ascii="David" w:hAnsi="David" w:cs="David" w:hint="eastAsia"/>
          <w:b/>
          <w:bCs/>
          <w:sz w:val="24"/>
          <w:szCs w:val="24"/>
          <w:rtl/>
        </w:rPr>
        <w:t>משנה</w:t>
      </w:r>
      <w:r w:rsidRPr="00EF4F1C">
        <w:rPr>
          <w:rFonts w:ascii="David" w:hAnsi="David" w:cs="David"/>
          <w:b/>
          <w:bCs/>
          <w:sz w:val="24"/>
          <w:szCs w:val="24"/>
          <w:rtl/>
        </w:rPr>
        <w:t xml:space="preserve"> </w:t>
      </w:r>
      <w:r w:rsidRPr="00EF4F1C">
        <w:rPr>
          <w:rFonts w:ascii="David" w:hAnsi="David" w:cs="David" w:hint="eastAsia"/>
          <w:b/>
          <w:bCs/>
          <w:sz w:val="24"/>
          <w:szCs w:val="24"/>
          <w:rtl/>
        </w:rPr>
        <w:t>שעליהם</w:t>
      </w:r>
      <w:r w:rsidRPr="00EF4F1C">
        <w:rPr>
          <w:rFonts w:ascii="David" w:hAnsi="David" w:cs="David"/>
          <w:b/>
          <w:bCs/>
          <w:sz w:val="24"/>
          <w:szCs w:val="24"/>
          <w:rtl/>
        </w:rPr>
        <w:t xml:space="preserve"> </w:t>
      </w:r>
      <w:r w:rsidRPr="00EF4F1C">
        <w:rPr>
          <w:rFonts w:ascii="David" w:hAnsi="David" w:cs="David" w:hint="eastAsia"/>
          <w:b/>
          <w:bCs/>
          <w:sz w:val="24"/>
          <w:szCs w:val="24"/>
          <w:rtl/>
        </w:rPr>
        <w:t>למסור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שמזמינים</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שדרוגים</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ההיקף</w:t>
      </w:r>
      <w:r w:rsidRPr="00EF4F1C">
        <w:rPr>
          <w:rFonts w:ascii="David" w:hAnsi="David" w:cs="David"/>
          <w:b/>
          <w:bCs/>
          <w:sz w:val="24"/>
          <w:szCs w:val="24"/>
          <w:rtl/>
        </w:rPr>
        <w:t xml:space="preserve"> </w:t>
      </w:r>
      <w:r w:rsidRPr="00EF4F1C">
        <w:rPr>
          <w:rFonts w:ascii="David" w:hAnsi="David" w:cs="David" w:hint="eastAsia"/>
          <w:b/>
          <w:bCs/>
          <w:sz w:val="24"/>
          <w:szCs w:val="24"/>
          <w:rtl/>
        </w:rPr>
        <w:t>הכספי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התשלומים</w:t>
      </w:r>
      <w:r w:rsidRPr="00EF4F1C">
        <w:rPr>
          <w:rFonts w:ascii="David" w:hAnsi="David" w:cs="David"/>
          <w:b/>
          <w:bCs/>
          <w:sz w:val="24"/>
          <w:szCs w:val="24"/>
          <w:rtl/>
        </w:rPr>
        <w:t xml:space="preserve"> </w:t>
      </w:r>
      <w:r w:rsidRPr="00EF4F1C">
        <w:rPr>
          <w:rFonts w:ascii="David" w:hAnsi="David" w:cs="David" w:hint="eastAsia"/>
          <w:b/>
          <w:bCs/>
          <w:sz w:val="24"/>
          <w:szCs w:val="24"/>
          <w:rtl/>
        </w:rPr>
        <w:t>שישולמו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w:t>
      </w:r>
      <w:r w:rsidRPr="00EF4F1C">
        <w:rPr>
          <w:rFonts w:ascii="David" w:hAnsi="David" w:cs="David" w:hint="eastAsia"/>
          <w:b/>
          <w:bCs/>
          <w:sz w:val="24"/>
          <w:szCs w:val="24"/>
          <w:rtl/>
        </w:rPr>
        <w:t>קבלני</w:t>
      </w:r>
      <w:r w:rsidRPr="00EF4F1C">
        <w:rPr>
          <w:rFonts w:ascii="David" w:hAnsi="David" w:cs="David"/>
          <w:b/>
          <w:bCs/>
          <w:sz w:val="24"/>
          <w:szCs w:val="24"/>
          <w:rtl/>
        </w:rPr>
        <w:t xml:space="preserve"> </w:t>
      </w:r>
      <w:r w:rsidRPr="00EF4F1C">
        <w:rPr>
          <w:rFonts w:ascii="David" w:hAnsi="David" w:cs="David" w:hint="eastAsia"/>
          <w:b/>
          <w:bCs/>
          <w:sz w:val="24"/>
          <w:szCs w:val="24"/>
          <w:rtl/>
        </w:rPr>
        <w:t>המשנה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כאשר</w:t>
      </w:r>
      <w:r w:rsidRPr="00EF4F1C">
        <w:rPr>
          <w:rFonts w:ascii="David" w:hAnsi="David" w:cs="David"/>
          <w:b/>
          <w:bCs/>
          <w:sz w:val="24"/>
          <w:szCs w:val="24"/>
          <w:rtl/>
        </w:rPr>
        <w:t xml:space="preserve"> </w:t>
      </w:r>
      <w:r w:rsidRPr="00EF4F1C">
        <w:rPr>
          <w:rFonts w:ascii="David" w:hAnsi="David" w:cs="David" w:hint="eastAsia"/>
          <w:b/>
          <w:bCs/>
          <w:sz w:val="24"/>
          <w:szCs w:val="24"/>
          <w:rtl/>
        </w:rPr>
        <w:t>עמלת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תשולם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w:t>
      </w:r>
    </w:p>
    <w:p w14:paraId="59882D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עוד</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שבמכתב</w:t>
      </w:r>
      <w:r w:rsidRPr="00EF4F1C">
        <w:rPr>
          <w:rFonts w:ascii="David" w:hAnsi="David" w:cs="David"/>
          <w:b/>
          <w:bCs/>
          <w:sz w:val="24"/>
          <w:szCs w:val="24"/>
          <w:rtl/>
        </w:rPr>
        <w:t xml:space="preserve"> </w:t>
      </w:r>
      <w:r w:rsidRPr="00EF4F1C">
        <w:rPr>
          <w:rFonts w:ascii="David" w:hAnsi="David" w:cs="David" w:hint="cs"/>
          <w:b/>
          <w:bCs/>
          <w:sz w:val="24"/>
          <w:szCs w:val="24"/>
          <w:rtl/>
        </w:rPr>
        <w:t>לרוכשי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המפנה</w:t>
      </w:r>
      <w:r w:rsidRPr="00EF4F1C">
        <w:rPr>
          <w:rFonts w:ascii="David" w:hAnsi="David" w:cs="David"/>
          <w:b/>
          <w:bCs/>
          <w:sz w:val="24"/>
          <w:szCs w:val="24"/>
          <w:rtl/>
        </w:rPr>
        <w:t xml:space="preserve"> </w:t>
      </w:r>
      <w:r w:rsidRPr="00EF4F1C">
        <w:rPr>
          <w:rFonts w:ascii="David" w:hAnsi="David" w:cs="David" w:hint="cs"/>
          <w:b/>
          <w:bCs/>
          <w:sz w:val="24"/>
          <w:szCs w:val="24"/>
          <w:rtl/>
        </w:rPr>
        <w:t>אותם</w:t>
      </w:r>
      <w:r w:rsidRPr="00EF4F1C">
        <w:rPr>
          <w:rFonts w:ascii="David" w:hAnsi="David" w:cs="David"/>
          <w:b/>
          <w:bCs/>
          <w:sz w:val="24"/>
          <w:szCs w:val="24"/>
          <w:rtl/>
        </w:rPr>
        <w:t xml:space="preserve"> </w:t>
      </w:r>
      <w:r w:rsidRPr="00EF4F1C">
        <w:rPr>
          <w:rFonts w:ascii="David" w:hAnsi="David" w:cs="David" w:hint="cs"/>
          <w:b/>
          <w:bCs/>
          <w:sz w:val="24"/>
          <w:szCs w:val="24"/>
          <w:rtl/>
        </w:rPr>
        <w:t>לספקים</w:t>
      </w:r>
      <w:r w:rsidRPr="00EF4F1C">
        <w:rPr>
          <w:rFonts w:ascii="David" w:hAnsi="David" w:cs="David"/>
          <w:b/>
          <w:bCs/>
          <w:sz w:val="24"/>
          <w:szCs w:val="24"/>
          <w:rtl/>
        </w:rPr>
        <w:t xml:space="preserve"> </w:t>
      </w:r>
      <w:r w:rsidRPr="00EF4F1C">
        <w:rPr>
          <w:rFonts w:ascii="David" w:hAnsi="David" w:cs="David" w:hint="cs"/>
          <w:b/>
          <w:bCs/>
          <w:sz w:val="24"/>
          <w:szCs w:val="24"/>
          <w:rtl/>
        </w:rPr>
        <w:t>ולקבלני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יצוין</w:t>
      </w:r>
      <w:r w:rsidRPr="00EF4F1C">
        <w:rPr>
          <w:rFonts w:ascii="David" w:hAnsi="David" w:cs="David"/>
          <w:b/>
          <w:bCs/>
          <w:sz w:val="24"/>
          <w:szCs w:val="24"/>
          <w:rtl/>
        </w:rPr>
        <w:t xml:space="preserve"> </w:t>
      </w:r>
      <w:r w:rsidRPr="00EF4F1C">
        <w:rPr>
          <w:rFonts w:ascii="David" w:hAnsi="David" w:cs="David" w:hint="cs"/>
          <w:b/>
          <w:bCs/>
          <w:sz w:val="24"/>
          <w:szCs w:val="24"/>
          <w:rtl/>
        </w:rPr>
        <w:t>שעליהם</w:t>
      </w:r>
      <w:r w:rsidRPr="00EF4F1C">
        <w:rPr>
          <w:rFonts w:ascii="David" w:hAnsi="David" w:cs="David"/>
          <w:b/>
          <w:bCs/>
          <w:sz w:val="24"/>
          <w:szCs w:val="24"/>
          <w:rtl/>
        </w:rPr>
        <w:t xml:space="preserve"> </w:t>
      </w:r>
      <w:r w:rsidRPr="00EF4F1C">
        <w:rPr>
          <w:rFonts w:ascii="David" w:hAnsi="David" w:cs="David" w:hint="cs"/>
          <w:b/>
          <w:bCs/>
          <w:sz w:val="24"/>
          <w:szCs w:val="24"/>
          <w:rtl/>
        </w:rPr>
        <w:t>להבטיח</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 xml:space="preserve"> </w:t>
      </w:r>
      <w:r w:rsidRPr="00EF4F1C">
        <w:rPr>
          <w:rFonts w:ascii="David" w:hAnsi="David" w:cs="David" w:hint="cs"/>
          <w:b/>
          <w:bCs/>
          <w:sz w:val="24"/>
          <w:szCs w:val="24"/>
          <w:rtl/>
        </w:rPr>
        <w:t>לקבלנים</w:t>
      </w:r>
      <w:r w:rsidRPr="00EF4F1C">
        <w:rPr>
          <w:rFonts w:ascii="David" w:hAnsi="David" w:cs="David"/>
          <w:b/>
          <w:bCs/>
          <w:sz w:val="24"/>
          <w:szCs w:val="24"/>
          <w:rtl/>
        </w:rPr>
        <w:t>/</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בנקאית</w:t>
      </w:r>
      <w:r w:rsidRPr="00EF4F1C">
        <w:rPr>
          <w:rFonts w:ascii="David" w:hAnsi="David" w:cs="David"/>
          <w:b/>
          <w:bCs/>
          <w:sz w:val="24"/>
          <w:szCs w:val="24"/>
          <w:rtl/>
        </w:rPr>
        <w:t xml:space="preserve"> </w:t>
      </w:r>
      <w:r w:rsidRPr="00EF4F1C">
        <w:rPr>
          <w:rFonts w:ascii="David" w:hAnsi="David" w:cs="David" w:hint="cs"/>
          <w:b/>
          <w:bCs/>
          <w:sz w:val="24"/>
          <w:szCs w:val="24"/>
          <w:rtl/>
        </w:rPr>
        <w:t>אוטונומית</w:t>
      </w:r>
      <w:r w:rsidRPr="00EF4F1C">
        <w:rPr>
          <w:rFonts w:ascii="David" w:hAnsi="David" w:cs="David"/>
          <w:b/>
          <w:bCs/>
          <w:sz w:val="24"/>
          <w:szCs w:val="24"/>
          <w:rtl/>
        </w:rPr>
        <w:t xml:space="preserve"> </w:t>
      </w:r>
      <w:r w:rsidRPr="00EF4F1C">
        <w:rPr>
          <w:rFonts w:ascii="David" w:hAnsi="David" w:cs="David" w:hint="cs"/>
          <w:b/>
          <w:bCs/>
          <w:sz w:val="24"/>
          <w:szCs w:val="24"/>
          <w:rtl/>
        </w:rPr>
        <w:t>במלוא</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 xml:space="preserve">,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עמלת</w:t>
      </w:r>
      <w:r w:rsidRPr="00EF4F1C">
        <w:rPr>
          <w:rFonts w:ascii="David" w:hAnsi="David" w:cs="David"/>
          <w:b/>
          <w:bCs/>
          <w:sz w:val="24"/>
          <w:szCs w:val="24"/>
          <w:rtl/>
        </w:rPr>
        <w:t xml:space="preserve"> </w:t>
      </w:r>
      <w:r w:rsidRPr="00EF4F1C">
        <w:rPr>
          <w:rFonts w:ascii="David" w:hAnsi="David" w:cs="David" w:hint="cs"/>
          <w:b/>
          <w:bCs/>
          <w:sz w:val="24"/>
          <w:szCs w:val="24"/>
          <w:rtl/>
        </w:rPr>
        <w:t>הערבות</w:t>
      </w:r>
      <w:r w:rsidRPr="00EF4F1C">
        <w:rPr>
          <w:rFonts w:ascii="David" w:hAnsi="David" w:cs="David"/>
          <w:b/>
          <w:bCs/>
          <w:sz w:val="24"/>
          <w:szCs w:val="24"/>
          <w:rtl/>
        </w:rPr>
        <w:t xml:space="preserve"> </w:t>
      </w:r>
      <w:r w:rsidRPr="00EF4F1C">
        <w:rPr>
          <w:rFonts w:ascii="David" w:hAnsi="David" w:cs="David" w:hint="cs"/>
          <w:b/>
          <w:bCs/>
          <w:sz w:val="24"/>
          <w:szCs w:val="24"/>
          <w:rtl/>
        </w:rPr>
        <w:t>תשולם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w:t>
      </w:r>
    </w:p>
    <w:p w14:paraId="585985F3"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בלעדית</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הקשור</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יוזמנו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לתיקון</w:t>
      </w:r>
      <w:r w:rsidRPr="00EF4F1C">
        <w:rPr>
          <w:rFonts w:ascii="David" w:hAnsi="David" w:cs="David"/>
          <w:b/>
          <w:bCs/>
          <w:sz w:val="24"/>
          <w:szCs w:val="24"/>
          <w:rtl/>
        </w:rPr>
        <w:t xml:space="preserve"> </w:t>
      </w:r>
      <w:r w:rsidRPr="00EF4F1C">
        <w:rPr>
          <w:rFonts w:ascii="David" w:hAnsi="David" w:cs="David" w:hint="eastAsia"/>
          <w:b/>
          <w:bCs/>
          <w:sz w:val="24"/>
          <w:szCs w:val="24"/>
          <w:rtl/>
        </w:rPr>
        <w:t>פגמים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ליקויים</w:t>
      </w:r>
      <w:r w:rsidRPr="00EF4F1C">
        <w:rPr>
          <w:rFonts w:ascii="David" w:hAnsi="David" w:cs="David"/>
          <w:b/>
          <w:bCs/>
          <w:sz w:val="24"/>
          <w:szCs w:val="24"/>
          <w:rtl/>
        </w:rPr>
        <w:t xml:space="preserve"> </w:t>
      </w:r>
      <w:r w:rsidRPr="00EF4F1C">
        <w:rPr>
          <w:rFonts w:ascii="David" w:hAnsi="David" w:cs="David" w:hint="eastAsia"/>
          <w:b/>
          <w:bCs/>
          <w:sz w:val="24"/>
          <w:szCs w:val="24"/>
          <w:rtl/>
        </w:rPr>
        <w:t>שתבוא</w:t>
      </w:r>
      <w:r w:rsidRPr="00EF4F1C">
        <w:rPr>
          <w:rFonts w:ascii="David" w:hAnsi="David" w:cs="David"/>
          <w:b/>
          <w:bCs/>
          <w:sz w:val="24"/>
          <w:szCs w:val="24"/>
          <w:rtl/>
        </w:rPr>
        <w:t xml:space="preserve"> </w:t>
      </w:r>
      <w:r w:rsidRPr="00EF4F1C">
        <w:rPr>
          <w:rFonts w:ascii="David" w:hAnsi="David" w:cs="David" w:hint="eastAsia"/>
          <w:b/>
          <w:bCs/>
          <w:sz w:val="24"/>
          <w:szCs w:val="24"/>
          <w:rtl/>
        </w:rPr>
        <w:t>מהרוכש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מהמזמין</w:t>
      </w:r>
      <w:r w:rsidRPr="00EF4F1C">
        <w:rPr>
          <w:rFonts w:ascii="David" w:hAnsi="David" w:cs="David"/>
          <w:b/>
          <w:bCs/>
          <w:sz w:val="24"/>
          <w:szCs w:val="24"/>
          <w:rtl/>
        </w:rPr>
        <w:t xml:space="preserve">, </w:t>
      </w:r>
      <w:r w:rsidRPr="00EF4F1C">
        <w:rPr>
          <w:rFonts w:ascii="David" w:hAnsi="David" w:cs="David" w:hint="eastAsia"/>
          <w:b/>
          <w:bCs/>
          <w:sz w:val="24"/>
          <w:szCs w:val="24"/>
          <w:rtl/>
        </w:rPr>
        <w:t>תחייב</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התיקונים</w:t>
      </w:r>
      <w:r w:rsidRPr="00EF4F1C">
        <w:rPr>
          <w:rFonts w:ascii="David" w:hAnsi="David" w:cs="David"/>
          <w:b/>
          <w:bCs/>
          <w:sz w:val="24"/>
          <w:szCs w:val="24"/>
          <w:rtl/>
        </w:rPr>
        <w:t xml:space="preserve">, </w:t>
      </w:r>
      <w:r w:rsidRPr="00EF4F1C">
        <w:rPr>
          <w:rFonts w:ascii="David" w:hAnsi="David" w:cs="David" w:hint="eastAsia"/>
          <w:b/>
          <w:bCs/>
          <w:sz w:val="24"/>
          <w:szCs w:val="24"/>
          <w:rtl/>
        </w:rPr>
        <w:t>כאילו</w:t>
      </w:r>
      <w:r w:rsidRPr="00EF4F1C">
        <w:rPr>
          <w:rFonts w:ascii="David" w:hAnsi="David" w:cs="David"/>
          <w:b/>
          <w:bCs/>
          <w:sz w:val="24"/>
          <w:szCs w:val="24"/>
          <w:rtl/>
        </w:rPr>
        <w:t xml:space="preserve"> </w:t>
      </w:r>
      <w:r w:rsidRPr="00EF4F1C">
        <w:rPr>
          <w:rFonts w:ascii="David" w:hAnsi="David" w:cs="David" w:hint="eastAsia"/>
          <w:b/>
          <w:bCs/>
          <w:sz w:val="24"/>
          <w:szCs w:val="24"/>
          <w:rtl/>
        </w:rPr>
        <w:t>הייתה</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התיקון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ובשום</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ואופן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יגרום</w:t>
      </w:r>
      <w:r w:rsidRPr="00EF4F1C">
        <w:rPr>
          <w:rFonts w:ascii="David" w:hAnsi="David" w:cs="David"/>
          <w:b/>
          <w:bCs/>
          <w:sz w:val="24"/>
          <w:szCs w:val="24"/>
          <w:rtl/>
        </w:rPr>
        <w:t xml:space="preserve"> </w:t>
      </w:r>
      <w:r w:rsidRPr="00EF4F1C">
        <w:rPr>
          <w:rFonts w:ascii="David" w:hAnsi="David" w:cs="David" w:hint="eastAsia"/>
          <w:b/>
          <w:bCs/>
          <w:sz w:val="24"/>
          <w:szCs w:val="24"/>
          <w:rtl/>
        </w:rPr>
        <w:t>לעיכוב</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החזקה</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החוזי</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שבין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מבלי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מכלליות</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יישא</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מלאה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והתוספות</w:t>
      </w:r>
      <w:r w:rsidRPr="00EF4F1C">
        <w:rPr>
          <w:rFonts w:ascii="David" w:hAnsi="David" w:cs="David"/>
          <w:b/>
          <w:bCs/>
          <w:sz w:val="24"/>
          <w:szCs w:val="24"/>
          <w:rtl/>
        </w:rPr>
        <w:t xml:space="preserve"> </w:t>
      </w: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לבטח</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והמוצרים</w:t>
      </w:r>
      <w:r w:rsidRPr="00EF4F1C">
        <w:rPr>
          <w:rFonts w:ascii="David" w:hAnsi="David" w:cs="David"/>
          <w:b/>
          <w:bCs/>
          <w:sz w:val="24"/>
          <w:szCs w:val="24"/>
          <w:rtl/>
        </w:rPr>
        <w:t xml:space="preserve"> </w:t>
      </w:r>
      <w:r w:rsidRPr="00EF4F1C">
        <w:rPr>
          <w:rFonts w:ascii="David" w:hAnsi="David" w:cs="David" w:hint="eastAsia"/>
          <w:b/>
          <w:bCs/>
          <w:sz w:val="24"/>
          <w:szCs w:val="24"/>
          <w:rtl/>
        </w:rPr>
        <w:t>שנרכשו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והובאו</w:t>
      </w:r>
      <w:r w:rsidRPr="00EF4F1C">
        <w:rPr>
          <w:rFonts w:ascii="David" w:hAnsi="David" w:cs="David"/>
          <w:b/>
          <w:bCs/>
          <w:sz w:val="24"/>
          <w:szCs w:val="24"/>
          <w:rtl/>
        </w:rPr>
        <w:t xml:space="preserve"> </w:t>
      </w:r>
      <w:r w:rsidRPr="00EF4F1C">
        <w:rPr>
          <w:rFonts w:ascii="David" w:hAnsi="David" w:cs="David" w:hint="eastAsia"/>
          <w:b/>
          <w:bCs/>
          <w:sz w:val="24"/>
          <w:szCs w:val="24"/>
          <w:rtl/>
        </w:rPr>
        <w:t>לאתר</w:t>
      </w:r>
      <w:r w:rsidRPr="00EF4F1C">
        <w:rPr>
          <w:rFonts w:ascii="David" w:hAnsi="David" w:cs="David"/>
          <w:b/>
          <w:bCs/>
          <w:sz w:val="24"/>
          <w:szCs w:val="24"/>
          <w:rtl/>
        </w:rPr>
        <w:t xml:space="preserve"> </w:t>
      </w:r>
      <w:r w:rsidRPr="00EF4F1C">
        <w:rPr>
          <w:rFonts w:ascii="David" w:hAnsi="David" w:cs="David" w:hint="eastAsia"/>
          <w:b/>
          <w:bCs/>
          <w:sz w:val="24"/>
          <w:szCs w:val="24"/>
          <w:rtl/>
        </w:rPr>
        <w:t>בסכום</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שוויים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ושוויים</w:t>
      </w:r>
      <w:r w:rsidRPr="00EF4F1C">
        <w:rPr>
          <w:rFonts w:ascii="David" w:hAnsi="David" w:cs="David"/>
          <w:b/>
          <w:bCs/>
          <w:sz w:val="24"/>
          <w:szCs w:val="24"/>
          <w:rtl/>
        </w:rPr>
        <w:t xml:space="preserve"> </w:t>
      </w:r>
      <w:r w:rsidRPr="00EF4F1C">
        <w:rPr>
          <w:rFonts w:ascii="David" w:hAnsi="David" w:cs="David" w:hint="eastAsia"/>
          <w:b/>
          <w:bCs/>
          <w:sz w:val="24"/>
          <w:szCs w:val="24"/>
          <w:rtl/>
        </w:rPr>
        <w:t>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שווי</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והמוצרים</w:t>
      </w:r>
      <w:r w:rsidRPr="00EF4F1C">
        <w:rPr>
          <w:rFonts w:ascii="David" w:hAnsi="David" w:cs="David"/>
          <w:b/>
          <w:bCs/>
          <w:sz w:val="24"/>
          <w:szCs w:val="24"/>
          <w:rtl/>
        </w:rPr>
        <w:t xml:space="preserve"> </w:t>
      </w:r>
      <w:r w:rsidRPr="00EF4F1C">
        <w:rPr>
          <w:rFonts w:ascii="David" w:hAnsi="David" w:cs="David" w:hint="eastAsia"/>
          <w:b/>
          <w:bCs/>
          <w:sz w:val="24"/>
          <w:szCs w:val="24"/>
          <w:rtl/>
        </w:rPr>
        <w:t>בגינם</w:t>
      </w:r>
      <w:r w:rsidRPr="00EF4F1C">
        <w:rPr>
          <w:rFonts w:ascii="David" w:hAnsi="David" w:cs="David"/>
          <w:b/>
          <w:bCs/>
          <w:sz w:val="24"/>
          <w:szCs w:val="24"/>
          <w:rtl/>
        </w:rPr>
        <w:t xml:space="preserve"> </w:t>
      </w:r>
      <w:r w:rsidRPr="00EF4F1C">
        <w:rPr>
          <w:rFonts w:ascii="David" w:hAnsi="David" w:cs="David" w:hint="eastAsia"/>
          <w:b/>
          <w:bCs/>
          <w:sz w:val="24"/>
          <w:szCs w:val="24"/>
          <w:rtl/>
        </w:rPr>
        <w:t>הזדכו</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השווי</w:t>
      </w:r>
      <w:r w:rsidRPr="00EF4F1C">
        <w:rPr>
          <w:rFonts w:ascii="David" w:hAnsi="David" w:cs="David"/>
          <w:b/>
          <w:bCs/>
          <w:sz w:val="24"/>
          <w:szCs w:val="24"/>
          <w:rtl/>
        </w:rPr>
        <w:t xml:space="preserve"> </w:t>
      </w:r>
      <w:r w:rsidRPr="00EF4F1C">
        <w:rPr>
          <w:rFonts w:ascii="David" w:hAnsi="David" w:cs="David" w:hint="eastAsia"/>
          <w:b/>
          <w:bCs/>
          <w:sz w:val="24"/>
          <w:szCs w:val="24"/>
          <w:rtl/>
        </w:rPr>
        <w:t>העודף</w:t>
      </w:r>
      <w:r w:rsidRPr="00EF4F1C">
        <w:rPr>
          <w:rFonts w:ascii="David" w:hAnsi="David" w:cs="David"/>
          <w:b/>
          <w:bCs/>
          <w:sz w:val="24"/>
          <w:szCs w:val="24"/>
          <w:rtl/>
        </w:rPr>
        <w:t xml:space="preserve">") </w:t>
      </w:r>
      <w:r w:rsidRPr="00EF4F1C">
        <w:rPr>
          <w:rFonts w:ascii="David" w:hAnsi="David" w:cs="David" w:hint="eastAsia"/>
          <w:b/>
          <w:bCs/>
          <w:sz w:val="24"/>
          <w:szCs w:val="24"/>
          <w:rtl/>
        </w:rPr>
        <w:t>ובמקרה</w:t>
      </w:r>
      <w:r w:rsidRPr="00EF4F1C">
        <w:rPr>
          <w:rFonts w:ascii="David" w:hAnsi="David" w:cs="David"/>
          <w:b/>
          <w:bCs/>
          <w:sz w:val="24"/>
          <w:szCs w:val="24"/>
          <w:rtl/>
        </w:rPr>
        <w:t xml:space="preserve"> </w:t>
      </w:r>
      <w:r w:rsidRPr="00EF4F1C">
        <w:rPr>
          <w:rFonts w:ascii="David" w:hAnsi="David" w:cs="David" w:hint="eastAsia"/>
          <w:b/>
          <w:bCs/>
          <w:sz w:val="24"/>
          <w:szCs w:val="24"/>
          <w:rtl/>
        </w:rPr>
        <w:t>כזה</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לכלול</w:t>
      </w:r>
      <w:r w:rsidRPr="00EF4F1C">
        <w:rPr>
          <w:rFonts w:ascii="David" w:hAnsi="David" w:cs="David"/>
          <w:b/>
          <w:bCs/>
          <w:sz w:val="24"/>
          <w:szCs w:val="24"/>
          <w:rtl/>
        </w:rPr>
        <w:t xml:space="preserve"> </w:t>
      </w:r>
      <w:r w:rsidRPr="00EF4F1C">
        <w:rPr>
          <w:rFonts w:ascii="David" w:hAnsi="David" w:cs="David" w:hint="eastAsia"/>
          <w:b/>
          <w:bCs/>
          <w:sz w:val="24"/>
          <w:szCs w:val="24"/>
          <w:rtl/>
        </w:rPr>
        <w:t>עלות</w:t>
      </w:r>
      <w:r w:rsidRPr="00EF4F1C">
        <w:rPr>
          <w:rFonts w:ascii="David" w:hAnsi="David" w:cs="David"/>
          <w:b/>
          <w:bCs/>
          <w:sz w:val="24"/>
          <w:szCs w:val="24"/>
          <w:rtl/>
        </w:rPr>
        <w:t xml:space="preserve"> </w:t>
      </w:r>
      <w:r w:rsidRPr="00EF4F1C">
        <w:rPr>
          <w:rFonts w:ascii="David" w:hAnsi="David" w:cs="David" w:hint="eastAsia"/>
          <w:b/>
          <w:bCs/>
          <w:sz w:val="24"/>
          <w:szCs w:val="24"/>
          <w:rtl/>
        </w:rPr>
        <w:t>ביטוח</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השווי</w:t>
      </w:r>
      <w:r w:rsidRPr="00EF4F1C">
        <w:rPr>
          <w:rFonts w:ascii="David" w:hAnsi="David" w:cs="David"/>
          <w:b/>
          <w:bCs/>
          <w:sz w:val="24"/>
          <w:szCs w:val="24"/>
          <w:rtl/>
        </w:rPr>
        <w:t xml:space="preserve"> </w:t>
      </w:r>
      <w:r w:rsidRPr="00EF4F1C">
        <w:rPr>
          <w:rFonts w:ascii="David" w:hAnsi="David" w:cs="David" w:hint="eastAsia"/>
          <w:b/>
          <w:bCs/>
          <w:sz w:val="24"/>
          <w:szCs w:val="24"/>
          <w:rtl/>
        </w:rPr>
        <w:t>העודף</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והתוספת</w:t>
      </w:r>
      <w:r w:rsidRPr="00EF4F1C">
        <w:rPr>
          <w:rFonts w:ascii="David" w:hAnsi="David" w:cs="David"/>
          <w:b/>
          <w:bCs/>
          <w:sz w:val="24"/>
          <w:szCs w:val="24"/>
          <w:rtl/>
        </w:rPr>
        <w:t xml:space="preserve"> </w:t>
      </w:r>
      <w:r w:rsidRPr="00EF4F1C">
        <w:rPr>
          <w:rFonts w:ascii="David" w:hAnsi="David" w:cs="David" w:hint="eastAsia"/>
          <w:b/>
          <w:bCs/>
          <w:sz w:val="24"/>
          <w:szCs w:val="24"/>
          <w:rtl/>
        </w:rPr>
        <w:t>שיסוכם</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w:t>
      </w:r>
      <w:r w:rsidRPr="00EF4F1C">
        <w:rPr>
          <w:rFonts w:ascii="David" w:hAnsi="David" w:cs="David"/>
          <w:b/>
          <w:bCs/>
          <w:sz w:val="24"/>
          <w:szCs w:val="24"/>
          <w:rtl/>
        </w:rPr>
        <w:t>"</w:t>
      </w:r>
      <w:r w:rsidRPr="00EF4F1C">
        <w:rPr>
          <w:rFonts w:ascii="David" w:hAnsi="David" w:cs="David" w:hint="eastAsia"/>
          <w:b/>
          <w:bCs/>
          <w:sz w:val="24"/>
          <w:szCs w:val="24"/>
          <w:rtl/>
        </w:rPr>
        <w:t>ק</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יחול</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יתחייב</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ותוספות</w:t>
      </w:r>
      <w:r w:rsidRPr="00EF4F1C">
        <w:rPr>
          <w:rFonts w:ascii="David" w:hAnsi="David" w:cs="David"/>
          <w:b/>
          <w:bCs/>
          <w:sz w:val="24"/>
          <w:szCs w:val="24"/>
          <w:rtl/>
        </w:rPr>
        <w:t xml:space="preserve"> </w:t>
      </w:r>
      <w:r w:rsidRPr="00EF4F1C">
        <w:rPr>
          <w:rFonts w:ascii="David" w:hAnsi="David" w:cs="David" w:hint="eastAsia"/>
          <w:b/>
          <w:bCs/>
          <w:sz w:val="24"/>
          <w:szCs w:val="24"/>
          <w:rtl/>
        </w:rPr>
        <w:t>שיסוכמו</w:t>
      </w:r>
      <w:r w:rsidRPr="00EF4F1C">
        <w:rPr>
          <w:rFonts w:ascii="David" w:hAnsi="David" w:cs="David"/>
          <w:b/>
          <w:bCs/>
          <w:sz w:val="24"/>
          <w:szCs w:val="24"/>
          <w:rtl/>
        </w:rPr>
        <w:t xml:space="preserve"> </w:t>
      </w:r>
      <w:r w:rsidRPr="00EF4F1C">
        <w:rPr>
          <w:rFonts w:ascii="David" w:hAnsi="David" w:cs="David" w:hint="eastAsia"/>
          <w:b/>
          <w:bCs/>
          <w:sz w:val="24"/>
          <w:szCs w:val="24"/>
          <w:rtl/>
        </w:rPr>
        <w:t>בינם</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שהקבלן</w:t>
      </w:r>
      <w:r w:rsidRPr="00EF4F1C">
        <w:rPr>
          <w:rFonts w:ascii="David" w:hAnsi="David" w:cs="David"/>
          <w:b/>
          <w:bCs/>
          <w:sz w:val="24"/>
          <w:szCs w:val="24"/>
          <w:rtl/>
        </w:rPr>
        <w:t xml:space="preserve"> </w:t>
      </w:r>
      <w:r w:rsidRPr="00EF4F1C">
        <w:rPr>
          <w:rFonts w:ascii="David" w:hAnsi="David" w:cs="David" w:hint="eastAsia"/>
          <w:b/>
          <w:bCs/>
          <w:sz w:val="24"/>
          <w:szCs w:val="24"/>
          <w:rtl/>
        </w:rPr>
        <w:t>יוותר</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מלא</w:t>
      </w:r>
      <w:r w:rsidRPr="00EF4F1C">
        <w:rPr>
          <w:rFonts w:ascii="David" w:hAnsi="David" w:cs="David"/>
          <w:b/>
          <w:bCs/>
          <w:sz w:val="24"/>
          <w:szCs w:val="24"/>
          <w:rtl/>
        </w:rPr>
        <w:t xml:space="preserve"> </w:t>
      </w:r>
      <w:r w:rsidRPr="00EF4F1C">
        <w:rPr>
          <w:rFonts w:ascii="David" w:hAnsi="David" w:cs="David" w:hint="eastAsia"/>
          <w:b/>
          <w:bCs/>
          <w:sz w:val="24"/>
          <w:szCs w:val="24"/>
          <w:rtl/>
        </w:rPr>
        <w:t>ובלעדי</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לשפות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נזק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שיופנו</w:t>
      </w:r>
      <w:r w:rsidRPr="00EF4F1C">
        <w:rPr>
          <w:rFonts w:ascii="David" w:hAnsi="David" w:cs="David"/>
          <w:b/>
          <w:bCs/>
          <w:sz w:val="24"/>
          <w:szCs w:val="24"/>
          <w:rtl/>
        </w:rPr>
        <w:t xml:space="preserve"> </w:t>
      </w:r>
      <w:r w:rsidRPr="00EF4F1C">
        <w:rPr>
          <w:rFonts w:ascii="David" w:hAnsi="David" w:cs="David" w:hint="eastAsia"/>
          <w:b/>
          <w:bCs/>
          <w:sz w:val="24"/>
          <w:szCs w:val="24"/>
          <w:rtl/>
        </w:rPr>
        <w:t>בעניין</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אל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דרישתו</w:t>
      </w:r>
      <w:r w:rsidRPr="00EF4F1C">
        <w:rPr>
          <w:rFonts w:ascii="David" w:hAnsi="David" w:cs="David"/>
          <w:b/>
          <w:bCs/>
          <w:sz w:val="24"/>
          <w:szCs w:val="24"/>
          <w:rtl/>
        </w:rPr>
        <w:t xml:space="preserve"> </w:t>
      </w:r>
      <w:r w:rsidRPr="00EF4F1C">
        <w:rPr>
          <w:rFonts w:ascii="David" w:hAnsi="David" w:cs="David" w:hint="eastAsia"/>
          <w:b/>
          <w:bCs/>
          <w:sz w:val="24"/>
          <w:szCs w:val="24"/>
          <w:rtl/>
        </w:rPr>
        <w:t>הראשונה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בענין</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שהמזמין</w:t>
      </w:r>
      <w:r w:rsidRPr="00EF4F1C">
        <w:rPr>
          <w:rFonts w:ascii="David" w:hAnsi="David" w:cs="David"/>
          <w:b/>
          <w:bCs/>
          <w:sz w:val="24"/>
          <w:szCs w:val="24"/>
          <w:rtl/>
        </w:rPr>
        <w:t xml:space="preserve"> </w:t>
      </w:r>
      <w:r w:rsidRPr="00EF4F1C">
        <w:rPr>
          <w:rFonts w:ascii="David" w:hAnsi="David" w:cs="David" w:hint="eastAsia"/>
          <w:b/>
          <w:bCs/>
          <w:sz w:val="24"/>
          <w:szCs w:val="24"/>
          <w:rtl/>
        </w:rPr>
        <w:t>מסר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מכתבי</w:t>
      </w:r>
      <w:r w:rsidRPr="00EF4F1C">
        <w:rPr>
          <w:rFonts w:ascii="David" w:hAnsi="David" w:cs="David"/>
          <w:b/>
          <w:bCs/>
          <w:sz w:val="24"/>
          <w:szCs w:val="24"/>
          <w:rtl/>
        </w:rPr>
        <w:t xml:space="preserve"> </w:t>
      </w:r>
      <w:r w:rsidRPr="00EF4F1C">
        <w:rPr>
          <w:rFonts w:ascii="David" w:hAnsi="David" w:cs="David" w:hint="eastAsia"/>
          <w:b/>
          <w:bCs/>
          <w:sz w:val="24"/>
          <w:szCs w:val="24"/>
          <w:rtl/>
        </w:rPr>
        <w:t>הדרישה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התביעה</w:t>
      </w:r>
      <w:r w:rsidRPr="00EF4F1C">
        <w:rPr>
          <w:rFonts w:ascii="David" w:hAnsi="David" w:cs="David"/>
          <w:b/>
          <w:bCs/>
          <w:sz w:val="24"/>
          <w:szCs w:val="24"/>
          <w:rtl/>
        </w:rPr>
        <w:t xml:space="preserve"> </w:t>
      </w:r>
      <w:r w:rsidRPr="00EF4F1C">
        <w:rPr>
          <w:rFonts w:ascii="David" w:hAnsi="David" w:cs="David" w:hint="eastAsia"/>
          <w:b/>
          <w:bCs/>
          <w:sz w:val="24"/>
          <w:szCs w:val="24"/>
          <w:rtl/>
        </w:rPr>
        <w:t>שנתקבלו</w:t>
      </w:r>
      <w:r w:rsidRPr="00EF4F1C">
        <w:rPr>
          <w:rFonts w:ascii="David" w:hAnsi="David" w:cs="David"/>
          <w:b/>
          <w:bCs/>
          <w:sz w:val="24"/>
          <w:szCs w:val="24"/>
          <w:rtl/>
        </w:rPr>
        <w:t xml:space="preserve"> </w:t>
      </w:r>
      <w:r w:rsidRPr="00EF4F1C">
        <w:rPr>
          <w:rFonts w:ascii="David" w:hAnsi="David" w:cs="David" w:hint="eastAsia"/>
          <w:b/>
          <w:bCs/>
          <w:sz w:val="24"/>
          <w:szCs w:val="24"/>
          <w:rtl/>
        </w:rPr>
        <w:t>אצלו</w:t>
      </w:r>
      <w:r w:rsidRPr="00EF4F1C">
        <w:rPr>
          <w:rFonts w:ascii="David" w:hAnsi="David" w:cs="David"/>
          <w:b/>
          <w:bCs/>
          <w:sz w:val="24"/>
          <w:szCs w:val="24"/>
          <w:rtl/>
        </w:rPr>
        <w:t xml:space="preserve"> </w:t>
      </w:r>
      <w:r w:rsidRPr="00EF4F1C">
        <w:rPr>
          <w:rFonts w:ascii="David" w:hAnsi="David" w:cs="David" w:hint="eastAsia"/>
          <w:b/>
          <w:bCs/>
          <w:sz w:val="24"/>
          <w:szCs w:val="24"/>
          <w:rtl/>
        </w:rPr>
        <w:t>ובסמוך</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להתגונן</w:t>
      </w:r>
      <w:r w:rsidRPr="00EF4F1C">
        <w:rPr>
          <w:rFonts w:ascii="David" w:hAnsi="David" w:cs="David"/>
          <w:b/>
          <w:bCs/>
          <w:sz w:val="24"/>
          <w:szCs w:val="24"/>
          <w:rtl/>
        </w:rPr>
        <w:t xml:space="preserve"> </w:t>
      </w:r>
      <w:r w:rsidRPr="00EF4F1C">
        <w:rPr>
          <w:rFonts w:ascii="David" w:hAnsi="David" w:cs="David" w:hint="eastAsia"/>
          <w:b/>
          <w:bCs/>
          <w:sz w:val="24"/>
          <w:szCs w:val="24"/>
          <w:rtl/>
        </w:rPr>
        <w:t>ולייצג</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נגרמו</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כתוצאה</w:t>
      </w:r>
      <w:r w:rsidRPr="00EF4F1C">
        <w:rPr>
          <w:rFonts w:ascii="David" w:hAnsi="David" w:cs="David"/>
          <w:b/>
          <w:bCs/>
          <w:sz w:val="24"/>
          <w:szCs w:val="24"/>
          <w:rtl/>
        </w:rPr>
        <w:t xml:space="preserve"> </w:t>
      </w:r>
      <w:r w:rsidRPr="00EF4F1C">
        <w:rPr>
          <w:rFonts w:ascii="David" w:hAnsi="David" w:cs="David" w:hint="eastAsia"/>
          <w:b/>
          <w:bCs/>
          <w:sz w:val="24"/>
          <w:szCs w:val="24"/>
          <w:rtl/>
        </w:rPr>
        <w:t>מדרישות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תביעות</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להתפשר</w:t>
      </w:r>
      <w:r w:rsidRPr="00EF4F1C">
        <w:rPr>
          <w:rFonts w:ascii="David" w:hAnsi="David" w:cs="David"/>
          <w:b/>
          <w:bCs/>
          <w:sz w:val="24"/>
          <w:szCs w:val="24"/>
          <w:rtl/>
        </w:rPr>
        <w:t xml:space="preserve"> </w:t>
      </w:r>
      <w:r w:rsidRPr="00EF4F1C">
        <w:rPr>
          <w:rFonts w:ascii="David" w:hAnsi="David" w:cs="David" w:hint="eastAsia"/>
          <w:b/>
          <w:bCs/>
          <w:sz w:val="24"/>
          <w:szCs w:val="24"/>
          <w:rtl/>
        </w:rPr>
        <w:t>בדרישה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בתביעה</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בידיעת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ובתיאום</w:t>
      </w:r>
      <w:r w:rsidRPr="00EF4F1C">
        <w:rPr>
          <w:rFonts w:ascii="David" w:hAnsi="David" w:cs="David"/>
          <w:b/>
          <w:bCs/>
          <w:sz w:val="24"/>
          <w:szCs w:val="24"/>
          <w:rtl/>
        </w:rPr>
        <w:t xml:space="preserve"> </w:t>
      </w:r>
      <w:r w:rsidRPr="00EF4F1C">
        <w:rPr>
          <w:rFonts w:ascii="David" w:hAnsi="David" w:cs="David" w:hint="eastAsia"/>
          <w:b/>
          <w:bCs/>
          <w:sz w:val="24"/>
          <w:szCs w:val="24"/>
          <w:rtl/>
        </w:rPr>
        <w:t>איתו</w:t>
      </w:r>
      <w:r w:rsidRPr="00EF4F1C">
        <w:rPr>
          <w:rFonts w:ascii="David" w:hAnsi="David" w:cs="David"/>
          <w:b/>
          <w:bCs/>
          <w:sz w:val="24"/>
          <w:szCs w:val="24"/>
          <w:rtl/>
        </w:rPr>
        <w:t xml:space="preserve">. </w:t>
      </w:r>
    </w:p>
    <w:p w14:paraId="7D748DD8"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שומר</w:t>
      </w:r>
      <w:r w:rsidRPr="00EF4F1C">
        <w:rPr>
          <w:rFonts w:ascii="David" w:hAnsi="David" w:cs="David"/>
          <w:b/>
          <w:bCs/>
          <w:sz w:val="24"/>
          <w:szCs w:val="24"/>
          <w:rtl/>
        </w:rPr>
        <w:t xml:space="preserve"> </w:t>
      </w:r>
      <w:r w:rsidRPr="00EF4F1C">
        <w:rPr>
          <w:rFonts w:ascii="David" w:hAnsi="David" w:cs="David" w:hint="eastAsia"/>
          <w:b/>
          <w:bCs/>
          <w:sz w:val="24"/>
          <w:szCs w:val="24"/>
          <w:rtl/>
        </w:rPr>
        <w:t>לעצמו</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להתערב</w:t>
      </w:r>
      <w:r w:rsidRPr="00EF4F1C">
        <w:rPr>
          <w:rFonts w:ascii="David" w:hAnsi="David" w:cs="David"/>
          <w:b/>
          <w:bCs/>
          <w:sz w:val="24"/>
          <w:szCs w:val="24"/>
          <w:rtl/>
        </w:rPr>
        <w:t xml:space="preserve"> </w:t>
      </w:r>
      <w:r w:rsidRPr="00EF4F1C">
        <w:rPr>
          <w:rFonts w:ascii="David" w:hAnsi="David" w:cs="David" w:hint="eastAsia"/>
          <w:b/>
          <w:bCs/>
          <w:sz w:val="24"/>
          <w:szCs w:val="24"/>
          <w:rtl/>
        </w:rPr>
        <w:t>ולשנות</w:t>
      </w:r>
      <w:r w:rsidRPr="00EF4F1C">
        <w:rPr>
          <w:rFonts w:ascii="David" w:hAnsi="David" w:cs="David"/>
          <w:b/>
          <w:bCs/>
          <w:sz w:val="24"/>
          <w:szCs w:val="24"/>
          <w:rtl/>
        </w:rPr>
        <w:t xml:space="preserve"> </w:t>
      </w:r>
      <w:r w:rsidRPr="00EF4F1C">
        <w:rPr>
          <w:rFonts w:ascii="David" w:hAnsi="David" w:cs="David" w:hint="eastAsia"/>
          <w:b/>
          <w:bCs/>
          <w:sz w:val="24"/>
          <w:szCs w:val="24"/>
          <w:rtl/>
        </w:rPr>
        <w:t>מחירי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שנקבעו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שמתעורר</w:t>
      </w:r>
      <w:r w:rsidRPr="00EF4F1C">
        <w:rPr>
          <w:rFonts w:ascii="David" w:hAnsi="David" w:cs="David"/>
          <w:b/>
          <w:bCs/>
          <w:sz w:val="24"/>
          <w:szCs w:val="24"/>
          <w:rtl/>
        </w:rPr>
        <w:t xml:space="preserve"> </w:t>
      </w:r>
      <w:r w:rsidRPr="00EF4F1C">
        <w:rPr>
          <w:rFonts w:ascii="David" w:hAnsi="David" w:cs="David" w:hint="eastAsia"/>
          <w:b/>
          <w:bCs/>
          <w:sz w:val="24"/>
          <w:szCs w:val="24"/>
          <w:rtl/>
        </w:rPr>
        <w:t>חשד</w:t>
      </w:r>
      <w:r w:rsidRPr="00EF4F1C">
        <w:rPr>
          <w:rFonts w:ascii="David" w:hAnsi="David" w:cs="David"/>
          <w:b/>
          <w:bCs/>
          <w:sz w:val="24"/>
          <w:szCs w:val="24"/>
          <w:rtl/>
        </w:rPr>
        <w:t xml:space="preserve"> </w:t>
      </w:r>
      <w:r w:rsidRPr="00EF4F1C">
        <w:rPr>
          <w:rFonts w:ascii="David" w:hAnsi="David" w:cs="David" w:hint="eastAsia"/>
          <w:b/>
          <w:bCs/>
          <w:sz w:val="24"/>
          <w:szCs w:val="24"/>
          <w:rtl/>
        </w:rPr>
        <w:t>לרווח</w:t>
      </w:r>
      <w:r w:rsidRPr="00EF4F1C">
        <w:rPr>
          <w:rFonts w:ascii="David" w:hAnsi="David" w:cs="David"/>
          <w:b/>
          <w:bCs/>
          <w:sz w:val="24"/>
          <w:szCs w:val="24"/>
          <w:rtl/>
        </w:rPr>
        <w:t xml:space="preserve"> </w:t>
      </w:r>
      <w:r w:rsidRPr="00EF4F1C">
        <w:rPr>
          <w:rFonts w:ascii="David" w:hAnsi="David" w:cs="David" w:hint="eastAsia"/>
          <w:b/>
          <w:bCs/>
          <w:sz w:val="24"/>
          <w:szCs w:val="24"/>
          <w:rtl/>
        </w:rPr>
        <w:t>מופרז</w:t>
      </w:r>
      <w:r w:rsidRPr="00EF4F1C">
        <w:rPr>
          <w:rFonts w:ascii="David" w:hAnsi="David" w:cs="David"/>
          <w:b/>
          <w:bCs/>
          <w:sz w:val="24"/>
          <w:szCs w:val="24"/>
          <w:rtl/>
        </w:rPr>
        <w:t>.</w:t>
      </w:r>
    </w:p>
    <w:p w14:paraId="7B729E1D"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יגבה</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מחירים</w:t>
      </w:r>
      <w:r w:rsidRPr="00EF4F1C">
        <w:rPr>
          <w:rFonts w:ascii="David" w:hAnsi="David" w:cs="David"/>
          <w:b/>
          <w:bCs/>
          <w:sz w:val="24"/>
          <w:szCs w:val="24"/>
          <w:rtl/>
        </w:rPr>
        <w:t xml:space="preserve"> </w:t>
      </w:r>
      <w:r w:rsidRPr="00EF4F1C">
        <w:rPr>
          <w:rFonts w:ascii="David" w:hAnsi="David" w:cs="David" w:hint="eastAsia"/>
          <w:b/>
          <w:bCs/>
          <w:sz w:val="24"/>
          <w:szCs w:val="24"/>
          <w:rtl/>
        </w:rPr>
        <w:t>הגבוהים</w:t>
      </w:r>
      <w:r w:rsidRPr="00EF4F1C">
        <w:rPr>
          <w:rFonts w:ascii="David" w:hAnsi="David" w:cs="David"/>
          <w:b/>
          <w:bCs/>
          <w:sz w:val="24"/>
          <w:szCs w:val="24"/>
          <w:rtl/>
        </w:rPr>
        <w:t xml:space="preserve"> </w:t>
      </w:r>
      <w:r w:rsidRPr="00EF4F1C">
        <w:rPr>
          <w:rFonts w:ascii="David" w:hAnsi="David" w:cs="David" w:hint="eastAsia"/>
          <w:b/>
          <w:bCs/>
          <w:sz w:val="24"/>
          <w:szCs w:val="24"/>
          <w:rtl/>
        </w:rPr>
        <w:t>מהמפורט</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7728A81B"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לבקשת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חריג</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ייתן</w:t>
      </w:r>
      <w:r w:rsidRPr="00EF4F1C">
        <w:rPr>
          <w:rFonts w:ascii="David" w:hAnsi="David" w:cs="David"/>
          <w:b/>
          <w:bCs/>
          <w:sz w:val="24"/>
          <w:szCs w:val="24"/>
          <w:rtl/>
        </w:rPr>
        <w:t xml:space="preserve"> </w:t>
      </w:r>
      <w:r w:rsidRPr="00EF4F1C">
        <w:rPr>
          <w:rFonts w:ascii="David" w:hAnsi="David" w:cs="David" w:hint="eastAsia"/>
          <w:b/>
          <w:bCs/>
          <w:sz w:val="24"/>
          <w:szCs w:val="24"/>
          <w:rtl/>
        </w:rPr>
        <w:t>הצעות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המחירון</w:t>
      </w:r>
      <w:r w:rsidRPr="00EF4F1C">
        <w:rPr>
          <w:rFonts w:ascii="David" w:hAnsi="David" w:cs="David"/>
          <w:b/>
          <w:bCs/>
          <w:sz w:val="24"/>
          <w:szCs w:val="24"/>
          <w:rtl/>
        </w:rPr>
        <w:t xml:space="preserve"> </w:t>
      </w:r>
      <w:r w:rsidRPr="00EF4F1C">
        <w:rPr>
          <w:rFonts w:ascii="David" w:hAnsi="David" w:cs="David" w:hint="eastAsia"/>
          <w:b/>
          <w:bCs/>
          <w:sz w:val="24"/>
          <w:szCs w:val="24"/>
          <w:rtl/>
        </w:rPr>
        <w:t>ללקוחות</w:t>
      </w:r>
      <w:r w:rsidRPr="00EF4F1C">
        <w:rPr>
          <w:rFonts w:ascii="David" w:hAnsi="David" w:cs="David"/>
          <w:b/>
          <w:bCs/>
          <w:sz w:val="24"/>
          <w:szCs w:val="24"/>
          <w:rtl/>
        </w:rPr>
        <w:t xml:space="preserve"> </w:t>
      </w:r>
      <w:r w:rsidRPr="00EF4F1C">
        <w:rPr>
          <w:rFonts w:ascii="David" w:hAnsi="David" w:cs="David" w:hint="eastAsia"/>
          <w:b/>
          <w:bCs/>
          <w:sz w:val="24"/>
          <w:szCs w:val="24"/>
          <w:rtl/>
        </w:rPr>
        <w:t>שיפנה</w:t>
      </w:r>
      <w:r w:rsidRPr="00EF4F1C">
        <w:rPr>
          <w:rFonts w:ascii="David" w:hAnsi="David" w:cs="David"/>
          <w:b/>
          <w:bCs/>
          <w:sz w:val="24"/>
          <w:szCs w:val="24"/>
          <w:rtl/>
        </w:rPr>
        <w:t xml:space="preserve"> </w:t>
      </w:r>
      <w:r w:rsidRPr="00EF4F1C">
        <w:rPr>
          <w:rFonts w:ascii="David" w:hAnsi="David" w:cs="David" w:hint="eastAsia"/>
          <w:b/>
          <w:bCs/>
          <w:sz w:val="24"/>
          <w:szCs w:val="24"/>
          <w:rtl/>
        </w:rPr>
        <w:t>אליו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שנחתם</w:t>
      </w:r>
      <w:r w:rsidRPr="00EF4F1C">
        <w:rPr>
          <w:rFonts w:ascii="David" w:hAnsi="David" w:cs="David"/>
          <w:b/>
          <w:bCs/>
          <w:sz w:val="24"/>
          <w:szCs w:val="24"/>
          <w:rtl/>
        </w:rPr>
        <w:t xml:space="preserve"> </w:t>
      </w:r>
      <w:r w:rsidRPr="00EF4F1C">
        <w:rPr>
          <w:rFonts w:ascii="David" w:hAnsi="David" w:cs="David" w:hint="eastAsia"/>
          <w:b/>
          <w:bCs/>
          <w:sz w:val="24"/>
          <w:szCs w:val="24"/>
          <w:rtl/>
        </w:rPr>
        <w:t>זיכרון</w:t>
      </w:r>
      <w:r w:rsidRPr="00EF4F1C">
        <w:rPr>
          <w:rFonts w:ascii="David" w:hAnsi="David" w:cs="David"/>
          <w:b/>
          <w:bCs/>
          <w:sz w:val="24"/>
          <w:szCs w:val="24"/>
          <w:rtl/>
        </w:rPr>
        <w:t xml:space="preserve"> </w:t>
      </w:r>
      <w:r w:rsidRPr="00EF4F1C">
        <w:rPr>
          <w:rFonts w:ascii="David" w:hAnsi="David" w:cs="David" w:hint="eastAsia"/>
          <w:b/>
          <w:bCs/>
          <w:sz w:val="24"/>
          <w:szCs w:val="24"/>
          <w:rtl/>
        </w:rPr>
        <w:t>דברים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שהתקבל</w:t>
      </w:r>
      <w:r w:rsidRPr="00EF4F1C">
        <w:rPr>
          <w:rFonts w:ascii="David" w:hAnsi="David" w:cs="David"/>
          <w:b/>
          <w:bCs/>
          <w:sz w:val="24"/>
          <w:szCs w:val="24"/>
          <w:rtl/>
        </w:rPr>
        <w:t xml:space="preserve"> </w:t>
      </w:r>
      <w:r w:rsidRPr="00EF4F1C">
        <w:rPr>
          <w:rFonts w:ascii="David" w:hAnsi="David" w:cs="David" w:hint="eastAsia"/>
          <w:b/>
          <w:bCs/>
          <w:sz w:val="24"/>
          <w:szCs w:val="24"/>
          <w:rtl/>
        </w:rPr>
        <w:t>מכתב</w:t>
      </w:r>
      <w:r w:rsidRPr="00EF4F1C">
        <w:rPr>
          <w:rFonts w:ascii="David" w:hAnsi="David" w:cs="David"/>
          <w:b/>
          <w:bCs/>
          <w:sz w:val="24"/>
          <w:szCs w:val="24"/>
          <w:rtl/>
        </w:rPr>
        <w:t xml:space="preserve"> </w:t>
      </w:r>
      <w:r w:rsidRPr="00EF4F1C">
        <w:rPr>
          <w:rFonts w:ascii="David" w:hAnsi="David" w:cs="David" w:hint="eastAsia"/>
          <w:b/>
          <w:bCs/>
          <w:sz w:val="24"/>
          <w:szCs w:val="24"/>
          <w:rtl/>
        </w:rPr>
        <w:t>מהמזמין</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מדובר</w:t>
      </w:r>
      <w:r w:rsidRPr="00EF4F1C">
        <w:rPr>
          <w:rFonts w:ascii="David" w:hAnsi="David" w:cs="David"/>
          <w:b/>
          <w:bCs/>
          <w:sz w:val="24"/>
          <w:szCs w:val="24"/>
          <w:rtl/>
        </w:rPr>
        <w:t xml:space="preserve"> </w:t>
      </w:r>
      <w:r w:rsidRPr="00EF4F1C">
        <w:rPr>
          <w:rFonts w:ascii="David" w:hAnsi="David" w:cs="David" w:hint="eastAsia"/>
          <w:b/>
          <w:bCs/>
          <w:sz w:val="24"/>
          <w:szCs w:val="24"/>
          <w:rtl/>
        </w:rPr>
        <w:t>במתעניין</w:t>
      </w:r>
      <w:r w:rsidRPr="00EF4F1C">
        <w:rPr>
          <w:rFonts w:ascii="David" w:hAnsi="David" w:cs="David"/>
          <w:b/>
          <w:bCs/>
          <w:sz w:val="24"/>
          <w:szCs w:val="24"/>
          <w:rtl/>
        </w:rPr>
        <w:t xml:space="preserve"> </w:t>
      </w:r>
      <w:r w:rsidRPr="00EF4F1C">
        <w:rPr>
          <w:rFonts w:ascii="David" w:hAnsi="David" w:cs="David" w:hint="eastAsia"/>
          <w:b/>
          <w:bCs/>
          <w:sz w:val="24"/>
          <w:szCs w:val="24"/>
          <w:rtl/>
        </w:rPr>
        <w:t>פוטנציאלי</w:t>
      </w:r>
      <w:r w:rsidRPr="00EF4F1C">
        <w:rPr>
          <w:rFonts w:ascii="David" w:hAnsi="David" w:cs="David"/>
          <w:b/>
          <w:bCs/>
          <w:sz w:val="24"/>
          <w:szCs w:val="24"/>
          <w:rtl/>
        </w:rPr>
        <w:t xml:space="preserve"> </w:t>
      </w:r>
      <w:r w:rsidRPr="00EF4F1C">
        <w:rPr>
          <w:rFonts w:ascii="David" w:hAnsi="David" w:cs="David" w:hint="eastAsia"/>
          <w:b/>
          <w:bCs/>
          <w:sz w:val="24"/>
          <w:szCs w:val="24"/>
          <w:rtl/>
        </w:rPr>
        <w:t>לרכישה</w:t>
      </w:r>
      <w:r w:rsidRPr="00EF4F1C">
        <w:rPr>
          <w:rFonts w:ascii="David" w:hAnsi="David" w:cs="David"/>
          <w:b/>
          <w:bCs/>
          <w:sz w:val="24"/>
          <w:szCs w:val="24"/>
          <w:rtl/>
        </w:rPr>
        <w:t>.</w:t>
      </w:r>
    </w:p>
    <w:p w14:paraId="6DC61176"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במידה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קיבל</w:t>
      </w:r>
      <w:r w:rsidRPr="00EF4F1C">
        <w:rPr>
          <w:rFonts w:ascii="David" w:hAnsi="David" w:cs="David"/>
          <w:b/>
          <w:bCs/>
          <w:sz w:val="24"/>
          <w:szCs w:val="24"/>
          <w:rtl/>
        </w:rPr>
        <w:t xml:space="preserve"> </w:t>
      </w:r>
      <w:r w:rsidRPr="00EF4F1C">
        <w:rPr>
          <w:rFonts w:ascii="David" w:hAnsi="David" w:cs="David" w:hint="eastAsia"/>
          <w:b/>
          <w:bCs/>
          <w:sz w:val="24"/>
          <w:szCs w:val="24"/>
          <w:rtl/>
        </w:rPr>
        <w:t>כספים</w:t>
      </w:r>
      <w:r w:rsidRPr="00EF4F1C">
        <w:rPr>
          <w:rFonts w:ascii="David" w:hAnsi="David" w:cs="David"/>
          <w:b/>
          <w:bCs/>
          <w:sz w:val="24"/>
          <w:szCs w:val="24"/>
          <w:rtl/>
        </w:rPr>
        <w:t xml:space="preserve"> </w:t>
      </w:r>
      <w:r w:rsidRPr="00EF4F1C">
        <w:rPr>
          <w:rFonts w:ascii="David" w:hAnsi="David" w:cs="David" w:hint="eastAsia"/>
          <w:b/>
          <w:bCs/>
          <w:sz w:val="24"/>
          <w:szCs w:val="24"/>
          <w:rtl/>
        </w:rPr>
        <w:t>מהרוכש</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ביצעם</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לקזז</w:t>
      </w:r>
      <w:r w:rsidRPr="00EF4F1C">
        <w:rPr>
          <w:rFonts w:ascii="David" w:hAnsi="David" w:cs="David"/>
          <w:b/>
          <w:bCs/>
          <w:sz w:val="24"/>
          <w:szCs w:val="24"/>
          <w:rtl/>
        </w:rPr>
        <w:t xml:space="preserve"> </w:t>
      </w:r>
      <w:r w:rsidRPr="00EF4F1C">
        <w:rPr>
          <w:rFonts w:ascii="David" w:hAnsi="David" w:cs="David" w:hint="eastAsia"/>
          <w:b/>
          <w:bCs/>
          <w:sz w:val="24"/>
          <w:szCs w:val="24"/>
          <w:rtl/>
        </w:rPr>
        <w:t>סכומים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מהמגיע</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ולהחזירם</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בעצמו</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w:t>
      </w:r>
    </w:p>
    <w:p w14:paraId="6298CD3B"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לפגום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לשנות</w:t>
      </w:r>
      <w:r w:rsidRPr="00EF4F1C">
        <w:rPr>
          <w:rFonts w:ascii="David" w:hAnsi="David" w:cs="David"/>
          <w:b/>
          <w:bCs/>
          <w:sz w:val="24"/>
          <w:szCs w:val="24"/>
          <w:rtl/>
        </w:rPr>
        <w:t xml:space="preserve"> </w:t>
      </w:r>
      <w:r w:rsidRPr="00EF4F1C">
        <w:rPr>
          <w:rFonts w:ascii="David" w:hAnsi="David" w:cs="David" w:hint="eastAsia"/>
          <w:b/>
          <w:bCs/>
          <w:sz w:val="24"/>
          <w:szCs w:val="24"/>
          <w:rtl/>
        </w:rPr>
        <w:t>מתנאי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יהווה</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w:t>
      </w:r>
      <w:r w:rsidRPr="00EF4F1C">
        <w:rPr>
          <w:rFonts w:ascii="David" w:hAnsi="David" w:cs="David" w:hint="eastAsia"/>
          <w:b/>
          <w:bCs/>
          <w:sz w:val="24"/>
          <w:szCs w:val="24"/>
          <w:rtl/>
        </w:rPr>
        <w:t>עילה</w:t>
      </w:r>
      <w:r w:rsidRPr="00EF4F1C">
        <w:rPr>
          <w:rFonts w:ascii="David" w:hAnsi="David" w:cs="David"/>
          <w:b/>
          <w:bCs/>
          <w:sz w:val="24"/>
          <w:szCs w:val="24"/>
          <w:rtl/>
        </w:rPr>
        <w:t xml:space="preserve"> </w:t>
      </w:r>
      <w:r w:rsidRPr="00EF4F1C">
        <w:rPr>
          <w:rFonts w:ascii="David" w:hAnsi="David" w:cs="David" w:hint="eastAsia"/>
          <w:b/>
          <w:bCs/>
          <w:sz w:val="24"/>
          <w:szCs w:val="24"/>
          <w:rtl/>
        </w:rPr>
        <w:t>להארכת</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הביצוע</w:t>
      </w:r>
      <w:r w:rsidRPr="00EF4F1C">
        <w:rPr>
          <w:rFonts w:ascii="David" w:hAnsi="David" w:cs="David"/>
          <w:b/>
          <w:bCs/>
          <w:sz w:val="24"/>
          <w:szCs w:val="24"/>
          <w:rtl/>
        </w:rPr>
        <w:t xml:space="preserve">, </w:t>
      </w:r>
      <w:r w:rsidRPr="00EF4F1C">
        <w:rPr>
          <w:rFonts w:ascii="David" w:hAnsi="David" w:cs="David" w:hint="eastAsia"/>
          <w:b/>
          <w:bCs/>
          <w:sz w:val="24"/>
          <w:szCs w:val="24"/>
          <w:rtl/>
        </w:rPr>
        <w:t>לעיכוב</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r w:rsidRPr="00EF4F1C">
        <w:rPr>
          <w:rFonts w:ascii="David" w:hAnsi="David" w:cs="David" w:hint="eastAsia"/>
          <w:b/>
          <w:bCs/>
          <w:sz w:val="24"/>
          <w:szCs w:val="24"/>
          <w:rtl/>
        </w:rPr>
        <w:t>ות</w:t>
      </w:r>
      <w:r w:rsidRPr="00EF4F1C">
        <w:rPr>
          <w:rFonts w:ascii="David" w:hAnsi="David" w:cs="David"/>
          <w:b/>
          <w:bCs/>
          <w:sz w:val="24"/>
          <w:szCs w:val="24"/>
          <w:rtl/>
        </w:rPr>
        <w:t xml:space="preserve"> (</w:t>
      </w:r>
      <w:r w:rsidRPr="00EF4F1C">
        <w:rPr>
          <w:rFonts w:ascii="David" w:hAnsi="David" w:cs="David" w:hint="eastAsia"/>
          <w:b/>
          <w:bCs/>
          <w:sz w:val="24"/>
          <w:szCs w:val="24"/>
          <w:rtl/>
        </w:rPr>
        <w:t>אלא</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סוכם</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לטיב</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w:t>
      </w:r>
    </w:p>
    <w:p w14:paraId="1B0649E5"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b/>
          <w:bCs/>
          <w:sz w:val="24"/>
          <w:szCs w:val="24"/>
          <w:rtl/>
        </w:rPr>
        <w:t>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5B4D9A86"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יבצע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r w:rsidRPr="00EF4F1C">
        <w:rPr>
          <w:rFonts w:ascii="David" w:hAnsi="David" w:cs="David" w:hint="eastAsia"/>
          <w:b/>
          <w:bCs/>
          <w:sz w:val="24"/>
          <w:szCs w:val="24"/>
          <w:rtl/>
        </w:rPr>
        <w:t>שחוזה</w:t>
      </w:r>
      <w:r w:rsidRPr="00EF4F1C">
        <w:rPr>
          <w:rFonts w:ascii="David" w:hAnsi="David" w:cs="David"/>
          <w:b/>
          <w:bCs/>
          <w:sz w:val="24"/>
          <w:szCs w:val="24"/>
          <w:rtl/>
        </w:rPr>
        <w:t xml:space="preserve"> </w:t>
      </w:r>
      <w:r w:rsidRPr="00EF4F1C">
        <w:rPr>
          <w:rFonts w:ascii="David" w:hAnsi="David" w:cs="David" w:hint="eastAsia"/>
          <w:b/>
          <w:bCs/>
          <w:sz w:val="24"/>
          <w:szCs w:val="24"/>
          <w:rtl/>
        </w:rPr>
        <w:t>הרכישה</w:t>
      </w:r>
      <w:r w:rsidRPr="00EF4F1C">
        <w:rPr>
          <w:rFonts w:ascii="David" w:hAnsi="David" w:cs="David"/>
          <w:b/>
          <w:bCs/>
          <w:sz w:val="24"/>
          <w:szCs w:val="24"/>
          <w:rtl/>
        </w:rPr>
        <w:t xml:space="preserve"> </w:t>
      </w:r>
      <w:r w:rsidRPr="00EF4F1C">
        <w:rPr>
          <w:rFonts w:ascii="David" w:hAnsi="David" w:cs="David" w:hint="eastAsia"/>
          <w:b/>
          <w:bCs/>
          <w:sz w:val="24"/>
          <w:szCs w:val="24"/>
          <w:rtl/>
        </w:rPr>
        <w:t>שלהן</w:t>
      </w:r>
      <w:r w:rsidRPr="00EF4F1C">
        <w:rPr>
          <w:rFonts w:ascii="David" w:hAnsi="David" w:cs="David"/>
          <w:b/>
          <w:bCs/>
          <w:sz w:val="24"/>
          <w:szCs w:val="24"/>
          <w:rtl/>
        </w:rPr>
        <w:t xml:space="preserve"> </w:t>
      </w:r>
      <w:r w:rsidRPr="00EF4F1C">
        <w:rPr>
          <w:rFonts w:ascii="David" w:hAnsi="David" w:cs="David" w:hint="eastAsia"/>
          <w:b/>
          <w:bCs/>
          <w:sz w:val="24"/>
          <w:szCs w:val="24"/>
          <w:rtl/>
        </w:rPr>
        <w:t>בוטל</w:t>
      </w:r>
      <w:r w:rsidRPr="00EF4F1C">
        <w:rPr>
          <w:rFonts w:ascii="David" w:hAnsi="David" w:cs="David"/>
          <w:b/>
          <w:bCs/>
          <w:sz w:val="24"/>
          <w:szCs w:val="24"/>
          <w:rtl/>
        </w:rPr>
        <w:t xml:space="preserve"> </w:t>
      </w:r>
      <w:r w:rsidRPr="00EF4F1C">
        <w:rPr>
          <w:rFonts w:ascii="David" w:hAnsi="David" w:cs="David" w:hint="eastAsia"/>
          <w:b/>
          <w:bCs/>
          <w:sz w:val="24"/>
          <w:szCs w:val="24"/>
          <w:rtl/>
        </w:rPr>
        <w:t>ושטרם</w:t>
      </w:r>
      <w:r w:rsidRPr="00EF4F1C">
        <w:rPr>
          <w:rFonts w:ascii="David" w:hAnsi="David" w:cs="David"/>
          <w:b/>
          <w:bCs/>
          <w:sz w:val="24"/>
          <w:szCs w:val="24"/>
          <w:rtl/>
        </w:rPr>
        <w:t xml:space="preserve"> </w:t>
      </w:r>
      <w:r w:rsidRPr="00EF4F1C">
        <w:rPr>
          <w:rFonts w:ascii="David" w:hAnsi="David" w:cs="David" w:hint="eastAsia"/>
          <w:b/>
          <w:bCs/>
          <w:sz w:val="24"/>
          <w:szCs w:val="24"/>
          <w:rtl/>
        </w:rPr>
        <w:t>הביטול</w:t>
      </w:r>
      <w:r w:rsidRPr="00EF4F1C">
        <w:rPr>
          <w:rFonts w:ascii="David" w:hAnsi="David" w:cs="David"/>
          <w:b/>
          <w:bCs/>
          <w:sz w:val="24"/>
          <w:szCs w:val="24"/>
          <w:rtl/>
        </w:rPr>
        <w:t xml:space="preserve"> </w:t>
      </w:r>
      <w:r w:rsidRPr="00EF4F1C">
        <w:rPr>
          <w:rFonts w:ascii="David" w:hAnsi="David" w:cs="David" w:hint="eastAsia"/>
          <w:b/>
          <w:bCs/>
          <w:sz w:val="24"/>
          <w:szCs w:val="24"/>
          <w:rtl/>
        </w:rPr>
        <w:t>נערכו</w:t>
      </w:r>
      <w:r w:rsidRPr="00EF4F1C">
        <w:rPr>
          <w:rFonts w:ascii="David" w:hAnsi="David" w:cs="David"/>
          <w:b/>
          <w:bCs/>
          <w:sz w:val="24"/>
          <w:szCs w:val="24"/>
          <w:rtl/>
        </w:rPr>
        <w:t xml:space="preserve"> </w:t>
      </w:r>
      <w:r w:rsidRPr="00EF4F1C">
        <w:rPr>
          <w:rFonts w:ascii="David" w:hAnsi="David" w:cs="David" w:hint="eastAsia"/>
          <w:b/>
          <w:bCs/>
          <w:sz w:val="24"/>
          <w:szCs w:val="24"/>
          <w:rtl/>
        </w:rPr>
        <w:t>בהן</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שהדירות</w:t>
      </w:r>
      <w:r w:rsidRPr="00EF4F1C">
        <w:rPr>
          <w:rFonts w:ascii="David" w:hAnsi="David" w:cs="David"/>
          <w:b/>
          <w:bCs/>
          <w:sz w:val="24"/>
          <w:szCs w:val="24"/>
          <w:rtl/>
        </w:rPr>
        <w:t xml:space="preserve"> </w:t>
      </w:r>
      <w:r w:rsidRPr="00EF4F1C">
        <w:rPr>
          <w:rFonts w:ascii="David" w:hAnsi="David" w:cs="David" w:hint="eastAsia"/>
          <w:b/>
          <w:bCs/>
          <w:sz w:val="24"/>
          <w:szCs w:val="24"/>
          <w:rtl/>
        </w:rPr>
        <w:t>תתאמנה</w:t>
      </w:r>
      <w:r w:rsidRPr="00EF4F1C">
        <w:rPr>
          <w:rFonts w:ascii="David" w:hAnsi="David" w:cs="David"/>
          <w:b/>
          <w:bCs/>
          <w:sz w:val="24"/>
          <w:szCs w:val="24"/>
          <w:rtl/>
        </w:rPr>
        <w:t xml:space="preserve"> </w:t>
      </w:r>
      <w:r w:rsidRPr="00EF4F1C">
        <w:rPr>
          <w:rFonts w:ascii="David" w:hAnsi="David" w:cs="David" w:hint="eastAsia"/>
          <w:b/>
          <w:bCs/>
          <w:sz w:val="24"/>
          <w:szCs w:val="24"/>
          <w:rtl/>
        </w:rPr>
        <w:t>בסופו</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דבר</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פקודת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תמורת</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נוסף</w:t>
      </w:r>
      <w:r w:rsidRPr="00EF4F1C">
        <w:rPr>
          <w:rFonts w:ascii="David" w:hAnsi="David" w:cs="David"/>
          <w:b/>
          <w:bCs/>
          <w:sz w:val="24"/>
          <w:szCs w:val="24"/>
          <w:rtl/>
        </w:rPr>
        <w:t>.</w:t>
      </w:r>
    </w:p>
    <w:p w14:paraId="4B2DF9B2"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b/>
          <w:bCs/>
          <w:sz w:val="24"/>
          <w:szCs w:val="24"/>
        </w:rPr>
        <w:t xml:space="preserve"> </w:t>
      </w:r>
      <w:r w:rsidRPr="00EF4F1C">
        <w:rPr>
          <w:rFonts w:ascii="David" w:hAnsi="David" w:cs="David" w:hint="eastAsia"/>
          <w:b/>
          <w:bCs/>
          <w:sz w:val="24"/>
          <w:szCs w:val="24"/>
          <w:rtl/>
        </w:rPr>
        <w:t>בוטל</w:t>
      </w:r>
      <w:r w:rsidRPr="00EF4F1C">
        <w:rPr>
          <w:rFonts w:ascii="David" w:hAnsi="David" w:cs="David"/>
          <w:b/>
          <w:bCs/>
          <w:sz w:val="24"/>
          <w:szCs w:val="24"/>
        </w:rPr>
        <w:t xml:space="preserve">. </w:t>
      </w:r>
    </w:p>
    <w:p w14:paraId="3DD0F489" w14:textId="77777777" w:rsidR="00EF4F1C" w:rsidRPr="00EF4F1C" w:rsidRDefault="00EF4F1C" w:rsidP="00A11D74">
      <w:pPr>
        <w:spacing w:after="0" w:afterAutospacing="0" w:line="240" w:lineRule="auto"/>
        <w:rPr>
          <w:rFonts w:ascii="David" w:hAnsi="David" w:cs="David"/>
          <w:b/>
          <w:bCs/>
          <w:sz w:val="24"/>
          <w:szCs w:val="24"/>
        </w:rPr>
      </w:pPr>
    </w:p>
    <w:p w14:paraId="14420191"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הפסקת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העבודות</w:t>
      </w:r>
    </w:p>
    <w:p w14:paraId="4342CA5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יפסיק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לזמן</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ולתקופה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שיצוינו</w:t>
      </w:r>
      <w:r w:rsidRPr="00EF4F1C">
        <w:rPr>
          <w:rFonts w:ascii="David" w:hAnsi="David" w:cs="David"/>
          <w:b/>
          <w:bCs/>
          <w:i/>
          <w:sz w:val="24"/>
          <w:szCs w:val="24"/>
          <w:rtl/>
        </w:rPr>
        <w:t xml:space="preserve"> </w:t>
      </w:r>
      <w:r w:rsidRPr="00EF4F1C">
        <w:rPr>
          <w:rFonts w:ascii="David" w:hAnsi="David" w:cs="David" w:hint="eastAsia"/>
          <w:b/>
          <w:bCs/>
          <w:i/>
          <w:sz w:val="24"/>
          <w:szCs w:val="24"/>
          <w:rtl/>
        </w:rPr>
        <w:t>בהוראה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יחדשן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נתנה</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w:t>
      </w:r>
    </w:p>
    <w:p w14:paraId="7458CA4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ינקוט</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להבטחת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הם</w:t>
      </w:r>
      <w:r w:rsidRPr="00EF4F1C">
        <w:rPr>
          <w:rFonts w:ascii="David" w:hAnsi="David" w:cs="David"/>
          <w:b/>
          <w:bCs/>
          <w:i/>
          <w:sz w:val="24"/>
          <w:szCs w:val="24"/>
          <w:rtl/>
        </w:rPr>
        <w:t xml:space="preserve"> </w:t>
      </w:r>
      <w:r w:rsidRPr="00EF4F1C">
        <w:rPr>
          <w:rFonts w:ascii="David" w:hAnsi="David" w:cs="David" w:hint="eastAsia"/>
          <w:b/>
          <w:bCs/>
          <w:i/>
          <w:sz w:val="24"/>
          <w:szCs w:val="24"/>
          <w:rtl/>
        </w:rPr>
        <w:t>מצויים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מחוץ</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ולהגנתן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הצורך</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רצון</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ולאמצעי</w:t>
      </w:r>
      <w:r w:rsidRPr="00EF4F1C">
        <w:rPr>
          <w:rFonts w:ascii="David" w:hAnsi="David" w:cs="David"/>
          <w:b/>
          <w:bCs/>
          <w:i/>
          <w:sz w:val="24"/>
          <w:szCs w:val="24"/>
          <w:rtl/>
        </w:rPr>
        <w:t xml:space="preserve"> </w:t>
      </w:r>
      <w:r w:rsidRPr="00EF4F1C">
        <w:rPr>
          <w:rFonts w:ascii="David" w:hAnsi="David" w:cs="David" w:hint="eastAsia"/>
          <w:b/>
          <w:bCs/>
          <w:i/>
          <w:sz w:val="24"/>
          <w:szCs w:val="24"/>
          <w:rtl/>
        </w:rPr>
        <w:t>הגנה</w:t>
      </w:r>
      <w:r w:rsidRPr="00EF4F1C">
        <w:rPr>
          <w:rFonts w:ascii="David" w:hAnsi="David" w:cs="David"/>
          <w:b/>
          <w:bCs/>
          <w:i/>
          <w:sz w:val="24"/>
          <w:szCs w:val="24"/>
          <w:rtl/>
        </w:rPr>
        <w:t xml:space="preserve"> </w:t>
      </w:r>
      <w:r w:rsidRPr="00EF4F1C">
        <w:rPr>
          <w:rFonts w:ascii="David" w:hAnsi="David" w:cs="David" w:hint="eastAsia"/>
          <w:b/>
          <w:bCs/>
          <w:i/>
          <w:sz w:val="24"/>
          <w:szCs w:val="24"/>
          <w:rtl/>
        </w:rPr>
        <w:t>ובטיחות</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העוברים</w:t>
      </w:r>
      <w:r w:rsidRPr="00EF4F1C">
        <w:rPr>
          <w:rFonts w:ascii="David" w:hAnsi="David" w:cs="David"/>
          <w:b/>
          <w:bCs/>
          <w:i/>
          <w:sz w:val="24"/>
          <w:szCs w:val="24"/>
          <w:rtl/>
        </w:rPr>
        <w:t xml:space="preserve"> </w:t>
      </w:r>
      <w:r w:rsidRPr="00EF4F1C">
        <w:rPr>
          <w:rFonts w:ascii="David" w:hAnsi="David" w:cs="David" w:hint="eastAsia"/>
          <w:b/>
          <w:bCs/>
          <w:i/>
          <w:sz w:val="24"/>
          <w:szCs w:val="24"/>
          <w:rtl/>
        </w:rPr>
        <w:t>ושבים</w:t>
      </w:r>
      <w:r w:rsidRPr="00EF4F1C">
        <w:rPr>
          <w:rFonts w:ascii="David" w:hAnsi="David" w:cs="David"/>
          <w:b/>
          <w:bCs/>
          <w:i/>
          <w:sz w:val="24"/>
          <w:szCs w:val="24"/>
          <w:rtl/>
        </w:rPr>
        <w:t xml:space="preserve"> </w:t>
      </w:r>
      <w:r w:rsidRPr="00EF4F1C">
        <w:rPr>
          <w:rFonts w:ascii="David" w:hAnsi="David" w:cs="David" w:hint="eastAsia"/>
          <w:b/>
          <w:bCs/>
          <w:i/>
          <w:sz w:val="24"/>
          <w:szCs w:val="24"/>
          <w:rtl/>
        </w:rPr>
        <w:t>והסביבה</w:t>
      </w:r>
      <w:r w:rsidRPr="00EF4F1C">
        <w:rPr>
          <w:rFonts w:ascii="David" w:hAnsi="David" w:cs="David"/>
          <w:b/>
          <w:bCs/>
          <w:i/>
          <w:sz w:val="24"/>
          <w:szCs w:val="24"/>
          <w:rtl/>
        </w:rPr>
        <w:t>.</w:t>
      </w:r>
    </w:p>
    <w:p w14:paraId="0D544CB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כנ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60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נתן</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שעור</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שיינתן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להשמיע</w:t>
      </w:r>
      <w:r w:rsidRPr="00EF4F1C">
        <w:rPr>
          <w:rFonts w:ascii="David" w:hAnsi="David" w:cs="David"/>
          <w:b/>
          <w:bCs/>
          <w:i/>
          <w:sz w:val="24"/>
          <w:szCs w:val="24"/>
          <w:rtl/>
        </w:rPr>
        <w:t xml:space="preserve"> </w:t>
      </w:r>
      <w:r w:rsidRPr="00EF4F1C">
        <w:rPr>
          <w:rFonts w:ascii="David" w:hAnsi="David" w:cs="David" w:hint="eastAsia"/>
          <w:b/>
          <w:bCs/>
          <w:i/>
          <w:sz w:val="24"/>
          <w:szCs w:val="24"/>
          <w:rtl/>
        </w:rPr>
        <w:t>טענותיו</w:t>
      </w:r>
      <w:r w:rsidRPr="00EF4F1C">
        <w:rPr>
          <w:rFonts w:ascii="David" w:hAnsi="David" w:cs="David"/>
          <w:b/>
          <w:bCs/>
          <w:i/>
          <w:sz w:val="24"/>
          <w:szCs w:val="24"/>
          <w:rtl/>
        </w:rPr>
        <w:t xml:space="preserve"> </w:t>
      </w:r>
      <w:r w:rsidRPr="00EF4F1C">
        <w:rPr>
          <w:rFonts w:ascii="David" w:hAnsi="David" w:cs="David" w:hint="eastAsia"/>
          <w:b/>
          <w:bCs/>
          <w:i/>
          <w:sz w:val="24"/>
          <w:szCs w:val="24"/>
          <w:rtl/>
        </w:rPr>
        <w:t>ולהגיש</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חשבונותיו</w:t>
      </w:r>
      <w:r w:rsidRPr="00EF4F1C">
        <w:rPr>
          <w:rFonts w:ascii="David" w:hAnsi="David" w:cs="David"/>
          <w:b/>
          <w:bCs/>
          <w:i/>
          <w:sz w:val="24"/>
          <w:szCs w:val="24"/>
          <w:rtl/>
        </w:rPr>
        <w:t xml:space="preserve">. </w:t>
      </w:r>
    </w:p>
    <w:p w14:paraId="760F39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יעלה</w:t>
      </w:r>
      <w:r w:rsidRPr="00EF4F1C">
        <w:rPr>
          <w:rFonts w:ascii="David" w:hAnsi="David" w:cs="David"/>
          <w:b/>
          <w:bCs/>
          <w:sz w:val="24"/>
          <w:szCs w:val="24"/>
          <w:rtl/>
        </w:rPr>
        <w:t xml:space="preserve"> </w:t>
      </w:r>
      <w:r w:rsidRPr="00EF4F1C">
        <w:rPr>
          <w:rFonts w:ascii="David" w:hAnsi="David" w:cs="David" w:hint="cs"/>
          <w:b/>
          <w:bCs/>
          <w:sz w:val="24"/>
          <w:szCs w:val="24"/>
          <w:rtl/>
        </w:rPr>
        <w:t>שעור</w:t>
      </w:r>
      <w:r w:rsidRPr="00EF4F1C">
        <w:rPr>
          <w:rFonts w:ascii="David" w:hAnsi="David" w:cs="David"/>
          <w:b/>
          <w:bCs/>
          <w:sz w:val="24"/>
          <w:szCs w:val="24"/>
          <w:rtl/>
        </w:rPr>
        <w:t xml:space="preserve"> </w:t>
      </w:r>
      <w:r w:rsidRPr="00EF4F1C">
        <w:rPr>
          <w:rFonts w:ascii="David" w:hAnsi="David" w:cs="David" w:hint="cs"/>
          <w:b/>
          <w:bCs/>
          <w:sz w:val="24"/>
          <w:szCs w:val="24"/>
          <w:rtl/>
        </w:rPr>
        <w:t>ההוצאות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הוצאותיו</w:t>
      </w:r>
      <w:r w:rsidRPr="00EF4F1C">
        <w:rPr>
          <w:rFonts w:ascii="David" w:hAnsi="David" w:cs="David"/>
          <w:b/>
          <w:bCs/>
          <w:sz w:val="24"/>
          <w:szCs w:val="24"/>
          <w:rtl/>
        </w:rPr>
        <w:t xml:space="preserve"> </w:t>
      </w:r>
      <w:r w:rsidRPr="00EF4F1C">
        <w:rPr>
          <w:rFonts w:ascii="David" w:hAnsi="David" w:cs="David" w:hint="cs"/>
          <w:b/>
          <w:bCs/>
          <w:sz w:val="24"/>
          <w:szCs w:val="24"/>
          <w:rtl/>
        </w:rPr>
        <w:t>הממשיות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הוצאות</w:t>
      </w:r>
      <w:r w:rsidRPr="00EF4F1C">
        <w:rPr>
          <w:rFonts w:ascii="David" w:hAnsi="David" w:cs="David"/>
          <w:b/>
          <w:bCs/>
          <w:sz w:val="24"/>
          <w:szCs w:val="24"/>
          <w:rtl/>
        </w:rPr>
        <w:t xml:space="preserve"> </w:t>
      </w:r>
      <w:r w:rsidRPr="00EF4F1C">
        <w:rPr>
          <w:rFonts w:ascii="David" w:hAnsi="David" w:cs="David" w:hint="cs"/>
          <w:b/>
          <w:bCs/>
          <w:sz w:val="24"/>
          <w:szCs w:val="24"/>
          <w:rtl/>
        </w:rPr>
        <w:t>ממשיות</w:t>
      </w:r>
      <w:r w:rsidRPr="00EF4F1C">
        <w:rPr>
          <w:rFonts w:ascii="David" w:hAnsi="David" w:cs="David"/>
          <w:b/>
          <w:bCs/>
          <w:sz w:val="24"/>
          <w:szCs w:val="24"/>
          <w:rtl/>
        </w:rPr>
        <w:t xml:space="preserve"> </w:t>
      </w:r>
      <w:r w:rsidRPr="00EF4F1C">
        <w:rPr>
          <w:rFonts w:ascii="David" w:hAnsi="David" w:cs="David" w:hint="cs"/>
          <w:b/>
          <w:bCs/>
          <w:sz w:val="24"/>
          <w:szCs w:val="24"/>
          <w:rtl/>
        </w:rPr>
        <w:t>לעניין</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הינן</w:t>
      </w:r>
      <w:r w:rsidRPr="00EF4F1C">
        <w:rPr>
          <w:rFonts w:ascii="David" w:hAnsi="David" w:cs="David"/>
          <w:b/>
          <w:bCs/>
          <w:sz w:val="24"/>
          <w:szCs w:val="24"/>
          <w:rtl/>
        </w:rPr>
        <w:t xml:space="preserve"> </w:t>
      </w:r>
      <w:r w:rsidRPr="00EF4F1C">
        <w:rPr>
          <w:rFonts w:ascii="David" w:hAnsi="David" w:cs="David" w:hint="cs"/>
          <w:b/>
          <w:bCs/>
          <w:sz w:val="24"/>
          <w:szCs w:val="24"/>
          <w:rtl/>
        </w:rPr>
        <w:t>שכר</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לעובדים</w:t>
      </w:r>
      <w:r w:rsidRPr="00EF4F1C">
        <w:rPr>
          <w:rFonts w:ascii="David" w:hAnsi="David" w:cs="David"/>
          <w:b/>
          <w:bCs/>
          <w:sz w:val="24"/>
          <w:szCs w:val="24"/>
          <w:rtl/>
        </w:rPr>
        <w:t xml:space="preserve"> </w:t>
      </w:r>
      <w:r w:rsidRPr="00EF4F1C">
        <w:rPr>
          <w:rFonts w:ascii="David" w:hAnsi="David" w:cs="David" w:hint="cs"/>
          <w:b/>
          <w:bCs/>
          <w:sz w:val="24"/>
          <w:szCs w:val="24"/>
          <w:rtl/>
        </w:rPr>
        <w:t>בשטח</w:t>
      </w:r>
      <w:r w:rsidRPr="00EF4F1C">
        <w:rPr>
          <w:rFonts w:ascii="David" w:hAnsi="David" w:cs="David"/>
          <w:b/>
          <w:bCs/>
          <w:sz w:val="24"/>
          <w:szCs w:val="24"/>
          <w:rtl/>
        </w:rPr>
        <w:t xml:space="preserve"> </w:t>
      </w:r>
      <w:r w:rsidRPr="00EF4F1C">
        <w:rPr>
          <w:rFonts w:ascii="David" w:hAnsi="David" w:cs="David" w:hint="cs"/>
          <w:b/>
          <w:bCs/>
          <w:sz w:val="24"/>
          <w:szCs w:val="24"/>
          <w:rtl/>
        </w:rPr>
        <w:t>והוצאות</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מנוף</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אמצעים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משמשים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לשם</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הרלוונטיות</w:t>
      </w:r>
      <w:r w:rsidRPr="00EF4F1C">
        <w:rPr>
          <w:rFonts w:ascii="David" w:hAnsi="David" w:cs="David"/>
          <w:b/>
          <w:bCs/>
          <w:sz w:val="24"/>
          <w:szCs w:val="24"/>
          <w:rtl/>
        </w:rPr>
        <w:t xml:space="preserve"> </w:t>
      </w:r>
      <w:r w:rsidRPr="00EF4F1C">
        <w:rPr>
          <w:rFonts w:ascii="David" w:hAnsi="David" w:cs="David" w:hint="cs"/>
          <w:b/>
          <w:bCs/>
          <w:sz w:val="24"/>
          <w:szCs w:val="24"/>
          <w:rtl/>
        </w:rPr>
        <w:t>המבוצעות</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ואלו</w:t>
      </w:r>
      <w:r w:rsidRPr="00EF4F1C">
        <w:rPr>
          <w:rFonts w:ascii="David" w:hAnsi="David" w:cs="David"/>
          <w:b/>
          <w:bCs/>
          <w:sz w:val="24"/>
          <w:szCs w:val="24"/>
          <w:rtl/>
        </w:rPr>
        <w:t xml:space="preserve"> </w:t>
      </w:r>
      <w:r w:rsidRPr="00EF4F1C">
        <w:rPr>
          <w:rFonts w:ascii="David" w:hAnsi="David" w:cs="David" w:hint="cs"/>
          <w:b/>
          <w:bCs/>
          <w:sz w:val="24"/>
          <w:szCs w:val="24"/>
          <w:rtl/>
        </w:rPr>
        <w:t>בלבד</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w:t>
      </w:r>
    </w:p>
    <w:p w14:paraId="41155938"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עובדים</w:t>
      </w:r>
      <w:r w:rsidRPr="00EF4F1C">
        <w:rPr>
          <w:rFonts w:ascii="David" w:hAnsi="David" w:cs="David"/>
          <w:b/>
          <w:bCs/>
          <w:i/>
          <w:sz w:val="24"/>
          <w:szCs w:val="24"/>
          <w:rtl/>
        </w:rPr>
        <w:t xml:space="preserve"> -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ניתנה</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6B0CA0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ניתנה</w:t>
      </w:r>
      <w:r w:rsidRPr="00EF4F1C">
        <w:rPr>
          <w:rFonts w:ascii="David" w:hAnsi="David" w:cs="David"/>
          <w:b/>
          <w:bCs/>
          <w:sz w:val="24"/>
          <w:szCs w:val="24"/>
          <w:rtl/>
        </w:rPr>
        <w:t xml:space="preserve"> </w:t>
      </w:r>
      <w:r w:rsidRPr="00EF4F1C">
        <w:rPr>
          <w:rFonts w:ascii="David" w:hAnsi="David" w:cs="David" w:hint="cs"/>
          <w:b/>
          <w:bCs/>
          <w:sz w:val="24"/>
          <w:szCs w:val="24"/>
          <w:rtl/>
        </w:rPr>
        <w:t>התראה</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בת</w:t>
      </w:r>
      <w:r w:rsidRPr="00EF4F1C">
        <w:rPr>
          <w:rFonts w:ascii="David" w:hAnsi="David" w:cs="David"/>
          <w:b/>
          <w:bCs/>
          <w:sz w:val="24"/>
          <w:szCs w:val="24"/>
          <w:rtl/>
        </w:rPr>
        <w:t xml:space="preserve"> </w:t>
      </w:r>
      <w:r w:rsidRPr="00EF4F1C">
        <w:rPr>
          <w:rFonts w:ascii="David" w:hAnsi="David" w:cs="David" w:hint="cs"/>
          <w:b/>
          <w:bCs/>
          <w:sz w:val="24"/>
          <w:szCs w:val="24"/>
          <w:rtl/>
        </w:rPr>
        <w:t>פחות</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 - 30 </w:t>
      </w:r>
      <w:r w:rsidRPr="00EF4F1C">
        <w:rPr>
          <w:rFonts w:ascii="David" w:hAnsi="David" w:cs="David" w:hint="cs"/>
          <w:b/>
          <w:bCs/>
          <w:sz w:val="24"/>
          <w:szCs w:val="24"/>
          <w:rtl/>
        </w:rPr>
        <w:t>יום</w:t>
      </w:r>
      <w:r w:rsidRPr="00EF4F1C">
        <w:rPr>
          <w:rFonts w:ascii="David" w:hAnsi="David" w:cs="David"/>
          <w:b/>
          <w:bCs/>
          <w:sz w:val="24"/>
          <w:szCs w:val="24"/>
          <w:rtl/>
        </w:rPr>
        <w:t xml:space="preserve"> - </w:t>
      </w:r>
      <w:r w:rsidRPr="00EF4F1C">
        <w:rPr>
          <w:rFonts w:ascii="David" w:hAnsi="David" w:cs="David" w:hint="cs"/>
          <w:b/>
          <w:bCs/>
          <w:sz w:val="24"/>
          <w:szCs w:val="24"/>
          <w:rtl/>
        </w:rPr>
        <w:t>ישלם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שכר</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עובדים</w:t>
      </w:r>
      <w:r w:rsidRPr="00EF4F1C">
        <w:rPr>
          <w:rFonts w:ascii="David" w:hAnsi="David" w:cs="David"/>
          <w:b/>
          <w:bCs/>
          <w:sz w:val="24"/>
          <w:szCs w:val="24"/>
          <w:rtl/>
        </w:rPr>
        <w:t xml:space="preserve"> </w:t>
      </w:r>
      <w:r w:rsidRPr="00EF4F1C">
        <w:rPr>
          <w:rFonts w:ascii="David" w:hAnsi="David" w:cs="David" w:hint="cs"/>
          <w:b/>
          <w:bCs/>
          <w:sz w:val="24"/>
          <w:szCs w:val="24"/>
          <w:rtl/>
        </w:rPr>
        <w:t>למשך</w:t>
      </w:r>
      <w:r w:rsidRPr="00EF4F1C">
        <w:rPr>
          <w:rFonts w:ascii="David" w:hAnsi="David" w:cs="David"/>
          <w:b/>
          <w:bCs/>
          <w:sz w:val="24"/>
          <w:szCs w:val="24"/>
          <w:rtl/>
        </w:rPr>
        <w:t xml:space="preserve"> </w:t>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שממועד</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ועד</w:t>
      </w:r>
      <w:r w:rsidRPr="00EF4F1C">
        <w:rPr>
          <w:rFonts w:ascii="David" w:hAnsi="David" w:cs="David"/>
          <w:b/>
          <w:bCs/>
          <w:sz w:val="24"/>
          <w:szCs w:val="24"/>
          <w:rtl/>
        </w:rPr>
        <w:t xml:space="preserve"> </w:t>
      </w:r>
      <w:r w:rsidRPr="00EF4F1C">
        <w:rPr>
          <w:rFonts w:ascii="David" w:hAnsi="David" w:cs="David" w:hint="cs"/>
          <w:b/>
          <w:bCs/>
          <w:sz w:val="24"/>
          <w:szCs w:val="24"/>
          <w:rtl/>
        </w:rPr>
        <w:t>ל</w:t>
      </w:r>
      <w:r w:rsidRPr="00EF4F1C">
        <w:rPr>
          <w:rFonts w:ascii="David" w:hAnsi="David" w:cs="David"/>
          <w:b/>
          <w:bCs/>
          <w:sz w:val="24"/>
          <w:szCs w:val="24"/>
          <w:rtl/>
        </w:rPr>
        <w:t xml:space="preserve">- 30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מתן</w:t>
      </w:r>
      <w:r w:rsidRPr="00EF4F1C">
        <w:rPr>
          <w:rFonts w:ascii="David" w:hAnsi="David" w:cs="David"/>
          <w:b/>
          <w:bCs/>
          <w:sz w:val="24"/>
          <w:szCs w:val="24"/>
          <w:rtl/>
        </w:rPr>
        <w:t xml:space="preserve"> </w:t>
      </w:r>
      <w:r w:rsidRPr="00EF4F1C">
        <w:rPr>
          <w:rFonts w:ascii="David" w:hAnsi="David" w:cs="David" w:hint="cs"/>
          <w:b/>
          <w:bCs/>
          <w:sz w:val="24"/>
          <w:szCs w:val="24"/>
          <w:rtl/>
        </w:rPr>
        <w:t>ההודעה</w:t>
      </w:r>
      <w:r w:rsidRPr="00EF4F1C">
        <w:rPr>
          <w:rFonts w:ascii="David" w:hAnsi="David" w:cs="David"/>
          <w:b/>
          <w:bCs/>
          <w:sz w:val="24"/>
          <w:szCs w:val="24"/>
          <w:rtl/>
        </w:rPr>
        <w:t>.</w:t>
      </w:r>
    </w:p>
    <w:p w14:paraId="5E65AD80"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משמשים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הרלוונטיות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המבוצעות</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שכירות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לחלופין</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פינוי</w:t>
      </w:r>
      <w:r w:rsidRPr="00EF4F1C">
        <w:rPr>
          <w:rFonts w:ascii="David" w:hAnsi="David" w:cs="David"/>
          <w:b/>
          <w:bCs/>
          <w:i/>
          <w:sz w:val="24"/>
          <w:szCs w:val="24"/>
          <w:rtl/>
        </w:rPr>
        <w:t xml:space="preserve"> </w:t>
      </w:r>
      <w:r w:rsidRPr="00EF4F1C">
        <w:rPr>
          <w:rFonts w:ascii="David" w:hAnsi="David" w:cs="David" w:hint="eastAsia"/>
          <w:b/>
          <w:bCs/>
          <w:i/>
          <w:sz w:val="24"/>
          <w:szCs w:val="24"/>
          <w:rtl/>
        </w:rPr>
        <w:t>המנוף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יישא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מחדש</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בתום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הזמנית</w:t>
      </w:r>
      <w:r w:rsidRPr="00EF4F1C">
        <w:rPr>
          <w:rFonts w:ascii="David" w:hAnsi="David" w:cs="David"/>
          <w:b/>
          <w:bCs/>
          <w:i/>
          <w:sz w:val="24"/>
          <w:szCs w:val="24"/>
          <w:rtl/>
        </w:rPr>
        <w:t>.</w:t>
      </w:r>
    </w:p>
    <w:p w14:paraId="7DBDF51E"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יגיע</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 xml:space="preserve"> </w:t>
      </w:r>
      <w:r w:rsidRPr="00EF4F1C">
        <w:rPr>
          <w:rFonts w:ascii="David" w:hAnsi="David" w:cs="David" w:hint="cs"/>
          <w:b/>
          <w:bCs/>
          <w:sz w:val="24"/>
          <w:szCs w:val="24"/>
          <w:rtl/>
        </w:rPr>
        <w:t>הזמנית</w:t>
      </w:r>
      <w:r w:rsidRPr="00EF4F1C">
        <w:rPr>
          <w:rFonts w:ascii="David" w:hAnsi="David" w:cs="David"/>
          <w:b/>
          <w:bCs/>
          <w:sz w:val="24"/>
          <w:szCs w:val="24"/>
          <w:rtl/>
        </w:rPr>
        <w:t xml:space="preserve"> </w:t>
      </w:r>
      <w:r w:rsidRPr="00EF4F1C">
        <w:rPr>
          <w:rFonts w:ascii="David" w:hAnsi="David" w:cs="David" w:hint="cs"/>
          <w:b/>
          <w:bCs/>
          <w:sz w:val="24"/>
          <w:szCs w:val="24"/>
          <w:rtl/>
        </w:rPr>
        <w:t>נגרמה</w:t>
      </w:r>
      <w:r w:rsidRPr="00EF4F1C">
        <w:rPr>
          <w:rFonts w:ascii="David" w:hAnsi="David" w:cs="David"/>
          <w:b/>
          <w:bCs/>
          <w:sz w:val="24"/>
          <w:szCs w:val="24"/>
          <w:rtl/>
        </w:rPr>
        <w:t xml:space="preserve"> </w:t>
      </w:r>
      <w:r w:rsidRPr="00EF4F1C">
        <w:rPr>
          <w:rFonts w:ascii="David" w:hAnsi="David" w:cs="David" w:hint="cs"/>
          <w:b/>
          <w:bCs/>
          <w:sz w:val="24"/>
          <w:szCs w:val="24"/>
          <w:rtl/>
        </w:rPr>
        <w:t>בשל</w:t>
      </w:r>
      <w:r w:rsidRPr="00EF4F1C">
        <w:rPr>
          <w:rFonts w:ascii="David" w:hAnsi="David" w:cs="David"/>
          <w:b/>
          <w:bCs/>
          <w:sz w:val="24"/>
          <w:szCs w:val="24"/>
          <w:rtl/>
        </w:rPr>
        <w:t xml:space="preserve"> </w:t>
      </w:r>
      <w:r w:rsidRPr="00EF4F1C">
        <w:rPr>
          <w:rFonts w:ascii="David" w:hAnsi="David" w:cs="David" w:hint="cs"/>
          <w:b/>
          <w:bCs/>
          <w:sz w:val="24"/>
          <w:szCs w:val="24"/>
          <w:rtl/>
        </w:rPr>
        <w:t>מעשה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מחדל</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עשה</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יכולתו</w:t>
      </w:r>
      <w:r w:rsidRPr="00EF4F1C">
        <w:rPr>
          <w:rFonts w:ascii="David" w:hAnsi="David" w:cs="David"/>
          <w:b/>
          <w:bCs/>
          <w:sz w:val="24"/>
          <w:szCs w:val="24"/>
          <w:rtl/>
        </w:rPr>
        <w:t xml:space="preserve"> </w:t>
      </w:r>
      <w:r w:rsidRPr="00EF4F1C">
        <w:rPr>
          <w:rFonts w:ascii="David" w:hAnsi="David" w:cs="David" w:hint="cs"/>
          <w:b/>
          <w:bCs/>
          <w:sz w:val="24"/>
          <w:szCs w:val="24"/>
          <w:rtl/>
        </w:rPr>
        <w:t>למזער</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הנזק</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האפשר</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הסדר</w:t>
      </w:r>
      <w:r w:rsidRPr="00EF4F1C">
        <w:rPr>
          <w:rFonts w:ascii="David" w:hAnsi="David" w:cs="David"/>
          <w:b/>
          <w:bCs/>
          <w:sz w:val="24"/>
          <w:szCs w:val="24"/>
          <w:rtl/>
        </w:rPr>
        <w:t xml:space="preserve"> </w:t>
      </w:r>
      <w:r w:rsidRPr="00EF4F1C">
        <w:rPr>
          <w:rFonts w:ascii="David" w:hAnsi="David" w:cs="David" w:hint="cs"/>
          <w:b/>
          <w:bCs/>
          <w:sz w:val="24"/>
          <w:szCs w:val="24"/>
          <w:rtl/>
        </w:rPr>
        <w:t>הטוב</w:t>
      </w:r>
      <w:r w:rsidRPr="00EF4F1C">
        <w:rPr>
          <w:rFonts w:ascii="David" w:hAnsi="David" w:cs="David"/>
          <w:b/>
          <w:bCs/>
          <w:sz w:val="24"/>
          <w:szCs w:val="24"/>
          <w:rtl/>
        </w:rPr>
        <w:t xml:space="preserve">, </w:t>
      </w:r>
      <w:r w:rsidRPr="00EF4F1C">
        <w:rPr>
          <w:rFonts w:ascii="David" w:hAnsi="David" w:cs="David" w:hint="cs"/>
          <w:b/>
          <w:bCs/>
          <w:sz w:val="24"/>
          <w:szCs w:val="24"/>
          <w:rtl/>
        </w:rPr>
        <w:t>שפרט</w:t>
      </w:r>
      <w:r w:rsidRPr="00EF4F1C">
        <w:rPr>
          <w:rFonts w:ascii="David" w:hAnsi="David" w:cs="David"/>
          <w:b/>
          <w:bCs/>
          <w:sz w:val="24"/>
          <w:szCs w:val="24"/>
          <w:rtl/>
        </w:rPr>
        <w:t xml:space="preserve"> </w:t>
      </w:r>
      <w:r w:rsidRPr="00EF4F1C">
        <w:rPr>
          <w:rFonts w:ascii="David" w:hAnsi="David" w:cs="David" w:hint="cs"/>
          <w:b/>
          <w:bCs/>
          <w:sz w:val="24"/>
          <w:szCs w:val="24"/>
          <w:rtl/>
        </w:rPr>
        <w:t>להוצאות</w:t>
      </w:r>
      <w:r w:rsidRPr="00EF4F1C">
        <w:rPr>
          <w:rFonts w:ascii="David" w:hAnsi="David" w:cs="David"/>
          <w:b/>
          <w:bCs/>
          <w:sz w:val="24"/>
          <w:szCs w:val="24"/>
          <w:rtl/>
        </w:rPr>
        <w:t xml:space="preserve"> </w:t>
      </w:r>
      <w:r w:rsidRPr="00EF4F1C">
        <w:rPr>
          <w:rFonts w:ascii="David" w:hAnsi="David" w:cs="David" w:hint="cs"/>
          <w:b/>
          <w:bCs/>
          <w:sz w:val="24"/>
          <w:szCs w:val="24"/>
          <w:rtl/>
        </w:rPr>
        <w:t>הממשיות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לפיצויים</w:t>
      </w:r>
      <w:r w:rsidRPr="00EF4F1C">
        <w:rPr>
          <w:rFonts w:ascii="David" w:hAnsi="David" w:cs="David"/>
          <w:b/>
          <w:bCs/>
          <w:sz w:val="24"/>
          <w:szCs w:val="24"/>
          <w:rtl/>
        </w:rPr>
        <w:t xml:space="preserve"> </w:t>
      </w:r>
      <w:r w:rsidRPr="00EF4F1C">
        <w:rPr>
          <w:rFonts w:ascii="David" w:hAnsi="David" w:cs="David" w:hint="cs"/>
          <w:b/>
          <w:bCs/>
          <w:sz w:val="24"/>
          <w:szCs w:val="24"/>
          <w:rtl/>
        </w:rPr>
        <w:t>כלשהם</w:t>
      </w:r>
      <w:r w:rsidRPr="00EF4F1C">
        <w:rPr>
          <w:rFonts w:ascii="David" w:hAnsi="David" w:cs="David"/>
          <w:b/>
          <w:bCs/>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מסיבה</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הקשורה</w:t>
      </w:r>
      <w:r w:rsidRPr="00EF4F1C">
        <w:rPr>
          <w:rFonts w:ascii="David" w:hAnsi="David" w:cs="David"/>
          <w:b/>
          <w:bCs/>
          <w:i/>
          <w:sz w:val="24"/>
          <w:szCs w:val="24"/>
          <w:rtl/>
        </w:rPr>
        <w:t xml:space="preserve"> </w:t>
      </w:r>
      <w:r w:rsidRPr="00EF4F1C">
        <w:rPr>
          <w:rFonts w:ascii="David" w:hAnsi="David" w:cs="David" w:hint="eastAsia"/>
          <w:b/>
          <w:bCs/>
          <w:i/>
          <w:sz w:val="24"/>
          <w:szCs w:val="24"/>
          <w:rtl/>
        </w:rPr>
        <w:t>להיעדר</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סיבה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נוסף</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60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במצטבר</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והופסקה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ארוכה</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מתקופת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 xml:space="preserve">, </w:t>
      </w:r>
      <w:r w:rsidRPr="00EF4F1C">
        <w:rPr>
          <w:rFonts w:ascii="David" w:hAnsi="David" w:cs="David" w:hint="eastAsia"/>
          <w:b/>
          <w:bCs/>
          <w:i/>
          <w:sz w:val="24"/>
          <w:szCs w:val="24"/>
          <w:rtl/>
        </w:rPr>
        <w:t>אזי</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בהתאמה</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משך</w:t>
      </w:r>
      <w:r w:rsidRPr="00EF4F1C">
        <w:rPr>
          <w:rFonts w:ascii="David" w:hAnsi="David" w:cs="David"/>
          <w:b/>
          <w:bCs/>
          <w:i/>
          <w:sz w:val="24"/>
          <w:szCs w:val="24"/>
          <w:rtl/>
        </w:rPr>
        <w:t xml:space="preserve"> </w:t>
      </w:r>
      <w:r w:rsidRPr="00EF4F1C">
        <w:rPr>
          <w:rFonts w:ascii="David" w:hAnsi="David" w:cs="David" w:hint="eastAsia"/>
          <w:b/>
          <w:bCs/>
          <w:i/>
          <w:sz w:val="24"/>
          <w:szCs w:val="24"/>
          <w:rtl/>
        </w:rPr>
        <w:t>הזמן</w:t>
      </w:r>
      <w:r w:rsidRPr="00EF4F1C">
        <w:rPr>
          <w:rFonts w:ascii="David" w:hAnsi="David" w:cs="David"/>
          <w:b/>
          <w:bCs/>
          <w:i/>
          <w:sz w:val="24"/>
          <w:szCs w:val="24"/>
          <w:rtl/>
        </w:rPr>
        <w:t xml:space="preserve"> </w:t>
      </w:r>
      <w:r w:rsidRPr="00EF4F1C">
        <w:rPr>
          <w:rFonts w:ascii="David" w:hAnsi="David" w:cs="David" w:hint="eastAsia"/>
          <w:b/>
          <w:bCs/>
          <w:i/>
          <w:sz w:val="24"/>
          <w:szCs w:val="24"/>
          <w:rtl/>
        </w:rPr>
        <w:t>שמעבר</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w:t>
      </w:r>
    </w:p>
    <w:p w14:paraId="7B71762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הייתה</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נחוצה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ליעילות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שנגרמה</w:t>
      </w:r>
      <w:r w:rsidRPr="00EF4F1C">
        <w:rPr>
          <w:rFonts w:ascii="David" w:hAnsi="David" w:cs="David"/>
          <w:b/>
          <w:bCs/>
          <w:i/>
          <w:sz w:val="24"/>
          <w:szCs w:val="24"/>
          <w:rtl/>
        </w:rPr>
        <w:t xml:space="preserve"> </w:t>
      </w:r>
      <w:r w:rsidRPr="00EF4F1C">
        <w:rPr>
          <w:rFonts w:ascii="David" w:hAnsi="David" w:cs="David" w:hint="eastAsia"/>
          <w:b/>
          <w:bCs/>
          <w:i/>
          <w:sz w:val="24"/>
          <w:szCs w:val="24"/>
          <w:rtl/>
        </w:rPr>
        <w:t>באשמת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w:t>
      </w:r>
      <w:r w:rsidRPr="00EF4F1C">
        <w:rPr>
          <w:rFonts w:ascii="David" w:hAnsi="David" w:cs="David" w:hint="eastAsia"/>
          <w:b/>
          <w:bCs/>
          <w:i/>
          <w:sz w:val="24"/>
          <w:szCs w:val="24"/>
          <w:rtl/>
        </w:rPr>
        <w:t>כדי</w:t>
      </w:r>
      <w:r w:rsidRPr="00EF4F1C">
        <w:rPr>
          <w:rFonts w:ascii="David" w:hAnsi="David" w:cs="David"/>
          <w:b/>
          <w:bCs/>
          <w:i/>
          <w:sz w:val="24"/>
          <w:szCs w:val="24"/>
          <w:rtl/>
        </w:rPr>
        <w:t xml:space="preserve"> </w:t>
      </w:r>
      <w:r w:rsidRPr="00EF4F1C">
        <w:rPr>
          <w:rFonts w:ascii="David" w:hAnsi="David" w:cs="David" w:hint="eastAsia"/>
          <w:b/>
          <w:bCs/>
          <w:i/>
          <w:sz w:val="24"/>
          <w:szCs w:val="24"/>
          <w:rtl/>
        </w:rPr>
        <w:t>מילוי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w:t>
      </w:r>
    </w:p>
    <w:p w14:paraId="4ACDE87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שישה</w:t>
      </w:r>
      <w:r w:rsidRPr="00EF4F1C">
        <w:rPr>
          <w:rFonts w:ascii="David" w:hAnsi="David" w:cs="David"/>
          <w:b/>
          <w:bCs/>
          <w:i/>
          <w:sz w:val="24"/>
          <w:szCs w:val="24"/>
          <w:rtl/>
        </w:rPr>
        <w:t xml:space="preserve">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במחירי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לתאום</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שמועדי</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ידחו</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השווה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10 </w:t>
      </w:r>
      <w:r w:rsidRPr="00EF4F1C">
        <w:rPr>
          <w:rFonts w:ascii="David" w:hAnsi="David" w:cs="David" w:hint="eastAsia"/>
          <w:b/>
          <w:bCs/>
          <w:i/>
          <w:sz w:val="24"/>
          <w:szCs w:val="24"/>
          <w:rtl/>
        </w:rPr>
        <w:t>ימי</w:t>
      </w:r>
      <w:r w:rsidRPr="00EF4F1C">
        <w:rPr>
          <w:rFonts w:ascii="David" w:hAnsi="David" w:cs="David"/>
          <w:b/>
          <w:bCs/>
          <w:i/>
          <w:sz w:val="24"/>
          <w:szCs w:val="24"/>
          <w:rtl/>
        </w:rPr>
        <w:t xml:space="preserve"> </w:t>
      </w:r>
      <w:r w:rsidRPr="00EF4F1C">
        <w:rPr>
          <w:rFonts w:ascii="David" w:hAnsi="David" w:cs="David" w:hint="eastAsia"/>
          <w:b/>
          <w:bCs/>
          <w:i/>
          <w:sz w:val="24"/>
          <w:szCs w:val="24"/>
          <w:rtl/>
        </w:rPr>
        <w:t>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סבירה</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הורה</w:t>
      </w:r>
      <w:r w:rsidRPr="00EF4F1C">
        <w:rPr>
          <w:rFonts w:ascii="David" w:hAnsi="David" w:cs="David"/>
          <w:b/>
          <w:bCs/>
          <w:i/>
          <w:sz w:val="24"/>
          <w:szCs w:val="24"/>
          <w:rtl/>
        </w:rPr>
        <w:t xml:space="preserve"> </w:t>
      </w:r>
      <w:r w:rsidRPr="00EF4F1C">
        <w:rPr>
          <w:rFonts w:ascii="David" w:hAnsi="David" w:cs="David" w:hint="eastAsia"/>
          <w:b/>
          <w:bCs/>
          <w:i/>
          <w:sz w:val="24"/>
          <w:szCs w:val="24"/>
          <w:rtl/>
        </w:rPr>
        <w:t>להוציא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להוות</w:t>
      </w:r>
      <w:r w:rsidRPr="00EF4F1C">
        <w:rPr>
          <w:rFonts w:ascii="David" w:hAnsi="David" w:cs="David"/>
          <w:b/>
          <w:bCs/>
          <w:i/>
          <w:sz w:val="24"/>
          <w:szCs w:val="24"/>
          <w:rtl/>
        </w:rPr>
        <w:t xml:space="preserve"> </w:t>
      </w:r>
      <w:r w:rsidRPr="00EF4F1C">
        <w:rPr>
          <w:rFonts w:ascii="David" w:hAnsi="David" w:cs="David" w:hint="eastAsia"/>
          <w:b/>
          <w:bCs/>
          <w:i/>
          <w:sz w:val="24"/>
          <w:szCs w:val="24"/>
          <w:rtl/>
        </w:rPr>
        <w:t>כפל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מובהר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180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יהווה</w:t>
      </w:r>
      <w:r w:rsidRPr="00EF4F1C">
        <w:rPr>
          <w:rFonts w:ascii="David" w:hAnsi="David" w:cs="David"/>
          <w:b/>
          <w:bCs/>
          <w:i/>
          <w:sz w:val="24"/>
          <w:szCs w:val="24"/>
          <w:rtl/>
        </w:rPr>
        <w:t xml:space="preserve"> </w:t>
      </w:r>
      <w:r w:rsidRPr="00EF4F1C">
        <w:rPr>
          <w:rFonts w:ascii="David" w:hAnsi="David" w:cs="David" w:hint="eastAsia"/>
          <w:b/>
          <w:bCs/>
          <w:i/>
          <w:sz w:val="24"/>
          <w:szCs w:val="24"/>
          <w:rtl/>
        </w:rPr>
        <w:t>הדבר</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585C0FA5"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שהוחל</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תעשה</w:t>
      </w:r>
      <w:r w:rsidRPr="00EF4F1C">
        <w:rPr>
          <w:rFonts w:ascii="David" w:hAnsi="David" w:cs="David"/>
          <w:b/>
          <w:bCs/>
          <w:i/>
          <w:sz w:val="24"/>
          <w:szCs w:val="24"/>
          <w:rtl/>
        </w:rPr>
        <w:t xml:space="preserve"> </w:t>
      </w:r>
      <w:r w:rsidRPr="00EF4F1C">
        <w:rPr>
          <w:rFonts w:ascii="David" w:hAnsi="David" w:cs="David" w:hint="eastAsia"/>
          <w:b/>
          <w:bCs/>
          <w:i/>
          <w:sz w:val="24"/>
          <w:szCs w:val="24"/>
          <w:rtl/>
        </w:rPr>
        <w:t>התחשבנות</w:t>
      </w:r>
      <w:r w:rsidRPr="00EF4F1C">
        <w:rPr>
          <w:rFonts w:ascii="David" w:hAnsi="David" w:cs="David"/>
          <w:b/>
          <w:bCs/>
          <w:i/>
          <w:sz w:val="24"/>
          <w:szCs w:val="24"/>
          <w:rtl/>
        </w:rPr>
        <w:t xml:space="preserve"> </w:t>
      </w:r>
      <w:r w:rsidRPr="00EF4F1C">
        <w:rPr>
          <w:rFonts w:ascii="David" w:hAnsi="David" w:cs="David" w:hint="eastAsia"/>
          <w:b/>
          <w:bCs/>
          <w:i/>
          <w:sz w:val="24"/>
          <w:szCs w:val="24"/>
          <w:rtl/>
        </w:rPr>
        <w:t>סופית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בסיס</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התשלומים</w:t>
      </w:r>
      <w:r w:rsidRPr="00EF4F1C">
        <w:rPr>
          <w:rFonts w:ascii="David" w:hAnsi="David" w:cs="David"/>
          <w:b/>
          <w:bCs/>
          <w:i/>
          <w:sz w:val="24"/>
          <w:szCs w:val="24"/>
          <w:rtl/>
        </w:rPr>
        <w:t xml:space="preserve"> (</w:t>
      </w:r>
      <w:r w:rsidRPr="00EF4F1C">
        <w:rPr>
          <w:rFonts w:ascii="David" w:hAnsi="David" w:cs="David" w:hint="eastAsia"/>
          <w:b/>
          <w:bCs/>
          <w:i/>
          <w:sz w:val="24"/>
          <w:szCs w:val="24"/>
          <w:rtl/>
        </w:rPr>
        <w:t>נספח</w:t>
      </w:r>
      <w:r w:rsidRPr="00EF4F1C">
        <w:rPr>
          <w:rFonts w:ascii="David" w:hAnsi="David" w:cs="David"/>
          <w:b/>
          <w:bCs/>
          <w:i/>
          <w:sz w:val="24"/>
          <w:szCs w:val="24"/>
          <w:rtl/>
        </w:rPr>
        <w:t xml:space="preserve"> 3.1.10) </w:t>
      </w:r>
      <w:r w:rsidRPr="00EF4F1C">
        <w:rPr>
          <w:rFonts w:ascii="David" w:hAnsi="David" w:cs="David" w:hint="eastAsia"/>
          <w:b/>
          <w:bCs/>
          <w:i/>
          <w:sz w:val="24"/>
          <w:szCs w:val="24"/>
          <w:rtl/>
        </w:rPr>
        <w:t>בלבד</w:t>
      </w:r>
      <w:r w:rsidRPr="00EF4F1C">
        <w:rPr>
          <w:rFonts w:ascii="David" w:hAnsi="David" w:cs="David"/>
          <w:b/>
          <w:bCs/>
          <w:i/>
          <w:sz w:val="24"/>
          <w:szCs w:val="24"/>
          <w:rtl/>
        </w:rPr>
        <w:t xml:space="preserve">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שנותרו</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המאוחר</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מגמר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המאוחר</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וישולמו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5ED114CA"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לתוצאות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ההתחשבנות</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p>
    <w:p w14:paraId="16178026"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שסופקו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באם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חויב</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נעשה</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כשהם</w:t>
      </w:r>
      <w:r w:rsidRPr="00EF4F1C">
        <w:rPr>
          <w:rFonts w:ascii="David" w:hAnsi="David" w:cs="David"/>
          <w:b/>
          <w:bCs/>
          <w:i/>
          <w:sz w:val="24"/>
          <w:szCs w:val="24"/>
          <w:rtl/>
        </w:rPr>
        <w:t xml:space="preserve"> </w:t>
      </w:r>
      <w:r w:rsidRPr="00EF4F1C">
        <w:rPr>
          <w:rFonts w:ascii="David" w:hAnsi="David" w:cs="David" w:hint="eastAsia"/>
          <w:b/>
          <w:bCs/>
          <w:i/>
          <w:sz w:val="24"/>
          <w:szCs w:val="24"/>
          <w:rtl/>
        </w:rPr>
        <w:t>שלמים</w:t>
      </w:r>
      <w:r w:rsidRPr="00EF4F1C">
        <w:rPr>
          <w:rFonts w:ascii="David" w:hAnsi="David" w:cs="David"/>
          <w:b/>
          <w:bCs/>
          <w:i/>
          <w:sz w:val="24"/>
          <w:szCs w:val="24"/>
          <w:rtl/>
        </w:rPr>
        <w:t xml:space="preserve"> </w:t>
      </w:r>
      <w:r w:rsidRPr="00EF4F1C">
        <w:rPr>
          <w:rFonts w:ascii="David" w:hAnsi="David" w:cs="David" w:hint="eastAsia"/>
          <w:b/>
          <w:bCs/>
          <w:i/>
          <w:sz w:val="24"/>
          <w:szCs w:val="24"/>
          <w:rtl/>
        </w:rPr>
        <w:t>ותקינים</w:t>
      </w:r>
      <w:r w:rsidRPr="00EF4F1C">
        <w:rPr>
          <w:rFonts w:ascii="David" w:hAnsi="David" w:cs="David"/>
          <w:b/>
          <w:bCs/>
          <w:i/>
          <w:sz w:val="24"/>
          <w:szCs w:val="24"/>
          <w:rtl/>
        </w:rPr>
        <w:t>.</w:t>
      </w:r>
    </w:p>
    <w:p w14:paraId="1E9BE176"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שנגרמו</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הפסקת</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לצמיתות</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תיערך</w:t>
      </w:r>
      <w:r w:rsidRPr="00EF4F1C">
        <w:rPr>
          <w:rFonts w:ascii="David" w:hAnsi="David" w:cs="David"/>
          <w:b/>
          <w:bCs/>
          <w:sz w:val="24"/>
          <w:szCs w:val="24"/>
          <w:rtl/>
        </w:rPr>
        <w:t xml:space="preserve"> </w:t>
      </w:r>
      <w:r w:rsidRPr="00EF4F1C">
        <w:rPr>
          <w:rFonts w:ascii="David" w:hAnsi="David" w:cs="David" w:hint="eastAsia"/>
          <w:b/>
          <w:bCs/>
          <w:sz w:val="24"/>
          <w:szCs w:val="24"/>
          <w:rtl/>
        </w:rPr>
        <w:t>התחשבנות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בנוגע</w:t>
      </w:r>
      <w:r w:rsidRPr="00EF4F1C">
        <w:rPr>
          <w:rFonts w:ascii="David" w:hAnsi="David" w:cs="David"/>
          <w:b/>
          <w:bCs/>
          <w:sz w:val="24"/>
          <w:szCs w:val="24"/>
          <w:rtl/>
        </w:rPr>
        <w:t xml:space="preserve"> </w:t>
      </w:r>
      <w:r w:rsidRPr="00EF4F1C">
        <w:rPr>
          <w:rFonts w:ascii="David" w:hAnsi="David" w:cs="David" w:hint="eastAsia"/>
          <w:b/>
          <w:bCs/>
          <w:sz w:val="24"/>
          <w:szCs w:val="24"/>
          <w:rtl/>
        </w:rPr>
        <w:t>לרווח</w:t>
      </w:r>
      <w:r w:rsidRPr="00EF4F1C">
        <w:rPr>
          <w:rFonts w:ascii="David" w:hAnsi="David" w:cs="David"/>
          <w:b/>
          <w:bCs/>
          <w:sz w:val="24"/>
          <w:szCs w:val="24"/>
          <w:rtl/>
        </w:rPr>
        <w:t xml:space="preserve"> </w:t>
      </w:r>
      <w:r w:rsidRPr="00EF4F1C">
        <w:rPr>
          <w:rFonts w:ascii="David" w:hAnsi="David" w:cs="David" w:hint="eastAsia"/>
          <w:b/>
          <w:bCs/>
          <w:sz w:val="24"/>
          <w:szCs w:val="24"/>
          <w:rtl/>
        </w:rPr>
        <w:t>הקבלני</w:t>
      </w:r>
      <w:r w:rsidRPr="00EF4F1C">
        <w:rPr>
          <w:rFonts w:ascii="David" w:hAnsi="David" w:cs="David"/>
          <w:b/>
          <w:bCs/>
          <w:sz w:val="24"/>
          <w:szCs w:val="24"/>
          <w:rtl/>
        </w:rPr>
        <w:t xml:space="preserve"> </w:t>
      </w:r>
      <w:r w:rsidRPr="00EF4F1C">
        <w:rPr>
          <w:rFonts w:ascii="David" w:hAnsi="David" w:cs="David" w:hint="eastAsia"/>
          <w:b/>
          <w:bCs/>
          <w:sz w:val="24"/>
          <w:szCs w:val="24"/>
          <w:rtl/>
        </w:rPr>
        <w:t>שמשקף</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שבוצעה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להסתכלות</w:t>
      </w:r>
      <w:r w:rsidRPr="00EF4F1C">
        <w:rPr>
          <w:rFonts w:ascii="David" w:hAnsi="David" w:cs="David"/>
          <w:b/>
          <w:bCs/>
          <w:sz w:val="24"/>
          <w:szCs w:val="24"/>
          <w:rtl/>
        </w:rPr>
        <w:t xml:space="preserve"> </w:t>
      </w:r>
      <w:r w:rsidRPr="00EF4F1C">
        <w:rPr>
          <w:rFonts w:ascii="David" w:hAnsi="David" w:cs="David" w:hint="eastAsia"/>
          <w:b/>
          <w:bCs/>
          <w:sz w:val="24"/>
          <w:szCs w:val="24"/>
          <w:rtl/>
        </w:rPr>
        <w:t>הכללית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5D25336C"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בוטל</w:t>
      </w:r>
      <w:r w:rsidRPr="00EF4F1C">
        <w:rPr>
          <w:rFonts w:ascii="David" w:hAnsi="David" w:cs="David"/>
          <w:b/>
          <w:bCs/>
          <w:sz w:val="24"/>
          <w:szCs w:val="24"/>
          <w:rtl/>
        </w:rPr>
        <w:t>.</w:t>
      </w:r>
    </w:p>
    <w:p w14:paraId="7732A1F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w:t>
      </w:r>
      <w:r w:rsidRPr="00EF4F1C">
        <w:rPr>
          <w:rFonts w:ascii="David" w:hAnsi="David" w:cs="David"/>
          <w:b/>
          <w:bCs/>
          <w:i/>
          <w:sz w:val="24"/>
          <w:szCs w:val="24"/>
          <w:rtl/>
        </w:rPr>
        <w:t xml:space="preserve"> </w:t>
      </w:r>
      <w:r w:rsidRPr="00EF4F1C">
        <w:rPr>
          <w:rFonts w:ascii="David" w:hAnsi="David" w:cs="David" w:hint="eastAsia"/>
          <w:b/>
          <w:bCs/>
          <w:i/>
          <w:sz w:val="24"/>
          <w:szCs w:val="24"/>
          <w:rtl/>
        </w:rPr>
        <w:t>חתימת</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התחלת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החל</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למעשה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6C7CFBA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בסעיפים</w:t>
      </w:r>
      <w:r w:rsidRPr="00EF4F1C">
        <w:rPr>
          <w:rFonts w:ascii="David" w:hAnsi="David" w:cs="David"/>
          <w:b/>
          <w:bCs/>
          <w:i/>
          <w:sz w:val="24"/>
          <w:szCs w:val="24"/>
          <w:rtl/>
        </w:rPr>
        <w:t xml:space="preserve"> 23.6 </w:t>
      </w:r>
      <w:r w:rsidRPr="00EF4F1C">
        <w:rPr>
          <w:rFonts w:ascii="David" w:hAnsi="David" w:cs="David" w:hint="eastAsia"/>
          <w:b/>
          <w:bCs/>
          <w:i/>
          <w:sz w:val="24"/>
          <w:szCs w:val="24"/>
          <w:rtl/>
        </w:rPr>
        <w:t>או</w:t>
      </w:r>
      <w:r w:rsidRPr="00EF4F1C">
        <w:rPr>
          <w:rFonts w:ascii="David" w:hAnsi="David" w:cs="David"/>
          <w:b/>
          <w:bCs/>
          <w:i/>
          <w:sz w:val="24"/>
          <w:szCs w:val="24"/>
          <w:rtl/>
        </w:rPr>
        <w:t xml:space="preserve"> 23.7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יהווה</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סופי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כולל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לכסוי</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וכתוצאה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ופרט</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חפשי</w:t>
      </w:r>
      <w:r w:rsidRPr="00EF4F1C">
        <w:rPr>
          <w:rFonts w:ascii="David" w:hAnsi="David" w:cs="David"/>
          <w:b/>
          <w:bCs/>
          <w:i/>
          <w:sz w:val="24"/>
          <w:szCs w:val="24"/>
          <w:rtl/>
        </w:rPr>
        <w:t xml:space="preserve"> </w:t>
      </w:r>
      <w:r w:rsidRPr="00EF4F1C">
        <w:rPr>
          <w:rFonts w:ascii="David" w:hAnsi="David" w:cs="David" w:hint="eastAsia"/>
          <w:b/>
          <w:bCs/>
          <w:i/>
          <w:sz w:val="24"/>
          <w:szCs w:val="24"/>
          <w:rtl/>
        </w:rPr>
        <w:t>ומשוחרר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מכלליות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להשלים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שיגיע</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זאת</w:t>
      </w:r>
      <w:r w:rsidRPr="00EF4F1C">
        <w:rPr>
          <w:rFonts w:ascii="David" w:hAnsi="David" w:cs="David"/>
          <w:b/>
          <w:bCs/>
          <w:i/>
          <w:sz w:val="24"/>
          <w:szCs w:val="24"/>
          <w:rtl/>
        </w:rPr>
        <w:t>.</w:t>
      </w:r>
    </w:p>
    <w:p w14:paraId="11CF8EB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נגרמה</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באשמת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בעקבות</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מי</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הורה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w:t>
      </w:r>
    </w:p>
    <w:p w14:paraId="62A3A46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יופסק</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רצופה</w:t>
      </w:r>
      <w:r w:rsidRPr="00EF4F1C">
        <w:rPr>
          <w:rFonts w:ascii="David" w:hAnsi="David" w:cs="David"/>
          <w:b/>
          <w:bCs/>
          <w:i/>
          <w:sz w:val="24"/>
          <w:szCs w:val="24"/>
          <w:rtl/>
        </w:rPr>
        <w:t xml:space="preserve"> </w:t>
      </w:r>
      <w:r w:rsidRPr="00EF4F1C">
        <w:rPr>
          <w:rFonts w:ascii="David" w:hAnsi="David" w:cs="David" w:hint="eastAsia"/>
          <w:b/>
          <w:bCs/>
          <w:i/>
          <w:sz w:val="24"/>
          <w:szCs w:val="24"/>
          <w:rtl/>
        </w:rPr>
        <w:t>העולה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6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הוראת</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אזי</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הברירה</w:t>
      </w:r>
      <w:r w:rsidRPr="00EF4F1C">
        <w:rPr>
          <w:rFonts w:ascii="David" w:hAnsi="David" w:cs="David"/>
          <w:b/>
          <w:bCs/>
          <w:i/>
          <w:sz w:val="24"/>
          <w:szCs w:val="24"/>
          <w:rtl/>
        </w:rPr>
        <w:t>:</w:t>
      </w:r>
    </w:p>
    <w:p w14:paraId="3AE5EE2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להפסיק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יראו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כמופסקות</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23.6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שעור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המופסק</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גבוה</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w:t>
      </w:r>
    </w:p>
    <w:p w14:paraId="21EE7B54"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להסכים</w:t>
      </w:r>
      <w:r w:rsidRPr="00EF4F1C">
        <w:rPr>
          <w:rFonts w:ascii="David" w:hAnsi="David" w:cs="David"/>
          <w:b/>
          <w:bCs/>
          <w:sz w:val="24"/>
          <w:szCs w:val="24"/>
          <w:rtl/>
        </w:rPr>
        <w:t xml:space="preserve"> </w:t>
      </w:r>
      <w:r w:rsidRPr="00EF4F1C">
        <w:rPr>
          <w:rFonts w:ascii="David" w:hAnsi="David" w:cs="David" w:hint="cs"/>
          <w:b/>
          <w:bCs/>
          <w:sz w:val="24"/>
          <w:szCs w:val="24"/>
          <w:rtl/>
        </w:rPr>
        <w:t>לתוספת</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היחידות</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הכמויות</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w:t>
      </w:r>
      <w:r w:rsidRPr="00EF4F1C">
        <w:rPr>
          <w:rFonts w:ascii="David" w:hAnsi="David" w:cs="David" w:hint="cs"/>
          <w:b/>
          <w:bCs/>
          <w:sz w:val="24"/>
          <w:szCs w:val="24"/>
          <w:rtl/>
        </w:rPr>
        <w:t>שיקבע</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כמתחייב</w:t>
      </w:r>
      <w:r w:rsidRPr="00EF4F1C">
        <w:rPr>
          <w:rFonts w:ascii="David" w:hAnsi="David" w:cs="David"/>
          <w:b/>
          <w:bCs/>
          <w:sz w:val="24"/>
          <w:szCs w:val="24"/>
          <w:rtl/>
        </w:rPr>
        <w:t xml:space="preserve"> </w:t>
      </w:r>
      <w:r w:rsidRPr="00EF4F1C">
        <w:rPr>
          <w:rFonts w:ascii="David" w:hAnsi="David" w:cs="David" w:hint="cs"/>
          <w:b/>
          <w:bCs/>
          <w:sz w:val="24"/>
          <w:szCs w:val="24"/>
          <w:rtl/>
        </w:rPr>
        <w:t>מהפסקת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למשך</w:t>
      </w:r>
      <w:r w:rsidRPr="00EF4F1C">
        <w:rPr>
          <w:rFonts w:ascii="David" w:hAnsi="David" w:cs="David"/>
          <w:b/>
          <w:bCs/>
          <w:sz w:val="24"/>
          <w:szCs w:val="24"/>
          <w:rtl/>
        </w:rPr>
        <w:t xml:space="preserve"> 6 </w:t>
      </w:r>
      <w:r w:rsidRPr="00EF4F1C">
        <w:rPr>
          <w:rFonts w:ascii="David" w:hAnsi="David" w:cs="David" w:hint="cs"/>
          <w:b/>
          <w:bCs/>
          <w:sz w:val="24"/>
          <w:szCs w:val="24"/>
          <w:rtl/>
        </w:rPr>
        <w:t>חודשים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יותר</w:t>
      </w:r>
      <w:r w:rsidRPr="00EF4F1C">
        <w:rPr>
          <w:rFonts w:ascii="David" w:hAnsi="David" w:cs="David"/>
          <w:b/>
          <w:bCs/>
          <w:sz w:val="24"/>
          <w:szCs w:val="24"/>
          <w:rtl/>
        </w:rPr>
        <w:t xml:space="preserve"> </w:t>
      </w:r>
      <w:r w:rsidRPr="00EF4F1C">
        <w:rPr>
          <w:rFonts w:ascii="David" w:hAnsi="David" w:cs="David" w:hint="cs"/>
          <w:b/>
          <w:bCs/>
          <w:sz w:val="24"/>
          <w:szCs w:val="24"/>
          <w:rtl/>
        </w:rPr>
        <w:t>מהתוספת</w:t>
      </w:r>
      <w:r w:rsidRPr="00EF4F1C">
        <w:rPr>
          <w:rFonts w:ascii="David" w:hAnsi="David" w:cs="David"/>
          <w:b/>
          <w:bCs/>
          <w:sz w:val="24"/>
          <w:szCs w:val="24"/>
          <w:rtl/>
        </w:rPr>
        <w:t xml:space="preserve"> </w:t>
      </w:r>
      <w:r w:rsidRPr="00EF4F1C">
        <w:rPr>
          <w:rFonts w:ascii="David" w:hAnsi="David" w:cs="David" w:hint="cs"/>
          <w:b/>
          <w:bCs/>
          <w:sz w:val="24"/>
          <w:szCs w:val="24"/>
          <w:rtl/>
        </w:rPr>
        <w:t>הקוניונקטורלית</w:t>
      </w:r>
      <w:r w:rsidRPr="00EF4F1C">
        <w:rPr>
          <w:rFonts w:ascii="David" w:hAnsi="David" w:cs="David"/>
          <w:b/>
          <w:bCs/>
          <w:sz w:val="24"/>
          <w:szCs w:val="24"/>
          <w:rtl/>
        </w:rPr>
        <w:t xml:space="preserve"> </w:t>
      </w:r>
      <w:r w:rsidRPr="00EF4F1C">
        <w:rPr>
          <w:rFonts w:ascii="David" w:hAnsi="David" w:cs="David" w:hint="cs"/>
          <w:b/>
          <w:bCs/>
          <w:sz w:val="24"/>
          <w:szCs w:val="24"/>
          <w:rtl/>
        </w:rPr>
        <w:t>במידה</w:t>
      </w:r>
      <w:r w:rsidRPr="00EF4F1C">
        <w:rPr>
          <w:rFonts w:ascii="David" w:hAnsi="David" w:cs="David"/>
          <w:b/>
          <w:bCs/>
          <w:sz w:val="24"/>
          <w:szCs w:val="24"/>
          <w:rtl/>
        </w:rPr>
        <w:t xml:space="preserve"> </w:t>
      </w:r>
      <w:r w:rsidRPr="00EF4F1C">
        <w:rPr>
          <w:rFonts w:ascii="David" w:hAnsi="David" w:cs="David" w:hint="cs"/>
          <w:b/>
          <w:bCs/>
          <w:sz w:val="24"/>
          <w:szCs w:val="24"/>
          <w:rtl/>
        </w:rPr>
        <w:t>ותאושר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הממשלה</w:t>
      </w:r>
      <w:r w:rsidRPr="00EF4F1C">
        <w:rPr>
          <w:rFonts w:ascii="David" w:hAnsi="David" w:cs="David"/>
          <w:b/>
          <w:bCs/>
          <w:sz w:val="24"/>
          <w:szCs w:val="24"/>
          <w:rtl/>
        </w:rPr>
        <w:t xml:space="preserve"> </w:t>
      </w:r>
      <w:r w:rsidRPr="00EF4F1C">
        <w:rPr>
          <w:rFonts w:ascii="David" w:hAnsi="David" w:cs="David" w:hint="cs"/>
          <w:b/>
          <w:bCs/>
          <w:sz w:val="24"/>
          <w:szCs w:val="24"/>
          <w:rtl/>
        </w:rPr>
        <w:t>לגבי</w:t>
      </w:r>
      <w:r w:rsidRPr="00EF4F1C">
        <w:rPr>
          <w:rFonts w:ascii="David" w:hAnsi="David" w:cs="David"/>
          <w:b/>
          <w:bCs/>
          <w:sz w:val="24"/>
          <w:szCs w:val="24"/>
          <w:rtl/>
        </w:rPr>
        <w:t xml:space="preserve"> </w:t>
      </w:r>
      <w:r w:rsidRPr="00EF4F1C">
        <w:rPr>
          <w:rFonts w:ascii="David" w:hAnsi="David" w:cs="David" w:hint="cs"/>
          <w:b/>
          <w:bCs/>
          <w:sz w:val="24"/>
          <w:szCs w:val="24"/>
          <w:rtl/>
        </w:rPr>
        <w:t>מקרים</w:t>
      </w:r>
      <w:r w:rsidRPr="00EF4F1C">
        <w:rPr>
          <w:rFonts w:ascii="David" w:hAnsi="David" w:cs="David"/>
          <w:b/>
          <w:bCs/>
          <w:sz w:val="24"/>
          <w:szCs w:val="24"/>
          <w:rtl/>
        </w:rPr>
        <w:t xml:space="preserve"> </w:t>
      </w:r>
      <w:r w:rsidRPr="00EF4F1C">
        <w:rPr>
          <w:rFonts w:ascii="David" w:hAnsi="David" w:cs="David" w:hint="cs"/>
          <w:b/>
          <w:bCs/>
          <w:sz w:val="24"/>
          <w:szCs w:val="24"/>
          <w:rtl/>
        </w:rPr>
        <w:t>דומים</w:t>
      </w:r>
      <w:r w:rsidRPr="00EF4F1C">
        <w:rPr>
          <w:rFonts w:ascii="David" w:hAnsi="David" w:cs="David"/>
          <w:b/>
          <w:bCs/>
          <w:sz w:val="24"/>
          <w:szCs w:val="24"/>
          <w:rtl/>
        </w:rPr>
        <w:t>.</w:t>
      </w:r>
    </w:p>
    <w:p w14:paraId="54FE169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יראו</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המועדים</w:t>
      </w:r>
      <w:r w:rsidRPr="00EF4F1C">
        <w:rPr>
          <w:rFonts w:ascii="David" w:hAnsi="David" w:cs="David"/>
          <w:b/>
          <w:bCs/>
          <w:sz w:val="24"/>
          <w:szCs w:val="24"/>
          <w:rtl/>
        </w:rPr>
        <w:t xml:space="preserve"> </w:t>
      </w:r>
      <w:r w:rsidRPr="00EF4F1C">
        <w:rPr>
          <w:rFonts w:ascii="David" w:hAnsi="David" w:cs="David" w:hint="cs"/>
          <w:b/>
          <w:bCs/>
          <w:sz w:val="24"/>
          <w:szCs w:val="24"/>
          <w:rtl/>
        </w:rPr>
        <w:t>בלוח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מצו</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 xml:space="preserve"> </w:t>
      </w:r>
      <w:r w:rsidRPr="00EF4F1C">
        <w:rPr>
          <w:rFonts w:ascii="David" w:hAnsi="David" w:cs="David" w:hint="cs"/>
          <w:b/>
          <w:bCs/>
          <w:sz w:val="24"/>
          <w:szCs w:val="24"/>
          <w:rtl/>
        </w:rPr>
        <w:t>כנדחים</w:t>
      </w:r>
      <w:r w:rsidRPr="00EF4F1C">
        <w:rPr>
          <w:rFonts w:ascii="David" w:hAnsi="David" w:cs="David"/>
          <w:b/>
          <w:bCs/>
          <w:sz w:val="24"/>
          <w:szCs w:val="24"/>
          <w:rtl/>
        </w:rPr>
        <w:t xml:space="preserve"> </w:t>
      </w:r>
      <w:r w:rsidRPr="00EF4F1C">
        <w:rPr>
          <w:rFonts w:ascii="David" w:hAnsi="David" w:cs="David" w:hint="cs"/>
          <w:b/>
          <w:bCs/>
          <w:sz w:val="24"/>
          <w:szCs w:val="24"/>
          <w:rtl/>
        </w:rPr>
        <w:t>בתקופה</w:t>
      </w:r>
      <w:r w:rsidRPr="00EF4F1C">
        <w:rPr>
          <w:rFonts w:ascii="David" w:hAnsi="David" w:cs="David"/>
          <w:b/>
          <w:bCs/>
          <w:sz w:val="24"/>
          <w:szCs w:val="24"/>
          <w:rtl/>
        </w:rPr>
        <w:t xml:space="preserve"> </w:t>
      </w:r>
      <w:r w:rsidRPr="00EF4F1C">
        <w:rPr>
          <w:rFonts w:ascii="David" w:hAnsi="David" w:cs="David" w:hint="cs"/>
          <w:b/>
          <w:bCs/>
          <w:sz w:val="24"/>
          <w:szCs w:val="24"/>
          <w:rtl/>
        </w:rPr>
        <w:t>השווה</w:t>
      </w:r>
      <w:r w:rsidRPr="00EF4F1C">
        <w:rPr>
          <w:rFonts w:ascii="David" w:hAnsi="David" w:cs="David"/>
          <w:b/>
          <w:bCs/>
          <w:sz w:val="24"/>
          <w:szCs w:val="24"/>
          <w:rtl/>
        </w:rPr>
        <w:t xml:space="preserve"> </w:t>
      </w:r>
      <w:r w:rsidRPr="00EF4F1C">
        <w:rPr>
          <w:rFonts w:ascii="David" w:hAnsi="David" w:cs="David" w:hint="cs"/>
          <w:b/>
          <w:bCs/>
          <w:sz w:val="24"/>
          <w:szCs w:val="24"/>
          <w:rtl/>
        </w:rPr>
        <w:t>לתקופת</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w:t>
      </w:r>
    </w:p>
    <w:p w14:paraId="32B566D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שנתקיימו</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7437F51D"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תוצג</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יאוחר</w:t>
      </w:r>
      <w:r w:rsidRPr="00EF4F1C">
        <w:rPr>
          <w:rFonts w:ascii="David" w:hAnsi="David" w:cs="David"/>
          <w:b/>
          <w:bCs/>
          <w:i/>
          <w:sz w:val="24"/>
          <w:szCs w:val="24"/>
          <w:rtl/>
        </w:rPr>
        <w:t xml:space="preserve"> </w:t>
      </w:r>
      <w:r w:rsidRPr="00EF4F1C">
        <w:rPr>
          <w:rFonts w:ascii="David" w:hAnsi="David" w:cs="David" w:hint="eastAsia"/>
          <w:b/>
          <w:bCs/>
          <w:i/>
          <w:sz w:val="24"/>
          <w:szCs w:val="24"/>
          <w:rtl/>
        </w:rPr>
        <w:t>מאשר</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6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ותקדם</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המיועד</w:t>
      </w:r>
      <w:r w:rsidRPr="00EF4F1C">
        <w:rPr>
          <w:rFonts w:ascii="David" w:hAnsi="David" w:cs="David"/>
          <w:b/>
          <w:bCs/>
          <w:i/>
          <w:sz w:val="24"/>
          <w:szCs w:val="24"/>
          <w:rtl/>
        </w:rPr>
        <w:t xml:space="preserve"> </w:t>
      </w:r>
      <w:r w:rsidRPr="00EF4F1C">
        <w:rPr>
          <w:rFonts w:ascii="David" w:hAnsi="David" w:cs="David" w:hint="eastAsia"/>
          <w:b/>
          <w:bCs/>
          <w:i/>
          <w:sz w:val="24"/>
          <w:szCs w:val="24"/>
          <w:rtl/>
        </w:rPr>
        <w:t>לחידושו</w:t>
      </w:r>
      <w:r w:rsidRPr="00EF4F1C">
        <w:rPr>
          <w:rFonts w:ascii="David" w:hAnsi="David" w:cs="David"/>
          <w:b/>
          <w:bCs/>
          <w:i/>
          <w:sz w:val="24"/>
          <w:szCs w:val="24"/>
          <w:rtl/>
        </w:rPr>
        <w:t xml:space="preserve"> </w:t>
      </w:r>
      <w:r w:rsidRPr="00EF4F1C">
        <w:rPr>
          <w:rFonts w:ascii="David" w:hAnsi="David" w:cs="David" w:hint="eastAsia"/>
          <w:b/>
          <w:bCs/>
          <w:i/>
          <w:sz w:val="24"/>
          <w:szCs w:val="24"/>
          <w:rtl/>
        </w:rPr>
        <w:t>ב</w:t>
      </w:r>
      <w:r w:rsidRPr="00EF4F1C">
        <w:rPr>
          <w:rFonts w:ascii="David" w:hAnsi="David" w:cs="David"/>
          <w:b/>
          <w:bCs/>
          <w:i/>
          <w:sz w:val="24"/>
          <w:szCs w:val="24"/>
          <w:rtl/>
        </w:rPr>
        <w:t xml:space="preserve">-3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w:t>
      </w:r>
    </w:p>
    <w:p w14:paraId="21C348A8"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שמועדי</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ידחה</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השווה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5BC716E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הכולל</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7FC61C10"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סילוק</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יד</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הקבלן</w:t>
      </w:r>
    </w:p>
    <w:p w14:paraId="6E2F9FF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יפר</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בקצב</w:t>
      </w:r>
      <w:r w:rsidRPr="00EF4F1C">
        <w:rPr>
          <w:rFonts w:ascii="David" w:hAnsi="David" w:cs="David"/>
          <w:b/>
          <w:bCs/>
          <w:i/>
          <w:sz w:val="24"/>
          <w:szCs w:val="24"/>
          <w:rtl/>
        </w:rPr>
        <w:t xml:space="preserve"> </w:t>
      </w:r>
      <w:r w:rsidRPr="00EF4F1C">
        <w:rPr>
          <w:rFonts w:ascii="David" w:hAnsi="David" w:cs="David" w:hint="eastAsia"/>
          <w:b/>
          <w:bCs/>
          <w:i/>
          <w:sz w:val="24"/>
          <w:szCs w:val="24"/>
          <w:rtl/>
        </w:rPr>
        <w:t>המתאים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ברמה</w:t>
      </w:r>
      <w:r w:rsidRPr="00EF4F1C">
        <w:rPr>
          <w:rFonts w:ascii="David" w:hAnsi="David" w:cs="David"/>
          <w:b/>
          <w:bCs/>
          <w:i/>
          <w:sz w:val="24"/>
          <w:szCs w:val="24"/>
          <w:rtl/>
        </w:rPr>
        <w:t xml:space="preserve"> </w:t>
      </w:r>
      <w:r w:rsidRPr="00EF4F1C">
        <w:rPr>
          <w:rFonts w:ascii="David" w:hAnsi="David" w:cs="David" w:hint="eastAsia"/>
          <w:b/>
          <w:bCs/>
          <w:i/>
          <w:sz w:val="24"/>
          <w:szCs w:val="24"/>
          <w:rtl/>
        </w:rPr>
        <w:t>הנאותה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קיים</w:t>
      </w:r>
      <w:r w:rsidRPr="00EF4F1C">
        <w:rPr>
          <w:rFonts w:ascii="David" w:hAnsi="David" w:cs="David"/>
          <w:b/>
          <w:bCs/>
          <w:i/>
          <w:sz w:val="24"/>
          <w:szCs w:val="24"/>
          <w:rtl/>
        </w:rPr>
        <w:t xml:space="preserve"> </w:t>
      </w:r>
      <w:r w:rsidRPr="00EF4F1C">
        <w:rPr>
          <w:rFonts w:ascii="David" w:hAnsi="David" w:cs="David" w:hint="eastAsia"/>
          <w:b/>
          <w:bCs/>
          <w:i/>
          <w:sz w:val="24"/>
          <w:szCs w:val="24"/>
          <w:rtl/>
        </w:rPr>
        <w:t>חשש</w:t>
      </w:r>
      <w:r w:rsidRPr="00EF4F1C">
        <w:rPr>
          <w:rFonts w:ascii="David" w:hAnsi="David" w:cs="David"/>
          <w:b/>
          <w:bCs/>
          <w:i/>
          <w:sz w:val="24"/>
          <w:szCs w:val="24"/>
          <w:rtl/>
        </w:rPr>
        <w:t xml:space="preserve"> </w:t>
      </w:r>
      <w:r w:rsidRPr="00EF4F1C">
        <w:rPr>
          <w:rFonts w:ascii="David" w:hAnsi="David" w:cs="David" w:hint="eastAsia"/>
          <w:b/>
          <w:bCs/>
          <w:i/>
          <w:sz w:val="24"/>
          <w:szCs w:val="24"/>
          <w:rtl/>
        </w:rPr>
        <w:t>שהעבודות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תושלמנה</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 </w:t>
      </w:r>
      <w:r w:rsidRPr="00EF4F1C">
        <w:rPr>
          <w:rFonts w:ascii="David" w:hAnsi="David" w:cs="David" w:hint="eastAsia"/>
          <w:b/>
          <w:bCs/>
          <w:i/>
          <w:sz w:val="24"/>
          <w:szCs w:val="24"/>
          <w:rtl/>
        </w:rPr>
        <w:t>ידרוש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רשום</w:t>
      </w:r>
      <w:r w:rsidRPr="00EF4F1C">
        <w:rPr>
          <w:rFonts w:ascii="David" w:hAnsi="David" w:cs="David"/>
          <w:b/>
          <w:bCs/>
          <w:i/>
          <w:sz w:val="24"/>
          <w:szCs w:val="24"/>
          <w:rtl/>
        </w:rPr>
        <w:t xml:space="preserve"> </w:t>
      </w:r>
      <w:r w:rsidRPr="00EF4F1C">
        <w:rPr>
          <w:rFonts w:ascii="David" w:hAnsi="David" w:cs="David" w:hint="eastAsia"/>
          <w:b/>
          <w:bCs/>
          <w:i/>
          <w:sz w:val="24"/>
          <w:szCs w:val="24"/>
          <w:rtl/>
        </w:rPr>
        <w:t>לקיים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w:t>
      </w:r>
      <w:r w:rsidRPr="00EF4F1C">
        <w:rPr>
          <w:rFonts w:ascii="David" w:hAnsi="David" w:cs="David" w:hint="eastAsia"/>
          <w:b/>
          <w:bCs/>
          <w:i/>
          <w:sz w:val="24"/>
          <w:szCs w:val="24"/>
          <w:rtl/>
        </w:rPr>
        <w:t>זמן</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שיצוין</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34181D2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מילא</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אחרי</w:t>
      </w:r>
      <w:r w:rsidRPr="00EF4F1C">
        <w:rPr>
          <w:rFonts w:ascii="David" w:hAnsi="David" w:cs="David"/>
          <w:b/>
          <w:bCs/>
          <w:sz w:val="24"/>
          <w:szCs w:val="24"/>
          <w:rtl/>
        </w:rPr>
        <w:t xml:space="preserve"> </w:t>
      </w:r>
      <w:r w:rsidRPr="00EF4F1C">
        <w:rPr>
          <w:rFonts w:ascii="David" w:hAnsi="David" w:cs="David" w:hint="cs"/>
          <w:b/>
          <w:bCs/>
          <w:sz w:val="24"/>
          <w:szCs w:val="24"/>
          <w:rtl/>
        </w:rPr>
        <w:t>דרישת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w:t>
      </w:r>
      <w:r w:rsidRPr="00EF4F1C">
        <w:rPr>
          <w:rFonts w:ascii="David" w:hAnsi="David" w:cs="David" w:hint="cs"/>
          <w:b/>
          <w:bCs/>
          <w:sz w:val="24"/>
          <w:szCs w:val="24"/>
          <w:rtl/>
        </w:rPr>
        <w:t>המועד</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בדרישה</w:t>
      </w:r>
      <w:r w:rsidRPr="00EF4F1C">
        <w:rPr>
          <w:rFonts w:ascii="David" w:hAnsi="David" w:cs="David"/>
          <w:b/>
          <w:bCs/>
          <w:sz w:val="24"/>
          <w:szCs w:val="24"/>
          <w:rtl/>
        </w:rPr>
        <w:t xml:space="preserve">, </w:t>
      </w:r>
      <w:r w:rsidRPr="00EF4F1C">
        <w:rPr>
          <w:rFonts w:ascii="David" w:hAnsi="David" w:cs="David" w:hint="cs"/>
          <w:b/>
          <w:bCs/>
          <w:sz w:val="24"/>
          <w:szCs w:val="24"/>
          <w:rtl/>
        </w:rPr>
        <w:t>אזי</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להפסיק</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הודעה</w:t>
      </w:r>
      <w:r w:rsidRPr="00EF4F1C">
        <w:rPr>
          <w:rFonts w:ascii="David" w:hAnsi="David" w:cs="David"/>
          <w:b/>
          <w:bCs/>
          <w:sz w:val="24"/>
          <w:szCs w:val="24"/>
          <w:rtl/>
        </w:rPr>
        <w:t xml:space="preserve"> </w:t>
      </w:r>
      <w:r w:rsidRPr="00EF4F1C">
        <w:rPr>
          <w:rFonts w:ascii="David" w:hAnsi="David" w:cs="David" w:hint="cs"/>
          <w:b/>
          <w:bCs/>
          <w:sz w:val="24"/>
          <w:szCs w:val="24"/>
          <w:rtl/>
        </w:rPr>
        <w:t>במכתב</w:t>
      </w:r>
      <w:r w:rsidRPr="00EF4F1C">
        <w:rPr>
          <w:rFonts w:ascii="David" w:hAnsi="David" w:cs="David"/>
          <w:b/>
          <w:bCs/>
          <w:sz w:val="24"/>
          <w:szCs w:val="24"/>
          <w:rtl/>
        </w:rPr>
        <w:t xml:space="preserve"> </w:t>
      </w:r>
      <w:r w:rsidRPr="00EF4F1C">
        <w:rPr>
          <w:rFonts w:ascii="David" w:hAnsi="David" w:cs="David" w:hint="cs"/>
          <w:b/>
          <w:bCs/>
          <w:sz w:val="24"/>
          <w:szCs w:val="24"/>
          <w:rtl/>
        </w:rPr>
        <w:t>רשום</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xml:space="preserve"> - "</w:t>
      </w:r>
      <w:r w:rsidRPr="00EF4F1C">
        <w:rPr>
          <w:rFonts w:ascii="David" w:hAnsi="David" w:cs="David" w:hint="cs"/>
          <w:b/>
          <w:bCs/>
          <w:sz w:val="24"/>
          <w:szCs w:val="24"/>
          <w:rtl/>
        </w:rPr>
        <w:t>צו</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ובמקרה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לתפוס</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לסלק</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מהאתר</w:t>
      </w:r>
      <w:r w:rsidRPr="00EF4F1C">
        <w:rPr>
          <w:rFonts w:ascii="David" w:hAnsi="David" w:cs="David"/>
          <w:b/>
          <w:bCs/>
          <w:sz w:val="24"/>
          <w:szCs w:val="24"/>
          <w:rtl/>
        </w:rPr>
        <w:t xml:space="preserve"> </w:t>
      </w:r>
      <w:r w:rsidRPr="00EF4F1C">
        <w:rPr>
          <w:rFonts w:ascii="David" w:hAnsi="David" w:cs="David" w:hint="cs"/>
          <w:b/>
          <w:bCs/>
          <w:sz w:val="24"/>
          <w:szCs w:val="24"/>
          <w:rtl/>
        </w:rPr>
        <w:t>ולהשלים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בעצמו</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באמצעות</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w:t>
      </w:r>
    </w:p>
    <w:p w14:paraId="1C22F5A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24.1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מהאתר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מסביבתו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דלקמן</w:t>
      </w:r>
      <w:r w:rsidRPr="00EF4F1C">
        <w:rPr>
          <w:rFonts w:ascii="David" w:hAnsi="David" w:cs="David"/>
          <w:b/>
          <w:bCs/>
          <w:i/>
          <w:sz w:val="24"/>
          <w:szCs w:val="24"/>
          <w:rtl/>
        </w:rPr>
        <w:t>:</w:t>
      </w:r>
    </w:p>
    <w:p w14:paraId="0435C528"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יהיו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משועבדים</w:t>
      </w:r>
      <w:r w:rsidRPr="00EF4F1C">
        <w:rPr>
          <w:rFonts w:ascii="David" w:hAnsi="David" w:cs="David"/>
          <w:b/>
          <w:bCs/>
          <w:i/>
          <w:sz w:val="24"/>
          <w:szCs w:val="24"/>
          <w:rtl/>
        </w:rPr>
        <w:t xml:space="preserve"> </w:t>
      </w:r>
      <w:r w:rsidRPr="00EF4F1C">
        <w:rPr>
          <w:rFonts w:ascii="David" w:hAnsi="David" w:cs="David" w:hint="eastAsia"/>
          <w:b/>
          <w:bCs/>
          <w:i/>
          <w:sz w:val="24"/>
          <w:szCs w:val="24"/>
          <w:rtl/>
        </w:rPr>
        <w:t>לטובת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להבטחת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העשוי</w:t>
      </w:r>
      <w:r w:rsidRPr="00EF4F1C">
        <w:rPr>
          <w:rFonts w:ascii="David" w:hAnsi="David" w:cs="David"/>
          <w:b/>
          <w:bCs/>
          <w:i/>
          <w:sz w:val="24"/>
          <w:szCs w:val="24"/>
          <w:rtl/>
        </w:rPr>
        <w:t xml:space="preserve"> </w:t>
      </w:r>
      <w:r w:rsidRPr="00EF4F1C">
        <w:rPr>
          <w:rFonts w:ascii="David" w:hAnsi="David" w:cs="David" w:hint="eastAsia"/>
          <w:b/>
          <w:bCs/>
          <w:i/>
          <w:sz w:val="24"/>
          <w:szCs w:val="24"/>
          <w:rtl/>
        </w:rPr>
        <w:t>להגיע</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השעבוד</w:t>
      </w:r>
      <w:r w:rsidRPr="00EF4F1C">
        <w:rPr>
          <w:rFonts w:ascii="David" w:hAnsi="David" w:cs="David"/>
          <w:b/>
          <w:bCs/>
          <w:i/>
          <w:sz w:val="24"/>
          <w:szCs w:val="24"/>
          <w:rtl/>
        </w:rPr>
        <w:t xml:space="preserve"> </w:t>
      </w:r>
      <w:r w:rsidRPr="00EF4F1C">
        <w:rPr>
          <w:rFonts w:ascii="David" w:hAnsi="David" w:cs="David" w:hint="eastAsia"/>
          <w:b/>
          <w:bCs/>
          <w:i/>
          <w:sz w:val="24"/>
          <w:szCs w:val="24"/>
          <w:rtl/>
        </w:rPr>
        <w:t>יכנס</w:t>
      </w:r>
      <w:r w:rsidRPr="00EF4F1C">
        <w:rPr>
          <w:rFonts w:ascii="David" w:hAnsi="David" w:cs="David"/>
          <w:b/>
          <w:bCs/>
          <w:i/>
          <w:sz w:val="24"/>
          <w:szCs w:val="24"/>
          <w:rtl/>
        </w:rPr>
        <w:t xml:space="preserve"> </w:t>
      </w:r>
      <w:r w:rsidRPr="00EF4F1C">
        <w:rPr>
          <w:rFonts w:ascii="David" w:hAnsi="David" w:cs="David" w:hint="eastAsia"/>
          <w:b/>
          <w:bCs/>
          <w:i/>
          <w:sz w:val="24"/>
          <w:szCs w:val="24"/>
          <w:rtl/>
        </w:rPr>
        <w:t>לתוקפו</w:t>
      </w:r>
      <w:r w:rsidRPr="00EF4F1C">
        <w:rPr>
          <w:rFonts w:ascii="David" w:hAnsi="David" w:cs="David"/>
          <w:b/>
          <w:bCs/>
          <w:i/>
          <w:sz w:val="24"/>
          <w:szCs w:val="24"/>
          <w:rtl/>
        </w:rPr>
        <w:t xml:space="preserve"> </w:t>
      </w:r>
      <w:r w:rsidRPr="00EF4F1C">
        <w:rPr>
          <w:rFonts w:ascii="David" w:hAnsi="David" w:cs="David" w:hint="eastAsia"/>
          <w:b/>
          <w:bCs/>
          <w:i/>
          <w:sz w:val="24"/>
          <w:szCs w:val="24"/>
          <w:rtl/>
        </w:rPr>
        <w:t>מעצם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מסמך</w:t>
      </w:r>
      <w:r w:rsidRPr="00EF4F1C">
        <w:rPr>
          <w:rFonts w:ascii="David" w:hAnsi="David" w:cs="David"/>
          <w:b/>
          <w:bCs/>
          <w:i/>
          <w:sz w:val="24"/>
          <w:szCs w:val="24"/>
          <w:rtl/>
        </w:rPr>
        <w:t xml:space="preserve"> </w:t>
      </w:r>
      <w:r w:rsidRPr="00EF4F1C">
        <w:rPr>
          <w:rFonts w:ascii="David" w:hAnsi="David" w:cs="David" w:hint="eastAsia"/>
          <w:b/>
          <w:bCs/>
          <w:sz w:val="24"/>
          <w:szCs w:val="24"/>
          <w:rtl/>
        </w:rPr>
        <w:t>נוסף</w:t>
      </w:r>
      <w:r w:rsidRPr="00EF4F1C">
        <w:rPr>
          <w:rFonts w:ascii="David" w:hAnsi="David" w:cs="David"/>
          <w:b/>
          <w:bCs/>
          <w:sz w:val="24"/>
          <w:szCs w:val="24"/>
          <w:rtl/>
        </w:rPr>
        <w:t>.</w:t>
      </w:r>
    </w:p>
    <w:p w14:paraId="1DD954B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אדם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שיורשה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רשאים</w:t>
      </w:r>
      <w:r w:rsidRPr="00EF4F1C">
        <w:rPr>
          <w:rFonts w:ascii="David" w:hAnsi="David" w:cs="David"/>
          <w:b/>
          <w:bCs/>
          <w:i/>
          <w:sz w:val="24"/>
          <w:szCs w:val="24"/>
          <w:rtl/>
        </w:rPr>
        <w:t xml:space="preserve"> </w:t>
      </w:r>
      <w:r w:rsidRPr="00EF4F1C">
        <w:rPr>
          <w:rFonts w:ascii="David" w:hAnsi="David" w:cs="David" w:hint="eastAsia"/>
          <w:b/>
          <w:bCs/>
          <w:i/>
          <w:sz w:val="24"/>
          <w:szCs w:val="24"/>
          <w:rtl/>
        </w:rPr>
        <w:t>להשתמש</w:t>
      </w:r>
      <w:r w:rsidRPr="00EF4F1C">
        <w:rPr>
          <w:rFonts w:ascii="David" w:hAnsi="David" w:cs="David"/>
          <w:b/>
          <w:bCs/>
          <w:i/>
          <w:sz w:val="24"/>
          <w:szCs w:val="24"/>
          <w:rtl/>
        </w:rPr>
        <w:t xml:space="preserve"> </w:t>
      </w:r>
      <w:r w:rsidRPr="00EF4F1C">
        <w:rPr>
          <w:rFonts w:ascii="David" w:hAnsi="David" w:cs="David" w:hint="eastAsia"/>
          <w:b/>
          <w:bCs/>
          <w:sz w:val="24"/>
          <w:szCs w:val="24"/>
          <w:rtl/>
        </w:rPr>
        <w:t>באמצעים</w:t>
      </w:r>
      <w:r w:rsidRPr="00EF4F1C">
        <w:rPr>
          <w:rFonts w:ascii="David" w:hAnsi="David" w:cs="David"/>
          <w:b/>
          <w:bCs/>
          <w:sz w:val="24"/>
          <w:szCs w:val="24"/>
          <w:rtl/>
        </w:rPr>
        <w:t xml:space="preserve"> </w:t>
      </w:r>
      <w:r w:rsidRPr="00EF4F1C">
        <w:rPr>
          <w:rFonts w:ascii="David" w:hAnsi="David" w:cs="David" w:hint="eastAsia"/>
          <w:b/>
          <w:bCs/>
          <w:sz w:val="24"/>
          <w:szCs w:val="24"/>
          <w:rtl/>
        </w:rPr>
        <w:t>ובחומרים</w:t>
      </w:r>
      <w:r w:rsidRPr="00EF4F1C">
        <w:rPr>
          <w:rFonts w:ascii="David" w:hAnsi="David" w:cs="David"/>
          <w:b/>
          <w:bCs/>
          <w:sz w:val="24"/>
          <w:szCs w:val="24"/>
          <w:rtl/>
        </w:rPr>
        <w:t xml:space="preserve">, </w:t>
      </w:r>
      <w:r w:rsidRPr="00EF4F1C">
        <w:rPr>
          <w:rFonts w:ascii="David" w:hAnsi="David" w:cs="David" w:hint="eastAsia"/>
          <w:b/>
          <w:bCs/>
          <w:sz w:val="24"/>
          <w:szCs w:val="24"/>
          <w:rtl/>
        </w:rPr>
        <w:t>ושום</w:t>
      </w:r>
      <w:r w:rsidRPr="00EF4F1C">
        <w:rPr>
          <w:rFonts w:ascii="David" w:hAnsi="David" w:cs="David"/>
          <w:b/>
          <w:bCs/>
          <w:sz w:val="24"/>
          <w:szCs w:val="24"/>
          <w:rtl/>
        </w:rPr>
        <w:t xml:space="preserve"> </w:t>
      </w:r>
      <w:r w:rsidRPr="00EF4F1C">
        <w:rPr>
          <w:rFonts w:ascii="David" w:hAnsi="David" w:cs="David" w:hint="eastAsia"/>
          <w:b/>
          <w:bCs/>
          <w:sz w:val="24"/>
          <w:szCs w:val="24"/>
          <w:rtl/>
        </w:rPr>
        <w:t>פיצוי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יגיע</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תמורת</w:t>
      </w:r>
      <w:r w:rsidRPr="00EF4F1C">
        <w:rPr>
          <w:rFonts w:ascii="David" w:hAnsi="David" w:cs="David"/>
          <w:b/>
          <w:bCs/>
          <w:sz w:val="24"/>
          <w:szCs w:val="24"/>
          <w:rtl/>
        </w:rPr>
        <w:t xml:space="preserve"> </w:t>
      </w:r>
      <w:r w:rsidRPr="00EF4F1C">
        <w:rPr>
          <w:rFonts w:ascii="David" w:hAnsi="David" w:cs="David" w:hint="eastAsia"/>
          <w:b/>
          <w:bCs/>
          <w:sz w:val="24"/>
          <w:szCs w:val="24"/>
          <w:rtl/>
        </w:rPr>
        <w:t>השימוש</w:t>
      </w:r>
      <w:r w:rsidRPr="00EF4F1C">
        <w:rPr>
          <w:rFonts w:ascii="David" w:hAnsi="David" w:cs="David"/>
          <w:b/>
          <w:bCs/>
          <w:sz w:val="24"/>
          <w:szCs w:val="24"/>
          <w:rtl/>
        </w:rPr>
        <w:t xml:space="preserve"> </w:t>
      </w:r>
      <w:r w:rsidRPr="00EF4F1C">
        <w:rPr>
          <w:rFonts w:ascii="David" w:hAnsi="David" w:cs="David" w:hint="eastAsia"/>
          <w:b/>
          <w:bCs/>
          <w:sz w:val="24"/>
          <w:szCs w:val="24"/>
          <w:rtl/>
        </w:rPr>
        <w:t>שיעשה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הביא</w:t>
      </w:r>
      <w:r w:rsidRPr="00EF4F1C">
        <w:rPr>
          <w:rFonts w:ascii="David" w:hAnsi="David" w:cs="David"/>
          <w:b/>
          <w:bCs/>
          <w:i/>
          <w:sz w:val="24"/>
          <w:szCs w:val="24"/>
          <w:rtl/>
        </w:rPr>
        <w:t xml:space="preserve"> </w:t>
      </w:r>
      <w:r w:rsidRPr="00EF4F1C">
        <w:rPr>
          <w:rFonts w:ascii="David" w:hAnsi="David" w:cs="David" w:hint="eastAsia"/>
          <w:b/>
          <w:bCs/>
          <w:i/>
          <w:sz w:val="24"/>
          <w:szCs w:val="24"/>
          <w:rtl/>
        </w:rPr>
        <w:t>לכלייתם</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24.5 </w:t>
      </w:r>
      <w:r w:rsidRPr="00EF4F1C">
        <w:rPr>
          <w:rFonts w:ascii="David" w:hAnsi="David" w:cs="David" w:hint="eastAsia"/>
          <w:b/>
          <w:bCs/>
          <w:i/>
          <w:sz w:val="24"/>
          <w:szCs w:val="24"/>
          <w:rtl/>
        </w:rPr>
        <w:t>להלן</w:t>
      </w:r>
      <w:r w:rsidRPr="00EF4F1C">
        <w:rPr>
          <w:rFonts w:ascii="David" w:hAnsi="David" w:cs="David"/>
          <w:b/>
          <w:bCs/>
          <w:i/>
          <w:sz w:val="24"/>
          <w:szCs w:val="24"/>
          <w:rtl/>
        </w:rPr>
        <w:t>.</w:t>
      </w:r>
    </w:p>
    <w:p w14:paraId="3592D6E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השמירה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ישתמש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אולם</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בעד</w:t>
      </w:r>
      <w:r w:rsidRPr="00EF4F1C">
        <w:rPr>
          <w:rFonts w:ascii="David" w:hAnsi="David" w:cs="David"/>
          <w:b/>
          <w:bCs/>
          <w:i/>
          <w:sz w:val="24"/>
          <w:szCs w:val="24"/>
          <w:rtl/>
        </w:rPr>
        <w:t xml:space="preserve"> </w:t>
      </w:r>
      <w:r w:rsidRPr="00EF4F1C">
        <w:rPr>
          <w:rFonts w:ascii="David" w:hAnsi="David" w:cs="David" w:hint="eastAsia"/>
          <w:b/>
          <w:bCs/>
          <w:i/>
          <w:sz w:val="24"/>
          <w:szCs w:val="24"/>
          <w:rtl/>
        </w:rPr>
        <w:t>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24.2.4 </w:t>
      </w:r>
      <w:r w:rsidRPr="00EF4F1C">
        <w:rPr>
          <w:rFonts w:ascii="David" w:hAnsi="David" w:cs="David" w:hint="eastAsia"/>
          <w:b/>
          <w:bCs/>
          <w:i/>
          <w:sz w:val="24"/>
          <w:szCs w:val="24"/>
          <w:rtl/>
        </w:rPr>
        <w:t>להלן</w:t>
      </w:r>
      <w:r w:rsidRPr="00EF4F1C">
        <w:rPr>
          <w:rFonts w:ascii="David" w:hAnsi="David" w:cs="David"/>
          <w:b/>
          <w:bCs/>
          <w:i/>
          <w:sz w:val="24"/>
          <w:szCs w:val="24"/>
          <w:rtl/>
        </w:rPr>
        <w:t>.</w:t>
      </w:r>
    </w:p>
    <w:p w14:paraId="5D4A41A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לסלק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כולם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הוא</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שיצוין</w:t>
      </w:r>
      <w:r w:rsidRPr="00EF4F1C">
        <w:rPr>
          <w:rFonts w:ascii="David" w:hAnsi="David" w:cs="David"/>
          <w:b/>
          <w:bCs/>
          <w:i/>
          <w:sz w:val="24"/>
          <w:szCs w:val="24"/>
          <w:rtl/>
        </w:rPr>
        <w:t xml:space="preserve"> </w:t>
      </w:r>
      <w:r w:rsidRPr="00EF4F1C">
        <w:rPr>
          <w:rFonts w:ascii="David" w:hAnsi="David" w:cs="David" w:hint="eastAsia"/>
          <w:b/>
          <w:bCs/>
          <w:i/>
          <w:sz w:val="24"/>
          <w:szCs w:val="24"/>
          <w:rtl/>
        </w:rPr>
        <w:t>בהודעת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04C50A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יציית</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אלה</w:t>
      </w:r>
      <w:r w:rsidRPr="00EF4F1C">
        <w:rPr>
          <w:rFonts w:ascii="David" w:hAnsi="David" w:cs="David"/>
          <w:b/>
          <w:bCs/>
          <w:sz w:val="24"/>
          <w:szCs w:val="24"/>
          <w:rtl/>
        </w:rPr>
        <w:t xml:space="preserve"> </w:t>
      </w:r>
      <w:r w:rsidRPr="00EF4F1C">
        <w:rPr>
          <w:rFonts w:ascii="David" w:hAnsi="David" w:cs="David" w:hint="cs"/>
          <w:b/>
          <w:bCs/>
          <w:sz w:val="24"/>
          <w:szCs w:val="24"/>
          <w:rtl/>
        </w:rPr>
        <w:t>בתוך</w:t>
      </w:r>
      <w:r w:rsidRPr="00EF4F1C">
        <w:rPr>
          <w:rFonts w:ascii="David" w:hAnsi="David" w:cs="David"/>
          <w:b/>
          <w:bCs/>
          <w:sz w:val="24"/>
          <w:szCs w:val="24"/>
          <w:rtl/>
        </w:rPr>
        <w:t xml:space="preserve"> </w:t>
      </w:r>
      <w:r w:rsidRPr="00EF4F1C">
        <w:rPr>
          <w:rFonts w:ascii="David" w:hAnsi="David" w:cs="David" w:hint="cs"/>
          <w:b/>
          <w:bCs/>
          <w:sz w:val="24"/>
          <w:szCs w:val="24"/>
          <w:rtl/>
        </w:rPr>
        <w:t>המועד</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בן</w:t>
      </w:r>
      <w:r w:rsidRPr="00EF4F1C">
        <w:rPr>
          <w:rFonts w:ascii="David" w:hAnsi="David" w:cs="David"/>
          <w:b/>
          <w:bCs/>
          <w:sz w:val="24"/>
          <w:szCs w:val="24"/>
          <w:rtl/>
        </w:rPr>
        <w:t xml:space="preserve">, </w:t>
      </w:r>
      <w:r w:rsidRPr="00EF4F1C">
        <w:rPr>
          <w:rFonts w:ascii="David" w:hAnsi="David" w:cs="David" w:hint="cs"/>
          <w:b/>
          <w:bCs/>
          <w:sz w:val="24"/>
          <w:szCs w:val="24"/>
          <w:rtl/>
        </w:rPr>
        <w:t>תפוג</w:t>
      </w:r>
      <w:r w:rsidRPr="00EF4F1C">
        <w:rPr>
          <w:rFonts w:ascii="David" w:hAnsi="David" w:cs="David"/>
          <w:b/>
          <w:bCs/>
          <w:sz w:val="24"/>
          <w:szCs w:val="24"/>
          <w:rtl/>
        </w:rPr>
        <w:t xml:space="preserve"> </w:t>
      </w:r>
      <w:r w:rsidRPr="00EF4F1C">
        <w:rPr>
          <w:rFonts w:ascii="David" w:hAnsi="David" w:cs="David" w:hint="cs"/>
          <w:b/>
          <w:bCs/>
          <w:sz w:val="24"/>
          <w:szCs w:val="24"/>
          <w:rtl/>
        </w:rPr>
        <w:t>אחריותו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לשלמות</w:t>
      </w:r>
      <w:r w:rsidRPr="00EF4F1C">
        <w:rPr>
          <w:rFonts w:ascii="David" w:hAnsi="David" w:cs="David"/>
          <w:b/>
          <w:bCs/>
          <w:sz w:val="24"/>
          <w:szCs w:val="24"/>
          <w:rtl/>
        </w:rPr>
        <w:t xml:space="preserve"> </w:t>
      </w:r>
      <w:r w:rsidRPr="00EF4F1C">
        <w:rPr>
          <w:rFonts w:ascii="David" w:hAnsi="David" w:cs="David" w:hint="cs"/>
          <w:b/>
          <w:bCs/>
          <w:sz w:val="24"/>
          <w:szCs w:val="24"/>
          <w:rtl/>
        </w:rPr>
        <w:t>אותם</w:t>
      </w:r>
      <w:r w:rsidRPr="00EF4F1C">
        <w:rPr>
          <w:rFonts w:ascii="David" w:hAnsi="David" w:cs="David"/>
          <w:b/>
          <w:bCs/>
          <w:sz w:val="24"/>
          <w:szCs w:val="24"/>
          <w:rtl/>
        </w:rPr>
        <w:t xml:space="preserve"> </w:t>
      </w:r>
      <w:r w:rsidRPr="00EF4F1C">
        <w:rPr>
          <w:rFonts w:ascii="David" w:hAnsi="David" w:cs="David" w:hint="cs"/>
          <w:b/>
          <w:bCs/>
          <w:sz w:val="24"/>
          <w:szCs w:val="24"/>
          <w:rtl/>
        </w:rPr>
        <w:t>אמצעים</w:t>
      </w:r>
      <w:r w:rsidRPr="00EF4F1C">
        <w:rPr>
          <w:rFonts w:ascii="David" w:hAnsi="David" w:cs="David"/>
          <w:b/>
          <w:bCs/>
          <w:sz w:val="24"/>
          <w:szCs w:val="24"/>
          <w:rtl/>
        </w:rPr>
        <w:t xml:space="preserve"> </w:t>
      </w:r>
      <w:r w:rsidRPr="00EF4F1C">
        <w:rPr>
          <w:rFonts w:ascii="David" w:hAnsi="David" w:cs="David" w:hint="cs"/>
          <w:b/>
          <w:bCs/>
          <w:sz w:val="24"/>
          <w:szCs w:val="24"/>
          <w:rtl/>
        </w:rPr>
        <w:t>וחומרים</w:t>
      </w:r>
      <w:r w:rsidRPr="00EF4F1C">
        <w:rPr>
          <w:rFonts w:ascii="David" w:hAnsi="David" w:cs="David"/>
          <w:b/>
          <w:bCs/>
          <w:sz w:val="24"/>
          <w:szCs w:val="24"/>
          <w:rtl/>
        </w:rPr>
        <w:t xml:space="preserve">, </w:t>
      </w:r>
      <w:r w:rsidRPr="00EF4F1C">
        <w:rPr>
          <w:rFonts w:ascii="David" w:hAnsi="David" w:cs="David" w:hint="cs"/>
          <w:b/>
          <w:bCs/>
          <w:sz w:val="24"/>
          <w:szCs w:val="24"/>
          <w:rtl/>
        </w:rPr>
        <w:t>והמזמין</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לעשות</w:t>
      </w:r>
      <w:r w:rsidRPr="00EF4F1C">
        <w:rPr>
          <w:rFonts w:ascii="David" w:hAnsi="David" w:cs="David"/>
          <w:b/>
          <w:bCs/>
          <w:sz w:val="24"/>
          <w:szCs w:val="24"/>
          <w:rtl/>
        </w:rPr>
        <w:t xml:space="preserve"> </w:t>
      </w:r>
      <w:r w:rsidRPr="00EF4F1C">
        <w:rPr>
          <w:rFonts w:ascii="David" w:hAnsi="David" w:cs="David" w:hint="cs"/>
          <w:b/>
          <w:bCs/>
          <w:sz w:val="24"/>
          <w:szCs w:val="24"/>
          <w:rtl/>
        </w:rPr>
        <w:t>בהם</w:t>
      </w:r>
      <w:r w:rsidRPr="00EF4F1C">
        <w:rPr>
          <w:rFonts w:ascii="David" w:hAnsi="David" w:cs="David"/>
          <w:b/>
          <w:bCs/>
          <w:sz w:val="24"/>
          <w:szCs w:val="24"/>
          <w:rtl/>
        </w:rPr>
        <w:t xml:space="preserve"> </w:t>
      </w:r>
      <w:r w:rsidRPr="00EF4F1C">
        <w:rPr>
          <w:rFonts w:ascii="David" w:hAnsi="David" w:cs="David" w:hint="cs"/>
          <w:b/>
          <w:bCs/>
          <w:sz w:val="24"/>
          <w:szCs w:val="24"/>
          <w:rtl/>
        </w:rPr>
        <w:t>כטוב</w:t>
      </w:r>
      <w:r w:rsidRPr="00EF4F1C">
        <w:rPr>
          <w:rFonts w:ascii="David" w:hAnsi="David" w:cs="David"/>
          <w:b/>
          <w:bCs/>
          <w:sz w:val="24"/>
          <w:szCs w:val="24"/>
          <w:rtl/>
        </w:rPr>
        <w:t xml:space="preserve"> </w:t>
      </w:r>
      <w:r w:rsidRPr="00EF4F1C">
        <w:rPr>
          <w:rFonts w:ascii="David" w:hAnsi="David" w:cs="David" w:hint="cs"/>
          <w:b/>
          <w:bCs/>
          <w:sz w:val="24"/>
          <w:szCs w:val="24"/>
          <w:rtl/>
        </w:rPr>
        <w:t>בעיניו</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למכרם</w:t>
      </w:r>
      <w:r w:rsidRPr="00EF4F1C">
        <w:rPr>
          <w:rFonts w:ascii="David" w:hAnsi="David" w:cs="David"/>
          <w:b/>
          <w:bCs/>
          <w:sz w:val="24"/>
          <w:szCs w:val="24"/>
          <w:rtl/>
        </w:rPr>
        <w:t xml:space="preserve">, </w:t>
      </w:r>
      <w:r w:rsidRPr="00EF4F1C">
        <w:rPr>
          <w:rFonts w:ascii="David" w:hAnsi="David" w:cs="David" w:hint="cs"/>
          <w:b/>
          <w:bCs/>
          <w:sz w:val="24"/>
          <w:szCs w:val="24"/>
          <w:rtl/>
        </w:rPr>
        <w:t>לנטשם</w:t>
      </w:r>
      <w:r w:rsidRPr="00EF4F1C">
        <w:rPr>
          <w:rFonts w:ascii="David" w:hAnsi="David" w:cs="David"/>
          <w:b/>
          <w:bCs/>
          <w:sz w:val="24"/>
          <w:szCs w:val="24"/>
          <w:rtl/>
        </w:rPr>
        <w:t xml:space="preserve">, </w:t>
      </w:r>
      <w:r w:rsidRPr="00EF4F1C">
        <w:rPr>
          <w:rFonts w:ascii="David" w:hAnsi="David" w:cs="David" w:hint="cs"/>
          <w:b/>
          <w:bCs/>
          <w:sz w:val="24"/>
          <w:szCs w:val="24"/>
          <w:rtl/>
        </w:rPr>
        <w:t>להשמידם</w:t>
      </w:r>
      <w:r w:rsidRPr="00EF4F1C">
        <w:rPr>
          <w:rFonts w:ascii="David" w:hAnsi="David" w:cs="David"/>
          <w:b/>
          <w:bCs/>
          <w:sz w:val="24"/>
          <w:szCs w:val="24"/>
          <w:rtl/>
        </w:rPr>
        <w:t xml:space="preserve">, </w:t>
      </w:r>
      <w:r w:rsidRPr="00EF4F1C">
        <w:rPr>
          <w:rFonts w:ascii="David" w:hAnsi="David" w:cs="David" w:hint="cs"/>
          <w:b/>
          <w:bCs/>
          <w:sz w:val="24"/>
          <w:szCs w:val="24"/>
          <w:rtl/>
        </w:rPr>
        <w:t>לסלקם</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אחרת</w:t>
      </w:r>
      <w:r w:rsidRPr="00EF4F1C">
        <w:rPr>
          <w:rFonts w:ascii="David" w:hAnsi="David" w:cs="David"/>
          <w:b/>
          <w:bCs/>
          <w:sz w:val="24"/>
          <w:szCs w:val="24"/>
          <w:rtl/>
        </w:rPr>
        <w:t xml:space="preserve">, </w:t>
      </w:r>
      <w:r w:rsidRPr="00EF4F1C">
        <w:rPr>
          <w:rFonts w:ascii="David" w:hAnsi="David" w:cs="David" w:hint="cs"/>
          <w:b/>
          <w:bCs/>
          <w:sz w:val="24"/>
          <w:szCs w:val="24"/>
          <w:rtl/>
        </w:rPr>
        <w:t>ולקבלן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תהיה</w:t>
      </w:r>
      <w:r w:rsidRPr="00EF4F1C">
        <w:rPr>
          <w:rFonts w:ascii="David" w:hAnsi="David" w:cs="David"/>
          <w:b/>
          <w:bCs/>
          <w:sz w:val="24"/>
          <w:szCs w:val="24"/>
          <w:rtl/>
        </w:rPr>
        <w:t xml:space="preserve"> </w:t>
      </w:r>
      <w:r w:rsidRPr="00EF4F1C">
        <w:rPr>
          <w:rFonts w:ascii="David" w:hAnsi="David" w:cs="David" w:hint="cs"/>
          <w:b/>
          <w:bCs/>
          <w:sz w:val="24"/>
          <w:szCs w:val="24"/>
          <w:rtl/>
        </w:rPr>
        <w:t>טענה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תביעה</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בקשר</w:t>
      </w:r>
      <w:r w:rsidRPr="00EF4F1C">
        <w:rPr>
          <w:rFonts w:ascii="David" w:hAnsi="David" w:cs="David"/>
          <w:b/>
          <w:bCs/>
          <w:sz w:val="24"/>
          <w:szCs w:val="24"/>
          <w:rtl/>
        </w:rPr>
        <w:t xml:space="preserve"> </w:t>
      </w:r>
      <w:r w:rsidRPr="00EF4F1C">
        <w:rPr>
          <w:rFonts w:ascii="David" w:hAnsi="David" w:cs="David" w:hint="cs"/>
          <w:b/>
          <w:bCs/>
          <w:sz w:val="24"/>
          <w:szCs w:val="24"/>
          <w:rtl/>
        </w:rPr>
        <w:t>אליהם</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w:t>
      </w:r>
    </w:p>
    <w:p w14:paraId="16305C6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משום</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לעמוד</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פרט</w:t>
      </w:r>
      <w:r w:rsidRPr="00EF4F1C">
        <w:rPr>
          <w:rFonts w:ascii="David" w:hAnsi="David" w:cs="David"/>
          <w:b/>
          <w:bCs/>
          <w:i/>
          <w:sz w:val="24"/>
          <w:szCs w:val="24"/>
          <w:rtl/>
        </w:rPr>
        <w:t xml:space="preserve"> </w:t>
      </w:r>
      <w:r w:rsidRPr="00EF4F1C">
        <w:rPr>
          <w:rFonts w:ascii="David" w:hAnsi="David" w:cs="David" w:hint="eastAsia"/>
          <w:b/>
          <w:bCs/>
          <w:i/>
          <w:sz w:val="24"/>
          <w:szCs w:val="24"/>
          <w:rtl/>
        </w:rPr>
        <w:t>להתחייבויות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ימנע</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מלמלאן</w:t>
      </w:r>
      <w:r w:rsidRPr="00EF4F1C">
        <w:rPr>
          <w:rFonts w:ascii="David" w:hAnsi="David" w:cs="David"/>
          <w:b/>
          <w:bCs/>
          <w:i/>
          <w:sz w:val="24"/>
          <w:szCs w:val="24"/>
          <w:rtl/>
        </w:rPr>
        <w:t xml:space="preserve">, </w:t>
      </w:r>
      <w:r w:rsidRPr="00EF4F1C">
        <w:rPr>
          <w:rFonts w:ascii="David" w:hAnsi="David" w:cs="David" w:hint="eastAsia"/>
          <w:b/>
          <w:bCs/>
          <w:i/>
          <w:sz w:val="24"/>
          <w:szCs w:val="24"/>
          <w:rtl/>
        </w:rPr>
        <w:t>ומאידך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המפורטות</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w:t>
      </w:r>
    </w:p>
    <w:p w14:paraId="585623C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תפיסת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ועד</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7BA757E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עריכת</w:t>
      </w:r>
      <w:r w:rsidRPr="00EF4F1C">
        <w:rPr>
          <w:rFonts w:ascii="David" w:hAnsi="David" w:cs="David"/>
          <w:b/>
          <w:bCs/>
          <w:i/>
          <w:sz w:val="24"/>
          <w:szCs w:val="24"/>
          <w:rtl/>
        </w:rPr>
        <w:t xml:space="preserve"> </w:t>
      </w:r>
      <w:r w:rsidRPr="00EF4F1C">
        <w:rPr>
          <w:rFonts w:ascii="David" w:hAnsi="David" w:cs="David" w:hint="eastAsia"/>
          <w:b/>
          <w:bCs/>
          <w:i/>
          <w:sz w:val="24"/>
          <w:szCs w:val="24"/>
          <w:rtl/>
        </w:rPr>
        <w:t>החשבון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הבאות</w:t>
      </w:r>
      <w:r w:rsidRPr="00EF4F1C">
        <w:rPr>
          <w:rFonts w:ascii="David" w:hAnsi="David" w:cs="David"/>
          <w:b/>
          <w:bCs/>
          <w:i/>
          <w:sz w:val="24"/>
          <w:szCs w:val="24"/>
          <w:rtl/>
        </w:rPr>
        <w:t>:</w:t>
      </w:r>
    </w:p>
    <w:p w14:paraId="5DE3B46C"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לזקפם</w:t>
      </w:r>
      <w:r w:rsidRPr="00EF4F1C">
        <w:rPr>
          <w:rFonts w:ascii="David" w:hAnsi="David" w:cs="David"/>
          <w:b/>
          <w:bCs/>
          <w:i/>
          <w:sz w:val="24"/>
          <w:szCs w:val="24"/>
          <w:rtl/>
        </w:rPr>
        <w:t xml:space="preserve"> </w:t>
      </w:r>
      <w:r w:rsidRPr="00EF4F1C">
        <w:rPr>
          <w:rFonts w:ascii="David" w:hAnsi="David" w:cs="David" w:hint="eastAsia"/>
          <w:b/>
          <w:bCs/>
          <w:i/>
          <w:sz w:val="24"/>
          <w:szCs w:val="24"/>
          <w:rtl/>
        </w:rPr>
        <w:t>כמשולמים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w:t>
      </w:r>
    </w:p>
    <w:p w14:paraId="038D70F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שהיה</w:t>
      </w:r>
      <w:r w:rsidRPr="00EF4F1C">
        <w:rPr>
          <w:rFonts w:ascii="David" w:hAnsi="David" w:cs="David"/>
          <w:b/>
          <w:bCs/>
          <w:i/>
          <w:sz w:val="24"/>
          <w:szCs w:val="24"/>
          <w:rtl/>
        </w:rPr>
        <w:t xml:space="preserve"> </w:t>
      </w:r>
      <w:r w:rsidRPr="00EF4F1C">
        <w:rPr>
          <w:rFonts w:ascii="David" w:hAnsi="David" w:cs="David" w:hint="eastAsia"/>
          <w:b/>
          <w:bCs/>
          <w:i/>
          <w:sz w:val="24"/>
          <w:szCs w:val="24"/>
          <w:rtl/>
        </w:rPr>
        <w:t>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אילו</w:t>
      </w:r>
      <w:r w:rsidRPr="00EF4F1C">
        <w:rPr>
          <w:rFonts w:ascii="David" w:hAnsi="David" w:cs="David"/>
          <w:b/>
          <w:bCs/>
          <w:i/>
          <w:sz w:val="24"/>
          <w:szCs w:val="24"/>
          <w:rtl/>
        </w:rPr>
        <w:t xml:space="preserve"> </w:t>
      </w:r>
      <w:r w:rsidRPr="00EF4F1C">
        <w:rPr>
          <w:rFonts w:ascii="David" w:hAnsi="David" w:cs="David" w:hint="eastAsia"/>
          <w:b/>
          <w:bCs/>
          <w:i/>
          <w:sz w:val="24"/>
          <w:szCs w:val="24"/>
          <w:rtl/>
        </w:rPr>
        <w:t>השלים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לזקפם</w:t>
      </w:r>
      <w:r w:rsidRPr="00EF4F1C">
        <w:rPr>
          <w:rFonts w:ascii="David" w:hAnsi="David" w:cs="David"/>
          <w:b/>
          <w:bCs/>
          <w:i/>
          <w:sz w:val="24"/>
          <w:szCs w:val="24"/>
          <w:rtl/>
        </w:rPr>
        <w:t xml:space="preserve"> </w:t>
      </w:r>
      <w:r w:rsidRPr="00EF4F1C">
        <w:rPr>
          <w:rFonts w:ascii="David" w:hAnsi="David" w:cs="David" w:hint="eastAsia"/>
          <w:b/>
          <w:bCs/>
          <w:i/>
          <w:sz w:val="24"/>
          <w:szCs w:val="24"/>
          <w:rtl/>
        </w:rPr>
        <w:t>כמשולמים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w:t>
      </w:r>
    </w:p>
    <w:p w14:paraId="6433BCD9"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ובדקן</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15% </w:t>
      </w:r>
      <w:r w:rsidRPr="00EF4F1C">
        <w:rPr>
          <w:rFonts w:ascii="David" w:hAnsi="David" w:cs="David" w:hint="eastAsia"/>
          <w:b/>
          <w:bCs/>
          <w:i/>
          <w:sz w:val="24"/>
          <w:szCs w:val="24"/>
          <w:rtl/>
        </w:rPr>
        <w:t>כהוצאות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2FE0BA1C"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הדחייה</w:t>
      </w:r>
      <w:r w:rsidRPr="00EF4F1C">
        <w:rPr>
          <w:rFonts w:ascii="David" w:hAnsi="David" w:cs="David"/>
          <w:b/>
          <w:bCs/>
          <w:i/>
          <w:sz w:val="24"/>
          <w:szCs w:val="24"/>
          <w:rtl/>
        </w:rPr>
        <w:t xml:space="preserve"> </w:t>
      </w:r>
      <w:r w:rsidRPr="00EF4F1C">
        <w:rPr>
          <w:rFonts w:ascii="David" w:hAnsi="David" w:cs="David" w:hint="eastAsia"/>
          <w:b/>
          <w:bCs/>
          <w:i/>
          <w:sz w:val="24"/>
          <w:szCs w:val="24"/>
          <w:rtl/>
        </w:rPr>
        <w:t>בהשלמת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והוצאות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בתשלומו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נזקי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5B507F8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עלה</w:t>
      </w:r>
      <w:r w:rsidRPr="00EF4F1C">
        <w:rPr>
          <w:rFonts w:ascii="David" w:hAnsi="David" w:cs="David"/>
          <w:b/>
          <w:bCs/>
          <w:sz w:val="24"/>
          <w:szCs w:val="24"/>
          <w:rtl/>
        </w:rPr>
        <w:t xml:space="preserve"> </w:t>
      </w:r>
      <w:r w:rsidRPr="00EF4F1C">
        <w:rPr>
          <w:rFonts w:ascii="David" w:hAnsi="David" w:cs="David" w:hint="eastAsia"/>
          <w:b/>
          <w:bCs/>
          <w:sz w:val="24"/>
          <w:szCs w:val="24"/>
          <w:rtl/>
        </w:rPr>
        <w:t>אומדן</w:t>
      </w:r>
      <w:r w:rsidRPr="00EF4F1C">
        <w:rPr>
          <w:rFonts w:ascii="David" w:hAnsi="David" w:cs="David"/>
          <w:b/>
          <w:bCs/>
          <w:sz w:val="24"/>
          <w:szCs w:val="24"/>
          <w:rtl/>
        </w:rPr>
        <w:t xml:space="preserve"> </w:t>
      </w:r>
      <w:r w:rsidRPr="00EF4F1C">
        <w:rPr>
          <w:rFonts w:ascii="David" w:hAnsi="David" w:cs="David" w:hint="eastAsia"/>
          <w:b/>
          <w:bCs/>
          <w:sz w:val="24"/>
          <w:szCs w:val="24"/>
          <w:rtl/>
        </w:rPr>
        <w:t>שכר</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השלמת</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ונזקי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ישולם</w:t>
      </w:r>
      <w:r w:rsidRPr="00EF4F1C">
        <w:rPr>
          <w:rFonts w:ascii="David" w:hAnsi="David" w:cs="David"/>
          <w:b/>
          <w:bCs/>
          <w:sz w:val="24"/>
          <w:szCs w:val="24"/>
          <w:rtl/>
        </w:rPr>
        <w:t xml:space="preserve"> </w:t>
      </w:r>
      <w:r w:rsidRPr="00EF4F1C">
        <w:rPr>
          <w:rFonts w:ascii="David" w:hAnsi="David" w:cs="David" w:hint="eastAsia"/>
          <w:b/>
          <w:bCs/>
          <w:sz w:val="24"/>
          <w:szCs w:val="24"/>
          <w:rtl/>
        </w:rPr>
        <w:t>ההפרש</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שהקבלן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שכר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שבוצעו</w:t>
      </w:r>
      <w:r w:rsidRPr="00EF4F1C">
        <w:rPr>
          <w:rFonts w:ascii="David" w:hAnsi="David" w:cs="David"/>
          <w:b/>
          <w:bCs/>
          <w:sz w:val="24"/>
          <w:szCs w:val="24"/>
          <w:rtl/>
        </w:rPr>
        <w:t xml:space="preserve"> </w:t>
      </w:r>
      <w:r w:rsidRPr="00EF4F1C">
        <w:rPr>
          <w:rFonts w:ascii="David" w:hAnsi="David" w:cs="David" w:hint="eastAsia"/>
          <w:b/>
          <w:bCs/>
          <w:sz w:val="24"/>
          <w:szCs w:val="24"/>
          <w:rtl/>
        </w:rPr>
        <w:t>בצרוף</w:t>
      </w:r>
      <w:r w:rsidRPr="00EF4F1C">
        <w:rPr>
          <w:rFonts w:ascii="David" w:hAnsi="David" w:cs="David"/>
          <w:b/>
          <w:bCs/>
          <w:sz w:val="24"/>
          <w:szCs w:val="24"/>
          <w:rtl/>
        </w:rPr>
        <w:t xml:space="preserve"> </w:t>
      </w:r>
      <w:r w:rsidRPr="00EF4F1C">
        <w:rPr>
          <w:rFonts w:ascii="David" w:hAnsi="David" w:cs="David" w:hint="eastAsia"/>
          <w:b/>
          <w:bCs/>
          <w:sz w:val="24"/>
          <w:szCs w:val="24"/>
          <w:rtl/>
        </w:rPr>
        <w:t>ערך</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שנעשה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שימוש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24.2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שיקבע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3A38BF6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עלו</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ונזקי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ההפרש</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שיראה</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לתבוע</w:t>
      </w:r>
      <w:r w:rsidRPr="00EF4F1C">
        <w:rPr>
          <w:rFonts w:ascii="David" w:hAnsi="David" w:cs="David"/>
          <w:b/>
          <w:bCs/>
          <w:i/>
          <w:sz w:val="24"/>
          <w:szCs w:val="24"/>
          <w:rtl/>
        </w:rPr>
        <w:t xml:space="preserve"> </w:t>
      </w:r>
      <w:r w:rsidRPr="00EF4F1C">
        <w:rPr>
          <w:rFonts w:ascii="David" w:hAnsi="David" w:cs="David" w:hint="eastAsia"/>
          <w:b/>
          <w:bCs/>
          <w:i/>
          <w:sz w:val="24"/>
          <w:szCs w:val="24"/>
          <w:rtl/>
        </w:rPr>
        <w:t>ולקבל</w:t>
      </w:r>
      <w:r w:rsidRPr="00EF4F1C">
        <w:rPr>
          <w:rFonts w:ascii="David" w:hAnsi="David" w:cs="David"/>
          <w:b/>
          <w:bCs/>
          <w:i/>
          <w:sz w:val="24"/>
          <w:szCs w:val="24"/>
          <w:rtl/>
        </w:rPr>
        <w:t xml:space="preserve"> </w:t>
      </w:r>
      <w:r w:rsidRPr="00EF4F1C">
        <w:rPr>
          <w:rFonts w:ascii="David" w:hAnsi="David" w:cs="David" w:hint="eastAsia"/>
          <w:b/>
          <w:bCs/>
          <w:i/>
          <w:sz w:val="24"/>
          <w:szCs w:val="24"/>
          <w:rtl/>
        </w:rPr>
        <w:t>הפרש</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ובדקן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שהתביעה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תבוסס</w:t>
      </w:r>
      <w:r w:rsidRPr="00EF4F1C">
        <w:rPr>
          <w:rFonts w:ascii="David" w:hAnsi="David" w:cs="David"/>
          <w:b/>
          <w:bCs/>
          <w:i/>
          <w:sz w:val="24"/>
          <w:szCs w:val="24"/>
          <w:rtl/>
        </w:rPr>
        <w:t xml:space="preserve"> </w:t>
      </w:r>
      <w:r w:rsidRPr="00EF4F1C">
        <w:rPr>
          <w:rFonts w:ascii="David" w:hAnsi="David" w:cs="David" w:hint="eastAsia"/>
          <w:b/>
          <w:bCs/>
          <w:i/>
          <w:sz w:val="24"/>
          <w:szCs w:val="24"/>
          <w:rtl/>
        </w:rPr>
        <w:t>באומדן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חתום</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2E137AB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מידי</w:t>
      </w:r>
      <w:r w:rsidRPr="00EF4F1C">
        <w:rPr>
          <w:rFonts w:ascii="David" w:hAnsi="David" w:cs="David"/>
          <w:b/>
          <w:bCs/>
          <w:i/>
          <w:sz w:val="24"/>
          <w:szCs w:val="24"/>
          <w:rtl/>
        </w:rPr>
        <w:t xml:space="preserve"> </w:t>
      </w:r>
      <w:r w:rsidRPr="00EF4F1C">
        <w:rPr>
          <w:rFonts w:ascii="David" w:hAnsi="David" w:cs="David" w:hint="eastAsia"/>
          <w:b/>
          <w:bCs/>
          <w:i/>
          <w:sz w:val="24"/>
          <w:szCs w:val="24"/>
          <w:rtl/>
        </w:rPr>
        <w:t>בזכויותיו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מוקדמת</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פושט</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הרגל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הגיש</w:t>
      </w:r>
      <w:r w:rsidRPr="00EF4F1C">
        <w:rPr>
          <w:rFonts w:ascii="David" w:hAnsi="David" w:cs="David"/>
          <w:b/>
          <w:bCs/>
          <w:i/>
          <w:sz w:val="24"/>
          <w:szCs w:val="24"/>
          <w:rtl/>
        </w:rPr>
        <w:t xml:space="preserve"> </w:t>
      </w:r>
      <w:r w:rsidRPr="00EF4F1C">
        <w:rPr>
          <w:rFonts w:ascii="David" w:hAnsi="David" w:cs="David" w:hint="eastAsia"/>
          <w:b/>
          <w:bCs/>
          <w:i/>
          <w:sz w:val="24"/>
          <w:szCs w:val="24"/>
          <w:rtl/>
        </w:rPr>
        <w:t>בקשה</w:t>
      </w:r>
      <w:r w:rsidRPr="00EF4F1C">
        <w:rPr>
          <w:rFonts w:ascii="David" w:hAnsi="David" w:cs="David"/>
          <w:b/>
          <w:bCs/>
          <w:i/>
          <w:sz w:val="24"/>
          <w:szCs w:val="24"/>
          <w:rtl/>
        </w:rPr>
        <w:t xml:space="preserve"> </w:t>
      </w:r>
      <w:r w:rsidRPr="00EF4F1C">
        <w:rPr>
          <w:rFonts w:ascii="David" w:hAnsi="David" w:cs="David" w:hint="eastAsia"/>
          <w:b/>
          <w:bCs/>
          <w:i/>
          <w:sz w:val="24"/>
          <w:szCs w:val="24"/>
          <w:rtl/>
        </w:rPr>
        <w:t>להקפאת</w:t>
      </w:r>
      <w:r w:rsidRPr="00EF4F1C">
        <w:rPr>
          <w:rFonts w:ascii="David" w:hAnsi="David" w:cs="David"/>
          <w:b/>
          <w:bCs/>
          <w:i/>
          <w:sz w:val="24"/>
          <w:szCs w:val="24"/>
          <w:rtl/>
        </w:rPr>
        <w:t xml:space="preserve"> </w:t>
      </w:r>
      <w:r w:rsidRPr="00EF4F1C">
        <w:rPr>
          <w:rFonts w:ascii="David" w:hAnsi="David" w:cs="David" w:hint="eastAsia"/>
          <w:b/>
          <w:bCs/>
          <w:i/>
          <w:sz w:val="24"/>
          <w:szCs w:val="24"/>
          <w:rtl/>
        </w:rPr>
        <w:t>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להסדר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סידור</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לטובת</w:t>
      </w:r>
      <w:r w:rsidRPr="00EF4F1C">
        <w:rPr>
          <w:rFonts w:ascii="David" w:hAnsi="David" w:cs="David"/>
          <w:b/>
          <w:bCs/>
          <w:i/>
          <w:sz w:val="24"/>
          <w:szCs w:val="24"/>
          <w:rtl/>
        </w:rPr>
        <w:t xml:space="preserve"> </w:t>
      </w:r>
      <w:r w:rsidRPr="00EF4F1C">
        <w:rPr>
          <w:rFonts w:ascii="David" w:hAnsi="David" w:cs="David" w:hint="eastAsia"/>
          <w:b/>
          <w:bCs/>
          <w:i/>
          <w:sz w:val="24"/>
          <w:szCs w:val="24"/>
          <w:rtl/>
        </w:rPr>
        <w:t>נושיו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שניתן</w:t>
      </w:r>
      <w:r w:rsidRPr="00EF4F1C">
        <w:rPr>
          <w:rFonts w:ascii="David" w:hAnsi="David" w:cs="David"/>
          <w:b/>
          <w:bCs/>
          <w:i/>
          <w:sz w:val="24"/>
          <w:szCs w:val="24"/>
          <w:rtl/>
        </w:rPr>
        <w:t xml:space="preserve"> </w:t>
      </w:r>
      <w:r w:rsidRPr="00EF4F1C">
        <w:rPr>
          <w:rFonts w:ascii="David" w:hAnsi="David" w:cs="David" w:hint="eastAsia"/>
          <w:b/>
          <w:bCs/>
          <w:i/>
          <w:sz w:val="24"/>
          <w:szCs w:val="24"/>
          <w:rtl/>
        </w:rPr>
        <w:t>לנגדו</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נכסים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מונה</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לנכסיו</w:t>
      </w:r>
      <w:r w:rsidRPr="00EF4F1C">
        <w:rPr>
          <w:rFonts w:ascii="David" w:hAnsi="David" w:cs="David"/>
          <w:b/>
          <w:bCs/>
          <w:i/>
          <w:sz w:val="24"/>
          <w:szCs w:val="24"/>
          <w:rtl/>
        </w:rPr>
        <w:t xml:space="preserve"> </w:t>
      </w:r>
      <w:r w:rsidRPr="00EF4F1C">
        <w:rPr>
          <w:rFonts w:ascii="David" w:hAnsi="David" w:cs="David" w:hint="eastAsia"/>
          <w:b/>
          <w:bCs/>
          <w:i/>
          <w:sz w:val="24"/>
          <w:szCs w:val="24"/>
          <w:rtl/>
        </w:rPr>
        <w:t>כונס</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מפרק</w:t>
      </w:r>
      <w:r w:rsidRPr="00EF4F1C">
        <w:rPr>
          <w:rFonts w:ascii="David" w:hAnsi="David" w:cs="David"/>
          <w:b/>
          <w:bCs/>
          <w:i/>
          <w:sz w:val="24"/>
          <w:szCs w:val="24"/>
          <w:rtl/>
        </w:rPr>
        <w:t xml:space="preserve">, </w:t>
      </w:r>
      <w:r w:rsidRPr="00EF4F1C">
        <w:rPr>
          <w:rFonts w:ascii="David" w:hAnsi="David" w:cs="David" w:hint="eastAsia"/>
          <w:b/>
          <w:bCs/>
          <w:i/>
          <w:sz w:val="24"/>
          <w:szCs w:val="24"/>
          <w:rtl/>
        </w:rPr>
        <w:t>זמני</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קבוע</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הוגשה</w:t>
      </w:r>
      <w:r w:rsidRPr="00EF4F1C">
        <w:rPr>
          <w:rFonts w:ascii="David" w:hAnsi="David" w:cs="David"/>
          <w:b/>
          <w:bCs/>
          <w:i/>
          <w:sz w:val="24"/>
          <w:szCs w:val="24"/>
          <w:rtl/>
        </w:rPr>
        <w:t xml:space="preserve"> </w:t>
      </w:r>
      <w:r w:rsidRPr="00EF4F1C">
        <w:rPr>
          <w:rFonts w:ascii="David" w:hAnsi="David" w:cs="David" w:hint="eastAsia"/>
          <w:b/>
          <w:bCs/>
          <w:i/>
          <w:sz w:val="24"/>
          <w:szCs w:val="24"/>
          <w:rtl/>
        </w:rPr>
        <w:t>נגדו</w:t>
      </w:r>
      <w:r w:rsidRPr="00EF4F1C">
        <w:rPr>
          <w:rFonts w:ascii="David" w:hAnsi="David" w:cs="David"/>
          <w:b/>
          <w:bCs/>
          <w:i/>
          <w:sz w:val="24"/>
          <w:szCs w:val="24"/>
          <w:rtl/>
        </w:rPr>
        <w:t xml:space="preserve"> </w:t>
      </w:r>
      <w:r w:rsidRPr="00EF4F1C">
        <w:rPr>
          <w:rFonts w:ascii="David" w:hAnsi="David" w:cs="David" w:hint="eastAsia"/>
          <w:b/>
          <w:bCs/>
          <w:i/>
          <w:sz w:val="24"/>
          <w:szCs w:val="24"/>
          <w:rtl/>
        </w:rPr>
        <w:t>בקשת</w:t>
      </w:r>
      <w:r w:rsidRPr="00EF4F1C">
        <w:rPr>
          <w:rFonts w:ascii="David" w:hAnsi="David" w:cs="David"/>
          <w:b/>
          <w:bCs/>
          <w:i/>
          <w:sz w:val="24"/>
          <w:szCs w:val="24"/>
          <w:rtl/>
        </w:rPr>
        <w:t xml:space="preserve"> </w:t>
      </w:r>
      <w:r w:rsidRPr="00EF4F1C">
        <w:rPr>
          <w:rFonts w:ascii="David" w:hAnsi="David" w:cs="David" w:hint="eastAsia"/>
          <w:b/>
          <w:bCs/>
          <w:i/>
          <w:sz w:val="24"/>
          <w:szCs w:val="24"/>
          <w:rtl/>
        </w:rPr>
        <w:t>פירוק</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בוטלה</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שנמסרה</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ניתן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נתקבלה</w:t>
      </w:r>
      <w:r w:rsidRPr="00EF4F1C">
        <w:rPr>
          <w:rFonts w:ascii="David" w:hAnsi="David" w:cs="David"/>
          <w:b/>
          <w:bCs/>
          <w:i/>
          <w:sz w:val="24"/>
          <w:szCs w:val="24"/>
          <w:rtl/>
        </w:rPr>
        <w:t xml:space="preserve"> </w:t>
      </w:r>
      <w:r w:rsidRPr="00EF4F1C">
        <w:rPr>
          <w:rFonts w:ascii="David" w:hAnsi="David" w:cs="David" w:hint="eastAsia"/>
          <w:b/>
          <w:bCs/>
          <w:i/>
          <w:sz w:val="24"/>
          <w:szCs w:val="24"/>
          <w:rtl/>
        </w:rPr>
        <w:t>החלטה</w:t>
      </w:r>
      <w:r w:rsidRPr="00EF4F1C">
        <w:rPr>
          <w:rFonts w:ascii="David" w:hAnsi="David" w:cs="David"/>
          <w:b/>
          <w:bCs/>
          <w:i/>
          <w:sz w:val="24"/>
          <w:szCs w:val="24"/>
          <w:rtl/>
        </w:rPr>
        <w:t xml:space="preserve"> </w:t>
      </w:r>
      <w:r w:rsidRPr="00EF4F1C">
        <w:rPr>
          <w:rFonts w:ascii="David" w:hAnsi="David" w:cs="David" w:hint="eastAsia"/>
          <w:b/>
          <w:bCs/>
          <w:i/>
          <w:sz w:val="24"/>
          <w:szCs w:val="24"/>
          <w:rtl/>
        </w:rPr>
        <w:t>לפירוקו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משלם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חובותיו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מתקשה</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בתשלומיו</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עלול</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בכושרו</w:t>
      </w:r>
      <w:r w:rsidRPr="00EF4F1C">
        <w:rPr>
          <w:rFonts w:ascii="David" w:hAnsi="David" w:cs="David"/>
          <w:b/>
          <w:bCs/>
          <w:i/>
          <w:sz w:val="24"/>
          <w:szCs w:val="24"/>
          <w:rtl/>
        </w:rPr>
        <w:t xml:space="preserve"> </w:t>
      </w:r>
      <w:r w:rsidRPr="00EF4F1C">
        <w:rPr>
          <w:rFonts w:ascii="David" w:hAnsi="David" w:cs="David" w:hint="eastAsia"/>
          <w:b/>
          <w:bCs/>
          <w:i/>
          <w:sz w:val="24"/>
          <w:szCs w:val="24"/>
          <w:rtl/>
        </w:rPr>
        <w:t>לממן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בידי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הוכחות</w:t>
      </w:r>
      <w:r w:rsidRPr="00EF4F1C">
        <w:rPr>
          <w:rFonts w:ascii="David" w:hAnsi="David" w:cs="David"/>
          <w:b/>
          <w:bCs/>
          <w:i/>
          <w:sz w:val="24"/>
          <w:szCs w:val="24"/>
          <w:rtl/>
        </w:rPr>
        <w:t xml:space="preserve"> </w:t>
      </w:r>
      <w:r w:rsidRPr="00EF4F1C">
        <w:rPr>
          <w:rFonts w:ascii="David" w:hAnsi="David" w:cs="David" w:hint="eastAsia"/>
          <w:b/>
          <w:bCs/>
          <w:i/>
          <w:sz w:val="24"/>
          <w:szCs w:val="24"/>
          <w:rtl/>
        </w:rPr>
        <w:t>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נתן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הציע</w:t>
      </w:r>
      <w:r w:rsidRPr="00EF4F1C">
        <w:rPr>
          <w:rFonts w:ascii="David" w:hAnsi="David" w:cs="David"/>
          <w:b/>
          <w:bCs/>
          <w:i/>
          <w:sz w:val="24"/>
          <w:szCs w:val="24"/>
          <w:rtl/>
        </w:rPr>
        <w:t xml:space="preserve">, </w:t>
      </w:r>
      <w:r w:rsidRPr="00EF4F1C">
        <w:rPr>
          <w:rFonts w:ascii="David" w:hAnsi="David" w:cs="David" w:hint="eastAsia"/>
          <w:b/>
          <w:bCs/>
          <w:i/>
          <w:sz w:val="24"/>
          <w:szCs w:val="24"/>
          <w:rtl/>
        </w:rPr>
        <w:t>במישרין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בעקיפין</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לאדם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שוחד</w:t>
      </w:r>
      <w:r w:rsidRPr="00EF4F1C">
        <w:rPr>
          <w:rFonts w:ascii="David" w:hAnsi="David" w:cs="David"/>
          <w:b/>
          <w:bCs/>
          <w:i/>
          <w:sz w:val="24"/>
          <w:szCs w:val="24"/>
          <w:rtl/>
        </w:rPr>
        <w:t xml:space="preserve">, </w:t>
      </w:r>
      <w:r w:rsidRPr="00EF4F1C">
        <w:rPr>
          <w:rFonts w:ascii="David" w:hAnsi="David" w:cs="David" w:hint="eastAsia"/>
          <w:b/>
          <w:bCs/>
          <w:i/>
          <w:sz w:val="24"/>
          <w:szCs w:val="24"/>
          <w:rtl/>
        </w:rPr>
        <w:t>מענק</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טובת</w:t>
      </w:r>
      <w:r w:rsidRPr="00EF4F1C">
        <w:rPr>
          <w:rFonts w:ascii="David" w:hAnsi="David" w:cs="David"/>
          <w:b/>
          <w:bCs/>
          <w:i/>
          <w:sz w:val="24"/>
          <w:szCs w:val="24"/>
          <w:rtl/>
        </w:rPr>
        <w:t xml:space="preserve"> </w:t>
      </w:r>
      <w:r w:rsidRPr="00EF4F1C">
        <w:rPr>
          <w:rFonts w:ascii="David" w:hAnsi="David" w:cs="David" w:hint="eastAsia"/>
          <w:b/>
          <w:bCs/>
          <w:i/>
          <w:sz w:val="24"/>
          <w:szCs w:val="24"/>
          <w:rtl/>
        </w:rPr>
        <w:t>הנאה</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להשגת</w:t>
      </w:r>
      <w:r w:rsidRPr="00EF4F1C">
        <w:rPr>
          <w:rFonts w:ascii="David" w:hAnsi="David" w:cs="David"/>
          <w:b/>
          <w:bCs/>
          <w:i/>
          <w:sz w:val="24"/>
          <w:szCs w:val="24"/>
          <w:rtl/>
        </w:rPr>
        <w:t xml:space="preserve"> </w:t>
      </w:r>
      <w:r w:rsidRPr="00EF4F1C">
        <w:rPr>
          <w:rFonts w:ascii="David" w:hAnsi="David" w:cs="David" w:hint="eastAsia"/>
          <w:b/>
          <w:bCs/>
          <w:i/>
          <w:sz w:val="24"/>
          <w:szCs w:val="24"/>
          <w:rtl/>
        </w:rPr>
        <w:t>ההתקשרות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בביצועה</w:t>
      </w:r>
      <w:r w:rsidRPr="00EF4F1C">
        <w:rPr>
          <w:rFonts w:ascii="David" w:hAnsi="David" w:cs="David"/>
          <w:b/>
          <w:bCs/>
          <w:i/>
          <w:sz w:val="24"/>
          <w:szCs w:val="24"/>
          <w:rtl/>
        </w:rPr>
        <w:t>.</w:t>
      </w:r>
    </w:p>
    <w:p w14:paraId="3C582722"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בדיקות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לצורך</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חשבונות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ביניים</w:t>
      </w:r>
    </w:p>
    <w:p w14:paraId="1CE21CF8"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cs"/>
          <w:b/>
          <w:bCs/>
          <w:i/>
          <w:sz w:val="24"/>
          <w:szCs w:val="24"/>
          <w:rtl/>
        </w:rPr>
        <w:t>ההסכם</w:t>
      </w:r>
      <w:r w:rsidRPr="00EF4F1C">
        <w:rPr>
          <w:rFonts w:ascii="David" w:hAnsi="David" w:cs="David"/>
          <w:b/>
          <w:bCs/>
          <w:i/>
          <w:sz w:val="24"/>
          <w:szCs w:val="24"/>
          <w:rtl/>
        </w:rPr>
        <w:t xml:space="preserve"> </w:t>
      </w:r>
      <w:r w:rsidRPr="00EF4F1C">
        <w:rPr>
          <w:rFonts w:ascii="David" w:hAnsi="David" w:cs="David" w:hint="cs"/>
          <w:b/>
          <w:bCs/>
          <w:i/>
          <w:sz w:val="24"/>
          <w:szCs w:val="24"/>
          <w:rtl/>
        </w:rPr>
        <w:t>הנו</w:t>
      </w:r>
      <w:r w:rsidRPr="00EF4F1C">
        <w:rPr>
          <w:rFonts w:ascii="David" w:hAnsi="David" w:cs="David"/>
          <w:b/>
          <w:bCs/>
          <w:i/>
          <w:sz w:val="24"/>
          <w:szCs w:val="24"/>
          <w:rtl/>
        </w:rPr>
        <w:t xml:space="preserve"> </w:t>
      </w:r>
      <w:r w:rsidRPr="00EF4F1C">
        <w:rPr>
          <w:rFonts w:ascii="David" w:hAnsi="David" w:cs="David" w:hint="cs"/>
          <w:b/>
          <w:bCs/>
          <w:i/>
          <w:sz w:val="24"/>
          <w:szCs w:val="24"/>
          <w:rtl/>
        </w:rPr>
        <w:t>פאושלי</w:t>
      </w:r>
      <w:r w:rsidRPr="00EF4F1C">
        <w:rPr>
          <w:rFonts w:ascii="David" w:hAnsi="David" w:cs="David"/>
          <w:b/>
          <w:bCs/>
          <w:i/>
          <w:sz w:val="24"/>
          <w:szCs w:val="24"/>
          <w:rtl/>
        </w:rPr>
        <w:t xml:space="preserve"> </w:t>
      </w:r>
      <w:r w:rsidRPr="00EF4F1C">
        <w:rPr>
          <w:rFonts w:ascii="David" w:hAnsi="David" w:cs="David" w:hint="cs"/>
          <w:b/>
          <w:bCs/>
          <w:i/>
          <w:sz w:val="24"/>
          <w:szCs w:val="24"/>
          <w:rtl/>
        </w:rPr>
        <w:t>וביצוע</w:t>
      </w:r>
      <w:r w:rsidRPr="00EF4F1C">
        <w:rPr>
          <w:rFonts w:ascii="David" w:hAnsi="David" w:cs="David"/>
          <w:b/>
          <w:bCs/>
          <w:i/>
          <w:sz w:val="24"/>
          <w:szCs w:val="24"/>
          <w:rtl/>
        </w:rPr>
        <w:t xml:space="preserve"> </w:t>
      </w:r>
      <w:r w:rsidRPr="00EF4F1C">
        <w:rPr>
          <w:rFonts w:ascii="David" w:hAnsi="David" w:cs="David" w:hint="cs"/>
          <w:b/>
          <w:bCs/>
          <w:i/>
          <w:sz w:val="24"/>
          <w:szCs w:val="24"/>
          <w:rtl/>
        </w:rPr>
        <w:t>העבודות</w:t>
      </w:r>
      <w:r w:rsidRPr="00EF4F1C">
        <w:rPr>
          <w:rFonts w:ascii="David" w:hAnsi="David" w:cs="David"/>
          <w:b/>
          <w:bCs/>
          <w:i/>
          <w:sz w:val="24"/>
          <w:szCs w:val="24"/>
          <w:rtl/>
        </w:rPr>
        <w:t xml:space="preserve"> </w:t>
      </w:r>
      <w:r w:rsidRPr="00EF4F1C">
        <w:rPr>
          <w:rFonts w:ascii="David" w:hAnsi="David" w:cs="David" w:hint="cs"/>
          <w:b/>
          <w:bCs/>
          <w:i/>
          <w:sz w:val="24"/>
          <w:szCs w:val="24"/>
          <w:rtl/>
        </w:rPr>
        <w:t>מבוסס</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החוזה</w:t>
      </w:r>
      <w:r w:rsidRPr="00EF4F1C">
        <w:rPr>
          <w:rFonts w:ascii="David" w:hAnsi="David" w:cs="David"/>
          <w:b/>
          <w:bCs/>
          <w:i/>
          <w:sz w:val="24"/>
          <w:szCs w:val="24"/>
          <w:rtl/>
        </w:rPr>
        <w:t xml:space="preserve"> </w:t>
      </w:r>
      <w:r w:rsidRPr="00EF4F1C">
        <w:rPr>
          <w:rFonts w:ascii="David" w:hAnsi="David" w:cs="David" w:hint="cs"/>
          <w:b/>
          <w:bCs/>
          <w:i/>
          <w:sz w:val="24"/>
          <w:szCs w:val="24"/>
          <w:rtl/>
        </w:rPr>
        <w:t>ועל</w:t>
      </w:r>
      <w:r w:rsidRPr="00EF4F1C">
        <w:rPr>
          <w:rFonts w:ascii="David" w:hAnsi="David" w:cs="David"/>
          <w:b/>
          <w:bCs/>
          <w:i/>
          <w:sz w:val="24"/>
          <w:szCs w:val="24"/>
          <w:rtl/>
        </w:rPr>
        <w:t xml:space="preserve"> </w:t>
      </w:r>
      <w:r w:rsidRPr="00EF4F1C">
        <w:rPr>
          <w:rFonts w:ascii="David" w:hAnsi="David" w:cs="David" w:hint="cs"/>
          <w:b/>
          <w:bCs/>
          <w:i/>
          <w:sz w:val="24"/>
          <w:szCs w:val="24"/>
          <w:rtl/>
        </w:rPr>
        <w:t>נספחיו</w:t>
      </w:r>
      <w:r w:rsidRPr="00EF4F1C">
        <w:rPr>
          <w:rFonts w:ascii="David" w:hAnsi="David" w:cs="David"/>
          <w:b/>
          <w:bCs/>
          <w:i/>
          <w:sz w:val="24"/>
          <w:szCs w:val="24"/>
          <w:rtl/>
        </w:rPr>
        <w:t xml:space="preserve">. </w:t>
      </w:r>
      <w:r w:rsidRPr="00EF4F1C">
        <w:rPr>
          <w:rFonts w:ascii="David" w:hAnsi="David" w:cs="David" w:hint="cs"/>
          <w:b/>
          <w:bCs/>
          <w:i/>
          <w:sz w:val="24"/>
          <w:szCs w:val="24"/>
          <w:rtl/>
        </w:rPr>
        <w:t>קצב</w:t>
      </w:r>
      <w:r w:rsidRPr="00EF4F1C">
        <w:rPr>
          <w:rFonts w:ascii="David" w:hAnsi="David" w:cs="David"/>
          <w:b/>
          <w:bCs/>
          <w:i/>
          <w:sz w:val="24"/>
          <w:szCs w:val="24"/>
          <w:rtl/>
        </w:rPr>
        <w:t xml:space="preserve"> </w:t>
      </w:r>
      <w:r w:rsidRPr="00EF4F1C">
        <w:rPr>
          <w:rFonts w:ascii="David" w:hAnsi="David" w:cs="David" w:hint="cs"/>
          <w:b/>
          <w:bCs/>
          <w:i/>
          <w:sz w:val="24"/>
          <w:szCs w:val="24"/>
          <w:rtl/>
        </w:rPr>
        <w:t>התקדמות</w:t>
      </w:r>
      <w:r w:rsidRPr="00EF4F1C">
        <w:rPr>
          <w:rFonts w:ascii="David" w:hAnsi="David" w:cs="David"/>
          <w:b/>
          <w:bCs/>
          <w:i/>
          <w:sz w:val="24"/>
          <w:szCs w:val="24"/>
          <w:rtl/>
        </w:rPr>
        <w:t xml:space="preserve"> </w:t>
      </w:r>
      <w:r w:rsidRPr="00EF4F1C">
        <w:rPr>
          <w:rFonts w:ascii="David" w:hAnsi="David" w:cs="David" w:hint="cs"/>
          <w:b/>
          <w:bCs/>
          <w:i/>
          <w:sz w:val="24"/>
          <w:szCs w:val="24"/>
          <w:rtl/>
        </w:rPr>
        <w:t>העבודה</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פי</w:t>
      </w:r>
      <w:r w:rsidRPr="00EF4F1C">
        <w:rPr>
          <w:rFonts w:ascii="David" w:hAnsi="David" w:cs="David"/>
          <w:b/>
          <w:bCs/>
          <w:i/>
          <w:sz w:val="24"/>
          <w:szCs w:val="24"/>
          <w:rtl/>
        </w:rPr>
        <w:t xml:space="preserve"> </w:t>
      </w:r>
      <w:r w:rsidRPr="00EF4F1C">
        <w:rPr>
          <w:rFonts w:ascii="David" w:hAnsi="David" w:cs="David" w:hint="cs"/>
          <w:b/>
          <w:bCs/>
          <w:i/>
          <w:sz w:val="24"/>
          <w:szCs w:val="24"/>
          <w:rtl/>
        </w:rPr>
        <w:t>לוח</w:t>
      </w:r>
      <w:r w:rsidRPr="00EF4F1C">
        <w:rPr>
          <w:rFonts w:ascii="David" w:hAnsi="David" w:cs="David"/>
          <w:b/>
          <w:bCs/>
          <w:i/>
          <w:sz w:val="24"/>
          <w:szCs w:val="24"/>
          <w:rtl/>
        </w:rPr>
        <w:t xml:space="preserve"> </w:t>
      </w:r>
      <w:r w:rsidRPr="00EF4F1C">
        <w:rPr>
          <w:rFonts w:ascii="David" w:hAnsi="David" w:cs="David" w:hint="cs"/>
          <w:b/>
          <w:bCs/>
          <w:i/>
          <w:sz w:val="24"/>
          <w:szCs w:val="24"/>
          <w:rtl/>
        </w:rPr>
        <w:t>הזמנים</w:t>
      </w:r>
      <w:r w:rsidRPr="00EF4F1C">
        <w:rPr>
          <w:rFonts w:ascii="David" w:hAnsi="David" w:cs="David"/>
          <w:b/>
          <w:bCs/>
          <w:i/>
          <w:sz w:val="24"/>
          <w:szCs w:val="24"/>
          <w:rtl/>
        </w:rPr>
        <w:t xml:space="preserve"> </w:t>
      </w:r>
      <w:r w:rsidRPr="00EF4F1C">
        <w:rPr>
          <w:rFonts w:ascii="David" w:hAnsi="David" w:cs="David" w:hint="cs"/>
          <w:b/>
          <w:bCs/>
          <w:i/>
          <w:sz w:val="24"/>
          <w:szCs w:val="24"/>
          <w:rtl/>
        </w:rPr>
        <w:t>והשלבים</w:t>
      </w:r>
      <w:r w:rsidRPr="00EF4F1C">
        <w:rPr>
          <w:rFonts w:ascii="David" w:hAnsi="David" w:cs="David"/>
          <w:b/>
          <w:bCs/>
          <w:i/>
          <w:sz w:val="24"/>
          <w:szCs w:val="24"/>
          <w:rtl/>
        </w:rPr>
        <w:t xml:space="preserve">, </w:t>
      </w:r>
      <w:r w:rsidRPr="00EF4F1C">
        <w:rPr>
          <w:rFonts w:ascii="David" w:hAnsi="David" w:cs="David" w:hint="cs"/>
          <w:b/>
          <w:bCs/>
          <w:i/>
          <w:sz w:val="24"/>
          <w:szCs w:val="24"/>
          <w:rtl/>
        </w:rPr>
        <w:t>ועמידת</w:t>
      </w:r>
      <w:r w:rsidRPr="00EF4F1C">
        <w:rPr>
          <w:rFonts w:ascii="David" w:hAnsi="David" w:cs="David"/>
          <w:b/>
          <w:bCs/>
          <w:i/>
          <w:sz w:val="24"/>
          <w:szCs w:val="24"/>
          <w:rtl/>
        </w:rPr>
        <w:t xml:space="preserve"> </w:t>
      </w:r>
      <w:r w:rsidRPr="00EF4F1C">
        <w:rPr>
          <w:rFonts w:ascii="David" w:hAnsi="David" w:cs="David" w:hint="cs"/>
          <w:b/>
          <w:bCs/>
          <w:i/>
          <w:sz w:val="24"/>
          <w:szCs w:val="24"/>
          <w:rtl/>
        </w:rPr>
        <w:t>הקבלן</w:t>
      </w:r>
      <w:r w:rsidRPr="00EF4F1C">
        <w:rPr>
          <w:rFonts w:ascii="David" w:hAnsi="David" w:cs="David"/>
          <w:b/>
          <w:bCs/>
          <w:i/>
          <w:sz w:val="24"/>
          <w:szCs w:val="24"/>
          <w:rtl/>
        </w:rPr>
        <w:t xml:space="preserve"> </w:t>
      </w:r>
      <w:r w:rsidRPr="00EF4F1C">
        <w:rPr>
          <w:rFonts w:ascii="David" w:hAnsi="David" w:cs="David" w:hint="cs"/>
          <w:b/>
          <w:bCs/>
          <w:i/>
          <w:sz w:val="24"/>
          <w:szCs w:val="24"/>
          <w:rtl/>
        </w:rPr>
        <w:t>בהתחייבויותיו</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פי</w:t>
      </w:r>
      <w:r w:rsidRPr="00EF4F1C">
        <w:rPr>
          <w:rFonts w:ascii="David" w:hAnsi="David" w:cs="David"/>
          <w:b/>
          <w:bCs/>
          <w:i/>
          <w:sz w:val="24"/>
          <w:szCs w:val="24"/>
          <w:rtl/>
        </w:rPr>
        <w:t xml:space="preserve"> </w:t>
      </w:r>
      <w:r w:rsidRPr="00EF4F1C">
        <w:rPr>
          <w:rFonts w:ascii="David" w:hAnsi="David" w:cs="David" w:hint="cs"/>
          <w:b/>
          <w:bCs/>
          <w:i/>
          <w:sz w:val="24"/>
          <w:szCs w:val="24"/>
          <w:rtl/>
        </w:rPr>
        <w:t>חוזה</w:t>
      </w:r>
      <w:r w:rsidRPr="00EF4F1C">
        <w:rPr>
          <w:rFonts w:ascii="David" w:hAnsi="David" w:cs="David"/>
          <w:b/>
          <w:bCs/>
          <w:i/>
          <w:sz w:val="24"/>
          <w:szCs w:val="24"/>
          <w:rtl/>
        </w:rPr>
        <w:t xml:space="preserve"> </w:t>
      </w:r>
      <w:r w:rsidRPr="00EF4F1C">
        <w:rPr>
          <w:rFonts w:ascii="David" w:hAnsi="David" w:cs="David" w:hint="cs"/>
          <w:b/>
          <w:bCs/>
          <w:i/>
          <w:sz w:val="24"/>
          <w:szCs w:val="24"/>
          <w:rtl/>
        </w:rPr>
        <w:t>זה</w:t>
      </w:r>
      <w:r w:rsidRPr="00EF4F1C">
        <w:rPr>
          <w:rFonts w:ascii="David" w:hAnsi="David" w:cs="David"/>
          <w:b/>
          <w:bCs/>
          <w:i/>
          <w:sz w:val="24"/>
          <w:szCs w:val="24"/>
          <w:rtl/>
        </w:rPr>
        <w:t xml:space="preserve">, </w:t>
      </w:r>
      <w:r w:rsidRPr="00EF4F1C">
        <w:rPr>
          <w:rFonts w:ascii="David" w:hAnsi="David" w:cs="David" w:hint="cs"/>
          <w:b/>
          <w:bCs/>
          <w:i/>
          <w:sz w:val="24"/>
          <w:szCs w:val="24"/>
          <w:rtl/>
        </w:rPr>
        <w:t>יקבעו</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סמך</w:t>
      </w:r>
      <w:r w:rsidRPr="00EF4F1C">
        <w:rPr>
          <w:rFonts w:ascii="David" w:hAnsi="David" w:cs="David"/>
          <w:b/>
          <w:bCs/>
          <w:i/>
          <w:sz w:val="24"/>
          <w:szCs w:val="24"/>
          <w:rtl/>
        </w:rPr>
        <w:t xml:space="preserve"> </w:t>
      </w:r>
      <w:r w:rsidRPr="00EF4F1C">
        <w:rPr>
          <w:rFonts w:ascii="David" w:hAnsi="David" w:cs="David" w:hint="cs"/>
          <w:b/>
          <w:bCs/>
          <w:i/>
          <w:sz w:val="24"/>
          <w:szCs w:val="24"/>
          <w:rtl/>
        </w:rPr>
        <w:t>העקרונות</w:t>
      </w:r>
      <w:r w:rsidRPr="00EF4F1C">
        <w:rPr>
          <w:rFonts w:ascii="David" w:hAnsi="David" w:cs="David"/>
          <w:b/>
          <w:bCs/>
          <w:i/>
          <w:sz w:val="24"/>
          <w:szCs w:val="24"/>
          <w:rtl/>
        </w:rPr>
        <w:t xml:space="preserve"> </w:t>
      </w:r>
      <w:r w:rsidRPr="00EF4F1C">
        <w:rPr>
          <w:rFonts w:ascii="David" w:hAnsi="David" w:cs="David" w:hint="cs"/>
          <w:b/>
          <w:bCs/>
          <w:i/>
          <w:sz w:val="24"/>
          <w:szCs w:val="24"/>
          <w:rtl/>
        </w:rPr>
        <w:t>הבאים</w:t>
      </w:r>
      <w:r w:rsidRPr="00EF4F1C">
        <w:rPr>
          <w:rFonts w:ascii="David" w:hAnsi="David" w:cs="David"/>
          <w:b/>
          <w:bCs/>
          <w:i/>
          <w:sz w:val="24"/>
          <w:szCs w:val="24"/>
          <w:rtl/>
        </w:rPr>
        <w:t>:</w:t>
      </w:r>
    </w:p>
    <w:p w14:paraId="297E12DD"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תעשנה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לקבוע</w:t>
      </w:r>
      <w:r w:rsidRPr="00EF4F1C">
        <w:rPr>
          <w:rFonts w:ascii="David" w:hAnsi="David" w:cs="David"/>
          <w:b/>
          <w:bCs/>
          <w:i/>
          <w:sz w:val="24"/>
          <w:szCs w:val="24"/>
          <w:rtl/>
        </w:rPr>
        <w:t xml:space="preserve"> </w:t>
      </w:r>
      <w:r w:rsidRPr="00EF4F1C">
        <w:rPr>
          <w:rFonts w:ascii="David" w:hAnsi="David" w:cs="David" w:hint="eastAsia"/>
          <w:b/>
          <w:bCs/>
          <w:i/>
          <w:sz w:val="24"/>
          <w:szCs w:val="24"/>
          <w:rtl/>
        </w:rPr>
        <w:t>במפרט</w:t>
      </w:r>
      <w:r w:rsidRPr="00EF4F1C">
        <w:rPr>
          <w:rFonts w:ascii="David" w:hAnsi="David" w:cs="David"/>
          <w:b/>
          <w:bCs/>
          <w:i/>
          <w:sz w:val="24"/>
          <w:szCs w:val="24"/>
          <w:rtl/>
        </w:rPr>
        <w:t xml:space="preserve"> </w:t>
      </w:r>
      <w:r w:rsidRPr="00EF4F1C">
        <w:rPr>
          <w:rFonts w:ascii="David" w:hAnsi="David" w:cs="David" w:hint="eastAsia"/>
          <w:b/>
          <w:bCs/>
          <w:i/>
          <w:sz w:val="24"/>
          <w:szCs w:val="24"/>
          <w:rtl/>
        </w:rPr>
        <w:t>המיוחד</w:t>
      </w:r>
      <w:r w:rsidRPr="00EF4F1C">
        <w:rPr>
          <w:rFonts w:ascii="David" w:hAnsi="David" w:cs="David"/>
          <w:b/>
          <w:bCs/>
          <w:i/>
          <w:sz w:val="24"/>
          <w:szCs w:val="24"/>
          <w:rtl/>
        </w:rPr>
        <w:t xml:space="preserve">, </w:t>
      </w:r>
      <w:r w:rsidRPr="00EF4F1C">
        <w:rPr>
          <w:rFonts w:ascii="David" w:hAnsi="David" w:cs="David" w:hint="eastAsia"/>
          <w:b/>
          <w:bCs/>
          <w:i/>
          <w:sz w:val="24"/>
          <w:szCs w:val="24"/>
          <w:rtl/>
        </w:rPr>
        <w:t>ובהעדר</w:t>
      </w:r>
      <w:r w:rsidRPr="00EF4F1C">
        <w:rPr>
          <w:rFonts w:ascii="David" w:hAnsi="David" w:cs="David"/>
          <w:b/>
          <w:bCs/>
          <w:i/>
          <w:sz w:val="24"/>
          <w:szCs w:val="24"/>
          <w:rtl/>
        </w:rPr>
        <w:t xml:space="preserve"> </w:t>
      </w:r>
      <w:r w:rsidRPr="00EF4F1C">
        <w:rPr>
          <w:rFonts w:ascii="David" w:hAnsi="David" w:cs="David" w:hint="eastAsia"/>
          <w:b/>
          <w:bCs/>
          <w:i/>
          <w:sz w:val="24"/>
          <w:szCs w:val="24"/>
          <w:rtl/>
        </w:rPr>
        <w:t>קביעה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w:t>
      </w:r>
      <w:r w:rsidRPr="00EF4F1C">
        <w:rPr>
          <w:rFonts w:ascii="David" w:hAnsi="David" w:cs="David"/>
          <w:b/>
          <w:bCs/>
          <w:i/>
          <w:sz w:val="24"/>
          <w:szCs w:val="24"/>
          <w:rtl/>
        </w:rPr>
        <w:t xml:space="preserve"> 3.1.8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ומקצוע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בנפרד</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בהעדרם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אלה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השיטה</w:t>
      </w:r>
      <w:r w:rsidRPr="00EF4F1C">
        <w:rPr>
          <w:rFonts w:ascii="David" w:hAnsi="David" w:cs="David"/>
          <w:b/>
          <w:bCs/>
          <w:i/>
          <w:sz w:val="24"/>
          <w:szCs w:val="24"/>
          <w:rtl/>
        </w:rPr>
        <w:t xml:space="preserve"> </w:t>
      </w:r>
      <w:r w:rsidRPr="00EF4F1C">
        <w:rPr>
          <w:rFonts w:ascii="David" w:hAnsi="David" w:cs="David" w:hint="eastAsia"/>
          <w:b/>
          <w:bCs/>
          <w:i/>
          <w:sz w:val="24"/>
          <w:szCs w:val="24"/>
          <w:rtl/>
        </w:rPr>
        <w:t>שתקבע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64A667AC"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תרשמנה</w:t>
      </w:r>
      <w:r w:rsidRPr="00EF4F1C">
        <w:rPr>
          <w:rFonts w:ascii="David" w:hAnsi="David" w:cs="David"/>
          <w:b/>
          <w:bCs/>
          <w:i/>
          <w:sz w:val="24"/>
          <w:szCs w:val="24"/>
          <w:rtl/>
        </w:rPr>
        <w:t xml:space="preserve"> </w:t>
      </w:r>
      <w:r w:rsidRPr="00EF4F1C">
        <w:rPr>
          <w:rFonts w:ascii="David" w:hAnsi="David" w:cs="David" w:hint="eastAsia"/>
          <w:b/>
          <w:bCs/>
          <w:i/>
          <w:sz w:val="24"/>
          <w:szCs w:val="24"/>
          <w:rtl/>
        </w:rPr>
        <w:t>בספר</w:t>
      </w:r>
      <w:r w:rsidRPr="00EF4F1C">
        <w:rPr>
          <w:rFonts w:ascii="David" w:hAnsi="David" w:cs="David"/>
          <w:b/>
          <w:bCs/>
          <w:i/>
          <w:sz w:val="24"/>
          <w:szCs w:val="24"/>
          <w:rtl/>
        </w:rPr>
        <w:t xml:space="preserve"> </w:t>
      </w:r>
      <w:r w:rsidRPr="00EF4F1C">
        <w:rPr>
          <w:rFonts w:ascii="David" w:hAnsi="David" w:cs="David" w:hint="eastAsia"/>
          <w:b/>
          <w:bCs/>
          <w:i/>
          <w:sz w:val="24"/>
          <w:szCs w:val="24"/>
          <w:rtl/>
        </w:rPr>
        <w:t>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ברשימות</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מיוחדות</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ותחתמנה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w:t>
      </w:r>
    </w:p>
    <w:p w14:paraId="5EE424F3"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בהן</w:t>
      </w:r>
      <w:r w:rsidRPr="00EF4F1C">
        <w:rPr>
          <w:rFonts w:ascii="David" w:hAnsi="David" w:cs="David"/>
          <w:b/>
          <w:bCs/>
          <w:i/>
          <w:sz w:val="24"/>
          <w:szCs w:val="24"/>
          <w:rtl/>
        </w:rPr>
        <w:t xml:space="preserve"> </w:t>
      </w:r>
      <w:r w:rsidRPr="00EF4F1C">
        <w:rPr>
          <w:rFonts w:ascii="David" w:hAnsi="David" w:cs="David" w:hint="eastAsia"/>
          <w:b/>
          <w:bCs/>
          <w:i/>
          <w:sz w:val="24"/>
          <w:szCs w:val="24"/>
          <w:rtl/>
        </w:rPr>
        <w:t>חלות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w:t>
      </w:r>
    </w:p>
    <w:p w14:paraId="716A549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בדיקת</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הביניים</w:t>
      </w:r>
      <w:r w:rsidRPr="00EF4F1C">
        <w:rPr>
          <w:rFonts w:ascii="David" w:hAnsi="David" w:cs="David"/>
          <w:b/>
          <w:bCs/>
          <w:i/>
          <w:sz w:val="24"/>
          <w:szCs w:val="24"/>
          <w:rtl/>
        </w:rPr>
        <w:t xml:space="preserve"> </w:t>
      </w:r>
      <w:r w:rsidRPr="00EF4F1C">
        <w:rPr>
          <w:rFonts w:ascii="David" w:hAnsi="David" w:cs="David" w:hint="eastAsia"/>
          <w:b/>
          <w:bCs/>
          <w:i/>
          <w:sz w:val="24"/>
          <w:szCs w:val="24"/>
          <w:rtl/>
        </w:rPr>
        <w:t>תיעשה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להתקדמות</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ולוח</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התשלומים</w:t>
      </w:r>
      <w:r w:rsidRPr="00EF4F1C">
        <w:rPr>
          <w:rFonts w:ascii="David" w:hAnsi="David" w:cs="David"/>
          <w:b/>
          <w:bCs/>
          <w:i/>
          <w:sz w:val="24"/>
          <w:szCs w:val="24"/>
          <w:rtl/>
        </w:rPr>
        <w:t>.</w:t>
      </w:r>
    </w:p>
    <w:p w14:paraId="173C2EA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למטרת</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מהוות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שהעבודות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נעשו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לנספחים</w:t>
      </w:r>
      <w:r w:rsidRPr="00EF4F1C">
        <w:rPr>
          <w:rFonts w:ascii="David" w:hAnsi="David" w:cs="David"/>
          <w:b/>
          <w:bCs/>
          <w:i/>
          <w:sz w:val="24"/>
          <w:szCs w:val="24"/>
          <w:rtl/>
        </w:rPr>
        <w:t>.</w:t>
      </w:r>
    </w:p>
    <w:p w14:paraId="7AD671A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ולתוצאותיהן</w:t>
      </w:r>
      <w:r w:rsidRPr="00EF4F1C">
        <w:rPr>
          <w:rFonts w:ascii="David" w:hAnsi="David" w:cs="David"/>
          <w:b/>
          <w:bCs/>
          <w:i/>
          <w:sz w:val="24"/>
          <w:szCs w:val="24"/>
          <w:rtl/>
        </w:rPr>
        <w:t xml:space="preserve"> </w:t>
      </w:r>
      <w:r w:rsidRPr="00EF4F1C">
        <w:rPr>
          <w:rFonts w:ascii="David" w:hAnsi="David" w:cs="David" w:hint="eastAsia"/>
          <w:b/>
          <w:bCs/>
          <w:i/>
          <w:sz w:val="24"/>
          <w:szCs w:val="24"/>
          <w:rtl/>
        </w:rPr>
        <w:t>יכריע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0FD28A8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תכנית</w:t>
      </w:r>
      <w:r w:rsidRPr="00EF4F1C">
        <w:rPr>
          <w:rFonts w:ascii="David" w:hAnsi="David" w:cs="David"/>
          <w:b/>
          <w:bCs/>
          <w:i/>
          <w:sz w:val="24"/>
          <w:szCs w:val="24"/>
          <w:rtl/>
        </w:rPr>
        <w:t xml:space="preserve"> </w:t>
      </w:r>
      <w:r w:rsidRPr="00EF4F1C">
        <w:rPr>
          <w:rFonts w:ascii="David" w:hAnsi="David" w:cs="David" w:hint="eastAsia"/>
          <w:b/>
          <w:bCs/>
          <w:i/>
          <w:sz w:val="24"/>
          <w:szCs w:val="24"/>
          <w:rtl/>
        </w:rPr>
        <w:t>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תעודכן</w:t>
      </w:r>
      <w:r w:rsidRPr="00EF4F1C">
        <w:rPr>
          <w:rFonts w:ascii="David" w:hAnsi="David" w:cs="David"/>
          <w:b/>
          <w:bCs/>
          <w:i/>
          <w:sz w:val="24"/>
          <w:szCs w:val="24"/>
          <w:rtl/>
        </w:rPr>
        <w:t xml:space="preserve"> </w:t>
      </w:r>
      <w:r w:rsidRPr="00EF4F1C">
        <w:rPr>
          <w:rFonts w:ascii="David" w:hAnsi="David" w:cs="David" w:hint="eastAsia"/>
          <w:b/>
          <w:bCs/>
          <w:i/>
          <w:sz w:val="24"/>
          <w:szCs w:val="24"/>
          <w:rtl/>
        </w:rPr>
        <w:t>ותבוצע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מטעם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התקדמות</w:t>
      </w:r>
      <w:r w:rsidRPr="00EF4F1C">
        <w:rPr>
          <w:rFonts w:ascii="David" w:hAnsi="David" w:cs="David"/>
          <w:b/>
          <w:bCs/>
          <w:i/>
          <w:sz w:val="24"/>
          <w:szCs w:val="24"/>
          <w:rtl/>
        </w:rPr>
        <w:t xml:space="preserve"> (</w:t>
      </w:r>
      <w:r w:rsidRPr="00EF4F1C">
        <w:rPr>
          <w:rFonts w:ascii="David" w:hAnsi="David" w:cs="David"/>
          <w:b/>
          <w:bCs/>
          <w:i/>
          <w:sz w:val="24"/>
          <w:szCs w:val="24"/>
        </w:rPr>
        <w:t>AS MADE</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היסודות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יציקת</w:t>
      </w:r>
      <w:r w:rsidRPr="00EF4F1C">
        <w:rPr>
          <w:rFonts w:ascii="David" w:hAnsi="David" w:cs="David"/>
          <w:b/>
          <w:bCs/>
          <w:i/>
          <w:sz w:val="24"/>
          <w:szCs w:val="24"/>
          <w:rtl/>
        </w:rPr>
        <w:t xml:space="preserve"> </w:t>
      </w:r>
      <w:r w:rsidRPr="00EF4F1C">
        <w:rPr>
          <w:rFonts w:ascii="David" w:hAnsi="David" w:cs="David" w:hint="eastAsia"/>
          <w:b/>
          <w:bCs/>
          <w:i/>
          <w:sz w:val="24"/>
          <w:szCs w:val="24"/>
          <w:rtl/>
        </w:rPr>
        <w:t>ריצפת</w:t>
      </w:r>
      <w:r w:rsidRPr="00EF4F1C">
        <w:rPr>
          <w:rFonts w:ascii="David" w:hAnsi="David" w:cs="David"/>
          <w:b/>
          <w:bCs/>
          <w:i/>
          <w:sz w:val="24"/>
          <w:szCs w:val="24"/>
          <w:rtl/>
        </w:rPr>
        <w:t xml:space="preserve"> </w:t>
      </w:r>
      <w:r w:rsidRPr="00EF4F1C">
        <w:rPr>
          <w:rFonts w:ascii="David" w:hAnsi="David" w:cs="David" w:hint="eastAsia"/>
          <w:b/>
          <w:bCs/>
          <w:i/>
          <w:sz w:val="24"/>
          <w:szCs w:val="24"/>
          <w:rtl/>
        </w:rPr>
        <w:t>קומת</w:t>
      </w:r>
      <w:r w:rsidRPr="00EF4F1C">
        <w:rPr>
          <w:rFonts w:ascii="David" w:hAnsi="David" w:cs="David"/>
          <w:b/>
          <w:bCs/>
          <w:i/>
          <w:sz w:val="24"/>
          <w:szCs w:val="24"/>
          <w:rtl/>
        </w:rPr>
        <w:t xml:space="preserve"> </w:t>
      </w:r>
      <w:r w:rsidRPr="00EF4F1C">
        <w:rPr>
          <w:rFonts w:ascii="David" w:hAnsi="David" w:cs="David" w:hint="eastAsia"/>
          <w:b/>
          <w:bCs/>
          <w:i/>
          <w:sz w:val="24"/>
          <w:szCs w:val="24"/>
          <w:rtl/>
        </w:rPr>
        <w:t>קרקע</w:t>
      </w:r>
      <w:r w:rsidRPr="00EF4F1C">
        <w:rPr>
          <w:rFonts w:ascii="David" w:hAnsi="David" w:cs="David"/>
          <w:b/>
          <w:bCs/>
          <w:i/>
          <w:sz w:val="24"/>
          <w:szCs w:val="24"/>
          <w:rtl/>
        </w:rPr>
        <w:t xml:space="preserve">, </w:t>
      </w:r>
      <w:r w:rsidRPr="00EF4F1C">
        <w:rPr>
          <w:rFonts w:ascii="David" w:hAnsi="David" w:cs="David" w:hint="eastAsia"/>
          <w:b/>
          <w:bCs/>
          <w:i/>
          <w:sz w:val="24"/>
          <w:szCs w:val="24"/>
          <w:rtl/>
        </w:rPr>
        <w:t>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ת</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w:t>
      </w:r>
      <w:r w:rsidRPr="00EF4F1C">
        <w:rPr>
          <w:rFonts w:ascii="David" w:hAnsi="David" w:cs="David" w:hint="eastAsia"/>
          <w:b/>
          <w:bCs/>
          <w:i/>
          <w:sz w:val="24"/>
          <w:szCs w:val="24"/>
          <w:rtl/>
        </w:rPr>
        <w:t>קווי</w:t>
      </w:r>
      <w:r w:rsidRPr="00EF4F1C">
        <w:rPr>
          <w:rFonts w:ascii="David" w:hAnsi="David" w:cs="David"/>
          <w:b/>
          <w:bCs/>
          <w:i/>
          <w:sz w:val="24"/>
          <w:szCs w:val="24"/>
          <w:rtl/>
        </w:rPr>
        <w:t xml:space="preserve"> </w:t>
      </w:r>
      <w:r w:rsidRPr="00EF4F1C">
        <w:rPr>
          <w:rFonts w:ascii="David" w:hAnsi="David" w:cs="David" w:hint="eastAsia"/>
          <w:b/>
          <w:bCs/>
          <w:i/>
          <w:sz w:val="24"/>
          <w:szCs w:val="24"/>
          <w:rtl/>
        </w:rPr>
        <w:t>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ביוב</w:t>
      </w:r>
      <w:r w:rsidRPr="00EF4F1C">
        <w:rPr>
          <w:rFonts w:ascii="David" w:hAnsi="David" w:cs="David"/>
          <w:b/>
          <w:bCs/>
          <w:i/>
          <w:sz w:val="24"/>
          <w:szCs w:val="24"/>
          <w:rtl/>
        </w:rPr>
        <w:t xml:space="preserve">, </w:t>
      </w:r>
      <w:r w:rsidRPr="00EF4F1C">
        <w:rPr>
          <w:rFonts w:ascii="David" w:hAnsi="David" w:cs="David" w:hint="eastAsia"/>
          <w:b/>
          <w:bCs/>
          <w:i/>
          <w:sz w:val="24"/>
          <w:szCs w:val="24"/>
          <w:rtl/>
        </w:rPr>
        <w:t>ניקוז</w:t>
      </w:r>
      <w:r w:rsidRPr="00EF4F1C">
        <w:rPr>
          <w:rFonts w:ascii="David" w:hAnsi="David" w:cs="David"/>
          <w:b/>
          <w:bCs/>
          <w:i/>
          <w:sz w:val="24"/>
          <w:szCs w:val="24"/>
          <w:rtl/>
        </w:rPr>
        <w:t xml:space="preserve">, </w:t>
      </w:r>
      <w:r w:rsidRPr="00EF4F1C">
        <w:rPr>
          <w:rFonts w:ascii="David" w:hAnsi="David" w:cs="David" w:hint="eastAsia"/>
          <w:b/>
          <w:bCs/>
          <w:i/>
          <w:sz w:val="24"/>
          <w:szCs w:val="24"/>
          <w:rtl/>
        </w:rPr>
        <w:t>תאורה</w:t>
      </w:r>
      <w:r w:rsidRPr="00EF4F1C">
        <w:rPr>
          <w:rFonts w:ascii="David" w:hAnsi="David" w:cs="David"/>
          <w:b/>
          <w:bCs/>
          <w:i/>
          <w:sz w:val="24"/>
          <w:szCs w:val="24"/>
          <w:rtl/>
        </w:rPr>
        <w:t xml:space="preserve">, </w:t>
      </w:r>
      <w:r w:rsidRPr="00EF4F1C">
        <w:rPr>
          <w:rFonts w:ascii="David" w:hAnsi="David" w:cs="David" w:hint="eastAsia"/>
          <w:b/>
          <w:bCs/>
          <w:i/>
          <w:sz w:val="24"/>
          <w:szCs w:val="24"/>
          <w:rtl/>
        </w:rPr>
        <w:t>חשמל</w:t>
      </w:r>
      <w:r w:rsidRPr="00EF4F1C">
        <w:rPr>
          <w:rFonts w:ascii="David" w:hAnsi="David" w:cs="David"/>
          <w:b/>
          <w:bCs/>
          <w:i/>
          <w:sz w:val="24"/>
          <w:szCs w:val="24"/>
          <w:rtl/>
        </w:rPr>
        <w:t xml:space="preserve"> </w:t>
      </w:r>
      <w:r w:rsidRPr="00EF4F1C">
        <w:rPr>
          <w:rFonts w:ascii="David" w:hAnsi="David" w:cs="David" w:hint="eastAsia"/>
          <w:b/>
          <w:bCs/>
          <w:i/>
          <w:sz w:val="24"/>
          <w:szCs w:val="24"/>
          <w:rtl/>
        </w:rPr>
        <w:t>תקשורת</w:t>
      </w:r>
      <w:r w:rsidRPr="00EF4F1C">
        <w:rPr>
          <w:rFonts w:ascii="David" w:hAnsi="David" w:cs="David"/>
          <w:b/>
          <w:bCs/>
          <w:i/>
          <w:sz w:val="24"/>
          <w:szCs w:val="24"/>
          <w:rtl/>
        </w:rPr>
        <w:t xml:space="preserve"> </w:t>
      </w:r>
      <w:r w:rsidRPr="00EF4F1C">
        <w:rPr>
          <w:rFonts w:ascii="David" w:hAnsi="David" w:cs="David" w:hint="eastAsia"/>
          <w:b/>
          <w:bCs/>
          <w:i/>
          <w:sz w:val="24"/>
          <w:szCs w:val="24"/>
          <w:rtl/>
        </w:rPr>
        <w:t>וכד</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פיתוח</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כבישים</w:t>
      </w:r>
      <w:r w:rsidRPr="00EF4F1C">
        <w:rPr>
          <w:rFonts w:ascii="David" w:hAnsi="David" w:cs="David"/>
          <w:b/>
          <w:bCs/>
          <w:i/>
          <w:sz w:val="24"/>
          <w:szCs w:val="24"/>
          <w:rtl/>
        </w:rPr>
        <w:t xml:space="preserve">, </w:t>
      </w:r>
      <w:r w:rsidRPr="00EF4F1C">
        <w:rPr>
          <w:rFonts w:ascii="David" w:hAnsi="David" w:cs="David" w:hint="eastAsia"/>
          <w:b/>
          <w:bCs/>
          <w:i/>
          <w:sz w:val="24"/>
          <w:szCs w:val="24"/>
          <w:rtl/>
        </w:rPr>
        <w:t>מדרכות</w:t>
      </w:r>
      <w:r w:rsidRPr="00EF4F1C">
        <w:rPr>
          <w:rFonts w:ascii="David" w:hAnsi="David" w:cs="David"/>
          <w:b/>
          <w:bCs/>
          <w:i/>
          <w:sz w:val="24"/>
          <w:szCs w:val="24"/>
          <w:rtl/>
        </w:rPr>
        <w:t xml:space="preserve"> </w:t>
      </w:r>
      <w:r w:rsidRPr="00EF4F1C">
        <w:rPr>
          <w:rFonts w:ascii="David" w:hAnsi="David" w:cs="David" w:hint="eastAsia"/>
          <w:b/>
          <w:bCs/>
          <w:i/>
          <w:sz w:val="24"/>
          <w:szCs w:val="24"/>
          <w:rtl/>
        </w:rPr>
        <w:t>וכו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שיידרש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לדוגמא</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מיקום</w:t>
      </w:r>
      <w:r w:rsidRPr="00EF4F1C">
        <w:rPr>
          <w:rFonts w:ascii="David" w:hAnsi="David" w:cs="David"/>
          <w:b/>
          <w:bCs/>
          <w:i/>
          <w:sz w:val="24"/>
          <w:szCs w:val="24"/>
          <w:rtl/>
        </w:rPr>
        <w:t xml:space="preserve"> </w:t>
      </w:r>
      <w:r w:rsidRPr="00EF4F1C">
        <w:rPr>
          <w:rFonts w:ascii="David" w:hAnsi="David" w:cs="David" w:hint="eastAsia"/>
          <w:b/>
          <w:bCs/>
          <w:i/>
          <w:sz w:val="24"/>
          <w:szCs w:val="24"/>
          <w:rtl/>
        </w:rPr>
        <w:t>אבני</w:t>
      </w:r>
      <w:r w:rsidRPr="00EF4F1C">
        <w:rPr>
          <w:rFonts w:ascii="David" w:hAnsi="David" w:cs="David"/>
          <w:b/>
          <w:bCs/>
          <w:i/>
          <w:sz w:val="24"/>
          <w:szCs w:val="24"/>
          <w:rtl/>
        </w:rPr>
        <w:t xml:space="preserve"> </w:t>
      </w:r>
      <w:r w:rsidRPr="00EF4F1C">
        <w:rPr>
          <w:rFonts w:ascii="David" w:hAnsi="David" w:cs="David" w:hint="eastAsia"/>
          <w:b/>
          <w:bCs/>
          <w:i/>
          <w:sz w:val="24"/>
          <w:szCs w:val="24"/>
          <w:rtl/>
        </w:rPr>
        <w:t>שפה</w:t>
      </w:r>
      <w:r w:rsidRPr="00EF4F1C">
        <w:rPr>
          <w:rFonts w:ascii="David" w:hAnsi="David" w:cs="David"/>
          <w:b/>
          <w:bCs/>
          <w:i/>
          <w:sz w:val="24"/>
          <w:szCs w:val="24"/>
          <w:rtl/>
        </w:rPr>
        <w:t xml:space="preserve"> </w:t>
      </w:r>
      <w:r w:rsidRPr="00EF4F1C">
        <w:rPr>
          <w:rFonts w:ascii="David" w:hAnsi="David" w:cs="David" w:hint="eastAsia"/>
          <w:b/>
          <w:bCs/>
          <w:i/>
          <w:sz w:val="24"/>
          <w:szCs w:val="24"/>
          <w:rtl/>
        </w:rPr>
        <w:t>וכד</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והתוכניות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יבוצעו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יאושר</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וע</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שמורה</w:t>
      </w:r>
      <w:r w:rsidRPr="00EF4F1C">
        <w:rPr>
          <w:rFonts w:ascii="David" w:hAnsi="David" w:cs="David"/>
          <w:b/>
          <w:bCs/>
          <w:i/>
          <w:sz w:val="24"/>
          <w:szCs w:val="24"/>
          <w:rtl/>
        </w:rPr>
        <w:t xml:space="preserve"> </w:t>
      </w: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לאשר</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לתת</w:t>
      </w:r>
      <w:r w:rsidRPr="00EF4F1C">
        <w:rPr>
          <w:rFonts w:ascii="David" w:hAnsi="David" w:cs="David"/>
          <w:b/>
          <w:bCs/>
          <w:i/>
          <w:sz w:val="24"/>
          <w:szCs w:val="24"/>
          <w:rtl/>
        </w:rPr>
        <w:t xml:space="preserve"> </w:t>
      </w:r>
      <w:r w:rsidRPr="00EF4F1C">
        <w:rPr>
          <w:rFonts w:ascii="David" w:hAnsi="David" w:cs="David" w:hint="eastAsia"/>
          <w:b/>
          <w:bCs/>
          <w:i/>
          <w:sz w:val="24"/>
          <w:szCs w:val="24"/>
          <w:rtl/>
        </w:rPr>
        <w:t>הסבר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הגשת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הינה</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מוקדם</w:t>
      </w:r>
      <w:r w:rsidRPr="00EF4F1C">
        <w:rPr>
          <w:rFonts w:ascii="David" w:hAnsi="David" w:cs="David"/>
          <w:b/>
          <w:bCs/>
          <w:i/>
          <w:sz w:val="24"/>
          <w:szCs w:val="24"/>
          <w:rtl/>
        </w:rPr>
        <w:t xml:space="preserve"> </w:t>
      </w:r>
      <w:r w:rsidRPr="00EF4F1C">
        <w:rPr>
          <w:rFonts w:ascii="David" w:hAnsi="David" w:cs="David" w:hint="eastAsia"/>
          <w:b/>
          <w:bCs/>
          <w:i/>
          <w:sz w:val="24"/>
          <w:szCs w:val="24"/>
          <w:rtl/>
        </w:rPr>
        <w:t>לבדיקה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ואישור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ביניים</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בואו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לאשר</w:t>
      </w:r>
      <w:r w:rsidRPr="00EF4F1C">
        <w:rPr>
          <w:rFonts w:ascii="David" w:hAnsi="David" w:cs="David"/>
          <w:b/>
          <w:bCs/>
          <w:i/>
          <w:sz w:val="24"/>
          <w:szCs w:val="24"/>
          <w:rtl/>
        </w:rPr>
        <w:t xml:space="preserve"> </w:t>
      </w:r>
      <w:r w:rsidRPr="00EF4F1C">
        <w:rPr>
          <w:rFonts w:ascii="David" w:hAnsi="David" w:cs="David" w:hint="eastAsia"/>
          <w:b/>
          <w:bCs/>
          <w:i/>
          <w:sz w:val="24"/>
          <w:szCs w:val="24"/>
          <w:rtl/>
        </w:rPr>
        <w:t>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ליתן</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הרצוי</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להיות</w:t>
      </w:r>
      <w:r w:rsidRPr="00EF4F1C">
        <w:rPr>
          <w:rFonts w:ascii="David" w:hAnsi="David" w:cs="David"/>
          <w:b/>
          <w:bCs/>
          <w:i/>
          <w:sz w:val="24"/>
          <w:szCs w:val="24"/>
          <w:rtl/>
        </w:rPr>
        <w:t xml:space="preserve"> </w:t>
      </w:r>
      <w:r w:rsidRPr="00EF4F1C">
        <w:rPr>
          <w:rFonts w:ascii="David" w:hAnsi="David" w:cs="David" w:hint="eastAsia"/>
          <w:b/>
          <w:bCs/>
          <w:i/>
          <w:sz w:val="24"/>
          <w:szCs w:val="24"/>
          <w:rtl/>
        </w:rPr>
        <w:t>נוכח</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לשלוח</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לסייע</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הדרושות</w:t>
      </w:r>
      <w:r w:rsidRPr="00EF4F1C">
        <w:rPr>
          <w:rFonts w:ascii="David" w:hAnsi="David" w:cs="David"/>
          <w:b/>
          <w:bCs/>
          <w:i/>
          <w:sz w:val="24"/>
          <w:szCs w:val="24"/>
          <w:rtl/>
        </w:rPr>
        <w:t xml:space="preserve">, </w:t>
      </w:r>
      <w:r w:rsidRPr="00EF4F1C">
        <w:rPr>
          <w:rFonts w:ascii="David" w:hAnsi="David" w:cs="David" w:hint="eastAsia"/>
          <w:b/>
          <w:bCs/>
          <w:i/>
          <w:sz w:val="24"/>
          <w:szCs w:val="24"/>
          <w:rtl/>
        </w:rPr>
        <w:t>לספק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כוח</w:t>
      </w:r>
      <w:r w:rsidRPr="00EF4F1C">
        <w:rPr>
          <w:rFonts w:ascii="David" w:hAnsi="David" w:cs="David"/>
          <w:b/>
          <w:bCs/>
          <w:i/>
          <w:sz w:val="24"/>
          <w:szCs w:val="24"/>
          <w:rtl/>
        </w:rPr>
        <w:t xml:space="preserve"> </w:t>
      </w:r>
      <w:r w:rsidRPr="00EF4F1C">
        <w:rPr>
          <w:rFonts w:ascii="David" w:hAnsi="David" w:cs="David" w:hint="eastAsia"/>
          <w:b/>
          <w:bCs/>
          <w:i/>
          <w:sz w:val="24"/>
          <w:szCs w:val="24"/>
          <w:rtl/>
        </w:rPr>
        <w:t>האדם</w:t>
      </w:r>
      <w:r w:rsidRPr="00EF4F1C">
        <w:rPr>
          <w:rFonts w:ascii="David" w:hAnsi="David" w:cs="David"/>
          <w:b/>
          <w:bCs/>
          <w:i/>
          <w:sz w:val="24"/>
          <w:szCs w:val="24"/>
          <w:rtl/>
        </w:rPr>
        <w:t xml:space="preserve"> </w:t>
      </w:r>
      <w:r w:rsidRPr="00EF4F1C">
        <w:rPr>
          <w:rFonts w:ascii="David" w:hAnsi="David" w:cs="David" w:hint="eastAsia"/>
          <w:b/>
          <w:bCs/>
          <w:i/>
          <w:sz w:val="24"/>
          <w:szCs w:val="24"/>
          <w:rtl/>
        </w:rPr>
        <w:t>והאמצעים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הדרושים</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ולהמציא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הפרטים</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הדרושים</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w:t>
      </w:r>
    </w:p>
    <w:p w14:paraId="1B1930E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נכח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מקומו</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לדחות</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לבצען</w:t>
      </w:r>
      <w:r w:rsidRPr="00EF4F1C">
        <w:rPr>
          <w:rFonts w:ascii="David" w:hAnsi="David" w:cs="David"/>
          <w:b/>
          <w:bCs/>
          <w:i/>
          <w:sz w:val="24"/>
          <w:szCs w:val="24"/>
          <w:rtl/>
        </w:rPr>
        <w:t xml:space="preserve"> </w:t>
      </w:r>
      <w:r w:rsidRPr="00EF4F1C">
        <w:rPr>
          <w:rFonts w:ascii="David" w:hAnsi="David" w:cs="David" w:hint="eastAsia"/>
          <w:b/>
          <w:bCs/>
          <w:i/>
          <w:sz w:val="24"/>
          <w:szCs w:val="24"/>
          <w:rtl/>
        </w:rPr>
        <w:t>בהעדרם</w:t>
      </w:r>
      <w:r w:rsidRPr="00EF4F1C">
        <w:rPr>
          <w:rFonts w:ascii="David" w:hAnsi="David" w:cs="David"/>
          <w:b/>
          <w:bCs/>
          <w:i/>
          <w:sz w:val="24"/>
          <w:szCs w:val="24"/>
          <w:rtl/>
        </w:rPr>
        <w:t xml:space="preserve">, </w:t>
      </w:r>
      <w:r w:rsidRPr="00EF4F1C">
        <w:rPr>
          <w:rFonts w:ascii="David" w:hAnsi="David" w:cs="David" w:hint="eastAsia"/>
          <w:b/>
          <w:bCs/>
          <w:i/>
          <w:sz w:val="24"/>
          <w:szCs w:val="24"/>
          <w:rtl/>
        </w:rPr>
        <w:t>ויהיו</w:t>
      </w:r>
      <w:r w:rsidRPr="00EF4F1C">
        <w:rPr>
          <w:rFonts w:ascii="David" w:hAnsi="David" w:cs="David"/>
          <w:b/>
          <w:bCs/>
          <w:i/>
          <w:sz w:val="24"/>
          <w:szCs w:val="24"/>
          <w:rtl/>
        </w:rPr>
        <w:t xml:space="preserve"> </w:t>
      </w:r>
      <w:r w:rsidRPr="00EF4F1C">
        <w:rPr>
          <w:rFonts w:ascii="David" w:hAnsi="David" w:cs="David" w:hint="eastAsia"/>
          <w:b/>
          <w:bCs/>
          <w:i/>
          <w:sz w:val="24"/>
          <w:szCs w:val="24"/>
          <w:rtl/>
        </w:rPr>
        <w:t>רואים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שאושרו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כתוצאותיהן</w:t>
      </w:r>
      <w:r w:rsidRPr="00EF4F1C">
        <w:rPr>
          <w:rFonts w:ascii="David" w:hAnsi="David" w:cs="David"/>
          <w:b/>
          <w:bCs/>
          <w:i/>
          <w:sz w:val="24"/>
          <w:szCs w:val="24"/>
          <w:rtl/>
        </w:rPr>
        <w:t xml:space="preserve"> </w:t>
      </w:r>
      <w:r w:rsidRPr="00EF4F1C">
        <w:rPr>
          <w:rFonts w:ascii="David" w:hAnsi="David" w:cs="David" w:hint="eastAsia"/>
          <w:b/>
          <w:bCs/>
          <w:i/>
          <w:sz w:val="24"/>
          <w:szCs w:val="24"/>
          <w:rtl/>
        </w:rPr>
        <w:t>הנכונות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לערער</w:t>
      </w:r>
      <w:r w:rsidRPr="00EF4F1C">
        <w:rPr>
          <w:rFonts w:ascii="David" w:hAnsi="David" w:cs="David"/>
          <w:b/>
          <w:bCs/>
          <w:i/>
          <w:sz w:val="24"/>
          <w:szCs w:val="24"/>
          <w:rtl/>
        </w:rPr>
        <w:t xml:space="preserve"> </w:t>
      </w:r>
      <w:r w:rsidRPr="00EF4F1C">
        <w:rPr>
          <w:rFonts w:ascii="David" w:hAnsi="David" w:cs="David" w:hint="eastAsia"/>
          <w:b/>
          <w:bCs/>
          <w:i/>
          <w:sz w:val="24"/>
          <w:szCs w:val="24"/>
          <w:rtl/>
        </w:rPr>
        <w:t>עליהן</w:t>
      </w:r>
      <w:r w:rsidRPr="00EF4F1C">
        <w:rPr>
          <w:rFonts w:ascii="David" w:hAnsi="David" w:cs="David"/>
          <w:b/>
          <w:bCs/>
          <w:i/>
          <w:sz w:val="24"/>
          <w:szCs w:val="24"/>
          <w:rtl/>
        </w:rPr>
        <w:t>.</w:t>
      </w:r>
    </w:p>
    <w:p w14:paraId="3075581F"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נכח</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ממלא</w:t>
      </w:r>
      <w:r w:rsidRPr="00EF4F1C">
        <w:rPr>
          <w:rFonts w:ascii="David" w:hAnsi="David" w:cs="David"/>
          <w:b/>
          <w:bCs/>
          <w:sz w:val="24"/>
          <w:szCs w:val="24"/>
          <w:rtl/>
        </w:rPr>
        <w:t xml:space="preserve"> </w:t>
      </w:r>
      <w:r w:rsidRPr="00EF4F1C">
        <w:rPr>
          <w:rFonts w:ascii="David" w:hAnsi="David" w:cs="David" w:hint="eastAsia"/>
          <w:b/>
          <w:bCs/>
          <w:sz w:val="24"/>
          <w:szCs w:val="24"/>
          <w:rtl/>
        </w:rPr>
        <w:t>מקומו</w:t>
      </w:r>
      <w:r w:rsidRPr="00EF4F1C">
        <w:rPr>
          <w:rFonts w:ascii="David" w:hAnsi="David" w:cs="David"/>
          <w:b/>
          <w:bCs/>
          <w:sz w:val="24"/>
          <w:szCs w:val="24"/>
          <w:rtl/>
        </w:rPr>
        <w:t xml:space="preserve"> </w:t>
      </w:r>
      <w:r w:rsidRPr="00EF4F1C">
        <w:rPr>
          <w:rFonts w:ascii="David" w:hAnsi="David" w:cs="David" w:hint="eastAsia"/>
          <w:b/>
          <w:bCs/>
          <w:sz w:val="24"/>
          <w:szCs w:val="24"/>
          <w:rtl/>
        </w:rPr>
        <w:t>בשעת</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הבדיקות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לערער</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48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תוצאה</w:t>
      </w:r>
      <w:r w:rsidRPr="00EF4F1C">
        <w:rPr>
          <w:rFonts w:ascii="David" w:hAnsi="David" w:cs="David"/>
          <w:b/>
          <w:bCs/>
          <w:sz w:val="24"/>
          <w:szCs w:val="24"/>
          <w:rtl/>
        </w:rPr>
        <w:t xml:space="preserve"> </w:t>
      </w:r>
      <w:r w:rsidRPr="00EF4F1C">
        <w:rPr>
          <w:rFonts w:ascii="David" w:hAnsi="David" w:cs="David" w:hint="eastAsia"/>
          <w:b/>
          <w:bCs/>
          <w:sz w:val="24"/>
          <w:szCs w:val="24"/>
          <w:rtl/>
        </w:rPr>
        <w:t>שנקבעה</w:t>
      </w:r>
      <w:r w:rsidRPr="00EF4F1C">
        <w:rPr>
          <w:rFonts w:ascii="David" w:hAnsi="David" w:cs="David"/>
          <w:b/>
          <w:bCs/>
          <w:sz w:val="24"/>
          <w:szCs w:val="24"/>
          <w:rtl/>
        </w:rPr>
        <w:t xml:space="preserve"> </w:t>
      </w:r>
      <w:r w:rsidRPr="00EF4F1C">
        <w:rPr>
          <w:rFonts w:ascii="David" w:hAnsi="David" w:cs="David" w:hint="eastAsia"/>
          <w:b/>
          <w:bCs/>
          <w:sz w:val="24"/>
          <w:szCs w:val="24"/>
          <w:rtl/>
        </w:rPr>
        <w:t>והמפקח</w:t>
      </w:r>
      <w:r w:rsidRPr="00EF4F1C">
        <w:rPr>
          <w:rFonts w:ascii="David" w:hAnsi="David" w:cs="David"/>
          <w:b/>
          <w:bCs/>
          <w:sz w:val="24"/>
          <w:szCs w:val="24"/>
          <w:rtl/>
        </w:rPr>
        <w:t xml:space="preserve"> </w:t>
      </w:r>
      <w:r w:rsidRPr="00EF4F1C">
        <w:rPr>
          <w:rFonts w:ascii="David" w:hAnsi="David" w:cs="David" w:hint="eastAsia"/>
          <w:b/>
          <w:bCs/>
          <w:sz w:val="24"/>
          <w:szCs w:val="24"/>
          <w:rtl/>
        </w:rPr>
        <w:t>יקבע</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הבדיקה</w:t>
      </w:r>
      <w:r w:rsidRPr="00EF4F1C">
        <w:rPr>
          <w:rFonts w:ascii="David" w:hAnsi="David" w:cs="David"/>
          <w:b/>
          <w:bCs/>
          <w:sz w:val="24"/>
          <w:szCs w:val="24"/>
          <w:rtl/>
        </w:rPr>
        <w:t xml:space="preserve"> </w:t>
      </w:r>
      <w:r w:rsidRPr="00EF4F1C">
        <w:rPr>
          <w:rFonts w:ascii="David" w:hAnsi="David" w:cs="David" w:hint="eastAsia"/>
          <w:b/>
          <w:bCs/>
          <w:sz w:val="24"/>
          <w:szCs w:val="24"/>
          <w:rtl/>
        </w:rPr>
        <w:t>מחדש</w:t>
      </w:r>
      <w:r w:rsidRPr="00EF4F1C">
        <w:rPr>
          <w:rFonts w:ascii="David" w:hAnsi="David" w:cs="David"/>
          <w:b/>
          <w:bCs/>
          <w:sz w:val="24"/>
          <w:szCs w:val="24"/>
          <w:rtl/>
        </w:rPr>
        <w:t xml:space="preserve">. </w:t>
      </w:r>
      <w:r w:rsidRPr="00EF4F1C">
        <w:rPr>
          <w:rFonts w:ascii="David" w:hAnsi="David" w:cs="David" w:hint="eastAsia"/>
          <w:b/>
          <w:bCs/>
          <w:sz w:val="24"/>
          <w:szCs w:val="24"/>
          <w:rtl/>
        </w:rPr>
        <w:t>בדיקה</w:t>
      </w:r>
      <w:r w:rsidRPr="00EF4F1C">
        <w:rPr>
          <w:rFonts w:ascii="David" w:hAnsi="David" w:cs="David"/>
          <w:b/>
          <w:bCs/>
          <w:sz w:val="24"/>
          <w:szCs w:val="24"/>
          <w:rtl/>
        </w:rPr>
        <w:t xml:space="preserve"> </w:t>
      </w:r>
      <w:r w:rsidRPr="00EF4F1C">
        <w:rPr>
          <w:rFonts w:ascii="David" w:hAnsi="David" w:cs="David" w:hint="eastAsia"/>
          <w:b/>
          <w:bCs/>
          <w:sz w:val="24"/>
          <w:szCs w:val="24"/>
          <w:rtl/>
        </w:rPr>
        <w:t>שבוצעה</w:t>
      </w:r>
      <w:r w:rsidRPr="00EF4F1C">
        <w:rPr>
          <w:rFonts w:ascii="David" w:hAnsi="David" w:cs="David"/>
          <w:b/>
          <w:bCs/>
          <w:sz w:val="24"/>
          <w:szCs w:val="24"/>
          <w:rtl/>
        </w:rPr>
        <w:t xml:space="preserve"> </w:t>
      </w:r>
      <w:r w:rsidRPr="00EF4F1C">
        <w:rPr>
          <w:rFonts w:ascii="David" w:hAnsi="David" w:cs="David" w:hint="eastAsia"/>
          <w:b/>
          <w:bCs/>
          <w:sz w:val="24"/>
          <w:szCs w:val="24"/>
          <w:rtl/>
        </w:rPr>
        <w:t>מחדש</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סופית</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עוררין</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שנקבעה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20C26711" w14:textId="77777777" w:rsidR="00EF4F1C" w:rsidRPr="00EF4F1C" w:rsidRDefault="00EF4F1C" w:rsidP="00A11D74">
      <w:pPr>
        <w:numPr>
          <w:ilvl w:val="0"/>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u w:val="single"/>
          <w:rtl/>
        </w:rPr>
        <w:t>ניקוי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העבודות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ופנוי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האתר</w:t>
      </w:r>
    </w:p>
    <w:p w14:paraId="5CF8CDC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בגמר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לנקות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ולפנות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הוא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האתר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ציוד</w:t>
      </w:r>
      <w:r w:rsidRPr="00EF4F1C">
        <w:rPr>
          <w:rFonts w:ascii="David" w:hAnsi="David" w:cs="David"/>
          <w:b/>
          <w:bCs/>
          <w:i/>
          <w:sz w:val="24"/>
          <w:szCs w:val="24"/>
          <w:rtl/>
        </w:rPr>
        <w:t xml:space="preserve"> </w:t>
      </w:r>
      <w:r w:rsidRPr="00EF4F1C">
        <w:rPr>
          <w:rFonts w:ascii="David" w:hAnsi="David" w:cs="David" w:hint="eastAsia"/>
          <w:b/>
          <w:bCs/>
          <w:i/>
          <w:sz w:val="24"/>
          <w:szCs w:val="24"/>
          <w:rtl/>
        </w:rPr>
        <w:t>מתקנים</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שיירי</w:t>
      </w:r>
      <w:r w:rsidRPr="00EF4F1C">
        <w:rPr>
          <w:rFonts w:ascii="David" w:hAnsi="David" w:cs="David"/>
          <w:b/>
          <w:bCs/>
          <w:i/>
          <w:sz w:val="24"/>
          <w:szCs w:val="24"/>
          <w:rtl/>
        </w:rPr>
        <w:t xml:space="preserve"> </w:t>
      </w:r>
      <w:r w:rsidRPr="00EF4F1C">
        <w:rPr>
          <w:rFonts w:ascii="David" w:hAnsi="David" w:cs="David" w:hint="eastAsia"/>
          <w:b/>
          <w:bCs/>
          <w:i/>
          <w:sz w:val="24"/>
          <w:szCs w:val="24"/>
          <w:rtl/>
        </w:rPr>
        <w:t>בנין</w:t>
      </w:r>
      <w:r w:rsidRPr="00EF4F1C">
        <w:rPr>
          <w:rFonts w:ascii="David" w:hAnsi="David" w:cs="David"/>
          <w:b/>
          <w:bCs/>
          <w:i/>
          <w:sz w:val="24"/>
          <w:szCs w:val="24"/>
          <w:rtl/>
        </w:rPr>
        <w:t xml:space="preserve"> </w:t>
      </w:r>
      <w:r w:rsidRPr="00EF4F1C">
        <w:rPr>
          <w:rFonts w:ascii="David" w:hAnsi="David" w:cs="David" w:hint="eastAsia"/>
          <w:b/>
          <w:bCs/>
          <w:i/>
          <w:sz w:val="24"/>
          <w:szCs w:val="24"/>
          <w:rtl/>
        </w:rPr>
        <w:t>וחומרים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הם</w:t>
      </w:r>
      <w:r w:rsidRPr="00EF4F1C">
        <w:rPr>
          <w:rFonts w:ascii="David" w:hAnsi="David" w:cs="David"/>
          <w:b/>
          <w:bCs/>
          <w:i/>
          <w:sz w:val="24"/>
          <w:szCs w:val="24"/>
          <w:rtl/>
        </w:rPr>
        <w:t xml:space="preserve"> </w:t>
      </w:r>
      <w:r w:rsidRPr="00EF4F1C">
        <w:rPr>
          <w:rFonts w:ascii="David" w:hAnsi="David" w:cs="David" w:hint="eastAsia"/>
          <w:b/>
          <w:bCs/>
          <w:i/>
          <w:sz w:val="24"/>
          <w:szCs w:val="24"/>
          <w:rtl/>
        </w:rPr>
        <w:t>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ובין</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מקבלנים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 </w:t>
      </w:r>
      <w:r w:rsidRPr="00EF4F1C">
        <w:rPr>
          <w:rFonts w:ascii="David" w:hAnsi="David" w:cs="David" w:hint="eastAsia"/>
          <w:b/>
          <w:bCs/>
          <w:i/>
          <w:sz w:val="24"/>
          <w:szCs w:val="24"/>
          <w:rtl/>
        </w:rPr>
        <w:t>ולהשאיר</w:t>
      </w:r>
      <w:r w:rsidRPr="00EF4F1C">
        <w:rPr>
          <w:rFonts w:ascii="David" w:hAnsi="David" w:cs="David"/>
          <w:b/>
          <w:bCs/>
          <w:i/>
          <w:sz w:val="24"/>
          <w:szCs w:val="24"/>
          <w:rtl/>
        </w:rPr>
        <w:t xml:space="preserve"> </w:t>
      </w:r>
      <w:r w:rsidRPr="00EF4F1C">
        <w:rPr>
          <w:rFonts w:ascii="David" w:hAnsi="David" w:cs="David" w:hint="eastAsia"/>
          <w:b/>
          <w:bCs/>
          <w:i/>
          <w:sz w:val="24"/>
          <w:szCs w:val="24"/>
          <w:rtl/>
        </w:rPr>
        <w:t>האתר</w:t>
      </w:r>
      <w:r w:rsidRPr="00EF4F1C">
        <w:rPr>
          <w:rFonts w:ascii="David" w:hAnsi="David" w:cs="David"/>
          <w:b/>
          <w:bCs/>
          <w:i/>
          <w:sz w:val="24"/>
          <w:szCs w:val="24"/>
          <w:rtl/>
        </w:rPr>
        <w:t xml:space="preserve"> </w:t>
      </w:r>
      <w:r w:rsidRPr="00EF4F1C">
        <w:rPr>
          <w:rFonts w:ascii="David" w:hAnsi="David" w:cs="David" w:hint="eastAsia"/>
          <w:b/>
          <w:bCs/>
          <w:i/>
          <w:sz w:val="24"/>
          <w:szCs w:val="24"/>
          <w:rtl/>
        </w:rPr>
        <w:t>נקי</w:t>
      </w:r>
      <w:r w:rsidRPr="00EF4F1C">
        <w:rPr>
          <w:rFonts w:ascii="David" w:hAnsi="David" w:cs="David"/>
          <w:b/>
          <w:bCs/>
          <w:i/>
          <w:sz w:val="24"/>
          <w:szCs w:val="24"/>
          <w:rtl/>
        </w:rPr>
        <w:t xml:space="preserve"> </w:t>
      </w:r>
      <w:r w:rsidRPr="00EF4F1C">
        <w:rPr>
          <w:rFonts w:ascii="David" w:hAnsi="David" w:cs="David" w:hint="eastAsia"/>
          <w:b/>
          <w:bCs/>
          <w:i/>
          <w:sz w:val="24"/>
          <w:szCs w:val="24"/>
          <w:rtl/>
        </w:rPr>
        <w:t>כשסביבתו</w:t>
      </w:r>
      <w:r w:rsidRPr="00EF4F1C">
        <w:rPr>
          <w:rFonts w:ascii="David" w:hAnsi="David" w:cs="David"/>
          <w:b/>
          <w:bCs/>
          <w:i/>
          <w:sz w:val="24"/>
          <w:szCs w:val="24"/>
          <w:rtl/>
        </w:rPr>
        <w:t xml:space="preserve"> </w:t>
      </w:r>
      <w:r w:rsidRPr="00EF4F1C">
        <w:rPr>
          <w:rFonts w:ascii="David" w:hAnsi="David" w:cs="David" w:hint="eastAsia"/>
          <w:b/>
          <w:bCs/>
          <w:i/>
          <w:sz w:val="24"/>
          <w:szCs w:val="24"/>
          <w:rtl/>
        </w:rPr>
        <w:t>מיושרת</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מכלליות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לנקות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ולהוריד</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כתמי</w:t>
      </w:r>
      <w:r w:rsidRPr="00EF4F1C">
        <w:rPr>
          <w:rFonts w:ascii="David" w:hAnsi="David" w:cs="David"/>
          <w:b/>
          <w:bCs/>
          <w:i/>
          <w:sz w:val="24"/>
          <w:szCs w:val="24"/>
          <w:rtl/>
        </w:rPr>
        <w:t xml:space="preserve"> </w:t>
      </w:r>
      <w:r w:rsidRPr="00EF4F1C">
        <w:rPr>
          <w:rFonts w:ascii="David" w:hAnsi="David" w:cs="David" w:hint="eastAsia"/>
          <w:b/>
          <w:bCs/>
          <w:i/>
          <w:sz w:val="24"/>
          <w:szCs w:val="24"/>
          <w:rtl/>
        </w:rPr>
        <w:t>צבע</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נוזלים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סימני</w:t>
      </w:r>
      <w:r w:rsidRPr="00EF4F1C">
        <w:rPr>
          <w:rFonts w:ascii="David" w:hAnsi="David" w:cs="David"/>
          <w:b/>
          <w:bCs/>
          <w:i/>
          <w:sz w:val="24"/>
          <w:szCs w:val="24"/>
          <w:rtl/>
        </w:rPr>
        <w:t xml:space="preserve"> </w:t>
      </w:r>
      <w:r w:rsidRPr="00EF4F1C">
        <w:rPr>
          <w:rFonts w:ascii="David" w:hAnsi="David" w:cs="David" w:hint="eastAsia"/>
          <w:b/>
          <w:bCs/>
          <w:i/>
          <w:sz w:val="24"/>
          <w:szCs w:val="24"/>
          <w:rtl/>
        </w:rPr>
        <w:t>לכלוך</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ועקבותיהם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מחלקי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השונים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להשאיר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מושלמות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נקיות</w:t>
      </w:r>
      <w:r w:rsidRPr="00EF4F1C">
        <w:rPr>
          <w:rFonts w:ascii="David" w:hAnsi="David" w:cs="David"/>
          <w:b/>
          <w:bCs/>
          <w:i/>
          <w:sz w:val="24"/>
          <w:szCs w:val="24"/>
          <w:rtl/>
        </w:rPr>
        <w:t xml:space="preserve"> </w:t>
      </w:r>
      <w:r w:rsidRPr="00EF4F1C">
        <w:rPr>
          <w:rFonts w:ascii="David" w:hAnsi="David" w:cs="David" w:hint="eastAsia"/>
          <w:b/>
          <w:bCs/>
          <w:i/>
          <w:sz w:val="24"/>
          <w:szCs w:val="24"/>
          <w:rtl/>
        </w:rPr>
        <w:t>ומוכנות</w:t>
      </w:r>
      <w:r w:rsidRPr="00EF4F1C">
        <w:rPr>
          <w:rFonts w:ascii="David" w:hAnsi="David" w:cs="David"/>
          <w:b/>
          <w:bCs/>
          <w:i/>
          <w:sz w:val="24"/>
          <w:szCs w:val="24"/>
          <w:rtl/>
        </w:rPr>
        <w:t xml:space="preserve"> </w:t>
      </w:r>
      <w:r w:rsidRPr="00EF4F1C">
        <w:rPr>
          <w:rFonts w:ascii="David" w:hAnsi="David" w:cs="David" w:hint="eastAsia"/>
          <w:b/>
          <w:bCs/>
          <w:i/>
          <w:sz w:val="24"/>
          <w:szCs w:val="24"/>
          <w:rtl/>
        </w:rPr>
        <w:t>לשימוש</w:t>
      </w:r>
      <w:r w:rsidRPr="00EF4F1C">
        <w:rPr>
          <w:rFonts w:ascii="David" w:hAnsi="David" w:cs="David"/>
          <w:b/>
          <w:bCs/>
          <w:i/>
          <w:sz w:val="24"/>
          <w:szCs w:val="24"/>
          <w:rtl/>
        </w:rPr>
        <w:t>.</w:t>
      </w:r>
    </w:p>
    <w:p w14:paraId="4FFBBDAF"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b/>
          <w:bCs/>
          <w:i/>
          <w:sz w:val="24"/>
          <w:szCs w:val="24"/>
          <w:rtl/>
        </w:rPr>
        <w:t>זימון לפרוטקול מסירה ראשוני לדייר יתבצע ע"י הקבלן רק לאחר קבלת אישור על  השלמת העבודות המפרוטות בנספח 3.1.42 – "צ'ק ליסט לאישור דירות לפני פרוטוקול ראשוני"  ע"י הפיקוח.</w:t>
      </w:r>
    </w:p>
    <w:p w14:paraId="07A8D3B8" w14:textId="77777777" w:rsidR="00EF4F1C" w:rsidRPr="00EF4F1C" w:rsidRDefault="00EF4F1C" w:rsidP="00A11D74">
      <w:pPr>
        <w:spacing w:after="0" w:afterAutospacing="0" w:line="240" w:lineRule="auto"/>
        <w:rPr>
          <w:rFonts w:ascii="David" w:hAnsi="David" w:cs="David"/>
          <w:b/>
          <w:bCs/>
          <w:i/>
          <w:sz w:val="24"/>
          <w:szCs w:val="24"/>
          <w:rtl/>
        </w:rPr>
      </w:pPr>
    </w:p>
    <w:p w14:paraId="72CEF7F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לקראת</w:t>
      </w:r>
      <w:r w:rsidRPr="00EF4F1C">
        <w:rPr>
          <w:rFonts w:ascii="David" w:hAnsi="David" w:cs="David"/>
          <w:b/>
          <w:bCs/>
          <w:sz w:val="24"/>
          <w:szCs w:val="24"/>
          <w:rtl/>
        </w:rPr>
        <w:t xml:space="preserve"> </w:t>
      </w:r>
      <w:r w:rsidRPr="00EF4F1C">
        <w:rPr>
          <w:rFonts w:ascii="David" w:hAnsi="David" w:cs="David" w:hint="cs"/>
          <w:b/>
          <w:bCs/>
          <w:sz w:val="24"/>
          <w:szCs w:val="24"/>
          <w:rtl/>
        </w:rPr>
        <w:t>מסירת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לרוכש</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ניקיון</w:t>
      </w:r>
      <w:r w:rsidRPr="00EF4F1C">
        <w:rPr>
          <w:rFonts w:ascii="David" w:hAnsi="David" w:cs="David"/>
          <w:b/>
          <w:bCs/>
          <w:sz w:val="24"/>
          <w:szCs w:val="24"/>
          <w:rtl/>
        </w:rPr>
        <w:t xml:space="preserve"> </w:t>
      </w:r>
      <w:r w:rsidRPr="00EF4F1C">
        <w:rPr>
          <w:rFonts w:ascii="David" w:hAnsi="David" w:cs="David" w:hint="cs"/>
          <w:b/>
          <w:bCs/>
          <w:sz w:val="24"/>
          <w:szCs w:val="24"/>
          <w:rtl/>
        </w:rPr>
        <w:t>יסודי</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והשטחים</w:t>
      </w:r>
      <w:r w:rsidRPr="00EF4F1C">
        <w:rPr>
          <w:rFonts w:ascii="David" w:hAnsi="David" w:cs="David"/>
          <w:b/>
          <w:bCs/>
          <w:sz w:val="24"/>
          <w:szCs w:val="24"/>
          <w:rtl/>
        </w:rPr>
        <w:t xml:space="preserve"> </w:t>
      </w:r>
      <w:r w:rsidRPr="00EF4F1C">
        <w:rPr>
          <w:rFonts w:ascii="David" w:hAnsi="David" w:cs="David" w:hint="cs"/>
          <w:b/>
          <w:bCs/>
          <w:sz w:val="24"/>
          <w:szCs w:val="24"/>
          <w:rtl/>
        </w:rPr>
        <w:t>הציבוריים</w:t>
      </w:r>
      <w:r w:rsidRPr="00EF4F1C">
        <w:rPr>
          <w:rFonts w:ascii="David" w:hAnsi="David" w:cs="David"/>
          <w:b/>
          <w:bCs/>
          <w:sz w:val="24"/>
          <w:szCs w:val="24"/>
          <w:rtl/>
        </w:rPr>
        <w:t xml:space="preserve"> </w:t>
      </w:r>
      <w:r w:rsidRPr="00EF4F1C">
        <w:rPr>
          <w:rFonts w:ascii="David" w:hAnsi="David" w:cs="David" w:hint="cs"/>
          <w:b/>
          <w:bCs/>
          <w:sz w:val="24"/>
          <w:szCs w:val="24"/>
          <w:rtl/>
        </w:rPr>
        <w:t>באמצעות</w:t>
      </w:r>
      <w:r w:rsidRPr="00EF4F1C">
        <w:rPr>
          <w:rFonts w:ascii="David" w:hAnsi="David" w:cs="David"/>
          <w:b/>
          <w:bCs/>
          <w:sz w:val="24"/>
          <w:szCs w:val="24"/>
          <w:rtl/>
        </w:rPr>
        <w:t xml:space="preserve">  </w:t>
      </w:r>
      <w:r w:rsidRPr="00EF4F1C">
        <w:rPr>
          <w:rFonts w:ascii="David" w:hAnsi="David" w:cs="David" w:hint="cs"/>
          <w:b/>
          <w:bCs/>
          <w:sz w:val="24"/>
          <w:szCs w:val="24"/>
          <w:rtl/>
        </w:rPr>
        <w:t>חברת</w:t>
      </w:r>
      <w:r w:rsidRPr="00EF4F1C">
        <w:rPr>
          <w:rFonts w:ascii="David" w:hAnsi="David" w:cs="David"/>
          <w:b/>
          <w:bCs/>
          <w:sz w:val="24"/>
          <w:szCs w:val="24"/>
          <w:rtl/>
        </w:rPr>
        <w:t xml:space="preserve"> </w:t>
      </w:r>
      <w:r w:rsidRPr="00EF4F1C">
        <w:rPr>
          <w:rFonts w:ascii="David" w:hAnsi="David" w:cs="David" w:hint="cs"/>
          <w:b/>
          <w:bCs/>
          <w:sz w:val="24"/>
          <w:szCs w:val="24"/>
          <w:rtl/>
        </w:rPr>
        <w:t>ניקיון</w:t>
      </w:r>
      <w:r w:rsidRPr="00EF4F1C">
        <w:rPr>
          <w:rFonts w:ascii="David" w:hAnsi="David" w:cs="David"/>
          <w:b/>
          <w:bCs/>
          <w:sz w:val="24"/>
          <w:szCs w:val="24"/>
          <w:rtl/>
        </w:rPr>
        <w:t xml:space="preserve"> </w:t>
      </w:r>
      <w:r w:rsidRPr="00EF4F1C">
        <w:rPr>
          <w:rFonts w:ascii="David" w:hAnsi="David" w:cs="David" w:hint="cs"/>
          <w:b/>
          <w:bCs/>
          <w:sz w:val="24"/>
          <w:szCs w:val="24"/>
          <w:rtl/>
        </w:rPr>
        <w:t>בעלת</w:t>
      </w:r>
      <w:r w:rsidRPr="00EF4F1C">
        <w:rPr>
          <w:rFonts w:ascii="David" w:hAnsi="David" w:cs="David"/>
          <w:b/>
          <w:bCs/>
          <w:sz w:val="24"/>
          <w:szCs w:val="24"/>
          <w:rtl/>
        </w:rPr>
        <w:t xml:space="preserve"> </w:t>
      </w:r>
      <w:r w:rsidRPr="00EF4F1C">
        <w:rPr>
          <w:rFonts w:ascii="David" w:hAnsi="David" w:cs="David" w:hint="cs"/>
          <w:b/>
          <w:bCs/>
          <w:sz w:val="24"/>
          <w:szCs w:val="24"/>
          <w:rtl/>
        </w:rPr>
        <w:t>יכולת</w:t>
      </w:r>
      <w:r w:rsidRPr="00EF4F1C">
        <w:rPr>
          <w:rFonts w:ascii="David" w:hAnsi="David" w:cs="David"/>
          <w:b/>
          <w:bCs/>
          <w:sz w:val="24"/>
          <w:szCs w:val="24"/>
          <w:rtl/>
        </w:rPr>
        <w:t xml:space="preserve"> </w:t>
      </w:r>
      <w:r w:rsidRPr="00EF4F1C">
        <w:rPr>
          <w:rFonts w:ascii="David" w:hAnsi="David" w:cs="David" w:hint="cs"/>
          <w:b/>
          <w:bCs/>
          <w:sz w:val="24"/>
          <w:szCs w:val="24"/>
          <w:rtl/>
        </w:rPr>
        <w:t>וניסיון</w:t>
      </w:r>
      <w:r w:rsidRPr="00EF4F1C">
        <w:rPr>
          <w:rFonts w:ascii="David" w:hAnsi="David" w:cs="David"/>
          <w:b/>
          <w:bCs/>
          <w:sz w:val="24"/>
          <w:szCs w:val="24"/>
          <w:rtl/>
        </w:rPr>
        <w:t xml:space="preserve"> </w:t>
      </w:r>
      <w:r w:rsidRPr="00EF4F1C">
        <w:rPr>
          <w:rFonts w:ascii="David" w:hAnsi="David" w:cs="David" w:hint="cs"/>
          <w:b/>
          <w:bCs/>
          <w:sz w:val="24"/>
          <w:szCs w:val="24"/>
          <w:rtl/>
        </w:rPr>
        <w:t>מוכח</w:t>
      </w:r>
      <w:r w:rsidRPr="00EF4F1C">
        <w:rPr>
          <w:rFonts w:ascii="David" w:hAnsi="David" w:cs="David"/>
          <w:b/>
          <w:bCs/>
          <w:sz w:val="24"/>
          <w:szCs w:val="24"/>
          <w:rtl/>
        </w:rPr>
        <w:t xml:space="preserve"> </w:t>
      </w:r>
      <w:r w:rsidRPr="00EF4F1C">
        <w:rPr>
          <w:rFonts w:ascii="David" w:hAnsi="David" w:cs="David" w:hint="cs"/>
          <w:b/>
          <w:bCs/>
          <w:sz w:val="24"/>
          <w:szCs w:val="24"/>
          <w:rtl/>
        </w:rPr>
        <w:t>שתאושר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5.9 </w:t>
      </w:r>
      <w:r w:rsidRPr="00EF4F1C">
        <w:rPr>
          <w:rFonts w:ascii="David" w:hAnsi="David" w:cs="David" w:hint="cs"/>
          <w:b/>
          <w:bCs/>
          <w:sz w:val="24"/>
          <w:szCs w:val="24"/>
          <w:rtl/>
        </w:rPr>
        <w:t>לעיל</w:t>
      </w:r>
      <w:r w:rsidRPr="00EF4F1C">
        <w:rPr>
          <w:rFonts w:ascii="David" w:hAnsi="David" w:cs="David"/>
          <w:b/>
          <w:bCs/>
          <w:sz w:val="24"/>
          <w:szCs w:val="24"/>
          <w:rtl/>
        </w:rPr>
        <w:t>.</w:t>
      </w:r>
    </w:p>
    <w:p w14:paraId="090B621A" w14:textId="77777777" w:rsidR="00EF4F1C" w:rsidRPr="00EF4F1C" w:rsidRDefault="00EF4F1C" w:rsidP="00A11D74">
      <w:pPr>
        <w:spacing w:after="0" w:afterAutospacing="0" w:line="240" w:lineRule="auto"/>
        <w:rPr>
          <w:rFonts w:ascii="David" w:hAnsi="David" w:cs="David"/>
          <w:b/>
          <w:bCs/>
          <w:sz w:val="24"/>
          <w:szCs w:val="24"/>
          <w:rtl/>
        </w:rPr>
      </w:pPr>
    </w:p>
    <w:p w14:paraId="14BF28B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26,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סעיפי</w:t>
      </w:r>
      <w:r w:rsidRPr="00EF4F1C">
        <w:rPr>
          <w:rFonts w:ascii="David" w:hAnsi="David" w:cs="David"/>
          <w:b/>
          <w:bCs/>
          <w:sz w:val="24"/>
          <w:szCs w:val="24"/>
          <w:rtl/>
        </w:rPr>
        <w:t xml:space="preserve"> </w:t>
      </w:r>
      <w:r w:rsidRPr="00EF4F1C">
        <w:rPr>
          <w:rFonts w:ascii="David" w:hAnsi="David" w:cs="David" w:hint="cs"/>
          <w:b/>
          <w:bCs/>
          <w:sz w:val="24"/>
          <w:szCs w:val="24"/>
          <w:rtl/>
        </w:rPr>
        <w:t>המשנה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להעמיד</w:t>
      </w:r>
      <w:r w:rsidRPr="00EF4F1C">
        <w:rPr>
          <w:rFonts w:ascii="David" w:hAnsi="David" w:cs="David"/>
          <w:b/>
          <w:bCs/>
          <w:sz w:val="24"/>
          <w:szCs w:val="24"/>
          <w:rtl/>
        </w:rPr>
        <w:t xml:space="preserve"> </w:t>
      </w:r>
      <w:r w:rsidRPr="00EF4F1C">
        <w:rPr>
          <w:rFonts w:ascii="David" w:hAnsi="David" w:cs="David" w:hint="cs"/>
          <w:b/>
          <w:bCs/>
          <w:sz w:val="24"/>
          <w:szCs w:val="24"/>
          <w:rtl/>
        </w:rPr>
        <w:t>מכולה</w:t>
      </w:r>
      <w:r w:rsidRPr="00EF4F1C">
        <w:rPr>
          <w:rFonts w:ascii="David" w:hAnsi="David" w:cs="David"/>
          <w:b/>
          <w:bCs/>
          <w:sz w:val="24"/>
          <w:szCs w:val="24"/>
          <w:rtl/>
        </w:rPr>
        <w:t xml:space="preserve">, </w:t>
      </w:r>
      <w:r w:rsidRPr="00EF4F1C">
        <w:rPr>
          <w:rFonts w:ascii="David" w:hAnsi="David" w:cs="David" w:hint="cs"/>
          <w:b/>
          <w:bCs/>
          <w:sz w:val="24"/>
          <w:szCs w:val="24"/>
          <w:rtl/>
        </w:rPr>
        <w:t>בגודל</w:t>
      </w:r>
      <w:r w:rsidRPr="00EF4F1C">
        <w:rPr>
          <w:rFonts w:ascii="David" w:hAnsi="David" w:cs="David"/>
          <w:b/>
          <w:bCs/>
          <w:sz w:val="24"/>
          <w:szCs w:val="24"/>
          <w:rtl/>
        </w:rPr>
        <w:t xml:space="preserve"> </w:t>
      </w:r>
      <w:r w:rsidRPr="00EF4F1C">
        <w:rPr>
          <w:rFonts w:ascii="David" w:hAnsi="David" w:cs="David" w:hint="cs"/>
          <w:b/>
          <w:bCs/>
          <w:sz w:val="24"/>
          <w:szCs w:val="24"/>
          <w:rtl/>
        </w:rPr>
        <w:t>ובמיקום</w:t>
      </w:r>
      <w:r w:rsidRPr="00EF4F1C">
        <w:rPr>
          <w:rFonts w:ascii="David" w:hAnsi="David" w:cs="David"/>
          <w:b/>
          <w:bCs/>
          <w:sz w:val="24"/>
          <w:szCs w:val="24"/>
          <w:rtl/>
        </w:rPr>
        <w:t xml:space="preserve"> </w:t>
      </w:r>
      <w:r w:rsidRPr="00EF4F1C">
        <w:rPr>
          <w:rFonts w:ascii="David" w:hAnsi="David" w:cs="David" w:hint="cs"/>
          <w:b/>
          <w:bCs/>
          <w:sz w:val="24"/>
          <w:szCs w:val="24"/>
          <w:rtl/>
        </w:rPr>
        <w:t>שיורה</w:t>
      </w:r>
      <w:r w:rsidRPr="00EF4F1C">
        <w:rPr>
          <w:rFonts w:ascii="David" w:hAnsi="David" w:cs="David"/>
          <w:b/>
          <w:bCs/>
          <w:sz w:val="24"/>
          <w:szCs w:val="24"/>
          <w:rtl/>
        </w:rPr>
        <w:t xml:space="preserve"> </w:t>
      </w:r>
      <w:r w:rsidRPr="00EF4F1C">
        <w:rPr>
          <w:rFonts w:ascii="David" w:hAnsi="David" w:cs="David" w:hint="cs"/>
          <w:b/>
          <w:bCs/>
          <w:sz w:val="24"/>
          <w:szCs w:val="24"/>
          <w:rtl/>
        </w:rPr>
        <w:t>לו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לתקופה</w:t>
      </w:r>
      <w:r w:rsidRPr="00EF4F1C">
        <w:rPr>
          <w:rFonts w:ascii="David" w:hAnsi="David" w:cs="David"/>
          <w:b/>
          <w:bCs/>
          <w:sz w:val="24"/>
          <w:szCs w:val="24"/>
          <w:rtl/>
        </w:rPr>
        <w:t xml:space="preserve"> </w:t>
      </w:r>
      <w:r w:rsidRPr="00EF4F1C">
        <w:rPr>
          <w:rFonts w:ascii="David" w:hAnsi="David" w:cs="David" w:hint="cs"/>
          <w:b/>
          <w:bCs/>
          <w:sz w:val="24"/>
          <w:szCs w:val="24"/>
          <w:rtl/>
        </w:rPr>
        <w:t>בת</w:t>
      </w:r>
      <w:r w:rsidRPr="00EF4F1C">
        <w:rPr>
          <w:rFonts w:ascii="David" w:hAnsi="David" w:cs="David"/>
          <w:b/>
          <w:bCs/>
          <w:sz w:val="24"/>
          <w:szCs w:val="24"/>
          <w:rtl/>
        </w:rPr>
        <w:t xml:space="preserve"> </w:t>
      </w:r>
      <w:r w:rsidRPr="00EF4F1C">
        <w:rPr>
          <w:rFonts w:ascii="David" w:hAnsi="David" w:cs="David" w:hint="cs"/>
          <w:b/>
          <w:bCs/>
          <w:sz w:val="24"/>
          <w:szCs w:val="24"/>
          <w:rtl/>
        </w:rPr>
        <w:t>חודש</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אכלוס</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הראשונה</w:t>
      </w:r>
      <w:r w:rsidRPr="00EF4F1C">
        <w:rPr>
          <w:rFonts w:ascii="David" w:hAnsi="David" w:cs="David"/>
          <w:b/>
          <w:bCs/>
          <w:sz w:val="24"/>
          <w:szCs w:val="24"/>
          <w:rtl/>
        </w:rPr>
        <w:t xml:space="preserve"> </w:t>
      </w:r>
      <w:r w:rsidRPr="00EF4F1C">
        <w:rPr>
          <w:rFonts w:ascii="David" w:hAnsi="David" w:cs="David" w:hint="cs"/>
          <w:b/>
          <w:bCs/>
          <w:sz w:val="24"/>
          <w:szCs w:val="24"/>
          <w:rtl/>
        </w:rPr>
        <w:t>בבניין</w:t>
      </w:r>
      <w:r w:rsidRPr="00EF4F1C">
        <w:rPr>
          <w:rFonts w:ascii="David" w:hAnsi="David" w:cs="David"/>
          <w:b/>
          <w:bCs/>
          <w:sz w:val="24"/>
          <w:szCs w:val="24"/>
          <w:rtl/>
        </w:rPr>
        <w:t xml:space="preserve">, </w:t>
      </w:r>
      <w:r w:rsidRPr="00EF4F1C">
        <w:rPr>
          <w:rFonts w:ascii="David" w:hAnsi="David" w:cs="David" w:hint="cs"/>
          <w:b/>
          <w:bCs/>
          <w:sz w:val="24"/>
          <w:szCs w:val="24"/>
          <w:rtl/>
        </w:rPr>
        <w:t>לשימוש</w:t>
      </w:r>
      <w:r w:rsidRPr="00EF4F1C">
        <w:rPr>
          <w:rFonts w:ascii="David" w:hAnsi="David" w:cs="David"/>
          <w:b/>
          <w:bCs/>
          <w:sz w:val="24"/>
          <w:szCs w:val="24"/>
          <w:rtl/>
        </w:rPr>
        <w:t xml:space="preserve"> </w:t>
      </w:r>
      <w:r w:rsidRPr="00EF4F1C">
        <w:rPr>
          <w:rFonts w:ascii="David" w:hAnsi="David" w:cs="David" w:hint="cs"/>
          <w:b/>
          <w:bCs/>
          <w:sz w:val="24"/>
          <w:szCs w:val="24"/>
          <w:rtl/>
        </w:rPr>
        <w:t>הדיירים</w:t>
      </w:r>
      <w:r w:rsidRPr="00EF4F1C">
        <w:rPr>
          <w:rFonts w:ascii="David" w:hAnsi="David" w:cs="David"/>
          <w:b/>
          <w:bCs/>
          <w:sz w:val="24"/>
          <w:szCs w:val="24"/>
          <w:rtl/>
        </w:rPr>
        <w:t xml:space="preserve"> </w:t>
      </w:r>
      <w:r w:rsidRPr="00EF4F1C">
        <w:rPr>
          <w:rFonts w:ascii="David" w:hAnsi="David" w:cs="David" w:hint="cs"/>
          <w:b/>
          <w:bCs/>
          <w:sz w:val="24"/>
          <w:szCs w:val="24"/>
          <w:rtl/>
        </w:rPr>
        <w:t>ולפינוי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פסולת</w:t>
      </w:r>
      <w:r w:rsidRPr="00EF4F1C">
        <w:rPr>
          <w:rFonts w:ascii="David" w:hAnsi="David" w:cs="David"/>
          <w:b/>
          <w:bCs/>
          <w:sz w:val="24"/>
          <w:szCs w:val="24"/>
          <w:rtl/>
        </w:rPr>
        <w:t xml:space="preserve"> </w:t>
      </w:r>
      <w:r w:rsidRPr="00EF4F1C">
        <w:rPr>
          <w:rFonts w:ascii="David" w:hAnsi="David" w:cs="David" w:hint="cs"/>
          <w:b/>
          <w:bCs/>
          <w:sz w:val="24"/>
          <w:szCs w:val="24"/>
          <w:rtl/>
        </w:rPr>
        <w:t>שהיא</w:t>
      </w:r>
      <w:r w:rsidRPr="00EF4F1C">
        <w:rPr>
          <w:rFonts w:ascii="David" w:hAnsi="David" w:cs="David"/>
          <w:b/>
          <w:bCs/>
          <w:sz w:val="24"/>
          <w:szCs w:val="24"/>
          <w:rtl/>
        </w:rPr>
        <w:t xml:space="preserve"> </w:t>
      </w:r>
      <w:r w:rsidRPr="00EF4F1C">
        <w:rPr>
          <w:rFonts w:ascii="David" w:hAnsi="David" w:cs="David" w:hint="cs"/>
          <w:b/>
          <w:bCs/>
          <w:sz w:val="24"/>
          <w:szCs w:val="24"/>
          <w:rtl/>
        </w:rPr>
        <w:t>שתיווצר</w:t>
      </w:r>
      <w:r w:rsidRPr="00EF4F1C">
        <w:rPr>
          <w:rFonts w:ascii="David" w:hAnsi="David" w:cs="David"/>
          <w:b/>
          <w:bCs/>
          <w:sz w:val="24"/>
          <w:szCs w:val="24"/>
          <w:rtl/>
        </w:rPr>
        <w:t xml:space="preserve"> </w:t>
      </w:r>
      <w:r w:rsidRPr="00EF4F1C">
        <w:rPr>
          <w:rFonts w:ascii="David" w:hAnsi="David" w:cs="David" w:hint="cs"/>
          <w:b/>
          <w:bCs/>
          <w:sz w:val="24"/>
          <w:szCs w:val="24"/>
          <w:rtl/>
        </w:rPr>
        <w:t>במהלך</w:t>
      </w:r>
      <w:r w:rsidRPr="00EF4F1C">
        <w:rPr>
          <w:rFonts w:ascii="David" w:hAnsi="David" w:cs="David"/>
          <w:b/>
          <w:bCs/>
          <w:sz w:val="24"/>
          <w:szCs w:val="24"/>
          <w:rtl/>
        </w:rPr>
        <w:t xml:space="preserve"> </w:t>
      </w:r>
      <w:r w:rsidRPr="00EF4F1C">
        <w:rPr>
          <w:rFonts w:ascii="David" w:hAnsi="David" w:cs="David" w:hint="cs"/>
          <w:b/>
          <w:bCs/>
          <w:sz w:val="24"/>
          <w:szCs w:val="24"/>
          <w:rtl/>
        </w:rPr>
        <w:t>האכלוס</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יוודא</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המכולה</w:t>
      </w:r>
      <w:r w:rsidRPr="00EF4F1C">
        <w:rPr>
          <w:rFonts w:ascii="David" w:hAnsi="David" w:cs="David"/>
          <w:b/>
          <w:bCs/>
          <w:sz w:val="24"/>
          <w:szCs w:val="24"/>
          <w:rtl/>
        </w:rPr>
        <w:t xml:space="preserve"> </w:t>
      </w:r>
      <w:r w:rsidRPr="00EF4F1C">
        <w:rPr>
          <w:rFonts w:ascii="David" w:hAnsi="David" w:cs="David" w:hint="cs"/>
          <w:b/>
          <w:bCs/>
          <w:sz w:val="24"/>
          <w:szCs w:val="24"/>
          <w:rtl/>
        </w:rPr>
        <w:t>תרוקן</w:t>
      </w:r>
      <w:r w:rsidRPr="00EF4F1C">
        <w:rPr>
          <w:rFonts w:ascii="David" w:hAnsi="David" w:cs="David"/>
          <w:b/>
          <w:bCs/>
          <w:sz w:val="24"/>
          <w:szCs w:val="24"/>
          <w:rtl/>
        </w:rPr>
        <w:t xml:space="preserve"> </w:t>
      </w:r>
      <w:r w:rsidRPr="00EF4F1C">
        <w:rPr>
          <w:rFonts w:ascii="David" w:hAnsi="David" w:cs="David" w:hint="cs"/>
          <w:b/>
          <w:bCs/>
          <w:sz w:val="24"/>
          <w:szCs w:val="24"/>
          <w:rtl/>
        </w:rPr>
        <w:t>באופן</w:t>
      </w:r>
      <w:r w:rsidRPr="00EF4F1C">
        <w:rPr>
          <w:rFonts w:ascii="David" w:hAnsi="David" w:cs="David"/>
          <w:b/>
          <w:bCs/>
          <w:sz w:val="24"/>
          <w:szCs w:val="24"/>
          <w:rtl/>
        </w:rPr>
        <w:t xml:space="preserve"> </w:t>
      </w:r>
      <w:r w:rsidRPr="00EF4F1C">
        <w:rPr>
          <w:rFonts w:ascii="David" w:hAnsi="David" w:cs="David" w:hint="cs"/>
          <w:b/>
          <w:bCs/>
          <w:sz w:val="24"/>
          <w:szCs w:val="24"/>
          <w:rtl/>
        </w:rPr>
        <w:t>שוטף</w:t>
      </w:r>
      <w:r w:rsidRPr="00EF4F1C">
        <w:rPr>
          <w:rFonts w:ascii="David" w:hAnsi="David" w:cs="David"/>
          <w:b/>
          <w:bCs/>
          <w:sz w:val="24"/>
          <w:szCs w:val="24"/>
          <w:rtl/>
        </w:rPr>
        <w:t xml:space="preserve"> </w:t>
      </w:r>
      <w:r w:rsidRPr="00EF4F1C">
        <w:rPr>
          <w:rFonts w:ascii="David" w:hAnsi="David" w:cs="David" w:hint="cs"/>
          <w:b/>
          <w:bCs/>
          <w:sz w:val="24"/>
          <w:szCs w:val="24"/>
          <w:rtl/>
        </w:rPr>
        <w:t>ובפרטו</w:t>
      </w:r>
      <w:r w:rsidRPr="00EF4F1C">
        <w:rPr>
          <w:rFonts w:ascii="David" w:hAnsi="David" w:cs="David"/>
          <w:b/>
          <w:bCs/>
          <w:sz w:val="24"/>
          <w:szCs w:val="24"/>
          <w:rtl/>
        </w:rPr>
        <w:t xml:space="preserve"> </w:t>
      </w:r>
      <w:r w:rsidRPr="00EF4F1C">
        <w:rPr>
          <w:rFonts w:ascii="David" w:hAnsi="David" w:cs="David" w:hint="cs"/>
          <w:b/>
          <w:bCs/>
          <w:sz w:val="24"/>
          <w:szCs w:val="24"/>
          <w:rtl/>
        </w:rPr>
        <w:t>מיד</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התמלאותה</w:t>
      </w:r>
      <w:r w:rsidRPr="00EF4F1C">
        <w:rPr>
          <w:rFonts w:ascii="David" w:hAnsi="David" w:cs="David"/>
          <w:b/>
          <w:bCs/>
          <w:sz w:val="24"/>
          <w:szCs w:val="24"/>
          <w:rtl/>
        </w:rPr>
        <w:t xml:space="preserve">. </w:t>
      </w:r>
    </w:p>
    <w:p w14:paraId="048A6B0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קודם</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מתייחס</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קבלנים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מיוחדים</w:t>
      </w:r>
      <w:r w:rsidRPr="00EF4F1C">
        <w:rPr>
          <w:rFonts w:ascii="David" w:hAnsi="David" w:cs="David"/>
          <w:b/>
          <w:bCs/>
          <w:i/>
          <w:sz w:val="24"/>
          <w:szCs w:val="24"/>
          <w:rtl/>
        </w:rPr>
        <w:t>.</w:t>
      </w:r>
    </w:p>
    <w:p w14:paraId="4D37830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יבצע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26.1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שוטף</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 xml:space="preserve"> </w:t>
      </w:r>
      <w:r w:rsidRPr="00EF4F1C">
        <w:rPr>
          <w:rFonts w:ascii="David" w:hAnsi="David" w:cs="David" w:hint="eastAsia"/>
          <w:b/>
          <w:bCs/>
          <w:i/>
          <w:sz w:val="24"/>
          <w:szCs w:val="24"/>
          <w:rtl/>
        </w:rPr>
        <w:t>אחת</w:t>
      </w:r>
      <w:r w:rsidRPr="00EF4F1C">
        <w:rPr>
          <w:rFonts w:ascii="David" w:hAnsi="David" w:cs="David"/>
          <w:b/>
          <w:bCs/>
          <w:i/>
          <w:sz w:val="24"/>
          <w:szCs w:val="24"/>
          <w:rtl/>
        </w:rPr>
        <w:t xml:space="preserve"> </w:t>
      </w:r>
      <w:r w:rsidRPr="00EF4F1C">
        <w:rPr>
          <w:rFonts w:ascii="David" w:hAnsi="David" w:cs="David" w:hint="eastAsia"/>
          <w:b/>
          <w:bCs/>
          <w:i/>
          <w:sz w:val="24"/>
          <w:szCs w:val="24"/>
          <w:rtl/>
        </w:rPr>
        <w:t>ליום</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יורה</w:t>
      </w:r>
      <w:r w:rsidRPr="00EF4F1C">
        <w:rPr>
          <w:rFonts w:ascii="David" w:hAnsi="David" w:cs="David"/>
          <w:b/>
          <w:bCs/>
          <w:i/>
          <w:sz w:val="24"/>
          <w:szCs w:val="24"/>
          <w:rtl/>
        </w:rPr>
        <w:t>.</w:t>
      </w:r>
    </w:p>
    <w:p w14:paraId="65AAFEA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ישפוך</w:t>
      </w:r>
      <w:r w:rsidRPr="00EF4F1C">
        <w:rPr>
          <w:rFonts w:ascii="David" w:hAnsi="David" w:cs="David"/>
          <w:b/>
          <w:bCs/>
          <w:i/>
          <w:sz w:val="24"/>
          <w:szCs w:val="24"/>
          <w:rtl/>
        </w:rPr>
        <w:t xml:space="preserve"> </w:t>
      </w:r>
      <w:r w:rsidRPr="00EF4F1C">
        <w:rPr>
          <w:rFonts w:ascii="David" w:hAnsi="David" w:cs="David" w:hint="eastAsia"/>
          <w:b/>
          <w:bCs/>
          <w:i/>
          <w:sz w:val="24"/>
          <w:szCs w:val="24"/>
          <w:rtl/>
        </w:rPr>
        <w:t>עודפי</w:t>
      </w:r>
      <w:r w:rsidRPr="00EF4F1C">
        <w:rPr>
          <w:rFonts w:ascii="David" w:hAnsi="David" w:cs="David"/>
          <w:b/>
          <w:bCs/>
          <w:i/>
          <w:sz w:val="24"/>
          <w:szCs w:val="24"/>
          <w:rtl/>
        </w:rPr>
        <w:t xml:space="preserve"> </w:t>
      </w:r>
      <w:r w:rsidRPr="00EF4F1C">
        <w:rPr>
          <w:rFonts w:ascii="David" w:hAnsi="David" w:cs="David" w:hint="eastAsia"/>
          <w:b/>
          <w:bCs/>
          <w:i/>
          <w:sz w:val="24"/>
          <w:szCs w:val="24"/>
          <w:rtl/>
        </w:rPr>
        <w:t>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ואשפה</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שהרשות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המוסמכת</w:t>
      </w:r>
      <w:r w:rsidRPr="00EF4F1C">
        <w:rPr>
          <w:rFonts w:ascii="David" w:hAnsi="David" w:cs="David"/>
          <w:b/>
          <w:bCs/>
          <w:i/>
          <w:sz w:val="24"/>
          <w:szCs w:val="24"/>
          <w:rtl/>
        </w:rPr>
        <w:t xml:space="preserve"> </w:t>
      </w:r>
      <w:r w:rsidRPr="00EF4F1C">
        <w:rPr>
          <w:rFonts w:ascii="David" w:hAnsi="David" w:cs="David" w:hint="eastAsia"/>
          <w:b/>
          <w:bCs/>
          <w:i/>
          <w:sz w:val="24"/>
          <w:szCs w:val="24"/>
          <w:rtl/>
        </w:rPr>
        <w:t>המתאימה</w:t>
      </w:r>
      <w:r w:rsidRPr="00EF4F1C">
        <w:rPr>
          <w:rFonts w:ascii="David" w:hAnsi="David" w:cs="David"/>
          <w:b/>
          <w:bCs/>
          <w:i/>
          <w:sz w:val="24"/>
          <w:szCs w:val="24"/>
          <w:rtl/>
        </w:rPr>
        <w:t xml:space="preserve"> </w:t>
      </w:r>
      <w:r w:rsidRPr="00EF4F1C">
        <w:rPr>
          <w:rFonts w:ascii="David" w:hAnsi="David" w:cs="David" w:hint="eastAsia"/>
          <w:b/>
          <w:bCs/>
          <w:i/>
          <w:sz w:val="24"/>
          <w:szCs w:val="24"/>
          <w:rtl/>
        </w:rPr>
        <w:t>הרשתה</w:t>
      </w:r>
      <w:r w:rsidRPr="00EF4F1C">
        <w:rPr>
          <w:rFonts w:ascii="David" w:hAnsi="David" w:cs="David"/>
          <w:b/>
          <w:bCs/>
          <w:i/>
          <w:sz w:val="24"/>
          <w:szCs w:val="24"/>
          <w:rtl/>
        </w:rPr>
        <w:t xml:space="preserve"> </w:t>
      </w:r>
      <w:r w:rsidRPr="00EF4F1C">
        <w:rPr>
          <w:rFonts w:ascii="David" w:hAnsi="David" w:cs="David" w:hint="eastAsia"/>
          <w:b/>
          <w:bCs/>
          <w:i/>
          <w:sz w:val="24"/>
          <w:szCs w:val="24"/>
          <w:rtl/>
        </w:rPr>
        <w:t>זאת</w:t>
      </w:r>
      <w:r w:rsidRPr="00EF4F1C">
        <w:rPr>
          <w:rFonts w:ascii="David" w:hAnsi="David" w:cs="David"/>
          <w:b/>
          <w:bCs/>
          <w:i/>
          <w:sz w:val="24"/>
          <w:szCs w:val="24"/>
          <w:rtl/>
        </w:rPr>
        <w:t xml:space="preserve">, </w:t>
      </w:r>
      <w:r w:rsidRPr="00EF4F1C">
        <w:rPr>
          <w:rFonts w:ascii="David" w:hAnsi="David" w:cs="David" w:hint="eastAsia"/>
          <w:b/>
          <w:bCs/>
          <w:i/>
          <w:sz w:val="24"/>
          <w:szCs w:val="24"/>
          <w:rtl/>
        </w:rPr>
        <w:t>ויקפיד</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הובלת</w:t>
      </w:r>
      <w:r w:rsidRPr="00EF4F1C">
        <w:rPr>
          <w:rFonts w:ascii="David" w:hAnsi="David" w:cs="David"/>
          <w:b/>
          <w:bCs/>
          <w:i/>
          <w:sz w:val="24"/>
          <w:szCs w:val="24"/>
          <w:rtl/>
        </w:rPr>
        <w:t xml:space="preserve"> </w:t>
      </w:r>
      <w:r w:rsidRPr="00EF4F1C">
        <w:rPr>
          <w:rFonts w:ascii="David" w:hAnsi="David" w:cs="David" w:hint="eastAsia"/>
          <w:b/>
          <w:bCs/>
          <w:i/>
          <w:sz w:val="24"/>
          <w:szCs w:val="24"/>
          <w:rtl/>
        </w:rPr>
        <w:t>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וממנו</w:t>
      </w:r>
      <w:r w:rsidRPr="00EF4F1C">
        <w:rPr>
          <w:rFonts w:ascii="David" w:hAnsi="David" w:cs="David"/>
          <w:b/>
          <w:bCs/>
          <w:i/>
          <w:sz w:val="24"/>
          <w:szCs w:val="24"/>
          <w:rtl/>
        </w:rPr>
        <w:t xml:space="preserve"> </w:t>
      </w:r>
      <w:r w:rsidRPr="00EF4F1C">
        <w:rPr>
          <w:rFonts w:ascii="David" w:hAnsi="David" w:cs="David" w:hint="eastAsia"/>
          <w:b/>
          <w:bCs/>
          <w:i/>
          <w:sz w:val="24"/>
          <w:szCs w:val="24"/>
          <w:rtl/>
        </w:rPr>
        <w:t>תיעשה</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השלכת</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נזילות</w:t>
      </w:r>
      <w:r w:rsidRPr="00EF4F1C">
        <w:rPr>
          <w:rFonts w:ascii="David" w:hAnsi="David" w:cs="David"/>
          <w:b/>
          <w:bCs/>
          <w:i/>
          <w:sz w:val="24"/>
          <w:szCs w:val="24"/>
          <w:rtl/>
        </w:rPr>
        <w:t xml:space="preserve"> </w:t>
      </w:r>
      <w:r w:rsidRPr="00EF4F1C">
        <w:rPr>
          <w:rFonts w:ascii="David" w:hAnsi="David" w:cs="David" w:hint="eastAsia"/>
          <w:b/>
          <w:bCs/>
          <w:i/>
          <w:sz w:val="24"/>
          <w:szCs w:val="24"/>
          <w:rtl/>
        </w:rPr>
        <w:t>וכתמים</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שייגרמו</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בדרכים</w:t>
      </w:r>
      <w:r w:rsidRPr="00EF4F1C">
        <w:rPr>
          <w:rFonts w:ascii="David" w:hAnsi="David" w:cs="David"/>
          <w:b/>
          <w:bCs/>
          <w:i/>
          <w:sz w:val="24"/>
          <w:szCs w:val="24"/>
          <w:rtl/>
        </w:rPr>
        <w:t xml:space="preserve"> </w:t>
      </w:r>
      <w:r w:rsidRPr="00EF4F1C">
        <w:rPr>
          <w:rFonts w:ascii="David" w:hAnsi="David" w:cs="David" w:hint="eastAsia"/>
          <w:b/>
          <w:bCs/>
          <w:i/>
          <w:sz w:val="24"/>
          <w:szCs w:val="24"/>
          <w:rtl/>
        </w:rPr>
        <w:t>ובשטחים</w:t>
      </w:r>
      <w:r w:rsidRPr="00EF4F1C">
        <w:rPr>
          <w:rFonts w:ascii="David" w:hAnsi="David" w:cs="David"/>
          <w:b/>
          <w:bCs/>
          <w:i/>
          <w:sz w:val="24"/>
          <w:szCs w:val="24"/>
          <w:rtl/>
        </w:rPr>
        <w:t xml:space="preserve"> </w:t>
      </w:r>
      <w:r w:rsidRPr="00EF4F1C">
        <w:rPr>
          <w:rFonts w:ascii="David" w:hAnsi="David" w:cs="David" w:hint="eastAsia"/>
          <w:b/>
          <w:bCs/>
          <w:i/>
          <w:sz w:val="24"/>
          <w:szCs w:val="24"/>
          <w:rtl/>
        </w:rPr>
        <w:t>פרטיים</w:t>
      </w:r>
      <w:r w:rsidRPr="00EF4F1C">
        <w:rPr>
          <w:rFonts w:ascii="David" w:hAnsi="David" w:cs="David"/>
          <w:b/>
          <w:bCs/>
          <w:i/>
          <w:sz w:val="24"/>
          <w:szCs w:val="24"/>
          <w:rtl/>
        </w:rPr>
        <w:t xml:space="preserve"> </w:t>
      </w:r>
      <w:r w:rsidRPr="00EF4F1C">
        <w:rPr>
          <w:rFonts w:ascii="David" w:hAnsi="David" w:cs="David" w:hint="eastAsia"/>
          <w:b/>
          <w:bCs/>
          <w:i/>
          <w:sz w:val="24"/>
          <w:szCs w:val="24"/>
          <w:rtl/>
        </w:rPr>
        <w:t>וציבוריים</w:t>
      </w:r>
      <w:r w:rsidRPr="00EF4F1C">
        <w:rPr>
          <w:rFonts w:ascii="David" w:hAnsi="David" w:cs="David"/>
          <w:b/>
          <w:bCs/>
          <w:i/>
          <w:sz w:val="24"/>
          <w:szCs w:val="24"/>
          <w:rtl/>
        </w:rPr>
        <w:t xml:space="preserve"> </w:t>
      </w:r>
      <w:r w:rsidRPr="00EF4F1C">
        <w:rPr>
          <w:rFonts w:ascii="David" w:hAnsi="David" w:cs="David" w:hint="eastAsia"/>
          <w:b/>
          <w:bCs/>
          <w:i/>
          <w:sz w:val="24"/>
          <w:szCs w:val="24"/>
          <w:rtl/>
        </w:rPr>
        <w:t>ויהיה</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לשפות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והליכים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משפטיים</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וינקטו</w:t>
      </w:r>
      <w:r w:rsidRPr="00EF4F1C">
        <w:rPr>
          <w:rFonts w:ascii="David" w:hAnsi="David" w:cs="David"/>
          <w:b/>
          <w:bCs/>
          <w:i/>
          <w:sz w:val="24"/>
          <w:szCs w:val="24"/>
          <w:rtl/>
        </w:rPr>
        <w:t xml:space="preserve"> </w:t>
      </w:r>
      <w:r w:rsidRPr="00EF4F1C">
        <w:rPr>
          <w:rFonts w:ascii="David" w:hAnsi="David" w:cs="David" w:hint="eastAsia"/>
          <w:b/>
          <w:bCs/>
          <w:i/>
          <w:sz w:val="24"/>
          <w:szCs w:val="24"/>
          <w:rtl/>
        </w:rPr>
        <w:t>כנגד</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התחייבותו</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לקבור</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ימציא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התקשרותו</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אתר</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מאושר</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הטמנת</w:t>
      </w:r>
      <w:r w:rsidRPr="00EF4F1C">
        <w:rPr>
          <w:rFonts w:ascii="David" w:hAnsi="David" w:cs="David"/>
          <w:b/>
          <w:bCs/>
          <w:i/>
          <w:sz w:val="24"/>
          <w:szCs w:val="24"/>
          <w:rtl/>
        </w:rPr>
        <w:t xml:space="preserve"> </w:t>
      </w:r>
      <w:r w:rsidRPr="00EF4F1C">
        <w:rPr>
          <w:rFonts w:ascii="David" w:hAnsi="David" w:cs="David" w:hint="eastAsia"/>
          <w:b/>
          <w:bCs/>
          <w:i/>
          <w:sz w:val="24"/>
          <w:szCs w:val="24"/>
          <w:rtl/>
        </w:rPr>
        <w:t>הפסולת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מחוץ</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w:t>
      </w:r>
    </w:p>
    <w:p w14:paraId="6BF76B2F" w14:textId="77777777" w:rsid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w:t>
      </w:r>
    </w:p>
    <w:p w14:paraId="0BEB1747" w14:textId="77777777" w:rsidR="001176CF" w:rsidRPr="00EF4F1C" w:rsidRDefault="001176CF" w:rsidP="001176CF">
      <w:pPr>
        <w:spacing w:after="0" w:afterAutospacing="0" w:line="240" w:lineRule="auto"/>
        <w:ind w:left="792"/>
        <w:rPr>
          <w:rFonts w:ascii="David" w:hAnsi="David" w:cs="David"/>
          <w:b/>
          <w:bCs/>
          <w:i/>
          <w:sz w:val="24"/>
          <w:szCs w:val="24"/>
          <w:rtl/>
        </w:rPr>
      </w:pPr>
    </w:p>
    <w:p w14:paraId="0DD7DE37"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השלמת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העבודות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ומסירתן</w:t>
      </w:r>
    </w:p>
    <w:p w14:paraId="2D74AC70"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b/>
          <w:bCs/>
          <w:sz w:val="24"/>
          <w:szCs w:val="24"/>
          <w:rtl/>
        </w:rPr>
        <w:t>הקבלן</w:t>
      </w:r>
      <w:r w:rsidRPr="00EF4F1C">
        <w:rPr>
          <w:rFonts w:ascii="David" w:hAnsi="David" w:cs="David" w:hint="cs"/>
          <w:b/>
          <w:bCs/>
          <w:sz w:val="24"/>
          <w:szCs w:val="24"/>
          <w:rtl/>
        </w:rPr>
        <w:t xml:space="preserve"> מתחייב</w:t>
      </w:r>
      <w:r w:rsidRPr="00EF4F1C">
        <w:rPr>
          <w:rFonts w:ascii="David" w:hAnsi="David" w:cs="David"/>
          <w:b/>
          <w:bCs/>
          <w:sz w:val="24"/>
          <w:szCs w:val="24"/>
          <w:rtl/>
        </w:rPr>
        <w:t xml:space="preserve"> להעמיד </w:t>
      </w:r>
      <w:r w:rsidRPr="00EF4F1C">
        <w:rPr>
          <w:rFonts w:ascii="David" w:hAnsi="David" w:cs="David" w:hint="cs"/>
          <w:b/>
          <w:bCs/>
          <w:sz w:val="24"/>
          <w:szCs w:val="24"/>
          <w:rtl/>
        </w:rPr>
        <w:t xml:space="preserve">שלושה </w:t>
      </w:r>
      <w:r w:rsidRPr="00EF4F1C">
        <w:rPr>
          <w:rFonts w:ascii="David" w:hAnsi="David" w:cs="David"/>
          <w:b/>
          <w:bCs/>
          <w:sz w:val="24"/>
          <w:szCs w:val="24"/>
          <w:rtl/>
        </w:rPr>
        <w:t xml:space="preserve"> צוותים ייעודיים, האחד </w:t>
      </w:r>
      <w:r w:rsidRPr="00EF4F1C">
        <w:rPr>
          <w:rFonts w:ascii="David" w:hAnsi="David" w:cs="David" w:hint="eastAsia"/>
          <w:b/>
          <w:bCs/>
          <w:sz w:val="24"/>
          <w:szCs w:val="24"/>
          <w:rtl/>
        </w:rPr>
        <w:t>להכנת</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חידות הדיור </w:t>
      </w:r>
      <w:r w:rsidRPr="00EF4F1C">
        <w:rPr>
          <w:rFonts w:ascii="David" w:hAnsi="David" w:cs="David" w:hint="eastAsia"/>
          <w:b/>
          <w:bCs/>
          <w:sz w:val="24"/>
          <w:szCs w:val="24"/>
          <w:rtl/>
        </w:rPr>
        <w:t>למסירה</w:t>
      </w:r>
      <w:r w:rsidRPr="00EF4F1C">
        <w:rPr>
          <w:rFonts w:ascii="David" w:hAnsi="David" w:cs="David"/>
          <w:b/>
          <w:bCs/>
          <w:sz w:val="24"/>
          <w:szCs w:val="24"/>
          <w:rtl/>
        </w:rPr>
        <w:t xml:space="preserve">. השני לטיפול בליקויים המופיעים בפרוטוקול </w:t>
      </w:r>
      <w:r w:rsidRPr="00EF4F1C">
        <w:rPr>
          <w:rFonts w:ascii="David" w:hAnsi="David" w:cs="David" w:hint="cs"/>
          <w:b/>
          <w:bCs/>
          <w:sz w:val="24"/>
          <w:szCs w:val="24"/>
          <w:rtl/>
        </w:rPr>
        <w:t xml:space="preserve">שלאחר </w:t>
      </w:r>
      <w:r w:rsidRPr="00EF4F1C">
        <w:rPr>
          <w:rFonts w:ascii="David" w:hAnsi="David" w:cs="David"/>
          <w:b/>
          <w:bCs/>
          <w:sz w:val="24"/>
          <w:szCs w:val="24"/>
          <w:rtl/>
        </w:rPr>
        <w:t xml:space="preserve">מסירת </w:t>
      </w:r>
      <w:r w:rsidRPr="00EF4F1C">
        <w:rPr>
          <w:rFonts w:ascii="David" w:hAnsi="David" w:cs="David" w:hint="eastAsia"/>
          <w:b/>
          <w:bCs/>
          <w:sz w:val="24"/>
          <w:szCs w:val="24"/>
          <w:rtl/>
        </w:rPr>
        <w:t>יחידת</w:t>
      </w:r>
      <w:r w:rsidRPr="00EF4F1C">
        <w:rPr>
          <w:rFonts w:ascii="David" w:hAnsi="David" w:cs="David"/>
          <w:b/>
          <w:bCs/>
          <w:sz w:val="24"/>
          <w:szCs w:val="24"/>
          <w:rtl/>
        </w:rPr>
        <w:t xml:space="preserve"> הדיור, וצוות שלישי לטיפול בדירות מיוחדות למסירה ולטיפול בליקויים. היקף הצוותים ייקבע בתיאום עם המזמין, בהתאם לכמות יחידות הדיור בפרויקט ואופי הליקויים.</w:t>
      </w:r>
    </w:p>
    <w:p w14:paraId="700810F6" w14:textId="377AFDC9" w:rsidR="00EF4F1C" w:rsidRPr="00EF4F1C" w:rsidRDefault="001176CF" w:rsidP="001176CF">
      <w:pPr>
        <w:numPr>
          <w:ilvl w:val="1"/>
          <w:numId w:val="4"/>
        </w:numPr>
        <w:spacing w:after="0" w:afterAutospacing="0" w:line="240" w:lineRule="auto"/>
        <w:rPr>
          <w:rFonts w:ascii="David" w:hAnsi="David" w:cs="David"/>
          <w:b/>
          <w:bCs/>
          <w:i/>
          <w:sz w:val="24"/>
          <w:szCs w:val="24"/>
          <w:rtl/>
        </w:rPr>
      </w:pPr>
      <w:r w:rsidRPr="001176CF">
        <w:rPr>
          <w:rFonts w:ascii="David" w:hAnsi="David" w:cs="David" w:hint="cs"/>
          <w:b/>
          <w:bCs/>
          <w:i/>
          <w:sz w:val="24"/>
          <w:szCs w:val="24"/>
          <w:highlight w:val="yellow"/>
          <w:rtl/>
        </w:rPr>
        <w:t xml:space="preserve">על הקבלן לבצע בדיקות לתקינות מערכות </w:t>
      </w:r>
      <w:r>
        <w:rPr>
          <w:rFonts w:ascii="David" w:hAnsi="David" w:cs="David" w:hint="cs"/>
          <w:b/>
          <w:bCs/>
          <w:i/>
          <w:sz w:val="24"/>
          <w:szCs w:val="24"/>
          <w:highlight w:val="yellow"/>
          <w:rtl/>
        </w:rPr>
        <w:t>ה</w:t>
      </w:r>
      <w:r w:rsidRPr="001176CF">
        <w:rPr>
          <w:rFonts w:ascii="David" w:hAnsi="David" w:cs="David" w:hint="cs"/>
          <w:b/>
          <w:bCs/>
          <w:i/>
          <w:sz w:val="24"/>
          <w:szCs w:val="24"/>
          <w:highlight w:val="yellow"/>
          <w:rtl/>
        </w:rPr>
        <w:t>אינסטלציה ו</w:t>
      </w:r>
      <w:r>
        <w:rPr>
          <w:rFonts w:ascii="David" w:hAnsi="David" w:cs="David" w:hint="cs"/>
          <w:b/>
          <w:bCs/>
          <w:i/>
          <w:sz w:val="24"/>
          <w:szCs w:val="24"/>
          <w:highlight w:val="yellow"/>
          <w:rtl/>
        </w:rPr>
        <w:t>ה</w:t>
      </w:r>
      <w:r w:rsidRPr="001176CF">
        <w:rPr>
          <w:rFonts w:ascii="David" w:hAnsi="David" w:cs="David" w:hint="cs"/>
          <w:b/>
          <w:bCs/>
          <w:i/>
          <w:sz w:val="24"/>
          <w:szCs w:val="24"/>
          <w:highlight w:val="yellow"/>
          <w:rtl/>
        </w:rPr>
        <w:t>איטום ולהגיש את תוצאות הבדיקות למפקח</w:t>
      </w:r>
      <w:r>
        <w:rPr>
          <w:rFonts w:ascii="David" w:hAnsi="David" w:cs="David" w:hint="cs"/>
          <w:b/>
          <w:bCs/>
          <w:i/>
          <w:sz w:val="24"/>
          <w:szCs w:val="24"/>
          <w:highlight w:val="yellow"/>
          <w:rtl/>
        </w:rPr>
        <w:t xml:space="preserve"> הפרויקט</w:t>
      </w:r>
      <w:r w:rsidRPr="001176CF">
        <w:rPr>
          <w:rFonts w:ascii="David" w:hAnsi="David" w:cs="David" w:hint="cs"/>
          <w:b/>
          <w:bCs/>
          <w:i/>
          <w:sz w:val="24"/>
          <w:szCs w:val="24"/>
          <w:highlight w:val="yellow"/>
          <w:rtl/>
        </w:rPr>
        <w:t>.</w:t>
      </w:r>
      <w:r>
        <w:rPr>
          <w:rFonts w:ascii="David" w:hAnsi="David" w:cs="David" w:hint="cs"/>
          <w:b/>
          <w:bCs/>
          <w:i/>
          <w:sz w:val="24"/>
          <w:szCs w:val="24"/>
          <w:rtl/>
        </w:rPr>
        <w:t xml:space="preserve"> </w:t>
      </w:r>
      <w:r w:rsidR="00EF4F1C" w:rsidRPr="00EF4F1C">
        <w:rPr>
          <w:rFonts w:ascii="David" w:hAnsi="David" w:cs="David" w:hint="eastAsia"/>
          <w:b/>
          <w:bCs/>
          <w:i/>
          <w:sz w:val="24"/>
          <w:szCs w:val="24"/>
          <w:rtl/>
        </w:rPr>
        <w:t>בגמר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יודיע</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הקבלן</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בכתב</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למפקח</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כי</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מוכנות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למסירה</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ותוך</w:t>
      </w:r>
      <w:r w:rsidR="00EF4F1C" w:rsidRPr="00EF4F1C">
        <w:rPr>
          <w:rFonts w:ascii="David" w:hAnsi="David" w:cs="David"/>
          <w:b/>
          <w:bCs/>
          <w:i/>
          <w:sz w:val="24"/>
          <w:szCs w:val="24"/>
          <w:rtl/>
        </w:rPr>
        <w:t xml:space="preserve"> 7 </w:t>
      </w:r>
      <w:r w:rsidR="00EF4F1C" w:rsidRPr="00EF4F1C">
        <w:rPr>
          <w:rFonts w:ascii="David" w:hAnsi="David" w:cs="David" w:hint="eastAsia"/>
          <w:b/>
          <w:bCs/>
          <w:i/>
          <w:sz w:val="24"/>
          <w:szCs w:val="24"/>
          <w:rtl/>
        </w:rPr>
        <w:t>ימים</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מקבלת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ההודעה</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יבקר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המפקח</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באתר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ויערוך</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פרטיכל</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המתייחס</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למידת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גמר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ומצבן</w:t>
      </w:r>
      <w:r w:rsidR="00EF4F1C" w:rsidRPr="00EF4F1C">
        <w:rPr>
          <w:rFonts w:ascii="David" w:hAnsi="David" w:cs="David"/>
          <w:b/>
          <w:bCs/>
          <w:i/>
          <w:sz w:val="24"/>
          <w:szCs w:val="24"/>
          <w:rtl/>
        </w:rPr>
        <w:t>.</w:t>
      </w:r>
      <w:r>
        <w:rPr>
          <w:rFonts w:ascii="David" w:hAnsi="David" w:cs="David" w:hint="cs"/>
          <w:b/>
          <w:bCs/>
          <w:i/>
          <w:sz w:val="24"/>
          <w:szCs w:val="24"/>
          <w:rtl/>
        </w:rPr>
        <w:t xml:space="preserve"> </w:t>
      </w:r>
    </w:p>
    <w:p w14:paraId="007FAA21"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יאשר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רק</w:t>
      </w:r>
      <w:r w:rsidRPr="00EF4F1C">
        <w:rPr>
          <w:rFonts w:ascii="David" w:hAnsi="David" w:cs="David"/>
          <w:b/>
          <w:bCs/>
          <w:i/>
          <w:sz w:val="24"/>
          <w:szCs w:val="24"/>
          <w:rtl/>
        </w:rPr>
        <w:t xml:space="preserve"> </w:t>
      </w:r>
      <w:r w:rsidRPr="00EF4F1C">
        <w:rPr>
          <w:rFonts w:ascii="David" w:hAnsi="David" w:cs="David" w:hint="eastAsia"/>
          <w:b/>
          <w:bCs/>
          <w:i/>
          <w:sz w:val="24"/>
          <w:szCs w:val="24"/>
          <w:rtl/>
        </w:rPr>
        <w:t>בהתמלא</w:t>
      </w:r>
      <w:r w:rsidRPr="00EF4F1C">
        <w:rPr>
          <w:rFonts w:ascii="David" w:hAnsi="David" w:cs="David"/>
          <w:b/>
          <w:bCs/>
          <w:i/>
          <w:sz w:val="24"/>
          <w:szCs w:val="24"/>
          <w:rtl/>
        </w:rPr>
        <w:t xml:space="preserve">  </w:t>
      </w:r>
      <w:r w:rsidRPr="00EF4F1C">
        <w:rPr>
          <w:rFonts w:ascii="David" w:hAnsi="David" w:cs="David" w:hint="eastAsia"/>
          <w:b/>
          <w:bCs/>
          <w:i/>
          <w:sz w:val="24"/>
          <w:szCs w:val="24"/>
          <w:rtl/>
        </w:rPr>
        <w:t>כלל</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3CAE51BC"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היועצים</w:t>
      </w:r>
      <w:r w:rsidRPr="00EF4F1C">
        <w:rPr>
          <w:rFonts w:ascii="David" w:hAnsi="David" w:cs="David"/>
          <w:b/>
          <w:bCs/>
          <w:i/>
          <w:sz w:val="24"/>
          <w:szCs w:val="24"/>
          <w:rtl/>
        </w:rPr>
        <w:t xml:space="preserve"> </w:t>
      </w:r>
      <w:r w:rsidRPr="00EF4F1C">
        <w:rPr>
          <w:rFonts w:ascii="David" w:hAnsi="David" w:cs="David" w:hint="eastAsia"/>
          <w:b/>
          <w:bCs/>
          <w:i/>
          <w:sz w:val="24"/>
          <w:szCs w:val="24"/>
          <w:rtl/>
        </w:rPr>
        <w:t>והמתכננים</w:t>
      </w:r>
      <w:r w:rsidRPr="00EF4F1C">
        <w:rPr>
          <w:rFonts w:ascii="David" w:hAnsi="David" w:cs="David"/>
          <w:b/>
          <w:bCs/>
          <w:i/>
          <w:sz w:val="24"/>
          <w:szCs w:val="24"/>
          <w:rtl/>
        </w:rPr>
        <w:t xml:space="preserve"> </w:t>
      </w:r>
      <w:r w:rsidRPr="00EF4F1C">
        <w:rPr>
          <w:rFonts w:ascii="David" w:hAnsi="David" w:cs="David" w:hint="eastAsia"/>
          <w:b/>
          <w:bCs/>
          <w:i/>
          <w:sz w:val="24"/>
          <w:szCs w:val="24"/>
          <w:rtl/>
        </w:rPr>
        <w:t>ועמדו</w:t>
      </w:r>
      <w:r w:rsidRPr="00EF4F1C">
        <w:rPr>
          <w:rFonts w:ascii="David" w:hAnsi="David" w:cs="David"/>
          <w:b/>
          <w:bCs/>
          <w:i/>
          <w:sz w:val="24"/>
          <w:szCs w:val="24"/>
          <w:rtl/>
        </w:rPr>
        <w:t xml:space="preserve"> </w:t>
      </w:r>
      <w:r w:rsidRPr="00EF4F1C">
        <w:rPr>
          <w:rFonts w:ascii="David" w:hAnsi="David" w:cs="David" w:hint="eastAsia"/>
          <w:b/>
          <w:bCs/>
          <w:i/>
          <w:sz w:val="24"/>
          <w:szCs w:val="24"/>
          <w:rtl/>
        </w:rPr>
        <w:t>במבחני</w:t>
      </w:r>
      <w:r w:rsidRPr="00EF4F1C">
        <w:rPr>
          <w:rFonts w:ascii="David" w:hAnsi="David" w:cs="David"/>
          <w:b/>
          <w:bCs/>
          <w:i/>
          <w:sz w:val="24"/>
          <w:szCs w:val="24"/>
          <w:rtl/>
        </w:rPr>
        <w:t xml:space="preserve"> </w:t>
      </w:r>
      <w:r w:rsidRPr="00EF4F1C">
        <w:rPr>
          <w:rFonts w:ascii="David" w:hAnsi="David" w:cs="David" w:hint="eastAsia"/>
          <w:b/>
          <w:bCs/>
          <w:i/>
          <w:sz w:val="24"/>
          <w:szCs w:val="24"/>
          <w:rtl/>
        </w:rPr>
        <w:t>קבלה</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0682776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עמדו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והמבחנים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וניתנו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לתקינותן</w:t>
      </w:r>
      <w:r w:rsidRPr="00EF4F1C">
        <w:rPr>
          <w:rFonts w:ascii="David" w:hAnsi="David" w:cs="David"/>
          <w:b/>
          <w:bCs/>
          <w:i/>
          <w:sz w:val="24"/>
          <w:szCs w:val="24"/>
          <w:rtl/>
        </w:rPr>
        <w:t xml:space="preserve"> </w:t>
      </w:r>
      <w:r w:rsidRPr="00EF4F1C">
        <w:rPr>
          <w:rFonts w:ascii="David" w:hAnsi="David" w:cs="David" w:hint="eastAsia"/>
          <w:b/>
          <w:bCs/>
          <w:i/>
          <w:sz w:val="24"/>
          <w:szCs w:val="24"/>
          <w:rtl/>
        </w:rPr>
        <w:t>המלאה</w:t>
      </w:r>
      <w:r w:rsidRPr="00EF4F1C">
        <w:rPr>
          <w:rFonts w:ascii="David" w:hAnsi="David" w:cs="David"/>
          <w:b/>
          <w:bCs/>
          <w:i/>
          <w:sz w:val="24"/>
          <w:szCs w:val="24"/>
          <w:rtl/>
        </w:rPr>
        <w:t xml:space="preserve"> </w:t>
      </w:r>
      <w:r w:rsidRPr="00EF4F1C">
        <w:rPr>
          <w:rFonts w:ascii="David" w:hAnsi="David" w:cs="David" w:hint="eastAsia"/>
          <w:b/>
          <w:bCs/>
          <w:i/>
          <w:sz w:val="24"/>
          <w:szCs w:val="24"/>
          <w:rtl/>
        </w:rPr>
        <w:t>ולתפעולן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בודק</w:t>
      </w:r>
      <w:r w:rsidRPr="00EF4F1C">
        <w:rPr>
          <w:rFonts w:ascii="David" w:hAnsi="David" w:cs="David"/>
          <w:b/>
          <w:bCs/>
          <w:i/>
          <w:sz w:val="24"/>
          <w:szCs w:val="24"/>
          <w:rtl/>
        </w:rPr>
        <w:t xml:space="preserve"> </w:t>
      </w:r>
      <w:r w:rsidRPr="00EF4F1C">
        <w:rPr>
          <w:rFonts w:ascii="David" w:hAnsi="David" w:cs="David" w:hint="eastAsia"/>
          <w:b/>
          <w:bCs/>
          <w:i/>
          <w:sz w:val="24"/>
          <w:szCs w:val="24"/>
          <w:rtl/>
        </w:rPr>
        <w:t>חשמל</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המתכנן</w:t>
      </w:r>
      <w:r w:rsidRPr="00EF4F1C">
        <w:rPr>
          <w:rFonts w:ascii="David" w:hAnsi="David" w:cs="David"/>
          <w:b/>
          <w:bCs/>
          <w:i/>
          <w:sz w:val="24"/>
          <w:szCs w:val="24"/>
          <w:rtl/>
        </w:rPr>
        <w:t xml:space="preserve">, </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וטופס</w:t>
      </w:r>
      <w:r w:rsidRPr="00EF4F1C">
        <w:rPr>
          <w:rFonts w:ascii="David" w:hAnsi="David" w:cs="David"/>
          <w:b/>
          <w:bCs/>
          <w:i/>
          <w:sz w:val="24"/>
          <w:szCs w:val="24"/>
          <w:rtl/>
        </w:rPr>
        <w:t xml:space="preserve"> 4 </w:t>
      </w:r>
      <w:r w:rsidRPr="00EF4F1C">
        <w:rPr>
          <w:rFonts w:ascii="David" w:hAnsi="David" w:cs="David" w:hint="eastAsia"/>
          <w:b/>
          <w:bCs/>
          <w:i/>
          <w:sz w:val="24"/>
          <w:szCs w:val="24"/>
          <w:rtl/>
        </w:rPr>
        <w:t>רלוונטי</w:t>
      </w:r>
      <w:r w:rsidRPr="00EF4F1C">
        <w:rPr>
          <w:rFonts w:ascii="David" w:hAnsi="David" w:cs="David"/>
          <w:b/>
          <w:bCs/>
          <w:i/>
          <w:sz w:val="24"/>
          <w:szCs w:val="24"/>
          <w:rtl/>
        </w:rPr>
        <w:t>.</w:t>
      </w:r>
    </w:p>
    <w:p w14:paraId="562BBB7A"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26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66C42A5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תקן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ושהוא</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לתיקונו</w:t>
      </w:r>
      <w:r w:rsidRPr="00EF4F1C">
        <w:rPr>
          <w:rFonts w:ascii="David" w:hAnsi="David" w:cs="David"/>
          <w:b/>
          <w:bCs/>
          <w:i/>
          <w:sz w:val="24"/>
          <w:szCs w:val="24"/>
          <w:rtl/>
        </w:rPr>
        <w:t>.</w:t>
      </w:r>
    </w:p>
    <w:p w14:paraId="0E98F81E"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התוכנית</w:t>
      </w:r>
      <w:r w:rsidRPr="00EF4F1C">
        <w:rPr>
          <w:rFonts w:ascii="David" w:hAnsi="David" w:cs="David"/>
          <w:b/>
          <w:bCs/>
          <w:i/>
          <w:sz w:val="24"/>
          <w:szCs w:val="24"/>
          <w:rtl/>
        </w:rPr>
        <w:t xml:space="preserve">  </w:t>
      </w:r>
      <w:r w:rsidRPr="00EF4F1C">
        <w:rPr>
          <w:rFonts w:ascii="David" w:hAnsi="David" w:cs="David"/>
          <w:b/>
          <w:bCs/>
          <w:i/>
          <w:sz w:val="24"/>
          <w:szCs w:val="24"/>
        </w:rPr>
        <w:t>e</w:t>
      </w:r>
      <w:r w:rsidRPr="00EF4F1C">
        <w:rPr>
          <w:rFonts w:ascii="David" w:hAnsi="David" w:cs="David"/>
          <w:b/>
          <w:bCs/>
          <w:i/>
          <w:sz w:val="24"/>
          <w:szCs w:val="24"/>
          <w:rtl/>
        </w:rPr>
        <w:t> </w:t>
      </w:r>
      <w:r w:rsidRPr="00EF4F1C">
        <w:rPr>
          <w:rFonts w:ascii="David" w:hAnsi="David" w:cs="David"/>
          <w:b/>
          <w:bCs/>
          <w:i/>
          <w:sz w:val="24"/>
          <w:szCs w:val="24"/>
        </w:rPr>
        <w:t>d</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w:t>
      </w:r>
      <w:r w:rsidRPr="00EF4F1C">
        <w:rPr>
          <w:rFonts w:ascii="David" w:hAnsi="David" w:cs="David"/>
          <w:b/>
          <w:bCs/>
          <w:i/>
          <w:sz w:val="24"/>
          <w:szCs w:val="24"/>
        </w:rPr>
        <w:t>m</w:t>
      </w:r>
      <w:r w:rsidRPr="00EF4F1C">
        <w:rPr>
          <w:rFonts w:ascii="David" w:hAnsi="David" w:cs="David"/>
          <w:b/>
          <w:bCs/>
          <w:i/>
          <w:sz w:val="24"/>
          <w:szCs w:val="24"/>
          <w:rtl/>
        </w:rPr>
        <w:t xml:space="preserve">  </w:t>
      </w:r>
      <w:r w:rsidRPr="00EF4F1C">
        <w:rPr>
          <w:rFonts w:ascii="David" w:hAnsi="David" w:cs="David"/>
          <w:b/>
          <w:bCs/>
          <w:i/>
          <w:sz w:val="24"/>
          <w:szCs w:val="24"/>
        </w:rPr>
        <w:t>s</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עדות</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21.11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ואת</w:t>
      </w:r>
      <w:r w:rsidRPr="00EF4F1C">
        <w:rPr>
          <w:rFonts w:ascii="David" w:hAnsi="David" w:cs="David"/>
          <w:b/>
          <w:bCs/>
          <w:i/>
          <w:sz w:val="24"/>
          <w:szCs w:val="24"/>
          <w:rtl/>
        </w:rPr>
        <w:t xml:space="preserve"> </w:t>
      </w:r>
      <w:r w:rsidRPr="00EF4F1C">
        <w:rPr>
          <w:rFonts w:ascii="David" w:hAnsi="David" w:cs="David" w:hint="eastAsia"/>
          <w:b/>
          <w:bCs/>
          <w:i/>
          <w:sz w:val="24"/>
          <w:szCs w:val="24"/>
          <w:rtl/>
        </w:rPr>
        <w:t>מפות</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שתידרשנה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כשהן</w:t>
      </w:r>
      <w:r w:rsidRPr="00EF4F1C">
        <w:rPr>
          <w:rFonts w:ascii="David" w:hAnsi="David" w:cs="David"/>
          <w:b/>
          <w:bCs/>
          <w:i/>
          <w:sz w:val="24"/>
          <w:szCs w:val="24"/>
          <w:rtl/>
        </w:rPr>
        <w:t xml:space="preserve"> </w:t>
      </w:r>
      <w:r w:rsidRPr="00EF4F1C">
        <w:rPr>
          <w:rFonts w:ascii="David" w:hAnsi="David" w:cs="David" w:hint="eastAsia"/>
          <w:b/>
          <w:bCs/>
          <w:i/>
          <w:sz w:val="24"/>
          <w:szCs w:val="24"/>
          <w:rtl/>
        </w:rPr>
        <w:t>חתומות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w:t>
      </w:r>
    </w:p>
    <w:p w14:paraId="1D73465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היחידות</w:t>
      </w:r>
      <w:r w:rsidRPr="00EF4F1C">
        <w:rPr>
          <w:rFonts w:ascii="David" w:hAnsi="David" w:cs="David"/>
          <w:b/>
          <w:bCs/>
          <w:i/>
          <w:sz w:val="24"/>
          <w:szCs w:val="24"/>
          <w:rtl/>
        </w:rPr>
        <w:t xml:space="preserve"> </w:t>
      </w:r>
      <w:r w:rsidRPr="00EF4F1C">
        <w:rPr>
          <w:rFonts w:ascii="David" w:hAnsi="David" w:cs="David" w:hint="eastAsia"/>
          <w:b/>
          <w:bCs/>
          <w:i/>
          <w:sz w:val="24"/>
          <w:szCs w:val="24"/>
          <w:rtl/>
        </w:rPr>
        <w:t>במבנה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תחזוקה</w:t>
      </w:r>
      <w:r w:rsidRPr="00EF4F1C">
        <w:rPr>
          <w:rFonts w:ascii="David" w:hAnsi="David" w:cs="David"/>
          <w:b/>
          <w:bCs/>
          <w:i/>
          <w:sz w:val="24"/>
          <w:szCs w:val="24"/>
          <w:rtl/>
        </w:rPr>
        <w:t xml:space="preserve"> </w:t>
      </w:r>
      <w:r w:rsidRPr="00EF4F1C">
        <w:rPr>
          <w:rFonts w:ascii="David" w:hAnsi="David" w:cs="David" w:hint="eastAsia"/>
          <w:b/>
          <w:bCs/>
          <w:i/>
          <w:sz w:val="24"/>
          <w:szCs w:val="24"/>
          <w:rtl/>
        </w:rPr>
        <w:t>ושימוש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לחוק</w:t>
      </w:r>
      <w:r w:rsidRPr="00EF4F1C">
        <w:rPr>
          <w:rFonts w:ascii="David" w:hAnsi="David" w:cs="David"/>
          <w:b/>
          <w:bCs/>
          <w:i/>
          <w:sz w:val="24"/>
          <w:szCs w:val="24"/>
          <w:rtl/>
        </w:rPr>
        <w:t xml:space="preserve"> </w:t>
      </w:r>
      <w:r w:rsidRPr="00EF4F1C">
        <w:rPr>
          <w:rFonts w:ascii="David" w:hAnsi="David" w:cs="David" w:hint="eastAsia"/>
          <w:b/>
          <w:bCs/>
          <w:i/>
          <w:sz w:val="24"/>
          <w:szCs w:val="24"/>
          <w:rtl/>
        </w:rPr>
        <w:t>המכר</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באשר</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המשותף</w:t>
      </w:r>
      <w:r w:rsidRPr="00EF4F1C">
        <w:rPr>
          <w:rFonts w:ascii="David" w:hAnsi="David" w:cs="David"/>
          <w:b/>
          <w:bCs/>
          <w:i/>
          <w:sz w:val="24"/>
          <w:szCs w:val="24"/>
          <w:rtl/>
        </w:rPr>
        <w:t>.</w:t>
      </w:r>
    </w:p>
    <w:p w14:paraId="6A5DDD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להעביר</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עותק</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התחזוקה</w:t>
      </w:r>
      <w:r w:rsidRPr="00EF4F1C">
        <w:rPr>
          <w:rFonts w:ascii="David" w:hAnsi="David" w:cs="David"/>
          <w:b/>
          <w:bCs/>
          <w:sz w:val="24"/>
          <w:szCs w:val="24"/>
          <w:rtl/>
        </w:rPr>
        <w:t xml:space="preserve"> </w:t>
      </w:r>
      <w:r w:rsidRPr="00EF4F1C">
        <w:rPr>
          <w:rFonts w:ascii="David" w:hAnsi="David" w:cs="David" w:hint="cs"/>
          <w:b/>
          <w:bCs/>
          <w:sz w:val="24"/>
          <w:szCs w:val="24"/>
          <w:rtl/>
        </w:rPr>
        <w:t>והשימוש</w:t>
      </w:r>
      <w:r w:rsidRPr="00EF4F1C">
        <w:rPr>
          <w:rFonts w:ascii="David" w:hAnsi="David" w:cs="David"/>
          <w:b/>
          <w:bCs/>
          <w:sz w:val="24"/>
          <w:szCs w:val="24"/>
          <w:rtl/>
        </w:rPr>
        <w:t xml:space="preserve"> </w:t>
      </w:r>
      <w:r w:rsidRPr="00EF4F1C">
        <w:rPr>
          <w:rFonts w:ascii="David" w:hAnsi="David" w:cs="David" w:hint="cs"/>
          <w:b/>
          <w:bCs/>
          <w:sz w:val="24"/>
          <w:szCs w:val="24"/>
          <w:rtl/>
        </w:rPr>
        <w:t>לאישורו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להמציא</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אישור</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חתום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יחידה</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תחזוקה</w:t>
      </w:r>
      <w:r w:rsidRPr="00EF4F1C">
        <w:rPr>
          <w:rFonts w:ascii="David" w:hAnsi="David" w:cs="David"/>
          <w:b/>
          <w:bCs/>
          <w:sz w:val="24"/>
          <w:szCs w:val="24"/>
          <w:rtl/>
        </w:rPr>
        <w:t xml:space="preserve"> </w:t>
      </w:r>
      <w:r w:rsidRPr="00EF4F1C">
        <w:rPr>
          <w:rFonts w:ascii="David" w:hAnsi="David" w:cs="David" w:hint="cs"/>
          <w:b/>
          <w:bCs/>
          <w:sz w:val="24"/>
          <w:szCs w:val="24"/>
          <w:rtl/>
        </w:rPr>
        <w:t>ושימוש</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w:t>
      </w:r>
    </w:p>
    <w:p w14:paraId="2E087C28"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לרוכשים</w:t>
      </w:r>
      <w:r w:rsidRPr="00EF4F1C">
        <w:rPr>
          <w:rFonts w:ascii="David" w:hAnsi="David" w:cs="David"/>
          <w:b/>
          <w:bCs/>
          <w:i/>
          <w:sz w:val="24"/>
          <w:szCs w:val="24"/>
          <w:rtl/>
        </w:rPr>
        <w:t xml:space="preserve"> </w:t>
      </w:r>
      <w:r w:rsidRPr="00EF4F1C">
        <w:rPr>
          <w:rFonts w:ascii="David" w:hAnsi="David" w:cs="David"/>
          <w:b/>
          <w:bCs/>
          <w:sz w:val="24"/>
          <w:szCs w:val="24"/>
          <w:rtl/>
        </w:rPr>
        <w:t>במסגרת תיק המסירה</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את </w:t>
      </w:r>
      <w:r w:rsidRPr="00EF4F1C">
        <w:rPr>
          <w:rFonts w:ascii="David" w:hAnsi="David" w:cs="David" w:hint="eastAsia"/>
          <w:b/>
          <w:bCs/>
          <w:i/>
          <w:sz w:val="24"/>
          <w:szCs w:val="24"/>
          <w:rtl/>
        </w:rPr>
        <w:t>תעודות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לבדק</w:t>
      </w:r>
      <w:r w:rsidRPr="00EF4F1C">
        <w:rPr>
          <w:rFonts w:ascii="David" w:hAnsi="David" w:cs="David"/>
          <w:b/>
          <w:bCs/>
          <w:i/>
          <w:sz w:val="24"/>
          <w:szCs w:val="24"/>
          <w:rtl/>
        </w:rPr>
        <w:t xml:space="preserve"> </w:t>
      </w:r>
      <w:r w:rsidRPr="00EF4F1C">
        <w:rPr>
          <w:rFonts w:ascii="David" w:hAnsi="David" w:cs="David" w:hint="cs"/>
          <w:b/>
          <w:bCs/>
          <w:i/>
          <w:sz w:val="24"/>
          <w:szCs w:val="24"/>
          <w:rtl/>
        </w:rPr>
        <w:t>אשר נתקבלו מהספקים השונים.</w:t>
      </w:r>
    </w:p>
    <w:p w14:paraId="168FC487"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מלוא</w:t>
      </w:r>
      <w:r w:rsidRPr="00EF4F1C">
        <w:rPr>
          <w:rFonts w:ascii="David" w:hAnsi="David" w:cs="David"/>
          <w:b/>
          <w:bCs/>
          <w:i/>
          <w:sz w:val="24"/>
          <w:szCs w:val="24"/>
          <w:rtl/>
        </w:rPr>
        <w:t xml:space="preserve"> </w:t>
      </w:r>
      <w:r w:rsidRPr="00EF4F1C">
        <w:rPr>
          <w:rFonts w:ascii="David" w:hAnsi="David" w:cs="David" w:hint="eastAsia"/>
          <w:b/>
          <w:bCs/>
          <w:i/>
          <w:sz w:val="24"/>
          <w:szCs w:val="24"/>
          <w:rtl/>
        </w:rPr>
        <w:t>האישורים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שבאחריות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לדאוג</w:t>
      </w:r>
      <w:r w:rsidRPr="00EF4F1C">
        <w:rPr>
          <w:rFonts w:ascii="David" w:hAnsi="David" w:cs="David"/>
          <w:b/>
          <w:bCs/>
          <w:i/>
          <w:sz w:val="24"/>
          <w:szCs w:val="24"/>
          <w:rtl/>
        </w:rPr>
        <w:t xml:space="preserve"> </w:t>
      </w:r>
      <w:r w:rsidRPr="00EF4F1C">
        <w:rPr>
          <w:rFonts w:ascii="David" w:hAnsi="David" w:cs="David" w:hint="eastAsia"/>
          <w:b/>
          <w:bCs/>
          <w:i/>
          <w:sz w:val="24"/>
          <w:szCs w:val="24"/>
          <w:rtl/>
        </w:rPr>
        <w:t>לקבלתם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כדין</w:t>
      </w:r>
      <w:r w:rsidRPr="00EF4F1C">
        <w:rPr>
          <w:rFonts w:ascii="David" w:hAnsi="David" w:cs="David"/>
          <w:b/>
          <w:bCs/>
          <w:i/>
          <w:sz w:val="24"/>
          <w:szCs w:val="24"/>
          <w:rtl/>
        </w:rPr>
        <w:t xml:space="preserve"> </w:t>
      </w:r>
      <w:r w:rsidRPr="00EF4F1C">
        <w:rPr>
          <w:rFonts w:ascii="David" w:hAnsi="David" w:cs="David" w:hint="eastAsia"/>
          <w:b/>
          <w:bCs/>
          <w:i/>
          <w:sz w:val="24"/>
          <w:szCs w:val="24"/>
          <w:rtl/>
        </w:rPr>
        <w:t>מהוועדה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p>
    <w:p w14:paraId="24733926"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האישורים</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תקינות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הבדיקות</w:t>
      </w:r>
      <w:r w:rsidRPr="00EF4F1C">
        <w:rPr>
          <w:rFonts w:ascii="David" w:hAnsi="David" w:cs="David"/>
          <w:b/>
          <w:bCs/>
          <w:sz w:val="24"/>
          <w:szCs w:val="24"/>
          <w:rtl/>
        </w:rPr>
        <w:t xml:space="preserve"> </w:t>
      </w:r>
      <w:r w:rsidRPr="00EF4F1C">
        <w:rPr>
          <w:rFonts w:ascii="David" w:hAnsi="David" w:cs="David" w:hint="eastAsia"/>
          <w:b/>
          <w:bCs/>
          <w:sz w:val="24"/>
          <w:szCs w:val="24"/>
          <w:rtl/>
        </w:rPr>
        <w:t>המתחייבות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רשויות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גופים</w:t>
      </w:r>
      <w:r w:rsidRPr="00EF4F1C">
        <w:rPr>
          <w:rFonts w:ascii="David" w:hAnsi="David" w:cs="David"/>
          <w:b/>
          <w:bCs/>
          <w:i/>
          <w:sz w:val="24"/>
          <w:szCs w:val="24"/>
          <w:rtl/>
        </w:rPr>
        <w:t xml:space="preserve"> </w:t>
      </w:r>
      <w:r w:rsidRPr="00EF4F1C">
        <w:rPr>
          <w:rFonts w:ascii="David" w:hAnsi="David" w:cs="David" w:hint="eastAsia"/>
          <w:b/>
          <w:bCs/>
          <w:i/>
          <w:sz w:val="24"/>
          <w:szCs w:val="24"/>
          <w:rtl/>
        </w:rPr>
        <w:t>מוסמכים</w:t>
      </w:r>
      <w:r w:rsidRPr="00EF4F1C">
        <w:rPr>
          <w:rFonts w:ascii="David" w:hAnsi="David" w:cs="David"/>
          <w:b/>
          <w:bCs/>
          <w:i/>
          <w:sz w:val="24"/>
          <w:szCs w:val="24"/>
          <w:rtl/>
        </w:rPr>
        <w:t xml:space="preserve"> </w:t>
      </w:r>
      <w:r w:rsidRPr="00EF4F1C">
        <w:rPr>
          <w:rFonts w:ascii="David" w:hAnsi="David" w:cs="David" w:hint="eastAsia"/>
          <w:b/>
          <w:bCs/>
          <w:i/>
          <w:sz w:val="24"/>
          <w:szCs w:val="24"/>
          <w:rtl/>
        </w:rPr>
        <w:t>נוספים</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ובכללם</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בזק</w:t>
      </w:r>
      <w:r w:rsidRPr="00EF4F1C">
        <w:rPr>
          <w:rFonts w:ascii="David" w:hAnsi="David" w:cs="David"/>
          <w:b/>
          <w:bCs/>
          <w:i/>
          <w:sz w:val="24"/>
          <w:szCs w:val="24"/>
          <w:rtl/>
        </w:rPr>
        <w:t xml:space="preserve">, </w:t>
      </w:r>
      <w:r w:rsidRPr="00EF4F1C">
        <w:rPr>
          <w:rFonts w:ascii="David" w:hAnsi="David" w:cs="David" w:hint="eastAsia"/>
          <w:b/>
          <w:bCs/>
          <w:i/>
          <w:sz w:val="24"/>
          <w:szCs w:val="24"/>
          <w:rtl/>
        </w:rPr>
        <w:t>חברת</w:t>
      </w:r>
      <w:r w:rsidRPr="00EF4F1C">
        <w:rPr>
          <w:rFonts w:ascii="David" w:hAnsi="David" w:cs="David"/>
          <w:b/>
          <w:bCs/>
          <w:i/>
          <w:sz w:val="24"/>
          <w:szCs w:val="24"/>
          <w:rtl/>
        </w:rPr>
        <w:t xml:space="preserve"> </w:t>
      </w:r>
      <w:r w:rsidRPr="00EF4F1C">
        <w:rPr>
          <w:rFonts w:ascii="David" w:hAnsi="David" w:cs="David" w:hint="eastAsia"/>
          <w:b/>
          <w:bCs/>
          <w:i/>
          <w:sz w:val="24"/>
          <w:szCs w:val="24"/>
          <w:rtl/>
        </w:rPr>
        <w:t>החשמל</w:t>
      </w:r>
      <w:r w:rsidRPr="00EF4F1C">
        <w:rPr>
          <w:rFonts w:ascii="David" w:hAnsi="David" w:cs="David"/>
          <w:b/>
          <w:bCs/>
          <w:i/>
          <w:sz w:val="24"/>
          <w:szCs w:val="24"/>
          <w:rtl/>
        </w:rPr>
        <w:t xml:space="preserve">, </w:t>
      </w:r>
      <w:r w:rsidRPr="00EF4F1C">
        <w:rPr>
          <w:rFonts w:ascii="David" w:hAnsi="David" w:cs="David" w:hint="eastAsia"/>
          <w:b/>
          <w:bCs/>
          <w:i/>
          <w:sz w:val="24"/>
          <w:szCs w:val="24"/>
          <w:rtl/>
        </w:rPr>
        <w:t>טל</w:t>
      </w:r>
      <w:r w:rsidRPr="00EF4F1C">
        <w:rPr>
          <w:rFonts w:ascii="David" w:hAnsi="David" w:cs="David"/>
          <w:b/>
          <w:bCs/>
          <w:i/>
          <w:sz w:val="24"/>
          <w:szCs w:val="24"/>
          <w:rtl/>
        </w:rPr>
        <w:t>"</w:t>
      </w:r>
      <w:r w:rsidRPr="00EF4F1C">
        <w:rPr>
          <w:rFonts w:ascii="David" w:hAnsi="David" w:cs="David" w:hint="eastAsia"/>
          <w:b/>
          <w:bCs/>
          <w:i/>
          <w:sz w:val="24"/>
          <w:szCs w:val="24"/>
          <w:rtl/>
        </w:rPr>
        <w:t>כ</w:t>
      </w:r>
      <w:r w:rsidRPr="00EF4F1C">
        <w:rPr>
          <w:rFonts w:ascii="David" w:hAnsi="David" w:cs="David"/>
          <w:b/>
          <w:bCs/>
          <w:i/>
          <w:sz w:val="24"/>
          <w:szCs w:val="24"/>
          <w:rtl/>
        </w:rPr>
        <w:t xml:space="preserve"> </w:t>
      </w:r>
      <w:r w:rsidRPr="00EF4F1C">
        <w:rPr>
          <w:rFonts w:ascii="David" w:hAnsi="David" w:cs="David" w:hint="eastAsia"/>
          <w:b/>
          <w:bCs/>
          <w:i/>
          <w:sz w:val="24"/>
          <w:szCs w:val="24"/>
          <w:rtl/>
        </w:rPr>
        <w:t>ומע</w:t>
      </w:r>
      <w:r w:rsidRPr="00EF4F1C">
        <w:rPr>
          <w:rFonts w:ascii="David" w:hAnsi="David" w:cs="David"/>
          <w:b/>
          <w:bCs/>
          <w:i/>
          <w:sz w:val="24"/>
          <w:szCs w:val="24"/>
          <w:rtl/>
        </w:rPr>
        <w:t>"</w:t>
      </w:r>
      <w:r w:rsidRPr="00EF4F1C">
        <w:rPr>
          <w:rFonts w:ascii="David" w:hAnsi="David" w:cs="David" w:hint="eastAsia"/>
          <w:b/>
          <w:bCs/>
          <w:i/>
          <w:sz w:val="24"/>
          <w:szCs w:val="24"/>
          <w:rtl/>
        </w:rPr>
        <w:t>צ</w:t>
      </w:r>
      <w:r w:rsidRPr="00EF4F1C">
        <w:rPr>
          <w:rFonts w:ascii="David" w:hAnsi="David" w:cs="David"/>
          <w:b/>
          <w:bCs/>
          <w:i/>
          <w:sz w:val="24"/>
          <w:szCs w:val="24"/>
          <w:rtl/>
        </w:rPr>
        <w:t>.</w:t>
      </w:r>
    </w:p>
    <w:p w14:paraId="736432EE"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b/>
          <w:bCs/>
          <w:i/>
          <w:sz w:val="24"/>
          <w:szCs w:val="24"/>
          <w:rtl/>
        </w:rPr>
        <w:t>ביחידות הדיור במבנה בוצע נ</w:t>
      </w:r>
      <w:r w:rsidRPr="00EF4F1C">
        <w:rPr>
          <w:rFonts w:ascii="David" w:hAnsi="David" w:cs="David" w:hint="cs"/>
          <w:b/>
          <w:bCs/>
          <w:i/>
          <w:sz w:val="24"/>
          <w:szCs w:val="24"/>
          <w:rtl/>
        </w:rPr>
        <w:t>י</w:t>
      </w:r>
      <w:r w:rsidRPr="00EF4F1C">
        <w:rPr>
          <w:rFonts w:ascii="David" w:hAnsi="David" w:cs="David"/>
          <w:b/>
          <w:bCs/>
          <w:i/>
          <w:sz w:val="24"/>
          <w:szCs w:val="24"/>
          <w:rtl/>
        </w:rPr>
        <w:t>קיון מקיף בהתאם לנהלי החברה, לרבות הגנות, כיסויים ונעילת הדירה.</w:t>
      </w:r>
    </w:p>
    <w:p w14:paraId="6602C347"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קבלתן</w:t>
      </w:r>
      <w:r w:rsidRPr="00EF4F1C">
        <w:rPr>
          <w:rFonts w:ascii="David" w:hAnsi="David" w:cs="David"/>
          <w:b/>
          <w:bCs/>
          <w:i/>
          <w:sz w:val="24"/>
          <w:szCs w:val="24"/>
          <w:rtl/>
        </w:rPr>
        <w:t xml:space="preserve">, </w:t>
      </w:r>
      <w:r w:rsidRPr="00EF4F1C">
        <w:rPr>
          <w:rFonts w:ascii="David" w:hAnsi="David" w:cs="David" w:hint="eastAsia"/>
          <w:b/>
          <w:bCs/>
          <w:i/>
          <w:sz w:val="24"/>
          <w:szCs w:val="24"/>
          <w:rtl/>
        </w:rPr>
        <w:t>מצבן</w:t>
      </w:r>
      <w:r w:rsidRPr="00EF4F1C">
        <w:rPr>
          <w:rFonts w:ascii="David" w:hAnsi="David" w:cs="David"/>
          <w:b/>
          <w:bCs/>
          <w:i/>
          <w:sz w:val="24"/>
          <w:szCs w:val="24"/>
          <w:rtl/>
        </w:rPr>
        <w:t xml:space="preserve">, </w:t>
      </w:r>
      <w:r w:rsidRPr="00EF4F1C">
        <w:rPr>
          <w:rFonts w:ascii="David" w:hAnsi="David" w:cs="David" w:hint="eastAsia"/>
          <w:b/>
          <w:bCs/>
          <w:i/>
          <w:sz w:val="24"/>
          <w:szCs w:val="24"/>
          <w:rtl/>
        </w:rPr>
        <w:t>מידת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ומלוי</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הנזכרים</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קובע</w:t>
      </w:r>
      <w:r w:rsidRPr="00EF4F1C">
        <w:rPr>
          <w:rFonts w:ascii="David" w:hAnsi="David" w:cs="David"/>
          <w:b/>
          <w:bCs/>
          <w:i/>
          <w:sz w:val="24"/>
          <w:szCs w:val="24"/>
          <w:rtl/>
        </w:rPr>
        <w:t xml:space="preserve"> </w:t>
      </w:r>
      <w:r w:rsidRPr="00EF4F1C">
        <w:rPr>
          <w:rFonts w:ascii="David" w:hAnsi="David" w:cs="David" w:hint="eastAsia"/>
          <w:b/>
          <w:bCs/>
          <w:i/>
          <w:sz w:val="24"/>
          <w:szCs w:val="24"/>
          <w:rtl/>
        </w:rPr>
        <w:t>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סופית</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עוררין</w:t>
      </w:r>
      <w:r w:rsidRPr="00EF4F1C">
        <w:rPr>
          <w:rFonts w:ascii="David" w:hAnsi="David" w:cs="David"/>
          <w:b/>
          <w:bCs/>
          <w:i/>
          <w:sz w:val="24"/>
          <w:szCs w:val="24"/>
          <w:rtl/>
        </w:rPr>
        <w:t xml:space="preserve"> </w:t>
      </w:r>
      <w:r w:rsidRPr="00EF4F1C">
        <w:rPr>
          <w:rFonts w:ascii="David" w:hAnsi="David" w:cs="David" w:hint="eastAsia"/>
          <w:b/>
          <w:bCs/>
          <w:i/>
          <w:sz w:val="24"/>
          <w:szCs w:val="24"/>
          <w:rtl/>
        </w:rPr>
        <w:t>והחלטתו</w:t>
      </w:r>
      <w:r w:rsidRPr="00EF4F1C">
        <w:rPr>
          <w:rFonts w:ascii="David" w:hAnsi="David" w:cs="David"/>
          <w:b/>
          <w:bCs/>
          <w:i/>
          <w:sz w:val="24"/>
          <w:szCs w:val="24"/>
          <w:rtl/>
        </w:rPr>
        <w:t xml:space="preserve"> </w:t>
      </w:r>
      <w:r w:rsidRPr="00EF4F1C">
        <w:rPr>
          <w:rFonts w:ascii="David" w:hAnsi="David" w:cs="David" w:hint="eastAsia"/>
          <w:b/>
          <w:bCs/>
          <w:i/>
          <w:sz w:val="24"/>
          <w:szCs w:val="24"/>
          <w:rtl/>
        </w:rPr>
        <w:t>תירשם</w:t>
      </w:r>
      <w:r w:rsidRPr="00EF4F1C">
        <w:rPr>
          <w:rFonts w:ascii="David" w:hAnsi="David" w:cs="David"/>
          <w:b/>
          <w:bCs/>
          <w:i/>
          <w:sz w:val="24"/>
          <w:szCs w:val="24"/>
          <w:rtl/>
        </w:rPr>
        <w:t xml:space="preserve"> </w:t>
      </w:r>
      <w:r w:rsidRPr="00EF4F1C">
        <w:rPr>
          <w:rFonts w:ascii="David" w:hAnsi="David" w:cs="David" w:hint="eastAsia"/>
          <w:b/>
          <w:bCs/>
          <w:i/>
          <w:sz w:val="24"/>
          <w:szCs w:val="24"/>
          <w:rtl/>
        </w:rPr>
        <w:t>בפרטיכל</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p>
    <w:p w14:paraId="130A6D8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לסרב</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למעט</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27.2.9),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להשלמתן</w:t>
      </w:r>
      <w:r w:rsidRPr="00EF4F1C">
        <w:rPr>
          <w:rFonts w:ascii="David" w:hAnsi="David" w:cs="David"/>
          <w:b/>
          <w:bCs/>
          <w:i/>
          <w:sz w:val="24"/>
          <w:szCs w:val="24"/>
          <w:rtl/>
        </w:rPr>
        <w:t xml:space="preserve"> </w:t>
      </w:r>
      <w:r w:rsidRPr="00EF4F1C">
        <w:rPr>
          <w:rFonts w:ascii="David" w:hAnsi="David" w:cs="David" w:hint="eastAsia"/>
          <w:b/>
          <w:bCs/>
          <w:i/>
          <w:sz w:val="24"/>
          <w:szCs w:val="24"/>
          <w:rtl/>
        </w:rPr>
        <w:t>בעתיד</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אחרון</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הבאות</w:t>
      </w:r>
      <w:r w:rsidRPr="00EF4F1C">
        <w:rPr>
          <w:rFonts w:ascii="David" w:hAnsi="David" w:cs="David"/>
          <w:b/>
          <w:bCs/>
          <w:i/>
          <w:sz w:val="24"/>
          <w:szCs w:val="24"/>
          <w:rtl/>
        </w:rPr>
        <w:t>:</w:t>
      </w:r>
    </w:p>
    <w:p w14:paraId="1217F197"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בפרטיכל</w:t>
      </w:r>
      <w:r w:rsidRPr="00EF4F1C">
        <w:rPr>
          <w:rFonts w:ascii="David" w:hAnsi="David" w:cs="David"/>
          <w:b/>
          <w:bCs/>
          <w:i/>
          <w:sz w:val="24"/>
          <w:szCs w:val="24"/>
          <w:rtl/>
        </w:rPr>
        <w:t>.</w:t>
      </w:r>
    </w:p>
    <w:p w14:paraId="3B9BEDC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מהיתרה</w:t>
      </w:r>
      <w:r w:rsidRPr="00EF4F1C">
        <w:rPr>
          <w:rFonts w:ascii="David" w:hAnsi="David" w:cs="David"/>
          <w:b/>
          <w:bCs/>
          <w:i/>
          <w:sz w:val="24"/>
          <w:szCs w:val="24"/>
          <w:rtl/>
        </w:rPr>
        <w:t xml:space="preserve"> </w:t>
      </w:r>
      <w:r w:rsidRPr="00EF4F1C">
        <w:rPr>
          <w:rFonts w:ascii="David" w:hAnsi="David" w:cs="David" w:hint="eastAsia"/>
          <w:b/>
          <w:bCs/>
          <w:i/>
          <w:sz w:val="24"/>
          <w:szCs w:val="24"/>
          <w:rtl/>
        </w:rPr>
        <w:t>שתגיע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אותה</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25%.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תומצא</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בנקאית</w:t>
      </w:r>
      <w:r w:rsidRPr="00EF4F1C">
        <w:rPr>
          <w:rFonts w:ascii="David" w:hAnsi="David" w:cs="David"/>
          <w:b/>
          <w:bCs/>
          <w:i/>
          <w:sz w:val="24"/>
          <w:szCs w:val="24"/>
          <w:rtl/>
        </w:rPr>
        <w:t xml:space="preserve"> </w:t>
      </w:r>
      <w:r w:rsidRPr="00EF4F1C">
        <w:rPr>
          <w:rFonts w:ascii="David" w:hAnsi="David" w:cs="David" w:hint="eastAsia"/>
          <w:b/>
          <w:bCs/>
          <w:i/>
          <w:sz w:val="24"/>
          <w:szCs w:val="24"/>
          <w:rtl/>
        </w:rPr>
        <w:t>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ובסכום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w:t>
      </w:r>
    </w:p>
    <w:p w14:paraId="67FD761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לבצעם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01A7E377"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27.1 </w:t>
      </w:r>
      <w:r w:rsidRPr="00EF4F1C">
        <w:rPr>
          <w:rFonts w:ascii="David" w:hAnsi="David" w:cs="David" w:hint="eastAsia"/>
          <w:b/>
          <w:bCs/>
          <w:i/>
          <w:sz w:val="24"/>
          <w:szCs w:val="24"/>
          <w:rtl/>
        </w:rPr>
        <w:t>עד</w:t>
      </w:r>
      <w:r w:rsidRPr="00EF4F1C">
        <w:rPr>
          <w:rFonts w:ascii="David" w:hAnsi="David" w:cs="David"/>
          <w:b/>
          <w:bCs/>
          <w:i/>
          <w:sz w:val="24"/>
          <w:szCs w:val="24"/>
          <w:rtl/>
        </w:rPr>
        <w:t xml:space="preserve"> 27.4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ימסור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הודעת</w:t>
      </w:r>
      <w:r w:rsidRPr="00EF4F1C">
        <w:rPr>
          <w:rFonts w:ascii="David" w:hAnsi="David" w:cs="David"/>
          <w:b/>
          <w:bCs/>
          <w:i/>
          <w:sz w:val="24"/>
          <w:szCs w:val="24"/>
          <w:rtl/>
        </w:rPr>
        <w:t xml:space="preserve"> </w:t>
      </w:r>
      <w:r w:rsidRPr="00EF4F1C">
        <w:rPr>
          <w:rFonts w:ascii="David" w:hAnsi="David" w:cs="David" w:hint="eastAsia"/>
          <w:b/>
          <w:bCs/>
          <w:i/>
          <w:sz w:val="24"/>
          <w:szCs w:val="24"/>
          <w:rtl/>
        </w:rPr>
        <w:t>זימון</w:t>
      </w:r>
      <w:r w:rsidRPr="00EF4F1C">
        <w:rPr>
          <w:rFonts w:ascii="David" w:hAnsi="David" w:cs="David"/>
          <w:b/>
          <w:bCs/>
          <w:i/>
          <w:sz w:val="24"/>
          <w:szCs w:val="24"/>
          <w:rtl/>
        </w:rPr>
        <w:t xml:space="preserve"> </w:t>
      </w:r>
      <w:r w:rsidRPr="00EF4F1C">
        <w:rPr>
          <w:rFonts w:ascii="David" w:hAnsi="David" w:cs="David" w:hint="eastAsia"/>
          <w:b/>
          <w:bCs/>
          <w:i/>
          <w:sz w:val="24"/>
          <w:szCs w:val="24"/>
          <w:rtl/>
        </w:rPr>
        <w:t>לסיור</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בדרג</w:t>
      </w:r>
      <w:r w:rsidRPr="00EF4F1C">
        <w:rPr>
          <w:rFonts w:ascii="David" w:hAnsi="David" w:cs="David"/>
          <w:b/>
          <w:bCs/>
          <w:i/>
          <w:sz w:val="24"/>
          <w:szCs w:val="24"/>
          <w:rtl/>
        </w:rPr>
        <w:t xml:space="preserve"> </w:t>
      </w:r>
      <w:r w:rsidRPr="00EF4F1C">
        <w:rPr>
          <w:rFonts w:ascii="David" w:hAnsi="David" w:cs="David" w:hint="eastAsia"/>
          <w:b/>
          <w:bCs/>
          <w:i/>
          <w:sz w:val="24"/>
          <w:szCs w:val="24"/>
          <w:rtl/>
        </w:rPr>
        <w:t>סמנכ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וסמנכ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הסיור</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הסמנכ</w:t>
      </w:r>
      <w:r w:rsidRPr="00EF4F1C">
        <w:rPr>
          <w:rFonts w:ascii="David" w:hAnsi="David" w:cs="David"/>
          <w:b/>
          <w:bCs/>
          <w:i/>
          <w:sz w:val="24"/>
          <w:szCs w:val="24"/>
          <w:rtl/>
        </w:rPr>
        <w:t>"</w:t>
      </w:r>
      <w:r w:rsidRPr="00EF4F1C">
        <w:rPr>
          <w:rFonts w:ascii="David" w:hAnsi="David" w:cs="David" w:hint="eastAsia"/>
          <w:b/>
          <w:bCs/>
          <w:i/>
          <w:sz w:val="24"/>
          <w:szCs w:val="24"/>
          <w:rtl/>
        </w:rPr>
        <w:t>לים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הסיור</w:t>
      </w:r>
      <w:r w:rsidRPr="00EF4F1C">
        <w:rPr>
          <w:rFonts w:ascii="David" w:hAnsi="David" w:cs="David"/>
          <w:b/>
          <w:bCs/>
          <w:i/>
          <w:sz w:val="24"/>
          <w:szCs w:val="24"/>
          <w:rtl/>
        </w:rPr>
        <w:t xml:space="preserve"> </w:t>
      </w:r>
      <w:r w:rsidRPr="00EF4F1C">
        <w:rPr>
          <w:rFonts w:ascii="David" w:hAnsi="David" w:cs="David" w:hint="eastAsia"/>
          <w:b/>
          <w:bCs/>
          <w:i/>
          <w:sz w:val="24"/>
          <w:szCs w:val="24"/>
          <w:rtl/>
        </w:rPr>
        <w:t>יוודא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נראים</w:t>
      </w:r>
      <w:r w:rsidRPr="00EF4F1C">
        <w:rPr>
          <w:rFonts w:ascii="David" w:hAnsi="David" w:cs="David"/>
          <w:b/>
          <w:bCs/>
          <w:i/>
          <w:sz w:val="24"/>
          <w:szCs w:val="24"/>
          <w:rtl/>
        </w:rPr>
        <w:t xml:space="preserve"> </w:t>
      </w:r>
      <w:r w:rsidRPr="00EF4F1C">
        <w:rPr>
          <w:rFonts w:ascii="David" w:hAnsi="David" w:cs="David" w:hint="eastAsia"/>
          <w:b/>
          <w:bCs/>
          <w:i/>
          <w:sz w:val="24"/>
          <w:szCs w:val="24"/>
          <w:rtl/>
        </w:rPr>
        <w:t>לעין</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w:t>
      </w:r>
    </w:p>
    <w:p w14:paraId="20CE0BEC"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27.5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סיור</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הנהלה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cs"/>
          <w:b/>
          <w:bCs/>
          <w:i/>
          <w:sz w:val="24"/>
          <w:szCs w:val="24"/>
          <w:rtl/>
        </w:rPr>
        <w:t>הפרויקט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בדרג</w:t>
      </w:r>
      <w:r w:rsidRPr="00EF4F1C">
        <w:rPr>
          <w:rFonts w:ascii="David" w:hAnsi="David" w:cs="David"/>
          <w:b/>
          <w:bCs/>
          <w:i/>
          <w:sz w:val="24"/>
          <w:szCs w:val="24"/>
          <w:rtl/>
        </w:rPr>
        <w:t xml:space="preserve"> </w:t>
      </w:r>
      <w:r w:rsidRPr="00EF4F1C">
        <w:rPr>
          <w:rFonts w:ascii="David" w:hAnsi="David" w:cs="David" w:hint="eastAsia"/>
          <w:b/>
          <w:bCs/>
          <w:i/>
          <w:sz w:val="24"/>
          <w:szCs w:val="24"/>
          <w:rtl/>
        </w:rPr>
        <w:t>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w:t>
      </w:r>
      <w:r w:rsidRPr="00EF4F1C">
        <w:rPr>
          <w:rFonts w:ascii="David" w:hAnsi="David" w:cs="David" w:hint="cs"/>
          <w:b/>
          <w:bCs/>
          <w:i/>
          <w:sz w:val="24"/>
          <w:szCs w:val="24"/>
          <w:rtl/>
        </w:rPr>
        <w:t xml:space="preserve"> </w:t>
      </w:r>
      <w:r w:rsidRPr="00EF4F1C">
        <w:rPr>
          <w:rFonts w:ascii="David" w:hAnsi="David" w:cs="David"/>
          <w:b/>
          <w:bCs/>
          <w:i/>
          <w:sz w:val="24"/>
          <w:szCs w:val="24"/>
          <w:rtl/>
        </w:rPr>
        <w:t>וזאת לצורך קבלת אישור הנהלת המזמין  להתחלת מסירות השטחים המשותפים ויחידות הדיור לרוכשיהן.</w:t>
      </w:r>
    </w:p>
    <w:p w14:paraId="1BAC1F59"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27.6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וקבלת אישור הנהלת המזמין, </w:t>
      </w:r>
      <w:r w:rsidRPr="00EF4F1C">
        <w:rPr>
          <w:rFonts w:ascii="David" w:hAnsi="David" w:cs="David" w:hint="eastAsia"/>
          <w:b/>
          <w:bCs/>
          <w:i/>
          <w:sz w:val="24"/>
          <w:szCs w:val="24"/>
          <w:rtl/>
        </w:rPr>
        <w:t>תבוצע</w:t>
      </w:r>
      <w:r w:rsidRPr="00EF4F1C">
        <w:rPr>
          <w:rFonts w:ascii="David" w:hAnsi="David" w:cs="David"/>
          <w:b/>
          <w:bCs/>
          <w:i/>
          <w:sz w:val="24"/>
          <w:szCs w:val="24"/>
          <w:rtl/>
        </w:rPr>
        <w:t xml:space="preserve"> </w:t>
      </w:r>
      <w:r w:rsidRPr="00EF4F1C">
        <w:rPr>
          <w:rFonts w:ascii="David" w:hAnsi="David" w:cs="David" w:hint="eastAsia"/>
          <w:b/>
          <w:bCs/>
          <w:i/>
          <w:sz w:val="24"/>
          <w:szCs w:val="24"/>
          <w:rtl/>
        </w:rPr>
        <w:t>תחילה</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השטחים</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המשותפים</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והמעליות</w:t>
      </w:r>
      <w:r w:rsidRPr="00EF4F1C">
        <w:rPr>
          <w:rFonts w:ascii="David" w:hAnsi="David" w:cs="David"/>
          <w:b/>
          <w:bCs/>
          <w:i/>
          <w:sz w:val="24"/>
          <w:szCs w:val="24"/>
          <w:rtl/>
        </w:rPr>
        <w:t xml:space="preserve"> </w:t>
      </w:r>
      <w:r w:rsidRPr="00EF4F1C">
        <w:rPr>
          <w:rFonts w:ascii="David" w:hAnsi="David" w:cs="David" w:hint="eastAsia"/>
          <w:b/>
          <w:bCs/>
          <w:i/>
          <w:sz w:val="24"/>
          <w:szCs w:val="24"/>
          <w:rtl/>
        </w:rPr>
        <w:t>בבניין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לנציגות</w:t>
      </w:r>
      <w:r w:rsidRPr="00EF4F1C">
        <w:rPr>
          <w:rFonts w:ascii="David" w:hAnsi="David" w:cs="David"/>
          <w:b/>
          <w:bCs/>
          <w:i/>
          <w:sz w:val="24"/>
          <w:szCs w:val="24"/>
          <w:rtl/>
        </w:rPr>
        <w:t xml:space="preserve"> </w:t>
      </w:r>
      <w:r w:rsidRPr="00EF4F1C">
        <w:rPr>
          <w:rFonts w:ascii="David" w:hAnsi="David" w:cs="David" w:hint="eastAsia"/>
          <w:b/>
          <w:bCs/>
          <w:i/>
          <w:sz w:val="24"/>
          <w:szCs w:val="24"/>
          <w:rtl/>
        </w:rPr>
        <w:t>ראשונה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דיירי</w:t>
      </w:r>
      <w:r w:rsidRPr="00EF4F1C">
        <w:rPr>
          <w:rFonts w:ascii="David" w:hAnsi="David" w:cs="David"/>
          <w:b/>
          <w:bCs/>
          <w:i/>
          <w:sz w:val="24"/>
          <w:szCs w:val="24"/>
          <w:rtl/>
        </w:rPr>
        <w:t xml:space="preserve"> </w:t>
      </w:r>
      <w:r w:rsidRPr="00EF4F1C">
        <w:rPr>
          <w:rFonts w:ascii="David" w:hAnsi="David" w:cs="David" w:hint="eastAsia"/>
          <w:b/>
          <w:bCs/>
          <w:i/>
          <w:sz w:val="24"/>
          <w:szCs w:val="24"/>
          <w:rtl/>
        </w:rPr>
        <w:t>הבניין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מכן</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בבניין</w:t>
      </w:r>
      <w:r w:rsidRPr="00EF4F1C">
        <w:rPr>
          <w:rFonts w:ascii="David" w:hAnsi="David" w:cs="David"/>
          <w:b/>
          <w:bCs/>
          <w:i/>
          <w:sz w:val="24"/>
          <w:szCs w:val="24"/>
          <w:rtl/>
        </w:rPr>
        <w:t>.</w:t>
      </w:r>
    </w:p>
    <w:p w14:paraId="353B6AA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לוותר</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לבקש</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במקביל</w:t>
      </w:r>
      <w:r w:rsidRPr="00EF4F1C">
        <w:rPr>
          <w:rFonts w:ascii="David" w:hAnsi="David" w:cs="David"/>
          <w:b/>
          <w:bCs/>
          <w:i/>
          <w:sz w:val="24"/>
          <w:szCs w:val="24"/>
          <w:rtl/>
        </w:rPr>
        <w:t xml:space="preserve">, </w:t>
      </w:r>
      <w:r w:rsidRPr="00EF4F1C">
        <w:rPr>
          <w:rFonts w:ascii="David" w:hAnsi="David" w:cs="David" w:hint="eastAsia"/>
          <w:b/>
          <w:bCs/>
          <w:i/>
          <w:sz w:val="24"/>
          <w:szCs w:val="24"/>
          <w:rtl/>
        </w:rPr>
        <w:t>כ</w:t>
      </w:r>
      <w:r w:rsidRPr="00EF4F1C">
        <w:rPr>
          <w:rFonts w:ascii="David" w:hAnsi="David" w:cs="David"/>
          <w:b/>
          <w:bCs/>
          <w:i/>
          <w:sz w:val="24"/>
          <w:szCs w:val="24"/>
          <w:rtl/>
        </w:rPr>
        <w:t>"</w:t>
      </w:r>
      <w:r w:rsidRPr="00EF4F1C">
        <w:rPr>
          <w:rFonts w:ascii="David" w:hAnsi="David" w:cs="David" w:hint="eastAsia"/>
          <w:b/>
          <w:bCs/>
          <w:i/>
          <w:sz w:val="24"/>
          <w:szCs w:val="24"/>
          <w:rtl/>
        </w:rPr>
        <w:t>א</w:t>
      </w:r>
      <w:r w:rsidRPr="00EF4F1C">
        <w:rPr>
          <w:rFonts w:ascii="David" w:hAnsi="David" w:cs="David"/>
          <w:b/>
          <w:bCs/>
          <w:i/>
          <w:sz w:val="24"/>
          <w:szCs w:val="24"/>
          <w:rtl/>
        </w:rPr>
        <w:t xml:space="preserve"> </w:t>
      </w:r>
      <w:r w:rsidRPr="00EF4F1C">
        <w:rPr>
          <w:rFonts w:ascii="David" w:hAnsi="David" w:cs="David" w:hint="eastAsia"/>
          <w:b/>
          <w:bCs/>
          <w:i/>
          <w:sz w:val="24"/>
          <w:szCs w:val="24"/>
          <w:rtl/>
        </w:rPr>
        <w:t>מהתהליכים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המפורטים</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27.5 </w:t>
      </w:r>
      <w:r w:rsidRPr="00EF4F1C">
        <w:rPr>
          <w:rFonts w:ascii="David" w:hAnsi="David" w:cs="David" w:hint="eastAsia"/>
          <w:b/>
          <w:bCs/>
          <w:i/>
          <w:sz w:val="24"/>
          <w:szCs w:val="24"/>
          <w:rtl/>
        </w:rPr>
        <w:t>עד</w:t>
      </w:r>
      <w:r w:rsidRPr="00EF4F1C">
        <w:rPr>
          <w:rFonts w:ascii="David" w:hAnsi="David" w:cs="David"/>
          <w:b/>
          <w:bCs/>
          <w:i/>
          <w:sz w:val="24"/>
          <w:szCs w:val="24"/>
          <w:rtl/>
        </w:rPr>
        <w:t xml:space="preserve"> 27.7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משום</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לאיכות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העדר</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w:t>
      </w:r>
    </w:p>
    <w:p w14:paraId="4377EF56"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החזקה</w:t>
      </w:r>
      <w:r w:rsidRPr="00EF4F1C">
        <w:rPr>
          <w:rFonts w:ascii="David" w:hAnsi="David" w:cs="David"/>
          <w:b/>
          <w:bCs/>
          <w:i/>
          <w:sz w:val="24"/>
          <w:szCs w:val="24"/>
          <w:rtl/>
        </w:rPr>
        <w:t xml:space="preserve"> </w:t>
      </w:r>
      <w:r w:rsidRPr="00EF4F1C">
        <w:rPr>
          <w:rFonts w:ascii="David" w:hAnsi="David" w:cs="David" w:hint="eastAsia"/>
          <w:b/>
          <w:bCs/>
          <w:i/>
          <w:sz w:val="24"/>
          <w:szCs w:val="24"/>
          <w:rtl/>
        </w:rPr>
        <w:t>באותו</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הדירות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הסתייגות</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ופגמים</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חיבור</w:t>
      </w:r>
      <w:r w:rsidRPr="00EF4F1C">
        <w:rPr>
          <w:rFonts w:ascii="David" w:hAnsi="David" w:cs="David"/>
          <w:b/>
          <w:bCs/>
          <w:i/>
          <w:sz w:val="24"/>
          <w:szCs w:val="24"/>
          <w:rtl/>
        </w:rPr>
        <w:t xml:space="preserve"> </w:t>
      </w:r>
      <w:r w:rsidRPr="00EF4F1C">
        <w:rPr>
          <w:rFonts w:ascii="David" w:hAnsi="David" w:cs="David" w:hint="eastAsia"/>
          <w:b/>
          <w:bCs/>
          <w:i/>
          <w:sz w:val="24"/>
          <w:szCs w:val="24"/>
          <w:rtl/>
        </w:rPr>
        <w:t>סופי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שהותקנו</w:t>
      </w:r>
      <w:r w:rsidRPr="00EF4F1C">
        <w:rPr>
          <w:rFonts w:ascii="David" w:hAnsi="David" w:cs="David"/>
          <w:b/>
          <w:bCs/>
          <w:i/>
          <w:sz w:val="24"/>
          <w:szCs w:val="24"/>
          <w:rtl/>
        </w:rPr>
        <w:t xml:space="preserve"> </w:t>
      </w:r>
      <w:r w:rsidRPr="00EF4F1C">
        <w:rPr>
          <w:rFonts w:ascii="David" w:hAnsi="David" w:cs="David" w:hint="eastAsia"/>
          <w:b/>
          <w:bCs/>
          <w:i/>
          <w:sz w:val="24"/>
          <w:szCs w:val="24"/>
          <w:rtl/>
        </w:rPr>
        <w:t>במסגרת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עירוניות</w:t>
      </w:r>
      <w:r w:rsidRPr="00EF4F1C">
        <w:rPr>
          <w:rFonts w:ascii="David" w:hAnsi="David" w:cs="David"/>
          <w:b/>
          <w:bCs/>
          <w:i/>
          <w:sz w:val="24"/>
          <w:szCs w:val="24"/>
          <w:rtl/>
        </w:rPr>
        <w:t xml:space="preserve"> </w:t>
      </w:r>
      <w:r w:rsidRPr="00EF4F1C">
        <w:rPr>
          <w:rFonts w:ascii="David" w:hAnsi="David" w:cs="David" w:hint="eastAsia"/>
          <w:b/>
          <w:bCs/>
          <w:i/>
          <w:sz w:val="24"/>
          <w:szCs w:val="24"/>
          <w:rtl/>
        </w:rPr>
        <w:t>קיימות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לאחזקת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ייחשב</w:t>
      </w:r>
      <w:r w:rsidRPr="00EF4F1C">
        <w:rPr>
          <w:rFonts w:ascii="David" w:hAnsi="David" w:cs="David"/>
          <w:b/>
          <w:bCs/>
          <w:i/>
          <w:sz w:val="24"/>
          <w:szCs w:val="24"/>
          <w:rtl/>
        </w:rPr>
        <w:t xml:space="preserve"> </w:t>
      </w:r>
      <w:r w:rsidRPr="00EF4F1C">
        <w:rPr>
          <w:rFonts w:ascii="David" w:hAnsi="David" w:cs="David" w:hint="eastAsia"/>
          <w:b/>
          <w:bCs/>
          <w:i/>
          <w:sz w:val="24"/>
          <w:szCs w:val="24"/>
          <w:rtl/>
        </w:rPr>
        <w:t>לתאריך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יתר</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המצאת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מהעירייה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טופס</w:t>
      </w:r>
      <w:r w:rsidRPr="00EF4F1C">
        <w:rPr>
          <w:rFonts w:ascii="David" w:hAnsi="David" w:cs="David"/>
          <w:b/>
          <w:bCs/>
          <w:i/>
          <w:sz w:val="24"/>
          <w:szCs w:val="24"/>
          <w:rtl/>
        </w:rPr>
        <w:t xml:space="preserve"> 5).</w:t>
      </w:r>
    </w:p>
    <w:p w14:paraId="6B2583D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למסור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עוד</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דרישות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המתייחסות</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ומסירתן</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הנמסרים</w:t>
      </w:r>
      <w:r w:rsidRPr="00EF4F1C">
        <w:rPr>
          <w:rFonts w:ascii="David" w:hAnsi="David" w:cs="David"/>
          <w:b/>
          <w:bCs/>
          <w:i/>
          <w:sz w:val="24"/>
          <w:szCs w:val="24"/>
          <w:rtl/>
        </w:rPr>
        <w:t>.</w:t>
      </w:r>
    </w:p>
    <w:p w14:paraId="193F4C69"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יטפל</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בקבלת</w:t>
      </w:r>
      <w:r w:rsidRPr="00EF4F1C">
        <w:rPr>
          <w:rFonts w:ascii="David" w:hAnsi="David" w:cs="David"/>
          <w:b/>
          <w:bCs/>
          <w:i/>
          <w:sz w:val="24"/>
          <w:szCs w:val="24"/>
          <w:rtl/>
        </w:rPr>
        <w:t xml:space="preserve"> </w:t>
      </w:r>
      <w:r w:rsidRPr="00EF4F1C">
        <w:rPr>
          <w:rFonts w:ascii="David" w:hAnsi="David" w:cs="David" w:hint="eastAsia"/>
          <w:b/>
          <w:bCs/>
          <w:i/>
          <w:sz w:val="24"/>
          <w:szCs w:val="24"/>
          <w:rtl/>
        </w:rPr>
        <w:t>טפסי</w:t>
      </w:r>
      <w:r w:rsidRPr="00EF4F1C">
        <w:rPr>
          <w:rFonts w:ascii="David" w:hAnsi="David" w:cs="David"/>
          <w:b/>
          <w:bCs/>
          <w:i/>
          <w:sz w:val="24"/>
          <w:szCs w:val="24"/>
          <w:rtl/>
        </w:rPr>
        <w:t xml:space="preserve"> 4 </w:t>
      </w:r>
      <w:r w:rsidRPr="00EF4F1C">
        <w:rPr>
          <w:rFonts w:ascii="David" w:hAnsi="David" w:cs="David" w:hint="eastAsia"/>
          <w:b/>
          <w:bCs/>
          <w:i/>
          <w:sz w:val="24"/>
          <w:szCs w:val="24"/>
          <w:rtl/>
        </w:rPr>
        <w:t>ובקבלת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תעודות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מהרשות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והשלמות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דרישות</w:t>
      </w:r>
      <w:r w:rsidRPr="00EF4F1C">
        <w:rPr>
          <w:rFonts w:ascii="David" w:hAnsi="David" w:cs="David"/>
          <w:b/>
          <w:bCs/>
          <w:i/>
          <w:sz w:val="24"/>
          <w:szCs w:val="24"/>
          <w:rtl/>
        </w:rPr>
        <w:t xml:space="preserve"> </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p>
    <w:p w14:paraId="2C631D4E"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דייר</w:t>
      </w:r>
      <w:r w:rsidRPr="00EF4F1C">
        <w:rPr>
          <w:rFonts w:ascii="David" w:hAnsi="David" w:cs="David"/>
          <w:b/>
          <w:bCs/>
          <w:i/>
          <w:sz w:val="24"/>
          <w:szCs w:val="24"/>
          <w:rtl/>
        </w:rPr>
        <w:t xml:space="preserve"> </w:t>
      </w:r>
      <w:r w:rsidRPr="00EF4F1C">
        <w:rPr>
          <w:rFonts w:ascii="David" w:hAnsi="David" w:cs="David" w:hint="eastAsia"/>
          <w:b/>
          <w:bCs/>
          <w:i/>
          <w:sz w:val="24"/>
          <w:szCs w:val="24"/>
          <w:rtl/>
        </w:rPr>
        <w:t>מסרב</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דירה</w:t>
      </w:r>
      <w:r w:rsidRPr="00EF4F1C">
        <w:rPr>
          <w:rFonts w:ascii="David" w:hAnsi="David" w:cs="David"/>
          <w:b/>
          <w:bCs/>
          <w:i/>
          <w:sz w:val="24"/>
          <w:szCs w:val="24"/>
          <w:rtl/>
        </w:rPr>
        <w:t xml:space="preserve"> </w:t>
      </w:r>
      <w:r w:rsidRPr="00EF4F1C">
        <w:rPr>
          <w:rFonts w:ascii="David" w:hAnsi="David" w:cs="David" w:hint="eastAsia"/>
          <w:b/>
          <w:bCs/>
          <w:i/>
          <w:sz w:val="24"/>
          <w:szCs w:val="24"/>
          <w:rtl/>
        </w:rPr>
        <w:t>ממניעים</w:t>
      </w:r>
      <w:r w:rsidRPr="00EF4F1C">
        <w:rPr>
          <w:rFonts w:ascii="David" w:hAnsi="David" w:cs="David"/>
          <w:b/>
          <w:bCs/>
          <w:i/>
          <w:sz w:val="24"/>
          <w:szCs w:val="24"/>
          <w:rtl/>
        </w:rPr>
        <w:t xml:space="preserve"> </w:t>
      </w:r>
      <w:r w:rsidRPr="00EF4F1C">
        <w:rPr>
          <w:rFonts w:ascii="David" w:hAnsi="David" w:cs="David" w:hint="eastAsia"/>
          <w:b/>
          <w:bCs/>
          <w:i/>
          <w:sz w:val="24"/>
          <w:szCs w:val="24"/>
          <w:rtl/>
        </w:rPr>
        <w:t>שאינם</w:t>
      </w:r>
      <w:r w:rsidRPr="00EF4F1C">
        <w:rPr>
          <w:rFonts w:ascii="David" w:hAnsi="David" w:cs="David"/>
          <w:b/>
          <w:bCs/>
          <w:i/>
          <w:sz w:val="24"/>
          <w:szCs w:val="24"/>
          <w:rtl/>
        </w:rPr>
        <w:t xml:space="preserve"> </w:t>
      </w:r>
      <w:r w:rsidRPr="00EF4F1C">
        <w:rPr>
          <w:rFonts w:ascii="David" w:hAnsi="David" w:cs="David" w:hint="eastAsia"/>
          <w:b/>
          <w:bCs/>
          <w:i/>
          <w:sz w:val="24"/>
          <w:szCs w:val="24"/>
          <w:rtl/>
        </w:rPr>
        <w:t>סבירים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המסירה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בוצעה</w:t>
      </w:r>
      <w:r w:rsidRPr="00EF4F1C">
        <w:rPr>
          <w:rFonts w:ascii="David" w:hAnsi="David" w:cs="David"/>
          <w:b/>
          <w:bCs/>
          <w:i/>
          <w:sz w:val="24"/>
          <w:szCs w:val="24"/>
          <w:rtl/>
        </w:rPr>
        <w:t xml:space="preserve"> </w:t>
      </w:r>
      <w:r w:rsidRPr="00EF4F1C">
        <w:rPr>
          <w:rFonts w:ascii="David" w:hAnsi="David" w:cs="David" w:hint="eastAsia"/>
          <w:b/>
          <w:bCs/>
          <w:i/>
          <w:sz w:val="24"/>
          <w:szCs w:val="24"/>
          <w:rtl/>
        </w:rPr>
        <w:t>המסירה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716805E9"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בדק</w:t>
      </w:r>
    </w:p>
    <w:p w14:paraId="3EB7ADE9"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מקבל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והשלמת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ולמילוי</w:t>
      </w:r>
      <w:r w:rsidRPr="00EF4F1C">
        <w:rPr>
          <w:rFonts w:ascii="David" w:hAnsi="David" w:cs="David"/>
          <w:b/>
          <w:bCs/>
          <w:i/>
          <w:sz w:val="24"/>
          <w:szCs w:val="24"/>
          <w:rtl/>
        </w:rPr>
        <w:t xml:space="preserve"> </w:t>
      </w:r>
      <w:r w:rsidRPr="00EF4F1C">
        <w:rPr>
          <w:rFonts w:ascii="David" w:hAnsi="David" w:cs="David" w:hint="eastAsia"/>
          <w:b/>
          <w:bCs/>
          <w:i/>
          <w:sz w:val="24"/>
          <w:szCs w:val="24"/>
          <w:rtl/>
        </w:rPr>
        <w:t>חובותיו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חוק</w:t>
      </w:r>
      <w:r w:rsidRPr="00EF4F1C">
        <w:rPr>
          <w:rFonts w:ascii="David" w:hAnsi="David" w:cs="David"/>
          <w:b/>
          <w:bCs/>
          <w:i/>
          <w:sz w:val="24"/>
          <w:szCs w:val="24"/>
          <w:rtl/>
        </w:rPr>
        <w:t xml:space="preserve"> </w:t>
      </w:r>
      <w:r w:rsidRPr="00EF4F1C">
        <w:rPr>
          <w:rFonts w:ascii="David" w:hAnsi="David" w:cs="David" w:hint="eastAsia"/>
          <w:b/>
          <w:bCs/>
          <w:i/>
          <w:sz w:val="24"/>
          <w:szCs w:val="24"/>
          <w:rtl/>
        </w:rPr>
        <w:t>המכר</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מבחינת</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ואחריות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הבניה</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ולרבות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תוספות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ושינויים</w:t>
      </w:r>
      <w:r w:rsidRPr="00EF4F1C">
        <w:rPr>
          <w:rFonts w:ascii="David" w:hAnsi="David" w:cs="David"/>
          <w:b/>
          <w:bCs/>
          <w:i/>
          <w:sz w:val="24"/>
          <w:szCs w:val="24"/>
          <w:rtl/>
        </w:rPr>
        <w:t>.</w:t>
      </w:r>
    </w:p>
    <w:p w14:paraId="27979DA3"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לנהל</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ובתלונות</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באמצעות</w:t>
      </w:r>
      <w:r w:rsidRPr="00EF4F1C">
        <w:rPr>
          <w:rFonts w:ascii="David" w:hAnsi="David" w:cs="David"/>
          <w:b/>
          <w:bCs/>
          <w:i/>
          <w:sz w:val="24"/>
          <w:szCs w:val="24"/>
          <w:rtl/>
        </w:rPr>
        <w:t xml:space="preserve"> </w:t>
      </w:r>
      <w:r w:rsidRPr="00EF4F1C">
        <w:rPr>
          <w:rFonts w:ascii="David" w:hAnsi="David" w:cs="David" w:hint="eastAsia"/>
          <w:b/>
          <w:bCs/>
          <w:i/>
          <w:sz w:val="24"/>
          <w:szCs w:val="24"/>
          <w:rtl/>
        </w:rPr>
        <w:t>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ממוחשבת</w:t>
      </w:r>
      <w:r w:rsidRPr="00EF4F1C">
        <w:rPr>
          <w:rFonts w:ascii="David" w:hAnsi="David" w:cs="David"/>
          <w:b/>
          <w:bCs/>
          <w:i/>
          <w:sz w:val="24"/>
          <w:szCs w:val="24"/>
          <w:rtl/>
        </w:rPr>
        <w:t>.</w:t>
      </w:r>
    </w:p>
    <w:p w14:paraId="7E872F75" w14:textId="77777777" w:rsidR="00EF4F1C" w:rsidRPr="00EF4F1C" w:rsidRDefault="00EF4F1C" w:rsidP="00A11D74">
      <w:p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ויישמרו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התכתובות</w:t>
      </w:r>
      <w:r w:rsidRPr="00EF4F1C">
        <w:rPr>
          <w:rFonts w:ascii="David" w:hAnsi="David" w:cs="David"/>
          <w:b/>
          <w:bCs/>
          <w:i/>
          <w:sz w:val="24"/>
          <w:szCs w:val="24"/>
          <w:rtl/>
        </w:rPr>
        <w:t xml:space="preserve"> (</w:t>
      </w:r>
      <w:r w:rsidRPr="00EF4F1C">
        <w:rPr>
          <w:rFonts w:ascii="David" w:hAnsi="David" w:cs="David" w:hint="eastAsia"/>
          <w:b/>
          <w:bCs/>
          <w:i/>
          <w:sz w:val="24"/>
          <w:szCs w:val="24"/>
          <w:rtl/>
        </w:rPr>
        <w:t>מייל</w:t>
      </w:r>
      <w:r w:rsidRPr="00EF4F1C">
        <w:rPr>
          <w:rFonts w:ascii="David" w:hAnsi="David" w:cs="David"/>
          <w:b/>
          <w:bCs/>
          <w:i/>
          <w:sz w:val="24"/>
          <w:szCs w:val="24"/>
          <w:rtl/>
        </w:rPr>
        <w:t xml:space="preserve">, </w:t>
      </w:r>
      <w:r w:rsidRPr="00EF4F1C">
        <w:rPr>
          <w:rFonts w:ascii="David" w:hAnsi="David" w:cs="David" w:hint="eastAsia"/>
          <w:b/>
          <w:bCs/>
          <w:i/>
          <w:sz w:val="24"/>
          <w:szCs w:val="24"/>
          <w:rtl/>
        </w:rPr>
        <w:t>פקס</w:t>
      </w:r>
      <w:r w:rsidRPr="00EF4F1C">
        <w:rPr>
          <w:rFonts w:ascii="David" w:hAnsi="David" w:cs="David"/>
          <w:b/>
          <w:bCs/>
          <w:i/>
          <w:sz w:val="24"/>
          <w:szCs w:val="24"/>
          <w:rtl/>
        </w:rPr>
        <w:t xml:space="preserve">, </w:t>
      </w:r>
      <w:r w:rsidRPr="00EF4F1C">
        <w:rPr>
          <w:rFonts w:ascii="David" w:hAnsi="David" w:cs="David" w:hint="eastAsia"/>
          <w:b/>
          <w:bCs/>
          <w:i/>
          <w:sz w:val="24"/>
          <w:szCs w:val="24"/>
          <w:rtl/>
        </w:rPr>
        <w:t>מכתבים</w:t>
      </w:r>
      <w:r w:rsidRPr="00EF4F1C">
        <w:rPr>
          <w:rFonts w:ascii="David" w:hAnsi="David" w:cs="David"/>
          <w:b/>
          <w:bCs/>
          <w:i/>
          <w:sz w:val="24"/>
          <w:szCs w:val="24"/>
          <w:rtl/>
        </w:rPr>
        <w:t xml:space="preserve"> </w:t>
      </w:r>
      <w:r w:rsidRPr="00EF4F1C">
        <w:rPr>
          <w:rFonts w:ascii="David" w:hAnsi="David" w:cs="David" w:hint="eastAsia"/>
          <w:b/>
          <w:bCs/>
          <w:i/>
          <w:sz w:val="24"/>
          <w:szCs w:val="24"/>
          <w:rtl/>
        </w:rPr>
        <w:t>וכו</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לבין</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הדיירים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תרשומות</w:t>
      </w:r>
      <w:r w:rsidRPr="00EF4F1C">
        <w:rPr>
          <w:rFonts w:ascii="David" w:hAnsi="David" w:cs="David"/>
          <w:b/>
          <w:bCs/>
          <w:i/>
          <w:sz w:val="24"/>
          <w:szCs w:val="24"/>
          <w:rtl/>
        </w:rPr>
        <w:t xml:space="preserve"> </w:t>
      </w:r>
      <w:r w:rsidRPr="00EF4F1C">
        <w:rPr>
          <w:rFonts w:ascii="David" w:hAnsi="David" w:cs="David" w:hint="eastAsia"/>
          <w:b/>
          <w:bCs/>
          <w:i/>
          <w:sz w:val="24"/>
          <w:szCs w:val="24"/>
          <w:rtl/>
        </w:rPr>
        <w:t>מסודרות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הטלפוניות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בעניינים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23349304"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העתק</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תכתובת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פניה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יועבר</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קבלתה</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w:t>
      </w:r>
    </w:p>
    <w:p w14:paraId="32F8CF81"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נקט</w:t>
      </w:r>
      <w:r w:rsidRPr="00EF4F1C">
        <w:rPr>
          <w:rFonts w:ascii="David" w:hAnsi="David" w:cs="David"/>
          <w:b/>
          <w:bCs/>
          <w:i/>
          <w:sz w:val="24"/>
          <w:szCs w:val="24"/>
          <w:rtl/>
        </w:rPr>
        <w:t xml:space="preserve"> </w:t>
      </w:r>
      <w:r w:rsidRPr="00EF4F1C">
        <w:rPr>
          <w:rFonts w:ascii="David" w:hAnsi="David" w:cs="David" w:hint="eastAsia"/>
          <w:b/>
          <w:bCs/>
          <w:i/>
          <w:sz w:val="24"/>
          <w:szCs w:val="24"/>
          <w:rtl/>
        </w:rPr>
        <w:t>בטיפול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ומועדן</w:t>
      </w:r>
      <w:r w:rsidRPr="00EF4F1C">
        <w:rPr>
          <w:rFonts w:ascii="David" w:hAnsi="David" w:cs="David"/>
          <w:b/>
          <w:bCs/>
          <w:i/>
          <w:sz w:val="24"/>
          <w:szCs w:val="24"/>
          <w:rtl/>
        </w:rPr>
        <w:t>.</w:t>
      </w:r>
    </w:p>
    <w:p w14:paraId="0E3D538B"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המרכז</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סטאטוס</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והטיפול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פניה</w:t>
      </w:r>
      <w:r w:rsidRPr="00EF4F1C">
        <w:rPr>
          <w:rFonts w:ascii="David" w:hAnsi="David" w:cs="David"/>
          <w:b/>
          <w:bCs/>
          <w:i/>
          <w:sz w:val="24"/>
          <w:szCs w:val="24"/>
          <w:rtl/>
        </w:rPr>
        <w:t xml:space="preserve">, </w:t>
      </w:r>
      <w:r w:rsidRPr="00EF4F1C">
        <w:rPr>
          <w:rFonts w:ascii="David" w:hAnsi="David" w:cs="David" w:hint="eastAsia"/>
          <w:b/>
          <w:bCs/>
          <w:i/>
          <w:sz w:val="24"/>
          <w:szCs w:val="24"/>
          <w:rtl/>
        </w:rPr>
        <w:t>יועבר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תיקבע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61BAC081"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לפרטי</w:t>
      </w:r>
      <w:r w:rsidRPr="00EF4F1C">
        <w:rPr>
          <w:rFonts w:ascii="David" w:hAnsi="David" w:cs="David"/>
          <w:b/>
          <w:bCs/>
          <w:i/>
          <w:sz w:val="24"/>
          <w:szCs w:val="24"/>
          <w:rtl/>
        </w:rPr>
        <w:t xml:space="preserve"> </w:t>
      </w:r>
      <w:r w:rsidRPr="00EF4F1C">
        <w:rPr>
          <w:rFonts w:ascii="David" w:hAnsi="David" w:cs="David" w:hint="eastAsia"/>
          <w:b/>
          <w:bCs/>
          <w:i/>
          <w:sz w:val="24"/>
          <w:szCs w:val="24"/>
          <w:rtl/>
        </w:rPr>
        <w:t>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ניהול</w:t>
      </w:r>
      <w:r w:rsidRPr="00EF4F1C">
        <w:rPr>
          <w:rFonts w:ascii="David" w:hAnsi="David" w:cs="David"/>
          <w:b/>
          <w:bCs/>
          <w:i/>
          <w:sz w:val="24"/>
          <w:szCs w:val="24"/>
          <w:rtl/>
        </w:rPr>
        <w:t xml:space="preserve"> </w:t>
      </w:r>
      <w:r w:rsidRPr="00EF4F1C">
        <w:rPr>
          <w:rFonts w:ascii="David" w:hAnsi="David" w:cs="David" w:hint="eastAsia"/>
          <w:b/>
          <w:bCs/>
          <w:i/>
          <w:sz w:val="24"/>
          <w:szCs w:val="24"/>
          <w:rtl/>
        </w:rPr>
        <w:t>המידע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לפורמט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יהיו</w:t>
      </w:r>
      <w:r w:rsidRPr="00EF4F1C">
        <w:rPr>
          <w:rFonts w:ascii="David" w:hAnsi="David" w:cs="David"/>
          <w:b/>
          <w:bCs/>
          <w:i/>
          <w:sz w:val="24"/>
          <w:szCs w:val="24"/>
          <w:rtl/>
        </w:rPr>
        <w:t xml:space="preserve"> </w:t>
      </w:r>
      <w:r w:rsidRPr="00EF4F1C">
        <w:rPr>
          <w:rFonts w:ascii="David" w:hAnsi="David" w:cs="David" w:hint="eastAsia"/>
          <w:b/>
          <w:bCs/>
          <w:i/>
          <w:sz w:val="24"/>
          <w:szCs w:val="24"/>
          <w:rtl/>
        </w:rPr>
        <w:t>רשאים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לשנות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ניהול</w:t>
      </w:r>
      <w:r w:rsidRPr="00EF4F1C">
        <w:rPr>
          <w:rFonts w:ascii="David" w:hAnsi="David" w:cs="David"/>
          <w:b/>
          <w:bCs/>
          <w:i/>
          <w:sz w:val="24"/>
          <w:szCs w:val="24"/>
          <w:rtl/>
        </w:rPr>
        <w:t xml:space="preserve"> </w:t>
      </w:r>
      <w:r w:rsidRPr="00EF4F1C">
        <w:rPr>
          <w:rFonts w:ascii="David" w:hAnsi="David" w:cs="David" w:hint="eastAsia"/>
          <w:b/>
          <w:bCs/>
          <w:i/>
          <w:sz w:val="24"/>
          <w:szCs w:val="24"/>
          <w:rtl/>
        </w:rPr>
        <w:t>מידע</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יפעל</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ולהנחיות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קבלתן</w:t>
      </w:r>
      <w:r w:rsidRPr="00EF4F1C">
        <w:rPr>
          <w:rFonts w:ascii="David" w:hAnsi="David" w:cs="David"/>
          <w:b/>
          <w:bCs/>
          <w:i/>
          <w:sz w:val="24"/>
          <w:szCs w:val="24"/>
          <w:rtl/>
        </w:rPr>
        <w:t xml:space="preserve"> </w:t>
      </w:r>
      <w:r w:rsidRPr="00EF4F1C">
        <w:rPr>
          <w:rFonts w:ascii="David" w:hAnsi="David" w:cs="David" w:hint="eastAsia"/>
          <w:b/>
          <w:bCs/>
          <w:i/>
          <w:sz w:val="24"/>
          <w:szCs w:val="24"/>
          <w:rtl/>
        </w:rPr>
        <w:t>והכל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w:t>
      </w:r>
    </w:p>
    <w:p w14:paraId="5477F9DE"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לחבר</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ובתאום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למחשב</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במשרדי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צפייה</w:t>
      </w:r>
      <w:r w:rsidRPr="00EF4F1C">
        <w:rPr>
          <w:rFonts w:ascii="David" w:hAnsi="David" w:cs="David"/>
          <w:b/>
          <w:bCs/>
          <w:i/>
          <w:sz w:val="24"/>
          <w:szCs w:val="24"/>
          <w:rtl/>
        </w:rPr>
        <w:t xml:space="preserve"> </w:t>
      </w:r>
      <w:r w:rsidRPr="00EF4F1C">
        <w:rPr>
          <w:rFonts w:ascii="David" w:hAnsi="David" w:cs="David" w:hint="eastAsia"/>
          <w:b/>
          <w:bCs/>
          <w:i/>
          <w:sz w:val="24"/>
          <w:szCs w:val="24"/>
          <w:rtl/>
        </w:rPr>
        <w:t>והפקת</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חות</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w:t>
      </w:r>
    </w:p>
    <w:p w14:paraId="19B98DCC" w14:textId="77777777" w:rsidR="00EF4F1C" w:rsidRPr="00EF4F1C" w:rsidRDefault="00EF4F1C" w:rsidP="00A11D74">
      <w:pPr>
        <w:spacing w:after="0" w:afterAutospacing="0" w:line="240" w:lineRule="auto"/>
        <w:rPr>
          <w:rFonts w:ascii="David" w:hAnsi="David" w:cs="David"/>
          <w:b/>
          <w:bCs/>
          <w:sz w:val="24"/>
          <w:szCs w:val="24"/>
          <w:rtl/>
        </w:rPr>
      </w:pPr>
    </w:p>
    <w:p w14:paraId="7E817DE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בנוסף</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להעמיד</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תחילת</w:t>
      </w:r>
      <w:r w:rsidRPr="00EF4F1C">
        <w:rPr>
          <w:rFonts w:ascii="David" w:hAnsi="David" w:cs="David"/>
          <w:b/>
          <w:bCs/>
          <w:sz w:val="24"/>
          <w:szCs w:val="24"/>
          <w:rtl/>
        </w:rPr>
        <w:t xml:space="preserve"> </w:t>
      </w:r>
      <w:r w:rsidRPr="00EF4F1C">
        <w:rPr>
          <w:rFonts w:ascii="David" w:hAnsi="David" w:cs="David" w:hint="eastAsia"/>
          <w:b/>
          <w:bCs/>
          <w:sz w:val="24"/>
          <w:szCs w:val="24"/>
          <w:rtl/>
        </w:rPr>
        <w:t>האכלוס</w:t>
      </w:r>
      <w:r w:rsidRPr="00EF4F1C">
        <w:rPr>
          <w:rFonts w:ascii="David" w:hAnsi="David" w:cs="David"/>
          <w:b/>
          <w:bCs/>
          <w:sz w:val="24"/>
          <w:szCs w:val="24"/>
          <w:rtl/>
        </w:rPr>
        <w:t xml:space="preserve"> </w:t>
      </w:r>
      <w:r w:rsidRPr="00EF4F1C">
        <w:rPr>
          <w:rFonts w:ascii="David" w:hAnsi="David" w:cs="David" w:hint="eastAsia"/>
          <w:b/>
          <w:bCs/>
          <w:sz w:val="24"/>
          <w:szCs w:val="24"/>
          <w:rtl/>
        </w:rPr>
        <w:t>מוקד</w:t>
      </w:r>
      <w:r w:rsidRPr="00EF4F1C">
        <w:rPr>
          <w:rFonts w:ascii="David" w:hAnsi="David" w:cs="David"/>
          <w:b/>
          <w:bCs/>
          <w:sz w:val="24"/>
          <w:szCs w:val="24"/>
          <w:rtl/>
        </w:rPr>
        <w:t xml:space="preserve"> </w:t>
      </w:r>
      <w:r w:rsidRPr="00EF4F1C">
        <w:rPr>
          <w:rFonts w:ascii="David" w:hAnsi="David" w:cs="David" w:hint="eastAsia"/>
          <w:b/>
          <w:bCs/>
          <w:sz w:val="24"/>
          <w:szCs w:val="24"/>
          <w:rtl/>
        </w:rPr>
        <w:t>טלפוני</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תלונות</w:t>
      </w:r>
      <w:r w:rsidRPr="00EF4F1C">
        <w:rPr>
          <w:rFonts w:ascii="David" w:hAnsi="David" w:cs="David"/>
          <w:b/>
          <w:bCs/>
          <w:sz w:val="24"/>
          <w:szCs w:val="24"/>
          <w:rtl/>
        </w:rPr>
        <w:t xml:space="preserve"> </w:t>
      </w:r>
      <w:r w:rsidRPr="00EF4F1C">
        <w:rPr>
          <w:rFonts w:ascii="David" w:hAnsi="David" w:cs="David" w:hint="eastAsia"/>
          <w:b/>
          <w:bCs/>
          <w:sz w:val="24"/>
          <w:szCs w:val="24"/>
          <w:rtl/>
        </w:rPr>
        <w:t>הדיירים</w:t>
      </w:r>
      <w:r w:rsidRPr="00EF4F1C">
        <w:rPr>
          <w:rFonts w:ascii="David" w:hAnsi="David" w:cs="David"/>
          <w:b/>
          <w:bCs/>
          <w:sz w:val="24"/>
          <w:szCs w:val="24"/>
          <w:rtl/>
        </w:rPr>
        <w:t xml:space="preserve"> </w:t>
      </w:r>
      <w:r w:rsidRPr="00EF4F1C">
        <w:rPr>
          <w:rFonts w:ascii="David" w:hAnsi="David" w:cs="David" w:hint="eastAsia"/>
          <w:b/>
          <w:bCs/>
          <w:sz w:val="24"/>
          <w:szCs w:val="24"/>
          <w:rtl/>
        </w:rPr>
        <w:t>ולתת</w:t>
      </w:r>
      <w:r w:rsidRPr="00EF4F1C">
        <w:rPr>
          <w:rFonts w:ascii="David" w:hAnsi="David" w:cs="David"/>
          <w:b/>
          <w:bCs/>
          <w:sz w:val="24"/>
          <w:szCs w:val="24"/>
          <w:rtl/>
        </w:rPr>
        <w:t xml:space="preserve"> </w:t>
      </w:r>
      <w:r w:rsidRPr="00EF4F1C">
        <w:rPr>
          <w:rFonts w:ascii="David" w:hAnsi="David" w:cs="David" w:hint="eastAsia"/>
          <w:b/>
          <w:bCs/>
          <w:sz w:val="24"/>
          <w:szCs w:val="24"/>
          <w:rtl/>
        </w:rPr>
        <w:t>מענה</w:t>
      </w:r>
      <w:r w:rsidRPr="00EF4F1C">
        <w:rPr>
          <w:rFonts w:ascii="David" w:hAnsi="David" w:cs="David"/>
          <w:b/>
          <w:bCs/>
          <w:sz w:val="24"/>
          <w:szCs w:val="24"/>
          <w:rtl/>
        </w:rPr>
        <w:t xml:space="preserve"> </w:t>
      </w:r>
      <w:r w:rsidRPr="00EF4F1C">
        <w:rPr>
          <w:rFonts w:ascii="David" w:hAnsi="David" w:cs="David" w:hint="eastAsia"/>
          <w:b/>
          <w:bCs/>
          <w:sz w:val="24"/>
          <w:szCs w:val="24"/>
          <w:rtl/>
        </w:rPr>
        <w:t>ביצועי</w:t>
      </w:r>
      <w:r w:rsidRPr="00EF4F1C">
        <w:rPr>
          <w:rFonts w:ascii="David" w:hAnsi="David" w:cs="David"/>
          <w:b/>
          <w:bCs/>
          <w:sz w:val="24"/>
          <w:szCs w:val="24"/>
          <w:rtl/>
        </w:rPr>
        <w:t xml:space="preserve"> </w:t>
      </w:r>
      <w:r w:rsidRPr="00EF4F1C">
        <w:rPr>
          <w:rFonts w:ascii="David" w:hAnsi="David" w:cs="David" w:hint="eastAsia"/>
          <w:b/>
          <w:bCs/>
          <w:sz w:val="24"/>
          <w:szCs w:val="24"/>
          <w:rtl/>
        </w:rPr>
        <w:t>לתלונות</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48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ובכל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 xml:space="preserve"> </w:t>
      </w:r>
      <w:r w:rsidRPr="00EF4F1C">
        <w:rPr>
          <w:rFonts w:ascii="David" w:hAnsi="David" w:cs="David" w:hint="eastAsia"/>
          <w:b/>
          <w:bCs/>
          <w:sz w:val="24"/>
          <w:szCs w:val="24"/>
          <w:rtl/>
        </w:rPr>
        <w:t>מהמחויב</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hint="cs"/>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תקלות</w:t>
      </w:r>
      <w:r w:rsidRPr="00EF4F1C">
        <w:rPr>
          <w:rFonts w:ascii="David" w:hAnsi="David" w:cs="David"/>
          <w:b/>
          <w:bCs/>
          <w:sz w:val="24"/>
          <w:szCs w:val="24"/>
          <w:rtl/>
        </w:rPr>
        <w:t xml:space="preserve"> </w:t>
      </w:r>
      <w:r w:rsidRPr="00EF4F1C">
        <w:rPr>
          <w:rFonts w:ascii="David" w:hAnsi="David" w:cs="David" w:hint="eastAsia"/>
          <w:b/>
          <w:bCs/>
          <w:sz w:val="24"/>
          <w:szCs w:val="24"/>
          <w:rtl/>
        </w:rPr>
        <w:t>אלקטרומכניות</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האינסטלציה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והאיטום</w:t>
      </w:r>
      <w:r w:rsidRPr="00EF4F1C">
        <w:rPr>
          <w:rFonts w:ascii="David" w:hAnsi="David" w:cs="David"/>
          <w:b/>
          <w:bCs/>
          <w:sz w:val="24"/>
          <w:szCs w:val="24"/>
          <w:rtl/>
        </w:rPr>
        <w:t xml:space="preserve"> יינתן </w:t>
      </w:r>
      <w:r w:rsidRPr="00EF4F1C">
        <w:rPr>
          <w:rFonts w:ascii="David" w:hAnsi="David" w:cs="David" w:hint="cs"/>
          <w:b/>
          <w:bCs/>
          <w:sz w:val="24"/>
          <w:szCs w:val="24"/>
          <w:rtl/>
        </w:rPr>
        <w:t xml:space="preserve">מענה </w:t>
      </w:r>
      <w:r w:rsidRPr="00EF4F1C">
        <w:rPr>
          <w:rFonts w:ascii="David" w:hAnsi="David" w:cs="David"/>
          <w:b/>
          <w:bCs/>
          <w:sz w:val="24"/>
          <w:szCs w:val="24"/>
          <w:rtl/>
        </w:rPr>
        <w:t>תוך 24 שעות מקבלת התלונה במוקד</w:t>
      </w:r>
      <w:r w:rsidRPr="00EF4F1C">
        <w:rPr>
          <w:rFonts w:ascii="David" w:hAnsi="David" w:cs="David" w:hint="cs"/>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מעקב</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במוקד</w:t>
      </w:r>
      <w:r w:rsidRPr="00EF4F1C">
        <w:rPr>
          <w:rFonts w:ascii="David" w:hAnsi="David" w:cs="David"/>
          <w:b/>
          <w:bCs/>
          <w:sz w:val="24"/>
          <w:szCs w:val="24"/>
          <w:rtl/>
        </w:rPr>
        <w:t xml:space="preserve"> </w:t>
      </w:r>
      <w:r w:rsidRPr="00EF4F1C">
        <w:rPr>
          <w:rFonts w:ascii="David" w:hAnsi="David" w:cs="David" w:hint="eastAsia"/>
          <w:b/>
          <w:bCs/>
          <w:sz w:val="24"/>
          <w:szCs w:val="24"/>
          <w:rtl/>
        </w:rPr>
        <w:t>יעשה</w:t>
      </w:r>
      <w:r w:rsidRPr="00EF4F1C">
        <w:rPr>
          <w:rFonts w:ascii="David" w:hAnsi="David" w:cs="David"/>
          <w:b/>
          <w:bCs/>
          <w:sz w:val="24"/>
          <w:szCs w:val="24"/>
          <w:rtl/>
        </w:rPr>
        <w:t xml:space="preserve"> </w:t>
      </w:r>
      <w:r w:rsidRPr="00EF4F1C">
        <w:rPr>
          <w:rFonts w:ascii="David" w:hAnsi="David" w:cs="David" w:hint="eastAsia"/>
          <w:b/>
          <w:bCs/>
          <w:sz w:val="24"/>
          <w:szCs w:val="24"/>
          <w:rtl/>
        </w:rPr>
        <w:t>באמצעות</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הממוחשבת</w:t>
      </w:r>
      <w:r w:rsidRPr="00EF4F1C">
        <w:rPr>
          <w:rFonts w:ascii="David" w:hAnsi="David" w:cs="David"/>
          <w:b/>
          <w:bCs/>
          <w:sz w:val="24"/>
          <w:szCs w:val="24"/>
          <w:rtl/>
        </w:rPr>
        <w:t xml:space="preserve"> </w:t>
      </w:r>
      <w:r w:rsidRPr="00EF4F1C">
        <w:rPr>
          <w:rFonts w:ascii="David" w:hAnsi="David" w:cs="David" w:hint="eastAsia"/>
          <w:b/>
          <w:bCs/>
          <w:sz w:val="24"/>
          <w:szCs w:val="24"/>
          <w:rtl/>
        </w:rPr>
        <w:t>שהוזכרה</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למנות</w:t>
      </w:r>
      <w:r w:rsidRPr="00EF4F1C">
        <w:rPr>
          <w:rFonts w:ascii="David" w:hAnsi="David" w:cs="David"/>
          <w:b/>
          <w:bCs/>
          <w:sz w:val="24"/>
          <w:szCs w:val="24"/>
          <w:rtl/>
        </w:rPr>
        <w:t xml:space="preserve"> </w:t>
      </w:r>
      <w:r w:rsidRPr="00EF4F1C">
        <w:rPr>
          <w:rFonts w:ascii="David" w:hAnsi="David" w:cs="David" w:hint="eastAsia"/>
          <w:b/>
          <w:bCs/>
          <w:sz w:val="24"/>
          <w:szCs w:val="24"/>
          <w:rtl/>
        </w:rPr>
        <w:t>נציג</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שירכז</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התיאום</w:t>
      </w:r>
      <w:r w:rsidRPr="00EF4F1C">
        <w:rPr>
          <w:rFonts w:ascii="David" w:hAnsi="David" w:cs="David"/>
          <w:b/>
          <w:bCs/>
          <w:sz w:val="24"/>
          <w:szCs w:val="24"/>
          <w:rtl/>
        </w:rPr>
        <w:t xml:space="preserve"> </w:t>
      </w:r>
      <w:r w:rsidRPr="00EF4F1C">
        <w:rPr>
          <w:rFonts w:ascii="David" w:hAnsi="David" w:cs="David" w:hint="eastAsia"/>
          <w:b/>
          <w:bCs/>
          <w:sz w:val="24"/>
          <w:szCs w:val="24"/>
          <w:rtl/>
        </w:rPr>
        <w:t>והפיקוח</w:t>
      </w:r>
      <w:r w:rsidRPr="00EF4F1C">
        <w:rPr>
          <w:rFonts w:ascii="David" w:hAnsi="David" w:cs="David"/>
          <w:b/>
          <w:bCs/>
          <w:sz w:val="24"/>
          <w:szCs w:val="24"/>
          <w:rtl/>
        </w:rPr>
        <w:t xml:space="preserve"> </w:t>
      </w:r>
      <w:r w:rsidRPr="00EF4F1C">
        <w:rPr>
          <w:rFonts w:ascii="David" w:hAnsi="David" w:cs="David" w:hint="eastAsia"/>
          <w:b/>
          <w:bCs/>
          <w:sz w:val="24"/>
          <w:szCs w:val="24"/>
          <w:rtl/>
        </w:rPr>
        <w:t>והביקורת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אופן</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בתלונות</w:t>
      </w:r>
      <w:r w:rsidRPr="00EF4F1C">
        <w:rPr>
          <w:rFonts w:ascii="David" w:hAnsi="David" w:cs="David"/>
          <w:b/>
          <w:bCs/>
          <w:sz w:val="24"/>
          <w:szCs w:val="24"/>
          <w:rtl/>
        </w:rPr>
        <w:t xml:space="preserve"> </w:t>
      </w:r>
      <w:r w:rsidRPr="00EF4F1C">
        <w:rPr>
          <w:rFonts w:ascii="David" w:hAnsi="David" w:cs="David" w:hint="eastAsia"/>
          <w:b/>
          <w:bCs/>
          <w:sz w:val="24"/>
          <w:szCs w:val="24"/>
          <w:rtl/>
        </w:rPr>
        <w:t>ופניות</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p>
    <w:p w14:paraId="48C8335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4365F5B5" w14:textId="77777777" w:rsidR="00EF4F1C" w:rsidRPr="00EF4F1C" w:rsidRDefault="00EF4F1C" w:rsidP="00A11D74">
      <w:pPr>
        <w:spacing w:after="0" w:afterAutospacing="0" w:line="240" w:lineRule="auto"/>
        <w:rPr>
          <w:rFonts w:ascii="David" w:hAnsi="David" w:cs="David"/>
          <w:b/>
          <w:bCs/>
          <w:sz w:val="24"/>
          <w:szCs w:val="24"/>
          <w:rtl/>
        </w:rPr>
      </w:pPr>
    </w:p>
    <w:p w14:paraId="398FF29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b/>
          <w:bCs/>
          <w:i/>
          <w:sz w:val="24"/>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r w:rsidRPr="00EF4F1C">
        <w:rPr>
          <w:rFonts w:ascii="David" w:hAnsi="David" w:cs="David" w:hint="eastAsia"/>
          <w:b/>
          <w:bCs/>
          <w:i/>
          <w:sz w:val="24"/>
          <w:szCs w:val="24"/>
          <w:rtl/>
        </w:rPr>
        <w:t>תקופות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והאחריות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הינן</w:t>
      </w:r>
      <w:r w:rsidRPr="00EF4F1C">
        <w:rPr>
          <w:rFonts w:ascii="David" w:hAnsi="David" w:cs="David"/>
          <w:b/>
          <w:bCs/>
          <w:i/>
          <w:sz w:val="24"/>
          <w:szCs w:val="24"/>
          <w:rtl/>
        </w:rPr>
        <w:t xml:space="preserve"> </w:t>
      </w:r>
      <w:r w:rsidRPr="00EF4F1C">
        <w:rPr>
          <w:rFonts w:ascii="David" w:hAnsi="David" w:cs="David" w:hint="eastAsia"/>
          <w:b/>
          <w:bCs/>
          <w:i/>
          <w:sz w:val="24"/>
          <w:szCs w:val="24"/>
          <w:rtl/>
        </w:rPr>
        <w:t>כנקוב</w:t>
      </w:r>
      <w:r w:rsidRPr="00EF4F1C">
        <w:rPr>
          <w:rFonts w:ascii="David" w:hAnsi="David" w:cs="David"/>
          <w:b/>
          <w:bCs/>
          <w:i/>
          <w:sz w:val="24"/>
          <w:szCs w:val="24"/>
          <w:rtl/>
        </w:rPr>
        <w:t xml:space="preserve"> </w:t>
      </w:r>
      <w:r w:rsidRPr="00EF4F1C">
        <w:rPr>
          <w:rFonts w:ascii="David" w:hAnsi="David" w:cs="David" w:hint="eastAsia"/>
          <w:b/>
          <w:bCs/>
          <w:i/>
          <w:sz w:val="24"/>
          <w:szCs w:val="24"/>
          <w:rtl/>
        </w:rPr>
        <w:t>בנספח</w:t>
      </w:r>
      <w:r w:rsidRPr="00EF4F1C">
        <w:rPr>
          <w:rFonts w:ascii="David" w:hAnsi="David" w:cs="David"/>
          <w:b/>
          <w:bCs/>
          <w:i/>
          <w:sz w:val="24"/>
          <w:szCs w:val="24"/>
          <w:rtl/>
        </w:rPr>
        <w:t xml:space="preserve"> 3.1.1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שנקבעה</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נקבעה</w:t>
      </w:r>
      <w:r w:rsidRPr="00EF4F1C">
        <w:rPr>
          <w:rFonts w:ascii="David" w:hAnsi="David" w:cs="David"/>
          <w:b/>
          <w:bCs/>
          <w:i/>
          <w:sz w:val="24"/>
          <w:szCs w:val="24"/>
          <w:rtl/>
        </w:rPr>
        <w:t xml:space="preserve">, </w:t>
      </w:r>
      <w:r w:rsidRPr="00EF4F1C">
        <w:rPr>
          <w:rFonts w:ascii="David" w:hAnsi="David" w:cs="David" w:hint="eastAsia"/>
          <w:b/>
          <w:bCs/>
          <w:i/>
          <w:sz w:val="24"/>
          <w:szCs w:val="24"/>
          <w:rtl/>
        </w:rPr>
        <w:t>במפרט</w:t>
      </w:r>
      <w:r w:rsidRPr="00EF4F1C">
        <w:rPr>
          <w:rFonts w:ascii="David" w:hAnsi="David" w:cs="David"/>
          <w:b/>
          <w:bCs/>
          <w:i/>
          <w:sz w:val="24"/>
          <w:szCs w:val="24"/>
          <w:rtl/>
        </w:rPr>
        <w:t xml:space="preserve"> </w:t>
      </w:r>
      <w:r w:rsidRPr="00EF4F1C">
        <w:rPr>
          <w:rFonts w:ascii="David" w:hAnsi="David" w:cs="David" w:hint="eastAsia"/>
          <w:b/>
          <w:bCs/>
          <w:i/>
          <w:sz w:val="24"/>
          <w:szCs w:val="24"/>
          <w:rtl/>
        </w:rPr>
        <w:t>המיוחד</w:t>
      </w:r>
      <w:r w:rsidRPr="00EF4F1C">
        <w:rPr>
          <w:rFonts w:ascii="David" w:hAnsi="David" w:cs="David"/>
          <w:b/>
          <w:bCs/>
          <w:i/>
          <w:sz w:val="24"/>
          <w:szCs w:val="24"/>
          <w:rtl/>
        </w:rPr>
        <w:t xml:space="preserve"> (3.2.1.2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תתי</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פחות</w:t>
      </w:r>
      <w:r w:rsidRPr="00EF4F1C">
        <w:rPr>
          <w:rFonts w:ascii="David" w:hAnsi="David" w:cs="David"/>
          <w:b/>
          <w:bCs/>
          <w:i/>
          <w:sz w:val="24"/>
          <w:szCs w:val="24"/>
          <w:rtl/>
        </w:rPr>
        <w:t xml:space="preserve"> </w:t>
      </w:r>
      <w:r w:rsidRPr="00EF4F1C">
        <w:rPr>
          <w:rFonts w:ascii="David" w:hAnsi="David" w:cs="David" w:hint="eastAsia"/>
          <w:b/>
          <w:bCs/>
          <w:i/>
          <w:sz w:val="24"/>
          <w:szCs w:val="24"/>
          <w:rtl/>
        </w:rPr>
        <w:t>מהקבועה</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ומניינה</w:t>
      </w:r>
      <w:r w:rsidRPr="00EF4F1C">
        <w:rPr>
          <w:rFonts w:ascii="David" w:hAnsi="David" w:cs="David"/>
          <w:b/>
          <w:bCs/>
          <w:i/>
          <w:sz w:val="24"/>
          <w:szCs w:val="24"/>
          <w:rtl/>
        </w:rPr>
        <w:t xml:space="preserve"> </w:t>
      </w:r>
      <w:r w:rsidRPr="00EF4F1C">
        <w:rPr>
          <w:rFonts w:ascii="David" w:hAnsi="David" w:cs="David" w:hint="eastAsia"/>
          <w:b/>
          <w:bCs/>
          <w:i/>
          <w:sz w:val="24"/>
          <w:szCs w:val="24"/>
          <w:rtl/>
        </w:rPr>
        <w:t>מתאריך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יחידת</w:t>
      </w:r>
      <w:r w:rsidRPr="00EF4F1C">
        <w:rPr>
          <w:rFonts w:ascii="David" w:hAnsi="David" w:cs="David"/>
          <w:b/>
          <w:bCs/>
          <w:i/>
          <w:sz w:val="24"/>
          <w:szCs w:val="24"/>
          <w:rtl/>
        </w:rPr>
        <w:t xml:space="preserve"> </w:t>
      </w:r>
      <w:r w:rsidRPr="00EF4F1C">
        <w:rPr>
          <w:rFonts w:ascii="David" w:hAnsi="David" w:cs="David" w:hint="eastAsia"/>
          <w:b/>
          <w:bCs/>
          <w:i/>
          <w:sz w:val="24"/>
          <w:szCs w:val="24"/>
          <w:rtl/>
        </w:rPr>
        <w:t>דיור</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באם</w:t>
      </w:r>
      <w:r w:rsidRPr="00EF4F1C">
        <w:rPr>
          <w:rFonts w:ascii="David" w:hAnsi="David" w:cs="David"/>
          <w:b/>
          <w:bCs/>
          <w:i/>
          <w:sz w:val="24"/>
          <w:szCs w:val="24"/>
          <w:rtl/>
        </w:rPr>
        <w:t xml:space="preserve"> </w:t>
      </w:r>
      <w:r w:rsidRPr="00EF4F1C">
        <w:rPr>
          <w:rFonts w:ascii="David" w:hAnsi="David" w:cs="David" w:hint="eastAsia"/>
          <w:b/>
          <w:bCs/>
          <w:i/>
          <w:sz w:val="24"/>
          <w:szCs w:val="24"/>
          <w:rtl/>
        </w:rPr>
        <w:t>הדירה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נמכרה</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מסירתה</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ובאשר</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המשותף</w:t>
      </w:r>
      <w:r w:rsidRPr="00EF4F1C">
        <w:rPr>
          <w:rFonts w:ascii="David" w:hAnsi="David" w:cs="David"/>
          <w:b/>
          <w:bCs/>
          <w:i/>
          <w:sz w:val="24"/>
          <w:szCs w:val="24"/>
          <w:rtl/>
        </w:rPr>
        <w:t xml:space="preserve"> -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מסירתו</w:t>
      </w:r>
      <w:r w:rsidRPr="00EF4F1C">
        <w:rPr>
          <w:rFonts w:ascii="David" w:hAnsi="David" w:cs="David"/>
          <w:b/>
          <w:bCs/>
          <w:i/>
          <w:sz w:val="24"/>
          <w:szCs w:val="24"/>
          <w:rtl/>
        </w:rPr>
        <w:t xml:space="preserve"> </w:t>
      </w:r>
      <w:r w:rsidRPr="00EF4F1C">
        <w:rPr>
          <w:rFonts w:ascii="David" w:hAnsi="David" w:cs="David" w:hint="eastAsia"/>
          <w:b/>
          <w:bCs/>
          <w:i/>
          <w:sz w:val="24"/>
          <w:szCs w:val="24"/>
          <w:rtl/>
        </w:rPr>
        <w:t>לנציגות</w:t>
      </w:r>
      <w:r w:rsidRPr="00EF4F1C">
        <w:rPr>
          <w:rFonts w:ascii="David" w:hAnsi="David" w:cs="David"/>
          <w:b/>
          <w:bCs/>
          <w:i/>
          <w:sz w:val="24"/>
          <w:szCs w:val="24"/>
          <w:rtl/>
        </w:rPr>
        <w:t xml:space="preserve"> </w:t>
      </w:r>
      <w:r w:rsidRPr="00EF4F1C">
        <w:rPr>
          <w:rFonts w:ascii="David" w:hAnsi="David" w:cs="David" w:hint="eastAsia"/>
          <w:b/>
          <w:bCs/>
          <w:i/>
          <w:sz w:val="24"/>
          <w:szCs w:val="24"/>
          <w:rtl/>
        </w:rPr>
        <w:t>הבתים</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המשותפים</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וצוינו</w:t>
      </w:r>
      <w:r w:rsidRPr="00EF4F1C">
        <w:rPr>
          <w:rFonts w:ascii="David" w:hAnsi="David" w:cs="David"/>
          <w:b/>
          <w:bCs/>
          <w:i/>
          <w:sz w:val="24"/>
          <w:szCs w:val="24"/>
          <w:rtl/>
        </w:rPr>
        <w:t xml:space="preserve"> </w:t>
      </w:r>
      <w:r w:rsidRPr="00EF4F1C">
        <w:rPr>
          <w:rFonts w:ascii="David" w:hAnsi="David" w:cs="David" w:hint="eastAsia"/>
          <w:b/>
          <w:bCs/>
          <w:i/>
          <w:sz w:val="24"/>
          <w:szCs w:val="24"/>
          <w:rtl/>
        </w:rPr>
        <w:t>בפרוטוקול</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אותם</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תיקונם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w:t>
      </w:r>
    </w:p>
    <w:p w14:paraId="6259D8B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מסמך</w:t>
      </w:r>
      <w:r w:rsidRPr="00EF4F1C">
        <w:rPr>
          <w:rFonts w:ascii="David" w:hAnsi="David" w:cs="David"/>
          <w:b/>
          <w:bCs/>
          <w:sz w:val="24"/>
          <w:szCs w:val="24"/>
          <w:rtl/>
        </w:rPr>
        <w:t xml:space="preserve"> </w:t>
      </w:r>
      <w:r w:rsidRPr="00EF4F1C">
        <w:rPr>
          <w:rFonts w:ascii="David" w:hAnsi="David" w:cs="David" w:hint="cs"/>
          <w:b/>
          <w:bCs/>
          <w:sz w:val="24"/>
          <w:szCs w:val="24"/>
          <w:rtl/>
        </w:rPr>
        <w:t>נלווה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תפחת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כשהגדרה</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כוללת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וגם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האחריות</w:t>
      </w:r>
      <w:r w:rsidRPr="00EF4F1C">
        <w:rPr>
          <w:rFonts w:ascii="David" w:hAnsi="David" w:cs="David"/>
          <w:b/>
          <w:bCs/>
          <w:sz w:val="24"/>
          <w:szCs w:val="24"/>
          <w:rtl/>
        </w:rPr>
        <w:t xml:space="preserve">) </w:t>
      </w:r>
      <w:r w:rsidRPr="00EF4F1C">
        <w:rPr>
          <w:rFonts w:ascii="David" w:hAnsi="David" w:cs="David" w:hint="cs"/>
          <w:b/>
          <w:bCs/>
          <w:sz w:val="24"/>
          <w:szCs w:val="24"/>
          <w:rtl/>
        </w:rPr>
        <w:t>מתקופות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המצטברות</w:t>
      </w:r>
      <w:r w:rsidRPr="00EF4F1C">
        <w:rPr>
          <w:rFonts w:ascii="David" w:hAnsi="David" w:cs="David"/>
          <w:b/>
          <w:bCs/>
          <w:sz w:val="24"/>
          <w:szCs w:val="24"/>
          <w:rtl/>
        </w:rPr>
        <w:t xml:space="preserve"> </w:t>
      </w:r>
      <w:r w:rsidRPr="00EF4F1C">
        <w:rPr>
          <w:rFonts w:ascii="David" w:hAnsi="David" w:cs="David" w:hint="cs"/>
          <w:b/>
          <w:bCs/>
          <w:sz w:val="24"/>
          <w:szCs w:val="24"/>
          <w:rtl/>
        </w:rPr>
        <w:t>הנקובות</w:t>
      </w:r>
      <w:r w:rsidRPr="00EF4F1C">
        <w:rPr>
          <w:rFonts w:ascii="David" w:hAnsi="David" w:cs="David"/>
          <w:b/>
          <w:bCs/>
          <w:sz w:val="24"/>
          <w:szCs w:val="24"/>
          <w:rtl/>
        </w:rPr>
        <w:t xml:space="preserve"> </w:t>
      </w:r>
      <w:r w:rsidRPr="00EF4F1C">
        <w:rPr>
          <w:rFonts w:ascii="David" w:hAnsi="David" w:cs="David" w:hint="cs"/>
          <w:b/>
          <w:bCs/>
          <w:sz w:val="24"/>
          <w:szCs w:val="24"/>
          <w:rtl/>
        </w:rPr>
        <w:t>בחוק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תיקוניו</w:t>
      </w:r>
      <w:r w:rsidRPr="00EF4F1C">
        <w:rPr>
          <w:rFonts w:ascii="David" w:hAnsi="David" w:cs="David"/>
          <w:b/>
          <w:bCs/>
          <w:sz w:val="24"/>
          <w:szCs w:val="24"/>
          <w:rtl/>
        </w:rPr>
        <w:t xml:space="preserve"> </w:t>
      </w:r>
      <w:r w:rsidRPr="00EF4F1C">
        <w:rPr>
          <w:rFonts w:ascii="David" w:hAnsi="David" w:cs="David" w:hint="cs"/>
          <w:b/>
          <w:bCs/>
          <w:sz w:val="24"/>
          <w:szCs w:val="24"/>
          <w:rtl/>
        </w:rPr>
        <w:t>מעת</w:t>
      </w:r>
      <w:r w:rsidRPr="00EF4F1C">
        <w:rPr>
          <w:rFonts w:ascii="David" w:hAnsi="David" w:cs="David"/>
          <w:b/>
          <w:bCs/>
          <w:sz w:val="24"/>
          <w:szCs w:val="24"/>
          <w:rtl/>
        </w:rPr>
        <w:t xml:space="preserve"> </w:t>
      </w:r>
      <w:r w:rsidRPr="00EF4F1C">
        <w:rPr>
          <w:rFonts w:ascii="David" w:hAnsi="David" w:cs="David" w:hint="cs"/>
          <w:b/>
          <w:bCs/>
          <w:sz w:val="24"/>
          <w:szCs w:val="24"/>
          <w:rtl/>
        </w:rPr>
        <w:t>לעת</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איננו</w:t>
      </w:r>
      <w:r w:rsidRPr="00EF4F1C">
        <w:rPr>
          <w:rFonts w:ascii="David" w:hAnsi="David" w:cs="David"/>
          <w:b/>
          <w:bCs/>
          <w:sz w:val="24"/>
          <w:szCs w:val="24"/>
          <w:rtl/>
        </w:rPr>
        <w:t xml:space="preserve"> </w:t>
      </w:r>
      <w:r w:rsidRPr="00EF4F1C">
        <w:rPr>
          <w:rFonts w:ascii="David" w:hAnsi="David" w:cs="David" w:hint="cs"/>
          <w:b/>
          <w:bCs/>
          <w:sz w:val="24"/>
          <w:szCs w:val="24"/>
          <w:rtl/>
        </w:rPr>
        <w:t>לבניית</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כהגדרתה</w:t>
      </w:r>
      <w:r w:rsidRPr="00EF4F1C">
        <w:rPr>
          <w:rFonts w:ascii="David" w:hAnsi="David" w:cs="David"/>
          <w:b/>
          <w:bCs/>
          <w:sz w:val="24"/>
          <w:szCs w:val="24"/>
          <w:rtl/>
        </w:rPr>
        <w:t xml:space="preserve"> </w:t>
      </w:r>
      <w:r w:rsidRPr="00EF4F1C">
        <w:rPr>
          <w:rFonts w:ascii="David" w:hAnsi="David" w:cs="David" w:hint="cs"/>
          <w:b/>
          <w:bCs/>
          <w:sz w:val="24"/>
          <w:szCs w:val="24"/>
          <w:rtl/>
        </w:rPr>
        <w:t>בחוק</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w:t>
      </w:r>
    </w:p>
    <w:p w14:paraId="2BDC43E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לדעת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לקויה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גרועים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פגומים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נתגלתה</w:t>
      </w:r>
      <w:r w:rsidRPr="00EF4F1C">
        <w:rPr>
          <w:rFonts w:ascii="David" w:hAnsi="David" w:cs="David"/>
          <w:b/>
          <w:bCs/>
          <w:i/>
          <w:sz w:val="24"/>
          <w:szCs w:val="24"/>
          <w:rtl/>
        </w:rPr>
        <w:t xml:space="preserve"> </w:t>
      </w:r>
      <w:r w:rsidRPr="00EF4F1C">
        <w:rPr>
          <w:rFonts w:ascii="David" w:hAnsi="David" w:cs="David" w:hint="eastAsia"/>
          <w:b/>
          <w:bCs/>
          <w:i/>
          <w:sz w:val="24"/>
          <w:szCs w:val="24"/>
          <w:rtl/>
        </w:rPr>
        <w:t>רטיבות</w:t>
      </w:r>
      <w:r w:rsidRPr="00EF4F1C">
        <w:rPr>
          <w:rFonts w:ascii="David" w:hAnsi="David" w:cs="David"/>
          <w:b/>
          <w:bCs/>
          <w:i/>
          <w:sz w:val="24"/>
          <w:szCs w:val="24"/>
          <w:rtl/>
        </w:rPr>
        <w:t xml:space="preserve"> </w:t>
      </w:r>
      <w:r w:rsidRPr="00EF4F1C">
        <w:rPr>
          <w:rFonts w:ascii="David" w:hAnsi="David" w:cs="David" w:hint="eastAsia"/>
          <w:b/>
          <w:bCs/>
          <w:i/>
          <w:sz w:val="24"/>
          <w:szCs w:val="24"/>
          <w:rtl/>
        </w:rPr>
        <w:t>במעטפת</w:t>
      </w:r>
      <w:r w:rsidRPr="00EF4F1C">
        <w:rPr>
          <w:rFonts w:ascii="David" w:hAnsi="David" w:cs="David"/>
          <w:b/>
          <w:bCs/>
          <w:i/>
          <w:sz w:val="24"/>
          <w:szCs w:val="24"/>
          <w:rtl/>
        </w:rPr>
        <w:t xml:space="preserve"> </w:t>
      </w:r>
      <w:r w:rsidRPr="00EF4F1C">
        <w:rPr>
          <w:rFonts w:ascii="David" w:hAnsi="David" w:cs="David" w:hint="eastAsia"/>
          <w:b/>
          <w:bCs/>
          <w:i/>
          <w:sz w:val="24"/>
          <w:szCs w:val="24"/>
          <w:rtl/>
        </w:rPr>
        <w:t>הבניין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יקבל</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מידית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והנזקים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לבנות</w:t>
      </w:r>
      <w:r w:rsidRPr="00EF4F1C">
        <w:rPr>
          <w:rFonts w:ascii="David" w:hAnsi="David" w:cs="David"/>
          <w:b/>
          <w:bCs/>
          <w:i/>
          <w:sz w:val="24"/>
          <w:szCs w:val="24"/>
          <w:rtl/>
        </w:rPr>
        <w:t xml:space="preserve"> </w:t>
      </w:r>
      <w:r w:rsidRPr="00EF4F1C">
        <w:rPr>
          <w:rFonts w:ascii="David" w:hAnsi="David" w:cs="David" w:hint="eastAsia"/>
          <w:b/>
          <w:bCs/>
          <w:i/>
          <w:sz w:val="24"/>
          <w:szCs w:val="24"/>
          <w:rtl/>
        </w:rPr>
        <w:t>מחדש</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להחליף</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פריט</w:t>
      </w:r>
      <w:r w:rsidRPr="00EF4F1C">
        <w:rPr>
          <w:rFonts w:ascii="David" w:hAnsi="David" w:cs="David"/>
          <w:b/>
          <w:bCs/>
          <w:i/>
          <w:sz w:val="24"/>
          <w:szCs w:val="24"/>
          <w:rtl/>
        </w:rPr>
        <w:t xml:space="preserve"> </w:t>
      </w:r>
      <w:r w:rsidRPr="00EF4F1C">
        <w:rPr>
          <w:rFonts w:ascii="David" w:hAnsi="David" w:cs="David" w:hint="eastAsia"/>
          <w:b/>
          <w:bCs/>
          <w:i/>
          <w:sz w:val="24"/>
          <w:szCs w:val="24"/>
          <w:rtl/>
        </w:rPr>
        <w:t>מקולקל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פגום</w:t>
      </w:r>
      <w:r w:rsidRPr="00EF4F1C">
        <w:rPr>
          <w:rFonts w:ascii="David" w:hAnsi="David" w:cs="David"/>
          <w:b/>
          <w:bCs/>
          <w:i/>
          <w:sz w:val="24"/>
          <w:szCs w:val="24"/>
          <w:rtl/>
        </w:rPr>
        <w:t xml:space="preserve"> </w:t>
      </w:r>
      <w:r w:rsidRPr="00EF4F1C">
        <w:rPr>
          <w:rFonts w:ascii="David" w:hAnsi="David" w:cs="David" w:hint="eastAsia"/>
          <w:b/>
          <w:bCs/>
          <w:i/>
          <w:sz w:val="24"/>
          <w:szCs w:val="24"/>
          <w:rtl/>
        </w:rPr>
        <w:t>ולבצע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הדרישה</w:t>
      </w:r>
      <w:r w:rsidRPr="00EF4F1C">
        <w:rPr>
          <w:rFonts w:ascii="David" w:hAnsi="David" w:cs="David"/>
          <w:b/>
          <w:bCs/>
          <w:i/>
          <w:sz w:val="24"/>
          <w:szCs w:val="24"/>
          <w:rtl/>
        </w:rPr>
        <w:t>.</w:t>
      </w:r>
    </w:p>
    <w:p w14:paraId="3C265A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ליקוי</w:t>
      </w:r>
      <w:r w:rsidRPr="00EF4F1C">
        <w:rPr>
          <w:rFonts w:ascii="David" w:hAnsi="David" w:cs="David"/>
          <w:b/>
          <w:bCs/>
          <w:sz w:val="24"/>
          <w:szCs w:val="24"/>
          <w:rtl/>
        </w:rPr>
        <w:t xml:space="preserve"> </w:t>
      </w:r>
      <w:r w:rsidRPr="00EF4F1C">
        <w:rPr>
          <w:rFonts w:ascii="David" w:hAnsi="David" w:cs="David" w:hint="cs"/>
          <w:b/>
          <w:bCs/>
          <w:sz w:val="24"/>
          <w:szCs w:val="24"/>
          <w:rtl/>
        </w:rPr>
        <w:t>שהתגלה</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התגלה</w:t>
      </w:r>
      <w:r w:rsidRPr="00EF4F1C">
        <w:rPr>
          <w:rFonts w:ascii="David" w:hAnsi="David" w:cs="David"/>
          <w:b/>
          <w:bCs/>
          <w:sz w:val="24"/>
          <w:szCs w:val="24"/>
          <w:rtl/>
        </w:rPr>
        <w:t xml:space="preserve"> </w:t>
      </w:r>
      <w:r w:rsidRPr="00EF4F1C">
        <w:rPr>
          <w:rFonts w:ascii="David" w:hAnsi="David" w:cs="David" w:hint="cs"/>
          <w:b/>
          <w:bCs/>
          <w:sz w:val="24"/>
          <w:szCs w:val="24"/>
          <w:rtl/>
        </w:rPr>
        <w:t>לאחריה</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אירע</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יחשב</w:t>
      </w:r>
      <w:r w:rsidRPr="00EF4F1C">
        <w:rPr>
          <w:rFonts w:ascii="David" w:hAnsi="David" w:cs="David"/>
          <w:b/>
          <w:bCs/>
          <w:sz w:val="24"/>
          <w:szCs w:val="24"/>
          <w:rtl/>
        </w:rPr>
        <w:t xml:space="preserve">  </w:t>
      </w:r>
      <w:r w:rsidRPr="00EF4F1C">
        <w:rPr>
          <w:rFonts w:ascii="David" w:hAnsi="David" w:cs="David" w:hint="cs"/>
          <w:b/>
          <w:bCs/>
          <w:sz w:val="24"/>
          <w:szCs w:val="24"/>
          <w:rtl/>
        </w:rPr>
        <w:t>כאילו</w:t>
      </w:r>
      <w:r w:rsidRPr="00EF4F1C">
        <w:rPr>
          <w:rFonts w:ascii="David" w:hAnsi="David" w:cs="David"/>
          <w:b/>
          <w:bCs/>
          <w:sz w:val="24"/>
          <w:szCs w:val="24"/>
          <w:rtl/>
        </w:rPr>
        <w:t xml:space="preserve"> </w:t>
      </w:r>
      <w:r w:rsidRPr="00EF4F1C">
        <w:rPr>
          <w:rFonts w:ascii="David" w:hAnsi="David" w:cs="David" w:hint="cs"/>
          <w:b/>
          <w:bCs/>
          <w:sz w:val="24"/>
          <w:szCs w:val="24"/>
          <w:rtl/>
        </w:rPr>
        <w:t>התגלה</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w:t>
      </w:r>
    </w:p>
    <w:p w14:paraId="267908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הזכות</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להורות</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השיטה</w:t>
      </w:r>
      <w:r w:rsidRPr="00EF4F1C">
        <w:rPr>
          <w:rFonts w:ascii="David" w:hAnsi="David" w:cs="David"/>
          <w:b/>
          <w:bCs/>
          <w:sz w:val="24"/>
          <w:szCs w:val="24"/>
          <w:rtl/>
        </w:rPr>
        <w:t xml:space="preserve"> </w:t>
      </w:r>
      <w:r w:rsidRPr="00EF4F1C">
        <w:rPr>
          <w:rFonts w:ascii="David" w:hAnsi="David" w:cs="David" w:hint="cs"/>
          <w:b/>
          <w:bCs/>
          <w:sz w:val="24"/>
          <w:szCs w:val="24"/>
          <w:rtl/>
        </w:rPr>
        <w:t>ולוח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למלא</w:t>
      </w:r>
      <w:r w:rsidRPr="00EF4F1C">
        <w:rPr>
          <w:rFonts w:ascii="David" w:hAnsi="David" w:cs="David"/>
          <w:b/>
          <w:bCs/>
          <w:sz w:val="24"/>
          <w:szCs w:val="24"/>
          <w:rtl/>
        </w:rPr>
        <w:t xml:space="preserve"> </w:t>
      </w:r>
      <w:r w:rsidRPr="00EF4F1C">
        <w:rPr>
          <w:rFonts w:ascii="David" w:hAnsi="David" w:cs="David" w:hint="cs"/>
          <w:b/>
          <w:bCs/>
          <w:sz w:val="24"/>
          <w:szCs w:val="24"/>
          <w:rtl/>
        </w:rPr>
        <w:t>אחר</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שהדבר</w:t>
      </w:r>
      <w:r w:rsidRPr="00EF4F1C">
        <w:rPr>
          <w:rFonts w:ascii="David" w:hAnsi="David" w:cs="David"/>
          <w:b/>
          <w:bCs/>
          <w:sz w:val="24"/>
          <w:szCs w:val="24"/>
          <w:rtl/>
        </w:rPr>
        <w:t xml:space="preserve"> </w:t>
      </w:r>
      <w:r w:rsidRPr="00EF4F1C">
        <w:rPr>
          <w:rFonts w:ascii="David" w:hAnsi="David" w:cs="David" w:hint="cs"/>
          <w:b/>
          <w:bCs/>
          <w:sz w:val="24"/>
          <w:szCs w:val="24"/>
          <w:rtl/>
        </w:rPr>
        <w:t>פוטר</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אחריות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0C409CB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28.2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קודם</w:t>
      </w:r>
      <w:r w:rsidRPr="00EF4F1C">
        <w:rPr>
          <w:rFonts w:ascii="David" w:hAnsi="David" w:cs="David"/>
          <w:b/>
          <w:bCs/>
          <w:i/>
          <w:sz w:val="24"/>
          <w:szCs w:val="24"/>
          <w:rtl/>
        </w:rPr>
        <w:t xml:space="preserve"> </w:t>
      </w:r>
      <w:r w:rsidRPr="00EF4F1C">
        <w:rPr>
          <w:rFonts w:ascii="David" w:hAnsi="David" w:cs="David" w:hint="eastAsia"/>
          <w:b/>
          <w:bCs/>
          <w:i/>
          <w:sz w:val="24"/>
          <w:szCs w:val="24"/>
          <w:rtl/>
        </w:rPr>
        <w:t>לתום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שהמגרעות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שנתגלו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עלולים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לגרום</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מונעים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אפשרות</w:t>
      </w:r>
      <w:r w:rsidRPr="00EF4F1C">
        <w:rPr>
          <w:rFonts w:ascii="David" w:hAnsi="David" w:cs="David"/>
          <w:b/>
          <w:bCs/>
          <w:i/>
          <w:sz w:val="24"/>
          <w:szCs w:val="24"/>
          <w:rtl/>
        </w:rPr>
        <w:t xml:space="preserve"> </w:t>
      </w:r>
      <w:r w:rsidRPr="00EF4F1C">
        <w:rPr>
          <w:rFonts w:ascii="David" w:hAnsi="David" w:cs="David" w:hint="eastAsia"/>
          <w:b/>
          <w:bCs/>
          <w:i/>
          <w:sz w:val="24"/>
          <w:szCs w:val="24"/>
          <w:rtl/>
        </w:rPr>
        <w:t>השימוש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הסביר</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יש</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במהירות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השהייה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w:t>
      </w:r>
    </w:p>
    <w:p w14:paraId="25C9B09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יפטור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לתיקוני</w:t>
      </w:r>
      <w:r w:rsidRPr="00EF4F1C">
        <w:rPr>
          <w:rFonts w:ascii="David" w:hAnsi="David" w:cs="David"/>
          <w:b/>
          <w:bCs/>
          <w:i/>
          <w:sz w:val="24"/>
          <w:szCs w:val="24"/>
          <w:rtl/>
        </w:rPr>
        <w:t xml:space="preserve"> </w:t>
      </w:r>
      <w:r w:rsidRPr="00EF4F1C">
        <w:rPr>
          <w:rFonts w:ascii="David" w:hAnsi="David" w:cs="David" w:hint="eastAsia"/>
          <w:b/>
          <w:bCs/>
          <w:i/>
          <w:sz w:val="24"/>
          <w:szCs w:val="24"/>
          <w:rtl/>
        </w:rPr>
        <w:t>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יתגלו</w:t>
      </w:r>
      <w:r w:rsidRPr="00EF4F1C">
        <w:rPr>
          <w:rFonts w:ascii="David" w:hAnsi="David" w:cs="David"/>
          <w:b/>
          <w:bCs/>
          <w:i/>
          <w:sz w:val="24"/>
          <w:szCs w:val="24"/>
          <w:rtl/>
        </w:rPr>
        <w:t xml:space="preserve"> </w:t>
      </w:r>
      <w:r w:rsidRPr="00EF4F1C">
        <w:rPr>
          <w:rFonts w:ascii="David" w:hAnsi="David" w:cs="David" w:hint="eastAsia"/>
          <w:b/>
          <w:bCs/>
          <w:i/>
          <w:sz w:val="24"/>
          <w:szCs w:val="24"/>
          <w:rtl/>
        </w:rPr>
        <w:t>מגרעת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w:t>
      </w:r>
      <w:r w:rsidRPr="00EF4F1C">
        <w:rPr>
          <w:rFonts w:ascii="David" w:hAnsi="David" w:cs="David"/>
          <w:b/>
          <w:bCs/>
          <w:i/>
          <w:sz w:val="24"/>
          <w:szCs w:val="24"/>
          <w:rtl/>
        </w:rPr>
        <w:t xml:space="preserve"> </w:t>
      </w:r>
      <w:r w:rsidRPr="00EF4F1C">
        <w:rPr>
          <w:rFonts w:ascii="David" w:hAnsi="David" w:cs="David" w:hint="eastAsia"/>
          <w:b/>
          <w:bCs/>
          <w:i/>
          <w:sz w:val="24"/>
          <w:szCs w:val="24"/>
          <w:rtl/>
        </w:rPr>
        <w:t>כלשהם</w:t>
      </w:r>
      <w:r w:rsidRPr="00EF4F1C">
        <w:rPr>
          <w:rFonts w:ascii="David" w:hAnsi="David" w:cs="David"/>
          <w:b/>
          <w:bCs/>
          <w:i/>
          <w:sz w:val="24"/>
          <w:szCs w:val="24"/>
          <w:rtl/>
        </w:rPr>
        <w:t xml:space="preserve"> </w:t>
      </w:r>
      <w:r w:rsidRPr="00EF4F1C">
        <w:rPr>
          <w:rFonts w:ascii="David" w:hAnsi="David" w:cs="David" w:hint="eastAsia"/>
          <w:b/>
          <w:bCs/>
          <w:i/>
          <w:sz w:val="24"/>
          <w:szCs w:val="24"/>
          <w:rtl/>
        </w:rPr>
        <w:t>פעם</w:t>
      </w:r>
      <w:r w:rsidRPr="00EF4F1C">
        <w:rPr>
          <w:rFonts w:ascii="David" w:hAnsi="David" w:cs="David"/>
          <w:b/>
          <w:bCs/>
          <w:i/>
          <w:sz w:val="24"/>
          <w:szCs w:val="24"/>
          <w:rtl/>
        </w:rPr>
        <w:t xml:space="preserve"> </w:t>
      </w:r>
      <w:r w:rsidRPr="00EF4F1C">
        <w:rPr>
          <w:rFonts w:ascii="David" w:hAnsi="David" w:cs="David" w:hint="eastAsia"/>
          <w:b/>
          <w:bCs/>
          <w:i/>
          <w:sz w:val="24"/>
          <w:szCs w:val="24"/>
          <w:rtl/>
        </w:rPr>
        <w:t>נוספת</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שכבר</w:t>
      </w:r>
      <w:r w:rsidRPr="00EF4F1C">
        <w:rPr>
          <w:rFonts w:ascii="David" w:hAnsi="David" w:cs="David"/>
          <w:b/>
          <w:bCs/>
          <w:i/>
          <w:sz w:val="24"/>
          <w:szCs w:val="24"/>
          <w:rtl/>
        </w:rPr>
        <w:t xml:space="preserve"> </w:t>
      </w:r>
      <w:r w:rsidRPr="00EF4F1C">
        <w:rPr>
          <w:rFonts w:ascii="David" w:hAnsi="David" w:cs="David" w:hint="eastAsia"/>
          <w:b/>
          <w:bCs/>
          <w:i/>
          <w:sz w:val="24"/>
          <w:szCs w:val="24"/>
          <w:rtl/>
        </w:rPr>
        <w:t>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ואפילו</w:t>
      </w:r>
      <w:r w:rsidRPr="00EF4F1C">
        <w:rPr>
          <w:rFonts w:ascii="David" w:hAnsi="David" w:cs="David"/>
          <w:b/>
          <w:bCs/>
          <w:i/>
          <w:sz w:val="24"/>
          <w:szCs w:val="24"/>
          <w:rtl/>
        </w:rPr>
        <w:t xml:space="preserve"> </w:t>
      </w:r>
      <w:r w:rsidRPr="00EF4F1C">
        <w:rPr>
          <w:rFonts w:ascii="David" w:hAnsi="David" w:cs="David" w:hint="eastAsia"/>
          <w:b/>
          <w:bCs/>
          <w:i/>
          <w:sz w:val="24"/>
          <w:szCs w:val="24"/>
          <w:rtl/>
        </w:rPr>
        <w:t>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שנית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אותה</w:t>
      </w:r>
      <w:r w:rsidRPr="00EF4F1C">
        <w:rPr>
          <w:rFonts w:ascii="David" w:hAnsi="David" w:cs="David"/>
          <w:b/>
          <w:bCs/>
          <w:i/>
          <w:sz w:val="24"/>
          <w:szCs w:val="24"/>
          <w:rtl/>
        </w:rPr>
        <w:t xml:space="preserve"> </w:t>
      </w:r>
      <w:r w:rsidRPr="00EF4F1C">
        <w:rPr>
          <w:rFonts w:ascii="David" w:hAnsi="David" w:cs="David" w:hint="eastAsia"/>
          <w:b/>
          <w:bCs/>
          <w:i/>
          <w:sz w:val="24"/>
          <w:szCs w:val="24"/>
          <w:rtl/>
        </w:rPr>
        <w:t>מגרעת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w:t>
      </w:r>
      <w:r w:rsidRPr="00EF4F1C">
        <w:rPr>
          <w:rFonts w:ascii="David" w:hAnsi="David" w:cs="David"/>
          <w:b/>
          <w:bCs/>
          <w:i/>
          <w:sz w:val="24"/>
          <w:szCs w:val="24"/>
          <w:rtl/>
        </w:rPr>
        <w:t xml:space="preserve"> </w:t>
      </w:r>
      <w:r w:rsidRPr="00EF4F1C">
        <w:rPr>
          <w:rFonts w:ascii="David" w:hAnsi="David" w:cs="David" w:hint="eastAsia"/>
          <w:b/>
          <w:bCs/>
          <w:i/>
          <w:sz w:val="24"/>
          <w:szCs w:val="24"/>
          <w:rtl/>
        </w:rPr>
        <w:t>והוראות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נוסף</w:t>
      </w:r>
      <w:r w:rsidRPr="00EF4F1C">
        <w:rPr>
          <w:rFonts w:ascii="David" w:hAnsi="David" w:cs="David"/>
          <w:b/>
          <w:bCs/>
          <w:i/>
          <w:sz w:val="24"/>
          <w:szCs w:val="24"/>
          <w:rtl/>
        </w:rPr>
        <w:t xml:space="preserve"> </w:t>
      </w:r>
      <w:r w:rsidRPr="00EF4F1C">
        <w:rPr>
          <w:rFonts w:ascii="David" w:hAnsi="David" w:cs="David" w:hint="eastAsia"/>
          <w:b/>
          <w:bCs/>
          <w:i/>
          <w:sz w:val="24"/>
          <w:szCs w:val="24"/>
          <w:rtl/>
        </w:rPr>
        <w:t>כזה</w:t>
      </w:r>
      <w:r w:rsidRPr="00EF4F1C">
        <w:rPr>
          <w:rFonts w:ascii="David" w:hAnsi="David" w:cs="David"/>
          <w:b/>
          <w:bCs/>
          <w:i/>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עוד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מוסיף</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מפורשות</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נספחיו</w:t>
      </w:r>
      <w:r w:rsidRPr="00EF4F1C">
        <w:rPr>
          <w:rFonts w:ascii="David" w:hAnsi="David" w:cs="David"/>
          <w:b/>
          <w:bCs/>
          <w:sz w:val="24"/>
          <w:szCs w:val="24"/>
          <w:rtl/>
        </w:rPr>
        <w:t>.</w:t>
      </w:r>
    </w:p>
    <w:p w14:paraId="45875D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כדי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19 </w:t>
      </w:r>
      <w:r w:rsidRPr="00EF4F1C">
        <w:rPr>
          <w:rFonts w:ascii="David" w:hAnsi="David" w:cs="David" w:hint="cs"/>
          <w:b/>
          <w:bCs/>
          <w:sz w:val="24"/>
          <w:szCs w:val="24"/>
          <w:rtl/>
        </w:rPr>
        <w:t>וסעיף</w:t>
      </w:r>
      <w:r w:rsidRPr="00EF4F1C">
        <w:rPr>
          <w:rFonts w:ascii="David" w:hAnsi="David" w:cs="David"/>
          <w:b/>
          <w:bCs/>
          <w:sz w:val="24"/>
          <w:szCs w:val="24"/>
          <w:rtl/>
        </w:rPr>
        <w:t xml:space="preserve"> 28.6.</w:t>
      </w:r>
    </w:p>
    <w:p w14:paraId="750B91A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נתגלה</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שהיא</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פגם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הנובע</w:t>
      </w:r>
      <w:r w:rsidRPr="00EF4F1C">
        <w:rPr>
          <w:rFonts w:ascii="David" w:hAnsi="David" w:cs="David"/>
          <w:b/>
          <w:bCs/>
          <w:i/>
          <w:sz w:val="24"/>
          <w:szCs w:val="24"/>
          <w:rtl/>
        </w:rPr>
        <w:t xml:space="preserve"> </w:t>
      </w:r>
      <w:r w:rsidRPr="00EF4F1C">
        <w:rPr>
          <w:rFonts w:ascii="David" w:hAnsi="David" w:cs="David" w:hint="eastAsia"/>
          <w:b/>
          <w:bCs/>
          <w:i/>
          <w:sz w:val="24"/>
          <w:szCs w:val="24"/>
          <w:rtl/>
        </w:rPr>
        <w:t>מביצוע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לנספחים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הפגם</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ואם</w:t>
      </w:r>
      <w:r w:rsidRPr="00EF4F1C">
        <w:rPr>
          <w:rFonts w:ascii="David" w:hAnsi="David" w:cs="David"/>
          <w:b/>
          <w:bCs/>
          <w:i/>
          <w:sz w:val="24"/>
          <w:szCs w:val="24"/>
          <w:rtl/>
        </w:rPr>
        <w:t xml:space="preserve"> </w:t>
      </w:r>
      <w:r w:rsidRPr="00EF4F1C">
        <w:rPr>
          <w:rFonts w:ascii="David" w:hAnsi="David" w:cs="David" w:hint="eastAsia"/>
          <w:b/>
          <w:bCs/>
          <w:i/>
          <w:sz w:val="24"/>
          <w:szCs w:val="24"/>
          <w:rtl/>
        </w:rPr>
        <w:t>הפגם</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ניתן</w:t>
      </w:r>
      <w:r w:rsidRPr="00EF4F1C">
        <w:rPr>
          <w:rFonts w:ascii="David" w:hAnsi="David" w:cs="David"/>
          <w:b/>
          <w:bCs/>
          <w:i/>
          <w:sz w:val="24"/>
          <w:szCs w:val="24"/>
          <w:rtl/>
        </w:rPr>
        <w:t xml:space="preserve"> </w:t>
      </w:r>
      <w:r w:rsidRPr="00EF4F1C">
        <w:rPr>
          <w:rFonts w:ascii="David" w:hAnsi="David" w:cs="David" w:hint="eastAsia"/>
          <w:b/>
          <w:bCs/>
          <w:i/>
          <w:sz w:val="24"/>
          <w:szCs w:val="24"/>
          <w:rtl/>
        </w:rPr>
        <w:t>לתקון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57DF7A0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28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לעשותן</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להימנע</w:t>
      </w:r>
      <w:r w:rsidRPr="00EF4F1C">
        <w:rPr>
          <w:rFonts w:ascii="David" w:hAnsi="David" w:cs="David"/>
          <w:b/>
          <w:bCs/>
          <w:i/>
          <w:sz w:val="24"/>
          <w:szCs w:val="24"/>
          <w:rtl/>
        </w:rPr>
        <w:t xml:space="preserve"> </w:t>
      </w:r>
      <w:r w:rsidRPr="00EF4F1C">
        <w:rPr>
          <w:rFonts w:ascii="David" w:hAnsi="David" w:cs="David" w:hint="eastAsia"/>
          <w:b/>
          <w:bCs/>
          <w:i/>
          <w:sz w:val="24"/>
          <w:szCs w:val="24"/>
          <w:rtl/>
        </w:rPr>
        <w:t>מביצועם</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ערכן</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12% </w:t>
      </w:r>
      <w:r w:rsidRPr="00EF4F1C">
        <w:rPr>
          <w:rFonts w:ascii="David" w:hAnsi="David" w:cs="David" w:hint="eastAsia"/>
          <w:b/>
          <w:bCs/>
          <w:i/>
          <w:sz w:val="24"/>
          <w:szCs w:val="24"/>
          <w:rtl/>
        </w:rPr>
        <w:t>שיחשבו</w:t>
      </w:r>
      <w:r w:rsidRPr="00EF4F1C">
        <w:rPr>
          <w:rFonts w:ascii="David" w:hAnsi="David" w:cs="David"/>
          <w:b/>
          <w:bCs/>
          <w:i/>
          <w:sz w:val="24"/>
          <w:szCs w:val="24"/>
          <w:rtl/>
        </w:rPr>
        <w:t xml:space="preserve"> </w:t>
      </w:r>
      <w:r w:rsidRPr="00EF4F1C">
        <w:rPr>
          <w:rFonts w:ascii="David" w:hAnsi="David" w:cs="David" w:hint="eastAsia"/>
          <w:b/>
          <w:bCs/>
          <w:i/>
          <w:sz w:val="24"/>
          <w:szCs w:val="24"/>
          <w:rtl/>
        </w:rPr>
        <w:t>כתקורה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זמן</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הפעלת</w:t>
      </w:r>
      <w:r w:rsidRPr="00EF4F1C">
        <w:rPr>
          <w:rFonts w:ascii="David" w:hAnsi="David" w:cs="David"/>
          <w:b/>
          <w:bCs/>
          <w:i/>
          <w:sz w:val="24"/>
          <w:szCs w:val="24"/>
          <w:rtl/>
        </w:rPr>
        <w:t xml:space="preserve"> </w:t>
      </w:r>
      <w:r w:rsidRPr="00EF4F1C">
        <w:rPr>
          <w:rFonts w:ascii="David" w:hAnsi="David" w:cs="David" w:hint="eastAsia"/>
          <w:b/>
          <w:bCs/>
          <w:i/>
          <w:sz w:val="24"/>
          <w:szCs w:val="24"/>
          <w:rtl/>
        </w:rPr>
        <w:t>הערבות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הבנקאית</w:t>
      </w:r>
      <w:r w:rsidRPr="00EF4F1C">
        <w:rPr>
          <w:rFonts w:ascii="David" w:hAnsi="David" w:cs="David"/>
          <w:b/>
          <w:bCs/>
          <w:i/>
          <w:sz w:val="24"/>
          <w:szCs w:val="24"/>
          <w:rtl/>
        </w:rPr>
        <w:t>.</w:t>
      </w:r>
    </w:p>
    <w:p w14:paraId="33592799"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שעקב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נגרם</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מנת</w:t>
      </w:r>
      <w:r w:rsidRPr="00EF4F1C">
        <w:rPr>
          <w:rFonts w:ascii="David" w:hAnsi="David" w:cs="David"/>
          <w:b/>
          <w:bCs/>
          <w:i/>
          <w:sz w:val="24"/>
          <w:szCs w:val="24"/>
          <w:rtl/>
        </w:rPr>
        <w:t xml:space="preserve"> </w:t>
      </w:r>
      <w:r w:rsidRPr="00EF4F1C">
        <w:rPr>
          <w:rFonts w:ascii="David" w:hAnsi="David" w:cs="David" w:hint="eastAsia"/>
          <w:b/>
          <w:bCs/>
          <w:i/>
          <w:sz w:val="24"/>
          <w:szCs w:val="24"/>
          <w:rtl/>
        </w:rPr>
        <w:t>להשיב</w:t>
      </w:r>
      <w:r w:rsidRPr="00EF4F1C">
        <w:rPr>
          <w:rFonts w:ascii="David" w:hAnsi="David" w:cs="David"/>
          <w:b/>
          <w:bCs/>
          <w:i/>
          <w:sz w:val="24"/>
          <w:szCs w:val="24"/>
          <w:rtl/>
        </w:rPr>
        <w:t xml:space="preserve"> </w:t>
      </w:r>
      <w:r w:rsidRPr="00EF4F1C">
        <w:rPr>
          <w:rFonts w:ascii="David" w:hAnsi="David" w:cs="David" w:hint="eastAsia"/>
          <w:b/>
          <w:bCs/>
          <w:i/>
          <w:sz w:val="24"/>
          <w:szCs w:val="24"/>
          <w:rtl/>
        </w:rPr>
        <w:t>המצב</w:t>
      </w:r>
      <w:r w:rsidRPr="00EF4F1C">
        <w:rPr>
          <w:rFonts w:ascii="David" w:hAnsi="David" w:cs="David"/>
          <w:b/>
          <w:bCs/>
          <w:i/>
          <w:sz w:val="24"/>
          <w:szCs w:val="24"/>
          <w:rtl/>
        </w:rPr>
        <w:t xml:space="preserve"> </w:t>
      </w:r>
      <w:r w:rsidRPr="00EF4F1C">
        <w:rPr>
          <w:rFonts w:ascii="David" w:hAnsi="David" w:cs="David" w:hint="eastAsia"/>
          <w:b/>
          <w:bCs/>
          <w:i/>
          <w:sz w:val="24"/>
          <w:szCs w:val="24"/>
          <w:rtl/>
        </w:rPr>
        <w:t>לקדמותו</w:t>
      </w:r>
      <w:r w:rsidRPr="00EF4F1C">
        <w:rPr>
          <w:rFonts w:ascii="David" w:hAnsi="David" w:cs="David"/>
          <w:b/>
          <w:bCs/>
          <w:i/>
          <w:sz w:val="24"/>
          <w:szCs w:val="24"/>
          <w:rtl/>
        </w:rPr>
        <w:t xml:space="preserve"> </w:t>
      </w:r>
      <w:r w:rsidRPr="00EF4F1C">
        <w:rPr>
          <w:rFonts w:ascii="David" w:hAnsi="David" w:cs="David" w:hint="eastAsia"/>
          <w:b/>
          <w:bCs/>
          <w:i/>
          <w:sz w:val="24"/>
          <w:szCs w:val="24"/>
          <w:rtl/>
        </w:rPr>
        <w:t>ולפצות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והכול</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7E50F63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החובות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המוטלות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ולגבי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ואחריות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אליהם</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ביצועם</w:t>
      </w:r>
      <w:r w:rsidRPr="00EF4F1C">
        <w:rPr>
          <w:rFonts w:ascii="David" w:hAnsi="David" w:cs="David"/>
          <w:b/>
          <w:bCs/>
          <w:i/>
          <w:sz w:val="24"/>
          <w:szCs w:val="24"/>
          <w:rtl/>
        </w:rPr>
        <w:t>.</w:t>
      </w:r>
    </w:p>
    <w:p w14:paraId="03038451"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יחול</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במסגרת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15.3 </w:t>
      </w:r>
      <w:r w:rsidRPr="00EF4F1C">
        <w:rPr>
          <w:rFonts w:ascii="David" w:hAnsi="David" w:cs="David" w:hint="eastAsia"/>
          <w:b/>
          <w:bCs/>
          <w:i/>
          <w:sz w:val="24"/>
          <w:szCs w:val="24"/>
          <w:rtl/>
        </w:rPr>
        <w:t>ו</w:t>
      </w:r>
      <w:r w:rsidRPr="00EF4F1C">
        <w:rPr>
          <w:rFonts w:ascii="David" w:hAnsi="David" w:cs="David"/>
          <w:b/>
          <w:bCs/>
          <w:i/>
          <w:sz w:val="24"/>
          <w:szCs w:val="24"/>
          <w:rtl/>
        </w:rPr>
        <w:t xml:space="preserve">- 15.6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38F7B82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מה</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28 </w:t>
      </w:r>
      <w:r w:rsidRPr="00EF4F1C">
        <w:rPr>
          <w:rFonts w:ascii="David" w:hAnsi="David" w:cs="David" w:hint="eastAsia"/>
          <w:b/>
          <w:bCs/>
          <w:i/>
          <w:sz w:val="24"/>
          <w:szCs w:val="24"/>
          <w:rtl/>
        </w:rPr>
        <w:t>יבוצע</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שתגרם</w:t>
      </w:r>
      <w:r w:rsidRPr="00EF4F1C">
        <w:rPr>
          <w:rFonts w:ascii="David" w:hAnsi="David" w:cs="David"/>
          <w:b/>
          <w:bCs/>
          <w:i/>
          <w:sz w:val="24"/>
          <w:szCs w:val="24"/>
          <w:rtl/>
        </w:rPr>
        <w:t xml:space="preserve"> </w:t>
      </w:r>
      <w:r w:rsidRPr="00EF4F1C">
        <w:rPr>
          <w:rFonts w:ascii="David" w:hAnsi="David" w:cs="David" w:hint="eastAsia"/>
          <w:b/>
          <w:bCs/>
          <w:i/>
          <w:sz w:val="24"/>
          <w:szCs w:val="24"/>
          <w:rtl/>
        </w:rPr>
        <w:t>הפרעה</w:t>
      </w:r>
      <w:r w:rsidRPr="00EF4F1C">
        <w:rPr>
          <w:rFonts w:ascii="David" w:hAnsi="David" w:cs="David"/>
          <w:b/>
          <w:bCs/>
          <w:i/>
          <w:sz w:val="24"/>
          <w:szCs w:val="24"/>
          <w:rtl/>
        </w:rPr>
        <w:t xml:space="preserve"> </w:t>
      </w:r>
      <w:r w:rsidRPr="00EF4F1C">
        <w:rPr>
          <w:rFonts w:ascii="David" w:hAnsi="David" w:cs="David" w:hint="eastAsia"/>
          <w:b/>
          <w:bCs/>
          <w:i/>
          <w:sz w:val="24"/>
          <w:szCs w:val="24"/>
          <w:rtl/>
        </w:rPr>
        <w:t>מינימאלית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ולרוכשים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בתאום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רצון</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 </w:t>
      </w:r>
      <w:r w:rsidRPr="00EF4F1C">
        <w:rPr>
          <w:rFonts w:ascii="David" w:hAnsi="David" w:cs="David" w:hint="eastAsia"/>
          <w:b/>
          <w:bCs/>
          <w:i/>
          <w:sz w:val="24"/>
          <w:szCs w:val="24"/>
          <w:rtl/>
        </w:rPr>
        <w:t>יחליט</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126131ED"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לשאת</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עשה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סיבה</w:t>
      </w:r>
      <w:r w:rsidRPr="00EF4F1C">
        <w:rPr>
          <w:rFonts w:ascii="David" w:hAnsi="David" w:cs="David"/>
          <w:b/>
          <w:bCs/>
          <w:i/>
          <w:sz w:val="24"/>
          <w:szCs w:val="24"/>
          <w:rtl/>
        </w:rPr>
        <w:t xml:space="preserve"> </w:t>
      </w:r>
      <w:r w:rsidRPr="00EF4F1C">
        <w:rPr>
          <w:rFonts w:ascii="David" w:hAnsi="David" w:cs="David" w:hint="eastAsia"/>
          <w:b/>
          <w:bCs/>
          <w:i/>
          <w:sz w:val="24"/>
          <w:szCs w:val="24"/>
          <w:rtl/>
        </w:rPr>
        <w:t>שהיא</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השאר</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יכולתו</w:t>
      </w:r>
      <w:r w:rsidRPr="00EF4F1C">
        <w:rPr>
          <w:rFonts w:ascii="David" w:hAnsi="David" w:cs="David"/>
          <w:b/>
          <w:bCs/>
          <w:i/>
          <w:sz w:val="24"/>
          <w:szCs w:val="24"/>
          <w:rtl/>
        </w:rPr>
        <w:t xml:space="preserve"> </w:t>
      </w:r>
      <w:r w:rsidRPr="00EF4F1C">
        <w:rPr>
          <w:rFonts w:ascii="David" w:hAnsi="David" w:cs="David" w:hint="eastAsia"/>
          <w:b/>
          <w:bCs/>
          <w:i/>
          <w:sz w:val="24"/>
          <w:szCs w:val="24"/>
          <w:rtl/>
        </w:rPr>
        <w:t>הכלכלית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כניסתו</w:t>
      </w:r>
      <w:r w:rsidRPr="00EF4F1C">
        <w:rPr>
          <w:rFonts w:ascii="David" w:hAnsi="David" w:cs="David"/>
          <w:b/>
          <w:bCs/>
          <w:i/>
          <w:sz w:val="24"/>
          <w:szCs w:val="24"/>
          <w:rtl/>
        </w:rPr>
        <w:t xml:space="preserve"> </w:t>
      </w:r>
      <w:r w:rsidRPr="00EF4F1C">
        <w:rPr>
          <w:rFonts w:ascii="David" w:hAnsi="David" w:cs="David" w:hint="eastAsia"/>
          <w:b/>
          <w:bCs/>
          <w:i/>
          <w:sz w:val="24"/>
          <w:szCs w:val="24"/>
          <w:rtl/>
        </w:rPr>
        <w:t>להליכי</w:t>
      </w:r>
      <w:r w:rsidRPr="00EF4F1C">
        <w:rPr>
          <w:rFonts w:ascii="David" w:hAnsi="David" w:cs="David"/>
          <w:b/>
          <w:bCs/>
          <w:i/>
          <w:sz w:val="24"/>
          <w:szCs w:val="24"/>
          <w:rtl/>
        </w:rPr>
        <w:t xml:space="preserve"> </w:t>
      </w:r>
      <w:r w:rsidRPr="00EF4F1C">
        <w:rPr>
          <w:rFonts w:ascii="David" w:hAnsi="David" w:cs="David" w:hint="eastAsia"/>
          <w:b/>
          <w:bCs/>
          <w:i/>
          <w:sz w:val="24"/>
          <w:szCs w:val="24"/>
          <w:rtl/>
        </w:rPr>
        <w:t>פירוק</w:t>
      </w:r>
      <w:r w:rsidRPr="00EF4F1C">
        <w:rPr>
          <w:rFonts w:ascii="David" w:hAnsi="David" w:cs="David"/>
          <w:b/>
          <w:bCs/>
          <w:i/>
          <w:sz w:val="24"/>
          <w:szCs w:val="24"/>
          <w:rtl/>
        </w:rPr>
        <w:t xml:space="preserve">, </w:t>
      </w:r>
      <w:r w:rsidRPr="00EF4F1C">
        <w:rPr>
          <w:rFonts w:ascii="David" w:hAnsi="David" w:cs="David" w:hint="eastAsia"/>
          <w:b/>
          <w:bCs/>
          <w:i/>
          <w:sz w:val="24"/>
          <w:szCs w:val="24"/>
          <w:rtl/>
        </w:rPr>
        <w:t>כינוס</w:t>
      </w:r>
      <w:r w:rsidRPr="00EF4F1C">
        <w:rPr>
          <w:rFonts w:ascii="David" w:hAnsi="David" w:cs="David"/>
          <w:b/>
          <w:bCs/>
          <w:i/>
          <w:sz w:val="24"/>
          <w:szCs w:val="24"/>
          <w:rtl/>
        </w:rPr>
        <w:t xml:space="preserve">, </w:t>
      </w:r>
      <w:r w:rsidRPr="00EF4F1C">
        <w:rPr>
          <w:rFonts w:ascii="David" w:hAnsi="David" w:cs="David" w:hint="eastAsia"/>
          <w:b/>
          <w:bCs/>
          <w:i/>
          <w:sz w:val="24"/>
          <w:szCs w:val="24"/>
          <w:rtl/>
        </w:rPr>
        <w:t>הקפאה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הליך</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הפוגע</w:t>
      </w:r>
      <w:r w:rsidRPr="00EF4F1C">
        <w:rPr>
          <w:rFonts w:ascii="David" w:hAnsi="David" w:cs="David"/>
          <w:b/>
          <w:bCs/>
          <w:i/>
          <w:sz w:val="24"/>
          <w:szCs w:val="24"/>
          <w:rtl/>
        </w:rPr>
        <w:t xml:space="preserve"> </w:t>
      </w:r>
      <w:r w:rsidRPr="00EF4F1C">
        <w:rPr>
          <w:rFonts w:ascii="David" w:hAnsi="David" w:cs="David" w:hint="eastAsia"/>
          <w:b/>
          <w:bCs/>
          <w:i/>
          <w:sz w:val="24"/>
          <w:szCs w:val="24"/>
          <w:rtl/>
        </w:rPr>
        <w:t>בכושרו</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חיוביו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ישלם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בנוסף</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סעד</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הקבוע</w:t>
      </w:r>
      <w:r w:rsidRPr="00EF4F1C">
        <w:rPr>
          <w:rFonts w:ascii="David" w:hAnsi="David" w:cs="David"/>
          <w:b/>
          <w:bCs/>
          <w:i/>
          <w:sz w:val="24"/>
          <w:szCs w:val="24"/>
          <w:rtl/>
        </w:rPr>
        <w:t xml:space="preserve"> </w:t>
      </w:r>
      <w:r w:rsidRPr="00EF4F1C">
        <w:rPr>
          <w:rFonts w:ascii="David" w:hAnsi="David" w:cs="David" w:hint="eastAsia"/>
          <w:b/>
          <w:bCs/>
          <w:i/>
          <w:sz w:val="24"/>
          <w:szCs w:val="24"/>
          <w:rtl/>
        </w:rPr>
        <w:t>בנספח</w:t>
      </w:r>
      <w:r w:rsidRPr="00EF4F1C">
        <w:rPr>
          <w:rFonts w:ascii="David" w:hAnsi="David" w:cs="David"/>
          <w:b/>
          <w:bCs/>
          <w:i/>
          <w:sz w:val="24"/>
          <w:szCs w:val="24"/>
          <w:rtl/>
        </w:rPr>
        <w:t xml:space="preserve"> 3.1.1 </w:t>
      </w:r>
      <w:r w:rsidRPr="00EF4F1C">
        <w:rPr>
          <w:rFonts w:ascii="David" w:hAnsi="David" w:cs="David" w:hint="eastAsia"/>
          <w:b/>
          <w:bCs/>
          <w:i/>
          <w:sz w:val="24"/>
          <w:szCs w:val="24"/>
          <w:rtl/>
        </w:rPr>
        <w:t>בהקשר</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יחידת</w:t>
      </w:r>
      <w:r w:rsidRPr="00EF4F1C">
        <w:rPr>
          <w:rFonts w:ascii="David" w:hAnsi="David" w:cs="David"/>
          <w:b/>
          <w:bCs/>
          <w:i/>
          <w:sz w:val="24"/>
          <w:szCs w:val="24"/>
          <w:rtl/>
        </w:rPr>
        <w:t xml:space="preserve"> </w:t>
      </w:r>
      <w:r w:rsidRPr="00EF4F1C">
        <w:rPr>
          <w:rFonts w:ascii="David" w:hAnsi="David" w:cs="David" w:hint="eastAsia"/>
          <w:b/>
          <w:bCs/>
          <w:i/>
          <w:sz w:val="24"/>
          <w:szCs w:val="24"/>
          <w:rtl/>
        </w:rPr>
        <w:t>דיור</w:t>
      </w:r>
      <w:r w:rsidRPr="00EF4F1C">
        <w:rPr>
          <w:rFonts w:ascii="David" w:hAnsi="David" w:cs="David"/>
          <w:b/>
          <w:bCs/>
          <w:i/>
          <w:sz w:val="24"/>
          <w:szCs w:val="24"/>
          <w:rtl/>
        </w:rPr>
        <w:t xml:space="preserve"> </w:t>
      </w:r>
      <w:r w:rsidRPr="00EF4F1C">
        <w:rPr>
          <w:rFonts w:ascii="David" w:hAnsi="David" w:cs="David" w:hint="eastAsia"/>
          <w:b/>
          <w:bCs/>
          <w:i/>
          <w:sz w:val="24"/>
          <w:szCs w:val="24"/>
          <w:rtl/>
        </w:rPr>
        <w:t>בפרויקט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שנכללה</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p>
    <w:p w14:paraId="35C51595" w14:textId="77777777" w:rsidR="00EF4F1C" w:rsidRPr="00EF4F1C" w:rsidRDefault="00EF4F1C" w:rsidP="00A11D74">
      <w:p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וניתנה</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 xml:space="preserve">, </w:t>
      </w:r>
      <w:r w:rsidRPr="00EF4F1C">
        <w:rPr>
          <w:rFonts w:ascii="David" w:hAnsi="David" w:cs="David" w:hint="eastAsia"/>
          <w:b/>
          <w:bCs/>
          <w:i/>
          <w:sz w:val="24"/>
          <w:szCs w:val="24"/>
          <w:rtl/>
        </w:rPr>
        <w:t>עיכוב</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יחושב</w:t>
      </w:r>
      <w:r w:rsidRPr="00EF4F1C">
        <w:rPr>
          <w:rFonts w:ascii="David" w:hAnsi="David" w:cs="David" w:hint="cs"/>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השער</w:t>
      </w:r>
      <w:r w:rsidRPr="00EF4F1C">
        <w:rPr>
          <w:rFonts w:ascii="David" w:hAnsi="David" w:cs="David"/>
          <w:b/>
          <w:bCs/>
          <w:i/>
          <w:sz w:val="24"/>
          <w:szCs w:val="24"/>
          <w:rtl/>
        </w:rPr>
        <w:t xml:space="preserve"> </w:t>
      </w:r>
      <w:r w:rsidRPr="00EF4F1C">
        <w:rPr>
          <w:rFonts w:ascii="David" w:hAnsi="David" w:cs="David" w:hint="eastAsia"/>
          <w:b/>
          <w:bCs/>
          <w:i/>
          <w:sz w:val="24"/>
          <w:szCs w:val="24"/>
          <w:rtl/>
        </w:rPr>
        <w:t>היציג</w:t>
      </w:r>
      <w:r w:rsidRPr="00EF4F1C">
        <w:rPr>
          <w:rFonts w:ascii="David" w:hAnsi="David" w:cs="David"/>
          <w:b/>
          <w:bCs/>
          <w:i/>
          <w:sz w:val="24"/>
          <w:szCs w:val="24"/>
          <w:rtl/>
        </w:rPr>
        <w:t xml:space="preserve"> </w:t>
      </w:r>
      <w:r w:rsidRPr="00EF4F1C">
        <w:rPr>
          <w:rFonts w:ascii="David" w:hAnsi="David" w:cs="David" w:hint="eastAsia"/>
          <w:b/>
          <w:bCs/>
          <w:i/>
          <w:sz w:val="24"/>
          <w:szCs w:val="24"/>
          <w:rtl/>
        </w:rPr>
        <w:t>הידוע</w:t>
      </w:r>
      <w:r w:rsidRPr="00EF4F1C">
        <w:rPr>
          <w:rFonts w:ascii="David" w:hAnsi="David" w:cs="David"/>
          <w:b/>
          <w:bCs/>
          <w:i/>
          <w:sz w:val="24"/>
          <w:szCs w:val="24"/>
          <w:rtl/>
        </w:rPr>
        <w:t xml:space="preserve"> </w:t>
      </w:r>
      <w:r w:rsidRPr="00EF4F1C">
        <w:rPr>
          <w:rFonts w:ascii="David" w:hAnsi="David" w:cs="David" w:hint="eastAsia"/>
          <w:b/>
          <w:bCs/>
          <w:i/>
          <w:sz w:val="24"/>
          <w:szCs w:val="24"/>
          <w:rtl/>
        </w:rPr>
        <w:t>ביום</w:t>
      </w:r>
      <w:r w:rsidRPr="00EF4F1C">
        <w:rPr>
          <w:rFonts w:ascii="David" w:hAnsi="David" w:cs="David"/>
          <w:b/>
          <w:bCs/>
          <w:i/>
          <w:sz w:val="24"/>
          <w:szCs w:val="24"/>
          <w:rtl/>
        </w:rPr>
        <w:t xml:space="preserve"> </w:t>
      </w:r>
      <w:r w:rsidRPr="00EF4F1C">
        <w:rPr>
          <w:rFonts w:ascii="David" w:hAnsi="David" w:cs="David" w:hint="eastAsia"/>
          <w:b/>
          <w:bCs/>
          <w:i/>
          <w:sz w:val="24"/>
          <w:szCs w:val="24"/>
          <w:rtl/>
        </w:rPr>
        <w:t>ההודעה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p>
    <w:p w14:paraId="64D9CFB7"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הזכויות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בפרויקט</w:t>
      </w:r>
    </w:p>
    <w:p w14:paraId="1302907A"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למען</w:t>
      </w:r>
      <w:r w:rsidRPr="00EF4F1C">
        <w:rPr>
          <w:rFonts w:ascii="David" w:hAnsi="David" w:cs="David"/>
          <w:b/>
          <w:bCs/>
          <w:i/>
          <w:sz w:val="24"/>
          <w:szCs w:val="24"/>
          <w:rtl/>
        </w:rPr>
        <w:t xml:space="preserve"> </w:t>
      </w:r>
      <w:r w:rsidRPr="00EF4F1C">
        <w:rPr>
          <w:rFonts w:ascii="David" w:hAnsi="David" w:cs="David" w:hint="eastAsia"/>
          <w:b/>
          <w:bCs/>
          <w:i/>
          <w:sz w:val="24"/>
          <w:szCs w:val="24"/>
          <w:rtl/>
        </w:rPr>
        <w:t>הסר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ספק</w:t>
      </w:r>
      <w:r w:rsidRPr="00EF4F1C">
        <w:rPr>
          <w:rFonts w:ascii="David" w:hAnsi="David" w:cs="David"/>
          <w:b/>
          <w:bCs/>
          <w:i/>
          <w:sz w:val="24"/>
          <w:szCs w:val="24"/>
          <w:rtl/>
        </w:rPr>
        <w:t xml:space="preserve">, </w:t>
      </w:r>
      <w:r w:rsidRPr="00EF4F1C">
        <w:rPr>
          <w:rFonts w:ascii="David" w:hAnsi="David" w:cs="David" w:hint="eastAsia"/>
          <w:b/>
          <w:bCs/>
          <w:i/>
          <w:sz w:val="24"/>
          <w:szCs w:val="24"/>
          <w:rtl/>
        </w:rPr>
        <w:t>מוצהר</w:t>
      </w:r>
      <w:r w:rsidRPr="00EF4F1C">
        <w:rPr>
          <w:rFonts w:ascii="David" w:hAnsi="David" w:cs="David"/>
          <w:b/>
          <w:bCs/>
          <w:i/>
          <w:sz w:val="24"/>
          <w:szCs w:val="24"/>
          <w:rtl/>
        </w:rPr>
        <w:t xml:space="preserve"> </w:t>
      </w:r>
      <w:r w:rsidRPr="00EF4F1C">
        <w:rPr>
          <w:rFonts w:ascii="David" w:hAnsi="David" w:cs="David" w:hint="eastAsia"/>
          <w:b/>
          <w:bCs/>
          <w:i/>
          <w:sz w:val="24"/>
          <w:szCs w:val="24"/>
          <w:rtl/>
        </w:rPr>
        <w:t>ומוסכם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תהיינה</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סוג</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עיכבון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במקרקעי</w:t>
      </w:r>
      <w:r w:rsidRPr="00EF4F1C">
        <w:rPr>
          <w:rFonts w:ascii="David" w:hAnsi="David" w:cs="David"/>
          <w:b/>
          <w:bCs/>
          <w:i/>
          <w:sz w:val="24"/>
          <w:szCs w:val="24"/>
          <w:rtl/>
        </w:rPr>
        <w:t xml:space="preserve"> </w:t>
      </w:r>
      <w:r w:rsidRPr="00EF4F1C">
        <w:rPr>
          <w:rFonts w:ascii="David" w:hAnsi="David" w:cs="David" w:hint="eastAsia"/>
          <w:b/>
          <w:bCs/>
          <w:i/>
          <w:sz w:val="24"/>
          <w:szCs w:val="24"/>
          <w:rtl/>
        </w:rPr>
        <w:t>הפרויקט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מכח</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רק</w:t>
      </w:r>
      <w:r w:rsidRPr="00EF4F1C">
        <w:rPr>
          <w:rFonts w:ascii="David" w:hAnsi="David" w:cs="David"/>
          <w:b/>
          <w:bCs/>
          <w:i/>
          <w:sz w:val="24"/>
          <w:szCs w:val="24"/>
          <w:rtl/>
        </w:rPr>
        <w:t xml:space="preserve"> </w:t>
      </w:r>
      <w:r w:rsidRPr="00EF4F1C">
        <w:rPr>
          <w:rFonts w:ascii="David" w:hAnsi="David" w:cs="David" w:hint="eastAsia"/>
          <w:b/>
          <w:bCs/>
          <w:i/>
          <w:sz w:val="24"/>
          <w:szCs w:val="24"/>
          <w:rtl/>
        </w:rPr>
        <w:t>בדירות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משרדים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מתקנים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חדרי</w:t>
      </w:r>
      <w:r w:rsidRPr="00EF4F1C">
        <w:rPr>
          <w:rFonts w:ascii="David" w:hAnsi="David" w:cs="David"/>
          <w:b/>
          <w:bCs/>
          <w:i/>
          <w:sz w:val="24"/>
          <w:szCs w:val="24"/>
          <w:rtl/>
        </w:rPr>
        <w:t xml:space="preserve"> </w:t>
      </w:r>
      <w:r w:rsidRPr="00EF4F1C">
        <w:rPr>
          <w:rFonts w:ascii="David" w:hAnsi="David" w:cs="David" w:hint="eastAsia"/>
          <w:b/>
          <w:bCs/>
          <w:i/>
          <w:sz w:val="24"/>
          <w:szCs w:val="24"/>
          <w:rtl/>
        </w:rPr>
        <w:t>טרנספורמציה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תקשורת</w:t>
      </w:r>
      <w:r w:rsidRPr="00EF4F1C">
        <w:rPr>
          <w:rFonts w:ascii="David" w:hAnsi="David" w:cs="David"/>
          <w:b/>
          <w:bCs/>
          <w:i/>
          <w:sz w:val="24"/>
          <w:szCs w:val="24"/>
          <w:rtl/>
        </w:rPr>
        <w:t xml:space="preserve"> </w:t>
      </w:r>
      <w:r w:rsidRPr="00EF4F1C">
        <w:rPr>
          <w:rFonts w:ascii="David" w:hAnsi="David" w:cs="David" w:hint="eastAsia"/>
          <w:b/>
          <w:bCs/>
          <w:i/>
          <w:sz w:val="24"/>
          <w:szCs w:val="24"/>
          <w:rtl/>
        </w:rPr>
        <w:t>שיקים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יבנה</w:t>
      </w:r>
      <w:r w:rsidRPr="00EF4F1C">
        <w:rPr>
          <w:rFonts w:ascii="David" w:hAnsi="David" w:cs="David"/>
          <w:b/>
          <w:bCs/>
          <w:i/>
          <w:sz w:val="24"/>
          <w:szCs w:val="24"/>
          <w:rtl/>
        </w:rPr>
        <w:t xml:space="preserve"> </w:t>
      </w:r>
      <w:r w:rsidRPr="00EF4F1C">
        <w:rPr>
          <w:rFonts w:ascii="David" w:hAnsi="David" w:cs="David" w:hint="eastAsia"/>
          <w:b/>
          <w:bCs/>
          <w:i/>
          <w:sz w:val="24"/>
          <w:szCs w:val="24"/>
          <w:rtl/>
        </w:rPr>
        <w:t>בפרויקט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זכות</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כספים</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מכירתם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השכרתם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עשיית</w:t>
      </w:r>
      <w:r w:rsidRPr="00EF4F1C">
        <w:rPr>
          <w:rFonts w:ascii="David" w:hAnsi="David" w:cs="David"/>
          <w:b/>
          <w:bCs/>
          <w:i/>
          <w:sz w:val="24"/>
          <w:szCs w:val="24"/>
          <w:rtl/>
        </w:rPr>
        <w:t xml:space="preserve"> </w:t>
      </w:r>
      <w:r w:rsidRPr="00EF4F1C">
        <w:rPr>
          <w:rFonts w:ascii="David" w:hAnsi="David" w:cs="David" w:hint="eastAsia"/>
          <w:b/>
          <w:bCs/>
          <w:i/>
          <w:sz w:val="24"/>
          <w:szCs w:val="24"/>
          <w:rtl/>
        </w:rPr>
        <w:t>עסקה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צד</w:t>
      </w:r>
      <w:r w:rsidRPr="00EF4F1C">
        <w:rPr>
          <w:rFonts w:ascii="David" w:hAnsi="David" w:cs="David"/>
          <w:b/>
          <w:bCs/>
          <w:i/>
          <w:sz w:val="24"/>
          <w:szCs w:val="24"/>
          <w:rtl/>
        </w:rPr>
        <w:t xml:space="preserve"> </w:t>
      </w:r>
      <w:r w:rsidRPr="00EF4F1C">
        <w:rPr>
          <w:rFonts w:ascii="David" w:hAnsi="David" w:cs="David" w:hint="eastAsia"/>
          <w:b/>
          <w:bCs/>
          <w:i/>
          <w:sz w:val="24"/>
          <w:szCs w:val="24"/>
          <w:rtl/>
        </w:rPr>
        <w:t>ג</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w:t>
      </w:r>
    </w:p>
    <w:p w14:paraId="646D487F"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במידה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יחדל</w:t>
      </w:r>
      <w:r w:rsidRPr="00EF4F1C">
        <w:rPr>
          <w:rFonts w:ascii="David" w:hAnsi="David" w:cs="David"/>
          <w:b/>
          <w:bCs/>
          <w:sz w:val="24"/>
          <w:szCs w:val="24"/>
          <w:rtl/>
        </w:rPr>
        <w:t xml:space="preserve"> </w:t>
      </w:r>
      <w:r w:rsidRPr="00EF4F1C">
        <w:rPr>
          <w:rFonts w:ascii="David" w:hAnsi="David" w:cs="David" w:hint="eastAsia"/>
          <w:b/>
          <w:bCs/>
          <w:sz w:val="24"/>
          <w:szCs w:val="24"/>
          <w:rtl/>
        </w:rPr>
        <w:t>מלהיות</w:t>
      </w:r>
      <w:r w:rsidRPr="00EF4F1C">
        <w:rPr>
          <w:rFonts w:ascii="David" w:hAnsi="David" w:cs="David"/>
          <w:b/>
          <w:bCs/>
          <w:sz w:val="24"/>
          <w:szCs w:val="24"/>
          <w:rtl/>
        </w:rPr>
        <w:t xml:space="preserve"> </w:t>
      </w:r>
      <w:r w:rsidRPr="00EF4F1C">
        <w:rPr>
          <w:rFonts w:ascii="David" w:hAnsi="David" w:cs="David" w:hint="eastAsia"/>
          <w:b/>
          <w:bCs/>
          <w:sz w:val="24"/>
          <w:szCs w:val="24"/>
          <w:rtl/>
        </w:rPr>
        <w:t>חברת</w:t>
      </w:r>
      <w:r w:rsidRPr="00EF4F1C">
        <w:rPr>
          <w:rFonts w:ascii="David" w:hAnsi="David" w:cs="David"/>
          <w:b/>
          <w:bCs/>
          <w:sz w:val="24"/>
          <w:szCs w:val="24"/>
          <w:rtl/>
        </w:rPr>
        <w:t xml:space="preserve"> </w:t>
      </w:r>
      <w:r w:rsidRPr="00EF4F1C">
        <w:rPr>
          <w:rFonts w:ascii="David" w:hAnsi="David" w:cs="David" w:hint="eastAsia"/>
          <w:b/>
          <w:bCs/>
          <w:sz w:val="24"/>
          <w:szCs w:val="24"/>
          <w:rtl/>
        </w:rPr>
        <w:t>האם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תשתנה</w:t>
      </w:r>
      <w:r w:rsidRPr="00EF4F1C">
        <w:rPr>
          <w:rFonts w:ascii="David" w:hAnsi="David" w:cs="David"/>
          <w:b/>
          <w:bCs/>
          <w:sz w:val="24"/>
          <w:szCs w:val="24"/>
          <w:rtl/>
        </w:rPr>
        <w:t xml:space="preserve"> </w:t>
      </w:r>
      <w:r w:rsidRPr="00EF4F1C">
        <w:rPr>
          <w:rFonts w:ascii="David" w:hAnsi="David" w:cs="David" w:hint="eastAsia"/>
          <w:b/>
          <w:bCs/>
          <w:sz w:val="24"/>
          <w:szCs w:val="24"/>
          <w:rtl/>
        </w:rPr>
        <w:t>אחזקותיו</w:t>
      </w:r>
      <w:r w:rsidRPr="00EF4F1C">
        <w:rPr>
          <w:rFonts w:ascii="David" w:hAnsi="David" w:cs="David"/>
          <w:b/>
          <w:bCs/>
          <w:sz w:val="24"/>
          <w:szCs w:val="24"/>
          <w:rtl/>
        </w:rPr>
        <w:t xml:space="preserve"> </w:t>
      </w:r>
      <w:r w:rsidRPr="00EF4F1C">
        <w:rPr>
          <w:rFonts w:ascii="David" w:hAnsi="David" w:cs="David" w:hint="eastAsia"/>
          <w:b/>
          <w:bCs/>
          <w:sz w:val="24"/>
          <w:szCs w:val="24"/>
          <w:rtl/>
        </w:rPr>
        <w:t>באפריקה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שיחדל</w:t>
      </w:r>
      <w:r w:rsidRPr="00EF4F1C">
        <w:rPr>
          <w:rFonts w:ascii="David" w:hAnsi="David" w:cs="David"/>
          <w:b/>
          <w:bCs/>
          <w:sz w:val="24"/>
          <w:szCs w:val="24"/>
          <w:rtl/>
        </w:rPr>
        <w:t xml:space="preserve"> </w:t>
      </w:r>
      <w:r w:rsidRPr="00EF4F1C">
        <w:rPr>
          <w:rFonts w:ascii="David" w:hAnsi="David" w:cs="David" w:hint="eastAsia"/>
          <w:b/>
          <w:bCs/>
          <w:sz w:val="24"/>
          <w:szCs w:val="24"/>
          <w:rtl/>
        </w:rPr>
        <w:t>מלהיות</w:t>
      </w:r>
      <w:r w:rsidRPr="00EF4F1C">
        <w:rPr>
          <w:rFonts w:ascii="David" w:hAnsi="David" w:cs="David"/>
          <w:b/>
          <w:bCs/>
          <w:sz w:val="24"/>
          <w:szCs w:val="24"/>
          <w:rtl/>
        </w:rPr>
        <w:t xml:space="preserve"> </w:t>
      </w:r>
      <w:r w:rsidRPr="00EF4F1C">
        <w:rPr>
          <w:rFonts w:ascii="David" w:hAnsi="David" w:cs="David" w:hint="eastAsia"/>
          <w:b/>
          <w:bCs/>
          <w:sz w:val="24"/>
          <w:szCs w:val="24"/>
          <w:rtl/>
        </w:rPr>
        <w:t>בעל</w:t>
      </w:r>
      <w:r w:rsidRPr="00EF4F1C">
        <w:rPr>
          <w:rFonts w:ascii="David" w:hAnsi="David" w:cs="David"/>
          <w:b/>
          <w:bCs/>
          <w:sz w:val="24"/>
          <w:szCs w:val="24"/>
          <w:rtl/>
        </w:rPr>
        <w:t xml:space="preserve"> </w:t>
      </w:r>
      <w:r w:rsidRPr="00EF4F1C">
        <w:rPr>
          <w:rFonts w:ascii="David" w:hAnsi="David" w:cs="David" w:hint="eastAsia"/>
          <w:b/>
          <w:bCs/>
          <w:sz w:val="24"/>
          <w:szCs w:val="24"/>
          <w:rtl/>
        </w:rPr>
        <w:t>שליטה</w:t>
      </w:r>
      <w:r w:rsidRPr="00EF4F1C">
        <w:rPr>
          <w:rFonts w:ascii="David" w:hAnsi="David" w:cs="David"/>
          <w:b/>
          <w:bCs/>
          <w:sz w:val="24"/>
          <w:szCs w:val="24"/>
          <w:rtl/>
        </w:rPr>
        <w:t xml:space="preserve"> </w:t>
      </w:r>
      <w:r w:rsidRPr="00EF4F1C">
        <w:rPr>
          <w:rFonts w:ascii="David" w:hAnsi="David" w:cs="David" w:hint="eastAsia"/>
          <w:b/>
          <w:bCs/>
          <w:sz w:val="24"/>
          <w:szCs w:val="24"/>
          <w:rtl/>
        </w:rPr>
        <w:t>במזמין</w:t>
      </w:r>
      <w:r w:rsidRPr="00EF4F1C">
        <w:rPr>
          <w:rFonts w:ascii="David" w:hAnsi="David" w:cs="David"/>
          <w:b/>
          <w:bCs/>
          <w:sz w:val="24"/>
          <w:szCs w:val="24"/>
          <w:rtl/>
        </w:rPr>
        <w:t xml:space="preserve"> </w:t>
      </w:r>
      <w:r w:rsidRPr="00EF4F1C">
        <w:rPr>
          <w:rFonts w:ascii="David" w:hAnsi="David" w:cs="David" w:hint="eastAsia"/>
          <w:b/>
          <w:bCs/>
          <w:sz w:val="24"/>
          <w:szCs w:val="24"/>
          <w:rtl/>
        </w:rPr>
        <w:t>כהגדרתו</w:t>
      </w:r>
      <w:r w:rsidRPr="00EF4F1C">
        <w:rPr>
          <w:rFonts w:ascii="David" w:hAnsi="David" w:cs="David"/>
          <w:b/>
          <w:bCs/>
          <w:sz w:val="24"/>
          <w:szCs w:val="24"/>
          <w:rtl/>
        </w:rPr>
        <w:t xml:space="preserve"> </w:t>
      </w:r>
      <w:r w:rsidRPr="00EF4F1C">
        <w:rPr>
          <w:rFonts w:ascii="David" w:hAnsi="David" w:cs="David" w:hint="eastAsia"/>
          <w:b/>
          <w:bCs/>
          <w:sz w:val="24"/>
          <w:szCs w:val="24"/>
          <w:rtl/>
        </w:rPr>
        <w:t>בחוק</w:t>
      </w:r>
      <w:r w:rsidRPr="00EF4F1C">
        <w:rPr>
          <w:rFonts w:ascii="David" w:hAnsi="David" w:cs="David"/>
          <w:b/>
          <w:bCs/>
          <w:sz w:val="24"/>
          <w:szCs w:val="24"/>
          <w:rtl/>
        </w:rPr>
        <w:t xml:space="preserve"> </w:t>
      </w:r>
      <w:r w:rsidRPr="00EF4F1C">
        <w:rPr>
          <w:rFonts w:ascii="David" w:hAnsi="David" w:cs="David" w:hint="eastAsia"/>
          <w:b/>
          <w:bCs/>
          <w:sz w:val="24"/>
          <w:szCs w:val="24"/>
          <w:rtl/>
        </w:rPr>
        <w:t>לני</w:t>
      </w:r>
      <w:r w:rsidRPr="00EF4F1C">
        <w:rPr>
          <w:rFonts w:ascii="David" w:hAnsi="David" w:cs="David"/>
          <w:b/>
          <w:bCs/>
          <w:sz w:val="24"/>
          <w:szCs w:val="24"/>
          <w:rtl/>
        </w:rPr>
        <w:t>"</w:t>
      </w:r>
      <w:r w:rsidRPr="00EF4F1C">
        <w:rPr>
          <w:rFonts w:ascii="David" w:hAnsi="David" w:cs="David" w:hint="eastAsia"/>
          <w:b/>
          <w:bCs/>
          <w:sz w:val="24"/>
          <w:szCs w:val="24"/>
          <w:rtl/>
        </w:rPr>
        <w:t>ע</w:t>
      </w:r>
      <w:r w:rsidRPr="00EF4F1C">
        <w:rPr>
          <w:rFonts w:ascii="David" w:hAnsi="David" w:cs="David"/>
          <w:b/>
          <w:bCs/>
          <w:sz w:val="24"/>
          <w:szCs w:val="24"/>
          <w:rtl/>
        </w:rPr>
        <w:t xml:space="preserve">, </w:t>
      </w:r>
      <w:r w:rsidRPr="00EF4F1C">
        <w:rPr>
          <w:rFonts w:ascii="David" w:hAnsi="David" w:cs="David" w:hint="eastAsia"/>
          <w:b/>
          <w:bCs/>
          <w:sz w:val="24"/>
          <w:szCs w:val="24"/>
          <w:rtl/>
        </w:rPr>
        <w:t>שאז</w:t>
      </w:r>
      <w:r w:rsidRPr="00EF4F1C">
        <w:rPr>
          <w:rFonts w:ascii="David" w:hAnsi="David" w:cs="David"/>
          <w:b/>
          <w:bCs/>
          <w:sz w:val="24"/>
          <w:szCs w:val="24"/>
          <w:rtl/>
        </w:rPr>
        <w:t xml:space="preserve"> </w:t>
      </w:r>
      <w:r w:rsidRPr="00EF4F1C">
        <w:rPr>
          <w:rFonts w:ascii="David" w:hAnsi="David" w:cs="David" w:hint="eastAsia"/>
          <w:b/>
          <w:bCs/>
          <w:sz w:val="24"/>
          <w:szCs w:val="24"/>
          <w:rtl/>
        </w:rPr>
        <w:t>תעמוד</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עיכבון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שאושר</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ושלא</w:t>
      </w:r>
      <w:r w:rsidRPr="00EF4F1C">
        <w:rPr>
          <w:rFonts w:ascii="David" w:hAnsi="David" w:cs="David"/>
          <w:b/>
          <w:bCs/>
          <w:sz w:val="24"/>
          <w:szCs w:val="24"/>
          <w:rtl/>
        </w:rPr>
        <w:t xml:space="preserve"> </w:t>
      </w:r>
      <w:r w:rsidRPr="00EF4F1C">
        <w:rPr>
          <w:rFonts w:ascii="David" w:hAnsi="David" w:cs="David" w:hint="eastAsia"/>
          <w:b/>
          <w:bCs/>
          <w:sz w:val="24"/>
          <w:szCs w:val="24"/>
          <w:rtl/>
        </w:rPr>
        <w:t>שולם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זכה</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התייחסות</w:t>
      </w:r>
      <w:r w:rsidRPr="00EF4F1C">
        <w:rPr>
          <w:rFonts w:ascii="David" w:hAnsi="David" w:cs="David"/>
          <w:b/>
          <w:bCs/>
          <w:sz w:val="24"/>
          <w:szCs w:val="24"/>
          <w:rtl/>
        </w:rPr>
        <w:t xml:space="preserve"> </w:t>
      </w:r>
      <w:r w:rsidRPr="00EF4F1C">
        <w:rPr>
          <w:rFonts w:ascii="David" w:hAnsi="David" w:cs="David" w:hint="eastAsia"/>
          <w:b/>
          <w:bCs/>
          <w:sz w:val="24"/>
          <w:szCs w:val="24"/>
          <w:rtl/>
        </w:rPr>
        <w:t>מאת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להציב</w:t>
      </w:r>
      <w:r w:rsidRPr="00EF4F1C">
        <w:rPr>
          <w:rFonts w:ascii="David" w:hAnsi="David" w:cs="David"/>
          <w:b/>
          <w:bCs/>
          <w:i/>
          <w:sz w:val="24"/>
          <w:szCs w:val="24"/>
          <w:rtl/>
        </w:rPr>
        <w:t xml:space="preserve"> </w:t>
      </w:r>
      <w:r w:rsidRPr="00EF4F1C">
        <w:rPr>
          <w:rFonts w:ascii="David" w:hAnsi="David" w:cs="David" w:hint="eastAsia"/>
          <w:b/>
          <w:bCs/>
          <w:i/>
          <w:sz w:val="24"/>
          <w:szCs w:val="24"/>
          <w:rtl/>
        </w:rPr>
        <w:t>שמירה</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ולנקוט</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בכדי</w:t>
      </w:r>
      <w:r w:rsidRPr="00EF4F1C">
        <w:rPr>
          <w:rFonts w:ascii="David" w:hAnsi="David" w:cs="David"/>
          <w:b/>
          <w:bCs/>
          <w:i/>
          <w:sz w:val="24"/>
          <w:szCs w:val="24"/>
          <w:rtl/>
        </w:rPr>
        <w:t xml:space="preserve"> </w:t>
      </w:r>
      <w:r w:rsidRPr="00EF4F1C">
        <w:rPr>
          <w:rFonts w:ascii="David" w:hAnsi="David" w:cs="David" w:hint="eastAsia"/>
          <w:b/>
          <w:bCs/>
          <w:i/>
          <w:sz w:val="24"/>
          <w:szCs w:val="24"/>
          <w:rtl/>
        </w:rPr>
        <w:t>למנוע</w:t>
      </w:r>
      <w:r w:rsidRPr="00EF4F1C">
        <w:rPr>
          <w:rFonts w:ascii="David" w:hAnsi="David" w:cs="David"/>
          <w:b/>
          <w:bCs/>
          <w:i/>
          <w:sz w:val="24"/>
          <w:szCs w:val="24"/>
          <w:rtl/>
        </w:rPr>
        <w:t xml:space="preserve"> </w:t>
      </w:r>
      <w:r w:rsidRPr="00EF4F1C">
        <w:rPr>
          <w:rFonts w:ascii="David" w:hAnsi="David" w:cs="David" w:hint="eastAsia"/>
          <w:b/>
          <w:bCs/>
          <w:i/>
          <w:sz w:val="24"/>
          <w:szCs w:val="24"/>
          <w:rtl/>
        </w:rPr>
        <w:t>פלישה</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לפעול</w:t>
      </w:r>
      <w:r w:rsidRPr="00EF4F1C">
        <w:rPr>
          <w:rFonts w:ascii="David" w:hAnsi="David" w:cs="David"/>
          <w:b/>
          <w:bCs/>
          <w:i/>
          <w:sz w:val="24"/>
          <w:szCs w:val="24"/>
          <w:rtl/>
        </w:rPr>
        <w:t xml:space="preserve"> </w:t>
      </w:r>
      <w:r w:rsidRPr="00EF4F1C">
        <w:rPr>
          <w:rFonts w:ascii="David" w:hAnsi="David" w:cs="David" w:hint="eastAsia"/>
          <w:b/>
          <w:bCs/>
          <w:i/>
          <w:sz w:val="24"/>
          <w:szCs w:val="24"/>
          <w:rtl/>
        </w:rPr>
        <w:t>נגד</w:t>
      </w:r>
      <w:r w:rsidRPr="00EF4F1C">
        <w:rPr>
          <w:rFonts w:ascii="David" w:hAnsi="David" w:cs="David"/>
          <w:b/>
          <w:bCs/>
          <w:i/>
          <w:sz w:val="24"/>
          <w:szCs w:val="24"/>
          <w:rtl/>
        </w:rPr>
        <w:t xml:space="preserve"> </w:t>
      </w:r>
      <w:r w:rsidRPr="00EF4F1C">
        <w:rPr>
          <w:rFonts w:ascii="David" w:hAnsi="David" w:cs="David" w:hint="eastAsia"/>
          <w:b/>
          <w:bCs/>
          <w:i/>
          <w:sz w:val="24"/>
          <w:szCs w:val="24"/>
          <w:rtl/>
        </w:rPr>
        <w:t>רוכש</w:t>
      </w:r>
      <w:r w:rsidRPr="00EF4F1C">
        <w:rPr>
          <w:rFonts w:ascii="David" w:hAnsi="David" w:cs="David"/>
          <w:b/>
          <w:bCs/>
          <w:i/>
          <w:sz w:val="24"/>
          <w:szCs w:val="24"/>
          <w:rtl/>
        </w:rPr>
        <w:t xml:space="preserve"> </w:t>
      </w:r>
      <w:r w:rsidRPr="00EF4F1C">
        <w:rPr>
          <w:rFonts w:ascii="David" w:hAnsi="David" w:cs="David" w:hint="eastAsia"/>
          <w:b/>
          <w:bCs/>
          <w:i/>
          <w:sz w:val="24"/>
          <w:szCs w:val="24"/>
          <w:rtl/>
        </w:rPr>
        <w:t>שפלש</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לדירה</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בתיאום</w:t>
      </w:r>
      <w:r w:rsidRPr="00EF4F1C">
        <w:rPr>
          <w:rFonts w:ascii="David" w:hAnsi="David" w:cs="David"/>
          <w:b/>
          <w:bCs/>
          <w:i/>
          <w:sz w:val="24"/>
          <w:szCs w:val="24"/>
          <w:rtl/>
        </w:rPr>
        <w:t xml:space="preserve"> </w:t>
      </w:r>
      <w:r w:rsidRPr="00EF4F1C">
        <w:rPr>
          <w:rFonts w:ascii="David" w:hAnsi="David" w:cs="David" w:hint="eastAsia"/>
          <w:b/>
          <w:bCs/>
          <w:i/>
          <w:sz w:val="24"/>
          <w:szCs w:val="24"/>
          <w:rtl/>
        </w:rPr>
        <w:t>ובאישור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מוקדם</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פלישה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לדווח</w:t>
      </w:r>
      <w:r w:rsidRPr="00EF4F1C">
        <w:rPr>
          <w:rFonts w:ascii="David" w:hAnsi="David" w:cs="David"/>
          <w:b/>
          <w:bCs/>
          <w:i/>
          <w:sz w:val="24"/>
          <w:szCs w:val="24"/>
          <w:rtl/>
        </w:rPr>
        <w:t xml:space="preserve"> </w:t>
      </w:r>
      <w:r w:rsidRPr="00EF4F1C">
        <w:rPr>
          <w:rFonts w:ascii="David" w:hAnsi="David" w:cs="David" w:hint="eastAsia"/>
          <w:b/>
          <w:bCs/>
          <w:i/>
          <w:sz w:val="24"/>
          <w:szCs w:val="24"/>
          <w:rtl/>
        </w:rPr>
        <w:t>מידית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ולמפקח</w:t>
      </w:r>
      <w:r w:rsidRPr="00EF4F1C">
        <w:rPr>
          <w:rFonts w:ascii="David" w:hAnsi="David" w:cs="David"/>
          <w:b/>
          <w:bCs/>
          <w:i/>
          <w:sz w:val="24"/>
          <w:szCs w:val="24"/>
          <w:rtl/>
        </w:rPr>
        <w:t>.</w:t>
      </w:r>
    </w:p>
    <w:p w14:paraId="4F832879"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הפרה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ותרופות</w:t>
      </w:r>
    </w:p>
    <w:p w14:paraId="75B478D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צד</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יפר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לפצות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הצד</w:t>
      </w:r>
      <w:r w:rsidRPr="00EF4F1C">
        <w:rPr>
          <w:rFonts w:ascii="David" w:hAnsi="David" w:cs="David"/>
          <w:b/>
          <w:bCs/>
          <w:i/>
          <w:sz w:val="24"/>
          <w:szCs w:val="24"/>
          <w:rtl/>
        </w:rPr>
        <w:t xml:space="preserve"> </w:t>
      </w:r>
      <w:r w:rsidRPr="00EF4F1C">
        <w:rPr>
          <w:rFonts w:ascii="David" w:hAnsi="David" w:cs="David" w:hint="eastAsia"/>
          <w:b/>
          <w:bCs/>
          <w:i/>
          <w:sz w:val="24"/>
          <w:szCs w:val="24"/>
          <w:rtl/>
        </w:rPr>
        <w:t>המקיים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וההפסדים</w:t>
      </w:r>
      <w:r w:rsidRPr="00EF4F1C">
        <w:rPr>
          <w:rFonts w:ascii="David" w:hAnsi="David" w:cs="David"/>
          <w:b/>
          <w:bCs/>
          <w:i/>
          <w:sz w:val="24"/>
          <w:szCs w:val="24"/>
          <w:rtl/>
        </w:rPr>
        <w:t xml:space="preserve"> </w:t>
      </w:r>
      <w:r w:rsidRPr="00EF4F1C">
        <w:rPr>
          <w:rFonts w:ascii="David" w:hAnsi="David" w:cs="David" w:hint="eastAsia"/>
          <w:b/>
          <w:bCs/>
          <w:i/>
          <w:sz w:val="24"/>
          <w:szCs w:val="24"/>
          <w:rtl/>
        </w:rPr>
        <w:t>שיגרמו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לצד</w:t>
      </w:r>
      <w:r w:rsidRPr="00EF4F1C">
        <w:rPr>
          <w:rFonts w:ascii="David" w:hAnsi="David" w:cs="David"/>
          <w:b/>
          <w:bCs/>
          <w:i/>
          <w:sz w:val="24"/>
          <w:szCs w:val="24"/>
          <w:rtl/>
        </w:rPr>
        <w:t xml:space="preserve"> </w:t>
      </w:r>
      <w:r w:rsidRPr="00EF4F1C">
        <w:rPr>
          <w:rFonts w:ascii="David" w:hAnsi="David" w:cs="David" w:hint="eastAsia"/>
          <w:b/>
          <w:bCs/>
          <w:i/>
          <w:sz w:val="24"/>
          <w:szCs w:val="24"/>
          <w:rtl/>
        </w:rPr>
        <w:t>המקיים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בזכות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קבועים</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אחור</w:t>
      </w:r>
      <w:r w:rsidRPr="00EF4F1C">
        <w:rPr>
          <w:rFonts w:ascii="David" w:hAnsi="David" w:cs="David"/>
          <w:b/>
          <w:bCs/>
          <w:i/>
          <w:sz w:val="24"/>
          <w:szCs w:val="24"/>
          <w:rtl/>
        </w:rPr>
        <w:t xml:space="preserve"> </w:t>
      </w:r>
      <w:r w:rsidRPr="00EF4F1C">
        <w:rPr>
          <w:rFonts w:ascii="David" w:hAnsi="David" w:cs="David" w:hint="eastAsia"/>
          <w:b/>
          <w:bCs/>
          <w:i/>
          <w:sz w:val="24"/>
          <w:szCs w:val="24"/>
          <w:rtl/>
        </w:rPr>
        <w:t>בהשלמת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10.5.2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278D4DA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אימת</w:t>
      </w:r>
      <w:r w:rsidRPr="00EF4F1C">
        <w:rPr>
          <w:rFonts w:ascii="David" w:hAnsi="David" w:cs="David"/>
          <w:b/>
          <w:bCs/>
          <w:i/>
          <w:sz w:val="24"/>
          <w:szCs w:val="24"/>
          <w:rtl/>
        </w:rPr>
        <w:t xml:space="preserve"> </w:t>
      </w:r>
      <w:r w:rsidRPr="00EF4F1C">
        <w:rPr>
          <w:rFonts w:ascii="David" w:hAnsi="David" w:cs="David" w:hint="eastAsia"/>
          <w:b/>
          <w:bCs/>
          <w:i/>
          <w:sz w:val="24"/>
          <w:szCs w:val="24"/>
          <w:rtl/>
        </w:rPr>
        <w:t>שהצדדים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בצעו</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פיו</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כהגדרתה</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במשמעה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w:t>
      </w:r>
    </w:p>
    <w:p w14:paraId="72E9400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לנקוט</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כלשהם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מס</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חובה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הוצאה</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שבאחריותו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למטרת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והוא</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עשה</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14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אלה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נקט</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cs"/>
          <w:b/>
          <w:bCs/>
          <w:i/>
          <w:sz w:val="24"/>
          <w:szCs w:val="24"/>
          <w:rtl/>
        </w:rPr>
        <w:t>ש</w:t>
      </w:r>
      <w:r w:rsidRPr="00EF4F1C">
        <w:rPr>
          <w:rFonts w:ascii="David" w:hAnsi="David" w:cs="David" w:hint="eastAsia"/>
          <w:b/>
          <w:bCs/>
          <w:i/>
          <w:sz w:val="24"/>
          <w:szCs w:val="24"/>
          <w:rtl/>
        </w:rPr>
        <w:t>שילמם</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הרי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יוציא</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יתווספו</w:t>
      </w:r>
      <w:r w:rsidRPr="00EF4F1C">
        <w:rPr>
          <w:rFonts w:ascii="David" w:hAnsi="David" w:cs="David"/>
          <w:b/>
          <w:bCs/>
          <w:i/>
          <w:sz w:val="24"/>
          <w:szCs w:val="24"/>
          <w:rtl/>
        </w:rPr>
        <w:t xml:space="preserve"> 15% </w:t>
      </w:r>
      <w:r w:rsidRPr="00EF4F1C">
        <w:rPr>
          <w:rFonts w:ascii="David" w:hAnsi="David" w:cs="David" w:hint="eastAsia"/>
          <w:b/>
          <w:bCs/>
          <w:i/>
          <w:sz w:val="24"/>
          <w:szCs w:val="24"/>
          <w:rtl/>
        </w:rPr>
        <w:t>כהוצאות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והם</w:t>
      </w:r>
      <w:r w:rsidRPr="00EF4F1C">
        <w:rPr>
          <w:rFonts w:ascii="David" w:hAnsi="David" w:cs="David"/>
          <w:b/>
          <w:bCs/>
          <w:i/>
          <w:sz w:val="24"/>
          <w:szCs w:val="24"/>
          <w:rtl/>
        </w:rPr>
        <w:t xml:space="preserve"> </w:t>
      </w:r>
      <w:r w:rsidRPr="00EF4F1C">
        <w:rPr>
          <w:rFonts w:ascii="David" w:hAnsi="David" w:cs="David" w:hint="eastAsia"/>
          <w:b/>
          <w:bCs/>
          <w:i/>
          <w:sz w:val="24"/>
          <w:szCs w:val="24"/>
          <w:rtl/>
        </w:rPr>
        <w:t>יתווספו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14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w:t>
      </w:r>
    </w:p>
    <w:p w14:paraId="794970F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כנגד</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לחלט</w:t>
      </w:r>
      <w:r w:rsidRPr="00EF4F1C">
        <w:rPr>
          <w:rFonts w:ascii="David" w:hAnsi="David" w:cs="David"/>
          <w:b/>
          <w:bCs/>
          <w:i/>
          <w:sz w:val="24"/>
          <w:szCs w:val="24"/>
          <w:rtl/>
        </w:rPr>
        <w:t xml:space="preserve"> </w:t>
      </w:r>
      <w:r w:rsidRPr="00EF4F1C">
        <w:rPr>
          <w:rFonts w:ascii="David" w:hAnsi="David" w:cs="David" w:hint="eastAsia"/>
          <w:b/>
          <w:bCs/>
          <w:i/>
          <w:sz w:val="24"/>
          <w:szCs w:val="24"/>
          <w:rtl/>
        </w:rPr>
        <w:t>מהערבויות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שבידו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מזכות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בצוע</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מחייב</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אולם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ימציא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פירוט</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שלטענת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הגיע</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ואשר</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נשוא</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w:t>
      </w:r>
    </w:p>
    <w:p w14:paraId="11802886" w14:textId="77777777" w:rsidR="00EF4F1C" w:rsidRPr="00EF4F1C" w:rsidRDefault="00EF4F1C" w:rsidP="00A11D74">
      <w:pPr>
        <w:numPr>
          <w:ilvl w:val="0"/>
          <w:numId w:val="4"/>
        </w:numPr>
        <w:spacing w:after="0" w:afterAutospacing="0" w:line="240" w:lineRule="auto"/>
        <w:rPr>
          <w:rFonts w:ascii="David" w:hAnsi="David" w:cs="David"/>
          <w:b/>
          <w:bCs/>
          <w:i/>
          <w:sz w:val="24"/>
          <w:szCs w:val="24"/>
          <w:u w:val="single"/>
          <w:rtl/>
        </w:rPr>
      </w:pPr>
      <w:r w:rsidRPr="00EF4F1C">
        <w:rPr>
          <w:rFonts w:ascii="David" w:hAnsi="David" w:cs="David" w:hint="eastAsia"/>
          <w:b/>
          <w:bCs/>
          <w:i/>
          <w:sz w:val="24"/>
          <w:szCs w:val="24"/>
          <w:u w:val="single"/>
          <w:rtl/>
        </w:rPr>
        <w:t>שונות</w:t>
      </w:r>
    </w:p>
    <w:p w14:paraId="7C9F605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אחת</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יקיים</w:t>
      </w:r>
      <w:r w:rsidRPr="00EF4F1C">
        <w:rPr>
          <w:rFonts w:ascii="David" w:hAnsi="David" w:cs="David"/>
          <w:b/>
          <w:bCs/>
          <w:i/>
          <w:sz w:val="24"/>
          <w:szCs w:val="24"/>
          <w:rtl/>
        </w:rPr>
        <w:t xml:space="preserve"> </w:t>
      </w:r>
      <w:r w:rsidRPr="00EF4F1C">
        <w:rPr>
          <w:rFonts w:ascii="David" w:hAnsi="David" w:cs="David" w:hint="eastAsia"/>
          <w:b/>
          <w:bCs/>
          <w:i/>
          <w:sz w:val="24"/>
          <w:szCs w:val="24"/>
          <w:rtl/>
        </w:rPr>
        <w:t>תחילה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שעליו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לאותו</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093FC44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שום</w:t>
      </w:r>
      <w:r w:rsidRPr="00EF4F1C">
        <w:rPr>
          <w:rFonts w:ascii="David" w:hAnsi="David" w:cs="David"/>
          <w:b/>
          <w:bCs/>
          <w:i/>
          <w:sz w:val="24"/>
          <w:szCs w:val="24"/>
          <w:rtl/>
        </w:rPr>
        <w:t xml:space="preserve"> </w:t>
      </w:r>
      <w:r w:rsidRPr="00EF4F1C">
        <w:rPr>
          <w:rFonts w:ascii="David" w:hAnsi="David" w:cs="David" w:hint="eastAsia"/>
          <w:b/>
          <w:bCs/>
          <w:i/>
          <w:sz w:val="24"/>
          <w:szCs w:val="24"/>
          <w:rtl/>
        </w:rPr>
        <w:t>התנהגות</w:t>
      </w:r>
      <w:r w:rsidRPr="00EF4F1C">
        <w:rPr>
          <w:rFonts w:ascii="David" w:hAnsi="David" w:cs="David"/>
          <w:b/>
          <w:bCs/>
          <w:i/>
          <w:sz w:val="24"/>
          <w:szCs w:val="24"/>
          <w:rtl/>
        </w:rPr>
        <w:t xml:space="preserve"> </w:t>
      </w:r>
      <w:r w:rsidRPr="00EF4F1C">
        <w:rPr>
          <w:rFonts w:ascii="David" w:hAnsi="David" w:cs="David" w:hint="eastAsia"/>
          <w:b/>
          <w:bCs/>
          <w:i/>
          <w:sz w:val="24"/>
          <w:szCs w:val="24"/>
          <w:rtl/>
        </w:rPr>
        <w:t>מצד</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תחשב</w:t>
      </w:r>
      <w:r w:rsidRPr="00EF4F1C">
        <w:rPr>
          <w:rFonts w:ascii="David" w:hAnsi="David" w:cs="David"/>
          <w:b/>
          <w:bCs/>
          <w:i/>
          <w:sz w:val="24"/>
          <w:szCs w:val="24"/>
          <w:rtl/>
        </w:rPr>
        <w:t xml:space="preserve"> </w:t>
      </w:r>
      <w:r w:rsidRPr="00EF4F1C">
        <w:rPr>
          <w:rFonts w:ascii="David" w:hAnsi="David" w:cs="David" w:hint="eastAsia"/>
          <w:b/>
          <w:bCs/>
          <w:i/>
          <w:sz w:val="24"/>
          <w:szCs w:val="24"/>
          <w:rtl/>
        </w:rPr>
        <w:t>כוויתור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מזכויותיו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כוויתור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כהסכמה</w:t>
      </w:r>
      <w:r w:rsidRPr="00EF4F1C">
        <w:rPr>
          <w:rFonts w:ascii="David" w:hAnsi="David" w:cs="David"/>
          <w:b/>
          <w:bCs/>
          <w:i/>
          <w:sz w:val="24"/>
          <w:szCs w:val="24"/>
          <w:rtl/>
        </w:rPr>
        <w:t xml:space="preserve"> </w:t>
      </w:r>
      <w:r w:rsidRPr="00EF4F1C">
        <w:rPr>
          <w:rFonts w:ascii="David" w:hAnsi="David" w:cs="David" w:hint="eastAsia"/>
          <w:b/>
          <w:bCs/>
          <w:i/>
          <w:sz w:val="24"/>
          <w:szCs w:val="24"/>
          <w:rtl/>
        </w:rPr>
        <w:t>מצדו</w:t>
      </w:r>
      <w:r w:rsidRPr="00EF4F1C">
        <w:rPr>
          <w:rFonts w:ascii="David" w:hAnsi="David" w:cs="David"/>
          <w:b/>
          <w:bCs/>
          <w:i/>
          <w:sz w:val="24"/>
          <w:szCs w:val="24"/>
          <w:rtl/>
        </w:rPr>
        <w:t xml:space="preserve"> </w:t>
      </w:r>
      <w:r w:rsidRPr="00EF4F1C">
        <w:rPr>
          <w:rFonts w:ascii="David" w:hAnsi="David" w:cs="David" w:hint="eastAsia"/>
          <w:b/>
          <w:bCs/>
          <w:i/>
          <w:sz w:val="24"/>
          <w:szCs w:val="24"/>
          <w:rtl/>
        </w:rPr>
        <w:t>לאיזה</w:t>
      </w:r>
      <w:r w:rsidRPr="00EF4F1C">
        <w:rPr>
          <w:rFonts w:ascii="David" w:hAnsi="David" w:cs="David"/>
          <w:b/>
          <w:bCs/>
          <w:i/>
          <w:sz w:val="24"/>
          <w:szCs w:val="24"/>
          <w:rtl/>
        </w:rPr>
        <w:t xml:space="preserve"> </w:t>
      </w: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קיום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מתנאי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כנותנת</w:t>
      </w:r>
      <w:r w:rsidRPr="00EF4F1C">
        <w:rPr>
          <w:rFonts w:ascii="David" w:hAnsi="David" w:cs="David"/>
          <w:b/>
          <w:bCs/>
          <w:i/>
          <w:sz w:val="24"/>
          <w:szCs w:val="24"/>
          <w:rtl/>
        </w:rPr>
        <w:t xml:space="preserve"> </w:t>
      </w:r>
      <w:r w:rsidRPr="00EF4F1C">
        <w:rPr>
          <w:rFonts w:ascii="David" w:hAnsi="David" w:cs="David" w:hint="eastAsia"/>
          <w:b/>
          <w:bCs/>
          <w:i/>
          <w:sz w:val="24"/>
          <w:szCs w:val="24"/>
          <w:rtl/>
        </w:rPr>
        <w:t>דחייה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ארכה</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פעולה</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יש</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לעשותה</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נעשו</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w:t>
      </w:r>
    </w:p>
    <w:p w14:paraId="6E595CD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מכלליות</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p>
    <w:p w14:paraId="754A77EB"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הסכמה</w:t>
      </w:r>
      <w:r w:rsidRPr="00EF4F1C">
        <w:rPr>
          <w:rFonts w:ascii="David" w:hAnsi="David" w:cs="David"/>
          <w:b/>
          <w:bCs/>
          <w:i/>
          <w:sz w:val="24"/>
          <w:szCs w:val="24"/>
          <w:rtl/>
        </w:rPr>
        <w:t xml:space="preserve"> </w:t>
      </w:r>
      <w:r w:rsidRPr="00EF4F1C">
        <w:rPr>
          <w:rFonts w:ascii="David" w:hAnsi="David" w:cs="David" w:hint="eastAsia"/>
          <w:b/>
          <w:bCs/>
          <w:i/>
          <w:sz w:val="24"/>
          <w:szCs w:val="24"/>
          <w:rtl/>
        </w:rPr>
        <w:t>מצד</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לסטות</w:t>
      </w:r>
      <w:r w:rsidRPr="00EF4F1C">
        <w:rPr>
          <w:rFonts w:ascii="David" w:hAnsi="David" w:cs="David"/>
          <w:b/>
          <w:bCs/>
          <w:i/>
          <w:sz w:val="24"/>
          <w:szCs w:val="24"/>
          <w:rtl/>
        </w:rPr>
        <w:t xml:space="preserve"> </w:t>
      </w:r>
      <w:r w:rsidRPr="00EF4F1C">
        <w:rPr>
          <w:rFonts w:ascii="David" w:hAnsi="David" w:cs="David" w:hint="eastAsia"/>
          <w:b/>
          <w:bCs/>
          <w:i/>
          <w:sz w:val="24"/>
          <w:szCs w:val="24"/>
          <w:rtl/>
        </w:rPr>
        <w:t>מתנאי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תהווה</w:t>
      </w:r>
      <w:r w:rsidRPr="00EF4F1C">
        <w:rPr>
          <w:rFonts w:ascii="David" w:hAnsi="David" w:cs="David"/>
          <w:b/>
          <w:bCs/>
          <w:i/>
          <w:sz w:val="24"/>
          <w:szCs w:val="24"/>
          <w:rtl/>
        </w:rPr>
        <w:t xml:space="preserve"> </w:t>
      </w:r>
      <w:r w:rsidRPr="00EF4F1C">
        <w:rPr>
          <w:rFonts w:ascii="David" w:hAnsi="David" w:cs="David" w:hint="eastAsia"/>
          <w:b/>
          <w:bCs/>
          <w:i/>
          <w:sz w:val="24"/>
          <w:szCs w:val="24"/>
          <w:rtl/>
        </w:rPr>
        <w:t>תקדים</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ילמדו</w:t>
      </w:r>
      <w:r w:rsidRPr="00EF4F1C">
        <w:rPr>
          <w:rFonts w:ascii="David" w:hAnsi="David" w:cs="David"/>
          <w:b/>
          <w:bCs/>
          <w:i/>
          <w:sz w:val="24"/>
          <w:szCs w:val="24"/>
          <w:rtl/>
        </w:rPr>
        <w:t xml:space="preserve"> </w:t>
      </w:r>
      <w:r w:rsidRPr="00EF4F1C">
        <w:rPr>
          <w:rFonts w:ascii="David" w:hAnsi="David" w:cs="David" w:hint="eastAsia"/>
          <w:b/>
          <w:bCs/>
          <w:i/>
          <w:sz w:val="24"/>
          <w:szCs w:val="24"/>
          <w:rtl/>
        </w:rPr>
        <w:t>ממנה</w:t>
      </w:r>
      <w:r w:rsidRPr="00EF4F1C">
        <w:rPr>
          <w:rFonts w:ascii="David" w:hAnsi="David" w:cs="David"/>
          <w:b/>
          <w:bCs/>
          <w:i/>
          <w:sz w:val="24"/>
          <w:szCs w:val="24"/>
          <w:rtl/>
        </w:rPr>
        <w:t xml:space="preserve"> </w:t>
      </w:r>
      <w:r w:rsidRPr="00EF4F1C">
        <w:rPr>
          <w:rFonts w:ascii="David" w:hAnsi="David" w:cs="David" w:hint="eastAsia"/>
          <w:b/>
          <w:bCs/>
          <w:i/>
          <w:sz w:val="24"/>
          <w:szCs w:val="24"/>
          <w:rtl/>
        </w:rPr>
        <w:t>גזירה</w:t>
      </w:r>
      <w:r w:rsidRPr="00EF4F1C">
        <w:rPr>
          <w:rFonts w:ascii="David" w:hAnsi="David" w:cs="David"/>
          <w:b/>
          <w:bCs/>
          <w:i/>
          <w:sz w:val="24"/>
          <w:szCs w:val="24"/>
          <w:rtl/>
        </w:rPr>
        <w:t xml:space="preserve"> </w:t>
      </w:r>
      <w:r w:rsidRPr="00EF4F1C">
        <w:rPr>
          <w:rFonts w:ascii="David" w:hAnsi="David" w:cs="David" w:hint="eastAsia"/>
          <w:b/>
          <w:bCs/>
          <w:i/>
          <w:sz w:val="24"/>
          <w:szCs w:val="24"/>
          <w:rtl/>
        </w:rPr>
        <w:t>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w:t>
      </w:r>
    </w:p>
    <w:p w14:paraId="44E762FD"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השתמשו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הניתנות</w:t>
      </w:r>
      <w:r w:rsidRPr="00EF4F1C">
        <w:rPr>
          <w:rFonts w:ascii="David" w:hAnsi="David" w:cs="David"/>
          <w:b/>
          <w:bCs/>
          <w:i/>
          <w:sz w:val="24"/>
          <w:szCs w:val="24"/>
          <w:rtl/>
        </w:rPr>
        <w:t xml:space="preserve"> </w:t>
      </w:r>
      <w:r w:rsidRPr="00EF4F1C">
        <w:rPr>
          <w:rFonts w:ascii="David" w:hAnsi="David" w:cs="David" w:hint="eastAsia"/>
          <w:b/>
          <w:bCs/>
          <w:i/>
          <w:sz w:val="24"/>
          <w:szCs w:val="24"/>
          <w:rtl/>
        </w:rPr>
        <w:t>להם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לראות</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ותור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ללמוד</w:t>
      </w:r>
      <w:r w:rsidRPr="00EF4F1C">
        <w:rPr>
          <w:rFonts w:ascii="David" w:hAnsi="David" w:cs="David"/>
          <w:b/>
          <w:bCs/>
          <w:i/>
          <w:sz w:val="24"/>
          <w:szCs w:val="24"/>
          <w:rtl/>
        </w:rPr>
        <w:t xml:space="preserve"> </w:t>
      </w:r>
      <w:r w:rsidRPr="00EF4F1C">
        <w:rPr>
          <w:rFonts w:ascii="David" w:hAnsi="David" w:cs="David" w:hint="eastAsia"/>
          <w:b/>
          <w:bCs/>
          <w:i/>
          <w:sz w:val="24"/>
          <w:szCs w:val="24"/>
          <w:rtl/>
        </w:rPr>
        <w:t>מהתנהגות</w:t>
      </w:r>
      <w:r w:rsidRPr="00EF4F1C">
        <w:rPr>
          <w:rFonts w:ascii="David" w:hAnsi="David" w:cs="David"/>
          <w:b/>
          <w:bCs/>
          <w:i/>
          <w:sz w:val="24"/>
          <w:szCs w:val="24"/>
          <w:rtl/>
        </w:rPr>
        <w:t xml:space="preserve"> </w:t>
      </w:r>
      <w:r w:rsidRPr="00EF4F1C">
        <w:rPr>
          <w:rFonts w:ascii="David" w:hAnsi="David" w:cs="David" w:hint="eastAsia"/>
          <w:b/>
          <w:bCs/>
          <w:i/>
          <w:sz w:val="24"/>
          <w:szCs w:val="24"/>
          <w:rtl/>
        </w:rPr>
        <w:t>זו</w:t>
      </w:r>
      <w:r w:rsidRPr="00EF4F1C">
        <w:rPr>
          <w:rFonts w:ascii="David" w:hAnsi="David" w:cs="David"/>
          <w:b/>
          <w:bCs/>
          <w:i/>
          <w:sz w:val="24"/>
          <w:szCs w:val="24"/>
          <w:rtl/>
        </w:rPr>
        <w:t xml:space="preserve"> </w:t>
      </w:r>
      <w:r w:rsidRPr="00EF4F1C">
        <w:rPr>
          <w:rFonts w:ascii="David" w:hAnsi="David" w:cs="David" w:hint="eastAsia"/>
          <w:b/>
          <w:bCs/>
          <w:i/>
          <w:sz w:val="24"/>
          <w:szCs w:val="24"/>
          <w:rtl/>
        </w:rPr>
        <w:t>ותור</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וחובות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w:t>
      </w:r>
    </w:p>
    <w:p w14:paraId="7BCD5E0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w:t>
      </w:r>
      <w:r w:rsidRPr="00EF4F1C">
        <w:rPr>
          <w:rFonts w:ascii="David" w:hAnsi="David" w:cs="David"/>
          <w:b/>
          <w:bCs/>
          <w:i/>
          <w:sz w:val="24"/>
          <w:szCs w:val="24"/>
          <w:rtl/>
        </w:rPr>
        <w:t xml:space="preserve"> </w:t>
      </w:r>
      <w:r w:rsidRPr="00EF4F1C">
        <w:rPr>
          <w:rFonts w:ascii="David" w:hAnsi="David" w:cs="David" w:hint="eastAsia"/>
          <w:b/>
          <w:bCs/>
          <w:i/>
          <w:sz w:val="24"/>
          <w:szCs w:val="24"/>
          <w:rtl/>
        </w:rPr>
        <w:t>הבולים</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ובגין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המסמכים</w:t>
      </w:r>
      <w:r w:rsidRPr="00EF4F1C">
        <w:rPr>
          <w:rFonts w:ascii="David" w:hAnsi="David" w:cs="David"/>
          <w:b/>
          <w:bCs/>
          <w:i/>
          <w:sz w:val="24"/>
          <w:szCs w:val="24"/>
          <w:rtl/>
        </w:rPr>
        <w:t xml:space="preserve">, </w:t>
      </w:r>
      <w:r w:rsidRPr="00EF4F1C">
        <w:rPr>
          <w:rFonts w:ascii="David" w:hAnsi="David" w:cs="David" w:hint="eastAsia"/>
          <w:b/>
          <w:bCs/>
          <w:i/>
          <w:sz w:val="24"/>
          <w:szCs w:val="24"/>
          <w:rtl/>
        </w:rPr>
        <w:t>החשבונות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שיערכו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פיו</w:t>
      </w:r>
      <w:r w:rsidRPr="00EF4F1C">
        <w:rPr>
          <w:rFonts w:ascii="David" w:hAnsi="David" w:cs="David"/>
          <w:b/>
          <w:bCs/>
          <w:i/>
          <w:sz w:val="24"/>
          <w:szCs w:val="24"/>
          <w:rtl/>
        </w:rPr>
        <w:t xml:space="preserve"> </w:t>
      </w:r>
      <w:r w:rsidRPr="00EF4F1C">
        <w:rPr>
          <w:rFonts w:ascii="David" w:hAnsi="David" w:cs="David" w:hint="eastAsia"/>
          <w:b/>
          <w:bCs/>
          <w:i/>
          <w:sz w:val="24"/>
          <w:szCs w:val="24"/>
          <w:rtl/>
        </w:rPr>
        <w:t>ובקשר</w:t>
      </w:r>
      <w:r w:rsidRPr="00EF4F1C">
        <w:rPr>
          <w:rFonts w:ascii="David" w:hAnsi="David" w:cs="David"/>
          <w:b/>
          <w:bCs/>
          <w:i/>
          <w:sz w:val="24"/>
          <w:szCs w:val="24"/>
          <w:rtl/>
        </w:rPr>
        <w:t xml:space="preserve"> </w:t>
      </w:r>
      <w:r w:rsidRPr="00EF4F1C">
        <w:rPr>
          <w:rFonts w:ascii="David" w:hAnsi="David" w:cs="David" w:hint="eastAsia"/>
          <w:b/>
          <w:bCs/>
          <w:i/>
          <w:sz w:val="24"/>
          <w:szCs w:val="24"/>
          <w:rtl/>
        </w:rPr>
        <w:t>אליו</w:t>
      </w:r>
      <w:r w:rsidRPr="00EF4F1C">
        <w:rPr>
          <w:rFonts w:ascii="David" w:hAnsi="David" w:cs="David"/>
          <w:b/>
          <w:bCs/>
          <w:i/>
          <w:sz w:val="24"/>
          <w:szCs w:val="24"/>
          <w:rtl/>
        </w:rPr>
        <w:t xml:space="preserve"> , </w:t>
      </w:r>
      <w:r w:rsidRPr="00EF4F1C">
        <w:rPr>
          <w:rFonts w:ascii="David" w:hAnsi="David" w:cs="David" w:hint="eastAsia"/>
          <w:b/>
          <w:bCs/>
          <w:i/>
          <w:sz w:val="24"/>
          <w:szCs w:val="24"/>
          <w:rtl/>
        </w:rPr>
        <w:t>חלות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ותשולמנה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w:t>
      </w:r>
    </w:p>
    <w:p w14:paraId="109DDFE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הסמכות</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להכריע</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סכסוך</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פרשנות</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יישומו</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למעט</w:t>
      </w:r>
      <w:r w:rsidRPr="00EF4F1C">
        <w:rPr>
          <w:rFonts w:ascii="David" w:hAnsi="David" w:cs="David"/>
          <w:b/>
          <w:bCs/>
          <w:i/>
          <w:sz w:val="24"/>
          <w:szCs w:val="24"/>
          <w:rtl/>
        </w:rPr>
        <w:t xml:space="preserve"> </w:t>
      </w:r>
      <w:r w:rsidRPr="00EF4F1C">
        <w:rPr>
          <w:rFonts w:ascii="David" w:hAnsi="David" w:cs="David" w:hint="eastAsia"/>
          <w:b/>
          <w:bCs/>
          <w:i/>
          <w:sz w:val="24"/>
          <w:szCs w:val="24"/>
          <w:rtl/>
        </w:rPr>
        <w:t>בעניינים</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לגביהם</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מפורשות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תהא</w:t>
      </w:r>
      <w:r w:rsidRPr="00EF4F1C">
        <w:rPr>
          <w:rFonts w:ascii="David" w:hAnsi="David" w:cs="David"/>
          <w:b/>
          <w:bCs/>
          <w:i/>
          <w:sz w:val="24"/>
          <w:szCs w:val="24"/>
          <w:rtl/>
        </w:rPr>
        <w:t xml:space="preserve"> </w:t>
      </w:r>
      <w:r w:rsidRPr="00EF4F1C">
        <w:rPr>
          <w:rFonts w:ascii="David" w:hAnsi="David" w:cs="David" w:hint="eastAsia"/>
          <w:b/>
          <w:bCs/>
          <w:i/>
          <w:sz w:val="24"/>
          <w:szCs w:val="24"/>
          <w:rtl/>
        </w:rPr>
        <w:t>נתונה</w:t>
      </w:r>
      <w:r w:rsidRPr="00EF4F1C">
        <w:rPr>
          <w:rFonts w:ascii="David" w:hAnsi="David" w:cs="David"/>
          <w:b/>
          <w:bCs/>
          <w:i/>
          <w:sz w:val="24"/>
          <w:szCs w:val="24"/>
          <w:rtl/>
        </w:rPr>
        <w:t xml:space="preserve"> </w:t>
      </w:r>
      <w:r w:rsidRPr="00EF4F1C">
        <w:rPr>
          <w:rFonts w:ascii="David" w:hAnsi="David" w:cs="David" w:hint="eastAsia"/>
          <w:b/>
          <w:bCs/>
          <w:i/>
          <w:sz w:val="24"/>
          <w:szCs w:val="24"/>
          <w:rtl/>
        </w:rPr>
        <w:t>בידי</w:t>
      </w:r>
      <w:r w:rsidRPr="00EF4F1C">
        <w:rPr>
          <w:rFonts w:ascii="David" w:hAnsi="David" w:cs="David"/>
          <w:b/>
          <w:bCs/>
          <w:i/>
          <w:sz w:val="24"/>
          <w:szCs w:val="24"/>
          <w:rtl/>
        </w:rPr>
        <w:t xml:space="preserve"> </w:t>
      </w:r>
      <w:r w:rsidRPr="00EF4F1C">
        <w:rPr>
          <w:rFonts w:ascii="David" w:hAnsi="David" w:cs="David" w:hint="eastAsia"/>
          <w:b/>
          <w:bCs/>
          <w:i/>
          <w:sz w:val="24"/>
          <w:szCs w:val="24"/>
          <w:rtl/>
        </w:rPr>
        <w:t>בית</w:t>
      </w:r>
      <w:r w:rsidRPr="00EF4F1C">
        <w:rPr>
          <w:rFonts w:ascii="David" w:hAnsi="David" w:cs="David"/>
          <w:b/>
          <w:bCs/>
          <w:i/>
          <w:sz w:val="24"/>
          <w:szCs w:val="24"/>
          <w:rtl/>
        </w:rPr>
        <w:t xml:space="preserve"> </w:t>
      </w:r>
      <w:r w:rsidRPr="00EF4F1C">
        <w:rPr>
          <w:rFonts w:ascii="David" w:hAnsi="David" w:cs="David" w:hint="eastAsia"/>
          <w:b/>
          <w:bCs/>
          <w:i/>
          <w:sz w:val="24"/>
          <w:szCs w:val="24"/>
          <w:rtl/>
        </w:rPr>
        <w:t>המשפט</w:t>
      </w:r>
      <w:r w:rsidRPr="00EF4F1C">
        <w:rPr>
          <w:rFonts w:ascii="David" w:hAnsi="David" w:cs="David"/>
          <w:b/>
          <w:bCs/>
          <w:i/>
          <w:sz w:val="24"/>
          <w:szCs w:val="24"/>
          <w:rtl/>
        </w:rPr>
        <w:t xml:space="preserve"> </w:t>
      </w:r>
      <w:r w:rsidRPr="00EF4F1C">
        <w:rPr>
          <w:rFonts w:ascii="David" w:hAnsi="David" w:cs="David" w:hint="eastAsia"/>
          <w:b/>
          <w:bCs/>
          <w:i/>
          <w:sz w:val="24"/>
          <w:szCs w:val="24"/>
          <w:rtl/>
        </w:rPr>
        <w:t>המוסמך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מבחינה</w:t>
      </w:r>
      <w:r w:rsidRPr="00EF4F1C">
        <w:rPr>
          <w:rFonts w:ascii="David" w:hAnsi="David" w:cs="David"/>
          <w:b/>
          <w:bCs/>
          <w:i/>
          <w:sz w:val="24"/>
          <w:szCs w:val="24"/>
          <w:rtl/>
        </w:rPr>
        <w:t xml:space="preserve"> </w:t>
      </w:r>
      <w:r w:rsidRPr="00EF4F1C">
        <w:rPr>
          <w:rFonts w:ascii="David" w:hAnsi="David" w:cs="David" w:hint="eastAsia"/>
          <w:b/>
          <w:bCs/>
          <w:i/>
          <w:sz w:val="24"/>
          <w:szCs w:val="24"/>
          <w:rtl/>
        </w:rPr>
        <w:t>עניינית</w:t>
      </w:r>
      <w:r w:rsidRPr="00EF4F1C">
        <w:rPr>
          <w:rFonts w:ascii="David" w:hAnsi="David" w:cs="David"/>
          <w:b/>
          <w:bCs/>
          <w:i/>
          <w:sz w:val="24"/>
          <w:szCs w:val="24"/>
          <w:rtl/>
        </w:rPr>
        <w:t xml:space="preserve"> </w:t>
      </w:r>
      <w:r w:rsidRPr="00EF4F1C">
        <w:rPr>
          <w:rFonts w:ascii="David" w:hAnsi="David" w:cs="David" w:hint="eastAsia"/>
          <w:b/>
          <w:bCs/>
          <w:i/>
          <w:sz w:val="24"/>
          <w:szCs w:val="24"/>
          <w:rtl/>
        </w:rPr>
        <w:t>בעיר</w:t>
      </w:r>
      <w:r w:rsidRPr="00EF4F1C">
        <w:rPr>
          <w:rFonts w:ascii="David" w:hAnsi="David" w:cs="David"/>
          <w:b/>
          <w:bCs/>
          <w:i/>
          <w:sz w:val="24"/>
          <w:szCs w:val="24"/>
          <w:rtl/>
        </w:rPr>
        <w:t xml:space="preserve"> </w:t>
      </w:r>
      <w:r w:rsidRPr="00EF4F1C">
        <w:rPr>
          <w:rFonts w:ascii="David" w:hAnsi="David" w:cs="David" w:hint="eastAsia"/>
          <w:b/>
          <w:bCs/>
          <w:i/>
          <w:sz w:val="24"/>
          <w:szCs w:val="24"/>
          <w:rtl/>
        </w:rPr>
        <w:t>תל</w:t>
      </w:r>
      <w:r w:rsidRPr="00EF4F1C">
        <w:rPr>
          <w:rFonts w:ascii="David" w:hAnsi="David" w:cs="David"/>
          <w:b/>
          <w:bCs/>
          <w:i/>
          <w:sz w:val="24"/>
          <w:szCs w:val="24"/>
          <w:rtl/>
        </w:rPr>
        <w:t>-</w:t>
      </w:r>
      <w:r w:rsidRPr="00EF4F1C">
        <w:rPr>
          <w:rFonts w:ascii="David" w:hAnsi="David" w:cs="David" w:hint="eastAsia"/>
          <w:b/>
          <w:bCs/>
          <w:i/>
          <w:sz w:val="24"/>
          <w:szCs w:val="24"/>
          <w:rtl/>
        </w:rPr>
        <w:t>אביב</w:t>
      </w:r>
      <w:r w:rsidRPr="00EF4F1C">
        <w:rPr>
          <w:rFonts w:ascii="David" w:hAnsi="David" w:cs="David"/>
          <w:b/>
          <w:bCs/>
          <w:i/>
          <w:sz w:val="24"/>
          <w:szCs w:val="24"/>
          <w:rtl/>
        </w:rPr>
        <w:t xml:space="preserve"> </w:t>
      </w:r>
      <w:r w:rsidRPr="00EF4F1C">
        <w:rPr>
          <w:rFonts w:ascii="David" w:hAnsi="David" w:cs="David" w:hint="eastAsia"/>
          <w:b/>
          <w:bCs/>
          <w:i/>
          <w:sz w:val="24"/>
          <w:szCs w:val="24"/>
          <w:rtl/>
        </w:rPr>
        <w:t>ולבית</w:t>
      </w:r>
      <w:r w:rsidRPr="00EF4F1C">
        <w:rPr>
          <w:rFonts w:ascii="David" w:hAnsi="David" w:cs="David"/>
          <w:b/>
          <w:bCs/>
          <w:i/>
          <w:sz w:val="24"/>
          <w:szCs w:val="24"/>
          <w:rtl/>
        </w:rPr>
        <w:t xml:space="preserve"> </w:t>
      </w:r>
      <w:r w:rsidRPr="00EF4F1C">
        <w:rPr>
          <w:rFonts w:ascii="David" w:hAnsi="David" w:cs="David" w:hint="eastAsia"/>
          <w:b/>
          <w:bCs/>
          <w:i/>
          <w:sz w:val="24"/>
          <w:szCs w:val="24"/>
          <w:rtl/>
        </w:rPr>
        <w:t>משפט</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w:t>
      </w:r>
    </w:p>
    <w:p w14:paraId="13A3905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לחתימתו</w:t>
      </w:r>
      <w:r w:rsidRPr="00EF4F1C">
        <w:rPr>
          <w:rFonts w:ascii="David" w:hAnsi="David" w:cs="David"/>
          <w:b/>
          <w:bCs/>
          <w:i/>
          <w:sz w:val="24"/>
          <w:szCs w:val="24"/>
          <w:rtl/>
        </w:rPr>
        <w:t xml:space="preserve"> </w:t>
      </w:r>
      <w:r w:rsidRPr="00EF4F1C">
        <w:rPr>
          <w:rFonts w:ascii="David" w:hAnsi="David" w:cs="David" w:hint="eastAsia"/>
          <w:b/>
          <w:bCs/>
          <w:i/>
          <w:sz w:val="24"/>
          <w:szCs w:val="24"/>
          <w:rtl/>
        </w:rPr>
        <w:t>כדין</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מורשי</w:t>
      </w:r>
      <w:r w:rsidRPr="00EF4F1C">
        <w:rPr>
          <w:rFonts w:ascii="David" w:hAnsi="David" w:cs="David"/>
          <w:b/>
          <w:bCs/>
          <w:i/>
          <w:sz w:val="24"/>
          <w:szCs w:val="24"/>
          <w:rtl/>
        </w:rPr>
        <w:t xml:space="preserve"> </w:t>
      </w:r>
      <w:r w:rsidRPr="00EF4F1C">
        <w:rPr>
          <w:rFonts w:ascii="David" w:hAnsi="David" w:cs="David" w:hint="eastAsia"/>
          <w:b/>
          <w:bCs/>
          <w:i/>
          <w:sz w:val="24"/>
          <w:szCs w:val="24"/>
          <w:rtl/>
        </w:rPr>
        <w:t>החתימה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04E510E8"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כתובות</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הן</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בצד</w:t>
      </w:r>
      <w:r w:rsidRPr="00EF4F1C">
        <w:rPr>
          <w:rFonts w:ascii="David" w:hAnsi="David" w:cs="David"/>
          <w:b/>
          <w:bCs/>
          <w:i/>
          <w:sz w:val="24"/>
          <w:szCs w:val="24"/>
          <w:rtl/>
        </w:rPr>
        <w:t xml:space="preserve"> </w:t>
      </w:r>
      <w:r w:rsidRPr="00EF4F1C">
        <w:rPr>
          <w:rFonts w:ascii="David" w:hAnsi="David" w:cs="David" w:hint="eastAsia"/>
          <w:b/>
          <w:bCs/>
          <w:i/>
          <w:sz w:val="24"/>
          <w:szCs w:val="24"/>
          <w:rtl/>
        </w:rPr>
        <w:t>שמותיהם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בפתח</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שתימסר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למי</w:t>
      </w:r>
      <w:r w:rsidRPr="00EF4F1C">
        <w:rPr>
          <w:rFonts w:ascii="David" w:hAnsi="David" w:cs="David"/>
          <w:b/>
          <w:bCs/>
          <w:i/>
          <w:sz w:val="24"/>
          <w:szCs w:val="24"/>
          <w:rtl/>
        </w:rPr>
        <w:t xml:space="preserve"> </w:t>
      </w:r>
      <w:r w:rsidRPr="00EF4F1C">
        <w:rPr>
          <w:rFonts w:ascii="David" w:hAnsi="David" w:cs="David" w:hint="eastAsia"/>
          <w:b/>
          <w:bCs/>
          <w:i/>
          <w:sz w:val="24"/>
          <w:szCs w:val="24"/>
          <w:rtl/>
        </w:rPr>
        <w:t>מהצדדים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הכתובת</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תחשב</w:t>
      </w:r>
      <w:r w:rsidRPr="00EF4F1C">
        <w:rPr>
          <w:rFonts w:ascii="David" w:hAnsi="David" w:cs="David"/>
          <w:b/>
          <w:bCs/>
          <w:i/>
          <w:sz w:val="24"/>
          <w:szCs w:val="24"/>
          <w:rtl/>
        </w:rPr>
        <w:t xml:space="preserve"> </w:t>
      </w:r>
      <w:r w:rsidRPr="00EF4F1C">
        <w:rPr>
          <w:rFonts w:ascii="David" w:hAnsi="David" w:cs="David" w:hint="eastAsia"/>
          <w:b/>
          <w:bCs/>
          <w:i/>
          <w:sz w:val="24"/>
          <w:szCs w:val="24"/>
          <w:rtl/>
        </w:rPr>
        <w:t>כנמסרת</w:t>
      </w:r>
      <w:r w:rsidRPr="00EF4F1C">
        <w:rPr>
          <w:rFonts w:ascii="David" w:hAnsi="David" w:cs="David"/>
          <w:b/>
          <w:bCs/>
          <w:i/>
          <w:sz w:val="24"/>
          <w:szCs w:val="24"/>
          <w:rtl/>
        </w:rPr>
        <w:t xml:space="preserve"> </w:t>
      </w:r>
      <w:r w:rsidRPr="00EF4F1C">
        <w:rPr>
          <w:rFonts w:ascii="David" w:hAnsi="David" w:cs="David" w:hint="eastAsia"/>
          <w:b/>
          <w:bCs/>
          <w:i/>
          <w:sz w:val="24"/>
          <w:szCs w:val="24"/>
          <w:rtl/>
        </w:rPr>
        <w:t>לידו</w:t>
      </w:r>
      <w:r w:rsidRPr="00EF4F1C">
        <w:rPr>
          <w:rFonts w:ascii="David" w:hAnsi="David" w:cs="David"/>
          <w:b/>
          <w:bCs/>
          <w:i/>
          <w:sz w:val="24"/>
          <w:szCs w:val="24"/>
          <w:rtl/>
        </w:rPr>
        <w:t xml:space="preserve"> </w:t>
      </w:r>
      <w:r w:rsidRPr="00EF4F1C">
        <w:rPr>
          <w:rFonts w:ascii="David" w:hAnsi="David" w:cs="David" w:hint="eastAsia"/>
          <w:b/>
          <w:bCs/>
          <w:i/>
          <w:sz w:val="24"/>
          <w:szCs w:val="24"/>
          <w:rtl/>
        </w:rPr>
        <w:t>בתום</w:t>
      </w:r>
      <w:r w:rsidRPr="00EF4F1C">
        <w:rPr>
          <w:rFonts w:ascii="David" w:hAnsi="David" w:cs="David"/>
          <w:b/>
          <w:bCs/>
          <w:i/>
          <w:sz w:val="24"/>
          <w:szCs w:val="24"/>
          <w:rtl/>
        </w:rPr>
        <w:t xml:space="preserve"> 72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מעת</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מסירתה</w:t>
      </w:r>
      <w:r w:rsidRPr="00EF4F1C">
        <w:rPr>
          <w:rFonts w:ascii="David" w:hAnsi="David" w:cs="David"/>
          <w:b/>
          <w:bCs/>
          <w:i/>
          <w:sz w:val="24"/>
          <w:szCs w:val="24"/>
          <w:rtl/>
        </w:rPr>
        <w:t xml:space="preserve"> </w:t>
      </w:r>
      <w:r w:rsidRPr="00EF4F1C">
        <w:rPr>
          <w:rFonts w:ascii="David" w:hAnsi="David" w:cs="David" w:hint="eastAsia"/>
          <w:b/>
          <w:bCs/>
          <w:i/>
          <w:sz w:val="24"/>
          <w:szCs w:val="24"/>
          <w:rtl/>
        </w:rPr>
        <w:t>בדואר</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רשום</w:t>
      </w:r>
      <w:r w:rsidRPr="00EF4F1C">
        <w:rPr>
          <w:rFonts w:ascii="David" w:hAnsi="David" w:cs="David"/>
          <w:b/>
          <w:bCs/>
          <w:i/>
          <w:sz w:val="24"/>
          <w:szCs w:val="24"/>
          <w:rtl/>
        </w:rPr>
        <w:t>.</w:t>
      </w:r>
    </w:p>
    <w:p w14:paraId="62C649B4" w14:textId="77777777" w:rsidR="00EF4F1C" w:rsidRPr="00EF4F1C" w:rsidRDefault="00EF4F1C" w:rsidP="00A11D74">
      <w:pPr>
        <w:spacing w:after="0" w:afterAutospacing="0" w:line="240" w:lineRule="auto"/>
        <w:rPr>
          <w:rFonts w:ascii="David" w:hAnsi="David" w:cs="David"/>
          <w:b/>
          <w:bCs/>
          <w:sz w:val="24"/>
          <w:szCs w:val="24"/>
          <w:rtl/>
        </w:rPr>
      </w:pPr>
    </w:p>
    <w:p w14:paraId="6C066B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ולראיה</w:t>
      </w:r>
      <w:r w:rsidRPr="00EF4F1C">
        <w:rPr>
          <w:rFonts w:ascii="David" w:hAnsi="David" w:cs="David"/>
          <w:b/>
          <w:bCs/>
          <w:sz w:val="24"/>
          <w:szCs w:val="24"/>
          <w:rtl/>
        </w:rPr>
        <w:t xml:space="preserve">  </w:t>
      </w:r>
      <w:r w:rsidRPr="00EF4F1C">
        <w:rPr>
          <w:rFonts w:ascii="David" w:hAnsi="David" w:cs="David" w:hint="cs"/>
          <w:b/>
          <w:bCs/>
          <w:sz w:val="24"/>
          <w:szCs w:val="24"/>
          <w:rtl/>
        </w:rPr>
        <w:t>באו</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החתום</w:t>
      </w:r>
      <w:r w:rsidRPr="00EF4F1C">
        <w:rPr>
          <w:rFonts w:ascii="David" w:hAnsi="David" w:cs="David"/>
          <w:b/>
          <w:bCs/>
          <w:sz w:val="24"/>
          <w:szCs w:val="24"/>
          <w:rtl/>
        </w:rPr>
        <w:t>:</w:t>
      </w:r>
    </w:p>
    <w:p w14:paraId="4D61DF5A" w14:textId="77777777" w:rsidR="00EF4F1C" w:rsidRPr="00EF4F1C" w:rsidRDefault="00EF4F1C" w:rsidP="00A11D74">
      <w:pPr>
        <w:spacing w:after="0" w:afterAutospacing="0" w:line="240" w:lineRule="auto"/>
        <w:rPr>
          <w:rFonts w:ascii="David" w:hAnsi="David" w:cs="David"/>
          <w:b/>
          <w:bCs/>
          <w:sz w:val="24"/>
          <w:szCs w:val="24"/>
          <w:rtl/>
        </w:rPr>
      </w:pPr>
    </w:p>
    <w:p w14:paraId="3EC257BD" w14:textId="77777777" w:rsidR="00EF4F1C" w:rsidRPr="00EF4F1C" w:rsidRDefault="00EF4F1C" w:rsidP="00A11D74">
      <w:pPr>
        <w:spacing w:after="0" w:afterAutospacing="0" w:line="240" w:lineRule="auto"/>
        <w:rPr>
          <w:rFonts w:ascii="David" w:hAnsi="David" w:cs="David"/>
          <w:b/>
          <w:bCs/>
          <w:sz w:val="24"/>
          <w:szCs w:val="24"/>
          <w:rtl/>
        </w:rPr>
      </w:pPr>
    </w:p>
    <w:p w14:paraId="40ACB18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w:t>
      </w:r>
      <w:r w:rsidRPr="00EF4F1C">
        <w:rPr>
          <w:rFonts w:ascii="David" w:hAnsi="David" w:cs="David"/>
          <w:b/>
          <w:bCs/>
          <w:sz w:val="24"/>
          <w:szCs w:val="24"/>
          <w:rtl/>
        </w:rPr>
        <w:tab/>
        <w:t xml:space="preserve">                                           ______________________</w:t>
      </w:r>
    </w:p>
    <w:p w14:paraId="3C2411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t xml:space="preserve"> </w:t>
      </w:r>
    </w:p>
    <w:p w14:paraId="4EAF7E69" w14:textId="77777777" w:rsidR="00EF4F1C" w:rsidRPr="00EF4F1C" w:rsidRDefault="00EF4F1C" w:rsidP="00A11D74">
      <w:pPr>
        <w:spacing w:after="0" w:afterAutospacing="0" w:line="240" w:lineRule="auto"/>
        <w:rPr>
          <w:rFonts w:ascii="David" w:hAnsi="David" w:cs="David"/>
          <w:b/>
          <w:bCs/>
          <w:sz w:val="24"/>
          <w:szCs w:val="24"/>
          <w:rtl/>
        </w:rPr>
      </w:pPr>
    </w:p>
    <w:p w14:paraId="3D9155B1" w14:textId="77777777" w:rsidR="00EF4F1C" w:rsidRPr="00EF4F1C" w:rsidRDefault="00EF4F1C" w:rsidP="00A11D74">
      <w:pPr>
        <w:spacing w:after="0" w:afterAutospacing="0" w:line="240" w:lineRule="auto"/>
        <w:rPr>
          <w:rFonts w:ascii="David" w:hAnsi="David" w:cs="David"/>
          <w:b/>
          <w:bCs/>
          <w:sz w:val="24"/>
          <w:szCs w:val="24"/>
          <w:rtl/>
        </w:rPr>
      </w:pPr>
    </w:p>
    <w:p w14:paraId="0B912F16" w14:textId="77777777" w:rsidR="00EF4F1C" w:rsidRPr="00EF4F1C" w:rsidRDefault="00EF4F1C" w:rsidP="00A11D74">
      <w:pPr>
        <w:spacing w:after="0" w:afterAutospacing="0" w:line="240" w:lineRule="auto"/>
        <w:rPr>
          <w:rFonts w:ascii="David" w:hAnsi="David" w:cs="David"/>
          <w:b/>
          <w:bCs/>
          <w:sz w:val="24"/>
          <w:szCs w:val="24"/>
          <w:rtl/>
        </w:rPr>
      </w:pPr>
    </w:p>
    <w:p w14:paraId="5BC812EB" w14:textId="77777777" w:rsidR="00EF4F1C" w:rsidRPr="00EF4F1C" w:rsidRDefault="00EF4F1C" w:rsidP="00A11D74">
      <w:pPr>
        <w:spacing w:after="0" w:afterAutospacing="0" w:line="240" w:lineRule="auto"/>
        <w:rPr>
          <w:rFonts w:ascii="David" w:hAnsi="David" w:cs="David"/>
          <w:b/>
          <w:bCs/>
          <w:sz w:val="24"/>
          <w:szCs w:val="24"/>
          <w:rtl/>
        </w:rPr>
      </w:pPr>
    </w:p>
    <w:p w14:paraId="258A967E" w14:textId="77777777" w:rsidR="00EF4F1C" w:rsidRPr="00EF4F1C" w:rsidRDefault="00EF4F1C" w:rsidP="00A11D74">
      <w:pPr>
        <w:spacing w:after="0" w:afterAutospacing="0" w:line="240" w:lineRule="auto"/>
        <w:rPr>
          <w:rFonts w:ascii="David" w:hAnsi="David" w:cs="David"/>
          <w:b/>
          <w:bCs/>
          <w:sz w:val="24"/>
          <w:szCs w:val="24"/>
          <w:rtl/>
        </w:rPr>
      </w:pPr>
    </w:p>
    <w:p w14:paraId="50BC207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אני</w:t>
      </w:r>
      <w:r w:rsidRPr="00EF4F1C">
        <w:rPr>
          <w:rFonts w:ascii="David" w:hAnsi="David" w:cs="David"/>
          <w:b/>
          <w:bCs/>
          <w:sz w:val="24"/>
          <w:szCs w:val="24"/>
          <w:rtl/>
        </w:rPr>
        <w:t xml:space="preserve"> </w:t>
      </w:r>
      <w:r w:rsidRPr="00EF4F1C">
        <w:rPr>
          <w:rFonts w:ascii="David" w:hAnsi="David" w:cs="David" w:hint="cs"/>
          <w:b/>
          <w:bCs/>
          <w:sz w:val="24"/>
          <w:szCs w:val="24"/>
          <w:rtl/>
        </w:rPr>
        <w:t>הח</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_________________ </w:t>
      </w:r>
      <w:r w:rsidRPr="00EF4F1C">
        <w:rPr>
          <w:rFonts w:ascii="David" w:hAnsi="David" w:cs="David" w:hint="cs"/>
          <w:b/>
          <w:bCs/>
          <w:sz w:val="24"/>
          <w:szCs w:val="24"/>
          <w:rtl/>
        </w:rPr>
        <w:t>עו</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w:t>
      </w:r>
      <w:r w:rsidRPr="00EF4F1C">
        <w:rPr>
          <w:rFonts w:ascii="David" w:hAnsi="David" w:cs="David" w:hint="cs"/>
          <w:b/>
          <w:bCs/>
          <w:sz w:val="24"/>
          <w:szCs w:val="24"/>
          <w:rtl/>
        </w:rPr>
        <w:t>רו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מרח</w:t>
      </w:r>
      <w:r w:rsidRPr="00EF4F1C">
        <w:rPr>
          <w:rFonts w:ascii="David" w:hAnsi="David" w:cs="David"/>
          <w:b/>
          <w:bCs/>
          <w:sz w:val="24"/>
          <w:szCs w:val="24"/>
          <w:rtl/>
        </w:rPr>
        <w:t xml:space="preserve">' ______________ </w:t>
      </w:r>
      <w:r w:rsidRPr="00EF4F1C">
        <w:rPr>
          <w:rFonts w:ascii="David" w:hAnsi="David" w:cs="David" w:hint="cs"/>
          <w:b/>
          <w:bCs/>
          <w:sz w:val="24"/>
          <w:szCs w:val="24"/>
          <w:rtl/>
        </w:rPr>
        <w:t>מאשר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w:t>
      </w:r>
      <w:r w:rsidRPr="00EF4F1C">
        <w:rPr>
          <w:rFonts w:ascii="David" w:hAnsi="David" w:cs="David"/>
          <w:b/>
          <w:bCs/>
          <w:sz w:val="24"/>
          <w:szCs w:val="24"/>
          <w:rtl/>
        </w:rPr>
        <w:t>"</w:t>
      </w:r>
      <w:r w:rsidRPr="00EF4F1C">
        <w:rPr>
          <w:rFonts w:ascii="David" w:hAnsi="David" w:cs="David" w:hint="cs"/>
          <w:b/>
          <w:bCs/>
          <w:sz w:val="24"/>
          <w:szCs w:val="24"/>
          <w:rtl/>
        </w:rPr>
        <w:t>ה</w:t>
      </w:r>
      <w:r w:rsidRPr="00EF4F1C">
        <w:rPr>
          <w:rFonts w:ascii="David" w:hAnsi="David" w:cs="David"/>
          <w:b/>
          <w:bCs/>
          <w:sz w:val="24"/>
          <w:szCs w:val="24"/>
          <w:rtl/>
        </w:rPr>
        <w:t xml:space="preserve"> __________________ </w:t>
      </w:r>
      <w:r w:rsidRPr="00EF4F1C">
        <w:rPr>
          <w:rFonts w:ascii="David" w:hAnsi="David" w:cs="David" w:hint="cs"/>
          <w:b/>
          <w:bCs/>
          <w:sz w:val="24"/>
          <w:szCs w:val="24"/>
          <w:rtl/>
        </w:rPr>
        <w:t>הם</w:t>
      </w:r>
      <w:r w:rsidRPr="00EF4F1C">
        <w:rPr>
          <w:rFonts w:ascii="David" w:hAnsi="David" w:cs="David"/>
          <w:b/>
          <w:bCs/>
          <w:sz w:val="24"/>
          <w:szCs w:val="24"/>
          <w:rtl/>
        </w:rPr>
        <w:t xml:space="preserve"> </w:t>
      </w:r>
      <w:r w:rsidRPr="00EF4F1C">
        <w:rPr>
          <w:rFonts w:ascii="David" w:hAnsi="David" w:cs="David" w:hint="cs"/>
          <w:b/>
          <w:bCs/>
          <w:sz w:val="24"/>
          <w:szCs w:val="24"/>
          <w:rtl/>
        </w:rPr>
        <w:t>שחתמו</w:t>
      </w:r>
      <w:r w:rsidRPr="00EF4F1C">
        <w:rPr>
          <w:rFonts w:ascii="David" w:hAnsi="David" w:cs="David"/>
          <w:b/>
          <w:bCs/>
          <w:sz w:val="24"/>
          <w:szCs w:val="24"/>
          <w:rtl/>
        </w:rPr>
        <w:t xml:space="preserve"> </w:t>
      </w:r>
      <w:r w:rsidRPr="00EF4F1C">
        <w:rPr>
          <w:rFonts w:ascii="David" w:hAnsi="David" w:cs="David" w:hint="cs"/>
          <w:b/>
          <w:bCs/>
          <w:sz w:val="24"/>
          <w:szCs w:val="24"/>
          <w:rtl/>
        </w:rPr>
        <w:t>בשם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דלעיל</w:t>
      </w:r>
      <w:r w:rsidRPr="00EF4F1C">
        <w:rPr>
          <w:rFonts w:ascii="David" w:hAnsi="David" w:cs="David"/>
          <w:b/>
          <w:bCs/>
          <w:sz w:val="24"/>
          <w:szCs w:val="24"/>
          <w:rtl/>
        </w:rPr>
        <w:t xml:space="preserve"> </w:t>
      </w:r>
      <w:r w:rsidRPr="00EF4F1C">
        <w:rPr>
          <w:rFonts w:ascii="David" w:hAnsi="David" w:cs="David" w:hint="cs"/>
          <w:b/>
          <w:bCs/>
          <w:sz w:val="24"/>
          <w:szCs w:val="24"/>
          <w:rtl/>
        </w:rPr>
        <w:t>וכי</w:t>
      </w:r>
      <w:r w:rsidRPr="00EF4F1C">
        <w:rPr>
          <w:rFonts w:ascii="David" w:hAnsi="David" w:cs="David"/>
          <w:b/>
          <w:bCs/>
          <w:sz w:val="24"/>
          <w:szCs w:val="24"/>
          <w:rtl/>
        </w:rPr>
        <w:t xml:space="preserve"> </w:t>
      </w:r>
      <w:r w:rsidRPr="00EF4F1C">
        <w:rPr>
          <w:rFonts w:ascii="David" w:hAnsi="David" w:cs="David" w:hint="cs"/>
          <w:b/>
          <w:bCs/>
          <w:sz w:val="24"/>
          <w:szCs w:val="24"/>
          <w:rtl/>
        </w:rPr>
        <w:t>חתימתם</w:t>
      </w:r>
      <w:r w:rsidRPr="00EF4F1C">
        <w:rPr>
          <w:rFonts w:ascii="David" w:hAnsi="David" w:cs="David"/>
          <w:b/>
          <w:bCs/>
          <w:sz w:val="24"/>
          <w:szCs w:val="24"/>
          <w:rtl/>
        </w:rPr>
        <w:t xml:space="preserve"> </w:t>
      </w:r>
      <w:r w:rsidRPr="00EF4F1C">
        <w:rPr>
          <w:rFonts w:ascii="David" w:hAnsi="David" w:cs="David" w:hint="cs"/>
          <w:b/>
          <w:bCs/>
          <w:sz w:val="24"/>
          <w:szCs w:val="24"/>
          <w:rtl/>
        </w:rPr>
        <w:t>המשותפת</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חותמת</w:t>
      </w:r>
      <w:r w:rsidRPr="00EF4F1C">
        <w:rPr>
          <w:rFonts w:ascii="David" w:hAnsi="David" w:cs="David"/>
          <w:b/>
          <w:bCs/>
          <w:sz w:val="24"/>
          <w:szCs w:val="24"/>
          <w:rtl/>
        </w:rPr>
        <w:t xml:space="preserve"> </w:t>
      </w:r>
      <w:r w:rsidRPr="00EF4F1C">
        <w:rPr>
          <w:rFonts w:ascii="David" w:hAnsi="David" w:cs="David" w:hint="cs"/>
          <w:b/>
          <w:bCs/>
          <w:sz w:val="24"/>
          <w:szCs w:val="24"/>
          <w:rtl/>
        </w:rPr>
        <w:t>החברה</w:t>
      </w:r>
      <w:r w:rsidRPr="00EF4F1C">
        <w:rPr>
          <w:rFonts w:ascii="David" w:hAnsi="David" w:cs="David"/>
          <w:b/>
          <w:bCs/>
          <w:sz w:val="24"/>
          <w:szCs w:val="24"/>
          <w:rtl/>
        </w:rPr>
        <w:t xml:space="preserve"> </w:t>
      </w:r>
      <w:r w:rsidRPr="00EF4F1C">
        <w:rPr>
          <w:rFonts w:ascii="David" w:hAnsi="David" w:cs="David" w:hint="cs"/>
          <w:b/>
          <w:bCs/>
          <w:sz w:val="24"/>
          <w:szCs w:val="24"/>
          <w:rtl/>
        </w:rPr>
        <w:t>מחייבת</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לעניין</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5C353929" w14:textId="77777777" w:rsidR="00EF4F1C" w:rsidRPr="00EF4F1C" w:rsidRDefault="00EF4F1C" w:rsidP="00A11D74">
      <w:pPr>
        <w:spacing w:after="0" w:afterAutospacing="0" w:line="240" w:lineRule="auto"/>
        <w:rPr>
          <w:rFonts w:ascii="David" w:hAnsi="David" w:cs="David"/>
          <w:b/>
          <w:bCs/>
          <w:sz w:val="24"/>
          <w:szCs w:val="24"/>
          <w:rtl/>
        </w:rPr>
      </w:pPr>
    </w:p>
    <w:p w14:paraId="00DEB6E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תאריך</w:t>
      </w:r>
      <w:r w:rsidRPr="00EF4F1C">
        <w:rPr>
          <w:rFonts w:ascii="David" w:hAnsi="David" w:cs="David"/>
          <w:b/>
          <w:bCs/>
          <w:sz w:val="24"/>
          <w:szCs w:val="24"/>
          <w:rtl/>
        </w:rPr>
        <w:t>: ______________</w:t>
      </w:r>
      <w:r w:rsidRPr="00EF4F1C">
        <w:rPr>
          <w:rFonts w:ascii="David" w:hAnsi="David" w:cs="David"/>
          <w:b/>
          <w:bCs/>
          <w:sz w:val="24"/>
          <w:szCs w:val="24"/>
          <w:rtl/>
        </w:rPr>
        <w:tab/>
      </w:r>
      <w:r w:rsidRPr="00EF4F1C">
        <w:rPr>
          <w:rFonts w:ascii="David" w:hAnsi="David" w:cs="David" w:hint="cs"/>
          <w:b/>
          <w:bCs/>
          <w:sz w:val="24"/>
          <w:szCs w:val="24"/>
          <w:rtl/>
        </w:rPr>
        <w:t>חתימה</w:t>
      </w:r>
      <w:r w:rsidRPr="00EF4F1C">
        <w:rPr>
          <w:rFonts w:ascii="David" w:hAnsi="David" w:cs="David"/>
          <w:b/>
          <w:bCs/>
          <w:sz w:val="24"/>
          <w:szCs w:val="24"/>
          <w:rtl/>
        </w:rPr>
        <w:t xml:space="preserve"> </w:t>
      </w:r>
      <w:r w:rsidRPr="00EF4F1C">
        <w:rPr>
          <w:rFonts w:ascii="David" w:hAnsi="David" w:cs="David" w:hint="cs"/>
          <w:b/>
          <w:bCs/>
          <w:sz w:val="24"/>
          <w:szCs w:val="24"/>
          <w:rtl/>
        </w:rPr>
        <w:t>וחותמת</w:t>
      </w:r>
      <w:r w:rsidRPr="00EF4F1C">
        <w:rPr>
          <w:rFonts w:ascii="David" w:hAnsi="David" w:cs="David"/>
          <w:b/>
          <w:bCs/>
          <w:sz w:val="24"/>
          <w:szCs w:val="24"/>
          <w:rtl/>
        </w:rPr>
        <w:t xml:space="preserve"> </w:t>
      </w:r>
      <w:r w:rsidRPr="00EF4F1C">
        <w:rPr>
          <w:rFonts w:ascii="David" w:hAnsi="David" w:cs="David" w:hint="cs"/>
          <w:b/>
          <w:bCs/>
          <w:sz w:val="24"/>
          <w:szCs w:val="24"/>
          <w:rtl/>
        </w:rPr>
        <w:t>עו</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w:t>
      </w:r>
      <w:r w:rsidRPr="00EF4F1C">
        <w:rPr>
          <w:rFonts w:ascii="David" w:hAnsi="David" w:cs="David" w:hint="cs"/>
          <w:b/>
          <w:bCs/>
          <w:sz w:val="24"/>
          <w:szCs w:val="24"/>
          <w:rtl/>
        </w:rPr>
        <w:t>רו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_________________</w:t>
      </w:r>
    </w:p>
    <w:p w14:paraId="7B1ABF89" w14:textId="77777777" w:rsidR="00EF4F1C" w:rsidRPr="00EF4F1C" w:rsidRDefault="00EF4F1C" w:rsidP="00A11D74">
      <w:pPr>
        <w:spacing w:after="0" w:afterAutospacing="0" w:line="240" w:lineRule="auto"/>
        <w:rPr>
          <w:rFonts w:ascii="David" w:hAnsi="David" w:cs="David"/>
          <w:b/>
          <w:bCs/>
          <w:sz w:val="24"/>
          <w:szCs w:val="24"/>
          <w:rtl/>
        </w:rPr>
      </w:pPr>
    </w:p>
    <w:p w14:paraId="73A394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r w:rsidRPr="00EF4F1C">
        <w:rPr>
          <w:rFonts w:ascii="David" w:hAnsi="David" w:cs="David" w:hint="cs"/>
          <w:b/>
          <w:bCs/>
          <w:sz w:val="24"/>
          <w:szCs w:val="24"/>
          <w:u w:val="single"/>
          <w:rtl/>
        </w:rPr>
        <w:t>נספח</w:t>
      </w:r>
      <w:r w:rsidRPr="00EF4F1C">
        <w:rPr>
          <w:rFonts w:ascii="David" w:hAnsi="David" w:cs="David"/>
          <w:b/>
          <w:bCs/>
          <w:sz w:val="24"/>
          <w:szCs w:val="24"/>
          <w:u w:val="single"/>
          <w:rtl/>
        </w:rPr>
        <w:t xml:space="preserve"> 3.1.1</w:t>
      </w:r>
    </w:p>
    <w:p w14:paraId="658B0D8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נספח התאמות כללי לחוזה</w:t>
      </w:r>
    </w:p>
    <w:p w14:paraId="2293EBA9" w14:textId="77777777" w:rsidR="00EF4F1C" w:rsidRPr="00EF4F1C" w:rsidRDefault="00EF4F1C" w:rsidP="00A11D74">
      <w:pPr>
        <w:spacing w:after="0" w:afterAutospacing="0" w:line="240" w:lineRule="auto"/>
        <w:rPr>
          <w:rFonts w:ascii="David" w:hAnsi="David" w:cs="David"/>
          <w:b/>
          <w:bCs/>
          <w:sz w:val="24"/>
          <w:szCs w:val="24"/>
          <w:rtl/>
        </w:rPr>
      </w:pPr>
    </w:p>
    <w:p w14:paraId="1FC47B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לצד</w:t>
      </w:r>
      <w:r w:rsidRPr="00EF4F1C">
        <w:rPr>
          <w:rFonts w:ascii="David" w:hAnsi="David" w:cs="David"/>
          <w:b/>
          <w:bCs/>
          <w:sz w:val="24"/>
          <w:szCs w:val="24"/>
          <w:rtl/>
        </w:rPr>
        <w:t xml:space="preserve"> </w:t>
      </w:r>
      <w:r w:rsidRPr="00EF4F1C">
        <w:rPr>
          <w:rFonts w:ascii="David" w:hAnsi="David" w:cs="David" w:hint="cs"/>
          <w:b/>
          <w:bCs/>
          <w:sz w:val="24"/>
          <w:szCs w:val="24"/>
          <w:rtl/>
        </w:rPr>
        <w:t>הסעיפים</w:t>
      </w:r>
      <w:r w:rsidRPr="00EF4F1C">
        <w:rPr>
          <w:rFonts w:ascii="David" w:hAnsi="David" w:cs="David"/>
          <w:b/>
          <w:bCs/>
          <w:sz w:val="24"/>
          <w:szCs w:val="24"/>
          <w:rtl/>
        </w:rPr>
        <w:t xml:space="preserve"> </w:t>
      </w:r>
      <w:r w:rsidRPr="00EF4F1C">
        <w:rPr>
          <w:rFonts w:ascii="David" w:hAnsi="David" w:cs="David" w:hint="cs"/>
          <w:b/>
          <w:bCs/>
          <w:sz w:val="24"/>
          <w:szCs w:val="24"/>
          <w:rtl/>
        </w:rPr>
        <w:t>המצוינים</w:t>
      </w:r>
      <w:r w:rsidRPr="00EF4F1C">
        <w:rPr>
          <w:rFonts w:ascii="David" w:hAnsi="David" w:cs="David"/>
          <w:b/>
          <w:bCs/>
          <w:sz w:val="24"/>
          <w:szCs w:val="24"/>
          <w:rtl/>
        </w:rPr>
        <w:t xml:space="preserve"> </w:t>
      </w:r>
      <w:r w:rsidRPr="00EF4F1C">
        <w:rPr>
          <w:rFonts w:ascii="David" w:hAnsi="David" w:cs="David" w:hint="cs"/>
          <w:b/>
          <w:bCs/>
          <w:sz w:val="24"/>
          <w:szCs w:val="24"/>
          <w:rtl/>
        </w:rPr>
        <w:t>בנספח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בא</w:t>
      </w:r>
      <w:r w:rsidRPr="00EF4F1C">
        <w:rPr>
          <w:rFonts w:ascii="David" w:hAnsi="David" w:cs="David"/>
          <w:b/>
          <w:bCs/>
          <w:sz w:val="24"/>
          <w:szCs w:val="24"/>
          <w:rtl/>
        </w:rPr>
        <w:t xml:space="preserve"> </w:t>
      </w:r>
      <w:r w:rsidRPr="00EF4F1C">
        <w:rPr>
          <w:rFonts w:ascii="David" w:hAnsi="David" w:cs="David" w:hint="cs"/>
          <w:b/>
          <w:bCs/>
          <w:sz w:val="24"/>
          <w:szCs w:val="24"/>
          <w:rtl/>
        </w:rPr>
        <w:t>להשלים</w:t>
      </w:r>
      <w:r w:rsidRPr="00EF4F1C">
        <w:rPr>
          <w:rFonts w:ascii="David" w:hAnsi="David" w:cs="David"/>
          <w:b/>
          <w:bCs/>
          <w:sz w:val="24"/>
          <w:szCs w:val="24"/>
          <w:rtl/>
        </w:rPr>
        <w:t xml:space="preserve"> </w:t>
      </w:r>
      <w:r w:rsidRPr="00EF4F1C">
        <w:rPr>
          <w:rFonts w:ascii="David" w:hAnsi="David" w:cs="David" w:hint="cs"/>
          <w:b/>
          <w:bCs/>
          <w:sz w:val="24"/>
          <w:szCs w:val="24"/>
          <w:rtl/>
        </w:rPr>
        <w:t>ולהוסיף</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באותם</w:t>
      </w:r>
      <w:r w:rsidRPr="00EF4F1C">
        <w:rPr>
          <w:rFonts w:ascii="David" w:hAnsi="David" w:cs="David"/>
          <w:b/>
          <w:bCs/>
          <w:sz w:val="24"/>
          <w:szCs w:val="24"/>
          <w:rtl/>
        </w:rPr>
        <w:t xml:space="preserve"> </w:t>
      </w:r>
      <w:r w:rsidRPr="00EF4F1C">
        <w:rPr>
          <w:rFonts w:ascii="David" w:hAnsi="David" w:cs="David" w:hint="cs"/>
          <w:b/>
          <w:bCs/>
          <w:sz w:val="24"/>
          <w:szCs w:val="24"/>
          <w:rtl/>
        </w:rPr>
        <w:t>סעיפים</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מהם</w:t>
      </w:r>
      <w:r w:rsidRPr="00EF4F1C">
        <w:rPr>
          <w:rFonts w:ascii="David" w:hAnsi="David" w:cs="David"/>
          <w:b/>
          <w:bCs/>
          <w:sz w:val="24"/>
          <w:szCs w:val="24"/>
          <w:rtl/>
        </w:rPr>
        <w:t xml:space="preserve">, </w:t>
      </w:r>
      <w:r w:rsidRPr="00EF4F1C">
        <w:rPr>
          <w:rFonts w:ascii="David" w:hAnsi="David" w:cs="David" w:hint="cs"/>
          <w:b/>
          <w:bCs/>
          <w:sz w:val="24"/>
          <w:szCs w:val="24"/>
          <w:rtl/>
        </w:rPr>
        <w:t>ואולם</w:t>
      </w:r>
      <w:r w:rsidRPr="00EF4F1C">
        <w:rPr>
          <w:rFonts w:ascii="David" w:hAnsi="David" w:cs="David"/>
          <w:b/>
          <w:bCs/>
          <w:sz w:val="24"/>
          <w:szCs w:val="24"/>
          <w:rtl/>
        </w:rPr>
        <w:t xml:space="preserve"> </w:t>
      </w:r>
      <w:r w:rsidRPr="00EF4F1C">
        <w:rPr>
          <w:rFonts w:ascii="David" w:hAnsi="David" w:cs="David" w:hint="cs"/>
          <w:b/>
          <w:bCs/>
          <w:sz w:val="24"/>
          <w:szCs w:val="24"/>
          <w:rtl/>
        </w:rPr>
        <w:t>במקום</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קיימת</w:t>
      </w:r>
      <w:r w:rsidRPr="00EF4F1C">
        <w:rPr>
          <w:rFonts w:ascii="David" w:hAnsi="David" w:cs="David"/>
          <w:b/>
          <w:bCs/>
          <w:sz w:val="24"/>
          <w:szCs w:val="24"/>
          <w:rtl/>
        </w:rPr>
        <w:t xml:space="preserve"> </w:t>
      </w:r>
      <w:r w:rsidRPr="00EF4F1C">
        <w:rPr>
          <w:rFonts w:ascii="David" w:hAnsi="David" w:cs="David" w:hint="cs"/>
          <w:b/>
          <w:bCs/>
          <w:sz w:val="24"/>
          <w:szCs w:val="24"/>
          <w:rtl/>
        </w:rPr>
        <w:t>סתירה</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הסעיפים</w:t>
      </w:r>
      <w:r w:rsidRPr="00EF4F1C">
        <w:rPr>
          <w:rFonts w:ascii="David" w:hAnsi="David" w:cs="David"/>
          <w:b/>
          <w:bCs/>
          <w:sz w:val="24"/>
          <w:szCs w:val="24"/>
          <w:rtl/>
        </w:rPr>
        <w:t xml:space="preserve"> </w:t>
      </w:r>
      <w:r w:rsidRPr="00EF4F1C">
        <w:rPr>
          <w:rFonts w:ascii="David" w:hAnsi="David" w:cs="David" w:hint="cs"/>
          <w:b/>
          <w:bCs/>
          <w:sz w:val="24"/>
          <w:szCs w:val="24"/>
          <w:rtl/>
        </w:rPr>
        <w:t>שייווספו</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יתוקנו</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ימחקו</w:t>
      </w:r>
      <w:r w:rsidRPr="00EF4F1C">
        <w:rPr>
          <w:rFonts w:ascii="David" w:hAnsi="David" w:cs="David"/>
          <w:b/>
          <w:bCs/>
          <w:sz w:val="24"/>
          <w:szCs w:val="24"/>
          <w:rtl/>
        </w:rPr>
        <w:t xml:space="preserve"> </w:t>
      </w:r>
      <w:r w:rsidRPr="00EF4F1C">
        <w:rPr>
          <w:rFonts w:ascii="David" w:hAnsi="David" w:cs="David" w:hint="cs"/>
          <w:b/>
          <w:bCs/>
          <w:sz w:val="24"/>
          <w:szCs w:val="24"/>
          <w:rtl/>
        </w:rPr>
        <w:t>בנספח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לבין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יגברו</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שאר</w:t>
      </w:r>
      <w:r w:rsidRPr="00EF4F1C">
        <w:rPr>
          <w:rFonts w:ascii="David" w:hAnsi="David" w:cs="David"/>
          <w:b/>
          <w:bCs/>
          <w:sz w:val="24"/>
          <w:szCs w:val="24"/>
          <w:rtl/>
        </w:rPr>
        <w:t xml:space="preserve"> </w:t>
      </w:r>
      <w:r w:rsidRPr="00EF4F1C">
        <w:rPr>
          <w:rFonts w:ascii="David" w:hAnsi="David" w:cs="David" w:hint="cs"/>
          <w:b/>
          <w:bCs/>
          <w:sz w:val="24"/>
          <w:szCs w:val="24"/>
          <w:rtl/>
        </w:rPr>
        <w:t>תנאי</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יישארו</w:t>
      </w:r>
      <w:r w:rsidRPr="00EF4F1C">
        <w:rPr>
          <w:rFonts w:ascii="David" w:hAnsi="David" w:cs="David"/>
          <w:b/>
          <w:bCs/>
          <w:sz w:val="24"/>
          <w:szCs w:val="24"/>
          <w:rtl/>
        </w:rPr>
        <w:t xml:space="preserve"> </w:t>
      </w:r>
      <w:r w:rsidRPr="00EF4F1C">
        <w:rPr>
          <w:rFonts w:ascii="David" w:hAnsi="David" w:cs="David" w:hint="cs"/>
          <w:b/>
          <w:bCs/>
          <w:sz w:val="24"/>
          <w:szCs w:val="24"/>
          <w:rtl/>
        </w:rPr>
        <w:t>בתוקפם</w:t>
      </w:r>
      <w:r w:rsidRPr="00EF4F1C">
        <w:rPr>
          <w:rFonts w:ascii="David" w:hAnsi="David" w:cs="David"/>
          <w:b/>
          <w:bCs/>
          <w:sz w:val="24"/>
          <w:szCs w:val="24"/>
          <w:rtl/>
        </w:rPr>
        <w:t>.</w:t>
      </w:r>
    </w:p>
    <w:p w14:paraId="4FC3A84F" w14:textId="77777777" w:rsidR="00EF4F1C" w:rsidRPr="00EF4F1C" w:rsidRDefault="00EF4F1C" w:rsidP="00A11D74">
      <w:pPr>
        <w:spacing w:after="0" w:afterAutospacing="0" w:line="240" w:lineRule="auto"/>
        <w:rPr>
          <w:rFonts w:ascii="David" w:hAnsi="David" w:cs="David"/>
          <w:b/>
          <w:bCs/>
          <w:sz w:val="24"/>
          <w:szCs w:val="24"/>
          <w:rtl/>
        </w:rPr>
      </w:pPr>
    </w:p>
    <w:p w14:paraId="201CB65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1.1</w:t>
      </w:r>
      <w:r w:rsidRPr="00EF4F1C">
        <w:rPr>
          <w:rFonts w:ascii="David" w:hAnsi="David" w:cs="David"/>
          <w:b/>
          <w:bCs/>
          <w:sz w:val="24"/>
          <w:szCs w:val="24"/>
          <w:rtl/>
        </w:rPr>
        <w:tab/>
      </w:r>
      <w:r w:rsidRPr="00EF4F1C">
        <w:rPr>
          <w:rFonts w:ascii="David" w:hAnsi="David" w:cs="David" w:hint="cs"/>
          <w:b/>
          <w:bCs/>
          <w:sz w:val="24"/>
          <w:szCs w:val="24"/>
          <w:rtl/>
        </w:rPr>
        <w:t>למונחים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הפירוש</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בצדם</w:t>
      </w:r>
      <w:r w:rsidRPr="00EF4F1C">
        <w:rPr>
          <w:rFonts w:ascii="David" w:hAnsi="David" w:cs="David"/>
          <w:b/>
          <w:bCs/>
          <w:sz w:val="24"/>
          <w:szCs w:val="24"/>
          <w:rtl/>
        </w:rPr>
        <w:t>:</w:t>
      </w:r>
    </w:p>
    <w:p w14:paraId="088CFB8F" w14:textId="77777777" w:rsidR="00EF4F1C" w:rsidRPr="00EF4F1C" w:rsidRDefault="00EF4F1C" w:rsidP="00A11D74">
      <w:pPr>
        <w:spacing w:after="0" w:afterAutospacing="0" w:line="240" w:lineRule="auto"/>
        <w:rPr>
          <w:rFonts w:ascii="David" w:hAnsi="David" w:cs="David"/>
          <w:b/>
          <w:bCs/>
          <w:sz w:val="24"/>
          <w:szCs w:val="24"/>
          <w:rtl/>
        </w:rPr>
      </w:pPr>
    </w:p>
    <w:p w14:paraId="239B546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"הפרויקט"- </w:t>
      </w:r>
      <w:r w:rsidRPr="00EF4F1C">
        <w:rPr>
          <w:rFonts w:ascii="David" w:hAnsi="David" w:cs="David" w:hint="cs"/>
          <w:b/>
          <w:bCs/>
          <w:sz w:val="24"/>
          <w:szCs w:val="24"/>
          <w:rtl/>
        </w:rPr>
        <w:tab/>
        <w:t xml:space="preserve">חלק מפרויקט </w:t>
      </w:r>
      <w:r w:rsidRPr="00EF4F1C">
        <w:rPr>
          <w:rFonts w:ascii="David" w:hAnsi="David" w:cs="David"/>
          <w:b/>
          <w:bCs/>
          <w:sz w:val="24"/>
          <w:szCs w:val="24"/>
        </w:rPr>
        <w:t>&lt;@@SiteID@@&gt;</w:t>
      </w:r>
      <w:r w:rsidRPr="00EF4F1C">
        <w:rPr>
          <w:rFonts w:ascii="David" w:hAnsi="David" w:cs="David" w:hint="cs"/>
          <w:b/>
          <w:bCs/>
          <w:sz w:val="24"/>
          <w:szCs w:val="24"/>
          <w:rtl/>
        </w:rPr>
        <w:t xml:space="preserve"> המתוכנן ברח' __________ &lt;@@</w:t>
      </w:r>
      <w:r w:rsidRPr="00EF4F1C">
        <w:rPr>
          <w:rFonts w:ascii="David" w:hAnsi="David" w:cs="David"/>
          <w:b/>
          <w:bCs/>
          <w:sz w:val="24"/>
          <w:szCs w:val="24"/>
        </w:rPr>
        <w:t>Gosh</w:t>
      </w:r>
      <w:r w:rsidRPr="00EF4F1C">
        <w:rPr>
          <w:rFonts w:ascii="David" w:hAnsi="David" w:cs="David" w:hint="cs"/>
          <w:b/>
          <w:bCs/>
          <w:sz w:val="24"/>
          <w:szCs w:val="24"/>
          <w:rtl/>
        </w:rPr>
        <w:t>@@&gt; ואשר עתיד להתבצע בשלבים הבאים:</w:t>
      </w:r>
    </w:p>
    <w:p w14:paraId="1901906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שלב א' </w:t>
      </w:r>
      <w:r w:rsidRPr="00EF4F1C">
        <w:rPr>
          <w:rFonts w:ascii="David" w:hAnsi="David" w:cs="David"/>
          <w:b/>
          <w:bCs/>
          <w:sz w:val="24"/>
          <w:szCs w:val="24"/>
        </w:rPr>
        <w:t>–</w:t>
      </w:r>
      <w:r w:rsidRPr="00EF4F1C">
        <w:rPr>
          <w:rFonts w:ascii="David" w:hAnsi="David" w:cs="David" w:hint="cs"/>
          <w:b/>
          <w:bCs/>
          <w:sz w:val="24"/>
          <w:szCs w:val="24"/>
          <w:rtl/>
        </w:rPr>
        <w:t xml:space="preserve"> בניית מפלס קומת קרקע תחתונה הכוללת בין היתר חניות, מחסנים וחדרים טכניים בתחום בנינים מס' __ ו-__. בניית בנין מגורים מס' __  ופיתוח צמוד.</w:t>
      </w:r>
    </w:p>
    <w:p w14:paraId="6C0E17A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שלב ב' -  בניית בנין מגורים מס'____, פיתוח צמוד ו____________.</w:t>
      </w:r>
    </w:p>
    <w:p w14:paraId="73AE9079" w14:textId="77777777" w:rsidR="00EF4F1C" w:rsidRPr="00EF4F1C" w:rsidRDefault="00EF4F1C" w:rsidP="00A11D74">
      <w:pPr>
        <w:spacing w:after="0" w:afterAutospacing="0" w:line="240" w:lineRule="auto"/>
        <w:rPr>
          <w:rFonts w:ascii="David" w:hAnsi="David" w:cs="David"/>
          <w:b/>
          <w:bCs/>
          <w:sz w:val="24"/>
          <w:szCs w:val="24"/>
          <w:rtl/>
        </w:rPr>
      </w:pPr>
    </w:p>
    <w:p w14:paraId="0AE9695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"העבודות" - </w:t>
      </w:r>
      <w:r w:rsidRPr="00EF4F1C">
        <w:rPr>
          <w:rFonts w:ascii="David" w:hAnsi="David" w:cs="David" w:hint="cs"/>
          <w:b/>
          <w:bCs/>
          <w:sz w:val="24"/>
          <w:szCs w:val="24"/>
          <w:rtl/>
        </w:rPr>
        <w:tab/>
      </w:r>
      <w:r w:rsidRPr="00EF4F1C">
        <w:rPr>
          <w:rFonts w:ascii="David" w:hAnsi="David" w:cs="David" w:hint="cs"/>
          <w:b/>
          <w:bCs/>
          <w:sz w:val="24"/>
          <w:szCs w:val="24"/>
          <w:rtl/>
        </w:rPr>
        <w:tab/>
      </w:r>
      <w:r w:rsidRPr="00EF4F1C">
        <w:rPr>
          <w:rFonts w:ascii="David" w:hAnsi="David" w:cs="David"/>
          <w:b/>
          <w:bCs/>
          <w:sz w:val="24"/>
          <w:szCs w:val="24"/>
        </w:rPr>
        <w:t>&lt;@@Adress@@&gt;</w:t>
      </w:r>
      <w:r w:rsidRPr="00EF4F1C">
        <w:rPr>
          <w:rFonts w:ascii="David" w:hAnsi="David" w:cs="David" w:hint="cs"/>
          <w:b/>
          <w:bCs/>
          <w:sz w:val="24"/>
          <w:szCs w:val="24"/>
          <w:rtl/>
        </w:rPr>
        <w:t xml:space="preserve"> וכמתואר בחוזה זה ובנספחיו.</w:t>
      </w:r>
    </w:p>
    <w:p w14:paraId="377A2FE7" w14:textId="77777777" w:rsidR="00EF4F1C" w:rsidRPr="00EF4F1C" w:rsidRDefault="00EF4F1C" w:rsidP="00A11D74">
      <w:pPr>
        <w:spacing w:after="0" w:afterAutospacing="0" w:line="240" w:lineRule="auto"/>
        <w:rPr>
          <w:rFonts w:ascii="David" w:hAnsi="David" w:cs="David"/>
          <w:b/>
          <w:bCs/>
          <w:sz w:val="24"/>
          <w:szCs w:val="24"/>
          <w:rtl/>
        </w:rPr>
      </w:pPr>
    </w:p>
    <w:p w14:paraId="658C84D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"מדד יסודי" -</w:t>
      </w:r>
      <w:r w:rsidRPr="00EF4F1C">
        <w:rPr>
          <w:rFonts w:ascii="David" w:hAnsi="David" w:cs="David" w:hint="cs"/>
          <w:b/>
          <w:bCs/>
          <w:sz w:val="24"/>
          <w:szCs w:val="24"/>
          <w:rtl/>
        </w:rPr>
        <w:tab/>
      </w:r>
      <w:r w:rsidRPr="00EF4F1C">
        <w:rPr>
          <w:rFonts w:ascii="David" w:hAnsi="David" w:cs="David"/>
          <w:b/>
          <w:bCs/>
          <w:sz w:val="24"/>
          <w:szCs w:val="24"/>
        </w:rPr>
        <w:t>&lt;@@TypeMadadID@@&gt;&lt;@@IsMadadKnown@@&gt;</w:t>
      </w:r>
      <w:r w:rsidRPr="00EF4F1C">
        <w:rPr>
          <w:rFonts w:ascii="David" w:hAnsi="David" w:cs="David" w:hint="cs"/>
          <w:b/>
          <w:bCs/>
          <w:sz w:val="24"/>
          <w:szCs w:val="24"/>
          <w:rtl/>
        </w:rPr>
        <w:t xml:space="preserve"> </w:t>
      </w:r>
      <w:r w:rsidRPr="00EF4F1C">
        <w:rPr>
          <w:rFonts w:ascii="David" w:hAnsi="David" w:cs="David"/>
          <w:b/>
          <w:bCs/>
          <w:sz w:val="24"/>
          <w:szCs w:val="24"/>
        </w:rPr>
        <w:t>&lt;@@MadadDate@@&gt;</w:t>
      </w:r>
      <w:r w:rsidRPr="00EF4F1C">
        <w:rPr>
          <w:rFonts w:ascii="David" w:hAnsi="David" w:cs="David" w:hint="cs"/>
          <w:b/>
          <w:bCs/>
          <w:sz w:val="24"/>
          <w:szCs w:val="24"/>
          <w:rtl/>
        </w:rPr>
        <w:t xml:space="preserve"> אשר עמד על </w:t>
      </w:r>
      <w:r w:rsidRPr="00EF4F1C">
        <w:rPr>
          <w:rFonts w:ascii="David" w:hAnsi="David" w:cs="David"/>
          <w:b/>
          <w:bCs/>
          <w:sz w:val="24"/>
          <w:szCs w:val="24"/>
        </w:rPr>
        <w:t>&lt;@@MadadPoints@@&gt;</w:t>
      </w:r>
      <w:r w:rsidRPr="00EF4F1C">
        <w:rPr>
          <w:rFonts w:ascii="David" w:hAnsi="David" w:cs="David" w:hint="cs"/>
          <w:b/>
          <w:bCs/>
          <w:sz w:val="24"/>
          <w:szCs w:val="24"/>
          <w:rtl/>
        </w:rPr>
        <w:t xml:space="preserve"> נקודות.</w:t>
      </w:r>
    </w:p>
    <w:p w14:paraId="5AD0F05D" w14:textId="77777777" w:rsidR="00EF4F1C" w:rsidRPr="00EF4F1C" w:rsidRDefault="00EF4F1C" w:rsidP="00A11D74">
      <w:pPr>
        <w:spacing w:after="0" w:afterAutospacing="0" w:line="240" w:lineRule="auto"/>
        <w:rPr>
          <w:rFonts w:ascii="David" w:hAnsi="David" w:cs="David"/>
          <w:b/>
          <w:bCs/>
          <w:sz w:val="24"/>
          <w:szCs w:val="24"/>
          <w:rtl/>
        </w:rPr>
      </w:pPr>
    </w:p>
    <w:p w14:paraId="1CA20BD6" w14:textId="77777777" w:rsidR="00EF4F1C" w:rsidRPr="00EF4F1C" w:rsidRDefault="00EF4F1C" w:rsidP="00A11D74">
      <w:pPr>
        <w:spacing w:after="0" w:afterAutospacing="0" w:line="240" w:lineRule="auto"/>
        <w:rPr>
          <w:rFonts w:ascii="David" w:hAnsi="David" w:cs="David"/>
          <w:b/>
          <w:bCs/>
          <w:sz w:val="24"/>
          <w:szCs w:val="24"/>
          <w:rtl/>
        </w:rPr>
      </w:pPr>
    </w:p>
    <w:p w14:paraId="0FACC1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הקובע</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cs"/>
          <w:b/>
          <w:bCs/>
          <w:sz w:val="24"/>
          <w:szCs w:val="24"/>
          <w:rtl/>
        </w:rPr>
        <w:t>משמעו</w:t>
      </w:r>
      <w:r w:rsidRPr="00EF4F1C">
        <w:rPr>
          <w:rFonts w:ascii="David" w:hAnsi="David" w:cs="David"/>
          <w:b/>
          <w:bCs/>
          <w:sz w:val="24"/>
          <w:szCs w:val="24"/>
          <w:rtl/>
        </w:rPr>
        <w:t xml:space="preserve"> -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שהתפרסם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נשוא</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לבצעו</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המוקדם</w:t>
      </w:r>
      <w:r w:rsidRPr="00EF4F1C">
        <w:rPr>
          <w:rFonts w:ascii="David" w:hAnsi="David" w:cs="David"/>
          <w:b/>
          <w:bCs/>
          <w:sz w:val="24"/>
          <w:szCs w:val="24"/>
          <w:rtl/>
        </w:rPr>
        <w:t xml:space="preserve"> </w:t>
      </w:r>
      <w:r w:rsidRPr="00EF4F1C">
        <w:rPr>
          <w:rFonts w:ascii="David" w:hAnsi="David" w:cs="David" w:hint="cs"/>
          <w:b/>
          <w:bCs/>
          <w:sz w:val="24"/>
          <w:szCs w:val="24"/>
          <w:rtl/>
        </w:rPr>
        <w:t>יותר</w:t>
      </w:r>
      <w:r w:rsidRPr="00EF4F1C">
        <w:rPr>
          <w:rFonts w:ascii="David" w:hAnsi="David" w:cs="David"/>
          <w:b/>
          <w:bCs/>
          <w:sz w:val="24"/>
          <w:szCs w:val="24"/>
          <w:rtl/>
        </w:rPr>
        <w:t>.</w:t>
      </w:r>
    </w:p>
    <w:p w14:paraId="71832EED" w14:textId="77777777" w:rsidR="00EF4F1C" w:rsidRPr="00EF4F1C" w:rsidRDefault="00EF4F1C" w:rsidP="00A11D74">
      <w:pPr>
        <w:spacing w:after="0" w:afterAutospacing="0" w:line="240" w:lineRule="auto"/>
        <w:rPr>
          <w:rFonts w:ascii="David" w:hAnsi="David" w:cs="David"/>
          <w:b/>
          <w:bCs/>
          <w:sz w:val="24"/>
          <w:szCs w:val="24"/>
          <w:rtl/>
        </w:rPr>
      </w:pPr>
    </w:p>
    <w:p w14:paraId="50AC3C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תנודות</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cs"/>
          <w:b/>
          <w:bCs/>
          <w:sz w:val="24"/>
          <w:szCs w:val="24"/>
          <w:rtl/>
        </w:rPr>
        <w:t>משמעו</w:t>
      </w:r>
      <w:r w:rsidRPr="00EF4F1C">
        <w:rPr>
          <w:rFonts w:ascii="David" w:hAnsi="David" w:cs="David"/>
          <w:b/>
          <w:bCs/>
          <w:sz w:val="24"/>
          <w:szCs w:val="24"/>
          <w:rtl/>
        </w:rPr>
        <w:t xml:space="preserve"> </w:t>
      </w:r>
      <w:r w:rsidRPr="00EF4F1C">
        <w:rPr>
          <w:rFonts w:ascii="David" w:hAnsi="David" w:cs="David" w:hint="cs"/>
          <w:b/>
          <w:bCs/>
          <w:sz w:val="24"/>
          <w:szCs w:val="24"/>
          <w:rtl/>
        </w:rPr>
        <w:t>ההפרש</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היסודי</w:t>
      </w:r>
      <w:r w:rsidRPr="00EF4F1C">
        <w:rPr>
          <w:rFonts w:ascii="David" w:hAnsi="David" w:cs="David"/>
          <w:b/>
          <w:bCs/>
          <w:sz w:val="24"/>
          <w:szCs w:val="24"/>
          <w:rtl/>
        </w:rPr>
        <w:t xml:space="preserve"> </w:t>
      </w:r>
      <w:r w:rsidRPr="00EF4F1C">
        <w:rPr>
          <w:rFonts w:ascii="David" w:hAnsi="David" w:cs="David" w:hint="cs"/>
          <w:b/>
          <w:bCs/>
          <w:sz w:val="24"/>
          <w:szCs w:val="24"/>
          <w:rtl/>
        </w:rPr>
        <w:t>לבין</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הקובע</w:t>
      </w:r>
      <w:r w:rsidRPr="00EF4F1C">
        <w:rPr>
          <w:rFonts w:ascii="David" w:hAnsi="David" w:cs="David"/>
          <w:b/>
          <w:bCs/>
          <w:sz w:val="24"/>
          <w:szCs w:val="24"/>
          <w:rtl/>
        </w:rPr>
        <w:t>.</w:t>
      </w:r>
    </w:p>
    <w:p w14:paraId="7AACE90F" w14:textId="77777777" w:rsidR="00EF4F1C" w:rsidRPr="00EF4F1C" w:rsidRDefault="00EF4F1C" w:rsidP="00A11D74">
      <w:pPr>
        <w:spacing w:after="0" w:afterAutospacing="0" w:line="240" w:lineRule="auto"/>
        <w:rPr>
          <w:rFonts w:ascii="David" w:hAnsi="David" w:cs="David"/>
          <w:b/>
          <w:bCs/>
          <w:sz w:val="24"/>
          <w:szCs w:val="24"/>
          <w:rtl/>
        </w:rPr>
      </w:pPr>
    </w:p>
    <w:p w14:paraId="5675F0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חישוב</w:t>
      </w:r>
      <w:r w:rsidRPr="00EF4F1C">
        <w:rPr>
          <w:rFonts w:ascii="David" w:hAnsi="David" w:cs="David"/>
          <w:b/>
          <w:bCs/>
          <w:sz w:val="24"/>
          <w:szCs w:val="24"/>
          <w:rtl/>
        </w:rPr>
        <w:t xml:space="preserve"> </w:t>
      </w:r>
      <w:r w:rsidRPr="00EF4F1C">
        <w:rPr>
          <w:rFonts w:ascii="David" w:hAnsi="David" w:cs="David" w:hint="cs"/>
          <w:b/>
          <w:bCs/>
          <w:sz w:val="24"/>
          <w:szCs w:val="24"/>
          <w:rtl/>
        </w:rPr>
        <w:t>הפרשי</w:t>
      </w:r>
      <w:r w:rsidRPr="00EF4F1C">
        <w:rPr>
          <w:rFonts w:ascii="David" w:hAnsi="David" w:cs="David"/>
          <w:b/>
          <w:bCs/>
          <w:sz w:val="24"/>
          <w:szCs w:val="24"/>
          <w:rtl/>
        </w:rPr>
        <w:t xml:space="preserve"> </w:t>
      </w:r>
      <w:r w:rsidRPr="00EF4F1C">
        <w:rPr>
          <w:rFonts w:ascii="David" w:hAnsi="David" w:cs="David" w:hint="cs"/>
          <w:b/>
          <w:bCs/>
          <w:sz w:val="24"/>
          <w:szCs w:val="24"/>
          <w:rtl/>
        </w:rPr>
        <w:t>הצמדה</w:t>
      </w:r>
      <w:r w:rsidRPr="00EF4F1C">
        <w:rPr>
          <w:rFonts w:ascii="David" w:hAnsi="David" w:cs="David"/>
          <w:b/>
          <w:bCs/>
          <w:sz w:val="24"/>
          <w:szCs w:val="24"/>
          <w:rtl/>
        </w:rPr>
        <w:t xml:space="preserve"> </w:t>
      </w:r>
      <w:r w:rsidRPr="00EF4F1C">
        <w:rPr>
          <w:rFonts w:ascii="David" w:hAnsi="David" w:cs="David" w:hint="cs"/>
          <w:b/>
          <w:bCs/>
          <w:sz w:val="24"/>
          <w:szCs w:val="24"/>
          <w:rtl/>
        </w:rPr>
        <w:t>למדד</w:t>
      </w:r>
      <w:r w:rsidRPr="00EF4F1C">
        <w:rPr>
          <w:rFonts w:ascii="David" w:hAnsi="David" w:cs="David"/>
          <w:b/>
          <w:bCs/>
          <w:sz w:val="24"/>
          <w:szCs w:val="24"/>
          <w:rtl/>
        </w:rPr>
        <w:t xml:space="preserve"> </w:t>
      </w:r>
      <w:r w:rsidRPr="00EF4F1C">
        <w:rPr>
          <w:rFonts w:ascii="David" w:hAnsi="David" w:cs="David" w:hint="cs"/>
          <w:b/>
          <w:bCs/>
          <w:sz w:val="24"/>
          <w:szCs w:val="24"/>
          <w:rtl/>
        </w:rPr>
        <w:t>יעשה</w:t>
      </w:r>
      <w:r w:rsidRPr="00EF4F1C">
        <w:rPr>
          <w:rFonts w:ascii="David" w:hAnsi="David" w:cs="David"/>
          <w:b/>
          <w:bCs/>
          <w:sz w:val="24"/>
          <w:szCs w:val="24"/>
          <w:rtl/>
        </w:rPr>
        <w:t xml:space="preserve"> </w:t>
      </w:r>
      <w:r w:rsidRPr="00EF4F1C">
        <w:rPr>
          <w:rFonts w:ascii="David" w:hAnsi="David" w:cs="David" w:hint="cs"/>
          <w:b/>
          <w:bCs/>
          <w:sz w:val="24"/>
          <w:szCs w:val="24"/>
          <w:rtl/>
        </w:rPr>
        <w:t>באופן</w:t>
      </w:r>
      <w:r w:rsidRPr="00EF4F1C">
        <w:rPr>
          <w:rFonts w:ascii="David" w:hAnsi="David" w:cs="David"/>
          <w:b/>
          <w:bCs/>
          <w:sz w:val="24"/>
          <w:szCs w:val="24"/>
          <w:rtl/>
        </w:rPr>
        <w:t xml:space="preserve"> </w:t>
      </w:r>
      <w:r w:rsidRPr="00EF4F1C">
        <w:rPr>
          <w:rFonts w:ascii="David" w:hAnsi="David" w:cs="David" w:hint="cs"/>
          <w:b/>
          <w:bCs/>
          <w:sz w:val="24"/>
          <w:szCs w:val="24"/>
          <w:rtl/>
        </w:rPr>
        <w:t>הבא</w:t>
      </w:r>
      <w:r w:rsidRPr="00EF4F1C">
        <w:rPr>
          <w:rFonts w:ascii="David" w:hAnsi="David" w:cs="David"/>
          <w:b/>
          <w:bCs/>
          <w:sz w:val="24"/>
          <w:szCs w:val="24"/>
          <w:rtl/>
        </w:rPr>
        <w:t>:</w:t>
      </w:r>
    </w:p>
    <w:p w14:paraId="058F3873" w14:textId="77777777" w:rsidR="00EF4F1C" w:rsidRPr="00EF4F1C" w:rsidRDefault="00EF4F1C" w:rsidP="00A11D74">
      <w:pPr>
        <w:spacing w:after="0" w:afterAutospacing="0" w:line="240" w:lineRule="auto"/>
        <w:rPr>
          <w:rFonts w:ascii="David" w:hAnsi="David" w:cs="David"/>
          <w:b/>
          <w:bCs/>
          <w:sz w:val="24"/>
          <w:szCs w:val="24"/>
          <w:rtl/>
        </w:rPr>
      </w:pPr>
    </w:p>
    <w:p w14:paraId="62753B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חלו</w:t>
      </w:r>
      <w:r w:rsidRPr="00EF4F1C">
        <w:rPr>
          <w:rFonts w:ascii="David" w:hAnsi="David" w:cs="David"/>
          <w:b/>
          <w:bCs/>
          <w:sz w:val="24"/>
          <w:szCs w:val="24"/>
          <w:rtl/>
        </w:rPr>
        <w:t xml:space="preserve"> </w:t>
      </w:r>
      <w:r w:rsidRPr="00EF4F1C">
        <w:rPr>
          <w:rFonts w:ascii="David" w:hAnsi="David" w:cs="David" w:hint="cs"/>
          <w:b/>
          <w:bCs/>
          <w:sz w:val="24"/>
          <w:szCs w:val="24"/>
          <w:rtl/>
        </w:rPr>
        <w:t>תנודות</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 </w:t>
      </w:r>
      <w:r w:rsidRPr="00EF4F1C">
        <w:rPr>
          <w:rFonts w:ascii="David" w:hAnsi="David" w:cs="David" w:hint="cs"/>
          <w:b/>
          <w:bCs/>
          <w:sz w:val="24"/>
          <w:szCs w:val="24"/>
          <w:rtl/>
        </w:rPr>
        <w:t>יגדל</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יפחת</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המקרה</w:t>
      </w:r>
      <w:r w:rsidRPr="00EF4F1C">
        <w:rPr>
          <w:rFonts w:ascii="David" w:hAnsi="David" w:cs="David"/>
          <w:b/>
          <w:bCs/>
          <w:sz w:val="24"/>
          <w:szCs w:val="24"/>
          <w:rtl/>
        </w:rPr>
        <w:t xml:space="preserve">) </w:t>
      </w:r>
      <w:r w:rsidRPr="00EF4F1C">
        <w:rPr>
          <w:rFonts w:ascii="David" w:hAnsi="David" w:cs="David" w:hint="cs"/>
          <w:b/>
          <w:bCs/>
          <w:sz w:val="24"/>
          <w:szCs w:val="24"/>
          <w:rtl/>
        </w:rPr>
        <w:t>הסכום</w:t>
      </w:r>
      <w:r w:rsidRPr="00EF4F1C">
        <w:rPr>
          <w:rFonts w:ascii="David" w:hAnsi="David" w:cs="David"/>
          <w:b/>
          <w:bCs/>
          <w:sz w:val="24"/>
          <w:szCs w:val="24"/>
          <w:rtl/>
        </w:rPr>
        <w:t xml:space="preserve"> </w:t>
      </w:r>
      <w:r w:rsidRPr="00EF4F1C">
        <w:rPr>
          <w:rFonts w:ascii="David" w:hAnsi="David" w:cs="David" w:hint="cs"/>
          <w:b/>
          <w:bCs/>
          <w:sz w:val="24"/>
          <w:szCs w:val="24"/>
          <w:rtl/>
        </w:rPr>
        <w:t>שיש</w:t>
      </w:r>
      <w:r w:rsidRPr="00EF4F1C">
        <w:rPr>
          <w:rFonts w:ascii="David" w:hAnsi="David" w:cs="David"/>
          <w:b/>
          <w:bCs/>
          <w:sz w:val="24"/>
          <w:szCs w:val="24"/>
          <w:rtl/>
        </w:rPr>
        <w:t xml:space="preserve"> </w:t>
      </w:r>
      <w:r w:rsidRPr="00EF4F1C">
        <w:rPr>
          <w:rFonts w:ascii="David" w:hAnsi="David" w:cs="David" w:hint="cs"/>
          <w:b/>
          <w:bCs/>
          <w:sz w:val="24"/>
          <w:szCs w:val="24"/>
          <w:rtl/>
        </w:rPr>
        <w:t>לשלם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הנוגע</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הניכויים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w:t>
      </w:r>
      <w:r w:rsidRPr="00EF4F1C">
        <w:rPr>
          <w:rFonts w:ascii="David" w:hAnsi="David" w:cs="David" w:hint="cs"/>
          <w:b/>
          <w:bCs/>
          <w:sz w:val="24"/>
          <w:szCs w:val="24"/>
          <w:rtl/>
        </w:rPr>
        <w:t>התנודה</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בכפיפה</w:t>
      </w:r>
      <w:r w:rsidRPr="00EF4F1C">
        <w:rPr>
          <w:rFonts w:ascii="David" w:hAnsi="David" w:cs="David"/>
          <w:b/>
          <w:bCs/>
          <w:sz w:val="24"/>
          <w:szCs w:val="24"/>
          <w:rtl/>
        </w:rPr>
        <w:t xml:space="preserve"> </w:t>
      </w:r>
      <w:r w:rsidRPr="00EF4F1C">
        <w:rPr>
          <w:rFonts w:ascii="David" w:hAnsi="David" w:cs="David" w:hint="cs"/>
          <w:b/>
          <w:bCs/>
          <w:sz w:val="24"/>
          <w:szCs w:val="24"/>
          <w:rtl/>
        </w:rPr>
        <w:t>למותנה</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w:t>
      </w:r>
    </w:p>
    <w:p w14:paraId="46838E12" w14:textId="77777777" w:rsidR="00EF4F1C" w:rsidRPr="00EF4F1C" w:rsidRDefault="00EF4F1C" w:rsidP="00A11D74">
      <w:pPr>
        <w:spacing w:after="0" w:afterAutospacing="0" w:line="240" w:lineRule="auto"/>
        <w:rPr>
          <w:rFonts w:ascii="David" w:hAnsi="David" w:cs="David"/>
          <w:b/>
          <w:bCs/>
          <w:sz w:val="24"/>
          <w:szCs w:val="24"/>
          <w:rtl/>
        </w:rPr>
      </w:pPr>
    </w:p>
    <w:p w14:paraId="3FEE32A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נגרם</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בביצוע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ניתנה</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אורכה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דרישתו</w:t>
      </w:r>
      <w:r w:rsidRPr="00EF4F1C">
        <w:rPr>
          <w:rFonts w:ascii="David" w:hAnsi="David" w:cs="David"/>
          <w:b/>
          <w:bCs/>
          <w:sz w:val="24"/>
          <w:szCs w:val="24"/>
          <w:rtl/>
        </w:rPr>
        <w:t xml:space="preserve"> (</w:t>
      </w:r>
      <w:r w:rsidRPr="00EF4F1C">
        <w:rPr>
          <w:rFonts w:ascii="David" w:hAnsi="David" w:cs="David" w:hint="cs"/>
          <w:b/>
          <w:bCs/>
          <w:sz w:val="24"/>
          <w:szCs w:val="24"/>
          <w:rtl/>
        </w:rPr>
        <w:t>פרט</w:t>
      </w:r>
      <w:r w:rsidRPr="00EF4F1C">
        <w:rPr>
          <w:rFonts w:ascii="David" w:hAnsi="David" w:cs="David"/>
          <w:b/>
          <w:bCs/>
          <w:sz w:val="24"/>
          <w:szCs w:val="24"/>
          <w:rtl/>
        </w:rPr>
        <w:t xml:space="preserve"> </w:t>
      </w:r>
      <w:r w:rsidRPr="00EF4F1C">
        <w:rPr>
          <w:rFonts w:ascii="David" w:hAnsi="David" w:cs="David" w:hint="cs"/>
          <w:b/>
          <w:bCs/>
          <w:sz w:val="24"/>
          <w:szCs w:val="24"/>
          <w:rtl/>
        </w:rPr>
        <w:t>לאורכה</w:t>
      </w:r>
      <w:r w:rsidRPr="00EF4F1C">
        <w:rPr>
          <w:rFonts w:ascii="David" w:hAnsi="David" w:cs="David"/>
          <w:b/>
          <w:bCs/>
          <w:sz w:val="24"/>
          <w:szCs w:val="24"/>
          <w:rtl/>
        </w:rPr>
        <w:t xml:space="preserve"> </w:t>
      </w:r>
      <w:r w:rsidRPr="00EF4F1C">
        <w:rPr>
          <w:rFonts w:ascii="David" w:hAnsi="David" w:cs="David" w:hint="cs"/>
          <w:b/>
          <w:bCs/>
          <w:sz w:val="24"/>
          <w:szCs w:val="24"/>
          <w:rtl/>
        </w:rPr>
        <w:t>שניתנה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לסעיף</w:t>
      </w:r>
      <w:r w:rsidRPr="00EF4F1C">
        <w:rPr>
          <w:rFonts w:ascii="David" w:hAnsi="David" w:cs="David"/>
          <w:b/>
          <w:bCs/>
          <w:sz w:val="24"/>
          <w:szCs w:val="24"/>
          <w:rtl/>
        </w:rPr>
        <w:t xml:space="preserve"> 10.12), </w:t>
      </w:r>
      <w:r w:rsidRPr="00EF4F1C">
        <w:rPr>
          <w:rFonts w:ascii="David" w:hAnsi="David" w:cs="David" w:hint="cs"/>
          <w:b/>
          <w:bCs/>
          <w:sz w:val="24"/>
          <w:szCs w:val="24"/>
          <w:rtl/>
        </w:rPr>
        <w:t>אזי</w:t>
      </w:r>
      <w:r w:rsidRPr="00EF4F1C">
        <w:rPr>
          <w:rFonts w:ascii="David" w:hAnsi="David" w:cs="David"/>
          <w:b/>
          <w:bCs/>
          <w:sz w:val="24"/>
          <w:szCs w:val="24"/>
          <w:rtl/>
        </w:rPr>
        <w:t xml:space="preserve"> </w:t>
      </w:r>
      <w:r w:rsidRPr="00EF4F1C">
        <w:rPr>
          <w:rFonts w:ascii="David" w:hAnsi="David" w:cs="David" w:hint="cs"/>
          <w:b/>
          <w:bCs/>
          <w:sz w:val="24"/>
          <w:szCs w:val="24"/>
          <w:rtl/>
        </w:rPr>
        <w:t>הזכות</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לראות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כאילו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והמדד</w:t>
      </w:r>
      <w:r w:rsidRPr="00EF4F1C">
        <w:rPr>
          <w:rFonts w:ascii="David" w:hAnsi="David" w:cs="David"/>
          <w:b/>
          <w:bCs/>
          <w:sz w:val="24"/>
          <w:szCs w:val="24"/>
          <w:rtl/>
        </w:rPr>
        <w:t xml:space="preserve"> </w:t>
      </w:r>
      <w:r w:rsidRPr="00EF4F1C">
        <w:rPr>
          <w:rFonts w:ascii="David" w:hAnsi="David" w:cs="David" w:hint="cs"/>
          <w:b/>
          <w:bCs/>
          <w:sz w:val="24"/>
          <w:szCs w:val="24"/>
          <w:rtl/>
        </w:rPr>
        <w:t>לפיו</w:t>
      </w:r>
      <w:r w:rsidRPr="00EF4F1C">
        <w:rPr>
          <w:rFonts w:ascii="David" w:hAnsi="David" w:cs="David"/>
          <w:b/>
          <w:bCs/>
          <w:sz w:val="24"/>
          <w:szCs w:val="24"/>
          <w:rtl/>
        </w:rPr>
        <w:t xml:space="preserve"> </w:t>
      </w:r>
      <w:r w:rsidRPr="00EF4F1C">
        <w:rPr>
          <w:rFonts w:ascii="David" w:hAnsi="David" w:cs="David" w:hint="cs"/>
          <w:b/>
          <w:bCs/>
          <w:sz w:val="24"/>
          <w:szCs w:val="24"/>
          <w:rtl/>
        </w:rPr>
        <w:t>יבחן</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אותה</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ואולם</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שביצועה</w:t>
      </w:r>
      <w:r w:rsidRPr="00EF4F1C">
        <w:rPr>
          <w:rFonts w:ascii="David" w:hAnsi="David" w:cs="David"/>
          <w:b/>
          <w:bCs/>
          <w:sz w:val="24"/>
          <w:szCs w:val="24"/>
          <w:rtl/>
        </w:rPr>
        <w:t xml:space="preserve"> </w:t>
      </w:r>
      <w:r w:rsidRPr="00EF4F1C">
        <w:rPr>
          <w:rFonts w:ascii="David" w:hAnsi="David" w:cs="David" w:hint="cs"/>
          <w:b/>
          <w:bCs/>
          <w:sz w:val="24"/>
          <w:szCs w:val="24"/>
          <w:rtl/>
        </w:rPr>
        <w:t>עוכב</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נמוך</w:t>
      </w:r>
      <w:r w:rsidRPr="00EF4F1C">
        <w:rPr>
          <w:rFonts w:ascii="David" w:hAnsi="David" w:cs="David"/>
          <w:b/>
          <w:bCs/>
          <w:sz w:val="24"/>
          <w:szCs w:val="24"/>
          <w:rtl/>
        </w:rPr>
        <w:t xml:space="preserve"> </w:t>
      </w:r>
      <w:r w:rsidRPr="00EF4F1C">
        <w:rPr>
          <w:rFonts w:ascii="David" w:hAnsi="David" w:cs="David" w:hint="cs"/>
          <w:b/>
          <w:bCs/>
          <w:sz w:val="24"/>
          <w:szCs w:val="24"/>
          <w:rtl/>
        </w:rPr>
        <w:t>מהמדד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יבחן</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אותה</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העבודה</w:t>
      </w:r>
      <w:r w:rsidRPr="00EF4F1C">
        <w:rPr>
          <w:rFonts w:ascii="David" w:hAnsi="David" w:cs="David"/>
          <w:b/>
          <w:bCs/>
          <w:sz w:val="24"/>
          <w:szCs w:val="24"/>
          <w:rtl/>
        </w:rPr>
        <w:t xml:space="preserve"> </w:t>
      </w:r>
      <w:r w:rsidRPr="00EF4F1C">
        <w:rPr>
          <w:rFonts w:ascii="David" w:hAnsi="David" w:cs="David" w:hint="cs"/>
          <w:b/>
          <w:bCs/>
          <w:sz w:val="24"/>
          <w:szCs w:val="24"/>
          <w:rtl/>
        </w:rPr>
        <w:t>למעשה</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שערכם</w:t>
      </w:r>
      <w:r w:rsidRPr="00EF4F1C">
        <w:rPr>
          <w:rFonts w:ascii="David" w:hAnsi="David" w:cs="David"/>
          <w:b/>
          <w:bCs/>
          <w:sz w:val="24"/>
          <w:szCs w:val="24"/>
          <w:rtl/>
        </w:rPr>
        <w:t xml:space="preserve"> </w:t>
      </w:r>
      <w:r w:rsidRPr="00EF4F1C">
        <w:rPr>
          <w:rFonts w:ascii="David" w:hAnsi="David" w:cs="David" w:hint="cs"/>
          <w:b/>
          <w:bCs/>
          <w:sz w:val="24"/>
          <w:szCs w:val="24"/>
          <w:rtl/>
        </w:rPr>
        <w:t>נקבע</w:t>
      </w:r>
      <w:r w:rsidRPr="00EF4F1C">
        <w:rPr>
          <w:rFonts w:ascii="David" w:hAnsi="David" w:cs="David"/>
          <w:b/>
          <w:bCs/>
          <w:sz w:val="24"/>
          <w:szCs w:val="24"/>
          <w:rtl/>
        </w:rPr>
        <w:t xml:space="preserve"> </w:t>
      </w:r>
      <w:r w:rsidRPr="00EF4F1C">
        <w:rPr>
          <w:rFonts w:ascii="David" w:hAnsi="David" w:cs="David" w:hint="cs"/>
          <w:b/>
          <w:bCs/>
          <w:sz w:val="24"/>
          <w:szCs w:val="24"/>
          <w:rtl/>
        </w:rPr>
        <w:t>כמחיר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יושפע</w:t>
      </w:r>
      <w:r w:rsidRPr="00EF4F1C">
        <w:rPr>
          <w:rFonts w:ascii="David" w:hAnsi="David" w:cs="David"/>
          <w:b/>
          <w:bCs/>
          <w:sz w:val="24"/>
          <w:szCs w:val="24"/>
          <w:rtl/>
        </w:rPr>
        <w:t xml:space="preserve"> </w:t>
      </w:r>
      <w:r w:rsidRPr="00EF4F1C">
        <w:rPr>
          <w:rFonts w:ascii="David" w:hAnsi="David" w:cs="David" w:hint="cs"/>
          <w:b/>
          <w:bCs/>
          <w:sz w:val="24"/>
          <w:szCs w:val="24"/>
          <w:rtl/>
        </w:rPr>
        <w:t>מהתנודות</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w:t>
      </w:r>
    </w:p>
    <w:p w14:paraId="301978D9" w14:textId="77777777" w:rsidR="00EF4F1C" w:rsidRPr="00EF4F1C" w:rsidRDefault="00EF4F1C" w:rsidP="00A11D74">
      <w:pPr>
        <w:spacing w:after="0" w:afterAutospacing="0" w:line="240" w:lineRule="auto"/>
        <w:rPr>
          <w:rFonts w:ascii="David" w:hAnsi="David" w:cs="David"/>
          <w:b/>
          <w:bCs/>
          <w:sz w:val="24"/>
          <w:szCs w:val="24"/>
          <w:rtl/>
        </w:rPr>
      </w:pPr>
    </w:p>
    <w:p w14:paraId="5C3DEA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העירייה</w:t>
      </w:r>
      <w:r w:rsidRPr="00EF4F1C">
        <w:rPr>
          <w:rFonts w:ascii="David" w:hAnsi="David" w:cs="David"/>
          <w:b/>
          <w:bCs/>
          <w:sz w:val="24"/>
          <w:szCs w:val="24"/>
          <w:rtl/>
        </w:rPr>
        <w:t xml:space="preserve">" – </w:t>
      </w:r>
      <w:r w:rsidRPr="00EF4F1C">
        <w:rPr>
          <w:rFonts w:ascii="David" w:hAnsi="David" w:cs="David"/>
          <w:b/>
          <w:bCs/>
          <w:sz w:val="24"/>
          <w:szCs w:val="24"/>
        </w:rPr>
        <w:t>&lt;@@CityID@@&gt;</w:t>
      </w:r>
      <w:r w:rsidRPr="00EF4F1C">
        <w:rPr>
          <w:rFonts w:ascii="David" w:hAnsi="David" w:cs="David" w:hint="cs"/>
          <w:b/>
          <w:bCs/>
          <w:sz w:val="24"/>
          <w:szCs w:val="24"/>
          <w:rtl/>
        </w:rPr>
        <w:t>.</w:t>
      </w:r>
    </w:p>
    <w:p w14:paraId="4E52AB7F" w14:textId="77777777" w:rsidR="00EF4F1C" w:rsidRPr="00EF4F1C" w:rsidRDefault="00EF4F1C" w:rsidP="00A11D74">
      <w:pPr>
        <w:spacing w:after="0" w:afterAutospacing="0" w:line="240" w:lineRule="auto"/>
        <w:rPr>
          <w:rFonts w:ascii="David" w:hAnsi="David" w:cs="David"/>
          <w:b/>
          <w:bCs/>
          <w:sz w:val="24"/>
          <w:szCs w:val="24"/>
          <w:rtl/>
        </w:rPr>
      </w:pPr>
    </w:p>
    <w:p w14:paraId="5489F5F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4.6 </w:t>
      </w:r>
      <w:r w:rsidRPr="00EF4F1C">
        <w:rPr>
          <w:rFonts w:ascii="David" w:hAnsi="David" w:cs="David"/>
          <w:b/>
          <w:bCs/>
          <w:sz w:val="24"/>
          <w:szCs w:val="24"/>
          <w:rtl/>
        </w:rPr>
        <w:tab/>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b/>
          <w:bCs/>
          <w:sz w:val="24"/>
          <w:szCs w:val="24"/>
        </w:rPr>
        <w:t>-</w:t>
      </w:r>
      <w:r w:rsidRPr="00EF4F1C">
        <w:rPr>
          <w:rFonts w:ascii="David" w:hAnsi="David" w:cs="David"/>
          <w:b/>
          <w:bCs/>
          <w:sz w:val="24"/>
          <w:szCs w:val="24"/>
          <w:rtl/>
        </w:rPr>
        <w:t xml:space="preserve"> </w:t>
      </w:r>
      <w:r w:rsidRPr="00EF4F1C">
        <w:rPr>
          <w:rFonts w:ascii="David" w:hAnsi="David" w:cs="David"/>
          <w:b/>
          <w:bCs/>
          <w:sz w:val="24"/>
          <w:szCs w:val="24"/>
        </w:rPr>
        <w:t>&lt;@@Inspector@@&gt;</w:t>
      </w:r>
    </w:p>
    <w:p w14:paraId="4BADBB81" w14:textId="77777777" w:rsidR="00EF4F1C" w:rsidRPr="00EF4F1C" w:rsidRDefault="00EF4F1C" w:rsidP="00A11D74">
      <w:pPr>
        <w:spacing w:after="0" w:afterAutospacing="0" w:line="240" w:lineRule="auto"/>
        <w:rPr>
          <w:rFonts w:ascii="David" w:hAnsi="David" w:cs="David"/>
          <w:b/>
          <w:bCs/>
          <w:sz w:val="24"/>
          <w:szCs w:val="24"/>
          <w:rtl/>
        </w:rPr>
      </w:pPr>
    </w:p>
    <w:p w14:paraId="62FF153C" w14:textId="77777777" w:rsidR="00EF4F1C" w:rsidRPr="00EF4F1C" w:rsidRDefault="00EF4F1C" w:rsidP="00A11D74">
      <w:pPr>
        <w:spacing w:after="0" w:afterAutospacing="0" w:line="240" w:lineRule="auto"/>
        <w:rPr>
          <w:rFonts w:ascii="David" w:hAnsi="David" w:cs="David"/>
          <w:b/>
          <w:bCs/>
          <w:sz w:val="24"/>
          <w:szCs w:val="24"/>
          <w:rtl/>
        </w:rPr>
      </w:pPr>
    </w:p>
    <w:p w14:paraId="6EDE82A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5.3</w:t>
      </w:r>
      <w:r w:rsidRPr="00EF4F1C">
        <w:rPr>
          <w:rFonts w:ascii="David" w:hAnsi="David" w:cs="David"/>
          <w:b/>
          <w:bCs/>
          <w:sz w:val="24"/>
          <w:szCs w:val="24"/>
          <w:rtl/>
        </w:rPr>
        <w:tab/>
      </w:r>
      <w:r w:rsidRPr="00EF4F1C">
        <w:rPr>
          <w:rFonts w:ascii="David" w:hAnsi="David" w:cs="David" w:hint="cs"/>
          <w:b/>
          <w:bCs/>
          <w:sz w:val="24"/>
          <w:szCs w:val="24"/>
          <w:rtl/>
        </w:rPr>
        <w:t>מבוטל</w:t>
      </w:r>
    </w:p>
    <w:p w14:paraId="6948058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5.6.1</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0B0A093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למרות</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מחויב</w:t>
      </w:r>
      <w:r w:rsidRPr="00EF4F1C">
        <w:rPr>
          <w:rFonts w:ascii="David" w:hAnsi="David" w:cs="David"/>
          <w:b/>
          <w:bCs/>
          <w:sz w:val="24"/>
          <w:szCs w:val="24"/>
          <w:rtl/>
        </w:rPr>
        <w:t xml:space="preserve"> </w:t>
      </w:r>
      <w:r w:rsidRPr="00EF4F1C">
        <w:rPr>
          <w:rFonts w:ascii="David" w:hAnsi="David" w:cs="David" w:hint="cs"/>
          <w:b/>
          <w:bCs/>
          <w:sz w:val="24"/>
          <w:szCs w:val="24"/>
          <w:rtl/>
        </w:rPr>
        <w:t>בהתחייבויות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למפרטי</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הרי</w:t>
      </w:r>
      <w:r w:rsidRPr="00EF4F1C">
        <w:rPr>
          <w:rFonts w:ascii="David" w:hAnsi="David" w:cs="David"/>
          <w:b/>
          <w:bCs/>
          <w:sz w:val="24"/>
          <w:szCs w:val="24"/>
          <w:rtl/>
        </w:rPr>
        <w:t xml:space="preserve"> </w:t>
      </w:r>
      <w:r w:rsidRPr="00EF4F1C">
        <w:rPr>
          <w:rFonts w:ascii="David" w:hAnsi="David" w:cs="David" w:hint="cs"/>
          <w:b/>
          <w:bCs/>
          <w:sz w:val="24"/>
          <w:szCs w:val="24"/>
          <w:rtl/>
        </w:rPr>
        <w:t>שבכל</w:t>
      </w:r>
      <w:r w:rsidRPr="00EF4F1C">
        <w:rPr>
          <w:rFonts w:ascii="David" w:hAnsi="David" w:cs="David"/>
          <w:b/>
          <w:bCs/>
          <w:sz w:val="24"/>
          <w:szCs w:val="24"/>
          <w:rtl/>
        </w:rPr>
        <w:t xml:space="preserve"> </w:t>
      </w:r>
      <w:r w:rsidRPr="00EF4F1C">
        <w:rPr>
          <w:rFonts w:ascii="David" w:hAnsi="David" w:cs="David" w:hint="cs"/>
          <w:b/>
          <w:bCs/>
          <w:sz w:val="24"/>
          <w:szCs w:val="24"/>
          <w:rtl/>
        </w:rPr>
        <w:t>מקום</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נקבעו</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זכויות</w:t>
      </w:r>
      <w:r w:rsidRPr="00EF4F1C">
        <w:rPr>
          <w:rFonts w:ascii="David" w:hAnsi="David" w:cs="David"/>
          <w:b/>
          <w:bCs/>
          <w:sz w:val="24"/>
          <w:szCs w:val="24"/>
          <w:rtl/>
        </w:rPr>
        <w:t xml:space="preserve"> </w:t>
      </w:r>
      <w:r w:rsidRPr="00EF4F1C">
        <w:rPr>
          <w:rFonts w:ascii="David" w:hAnsi="David" w:cs="David" w:hint="cs"/>
          <w:b/>
          <w:bCs/>
          <w:sz w:val="24"/>
          <w:szCs w:val="24"/>
          <w:rtl/>
        </w:rPr>
        <w:t>ברירה</w:t>
      </w:r>
      <w:r w:rsidRPr="00EF4F1C">
        <w:rPr>
          <w:rFonts w:ascii="David" w:hAnsi="David" w:cs="David"/>
          <w:b/>
          <w:bCs/>
          <w:sz w:val="24"/>
          <w:szCs w:val="24"/>
          <w:rtl/>
        </w:rPr>
        <w:t xml:space="preserve"> </w:t>
      </w:r>
      <w:r w:rsidRPr="00EF4F1C">
        <w:rPr>
          <w:rFonts w:ascii="David" w:hAnsi="David" w:cs="David" w:hint="cs"/>
          <w:b/>
          <w:bCs/>
          <w:sz w:val="24"/>
          <w:szCs w:val="24"/>
          <w:rtl/>
        </w:rPr>
        <w:t>לבחור</w:t>
      </w:r>
      <w:r w:rsidRPr="00EF4F1C">
        <w:rPr>
          <w:rFonts w:ascii="David" w:hAnsi="David" w:cs="David"/>
          <w:b/>
          <w:bCs/>
          <w:sz w:val="24"/>
          <w:szCs w:val="24"/>
          <w:rtl/>
        </w:rPr>
        <w:t xml:space="preserve"> </w:t>
      </w:r>
      <w:r w:rsidRPr="00EF4F1C">
        <w:rPr>
          <w:rFonts w:ascii="David" w:hAnsi="David" w:cs="David" w:hint="cs"/>
          <w:b/>
          <w:bCs/>
          <w:sz w:val="24"/>
          <w:szCs w:val="24"/>
          <w:rtl/>
        </w:rPr>
        <w:t>מבין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w:t>
      </w:r>
      <w:r w:rsidRPr="00EF4F1C">
        <w:rPr>
          <w:rFonts w:ascii="David" w:hAnsi="David" w:cs="David" w:hint="cs"/>
          <w:b/>
          <w:bCs/>
          <w:sz w:val="24"/>
          <w:szCs w:val="24"/>
          <w:rtl/>
        </w:rPr>
        <w:t>חלופות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סמכויות</w:t>
      </w:r>
      <w:r w:rsidRPr="00EF4F1C">
        <w:rPr>
          <w:rFonts w:ascii="David" w:hAnsi="David" w:cs="David"/>
          <w:b/>
          <w:bCs/>
          <w:sz w:val="24"/>
          <w:szCs w:val="24"/>
          <w:rtl/>
        </w:rPr>
        <w:t xml:space="preserve"> </w:t>
      </w:r>
      <w:r w:rsidRPr="00EF4F1C">
        <w:rPr>
          <w:rFonts w:ascii="David" w:hAnsi="David" w:cs="David" w:hint="cs"/>
          <w:b/>
          <w:bCs/>
          <w:sz w:val="24"/>
          <w:szCs w:val="24"/>
          <w:rtl/>
        </w:rPr>
        <w:t>אחרות</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שמורות</w:t>
      </w:r>
      <w:r w:rsidRPr="00EF4F1C">
        <w:rPr>
          <w:rFonts w:ascii="David" w:hAnsi="David" w:cs="David"/>
          <w:b/>
          <w:bCs/>
          <w:sz w:val="24"/>
          <w:szCs w:val="24"/>
          <w:rtl/>
        </w:rPr>
        <w:t xml:space="preserve"> </w:t>
      </w:r>
      <w:r w:rsidRPr="00EF4F1C">
        <w:rPr>
          <w:rFonts w:ascii="David" w:hAnsi="David" w:cs="David" w:hint="cs"/>
          <w:b/>
          <w:bCs/>
          <w:sz w:val="24"/>
          <w:szCs w:val="24"/>
          <w:rtl/>
        </w:rPr>
        <w:t>זכויות</w:t>
      </w:r>
      <w:r w:rsidRPr="00EF4F1C">
        <w:rPr>
          <w:rFonts w:ascii="David" w:hAnsi="David" w:cs="David"/>
          <w:b/>
          <w:bCs/>
          <w:sz w:val="24"/>
          <w:szCs w:val="24"/>
          <w:rtl/>
        </w:rPr>
        <w:t xml:space="preserve"> </w:t>
      </w:r>
      <w:r w:rsidRPr="00EF4F1C">
        <w:rPr>
          <w:rFonts w:ascii="David" w:hAnsi="David" w:cs="David" w:hint="cs"/>
          <w:b/>
          <w:bCs/>
          <w:sz w:val="24"/>
          <w:szCs w:val="24"/>
          <w:rtl/>
        </w:rPr>
        <w:t>וסמכויות</w:t>
      </w:r>
      <w:r w:rsidRPr="00EF4F1C">
        <w:rPr>
          <w:rFonts w:ascii="David" w:hAnsi="David" w:cs="David"/>
          <w:b/>
          <w:bCs/>
          <w:sz w:val="24"/>
          <w:szCs w:val="24"/>
          <w:rtl/>
        </w:rPr>
        <w:t xml:space="preserve"> </w:t>
      </w:r>
      <w:r w:rsidRPr="00EF4F1C">
        <w:rPr>
          <w:rFonts w:ascii="David" w:hAnsi="David" w:cs="David" w:hint="cs"/>
          <w:b/>
          <w:bCs/>
          <w:sz w:val="24"/>
          <w:szCs w:val="24"/>
          <w:rtl/>
        </w:rPr>
        <w:t>אלו</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בלבד</w:t>
      </w:r>
      <w:r w:rsidRPr="00EF4F1C">
        <w:rPr>
          <w:rFonts w:ascii="David" w:hAnsi="David" w:cs="David"/>
          <w:b/>
          <w:bCs/>
          <w:sz w:val="24"/>
          <w:szCs w:val="24"/>
          <w:rtl/>
        </w:rPr>
        <w:t xml:space="preserve"> </w:t>
      </w:r>
      <w:r w:rsidRPr="00EF4F1C">
        <w:rPr>
          <w:rFonts w:ascii="David" w:hAnsi="David" w:cs="David" w:hint="cs"/>
          <w:b/>
          <w:bCs/>
          <w:sz w:val="24"/>
          <w:szCs w:val="24"/>
          <w:rtl/>
        </w:rPr>
        <w:t>ולא</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w:t>
      </w:r>
    </w:p>
    <w:p w14:paraId="1B0FE9F5" w14:textId="77777777" w:rsidR="00EF4F1C" w:rsidRPr="00EF4F1C" w:rsidRDefault="00EF4F1C" w:rsidP="00A11D74">
      <w:pPr>
        <w:spacing w:after="0" w:afterAutospacing="0" w:line="240" w:lineRule="auto"/>
        <w:rPr>
          <w:rFonts w:ascii="David" w:hAnsi="David" w:cs="David"/>
          <w:b/>
          <w:bCs/>
          <w:sz w:val="24"/>
          <w:szCs w:val="24"/>
          <w:rtl/>
        </w:rPr>
      </w:pPr>
    </w:p>
    <w:p w14:paraId="4C8F1C38" w14:textId="77777777" w:rsidR="00EF4F1C" w:rsidRPr="00EF4F1C" w:rsidRDefault="00EF4F1C" w:rsidP="00A11D74">
      <w:pPr>
        <w:spacing w:after="0" w:afterAutospacing="0" w:line="240" w:lineRule="auto"/>
        <w:rPr>
          <w:rFonts w:ascii="David" w:hAnsi="David" w:cs="David"/>
          <w:b/>
          <w:bCs/>
          <w:sz w:val="24"/>
          <w:szCs w:val="24"/>
          <w:rtl/>
        </w:rPr>
      </w:pPr>
    </w:p>
    <w:p w14:paraId="293A5D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w:t>
      </w:r>
      <w:r w:rsidRPr="00EF4F1C">
        <w:rPr>
          <w:rFonts w:ascii="David" w:hAnsi="David" w:cs="David"/>
          <w:b/>
          <w:bCs/>
          <w:sz w:val="24"/>
          <w:szCs w:val="24"/>
          <w:rtl/>
        </w:rPr>
        <w:tab/>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להכין</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b/>
          <w:bCs/>
          <w:sz w:val="24"/>
          <w:szCs w:val="24"/>
        </w:rPr>
        <w:t>SHOP DRAWINGS</w:t>
      </w:r>
      <w:r w:rsidRPr="00EF4F1C">
        <w:rPr>
          <w:rFonts w:ascii="David" w:hAnsi="David" w:cs="David"/>
          <w:b/>
          <w:bCs/>
          <w:sz w:val="24"/>
          <w:szCs w:val="24"/>
          <w:rtl/>
        </w:rPr>
        <w:t xml:space="preserve"> </w:t>
      </w:r>
      <w:r w:rsidRPr="00EF4F1C">
        <w:rPr>
          <w:rFonts w:ascii="David" w:hAnsi="David" w:cs="David" w:hint="cs"/>
          <w:b/>
          <w:bCs/>
          <w:sz w:val="24"/>
          <w:szCs w:val="24"/>
          <w:rtl/>
        </w:rPr>
        <w:t>הבאות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בסיס</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מטעם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p>
    <w:p w14:paraId="3F1CD4DC" w14:textId="77777777" w:rsidR="00EF4F1C" w:rsidRPr="00EF4F1C" w:rsidRDefault="00EF4F1C" w:rsidP="00A11D74">
      <w:pPr>
        <w:spacing w:after="0" w:afterAutospacing="0" w:line="240" w:lineRule="auto"/>
        <w:rPr>
          <w:rFonts w:ascii="David" w:hAnsi="David" w:cs="David"/>
          <w:b/>
          <w:bCs/>
          <w:sz w:val="24"/>
          <w:szCs w:val="24"/>
          <w:rtl/>
        </w:rPr>
      </w:pPr>
    </w:p>
    <w:p w14:paraId="501EE3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w:t>
      </w:r>
      <w:r w:rsidRPr="00EF4F1C">
        <w:rPr>
          <w:rFonts w:ascii="David" w:hAnsi="David" w:cs="David"/>
          <w:b/>
          <w:bCs/>
          <w:sz w:val="24"/>
          <w:szCs w:val="24"/>
          <w:rtl/>
        </w:rPr>
        <w:tab/>
      </w:r>
      <w:r w:rsidRPr="00EF4F1C">
        <w:rPr>
          <w:rFonts w:ascii="David" w:hAnsi="David" w:cs="David" w:hint="cs"/>
          <w:b/>
          <w:bCs/>
          <w:sz w:val="24"/>
          <w:szCs w:val="24"/>
          <w:rtl/>
        </w:rPr>
        <w:t>איטום</w:t>
      </w:r>
      <w:r w:rsidRPr="00EF4F1C">
        <w:rPr>
          <w:rFonts w:ascii="David" w:hAnsi="David" w:cs="David"/>
          <w:b/>
          <w:bCs/>
          <w:sz w:val="24"/>
          <w:szCs w:val="24"/>
          <w:rtl/>
        </w:rPr>
        <w:t>.</w:t>
      </w:r>
    </w:p>
    <w:p w14:paraId="4C0973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5.7.7.2</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1AE0B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5.7.7.3</w:t>
      </w:r>
      <w:r w:rsidRPr="00EF4F1C">
        <w:rPr>
          <w:rFonts w:ascii="David" w:hAnsi="David" w:cs="David"/>
          <w:b/>
          <w:bCs/>
          <w:sz w:val="24"/>
          <w:szCs w:val="24"/>
          <w:rtl/>
        </w:rPr>
        <w:tab/>
      </w:r>
      <w:r w:rsidRPr="00EF4F1C">
        <w:rPr>
          <w:rFonts w:ascii="David" w:hAnsi="David" w:cs="David" w:hint="cs"/>
          <w:b/>
          <w:bCs/>
          <w:sz w:val="24"/>
          <w:szCs w:val="24"/>
          <w:rtl/>
        </w:rPr>
        <w:t>אלומיניום</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תיבות</w:t>
      </w:r>
      <w:r w:rsidRPr="00EF4F1C">
        <w:rPr>
          <w:rFonts w:ascii="David" w:hAnsi="David" w:cs="David"/>
          <w:b/>
          <w:bCs/>
          <w:sz w:val="24"/>
          <w:szCs w:val="24"/>
          <w:rtl/>
        </w:rPr>
        <w:t xml:space="preserve"> </w:t>
      </w:r>
      <w:r w:rsidRPr="00EF4F1C">
        <w:rPr>
          <w:rFonts w:ascii="David" w:hAnsi="David" w:cs="David" w:hint="cs"/>
          <w:b/>
          <w:bCs/>
          <w:sz w:val="24"/>
          <w:szCs w:val="24"/>
          <w:rtl/>
        </w:rPr>
        <w:t>דואר</w:t>
      </w:r>
      <w:r w:rsidRPr="00EF4F1C">
        <w:rPr>
          <w:rFonts w:ascii="David" w:hAnsi="David" w:cs="David"/>
          <w:b/>
          <w:bCs/>
          <w:sz w:val="24"/>
          <w:szCs w:val="24"/>
          <w:rtl/>
        </w:rPr>
        <w:t xml:space="preserve">, </w:t>
      </w:r>
      <w:r w:rsidRPr="00EF4F1C">
        <w:rPr>
          <w:rFonts w:ascii="David" w:hAnsi="David" w:cs="David" w:hint="cs"/>
          <w:b/>
          <w:bCs/>
          <w:sz w:val="24"/>
          <w:szCs w:val="24"/>
          <w:rtl/>
        </w:rPr>
        <w:t>אינטרקום</w:t>
      </w:r>
      <w:r w:rsidRPr="00EF4F1C">
        <w:rPr>
          <w:rFonts w:ascii="David" w:hAnsi="David" w:cs="David"/>
          <w:b/>
          <w:bCs/>
          <w:sz w:val="24"/>
          <w:szCs w:val="24"/>
          <w:rtl/>
        </w:rPr>
        <w:t xml:space="preserve"> </w:t>
      </w:r>
      <w:r w:rsidRPr="00EF4F1C">
        <w:rPr>
          <w:rFonts w:ascii="David" w:hAnsi="David" w:cs="David" w:hint="cs"/>
          <w:b/>
          <w:bCs/>
          <w:sz w:val="24"/>
          <w:szCs w:val="24"/>
          <w:rtl/>
        </w:rPr>
        <w:t>ומעקות</w:t>
      </w:r>
      <w:r w:rsidRPr="00EF4F1C">
        <w:rPr>
          <w:rFonts w:ascii="David" w:hAnsi="David" w:cs="David"/>
          <w:b/>
          <w:bCs/>
          <w:sz w:val="24"/>
          <w:szCs w:val="24"/>
          <w:rtl/>
        </w:rPr>
        <w:t>.</w:t>
      </w:r>
    </w:p>
    <w:p w14:paraId="2D0E15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5.7.7.4</w:t>
      </w:r>
      <w:r w:rsidRPr="00EF4F1C">
        <w:rPr>
          <w:rFonts w:ascii="David" w:hAnsi="David" w:cs="David"/>
          <w:b/>
          <w:bCs/>
          <w:sz w:val="24"/>
          <w:szCs w:val="24"/>
          <w:rtl/>
        </w:rPr>
        <w:tab/>
      </w:r>
      <w:r w:rsidRPr="00EF4F1C">
        <w:rPr>
          <w:rFonts w:ascii="David" w:hAnsi="David" w:cs="David" w:hint="cs"/>
          <w:b/>
          <w:bCs/>
          <w:sz w:val="24"/>
          <w:szCs w:val="24"/>
          <w:rtl/>
        </w:rPr>
        <w:t>מעליות</w:t>
      </w:r>
      <w:r w:rsidRPr="00EF4F1C">
        <w:rPr>
          <w:rFonts w:ascii="David" w:hAnsi="David" w:cs="David"/>
          <w:b/>
          <w:bCs/>
          <w:sz w:val="24"/>
          <w:szCs w:val="24"/>
          <w:rtl/>
        </w:rPr>
        <w:t>.</w:t>
      </w:r>
    </w:p>
    <w:p w14:paraId="105C3C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5.7.7.5</w:t>
      </w:r>
      <w:r w:rsidRPr="00EF4F1C">
        <w:rPr>
          <w:rFonts w:ascii="David" w:hAnsi="David" w:cs="David"/>
          <w:b/>
          <w:bCs/>
          <w:sz w:val="24"/>
          <w:szCs w:val="24"/>
          <w:rtl/>
        </w:rPr>
        <w:tab/>
      </w:r>
      <w:r w:rsidRPr="00EF4F1C">
        <w:rPr>
          <w:rFonts w:ascii="David" w:hAnsi="David" w:cs="David" w:hint="cs"/>
          <w:b/>
          <w:bCs/>
          <w:sz w:val="24"/>
          <w:szCs w:val="24"/>
          <w:rtl/>
        </w:rPr>
        <w:t>לוחות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w:t>
      </w:r>
    </w:p>
    <w:p w14:paraId="3D86E26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5.7.7.6</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7AA8B48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5.7.7.7</w:t>
      </w:r>
      <w:r w:rsidRPr="00EF4F1C">
        <w:rPr>
          <w:rFonts w:ascii="David" w:hAnsi="David" w:cs="David"/>
          <w:b/>
          <w:bCs/>
          <w:sz w:val="24"/>
          <w:szCs w:val="24"/>
          <w:rtl/>
        </w:rPr>
        <w:tab/>
      </w:r>
      <w:r w:rsidRPr="00EF4F1C">
        <w:rPr>
          <w:rFonts w:ascii="David" w:hAnsi="David" w:cs="David" w:hint="cs"/>
          <w:b/>
          <w:bCs/>
          <w:sz w:val="24"/>
          <w:szCs w:val="24"/>
          <w:rtl/>
        </w:rPr>
        <w:t>גנרטור</w:t>
      </w:r>
      <w:r w:rsidRPr="00EF4F1C">
        <w:rPr>
          <w:rFonts w:ascii="David" w:hAnsi="David" w:cs="David"/>
          <w:b/>
          <w:bCs/>
          <w:sz w:val="24"/>
          <w:szCs w:val="24"/>
          <w:rtl/>
        </w:rPr>
        <w:t>/</w:t>
      </w:r>
      <w:r w:rsidRPr="00EF4F1C">
        <w:rPr>
          <w:rFonts w:ascii="David" w:hAnsi="David" w:cs="David" w:hint="cs"/>
          <w:b/>
          <w:bCs/>
          <w:sz w:val="24"/>
          <w:szCs w:val="24"/>
          <w:rtl/>
        </w:rPr>
        <w:t>ים</w:t>
      </w:r>
      <w:r w:rsidRPr="00EF4F1C">
        <w:rPr>
          <w:rFonts w:ascii="David" w:hAnsi="David" w:cs="David"/>
          <w:b/>
          <w:bCs/>
          <w:sz w:val="24"/>
          <w:szCs w:val="24"/>
          <w:rtl/>
        </w:rPr>
        <w:t>.</w:t>
      </w:r>
    </w:p>
    <w:p w14:paraId="3523805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5.7.7.8</w:t>
      </w:r>
      <w:r w:rsidRPr="00EF4F1C">
        <w:rPr>
          <w:rFonts w:ascii="David" w:hAnsi="David" w:cs="David"/>
          <w:b/>
          <w:bCs/>
          <w:sz w:val="24"/>
          <w:szCs w:val="24"/>
          <w:rtl/>
        </w:rPr>
        <w:tab/>
      </w:r>
      <w:r w:rsidRPr="00EF4F1C">
        <w:rPr>
          <w:rFonts w:ascii="David" w:hAnsi="David" w:cs="David" w:hint="cs"/>
          <w:b/>
          <w:bCs/>
          <w:sz w:val="24"/>
          <w:szCs w:val="24"/>
          <w:rtl/>
        </w:rPr>
        <w:t>מערכות</w:t>
      </w:r>
      <w:r w:rsidRPr="00EF4F1C">
        <w:rPr>
          <w:rFonts w:ascii="David" w:hAnsi="David" w:cs="David"/>
          <w:b/>
          <w:bCs/>
          <w:sz w:val="24"/>
          <w:szCs w:val="24"/>
          <w:rtl/>
        </w:rPr>
        <w:t xml:space="preserve"> </w:t>
      </w:r>
      <w:r w:rsidRPr="00EF4F1C">
        <w:rPr>
          <w:rFonts w:ascii="David" w:hAnsi="David" w:cs="David" w:hint="cs"/>
          <w:b/>
          <w:bCs/>
          <w:sz w:val="24"/>
          <w:szCs w:val="24"/>
          <w:rtl/>
        </w:rPr>
        <w:t>סולריות</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קונסטרוקציה</w:t>
      </w:r>
      <w:r w:rsidRPr="00EF4F1C">
        <w:rPr>
          <w:rFonts w:ascii="David" w:hAnsi="David" w:cs="David"/>
          <w:b/>
          <w:bCs/>
          <w:sz w:val="24"/>
          <w:szCs w:val="24"/>
          <w:rtl/>
        </w:rPr>
        <w:t>.</w:t>
      </w:r>
    </w:p>
    <w:p w14:paraId="2DFF012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5.7.7.9</w:t>
      </w:r>
      <w:r w:rsidRPr="00EF4F1C">
        <w:rPr>
          <w:rFonts w:ascii="David" w:hAnsi="David" w:cs="David"/>
          <w:b/>
          <w:bCs/>
          <w:sz w:val="24"/>
          <w:szCs w:val="24"/>
          <w:rtl/>
        </w:rPr>
        <w:tab/>
      </w:r>
      <w:r w:rsidRPr="00EF4F1C">
        <w:rPr>
          <w:rFonts w:ascii="David" w:hAnsi="David" w:cs="David" w:hint="cs"/>
          <w:b/>
          <w:bCs/>
          <w:sz w:val="24"/>
          <w:szCs w:val="24"/>
          <w:rtl/>
        </w:rPr>
        <w:t>משאבות</w:t>
      </w:r>
      <w:r w:rsidRPr="00EF4F1C">
        <w:rPr>
          <w:rFonts w:ascii="David" w:hAnsi="David" w:cs="David"/>
          <w:b/>
          <w:bCs/>
          <w:sz w:val="24"/>
          <w:szCs w:val="24"/>
          <w:rtl/>
        </w:rPr>
        <w:t>.</w:t>
      </w:r>
    </w:p>
    <w:p w14:paraId="2ADB87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5.7.7.10 </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42F41A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5.7.7.11 </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9B632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5.7.7.12 </w:t>
      </w:r>
      <w:r w:rsidRPr="00EF4F1C">
        <w:rPr>
          <w:rFonts w:ascii="David" w:hAnsi="David" w:cs="David"/>
          <w:b/>
          <w:bCs/>
          <w:sz w:val="24"/>
          <w:szCs w:val="24"/>
          <w:rtl/>
        </w:rPr>
        <w:tab/>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מטבח</w:t>
      </w:r>
      <w:r w:rsidRPr="00EF4F1C">
        <w:rPr>
          <w:rFonts w:ascii="David" w:hAnsi="David" w:cs="David"/>
          <w:b/>
          <w:bCs/>
          <w:sz w:val="24"/>
          <w:szCs w:val="24"/>
          <w:rtl/>
        </w:rPr>
        <w:t xml:space="preserve"> </w:t>
      </w:r>
      <w:r w:rsidRPr="00EF4F1C">
        <w:rPr>
          <w:rFonts w:ascii="David" w:hAnsi="David" w:cs="David" w:hint="cs"/>
          <w:b/>
          <w:bCs/>
          <w:sz w:val="24"/>
          <w:szCs w:val="24"/>
          <w:rtl/>
        </w:rPr>
        <w:t>ואמבטיה</w:t>
      </w:r>
      <w:r w:rsidRPr="00EF4F1C">
        <w:rPr>
          <w:rFonts w:ascii="David" w:hAnsi="David" w:cs="David"/>
          <w:b/>
          <w:bCs/>
          <w:sz w:val="24"/>
          <w:szCs w:val="24"/>
          <w:rtl/>
        </w:rPr>
        <w:t>.</w:t>
      </w:r>
    </w:p>
    <w:p w14:paraId="4DC798A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5.7.7.13</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7D37D84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5.7.7.14</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627193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האחראי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השלד</w:t>
      </w:r>
      <w:r w:rsidRPr="00EF4F1C">
        <w:rPr>
          <w:rFonts w:ascii="David" w:hAnsi="David" w:cs="David"/>
          <w:b/>
          <w:bCs/>
          <w:sz w:val="24"/>
          <w:szCs w:val="24"/>
          <w:rtl/>
        </w:rPr>
        <w:t xml:space="preserve"> </w:t>
      </w:r>
      <w:r w:rsidRPr="00EF4F1C">
        <w:rPr>
          <w:rFonts w:ascii="David" w:hAnsi="David" w:cs="David" w:hint="cs"/>
          <w:b/>
          <w:bCs/>
          <w:sz w:val="24"/>
          <w:szCs w:val="24"/>
          <w:rtl/>
        </w:rPr>
        <w:t>ימונה</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חשבונו</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מינויו</w:t>
      </w:r>
      <w:r w:rsidRPr="00EF4F1C">
        <w:rPr>
          <w:rFonts w:ascii="David" w:hAnsi="David" w:cs="David"/>
          <w:b/>
          <w:bCs/>
          <w:sz w:val="24"/>
          <w:szCs w:val="24"/>
          <w:rtl/>
        </w:rPr>
        <w:t xml:space="preserve"> </w:t>
      </w:r>
      <w:r w:rsidRPr="00EF4F1C">
        <w:rPr>
          <w:rFonts w:ascii="David" w:hAnsi="David" w:cs="David" w:hint="cs"/>
          <w:b/>
          <w:bCs/>
          <w:sz w:val="24"/>
          <w:szCs w:val="24"/>
          <w:rtl/>
        </w:rPr>
        <w:t>וכל</w:t>
      </w:r>
      <w:r w:rsidRPr="00EF4F1C">
        <w:rPr>
          <w:rFonts w:ascii="David" w:hAnsi="David" w:cs="David"/>
          <w:b/>
          <w:bCs/>
          <w:sz w:val="24"/>
          <w:szCs w:val="24"/>
          <w:rtl/>
        </w:rPr>
        <w:t xml:space="preserve"> </w:t>
      </w:r>
      <w:r w:rsidRPr="00EF4F1C">
        <w:rPr>
          <w:rFonts w:ascii="David" w:hAnsi="David" w:cs="David" w:hint="cs"/>
          <w:b/>
          <w:bCs/>
          <w:sz w:val="24"/>
          <w:szCs w:val="24"/>
          <w:rtl/>
        </w:rPr>
        <w:t>ענין</w:t>
      </w:r>
      <w:r w:rsidRPr="00EF4F1C">
        <w:rPr>
          <w:rFonts w:ascii="David" w:hAnsi="David" w:cs="David"/>
          <w:b/>
          <w:bCs/>
          <w:sz w:val="24"/>
          <w:szCs w:val="24"/>
          <w:rtl/>
        </w:rPr>
        <w:t xml:space="preserve"> </w:t>
      </w:r>
      <w:r w:rsidRPr="00EF4F1C">
        <w:rPr>
          <w:rFonts w:ascii="David" w:hAnsi="David" w:cs="David" w:hint="cs"/>
          <w:b/>
          <w:bCs/>
          <w:sz w:val="24"/>
          <w:szCs w:val="24"/>
          <w:rtl/>
        </w:rPr>
        <w:t>הכרוך</w:t>
      </w:r>
      <w:r w:rsidRPr="00EF4F1C">
        <w:rPr>
          <w:rFonts w:ascii="David" w:hAnsi="David" w:cs="David"/>
          <w:b/>
          <w:bCs/>
          <w:sz w:val="24"/>
          <w:szCs w:val="24"/>
          <w:rtl/>
        </w:rPr>
        <w:t xml:space="preserve"> </w:t>
      </w:r>
      <w:r w:rsidRPr="00EF4F1C">
        <w:rPr>
          <w:rFonts w:ascii="David" w:hAnsi="David" w:cs="David" w:hint="cs"/>
          <w:b/>
          <w:bCs/>
          <w:sz w:val="24"/>
          <w:szCs w:val="24"/>
          <w:rtl/>
        </w:rPr>
        <w:t>בהפעלתו</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תחול</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w:t>
      </w:r>
    </w:p>
    <w:p w14:paraId="3A3D48B9" w14:textId="77777777" w:rsidR="00EF4F1C" w:rsidRPr="00EF4F1C" w:rsidRDefault="00EF4F1C" w:rsidP="00A11D74">
      <w:pPr>
        <w:spacing w:after="0" w:afterAutospacing="0" w:line="240" w:lineRule="auto"/>
        <w:rPr>
          <w:rFonts w:ascii="David" w:hAnsi="David" w:cs="David"/>
          <w:b/>
          <w:bCs/>
          <w:sz w:val="24"/>
          <w:szCs w:val="24"/>
          <w:rtl/>
        </w:rPr>
      </w:pPr>
    </w:p>
    <w:p w14:paraId="5C1BA8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5.11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ימנה</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מטעמו</w:t>
      </w:r>
      <w:r w:rsidRPr="00EF4F1C">
        <w:rPr>
          <w:rFonts w:ascii="David" w:hAnsi="David" w:cs="David"/>
          <w:b/>
          <w:bCs/>
          <w:sz w:val="24"/>
          <w:szCs w:val="24"/>
          <w:rtl/>
        </w:rPr>
        <w:t xml:space="preserve"> </w:t>
      </w:r>
      <w:r w:rsidRPr="00EF4F1C">
        <w:rPr>
          <w:rFonts w:ascii="David" w:hAnsi="David" w:cs="David" w:hint="cs"/>
          <w:b/>
          <w:bCs/>
          <w:sz w:val="24"/>
          <w:szCs w:val="24"/>
          <w:rtl/>
        </w:rPr>
        <w:t>כאחראי</w:t>
      </w:r>
      <w:r w:rsidRPr="00EF4F1C">
        <w:rPr>
          <w:rFonts w:ascii="David" w:hAnsi="David" w:cs="David"/>
          <w:b/>
          <w:bCs/>
          <w:sz w:val="24"/>
          <w:szCs w:val="24"/>
          <w:rtl/>
        </w:rPr>
        <w:t xml:space="preserve"> </w:t>
      </w:r>
      <w:r w:rsidRPr="00EF4F1C">
        <w:rPr>
          <w:rFonts w:ascii="David" w:hAnsi="David" w:cs="David" w:hint="cs"/>
          <w:b/>
          <w:bCs/>
          <w:sz w:val="24"/>
          <w:szCs w:val="24"/>
          <w:rtl/>
        </w:rPr>
        <w:t>לביקורת</w:t>
      </w:r>
      <w:r w:rsidRPr="00EF4F1C">
        <w:rPr>
          <w:rFonts w:ascii="David" w:hAnsi="David" w:cs="David"/>
          <w:b/>
          <w:bCs/>
          <w:sz w:val="24"/>
          <w:szCs w:val="24"/>
          <w:rtl/>
        </w:rPr>
        <w:t xml:space="preserve"> </w:t>
      </w:r>
      <w:r w:rsidRPr="00EF4F1C">
        <w:rPr>
          <w:rFonts w:ascii="David" w:hAnsi="David" w:cs="David" w:hint="eastAsia"/>
          <w:b/>
          <w:bCs/>
          <w:sz w:val="24"/>
          <w:szCs w:val="24"/>
          <w:rtl/>
        </w:rPr>
        <w:t>כמובנו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תקנות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והבניה</w:t>
      </w:r>
      <w:r w:rsidRPr="00EF4F1C">
        <w:rPr>
          <w:rFonts w:ascii="David" w:hAnsi="David" w:cs="David"/>
          <w:b/>
          <w:bCs/>
          <w:sz w:val="24"/>
          <w:szCs w:val="24"/>
          <w:rtl/>
        </w:rPr>
        <w:t xml:space="preserve"> (</w:t>
      </w:r>
      <w:r w:rsidRPr="00EF4F1C">
        <w:rPr>
          <w:rFonts w:ascii="David" w:hAnsi="David" w:cs="David" w:hint="eastAsia"/>
          <w:b/>
          <w:bCs/>
          <w:sz w:val="24"/>
          <w:szCs w:val="24"/>
          <w:rtl/>
        </w:rPr>
        <w:t>בקשה</w:t>
      </w:r>
      <w:r w:rsidRPr="00EF4F1C">
        <w:rPr>
          <w:rFonts w:ascii="David" w:hAnsi="David" w:cs="David"/>
          <w:b/>
          <w:bCs/>
          <w:sz w:val="24"/>
          <w:szCs w:val="24"/>
          <w:rtl/>
        </w:rPr>
        <w:t xml:space="preserve"> </w:t>
      </w:r>
      <w:r w:rsidRPr="00EF4F1C">
        <w:rPr>
          <w:rFonts w:ascii="David" w:hAnsi="David" w:cs="David" w:hint="eastAsia"/>
          <w:b/>
          <w:bCs/>
          <w:sz w:val="24"/>
          <w:szCs w:val="24"/>
          <w:rtl/>
        </w:rPr>
        <w:t>להיתר</w:t>
      </w:r>
      <w:r w:rsidRPr="00EF4F1C">
        <w:rPr>
          <w:rFonts w:ascii="David" w:hAnsi="David" w:cs="David"/>
          <w:b/>
          <w:bCs/>
          <w:sz w:val="24"/>
          <w:szCs w:val="24"/>
          <w:rtl/>
        </w:rPr>
        <w:t xml:space="preserve">, </w:t>
      </w:r>
      <w:r w:rsidRPr="00EF4F1C">
        <w:rPr>
          <w:rFonts w:ascii="David" w:hAnsi="David" w:cs="David" w:hint="eastAsia"/>
          <w:b/>
          <w:bCs/>
          <w:sz w:val="24"/>
          <w:szCs w:val="24"/>
          <w:rtl/>
        </w:rPr>
        <w:t>תנאיו</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התש</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-1970. </w:t>
      </w:r>
    </w:p>
    <w:p w14:paraId="2C120D7E" w14:textId="77777777" w:rsidR="00EF4F1C" w:rsidRPr="00EF4F1C" w:rsidRDefault="00EF4F1C" w:rsidP="00A11D74">
      <w:pPr>
        <w:spacing w:after="0" w:afterAutospacing="0" w:line="240" w:lineRule="auto"/>
        <w:rPr>
          <w:rFonts w:ascii="David" w:hAnsi="David" w:cs="David"/>
          <w:b/>
          <w:bCs/>
          <w:sz w:val="24"/>
          <w:szCs w:val="24"/>
          <w:rtl/>
        </w:rPr>
      </w:pPr>
    </w:p>
    <w:p w14:paraId="4B9C72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cs"/>
          <w:b/>
          <w:bCs/>
          <w:sz w:val="24"/>
          <w:szCs w:val="24"/>
          <w:rtl/>
        </w:rPr>
        <w:t>"המחיר הכולל"  הינו -</w:t>
      </w:r>
      <w:r w:rsidRPr="00EF4F1C">
        <w:rPr>
          <w:rFonts w:ascii="David" w:hAnsi="David" w:cs="David" w:hint="cs"/>
          <w:b/>
          <w:bCs/>
          <w:sz w:val="24"/>
          <w:szCs w:val="24"/>
          <w:rtl/>
        </w:rPr>
        <w:tab/>
        <w:t>&lt;@@</w:t>
      </w:r>
      <w:r w:rsidRPr="00EF4F1C">
        <w:rPr>
          <w:rFonts w:ascii="David" w:hAnsi="David" w:cs="David"/>
          <w:b/>
          <w:bCs/>
          <w:sz w:val="24"/>
          <w:szCs w:val="24"/>
        </w:rPr>
        <w:t>TotalAmount</w:t>
      </w:r>
      <w:r w:rsidRPr="00EF4F1C">
        <w:rPr>
          <w:rFonts w:ascii="David" w:hAnsi="David" w:cs="David" w:hint="cs"/>
          <w:b/>
          <w:bCs/>
          <w:sz w:val="24"/>
          <w:szCs w:val="24"/>
          <w:rtl/>
        </w:rPr>
        <w:t>@@&gt; &lt;@@</w:t>
      </w:r>
      <w:r w:rsidRPr="00EF4F1C">
        <w:rPr>
          <w:rFonts w:ascii="David" w:hAnsi="David" w:cs="David"/>
          <w:b/>
          <w:bCs/>
          <w:sz w:val="24"/>
          <w:szCs w:val="24"/>
        </w:rPr>
        <w:t>CurrencyID</w:t>
      </w:r>
      <w:r w:rsidRPr="00EF4F1C">
        <w:rPr>
          <w:rFonts w:ascii="David" w:hAnsi="David" w:cs="David" w:hint="cs"/>
          <w:b/>
          <w:bCs/>
          <w:sz w:val="24"/>
          <w:szCs w:val="24"/>
          <w:rtl/>
        </w:rPr>
        <w:t>@@&gt; (לא כולל מע"מ) עפ"י החלוקה הבאה:</w:t>
      </w:r>
    </w:p>
    <w:p w14:paraId="4BEA9F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&lt;@@</w:t>
      </w:r>
      <w:r w:rsidRPr="00EF4F1C">
        <w:rPr>
          <w:rFonts w:ascii="David" w:hAnsi="David" w:cs="David"/>
          <w:b/>
          <w:bCs/>
          <w:sz w:val="24"/>
          <w:szCs w:val="24"/>
        </w:rPr>
        <w:t>AmountDesc</w:t>
      </w:r>
      <w:r w:rsidRPr="00EF4F1C">
        <w:rPr>
          <w:rFonts w:ascii="David" w:hAnsi="David" w:cs="David" w:hint="cs"/>
          <w:b/>
          <w:bCs/>
          <w:sz w:val="24"/>
          <w:szCs w:val="24"/>
          <w:rtl/>
        </w:rPr>
        <w:t>@@&gt;</w:t>
      </w:r>
    </w:p>
    <w:p w14:paraId="0306ADE1" w14:textId="77777777" w:rsidR="00EF4F1C" w:rsidRPr="00EF4F1C" w:rsidRDefault="00EF4F1C" w:rsidP="00A11D74">
      <w:pPr>
        <w:spacing w:after="0" w:afterAutospacing="0" w:line="240" w:lineRule="auto"/>
        <w:rPr>
          <w:rFonts w:ascii="David" w:hAnsi="David" w:cs="David"/>
          <w:b/>
          <w:bCs/>
          <w:sz w:val="24"/>
          <w:szCs w:val="24"/>
          <w:rtl/>
        </w:rPr>
      </w:pPr>
    </w:p>
    <w:p w14:paraId="32495599" w14:textId="77777777" w:rsidR="00EF4F1C" w:rsidRPr="00EF4F1C" w:rsidRDefault="00EF4F1C" w:rsidP="00A11D74">
      <w:pPr>
        <w:spacing w:after="0" w:afterAutospacing="0" w:line="240" w:lineRule="auto"/>
        <w:rPr>
          <w:rFonts w:ascii="David" w:hAnsi="David" w:cs="David"/>
          <w:b/>
          <w:bCs/>
          <w:sz w:val="24"/>
          <w:szCs w:val="24"/>
          <w:rtl/>
        </w:rPr>
      </w:pPr>
    </w:p>
    <w:p w14:paraId="4265A5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מרתף</w:t>
      </w:r>
      <w:r w:rsidRPr="00EF4F1C">
        <w:rPr>
          <w:rFonts w:ascii="David" w:hAnsi="David" w:cs="David"/>
          <w:b/>
          <w:bCs/>
          <w:sz w:val="24"/>
          <w:szCs w:val="24"/>
          <w:rtl/>
        </w:rPr>
        <w:t xml:space="preserve"> </w:t>
      </w:r>
      <w:r w:rsidRPr="00EF4F1C">
        <w:rPr>
          <w:rFonts w:ascii="David" w:hAnsi="David" w:cs="David" w:hint="cs"/>
          <w:b/>
          <w:bCs/>
          <w:sz w:val="24"/>
          <w:szCs w:val="24"/>
          <w:rtl/>
        </w:rPr>
        <w:t>חניה</w:t>
      </w:r>
      <w:r w:rsidRPr="00EF4F1C">
        <w:rPr>
          <w:rFonts w:ascii="David" w:hAnsi="David" w:cs="David"/>
          <w:b/>
          <w:bCs/>
          <w:sz w:val="24"/>
          <w:szCs w:val="24"/>
          <w:rtl/>
        </w:rPr>
        <w:t xml:space="preserve"> </w:t>
      </w:r>
      <w:r w:rsidRPr="00EF4F1C">
        <w:rPr>
          <w:rFonts w:ascii="David" w:hAnsi="David" w:cs="David" w:hint="cs"/>
          <w:b/>
          <w:bCs/>
          <w:sz w:val="24"/>
          <w:szCs w:val="24"/>
          <w:rtl/>
        </w:rPr>
        <w:t>מלא</w:t>
      </w:r>
      <w:r w:rsidRPr="00EF4F1C">
        <w:rPr>
          <w:rFonts w:ascii="David" w:hAnsi="David" w:cs="David"/>
          <w:b/>
          <w:bCs/>
          <w:sz w:val="24"/>
          <w:szCs w:val="24"/>
          <w:rtl/>
        </w:rPr>
        <w:t xml:space="preserve"> </w:t>
      </w:r>
      <w:r w:rsidRPr="00EF4F1C">
        <w:rPr>
          <w:rFonts w:ascii="David" w:hAnsi="David" w:cs="David" w:hint="cs"/>
          <w:b/>
          <w:bCs/>
          <w:sz w:val="24"/>
          <w:szCs w:val="24"/>
          <w:rtl/>
        </w:rPr>
        <w:t>במגרש</w:t>
      </w:r>
      <w:r w:rsidRPr="00EF4F1C">
        <w:rPr>
          <w:rFonts w:ascii="David" w:hAnsi="David" w:cs="David"/>
          <w:b/>
          <w:bCs/>
          <w:sz w:val="24"/>
          <w:szCs w:val="24"/>
          <w:rtl/>
        </w:rPr>
        <w:t xml:space="preserve"> (</w:t>
      </w:r>
      <w:r w:rsidRPr="00EF4F1C">
        <w:rPr>
          <w:rFonts w:ascii="David" w:hAnsi="David" w:cs="David" w:hint="cs"/>
          <w:b/>
          <w:bCs/>
          <w:sz w:val="24"/>
          <w:szCs w:val="24"/>
          <w:rtl/>
        </w:rPr>
        <w:t>שלבים</w:t>
      </w:r>
      <w:r w:rsidRPr="00EF4F1C">
        <w:rPr>
          <w:rFonts w:ascii="David" w:hAnsi="David" w:cs="David"/>
          <w:b/>
          <w:bCs/>
          <w:sz w:val="24"/>
          <w:szCs w:val="24"/>
          <w:rtl/>
        </w:rPr>
        <w:t xml:space="preserve">:  </w:t>
      </w:r>
      <w:r w:rsidRPr="00EF4F1C">
        <w:rPr>
          <w:rFonts w:ascii="David" w:hAnsi="David" w:cs="David" w:hint="cs"/>
          <w:b/>
          <w:bCs/>
          <w:sz w:val="24"/>
          <w:szCs w:val="24"/>
          <w:rtl/>
        </w:rPr>
        <w:t>____</w:t>
      </w:r>
      <w:r w:rsidRPr="00EF4F1C">
        <w:rPr>
          <w:rFonts w:ascii="David" w:hAnsi="David" w:cs="David"/>
          <w:b/>
          <w:bCs/>
          <w:sz w:val="24"/>
          <w:szCs w:val="24"/>
          <w:rtl/>
        </w:rPr>
        <w:t xml:space="preserve">) -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w:t>
      </w:r>
      <w:r w:rsidRPr="00EF4F1C">
        <w:rPr>
          <w:rFonts w:ascii="David" w:hAnsi="David" w:cs="David" w:hint="eastAsia"/>
          <w:b/>
          <w:bCs/>
          <w:sz w:val="24"/>
          <w:szCs w:val="24"/>
          <w:rtl/>
        </w:rPr>
        <w:t>₪</w:t>
      </w:r>
      <w:r w:rsidRPr="00EF4F1C">
        <w:rPr>
          <w:rFonts w:ascii="David" w:hAnsi="David" w:cs="David"/>
          <w:b/>
          <w:bCs/>
          <w:sz w:val="24"/>
          <w:szCs w:val="24"/>
          <w:rtl/>
        </w:rPr>
        <w:t xml:space="preserve"> </w:t>
      </w:r>
    </w:p>
    <w:p w14:paraId="5090C4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p>
    <w:p w14:paraId="5CD6B00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cs"/>
          <w:b/>
          <w:bCs/>
          <w:sz w:val="24"/>
          <w:szCs w:val="24"/>
          <w:rtl/>
        </w:rPr>
        <w:t>חלוקה</w:t>
      </w:r>
      <w:r w:rsidRPr="00EF4F1C">
        <w:rPr>
          <w:rFonts w:ascii="David" w:hAnsi="David" w:cs="David"/>
          <w:b/>
          <w:bCs/>
          <w:sz w:val="24"/>
          <w:szCs w:val="24"/>
          <w:rtl/>
        </w:rPr>
        <w:t xml:space="preserve"> </w:t>
      </w:r>
      <w:r w:rsidRPr="00EF4F1C">
        <w:rPr>
          <w:rFonts w:ascii="David" w:hAnsi="David" w:cs="David" w:hint="cs"/>
          <w:b/>
          <w:bCs/>
          <w:sz w:val="24"/>
          <w:szCs w:val="24"/>
          <w:rtl/>
        </w:rPr>
        <w:t>לנ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א</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 xml:space="preserve">- </w:t>
      </w:r>
      <w:r w:rsidRPr="00EF4F1C">
        <w:rPr>
          <w:rFonts w:ascii="David" w:hAnsi="David" w:cs="David" w:hint="cs"/>
          <w:b/>
          <w:bCs/>
          <w:sz w:val="24"/>
          <w:szCs w:val="24"/>
          <w:rtl/>
        </w:rPr>
        <w:t>ב</w:t>
      </w:r>
      <w:r w:rsidRPr="00EF4F1C">
        <w:rPr>
          <w:rFonts w:ascii="David" w:hAnsi="David" w:cs="David"/>
          <w:b/>
          <w:bCs/>
          <w:sz w:val="24"/>
          <w:szCs w:val="24"/>
          <w:rtl/>
        </w:rPr>
        <w:t xml:space="preserve">' </w:t>
      </w:r>
      <w:r w:rsidRPr="00EF4F1C">
        <w:rPr>
          <w:rFonts w:ascii="David" w:hAnsi="David" w:cs="David" w:hint="cs"/>
          <w:b/>
          <w:bCs/>
          <w:sz w:val="24"/>
          <w:szCs w:val="24"/>
          <w:rtl/>
        </w:rPr>
        <w:t>תהיה</w:t>
      </w:r>
      <w:r w:rsidRPr="00EF4F1C">
        <w:rPr>
          <w:rFonts w:ascii="David" w:hAnsi="David" w:cs="David"/>
          <w:b/>
          <w:bCs/>
          <w:sz w:val="24"/>
          <w:szCs w:val="24"/>
          <w:rtl/>
        </w:rPr>
        <w:t xml:space="preserve"> :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א</w:t>
      </w:r>
      <w:r w:rsidRPr="00EF4F1C">
        <w:rPr>
          <w:rFonts w:ascii="David" w:hAnsi="David" w:cs="David"/>
          <w:b/>
          <w:bCs/>
          <w:sz w:val="24"/>
          <w:szCs w:val="24"/>
          <w:rtl/>
        </w:rPr>
        <w:t xml:space="preserve">' : </w:t>
      </w:r>
      <w:r w:rsidRPr="00EF4F1C">
        <w:rPr>
          <w:rFonts w:ascii="David" w:hAnsi="David" w:cs="David" w:hint="cs"/>
          <w:b/>
          <w:bCs/>
          <w:sz w:val="24"/>
          <w:szCs w:val="24"/>
          <w:rtl/>
        </w:rPr>
        <w:t>_________₪</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ב</w:t>
      </w:r>
      <w:r w:rsidRPr="00EF4F1C">
        <w:rPr>
          <w:rFonts w:ascii="David" w:hAnsi="David" w:cs="David"/>
          <w:b/>
          <w:bCs/>
          <w:sz w:val="24"/>
          <w:szCs w:val="24"/>
          <w:rtl/>
        </w:rPr>
        <w:t xml:space="preserve">' : </w:t>
      </w:r>
      <w:r w:rsidRPr="00EF4F1C">
        <w:rPr>
          <w:rFonts w:ascii="David" w:hAnsi="David" w:cs="David" w:hint="cs"/>
          <w:b/>
          <w:bCs/>
          <w:sz w:val="24"/>
          <w:szCs w:val="24"/>
          <w:rtl/>
        </w:rPr>
        <w:t>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 </w:t>
      </w:r>
    </w:p>
    <w:p w14:paraId="332B4AA4" w14:textId="77777777" w:rsidR="00EF4F1C" w:rsidRPr="00EF4F1C" w:rsidRDefault="00EF4F1C" w:rsidP="00A11D74">
      <w:pPr>
        <w:spacing w:after="0" w:afterAutospacing="0" w:line="240" w:lineRule="auto"/>
        <w:rPr>
          <w:rFonts w:ascii="David" w:hAnsi="David" w:cs="David"/>
          <w:b/>
          <w:bCs/>
          <w:sz w:val="24"/>
          <w:szCs w:val="24"/>
          <w:rtl/>
        </w:rPr>
      </w:pPr>
    </w:p>
    <w:p w14:paraId="1EDB5078"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1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___________₪</w:t>
      </w:r>
      <w:r w:rsidRPr="00EF4F1C">
        <w:rPr>
          <w:rFonts w:ascii="David" w:hAnsi="David" w:cs="David"/>
          <w:b/>
          <w:bCs/>
          <w:sz w:val="24"/>
          <w:szCs w:val="24"/>
          <w:rtl/>
        </w:rPr>
        <w:t xml:space="preserve">.  </w:t>
      </w:r>
    </w:p>
    <w:p w14:paraId="5EAACBBB" w14:textId="77777777" w:rsidR="00EF4F1C" w:rsidRPr="00EF4F1C" w:rsidRDefault="00EF4F1C" w:rsidP="00A11D74">
      <w:pPr>
        <w:spacing w:after="0" w:afterAutospacing="0" w:line="240" w:lineRule="auto"/>
        <w:rPr>
          <w:rFonts w:ascii="David" w:hAnsi="David" w:cs="David"/>
          <w:b/>
          <w:bCs/>
          <w:sz w:val="24"/>
          <w:szCs w:val="24"/>
          <w:rtl/>
        </w:rPr>
      </w:pPr>
    </w:p>
    <w:p w14:paraId="5956B15B"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2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6DDEC387" w14:textId="77777777" w:rsidR="00EF4F1C" w:rsidRPr="00EF4F1C" w:rsidRDefault="00EF4F1C" w:rsidP="00A11D74">
      <w:pPr>
        <w:spacing w:after="0" w:afterAutospacing="0" w:line="240" w:lineRule="auto"/>
        <w:rPr>
          <w:rFonts w:ascii="David" w:hAnsi="David" w:cs="David"/>
          <w:b/>
          <w:bCs/>
          <w:sz w:val="24"/>
          <w:szCs w:val="24"/>
          <w:rtl/>
        </w:rPr>
      </w:pPr>
    </w:p>
    <w:p w14:paraId="15FFF939"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3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1808B7D5" w14:textId="77777777" w:rsidR="00EF4F1C" w:rsidRPr="00EF4F1C" w:rsidRDefault="00EF4F1C" w:rsidP="00A11D74">
      <w:pPr>
        <w:spacing w:after="0" w:afterAutospacing="0" w:line="240" w:lineRule="auto"/>
        <w:rPr>
          <w:rFonts w:ascii="David" w:hAnsi="David" w:cs="David"/>
          <w:b/>
          <w:bCs/>
          <w:sz w:val="24"/>
          <w:szCs w:val="24"/>
          <w:rtl/>
        </w:rPr>
      </w:pPr>
    </w:p>
    <w:p w14:paraId="21811BBB"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4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711194FF" w14:textId="77777777" w:rsidR="00EF4F1C" w:rsidRPr="00EF4F1C" w:rsidRDefault="00EF4F1C" w:rsidP="00A11D74">
      <w:pPr>
        <w:spacing w:after="0" w:afterAutospacing="0" w:line="240" w:lineRule="auto"/>
        <w:rPr>
          <w:rFonts w:ascii="David" w:hAnsi="David" w:cs="David"/>
          <w:b/>
          <w:bCs/>
          <w:sz w:val="24"/>
          <w:szCs w:val="24"/>
          <w:rtl/>
        </w:rPr>
      </w:pPr>
    </w:p>
    <w:p w14:paraId="4A8DE017" w14:textId="77777777" w:rsidR="00EF4F1C" w:rsidRPr="00EF4F1C" w:rsidRDefault="00EF4F1C" w:rsidP="00A11D74">
      <w:pPr>
        <w:spacing w:after="0" w:afterAutospacing="0" w:line="240" w:lineRule="auto"/>
        <w:rPr>
          <w:rFonts w:ascii="David" w:hAnsi="David" w:cs="David"/>
          <w:b/>
          <w:bCs/>
          <w:sz w:val="24"/>
          <w:szCs w:val="24"/>
          <w:rtl/>
        </w:rPr>
      </w:pPr>
    </w:p>
    <w:p w14:paraId="3FDAAA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6.6.4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6.6.4 </w:t>
      </w:r>
      <w:r w:rsidRPr="00EF4F1C">
        <w:rPr>
          <w:rFonts w:ascii="David" w:hAnsi="David" w:cs="David" w:hint="cs"/>
          <w:b/>
          <w:bCs/>
          <w:sz w:val="24"/>
          <w:szCs w:val="24"/>
          <w:rtl/>
        </w:rPr>
        <w:t>להסכם</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יישא</w:t>
      </w:r>
      <w:r w:rsidRPr="00EF4F1C">
        <w:rPr>
          <w:rFonts w:ascii="David" w:hAnsi="David" w:cs="David"/>
          <w:b/>
          <w:bCs/>
          <w:sz w:val="24"/>
          <w:szCs w:val="24"/>
          <w:rtl/>
        </w:rPr>
        <w:t xml:space="preserve"> </w:t>
      </w:r>
      <w:r w:rsidRPr="00EF4F1C">
        <w:rPr>
          <w:rFonts w:ascii="David" w:hAnsi="David" w:cs="David" w:hint="cs"/>
          <w:b/>
          <w:bCs/>
          <w:sz w:val="24"/>
          <w:szCs w:val="24"/>
          <w:rtl/>
        </w:rPr>
        <w:t>בעלות</w:t>
      </w:r>
      <w:r w:rsidRPr="00EF4F1C">
        <w:rPr>
          <w:rFonts w:ascii="David" w:hAnsi="David" w:cs="David"/>
          <w:b/>
          <w:bCs/>
          <w:sz w:val="24"/>
          <w:szCs w:val="24"/>
          <w:rtl/>
        </w:rPr>
        <w:t xml:space="preserve"> </w:t>
      </w:r>
      <w:r w:rsidRPr="00EF4F1C">
        <w:rPr>
          <w:rFonts w:ascii="David" w:hAnsi="David" w:cs="David" w:hint="cs"/>
          <w:b/>
          <w:bCs/>
          <w:sz w:val="24"/>
          <w:szCs w:val="24"/>
          <w:rtl/>
        </w:rPr>
        <w:t>בדיקת</w:t>
      </w:r>
      <w:r w:rsidRPr="00EF4F1C">
        <w:rPr>
          <w:rFonts w:ascii="David" w:hAnsi="David" w:cs="David"/>
          <w:b/>
          <w:bCs/>
          <w:sz w:val="24"/>
          <w:szCs w:val="24"/>
          <w:rtl/>
        </w:rPr>
        <w:t xml:space="preserve"> </w:t>
      </w:r>
      <w:r w:rsidRPr="00EF4F1C">
        <w:rPr>
          <w:rFonts w:ascii="David" w:hAnsi="David" w:cs="David" w:hint="cs"/>
          <w:b/>
          <w:bCs/>
          <w:sz w:val="24"/>
          <w:szCs w:val="24"/>
          <w:rtl/>
        </w:rPr>
        <w:t>חברת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p>
    <w:p w14:paraId="42BC4F75" w14:textId="77777777" w:rsidR="00EF4F1C" w:rsidRPr="00EF4F1C" w:rsidRDefault="00EF4F1C" w:rsidP="00A11D74">
      <w:pPr>
        <w:spacing w:after="0" w:afterAutospacing="0" w:line="240" w:lineRule="auto"/>
        <w:rPr>
          <w:rFonts w:ascii="David" w:hAnsi="David" w:cs="David"/>
          <w:b/>
          <w:bCs/>
          <w:sz w:val="24"/>
          <w:szCs w:val="24"/>
          <w:rtl/>
        </w:rPr>
      </w:pPr>
    </w:p>
    <w:p w14:paraId="4D4115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8.2.2 </w:t>
      </w:r>
      <w:r w:rsidRPr="00EF4F1C">
        <w:rPr>
          <w:rFonts w:ascii="David" w:hAnsi="David" w:cs="David"/>
          <w:b/>
          <w:bCs/>
          <w:sz w:val="24"/>
          <w:szCs w:val="24"/>
          <w:rtl/>
        </w:rPr>
        <w:tab/>
      </w:r>
      <w:r w:rsidRPr="00EF4F1C">
        <w:rPr>
          <w:rFonts w:ascii="David" w:hAnsi="David" w:cs="David" w:hint="cs"/>
          <w:b/>
          <w:bCs/>
          <w:sz w:val="24"/>
          <w:szCs w:val="24"/>
          <w:rtl/>
        </w:rPr>
        <w:t>בדיקת</w:t>
      </w:r>
      <w:r w:rsidRPr="00EF4F1C">
        <w:rPr>
          <w:rFonts w:ascii="David" w:hAnsi="David" w:cs="David"/>
          <w:b/>
          <w:bCs/>
          <w:sz w:val="24"/>
          <w:szCs w:val="24"/>
          <w:rtl/>
        </w:rPr>
        <w:t xml:space="preserve"> </w:t>
      </w:r>
      <w:r w:rsidRPr="00EF4F1C">
        <w:rPr>
          <w:rFonts w:ascii="David" w:hAnsi="David" w:cs="David" w:hint="cs"/>
          <w:b/>
          <w:bCs/>
          <w:sz w:val="24"/>
          <w:szCs w:val="24"/>
          <w:rtl/>
        </w:rPr>
        <w:t>חשבון</w:t>
      </w:r>
      <w:r w:rsidRPr="00EF4F1C">
        <w:rPr>
          <w:rFonts w:ascii="David" w:hAnsi="David" w:cs="David"/>
          <w:b/>
          <w:bCs/>
          <w:sz w:val="24"/>
          <w:szCs w:val="24"/>
          <w:rtl/>
        </w:rPr>
        <w:t xml:space="preserve"> </w:t>
      </w:r>
      <w:r w:rsidRPr="00EF4F1C">
        <w:rPr>
          <w:rFonts w:ascii="David" w:hAnsi="David" w:cs="David" w:hint="cs"/>
          <w:b/>
          <w:bCs/>
          <w:sz w:val="24"/>
          <w:szCs w:val="24"/>
          <w:rtl/>
        </w:rPr>
        <w:t>ביניים</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תיעשה</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15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w:t>
      </w:r>
    </w:p>
    <w:p w14:paraId="54D6E2E6" w14:textId="77777777" w:rsidR="00EF4F1C" w:rsidRPr="00EF4F1C" w:rsidRDefault="00EF4F1C" w:rsidP="00A11D74">
      <w:pPr>
        <w:spacing w:after="0" w:afterAutospacing="0" w:line="240" w:lineRule="auto"/>
        <w:rPr>
          <w:rFonts w:ascii="David" w:hAnsi="David" w:cs="David"/>
          <w:b/>
          <w:bCs/>
          <w:sz w:val="24"/>
          <w:szCs w:val="24"/>
          <w:rtl/>
        </w:rPr>
      </w:pPr>
    </w:p>
    <w:p w14:paraId="52CB732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8.2.4</w:t>
      </w:r>
      <w:r w:rsidRPr="00EF4F1C">
        <w:rPr>
          <w:rFonts w:ascii="David" w:hAnsi="David" w:cs="David"/>
          <w:b/>
          <w:bCs/>
          <w:sz w:val="24"/>
          <w:szCs w:val="24"/>
          <w:rtl/>
        </w:rPr>
        <w:tab/>
      </w:r>
      <w:r w:rsidRPr="00EF4F1C">
        <w:rPr>
          <w:rFonts w:ascii="David" w:hAnsi="David" w:cs="David" w:hint="cs"/>
          <w:b/>
          <w:bCs/>
          <w:sz w:val="24"/>
          <w:szCs w:val="24"/>
          <w:rtl/>
        </w:rPr>
        <w:t>שוטף</w:t>
      </w:r>
      <w:r w:rsidRPr="00EF4F1C">
        <w:rPr>
          <w:rFonts w:ascii="David" w:hAnsi="David" w:cs="David"/>
          <w:b/>
          <w:bCs/>
          <w:sz w:val="24"/>
          <w:szCs w:val="24"/>
          <w:rtl/>
        </w:rPr>
        <w:t xml:space="preserve"> 45.</w:t>
      </w:r>
    </w:p>
    <w:p w14:paraId="620EC5E9" w14:textId="77777777" w:rsidR="00EF4F1C" w:rsidRPr="00EF4F1C" w:rsidRDefault="00EF4F1C" w:rsidP="00A11D74">
      <w:pPr>
        <w:spacing w:after="0" w:afterAutospacing="0" w:line="240" w:lineRule="auto"/>
        <w:rPr>
          <w:rFonts w:ascii="David" w:hAnsi="David" w:cs="David"/>
          <w:b/>
          <w:bCs/>
          <w:sz w:val="24"/>
          <w:szCs w:val="24"/>
          <w:rtl/>
        </w:rPr>
      </w:pPr>
    </w:p>
    <w:p w14:paraId="6BCB74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8.2.4.1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ינוכה</w:t>
      </w:r>
      <w:r w:rsidRPr="00EF4F1C">
        <w:rPr>
          <w:rFonts w:ascii="David" w:hAnsi="David" w:cs="David"/>
          <w:b/>
          <w:bCs/>
          <w:sz w:val="24"/>
          <w:szCs w:val="24"/>
          <w:rtl/>
        </w:rPr>
        <w:t xml:space="preserve"> </w:t>
      </w:r>
      <w:r w:rsidRPr="00EF4F1C">
        <w:rPr>
          <w:rFonts w:ascii="David" w:hAnsi="David" w:cs="David" w:hint="cs"/>
          <w:b/>
          <w:bCs/>
          <w:sz w:val="24"/>
          <w:szCs w:val="24"/>
          <w:rtl/>
        </w:rPr>
        <w:t>עכבון</w:t>
      </w:r>
      <w:r w:rsidRPr="00EF4F1C">
        <w:rPr>
          <w:rFonts w:ascii="David" w:hAnsi="David" w:cs="David"/>
          <w:b/>
          <w:bCs/>
          <w:sz w:val="24"/>
          <w:szCs w:val="24"/>
          <w:rtl/>
        </w:rPr>
        <w:t>.</w:t>
      </w:r>
    </w:p>
    <w:p w14:paraId="774CD1A8" w14:textId="77777777" w:rsidR="00EF4F1C" w:rsidRPr="00EF4F1C" w:rsidRDefault="00EF4F1C" w:rsidP="00A11D74">
      <w:pPr>
        <w:spacing w:after="0" w:afterAutospacing="0" w:line="240" w:lineRule="auto"/>
        <w:rPr>
          <w:rFonts w:ascii="David" w:hAnsi="David" w:cs="David"/>
          <w:b/>
          <w:bCs/>
          <w:sz w:val="24"/>
          <w:szCs w:val="24"/>
          <w:rtl/>
        </w:rPr>
      </w:pPr>
    </w:p>
    <w:p w14:paraId="59141D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8.3.3</w:t>
      </w:r>
      <w:r w:rsidRPr="00EF4F1C">
        <w:rPr>
          <w:rFonts w:ascii="David" w:hAnsi="David" w:cs="David"/>
          <w:b/>
          <w:bCs/>
          <w:sz w:val="24"/>
          <w:szCs w:val="24"/>
          <w:rtl/>
        </w:rPr>
        <w:tab/>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לבדיקת</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הסופי</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45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 xml:space="preserve"> </w:t>
      </w:r>
      <w:r w:rsidRPr="00EF4F1C">
        <w:rPr>
          <w:rFonts w:ascii="David" w:hAnsi="David" w:cs="David" w:hint="cs"/>
          <w:b/>
          <w:bCs/>
          <w:sz w:val="24"/>
          <w:szCs w:val="24"/>
          <w:rtl/>
        </w:rPr>
        <w:t>ומהמועד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התמלאו</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המוקדמים</w:t>
      </w:r>
      <w:r w:rsidRPr="00EF4F1C">
        <w:rPr>
          <w:rFonts w:ascii="David" w:hAnsi="David" w:cs="David"/>
          <w:b/>
          <w:bCs/>
          <w:sz w:val="24"/>
          <w:szCs w:val="24"/>
          <w:rtl/>
        </w:rPr>
        <w:t>.</w:t>
      </w:r>
    </w:p>
    <w:p w14:paraId="73BDBBDA" w14:textId="77777777" w:rsidR="00EF4F1C" w:rsidRPr="00EF4F1C" w:rsidRDefault="00EF4F1C" w:rsidP="00A11D74">
      <w:pPr>
        <w:spacing w:after="0" w:afterAutospacing="0" w:line="240" w:lineRule="auto"/>
        <w:rPr>
          <w:rFonts w:ascii="David" w:hAnsi="David" w:cs="David"/>
          <w:b/>
          <w:bCs/>
          <w:sz w:val="24"/>
          <w:szCs w:val="24"/>
          <w:rtl/>
        </w:rPr>
      </w:pPr>
    </w:p>
    <w:p w14:paraId="50DC850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8.3.4</w:t>
      </w:r>
      <w:r w:rsidRPr="00EF4F1C">
        <w:rPr>
          <w:rFonts w:ascii="David" w:hAnsi="David" w:cs="David"/>
          <w:b/>
          <w:bCs/>
          <w:sz w:val="24"/>
          <w:szCs w:val="24"/>
          <w:rtl/>
        </w:rPr>
        <w:tab/>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הסופי</w:t>
      </w:r>
      <w:r w:rsidRPr="00EF4F1C">
        <w:rPr>
          <w:rFonts w:ascii="David" w:hAnsi="David" w:cs="David"/>
          <w:b/>
          <w:bCs/>
          <w:sz w:val="24"/>
          <w:szCs w:val="24"/>
          <w:rtl/>
        </w:rPr>
        <w:t xml:space="preserve"> </w:t>
      </w:r>
      <w:r w:rsidRPr="00EF4F1C">
        <w:rPr>
          <w:rFonts w:ascii="David" w:hAnsi="David" w:cs="David" w:hint="cs"/>
          <w:b/>
          <w:bCs/>
          <w:sz w:val="24"/>
          <w:szCs w:val="24"/>
          <w:rtl/>
        </w:rPr>
        <w:t>יבוצע</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45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חשבון</w:t>
      </w:r>
      <w:r w:rsidRPr="00EF4F1C">
        <w:rPr>
          <w:rFonts w:ascii="David" w:hAnsi="David" w:cs="David"/>
          <w:b/>
          <w:bCs/>
          <w:sz w:val="24"/>
          <w:szCs w:val="24"/>
          <w:rtl/>
        </w:rPr>
        <w:t xml:space="preserve"> </w:t>
      </w:r>
      <w:r w:rsidRPr="00EF4F1C">
        <w:rPr>
          <w:rFonts w:ascii="David" w:hAnsi="David" w:cs="David" w:hint="cs"/>
          <w:b/>
          <w:bCs/>
          <w:sz w:val="24"/>
          <w:szCs w:val="24"/>
          <w:rtl/>
        </w:rPr>
        <w:t>מאושר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90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ומהמועד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התמלאו</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המוקדמים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המאוחר</w:t>
      </w:r>
      <w:r w:rsidRPr="00EF4F1C">
        <w:rPr>
          <w:rFonts w:ascii="David" w:hAnsi="David" w:cs="David"/>
          <w:b/>
          <w:bCs/>
          <w:sz w:val="24"/>
          <w:szCs w:val="24"/>
          <w:rtl/>
        </w:rPr>
        <w:t xml:space="preserve"> </w:t>
      </w:r>
      <w:r w:rsidRPr="00EF4F1C">
        <w:rPr>
          <w:rFonts w:ascii="David" w:hAnsi="David" w:cs="David" w:hint="cs"/>
          <w:b/>
          <w:bCs/>
          <w:sz w:val="24"/>
          <w:szCs w:val="24"/>
          <w:rtl/>
        </w:rPr>
        <w:t>מבניהם</w:t>
      </w:r>
      <w:r w:rsidRPr="00EF4F1C">
        <w:rPr>
          <w:rFonts w:ascii="David" w:hAnsi="David" w:cs="David"/>
          <w:b/>
          <w:bCs/>
          <w:sz w:val="24"/>
          <w:szCs w:val="24"/>
          <w:rtl/>
        </w:rPr>
        <w:t>.</w:t>
      </w:r>
    </w:p>
    <w:p w14:paraId="36E8D1BC" w14:textId="77777777" w:rsidR="00EF4F1C" w:rsidRPr="00EF4F1C" w:rsidRDefault="00EF4F1C" w:rsidP="00A11D74">
      <w:pPr>
        <w:spacing w:after="0" w:afterAutospacing="0" w:line="240" w:lineRule="auto"/>
        <w:rPr>
          <w:rFonts w:ascii="David" w:hAnsi="David" w:cs="David"/>
          <w:b/>
          <w:bCs/>
          <w:sz w:val="24"/>
          <w:szCs w:val="24"/>
          <w:rtl/>
        </w:rPr>
      </w:pPr>
    </w:p>
    <w:p w14:paraId="1CC2F1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8.3.6</w:t>
      </w:r>
      <w:r w:rsidRPr="00EF4F1C">
        <w:rPr>
          <w:rFonts w:ascii="David" w:hAnsi="David" w:cs="David"/>
          <w:b/>
          <w:bCs/>
          <w:sz w:val="24"/>
          <w:szCs w:val="24"/>
          <w:rtl/>
        </w:rPr>
        <w:tab/>
      </w:r>
      <w:r w:rsidRPr="00EF4F1C">
        <w:rPr>
          <w:rFonts w:ascii="David" w:hAnsi="David" w:cs="David" w:hint="cs"/>
          <w:b/>
          <w:bCs/>
          <w:sz w:val="24"/>
          <w:szCs w:val="24"/>
          <w:rtl/>
        </w:rPr>
        <w:t>שיעור</w:t>
      </w:r>
      <w:r w:rsidRPr="00EF4F1C">
        <w:rPr>
          <w:rFonts w:ascii="David" w:hAnsi="David" w:cs="David"/>
          <w:b/>
          <w:bCs/>
          <w:sz w:val="24"/>
          <w:szCs w:val="24"/>
          <w:rtl/>
        </w:rPr>
        <w:t xml:space="preserve"> </w:t>
      </w:r>
      <w:r w:rsidRPr="00EF4F1C">
        <w:rPr>
          <w:rFonts w:ascii="David" w:hAnsi="David" w:cs="David" w:hint="cs"/>
          <w:b/>
          <w:bCs/>
          <w:sz w:val="24"/>
          <w:szCs w:val="24"/>
          <w:rtl/>
        </w:rPr>
        <w:t>הריבית</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 </w:t>
      </w:r>
      <w:r w:rsidRPr="00EF4F1C">
        <w:rPr>
          <w:rFonts w:ascii="David" w:hAnsi="David" w:cs="David" w:hint="cs"/>
          <w:b/>
          <w:bCs/>
          <w:sz w:val="24"/>
          <w:szCs w:val="24"/>
          <w:rtl/>
        </w:rPr>
        <w:t>ריבית</w:t>
      </w:r>
      <w:r w:rsidRPr="00EF4F1C">
        <w:rPr>
          <w:rFonts w:ascii="David" w:hAnsi="David" w:cs="David"/>
          <w:b/>
          <w:bCs/>
          <w:sz w:val="24"/>
          <w:szCs w:val="24"/>
          <w:rtl/>
        </w:rPr>
        <w:t xml:space="preserve"> </w:t>
      </w:r>
      <w:r w:rsidRPr="00EF4F1C">
        <w:rPr>
          <w:rFonts w:ascii="David" w:hAnsi="David" w:cs="David" w:hint="cs"/>
          <w:b/>
          <w:bCs/>
          <w:sz w:val="24"/>
          <w:szCs w:val="24"/>
          <w:rtl/>
        </w:rPr>
        <w:t>פיגורים</w:t>
      </w:r>
      <w:r w:rsidRPr="00EF4F1C">
        <w:rPr>
          <w:rFonts w:ascii="David" w:hAnsi="David" w:cs="David"/>
          <w:b/>
          <w:bCs/>
          <w:sz w:val="24"/>
          <w:szCs w:val="24"/>
          <w:rtl/>
        </w:rPr>
        <w:t xml:space="preserve"> </w:t>
      </w:r>
      <w:r w:rsidRPr="00EF4F1C">
        <w:rPr>
          <w:rFonts w:ascii="David" w:hAnsi="David" w:cs="David" w:hint="cs"/>
          <w:b/>
          <w:bCs/>
          <w:sz w:val="24"/>
          <w:szCs w:val="24"/>
          <w:rtl/>
        </w:rPr>
        <w:t>חשכ</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כפי</w:t>
      </w:r>
      <w:r w:rsidRPr="00EF4F1C">
        <w:rPr>
          <w:rFonts w:ascii="David" w:hAnsi="David" w:cs="David"/>
          <w:b/>
          <w:bCs/>
          <w:sz w:val="24"/>
          <w:szCs w:val="24"/>
          <w:rtl/>
        </w:rPr>
        <w:t xml:space="preserve"> </w:t>
      </w:r>
      <w:r w:rsidRPr="00EF4F1C">
        <w:rPr>
          <w:rFonts w:ascii="David" w:hAnsi="David" w:cs="David" w:hint="cs"/>
          <w:b/>
          <w:bCs/>
          <w:sz w:val="24"/>
          <w:szCs w:val="24"/>
          <w:rtl/>
        </w:rPr>
        <w:t>שתעודכן</w:t>
      </w:r>
      <w:r w:rsidRPr="00EF4F1C">
        <w:rPr>
          <w:rFonts w:ascii="David" w:hAnsi="David" w:cs="David"/>
          <w:b/>
          <w:bCs/>
          <w:sz w:val="24"/>
          <w:szCs w:val="24"/>
          <w:rtl/>
        </w:rPr>
        <w:t xml:space="preserve"> </w:t>
      </w:r>
      <w:r w:rsidRPr="00EF4F1C">
        <w:rPr>
          <w:rFonts w:ascii="David" w:hAnsi="David" w:cs="David" w:hint="cs"/>
          <w:b/>
          <w:bCs/>
          <w:sz w:val="24"/>
          <w:szCs w:val="24"/>
          <w:rtl/>
        </w:rPr>
        <w:t>מעת</w:t>
      </w:r>
      <w:r w:rsidRPr="00EF4F1C">
        <w:rPr>
          <w:rFonts w:ascii="David" w:hAnsi="David" w:cs="David"/>
          <w:b/>
          <w:bCs/>
          <w:sz w:val="24"/>
          <w:szCs w:val="24"/>
          <w:rtl/>
        </w:rPr>
        <w:t xml:space="preserve"> </w:t>
      </w:r>
      <w:r w:rsidRPr="00EF4F1C">
        <w:rPr>
          <w:rFonts w:ascii="David" w:hAnsi="David" w:cs="David" w:hint="cs"/>
          <w:b/>
          <w:bCs/>
          <w:sz w:val="24"/>
          <w:szCs w:val="24"/>
          <w:rtl/>
        </w:rPr>
        <w:t>לעת</w:t>
      </w:r>
      <w:r w:rsidRPr="00EF4F1C">
        <w:rPr>
          <w:rFonts w:ascii="David" w:hAnsi="David" w:cs="David"/>
          <w:b/>
          <w:bCs/>
          <w:sz w:val="24"/>
          <w:szCs w:val="24"/>
          <w:rtl/>
        </w:rPr>
        <w:t xml:space="preserve">.  </w:t>
      </w:r>
    </w:p>
    <w:p w14:paraId="7DC57995" w14:textId="77777777" w:rsidR="00EF4F1C" w:rsidRPr="00EF4F1C" w:rsidRDefault="00EF4F1C" w:rsidP="00A11D74">
      <w:pPr>
        <w:spacing w:after="0" w:afterAutospacing="0" w:line="240" w:lineRule="auto"/>
        <w:rPr>
          <w:rFonts w:ascii="David" w:hAnsi="David" w:cs="David"/>
          <w:b/>
          <w:bCs/>
          <w:sz w:val="24"/>
          <w:szCs w:val="24"/>
          <w:rtl/>
        </w:rPr>
      </w:pPr>
    </w:p>
    <w:p w14:paraId="1BD6423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9.1</w:t>
      </w:r>
      <w:r w:rsidRPr="00EF4F1C">
        <w:rPr>
          <w:rFonts w:ascii="David" w:hAnsi="David" w:cs="David"/>
          <w:b/>
          <w:bCs/>
          <w:sz w:val="24"/>
          <w:szCs w:val="24"/>
          <w:rtl/>
        </w:rPr>
        <w:tab/>
      </w:r>
      <w:r w:rsidRPr="00EF4F1C">
        <w:rPr>
          <w:rFonts w:ascii="David" w:hAnsi="David" w:cs="David" w:hint="cs"/>
          <w:b/>
          <w:bCs/>
          <w:sz w:val="24"/>
          <w:szCs w:val="24"/>
          <w:rtl/>
        </w:rPr>
        <w:t>הערבות</w:t>
      </w:r>
      <w:r w:rsidRPr="00EF4F1C">
        <w:rPr>
          <w:rFonts w:ascii="David" w:hAnsi="David" w:cs="David"/>
          <w:b/>
          <w:bCs/>
          <w:sz w:val="24"/>
          <w:szCs w:val="24"/>
          <w:rtl/>
        </w:rPr>
        <w:t xml:space="preserve"> </w:t>
      </w:r>
      <w:r w:rsidRPr="00EF4F1C">
        <w:rPr>
          <w:rFonts w:ascii="David" w:hAnsi="David" w:cs="David" w:hint="cs"/>
          <w:b/>
          <w:bCs/>
          <w:sz w:val="24"/>
          <w:szCs w:val="24"/>
          <w:rtl/>
        </w:rPr>
        <w:t>להבטחת</w:t>
      </w:r>
      <w:r w:rsidRPr="00EF4F1C">
        <w:rPr>
          <w:rFonts w:ascii="David" w:hAnsi="David" w:cs="David"/>
          <w:b/>
          <w:bCs/>
          <w:sz w:val="24"/>
          <w:szCs w:val="24"/>
          <w:rtl/>
        </w:rPr>
        <w:t xml:space="preserve"> </w:t>
      </w:r>
      <w:r w:rsidRPr="00EF4F1C">
        <w:rPr>
          <w:rFonts w:ascii="David" w:hAnsi="David" w:cs="David" w:hint="cs"/>
          <w:b/>
          <w:bCs/>
          <w:sz w:val="24"/>
          <w:szCs w:val="24"/>
          <w:rtl/>
        </w:rPr>
        <w:t>קיום</w:t>
      </w:r>
      <w:r w:rsidRPr="00EF4F1C">
        <w:rPr>
          <w:rFonts w:ascii="David" w:hAnsi="David" w:cs="David"/>
          <w:b/>
          <w:bCs/>
          <w:sz w:val="24"/>
          <w:szCs w:val="24"/>
          <w:rtl/>
        </w:rPr>
        <w:t xml:space="preserve"> </w:t>
      </w:r>
      <w:r w:rsidRPr="00EF4F1C">
        <w:rPr>
          <w:rFonts w:ascii="David" w:hAnsi="David" w:cs="David" w:hint="cs"/>
          <w:b/>
          <w:bCs/>
          <w:sz w:val="24"/>
          <w:szCs w:val="24"/>
          <w:rtl/>
        </w:rPr>
        <w:t>התחייבויות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____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5% </w:t>
      </w:r>
      <w:r w:rsidRPr="00EF4F1C">
        <w:rPr>
          <w:rFonts w:ascii="David" w:hAnsi="David" w:cs="David" w:hint="cs"/>
          <w:b/>
          <w:bCs/>
          <w:sz w:val="24"/>
          <w:szCs w:val="24"/>
          <w:rtl/>
        </w:rPr>
        <w:t>ממחיר</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p>
    <w:p w14:paraId="05B6FFD7" w14:textId="77777777" w:rsidR="00EF4F1C" w:rsidRPr="00EF4F1C" w:rsidRDefault="00EF4F1C" w:rsidP="00A11D74">
      <w:pPr>
        <w:spacing w:after="0" w:afterAutospacing="0" w:line="240" w:lineRule="auto"/>
        <w:rPr>
          <w:rFonts w:ascii="David" w:hAnsi="David" w:cs="David"/>
          <w:b/>
          <w:bCs/>
          <w:sz w:val="24"/>
          <w:szCs w:val="24"/>
          <w:rtl/>
        </w:rPr>
      </w:pPr>
    </w:p>
    <w:p w14:paraId="588195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9.4.1</w:t>
      </w:r>
      <w:r w:rsidRPr="00EF4F1C">
        <w:rPr>
          <w:rFonts w:ascii="David" w:hAnsi="David" w:cs="David"/>
          <w:b/>
          <w:bCs/>
          <w:sz w:val="24"/>
          <w:szCs w:val="24"/>
          <w:rtl/>
        </w:rPr>
        <w:tab/>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היסודי</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כמפורט</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1.1 </w:t>
      </w:r>
      <w:r w:rsidRPr="00EF4F1C">
        <w:rPr>
          <w:rFonts w:ascii="David" w:hAnsi="David" w:cs="David" w:hint="cs"/>
          <w:b/>
          <w:bCs/>
          <w:sz w:val="24"/>
          <w:szCs w:val="24"/>
          <w:rtl/>
        </w:rPr>
        <w:t>לעיל</w:t>
      </w:r>
      <w:r w:rsidRPr="00EF4F1C">
        <w:rPr>
          <w:rFonts w:ascii="David" w:hAnsi="David" w:cs="David"/>
          <w:b/>
          <w:bCs/>
          <w:sz w:val="24"/>
          <w:szCs w:val="24"/>
          <w:rtl/>
        </w:rPr>
        <w:t>.</w:t>
      </w:r>
    </w:p>
    <w:p w14:paraId="7E644EFE" w14:textId="77777777" w:rsidR="00EF4F1C" w:rsidRPr="00EF4F1C" w:rsidRDefault="00EF4F1C" w:rsidP="00A11D74">
      <w:pPr>
        <w:spacing w:after="0" w:afterAutospacing="0" w:line="240" w:lineRule="auto"/>
        <w:rPr>
          <w:rFonts w:ascii="David" w:hAnsi="David" w:cs="David"/>
          <w:b/>
          <w:bCs/>
          <w:sz w:val="24"/>
          <w:szCs w:val="24"/>
          <w:rtl/>
        </w:rPr>
      </w:pPr>
    </w:p>
    <w:p w14:paraId="693774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10.1</w:t>
      </w:r>
      <w:r w:rsidRPr="00EF4F1C">
        <w:rPr>
          <w:rFonts w:ascii="David" w:hAnsi="David" w:cs="David"/>
          <w:b/>
          <w:bCs/>
          <w:sz w:val="24"/>
          <w:szCs w:val="24"/>
          <w:rtl/>
        </w:rPr>
        <w:tab/>
      </w: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הכללי</w:t>
      </w:r>
      <w:r w:rsidRPr="00EF4F1C">
        <w:rPr>
          <w:rFonts w:ascii="David" w:hAnsi="David" w:cs="David"/>
          <w:b/>
          <w:bCs/>
          <w:sz w:val="24"/>
          <w:szCs w:val="24"/>
          <w:rtl/>
        </w:rPr>
        <w:t>:</w:t>
      </w:r>
    </w:p>
    <w:p w14:paraId="0F6B7096" w14:textId="77777777" w:rsidR="00EF4F1C" w:rsidRPr="00EF4F1C" w:rsidRDefault="00EF4F1C" w:rsidP="00A11D74">
      <w:pPr>
        <w:spacing w:after="0" w:afterAutospacing="0" w:line="240" w:lineRule="auto"/>
        <w:rPr>
          <w:rFonts w:ascii="David" w:hAnsi="David" w:cs="David"/>
          <w:b/>
          <w:bCs/>
          <w:sz w:val="24"/>
          <w:szCs w:val="24"/>
          <w:rtl/>
        </w:rPr>
      </w:pPr>
    </w:p>
    <w:p w14:paraId="27CAF2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להשלמת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לקבלת</w:t>
      </w:r>
      <w:r w:rsidRPr="00EF4F1C">
        <w:rPr>
          <w:rFonts w:ascii="David" w:hAnsi="David" w:cs="David"/>
          <w:b/>
          <w:bCs/>
          <w:sz w:val="24"/>
          <w:szCs w:val="24"/>
          <w:rtl/>
        </w:rPr>
        <w:t xml:space="preserve"> </w:t>
      </w:r>
      <w:r w:rsidRPr="00EF4F1C">
        <w:rPr>
          <w:rFonts w:ascii="David" w:hAnsi="David" w:cs="David" w:hint="cs"/>
          <w:b/>
          <w:bCs/>
          <w:sz w:val="24"/>
          <w:szCs w:val="24"/>
          <w:rtl/>
        </w:rPr>
        <w:t>טופס</w:t>
      </w:r>
      <w:r w:rsidRPr="00EF4F1C">
        <w:rPr>
          <w:rFonts w:ascii="David" w:hAnsi="David" w:cs="David"/>
          <w:b/>
          <w:bCs/>
          <w:sz w:val="24"/>
          <w:szCs w:val="24"/>
          <w:rtl/>
        </w:rPr>
        <w:t xml:space="preserve"> 4 </w:t>
      </w:r>
      <w:r w:rsidRPr="00EF4F1C">
        <w:rPr>
          <w:rFonts w:ascii="David" w:hAnsi="David" w:cs="David" w:hint="cs"/>
          <w:b/>
          <w:bCs/>
          <w:sz w:val="24"/>
          <w:szCs w:val="24"/>
          <w:rtl/>
        </w:rPr>
        <w:t>ואכלוס</w:t>
      </w:r>
      <w:r w:rsidRPr="00EF4F1C">
        <w:rPr>
          <w:rFonts w:ascii="David" w:hAnsi="David" w:cs="David"/>
          <w:b/>
          <w:bCs/>
          <w:sz w:val="24"/>
          <w:szCs w:val="24"/>
          <w:rtl/>
        </w:rPr>
        <w:t xml:space="preserve"> </w:t>
      </w:r>
      <w:r w:rsidRPr="00EF4F1C">
        <w:rPr>
          <w:rFonts w:ascii="David" w:hAnsi="David" w:cs="David" w:hint="cs"/>
          <w:b/>
          <w:bCs/>
          <w:sz w:val="24"/>
          <w:szCs w:val="24"/>
          <w:rtl/>
        </w:rPr>
        <w:t>מלא</w:t>
      </w:r>
      <w:r w:rsidRPr="00EF4F1C">
        <w:rPr>
          <w:rFonts w:ascii="David" w:hAnsi="David" w:cs="David"/>
          <w:b/>
          <w:bCs/>
          <w:sz w:val="24"/>
          <w:szCs w:val="24"/>
          <w:rtl/>
        </w:rPr>
        <w:t xml:space="preserve"> </w:t>
      </w:r>
      <w:r w:rsidRPr="00EF4F1C">
        <w:rPr>
          <w:rFonts w:ascii="David" w:hAnsi="David" w:cs="David" w:hint="cs"/>
          <w:b/>
          <w:bCs/>
          <w:sz w:val="24"/>
          <w:szCs w:val="24"/>
          <w:rtl/>
        </w:rPr>
        <w:t>הינו</w:t>
      </w:r>
      <w:r w:rsidRPr="00EF4F1C">
        <w:rPr>
          <w:rFonts w:ascii="David" w:hAnsi="David" w:cs="David"/>
          <w:b/>
          <w:bCs/>
          <w:sz w:val="24"/>
          <w:szCs w:val="24"/>
          <w:rtl/>
        </w:rPr>
        <w:t xml:space="preserve"> </w:t>
      </w:r>
      <w:r w:rsidRPr="00EF4F1C">
        <w:rPr>
          <w:rFonts w:ascii="David" w:hAnsi="David" w:cs="David" w:hint="cs"/>
          <w:b/>
          <w:bCs/>
          <w:sz w:val="24"/>
          <w:szCs w:val="24"/>
          <w:u w:val="single"/>
          <w:rtl/>
        </w:rPr>
        <w:t>___</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חודשים</w:t>
      </w:r>
      <w:r w:rsidRPr="00EF4F1C">
        <w:rPr>
          <w:rFonts w:ascii="David" w:hAnsi="David" w:cs="David"/>
          <w:b/>
          <w:bCs/>
          <w:sz w:val="24"/>
          <w:szCs w:val="24"/>
          <w:rtl/>
        </w:rPr>
        <w:t xml:space="preserve"> (</w:t>
      </w:r>
      <w:r w:rsidRPr="00EF4F1C">
        <w:rPr>
          <w:rFonts w:ascii="David" w:hAnsi="David" w:cs="David" w:hint="cs"/>
          <w:b/>
          <w:bCs/>
          <w:sz w:val="24"/>
          <w:szCs w:val="24"/>
          <w:rtl/>
        </w:rPr>
        <w:t>כולל</w:t>
      </w:r>
      <w:r w:rsidRPr="00EF4F1C">
        <w:rPr>
          <w:rFonts w:ascii="David" w:hAnsi="David" w:cs="David"/>
          <w:b/>
          <w:bCs/>
          <w:sz w:val="24"/>
          <w:szCs w:val="24"/>
          <w:rtl/>
        </w:rPr>
        <w:t xml:space="preserve"> </w:t>
      </w:r>
      <w:r w:rsidRPr="00EF4F1C">
        <w:rPr>
          <w:rFonts w:ascii="David" w:hAnsi="David" w:cs="David" w:hint="cs"/>
          <w:b/>
          <w:bCs/>
          <w:sz w:val="24"/>
          <w:szCs w:val="24"/>
          <w:rtl/>
        </w:rPr>
        <w:t>בצוע</w:t>
      </w:r>
      <w:r w:rsidRPr="00EF4F1C">
        <w:rPr>
          <w:rFonts w:ascii="David" w:hAnsi="David" w:cs="David"/>
          <w:b/>
          <w:bCs/>
          <w:sz w:val="24"/>
          <w:szCs w:val="24"/>
          <w:rtl/>
        </w:rPr>
        <w:t xml:space="preserve"> </w:t>
      </w:r>
      <w:r w:rsidRPr="00EF4F1C">
        <w:rPr>
          <w:rFonts w:ascii="David" w:hAnsi="David" w:cs="David" w:hint="cs"/>
          <w:b/>
          <w:bCs/>
          <w:sz w:val="24"/>
          <w:szCs w:val="24"/>
          <w:rtl/>
        </w:rPr>
        <w:t>המרתף</w:t>
      </w:r>
      <w:r w:rsidRPr="00EF4F1C">
        <w:rPr>
          <w:rFonts w:ascii="David" w:hAnsi="David" w:cs="David"/>
          <w:b/>
          <w:bCs/>
          <w:sz w:val="24"/>
          <w:szCs w:val="24"/>
          <w:rtl/>
        </w:rPr>
        <w:t xml:space="preserve"> </w:t>
      </w:r>
      <w:r w:rsidRPr="00EF4F1C">
        <w:rPr>
          <w:rFonts w:ascii="David" w:hAnsi="David" w:cs="David" w:hint="cs"/>
          <w:b/>
          <w:bCs/>
          <w:sz w:val="24"/>
          <w:szCs w:val="24"/>
          <w:rtl/>
        </w:rPr>
        <w:t>לאותו</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להיתר</w:t>
      </w:r>
      <w:r w:rsidRPr="00EF4F1C">
        <w:rPr>
          <w:rFonts w:ascii="David" w:hAnsi="David" w:cs="David"/>
          <w:b/>
          <w:bCs/>
          <w:sz w:val="24"/>
          <w:szCs w:val="24"/>
          <w:rtl/>
        </w:rPr>
        <w:t xml:space="preserve"> </w:t>
      </w:r>
      <w:r w:rsidRPr="00EF4F1C">
        <w:rPr>
          <w:rFonts w:ascii="David" w:hAnsi="David" w:cs="David" w:hint="cs"/>
          <w:b/>
          <w:bCs/>
          <w:sz w:val="24"/>
          <w:szCs w:val="24"/>
          <w:rtl/>
        </w:rPr>
        <w:t>הבניה</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צו</w:t>
      </w:r>
      <w:r w:rsidRPr="00EF4F1C">
        <w:rPr>
          <w:rFonts w:ascii="David" w:hAnsi="David" w:cs="David"/>
          <w:b/>
          <w:bCs/>
          <w:sz w:val="24"/>
          <w:szCs w:val="24"/>
          <w:rtl/>
        </w:rPr>
        <w:t xml:space="preserve"> </w:t>
      </w:r>
      <w:r w:rsidRPr="00EF4F1C">
        <w:rPr>
          <w:rFonts w:ascii="David" w:hAnsi="David" w:cs="David" w:hint="cs"/>
          <w:b/>
          <w:bCs/>
          <w:sz w:val="24"/>
          <w:szCs w:val="24"/>
          <w:rtl/>
        </w:rPr>
        <w:t>התחלת</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w:t>
      </w:r>
    </w:p>
    <w:p w14:paraId="2FD440AF" w14:textId="77777777" w:rsidR="00EF4F1C" w:rsidRPr="00EF4F1C" w:rsidRDefault="00EF4F1C" w:rsidP="00A11D74">
      <w:pPr>
        <w:spacing w:after="0" w:afterAutospacing="0" w:line="240" w:lineRule="auto"/>
        <w:rPr>
          <w:rFonts w:ascii="David" w:hAnsi="David" w:cs="David"/>
          <w:b/>
          <w:bCs/>
          <w:sz w:val="24"/>
          <w:szCs w:val="24"/>
          <w:rtl/>
        </w:rPr>
      </w:pPr>
    </w:p>
    <w:p w14:paraId="7CC2541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המרתפים הוא __חודשים ממועד צו התחלת עבודה.</w:t>
      </w:r>
    </w:p>
    <w:p w14:paraId="4620BA0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1 הוא __ חודשים ממועד צו התחלת עבודה.</w:t>
      </w:r>
    </w:p>
    <w:p w14:paraId="708D06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2 הוא __ חודשים ממועד צו התחלת עבודה</w:t>
      </w:r>
    </w:p>
    <w:p w14:paraId="6D335E5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3 הוא __חודשים ממועד צו התחלת עבודה.</w:t>
      </w:r>
    </w:p>
    <w:p w14:paraId="66B80A9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4 הוא __ חודשים ממועד צו התחלת עבודה.</w:t>
      </w:r>
    </w:p>
    <w:p w14:paraId="3D7B7051" w14:textId="77777777" w:rsidR="00EF4F1C" w:rsidRPr="00EF4F1C" w:rsidRDefault="00EF4F1C" w:rsidP="00A11D74">
      <w:pPr>
        <w:spacing w:after="0" w:afterAutospacing="0" w:line="240" w:lineRule="auto"/>
        <w:rPr>
          <w:rFonts w:ascii="David" w:hAnsi="David" w:cs="David"/>
          <w:b/>
          <w:bCs/>
          <w:sz w:val="24"/>
          <w:szCs w:val="24"/>
          <w:rtl/>
        </w:rPr>
      </w:pPr>
    </w:p>
    <w:p w14:paraId="43909A0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פרק הזמן להשלמת חדר השנאים וחדר הבזק – למועד שיאפשר חבור חשמל וטלפון לבניינים ולדירות למועד אכלוסם. </w:t>
      </w:r>
    </w:p>
    <w:p w14:paraId="1D711C9D" w14:textId="77777777" w:rsidR="00EF4F1C" w:rsidRPr="00EF4F1C" w:rsidRDefault="00EF4F1C" w:rsidP="00A11D74">
      <w:pPr>
        <w:spacing w:after="0" w:afterAutospacing="0" w:line="240" w:lineRule="auto"/>
        <w:rPr>
          <w:rFonts w:ascii="David" w:hAnsi="David" w:cs="David"/>
          <w:b/>
          <w:bCs/>
          <w:sz w:val="24"/>
          <w:szCs w:val="24"/>
          <w:rtl/>
        </w:rPr>
      </w:pPr>
    </w:p>
    <w:p w14:paraId="17637D5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בניין</w:t>
      </w:r>
      <w:r w:rsidRPr="00EF4F1C">
        <w:rPr>
          <w:rFonts w:ascii="David" w:hAnsi="David" w:cs="David"/>
          <w:b/>
          <w:bCs/>
          <w:sz w:val="24"/>
          <w:szCs w:val="24"/>
          <w:rtl/>
        </w:rPr>
        <w:t xml:space="preserve">" -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טופס</w:t>
      </w:r>
      <w:r w:rsidRPr="00EF4F1C">
        <w:rPr>
          <w:rFonts w:ascii="David" w:hAnsi="David" w:cs="David"/>
          <w:b/>
          <w:bCs/>
          <w:sz w:val="24"/>
          <w:szCs w:val="24"/>
          <w:rtl/>
        </w:rPr>
        <w:t xml:space="preserve"> 4, </w:t>
      </w:r>
      <w:r w:rsidRPr="00EF4F1C">
        <w:rPr>
          <w:rFonts w:ascii="David" w:hAnsi="David" w:cs="David" w:hint="cs"/>
          <w:b/>
          <w:bCs/>
          <w:sz w:val="24"/>
          <w:szCs w:val="24"/>
          <w:rtl/>
        </w:rPr>
        <w:t>אכלוס</w:t>
      </w:r>
      <w:r w:rsidRPr="00EF4F1C">
        <w:rPr>
          <w:rFonts w:ascii="David" w:hAnsi="David" w:cs="David"/>
          <w:b/>
          <w:bCs/>
          <w:sz w:val="24"/>
          <w:szCs w:val="24"/>
          <w:rtl/>
        </w:rPr>
        <w:t xml:space="preserve"> 50% </w:t>
      </w:r>
      <w:r w:rsidRPr="00EF4F1C">
        <w:rPr>
          <w:rFonts w:ascii="David" w:hAnsi="David" w:cs="David" w:hint="cs"/>
          <w:b/>
          <w:bCs/>
          <w:sz w:val="24"/>
          <w:szCs w:val="24"/>
          <w:rtl/>
        </w:rPr>
        <w:t>מהדירות</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חתימה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פרוטוקול</w:t>
      </w:r>
      <w:r w:rsidRPr="00EF4F1C">
        <w:rPr>
          <w:rFonts w:ascii="David" w:hAnsi="David" w:cs="David"/>
          <w:b/>
          <w:bCs/>
          <w:sz w:val="24"/>
          <w:szCs w:val="24"/>
          <w:rtl/>
        </w:rPr>
        <w:t xml:space="preserve"> </w:t>
      </w:r>
      <w:r w:rsidRPr="00EF4F1C">
        <w:rPr>
          <w:rFonts w:ascii="David" w:hAnsi="David" w:cs="David" w:hint="cs"/>
          <w:b/>
          <w:bCs/>
          <w:sz w:val="24"/>
          <w:szCs w:val="24"/>
          <w:rtl/>
        </w:rPr>
        <w:t>מסירה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הדיירים</w:t>
      </w:r>
      <w:r w:rsidRPr="00EF4F1C">
        <w:rPr>
          <w:rFonts w:ascii="David" w:hAnsi="David" w:cs="David"/>
          <w:b/>
          <w:bCs/>
          <w:sz w:val="24"/>
          <w:szCs w:val="24"/>
          <w:rtl/>
        </w:rPr>
        <w:t xml:space="preserve">, </w:t>
      </w:r>
      <w:r w:rsidRPr="00EF4F1C">
        <w:rPr>
          <w:rFonts w:ascii="David" w:hAnsi="David" w:cs="David" w:hint="cs"/>
          <w:b/>
          <w:bCs/>
          <w:sz w:val="24"/>
          <w:szCs w:val="24"/>
          <w:rtl/>
        </w:rPr>
        <w:t>והשלמת</w:t>
      </w:r>
      <w:r w:rsidRPr="00EF4F1C">
        <w:rPr>
          <w:rFonts w:ascii="David" w:hAnsi="David" w:cs="David"/>
          <w:b/>
          <w:bCs/>
          <w:sz w:val="24"/>
          <w:szCs w:val="24"/>
          <w:rtl/>
        </w:rPr>
        <w:t xml:space="preserve"> </w:t>
      </w:r>
      <w:r w:rsidRPr="00EF4F1C">
        <w:rPr>
          <w:rFonts w:ascii="David" w:hAnsi="David" w:cs="David" w:hint="cs"/>
          <w:b/>
          <w:bCs/>
          <w:sz w:val="24"/>
          <w:szCs w:val="24"/>
          <w:rtl/>
        </w:rPr>
        <w:t>החלק</w:t>
      </w:r>
      <w:r w:rsidRPr="00EF4F1C">
        <w:rPr>
          <w:rFonts w:ascii="David" w:hAnsi="David" w:cs="David"/>
          <w:b/>
          <w:bCs/>
          <w:sz w:val="24"/>
          <w:szCs w:val="24"/>
          <w:rtl/>
        </w:rPr>
        <w:t xml:space="preserve"> </w:t>
      </w:r>
      <w:r w:rsidRPr="00EF4F1C">
        <w:rPr>
          <w:rFonts w:ascii="David" w:hAnsi="David" w:cs="David" w:hint="cs"/>
          <w:b/>
          <w:bCs/>
          <w:sz w:val="24"/>
          <w:szCs w:val="24"/>
          <w:rtl/>
        </w:rPr>
        <w:t>היחסי</w:t>
      </w:r>
      <w:r w:rsidRPr="00EF4F1C">
        <w:rPr>
          <w:rFonts w:ascii="David" w:hAnsi="David" w:cs="David"/>
          <w:b/>
          <w:bCs/>
          <w:sz w:val="24"/>
          <w:szCs w:val="24"/>
          <w:rtl/>
        </w:rPr>
        <w:t xml:space="preserve"> </w:t>
      </w:r>
      <w:r w:rsidRPr="00EF4F1C">
        <w:rPr>
          <w:rFonts w:ascii="David" w:hAnsi="David" w:cs="David" w:hint="cs"/>
          <w:b/>
          <w:bCs/>
          <w:sz w:val="24"/>
          <w:szCs w:val="24"/>
          <w:rtl/>
        </w:rPr>
        <w:t>בשטחים</w:t>
      </w:r>
      <w:r w:rsidRPr="00EF4F1C">
        <w:rPr>
          <w:rFonts w:ascii="David" w:hAnsi="David" w:cs="David"/>
          <w:b/>
          <w:bCs/>
          <w:sz w:val="24"/>
          <w:szCs w:val="24"/>
          <w:rtl/>
        </w:rPr>
        <w:t xml:space="preserve"> </w:t>
      </w:r>
      <w:r w:rsidRPr="00EF4F1C">
        <w:rPr>
          <w:rFonts w:ascii="David" w:hAnsi="David" w:cs="David" w:hint="cs"/>
          <w:b/>
          <w:bCs/>
          <w:sz w:val="24"/>
          <w:szCs w:val="24"/>
          <w:rtl/>
        </w:rPr>
        <w:t>הציבוריים</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פרוטוקול</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צריכים</w:t>
      </w:r>
      <w:r w:rsidRPr="00EF4F1C">
        <w:rPr>
          <w:rFonts w:ascii="David" w:hAnsi="David" w:cs="David"/>
          <w:b/>
          <w:bCs/>
          <w:sz w:val="24"/>
          <w:szCs w:val="24"/>
          <w:rtl/>
        </w:rPr>
        <w:t xml:space="preserve"> </w:t>
      </w:r>
      <w:r w:rsidRPr="00EF4F1C">
        <w:rPr>
          <w:rFonts w:ascii="David" w:hAnsi="David" w:cs="David" w:hint="cs"/>
          <w:b/>
          <w:bCs/>
          <w:sz w:val="24"/>
          <w:szCs w:val="24"/>
          <w:rtl/>
        </w:rPr>
        <w:t>להתקיים</w:t>
      </w:r>
      <w:r w:rsidRPr="00EF4F1C">
        <w:rPr>
          <w:rFonts w:ascii="David" w:hAnsi="David" w:cs="David"/>
          <w:b/>
          <w:bCs/>
          <w:sz w:val="24"/>
          <w:szCs w:val="24"/>
          <w:rtl/>
        </w:rPr>
        <w:t xml:space="preserve"> </w:t>
      </w:r>
      <w:r w:rsidRPr="00EF4F1C">
        <w:rPr>
          <w:rFonts w:ascii="David" w:hAnsi="David" w:cs="David" w:hint="cs"/>
          <w:b/>
          <w:bCs/>
          <w:sz w:val="24"/>
          <w:szCs w:val="24"/>
          <w:rtl/>
        </w:rPr>
        <w:t>במצטבר</w:t>
      </w:r>
      <w:r w:rsidRPr="00EF4F1C">
        <w:rPr>
          <w:rFonts w:ascii="David" w:hAnsi="David" w:cs="David"/>
          <w:b/>
          <w:bCs/>
          <w:sz w:val="24"/>
          <w:szCs w:val="24"/>
          <w:rtl/>
        </w:rPr>
        <w:t>.</w:t>
      </w:r>
    </w:p>
    <w:p w14:paraId="5ECD39D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להשלמת</w:t>
      </w:r>
      <w:r w:rsidRPr="00EF4F1C">
        <w:rPr>
          <w:rFonts w:ascii="David" w:hAnsi="David" w:cs="David"/>
          <w:b/>
          <w:bCs/>
          <w:sz w:val="24"/>
          <w:szCs w:val="24"/>
          <w:rtl/>
        </w:rPr>
        <w:t xml:space="preserve"> </w:t>
      </w:r>
      <w:r w:rsidRPr="00EF4F1C">
        <w:rPr>
          <w:rFonts w:ascii="David" w:hAnsi="David" w:cs="David" w:hint="cs"/>
          <w:b/>
          <w:bCs/>
          <w:sz w:val="24"/>
          <w:szCs w:val="24"/>
          <w:rtl/>
        </w:rPr>
        <w:t>חדר</w:t>
      </w:r>
      <w:r w:rsidRPr="00EF4F1C">
        <w:rPr>
          <w:rFonts w:ascii="David" w:hAnsi="David" w:cs="David"/>
          <w:b/>
          <w:bCs/>
          <w:sz w:val="24"/>
          <w:szCs w:val="24"/>
          <w:rtl/>
        </w:rPr>
        <w:t xml:space="preserve"> </w:t>
      </w:r>
      <w:r w:rsidRPr="00EF4F1C">
        <w:rPr>
          <w:rFonts w:ascii="David" w:hAnsi="David" w:cs="David" w:hint="cs"/>
          <w:b/>
          <w:bCs/>
          <w:sz w:val="24"/>
          <w:szCs w:val="24"/>
          <w:rtl/>
        </w:rPr>
        <w:t>השנאים</w:t>
      </w:r>
      <w:r w:rsidRPr="00EF4F1C">
        <w:rPr>
          <w:rFonts w:ascii="David" w:hAnsi="David" w:cs="David"/>
          <w:b/>
          <w:bCs/>
          <w:sz w:val="24"/>
          <w:szCs w:val="24"/>
          <w:rtl/>
        </w:rPr>
        <w:t xml:space="preserve"> </w:t>
      </w:r>
      <w:r w:rsidRPr="00EF4F1C">
        <w:rPr>
          <w:rFonts w:ascii="David" w:hAnsi="David" w:cs="David" w:hint="cs"/>
          <w:b/>
          <w:bCs/>
          <w:sz w:val="24"/>
          <w:szCs w:val="24"/>
          <w:rtl/>
        </w:rPr>
        <w:t>וחדר</w:t>
      </w:r>
      <w:r w:rsidRPr="00EF4F1C">
        <w:rPr>
          <w:rFonts w:ascii="David" w:hAnsi="David" w:cs="David"/>
          <w:b/>
          <w:bCs/>
          <w:sz w:val="24"/>
          <w:szCs w:val="24"/>
          <w:rtl/>
        </w:rPr>
        <w:t xml:space="preserve"> </w:t>
      </w:r>
      <w:r w:rsidRPr="00EF4F1C">
        <w:rPr>
          <w:rFonts w:ascii="David" w:hAnsi="David" w:cs="David" w:hint="cs"/>
          <w:b/>
          <w:bCs/>
          <w:sz w:val="24"/>
          <w:szCs w:val="24"/>
          <w:rtl/>
        </w:rPr>
        <w:t>הבזק</w:t>
      </w:r>
      <w:r w:rsidRPr="00EF4F1C">
        <w:rPr>
          <w:rFonts w:ascii="David" w:hAnsi="David" w:cs="David"/>
          <w:b/>
          <w:bCs/>
          <w:sz w:val="24"/>
          <w:szCs w:val="24"/>
          <w:rtl/>
        </w:rPr>
        <w:t xml:space="preserve"> </w:t>
      </w:r>
      <w:r w:rsidRPr="00EF4F1C">
        <w:rPr>
          <w:rFonts w:ascii="David" w:hAnsi="David" w:cs="David" w:hint="cs"/>
          <w:b/>
          <w:bCs/>
          <w:sz w:val="24"/>
          <w:szCs w:val="24"/>
          <w:rtl/>
        </w:rPr>
        <w:t>תיעשה</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יתאפשר</w:t>
      </w:r>
      <w:r w:rsidRPr="00EF4F1C">
        <w:rPr>
          <w:rFonts w:ascii="David" w:hAnsi="David" w:cs="David"/>
          <w:b/>
          <w:bCs/>
          <w:sz w:val="24"/>
          <w:szCs w:val="24"/>
          <w:rtl/>
        </w:rPr>
        <w:t xml:space="preserve"> </w:t>
      </w:r>
      <w:r w:rsidRPr="00EF4F1C">
        <w:rPr>
          <w:rFonts w:ascii="David" w:hAnsi="David" w:cs="David" w:hint="cs"/>
          <w:b/>
          <w:bCs/>
          <w:sz w:val="24"/>
          <w:szCs w:val="24"/>
          <w:rtl/>
        </w:rPr>
        <w:t>חיבור</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והדירות</w:t>
      </w:r>
      <w:r w:rsidRPr="00EF4F1C">
        <w:rPr>
          <w:rFonts w:ascii="David" w:hAnsi="David" w:cs="David"/>
          <w:b/>
          <w:bCs/>
          <w:sz w:val="24"/>
          <w:szCs w:val="24"/>
          <w:rtl/>
        </w:rPr>
        <w:t xml:space="preserve"> </w:t>
      </w:r>
      <w:r w:rsidRPr="00EF4F1C">
        <w:rPr>
          <w:rFonts w:ascii="David" w:hAnsi="David" w:cs="David" w:hint="cs"/>
          <w:b/>
          <w:bCs/>
          <w:sz w:val="24"/>
          <w:szCs w:val="24"/>
          <w:rtl/>
        </w:rPr>
        <w:t>לחשמל</w:t>
      </w:r>
      <w:r w:rsidRPr="00EF4F1C">
        <w:rPr>
          <w:rFonts w:ascii="David" w:hAnsi="David" w:cs="David"/>
          <w:b/>
          <w:bCs/>
          <w:sz w:val="24"/>
          <w:szCs w:val="24"/>
          <w:rtl/>
        </w:rPr>
        <w:t xml:space="preserve"> </w:t>
      </w:r>
      <w:r w:rsidRPr="00EF4F1C">
        <w:rPr>
          <w:rFonts w:ascii="David" w:hAnsi="David" w:cs="David" w:hint="cs"/>
          <w:b/>
          <w:bCs/>
          <w:sz w:val="24"/>
          <w:szCs w:val="24"/>
          <w:rtl/>
        </w:rPr>
        <w:t>וטלפון</w:t>
      </w:r>
      <w:r w:rsidRPr="00EF4F1C">
        <w:rPr>
          <w:rFonts w:ascii="David" w:hAnsi="David" w:cs="David"/>
          <w:b/>
          <w:bCs/>
          <w:sz w:val="24"/>
          <w:szCs w:val="24"/>
          <w:rtl/>
        </w:rPr>
        <w:t xml:space="preserve">, </w:t>
      </w:r>
      <w:r w:rsidRPr="00EF4F1C">
        <w:rPr>
          <w:rFonts w:ascii="David" w:hAnsi="David" w:cs="David" w:hint="cs"/>
          <w:b/>
          <w:bCs/>
          <w:sz w:val="24"/>
          <w:szCs w:val="24"/>
          <w:rtl/>
        </w:rPr>
        <w:t>ולכל</w:t>
      </w:r>
      <w:r w:rsidRPr="00EF4F1C">
        <w:rPr>
          <w:rFonts w:ascii="David" w:hAnsi="David" w:cs="David"/>
          <w:b/>
          <w:bCs/>
          <w:sz w:val="24"/>
          <w:szCs w:val="24"/>
          <w:rtl/>
        </w:rPr>
        <w:t xml:space="preserve"> </w:t>
      </w:r>
      <w:r w:rsidRPr="00EF4F1C">
        <w:rPr>
          <w:rFonts w:ascii="David" w:hAnsi="David" w:cs="David" w:hint="cs"/>
          <w:b/>
          <w:bCs/>
          <w:sz w:val="24"/>
          <w:szCs w:val="24"/>
          <w:rtl/>
        </w:rPr>
        <w:t>המאוחר</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מועד</w:t>
      </w:r>
      <w:r w:rsidRPr="00EF4F1C">
        <w:rPr>
          <w:rFonts w:ascii="David" w:hAnsi="David" w:cs="David"/>
          <w:b/>
          <w:bCs/>
          <w:sz w:val="24"/>
          <w:szCs w:val="24"/>
          <w:rtl/>
        </w:rPr>
        <w:t xml:space="preserve"> </w:t>
      </w:r>
      <w:r w:rsidRPr="00EF4F1C">
        <w:rPr>
          <w:rFonts w:ascii="David" w:hAnsi="David" w:cs="David" w:hint="cs"/>
          <w:b/>
          <w:bCs/>
          <w:sz w:val="24"/>
          <w:szCs w:val="24"/>
          <w:rtl/>
        </w:rPr>
        <w:t>אכלוסם</w:t>
      </w:r>
      <w:r w:rsidRPr="00EF4F1C">
        <w:rPr>
          <w:rFonts w:ascii="David" w:hAnsi="David" w:cs="David"/>
          <w:b/>
          <w:bCs/>
          <w:sz w:val="24"/>
          <w:szCs w:val="24"/>
          <w:rtl/>
        </w:rPr>
        <w:t xml:space="preserve">. </w:t>
      </w:r>
    </w:p>
    <w:p w14:paraId="022FE963" w14:textId="77777777" w:rsidR="00EF4F1C" w:rsidRPr="00EF4F1C" w:rsidRDefault="00EF4F1C" w:rsidP="00A11D74">
      <w:pPr>
        <w:spacing w:after="0" w:afterAutospacing="0" w:line="240" w:lineRule="auto"/>
        <w:rPr>
          <w:rFonts w:ascii="David" w:hAnsi="David" w:cs="David"/>
          <w:b/>
          <w:bCs/>
          <w:sz w:val="24"/>
          <w:szCs w:val="24"/>
          <w:rtl/>
        </w:rPr>
      </w:pPr>
    </w:p>
    <w:p w14:paraId="0319220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10.9</w:t>
      </w:r>
      <w:r w:rsidRPr="00EF4F1C">
        <w:rPr>
          <w:rFonts w:ascii="David" w:hAnsi="David" w:cs="David"/>
          <w:b/>
          <w:bCs/>
          <w:sz w:val="24"/>
          <w:szCs w:val="24"/>
          <w:rtl/>
        </w:rPr>
        <w:tab/>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שאינה</w:t>
      </w:r>
      <w:r w:rsidRPr="00EF4F1C">
        <w:rPr>
          <w:rFonts w:ascii="David" w:hAnsi="David" w:cs="David"/>
          <w:b/>
          <w:bCs/>
          <w:sz w:val="24"/>
          <w:szCs w:val="24"/>
          <w:rtl/>
        </w:rPr>
        <w:t xml:space="preserve"> </w:t>
      </w:r>
      <w:r w:rsidRPr="00EF4F1C">
        <w:rPr>
          <w:rFonts w:ascii="David" w:hAnsi="David" w:cs="David" w:hint="cs"/>
          <w:b/>
          <w:bCs/>
          <w:sz w:val="24"/>
          <w:szCs w:val="24"/>
          <w:rtl/>
        </w:rPr>
        <w:t>דירת</w:t>
      </w:r>
      <w:r w:rsidRPr="00EF4F1C">
        <w:rPr>
          <w:rFonts w:ascii="David" w:hAnsi="David" w:cs="David"/>
          <w:b/>
          <w:bCs/>
          <w:sz w:val="24"/>
          <w:szCs w:val="24"/>
          <w:rtl/>
        </w:rPr>
        <w:t xml:space="preserve"> </w:t>
      </w:r>
      <w:r w:rsidRPr="00EF4F1C">
        <w:rPr>
          <w:rFonts w:ascii="David" w:hAnsi="David" w:cs="David" w:hint="cs"/>
          <w:b/>
          <w:bCs/>
          <w:sz w:val="24"/>
          <w:szCs w:val="24"/>
          <w:rtl/>
        </w:rPr>
        <w:t>גג</w:t>
      </w:r>
      <w:r w:rsidRPr="00EF4F1C">
        <w:rPr>
          <w:rFonts w:ascii="David" w:hAnsi="David" w:cs="David"/>
          <w:b/>
          <w:bCs/>
          <w:sz w:val="24"/>
          <w:szCs w:val="24"/>
          <w:rtl/>
        </w:rPr>
        <w:t xml:space="preserve">, </w:t>
      </w:r>
      <w:r w:rsidRPr="00EF4F1C">
        <w:rPr>
          <w:rFonts w:ascii="David" w:hAnsi="David" w:cs="David" w:hint="cs"/>
          <w:b/>
          <w:bCs/>
          <w:sz w:val="24"/>
          <w:szCs w:val="24"/>
          <w:rtl/>
        </w:rPr>
        <w:t>שהעבודות</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עוכבו</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דרישת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למעלה</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- 12 </w:t>
      </w:r>
      <w:r w:rsidRPr="00EF4F1C">
        <w:rPr>
          <w:rFonts w:ascii="David" w:hAnsi="David" w:cs="David" w:hint="cs"/>
          <w:b/>
          <w:bCs/>
          <w:sz w:val="24"/>
          <w:szCs w:val="24"/>
          <w:rtl/>
        </w:rPr>
        <w:t>שבועות</w:t>
      </w:r>
      <w:r w:rsidRPr="00EF4F1C">
        <w:rPr>
          <w:rFonts w:ascii="David" w:hAnsi="David" w:cs="David"/>
          <w:b/>
          <w:bCs/>
          <w:sz w:val="24"/>
          <w:szCs w:val="24"/>
          <w:rtl/>
        </w:rPr>
        <w:t xml:space="preserve"> </w:t>
      </w:r>
      <w:r w:rsidRPr="00EF4F1C">
        <w:rPr>
          <w:rFonts w:ascii="David" w:hAnsi="David" w:cs="David" w:hint="cs"/>
          <w:b/>
          <w:bCs/>
          <w:sz w:val="24"/>
          <w:szCs w:val="24"/>
          <w:rtl/>
        </w:rPr>
        <w:t>מטופס</w:t>
      </w:r>
      <w:r w:rsidRPr="00EF4F1C">
        <w:rPr>
          <w:rFonts w:ascii="David" w:hAnsi="David" w:cs="David"/>
          <w:b/>
          <w:bCs/>
          <w:sz w:val="24"/>
          <w:szCs w:val="24"/>
          <w:rtl/>
        </w:rPr>
        <w:t xml:space="preserve"> 4,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ישלם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לסיכום</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וככל</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תושג</w:t>
      </w:r>
      <w:r w:rsidRPr="00EF4F1C">
        <w:rPr>
          <w:rFonts w:ascii="David" w:hAnsi="David" w:cs="David"/>
          <w:b/>
          <w:bCs/>
          <w:sz w:val="24"/>
          <w:szCs w:val="24"/>
          <w:rtl/>
        </w:rPr>
        <w:t xml:space="preserve"> </w:t>
      </w:r>
      <w:r w:rsidRPr="00EF4F1C">
        <w:rPr>
          <w:rFonts w:ascii="David" w:hAnsi="David" w:cs="David" w:hint="cs"/>
          <w:b/>
          <w:bCs/>
          <w:sz w:val="24"/>
          <w:szCs w:val="24"/>
          <w:rtl/>
        </w:rPr>
        <w:t>הסכמה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לקביעת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סופית</w:t>
      </w:r>
      <w:r w:rsidRPr="00EF4F1C">
        <w:rPr>
          <w:rFonts w:ascii="David" w:hAnsi="David" w:cs="David"/>
          <w:b/>
          <w:bCs/>
          <w:sz w:val="24"/>
          <w:szCs w:val="24"/>
          <w:rtl/>
        </w:rPr>
        <w:t xml:space="preserve">. </w:t>
      </w:r>
    </w:p>
    <w:p w14:paraId="763A4C31" w14:textId="77777777" w:rsidR="00EF4F1C" w:rsidRPr="00EF4F1C" w:rsidRDefault="00EF4F1C" w:rsidP="00A11D74">
      <w:pPr>
        <w:numPr>
          <w:ilvl w:val="2"/>
          <w:numId w:val="16"/>
        </w:numPr>
        <w:spacing w:after="0" w:afterAutospacing="0" w:line="240" w:lineRule="auto"/>
        <w:rPr>
          <w:rFonts w:ascii="David" w:hAnsi="David" w:cs="David"/>
          <w:b/>
          <w:bCs/>
          <w:sz w:val="24"/>
          <w:szCs w:val="24"/>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יפחת</w:t>
      </w:r>
      <w:r w:rsidRPr="00EF4F1C">
        <w:rPr>
          <w:rFonts w:ascii="David" w:hAnsi="David" w:cs="David"/>
          <w:b/>
          <w:bCs/>
          <w:sz w:val="24"/>
          <w:szCs w:val="24"/>
          <w:rtl/>
        </w:rPr>
        <w:t xml:space="preserve"> </w:t>
      </w:r>
      <w:r w:rsidRPr="00EF4F1C">
        <w:rPr>
          <w:rFonts w:ascii="David" w:hAnsi="David" w:cs="David" w:hint="cs"/>
          <w:b/>
          <w:bCs/>
          <w:sz w:val="24"/>
          <w:szCs w:val="24"/>
          <w:rtl/>
        </w:rPr>
        <w:t>סכום</w:t>
      </w:r>
      <w:r w:rsidRPr="00EF4F1C">
        <w:rPr>
          <w:rFonts w:ascii="David" w:hAnsi="David" w:cs="David"/>
          <w:b/>
          <w:bCs/>
          <w:sz w:val="24"/>
          <w:szCs w:val="24"/>
          <w:rtl/>
        </w:rPr>
        <w:t xml:space="preserve"> </w:t>
      </w:r>
      <w:r w:rsidRPr="00EF4F1C">
        <w:rPr>
          <w:rFonts w:ascii="David" w:hAnsi="David" w:cs="David" w:hint="cs"/>
          <w:b/>
          <w:bCs/>
          <w:sz w:val="24"/>
          <w:szCs w:val="24"/>
          <w:rtl/>
        </w:rPr>
        <w:t>הפיצוי</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סכום</w:t>
      </w:r>
      <w:r w:rsidRPr="00EF4F1C">
        <w:rPr>
          <w:rFonts w:ascii="David" w:hAnsi="David" w:cs="David"/>
          <w:b/>
          <w:bCs/>
          <w:sz w:val="24"/>
          <w:szCs w:val="24"/>
          <w:rtl/>
        </w:rPr>
        <w:t xml:space="preserve"> </w:t>
      </w:r>
      <w:r w:rsidRPr="00EF4F1C">
        <w:rPr>
          <w:rFonts w:ascii="David" w:hAnsi="David" w:cs="David" w:hint="cs"/>
          <w:b/>
          <w:bCs/>
          <w:sz w:val="24"/>
          <w:szCs w:val="24"/>
          <w:rtl/>
        </w:rPr>
        <w:t>שיחויב</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הנכס</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w:t>
      </w:r>
    </w:p>
    <w:p w14:paraId="3589DD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12.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12.1-12.5,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הקשור</w:t>
      </w:r>
      <w:r w:rsidRPr="00EF4F1C">
        <w:rPr>
          <w:rFonts w:ascii="David" w:hAnsi="David" w:cs="David"/>
          <w:b/>
          <w:bCs/>
          <w:sz w:val="24"/>
          <w:szCs w:val="24"/>
          <w:rtl/>
        </w:rPr>
        <w:t xml:space="preserve"> </w:t>
      </w:r>
      <w:r w:rsidRPr="00EF4F1C">
        <w:rPr>
          <w:rFonts w:ascii="David" w:hAnsi="David" w:cs="David" w:hint="cs"/>
          <w:b/>
          <w:bCs/>
          <w:sz w:val="24"/>
          <w:szCs w:val="24"/>
          <w:rtl/>
        </w:rPr>
        <w:t>לעבודות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ימנה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ידרוש</w:t>
      </w:r>
      <w:r w:rsidRPr="00EF4F1C">
        <w:rPr>
          <w:rFonts w:ascii="David" w:hAnsi="David" w:cs="David"/>
          <w:b/>
          <w:bCs/>
          <w:sz w:val="24"/>
          <w:szCs w:val="24"/>
          <w:rtl/>
        </w:rPr>
        <w:t xml:space="preserve"> </w:t>
      </w:r>
      <w:r w:rsidRPr="00EF4F1C">
        <w:rPr>
          <w:rFonts w:ascii="David" w:hAnsi="David" w:cs="David" w:hint="cs"/>
          <w:b/>
          <w:bCs/>
          <w:sz w:val="24"/>
          <w:szCs w:val="24"/>
          <w:rtl/>
        </w:rPr>
        <w:t>מהקבלן</w:t>
      </w:r>
      <w:r w:rsidRPr="00EF4F1C">
        <w:rPr>
          <w:rFonts w:ascii="David" w:hAnsi="David" w:cs="David"/>
          <w:b/>
          <w:bCs/>
          <w:sz w:val="24"/>
          <w:szCs w:val="24"/>
          <w:rtl/>
        </w:rPr>
        <w:t xml:space="preserve"> </w:t>
      </w:r>
      <w:r w:rsidRPr="00EF4F1C">
        <w:rPr>
          <w:rFonts w:ascii="David" w:hAnsi="David" w:cs="David" w:hint="cs"/>
          <w:b/>
          <w:bCs/>
          <w:sz w:val="24"/>
          <w:szCs w:val="24"/>
          <w:rtl/>
        </w:rPr>
        <w:t>להתקשר</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קבלנים</w:t>
      </w:r>
      <w:r w:rsidRPr="00EF4F1C">
        <w:rPr>
          <w:rFonts w:ascii="David" w:hAnsi="David" w:cs="David"/>
          <w:b/>
          <w:bCs/>
          <w:sz w:val="24"/>
          <w:szCs w:val="24"/>
          <w:rtl/>
        </w:rPr>
        <w:t xml:space="preserve"> </w:t>
      </w:r>
      <w:r w:rsidRPr="00EF4F1C">
        <w:rPr>
          <w:rFonts w:ascii="David" w:hAnsi="David" w:cs="David" w:hint="cs"/>
          <w:b/>
          <w:bCs/>
          <w:sz w:val="24"/>
          <w:szCs w:val="24"/>
          <w:rtl/>
        </w:rPr>
        <w:t>מיוחדים</w:t>
      </w:r>
      <w:r w:rsidRPr="00EF4F1C">
        <w:rPr>
          <w:rFonts w:ascii="David" w:hAnsi="David" w:cs="David"/>
          <w:b/>
          <w:bCs/>
          <w:sz w:val="24"/>
          <w:szCs w:val="24"/>
          <w:rtl/>
        </w:rPr>
        <w:t xml:space="preserve">. </w:t>
      </w:r>
    </w:p>
    <w:p w14:paraId="050CB498" w14:textId="77777777" w:rsidR="00EF4F1C" w:rsidRPr="00EF4F1C" w:rsidRDefault="00EF4F1C" w:rsidP="00A11D74">
      <w:pPr>
        <w:spacing w:after="0" w:afterAutospacing="0" w:line="240" w:lineRule="auto"/>
        <w:rPr>
          <w:rFonts w:ascii="David" w:hAnsi="David" w:cs="David"/>
          <w:b/>
          <w:bCs/>
          <w:sz w:val="24"/>
          <w:szCs w:val="24"/>
          <w:rtl/>
        </w:rPr>
      </w:pPr>
    </w:p>
    <w:p w14:paraId="5378D4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12.3</w:t>
      </w:r>
      <w:r w:rsidRPr="00EF4F1C">
        <w:rPr>
          <w:rFonts w:ascii="David" w:hAnsi="David" w:cs="David"/>
          <w:b/>
          <w:bCs/>
          <w:sz w:val="24"/>
          <w:szCs w:val="24"/>
          <w:rtl/>
        </w:rPr>
        <w:tab/>
      </w:r>
      <w:r w:rsidRPr="00EF4F1C">
        <w:rPr>
          <w:rFonts w:ascii="David" w:hAnsi="David" w:cs="David" w:hint="cs"/>
          <w:b/>
          <w:bCs/>
          <w:sz w:val="24"/>
          <w:szCs w:val="24"/>
          <w:rtl/>
        </w:rPr>
        <w:t>עמלת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התחייבויותיו</w:t>
      </w:r>
      <w:r w:rsidRPr="00EF4F1C">
        <w:rPr>
          <w:rFonts w:ascii="David" w:hAnsi="David" w:cs="David"/>
          <w:b/>
          <w:bCs/>
          <w:sz w:val="24"/>
          <w:szCs w:val="24"/>
          <w:rtl/>
        </w:rPr>
        <w:t xml:space="preserve"> </w:t>
      </w:r>
      <w:r w:rsidRPr="00EF4F1C">
        <w:rPr>
          <w:rFonts w:ascii="David" w:hAnsi="David" w:cs="David" w:hint="cs"/>
          <w:b/>
          <w:bCs/>
          <w:sz w:val="24"/>
          <w:szCs w:val="24"/>
          <w:rtl/>
        </w:rPr>
        <w:t>בנושא</w:t>
      </w:r>
      <w:r w:rsidRPr="00EF4F1C">
        <w:rPr>
          <w:rFonts w:ascii="David" w:hAnsi="David" w:cs="David"/>
          <w:b/>
          <w:bCs/>
          <w:sz w:val="24"/>
          <w:szCs w:val="24"/>
          <w:rtl/>
        </w:rPr>
        <w:t xml:space="preserve"> </w:t>
      </w:r>
      <w:r w:rsidRPr="00EF4F1C">
        <w:rPr>
          <w:rFonts w:ascii="David" w:hAnsi="David" w:cs="David" w:hint="cs"/>
          <w:b/>
          <w:bCs/>
          <w:sz w:val="24"/>
          <w:szCs w:val="24"/>
          <w:rtl/>
        </w:rPr>
        <w:t>קבלנים</w:t>
      </w:r>
      <w:r w:rsidRPr="00EF4F1C">
        <w:rPr>
          <w:rFonts w:ascii="David" w:hAnsi="David" w:cs="David"/>
          <w:b/>
          <w:bCs/>
          <w:sz w:val="24"/>
          <w:szCs w:val="24"/>
          <w:rtl/>
        </w:rPr>
        <w:t xml:space="preserve"> </w:t>
      </w:r>
      <w:r w:rsidRPr="00EF4F1C">
        <w:rPr>
          <w:rFonts w:ascii="David" w:hAnsi="David" w:cs="David" w:hint="cs"/>
          <w:b/>
          <w:bCs/>
          <w:sz w:val="24"/>
          <w:szCs w:val="24"/>
          <w:rtl/>
        </w:rPr>
        <w:t>מיוחדים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6% </w:t>
      </w:r>
      <w:r w:rsidRPr="00EF4F1C">
        <w:rPr>
          <w:rFonts w:ascii="David" w:hAnsi="David" w:cs="David" w:hint="cs"/>
          <w:b/>
          <w:bCs/>
          <w:sz w:val="24"/>
          <w:szCs w:val="24"/>
          <w:rtl/>
        </w:rPr>
        <w:t>ממחיר</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הקבלנים</w:t>
      </w:r>
      <w:r w:rsidRPr="00EF4F1C">
        <w:rPr>
          <w:rFonts w:ascii="David" w:hAnsi="David" w:cs="David"/>
          <w:b/>
          <w:bCs/>
          <w:sz w:val="24"/>
          <w:szCs w:val="24"/>
          <w:rtl/>
        </w:rPr>
        <w:t xml:space="preserve"> </w:t>
      </w:r>
      <w:r w:rsidRPr="00EF4F1C">
        <w:rPr>
          <w:rFonts w:ascii="David" w:hAnsi="David" w:cs="David" w:hint="cs"/>
          <w:b/>
          <w:bCs/>
          <w:sz w:val="24"/>
          <w:szCs w:val="24"/>
          <w:rtl/>
        </w:rPr>
        <w:t>המיוחדים</w:t>
      </w:r>
      <w:r w:rsidRPr="00EF4F1C">
        <w:rPr>
          <w:rFonts w:ascii="David" w:hAnsi="David" w:cs="David"/>
          <w:b/>
          <w:bCs/>
          <w:sz w:val="24"/>
          <w:szCs w:val="24"/>
          <w:rtl/>
        </w:rPr>
        <w:t>.</w:t>
      </w:r>
    </w:p>
    <w:p w14:paraId="5D7496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14</w:t>
      </w:r>
      <w:r w:rsidRPr="00EF4F1C">
        <w:rPr>
          <w:rFonts w:ascii="David" w:hAnsi="David" w:cs="David"/>
          <w:b/>
          <w:bCs/>
          <w:sz w:val="24"/>
          <w:szCs w:val="24"/>
          <w:rtl/>
        </w:rPr>
        <w:tab/>
      </w:r>
      <w:r w:rsidRPr="00EF4F1C">
        <w:rPr>
          <w:rFonts w:ascii="David" w:hAnsi="David" w:cs="David" w:hint="cs"/>
          <w:b/>
          <w:bCs/>
          <w:sz w:val="24"/>
          <w:szCs w:val="24"/>
          <w:rtl/>
        </w:rPr>
        <w:t>קומה</w:t>
      </w:r>
      <w:r w:rsidRPr="00EF4F1C">
        <w:rPr>
          <w:rFonts w:ascii="David" w:hAnsi="David" w:cs="David"/>
          <w:b/>
          <w:bCs/>
          <w:sz w:val="24"/>
          <w:szCs w:val="24"/>
          <w:rtl/>
        </w:rPr>
        <w:t xml:space="preserve"> </w:t>
      </w:r>
      <w:r w:rsidRPr="00EF4F1C">
        <w:rPr>
          <w:rFonts w:ascii="David" w:hAnsi="David" w:cs="David" w:hint="cs"/>
          <w:b/>
          <w:bCs/>
          <w:sz w:val="24"/>
          <w:szCs w:val="24"/>
          <w:rtl/>
        </w:rPr>
        <w:t>לדוגמא</w:t>
      </w:r>
      <w:r w:rsidRPr="00EF4F1C">
        <w:rPr>
          <w:rFonts w:ascii="David" w:hAnsi="David" w:cs="David"/>
          <w:b/>
          <w:bCs/>
          <w:sz w:val="24"/>
          <w:szCs w:val="24"/>
          <w:rtl/>
        </w:rPr>
        <w:t xml:space="preserve"> </w:t>
      </w:r>
      <w:r w:rsidRPr="00EF4F1C">
        <w:rPr>
          <w:rFonts w:ascii="David" w:hAnsi="David" w:cs="David" w:hint="cs"/>
          <w:b/>
          <w:bCs/>
          <w:sz w:val="24"/>
          <w:szCs w:val="24"/>
          <w:rtl/>
        </w:rPr>
        <w:t>בבניי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cs"/>
          <w:b/>
          <w:bCs/>
          <w:sz w:val="24"/>
          <w:szCs w:val="24"/>
          <w:rtl/>
        </w:rPr>
        <w:t>אחד</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בחירת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לדוגמא</w:t>
      </w:r>
      <w:r w:rsidRPr="00EF4F1C">
        <w:rPr>
          <w:rFonts w:ascii="David" w:hAnsi="David" w:cs="David"/>
          <w:b/>
          <w:bCs/>
          <w:sz w:val="24"/>
          <w:szCs w:val="24"/>
          <w:rtl/>
        </w:rPr>
        <w:t xml:space="preserve">  </w:t>
      </w:r>
      <w:r w:rsidRPr="00EF4F1C">
        <w:rPr>
          <w:rFonts w:ascii="David" w:hAnsi="David" w:cs="David" w:hint="cs"/>
          <w:b/>
          <w:bCs/>
          <w:sz w:val="24"/>
          <w:szCs w:val="24"/>
          <w:rtl/>
        </w:rPr>
        <w:t>באחת</w:t>
      </w:r>
      <w:r w:rsidRPr="00EF4F1C">
        <w:rPr>
          <w:rFonts w:ascii="David" w:hAnsi="David" w:cs="David"/>
          <w:b/>
          <w:bCs/>
          <w:sz w:val="24"/>
          <w:szCs w:val="24"/>
          <w:rtl/>
        </w:rPr>
        <w:t xml:space="preserve"> </w:t>
      </w:r>
      <w:r w:rsidRPr="00EF4F1C">
        <w:rPr>
          <w:rFonts w:ascii="David" w:hAnsi="David" w:cs="David" w:hint="cs"/>
          <w:b/>
          <w:bCs/>
          <w:sz w:val="24"/>
          <w:szCs w:val="24"/>
          <w:rtl/>
        </w:rPr>
        <w:t>הקומות</w:t>
      </w:r>
      <w:r w:rsidRPr="00EF4F1C">
        <w:rPr>
          <w:rFonts w:ascii="David" w:hAnsi="David" w:cs="David"/>
          <w:b/>
          <w:bCs/>
          <w:sz w:val="24"/>
          <w:szCs w:val="24"/>
          <w:rtl/>
        </w:rPr>
        <w:t xml:space="preserve"> </w:t>
      </w:r>
      <w:r w:rsidRPr="00EF4F1C">
        <w:rPr>
          <w:rFonts w:ascii="David" w:hAnsi="David" w:cs="David" w:hint="cs"/>
          <w:b/>
          <w:bCs/>
          <w:sz w:val="24"/>
          <w:szCs w:val="24"/>
          <w:rtl/>
        </w:rPr>
        <w:t>לבחירת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p>
    <w:p w14:paraId="5CB751D4" w14:textId="77777777" w:rsidR="00EF4F1C" w:rsidRPr="00EF4F1C" w:rsidRDefault="00EF4F1C" w:rsidP="00A11D74">
      <w:pPr>
        <w:spacing w:after="0" w:afterAutospacing="0" w:line="240" w:lineRule="auto"/>
        <w:rPr>
          <w:rFonts w:ascii="David" w:hAnsi="David" w:cs="David"/>
          <w:b/>
          <w:bCs/>
          <w:sz w:val="24"/>
          <w:szCs w:val="24"/>
          <w:rtl/>
        </w:rPr>
      </w:pPr>
    </w:p>
    <w:p w14:paraId="7FCB18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16.2</w:t>
      </w:r>
      <w:r w:rsidRPr="00EF4F1C">
        <w:rPr>
          <w:rFonts w:ascii="David" w:hAnsi="David" w:cs="David"/>
          <w:b/>
          <w:bCs/>
          <w:sz w:val="24"/>
          <w:szCs w:val="24"/>
          <w:rtl/>
        </w:rPr>
        <w:tab/>
      </w:r>
      <w:r w:rsidRPr="00EF4F1C">
        <w:rPr>
          <w:rFonts w:ascii="David" w:hAnsi="David" w:cs="David" w:hint="cs"/>
          <w:b/>
          <w:bCs/>
          <w:sz w:val="24"/>
          <w:szCs w:val="24"/>
          <w:rtl/>
        </w:rPr>
        <w:t>שיעור</w:t>
      </w:r>
      <w:r w:rsidRPr="00EF4F1C">
        <w:rPr>
          <w:rFonts w:ascii="David" w:hAnsi="David" w:cs="David"/>
          <w:b/>
          <w:bCs/>
          <w:sz w:val="24"/>
          <w:szCs w:val="24"/>
          <w:rtl/>
        </w:rPr>
        <w:t xml:space="preserve"> </w:t>
      </w:r>
      <w:r w:rsidRPr="00EF4F1C">
        <w:rPr>
          <w:rFonts w:ascii="David" w:hAnsi="David" w:cs="David" w:hint="cs"/>
          <w:b/>
          <w:bCs/>
          <w:sz w:val="24"/>
          <w:szCs w:val="24"/>
          <w:rtl/>
        </w:rPr>
        <w:t>השתתפות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הינו</w:t>
      </w:r>
      <w:r w:rsidRPr="00EF4F1C">
        <w:rPr>
          <w:rFonts w:ascii="David" w:hAnsi="David" w:cs="David"/>
          <w:b/>
          <w:bCs/>
          <w:sz w:val="24"/>
          <w:szCs w:val="24"/>
          <w:rtl/>
        </w:rPr>
        <w:t xml:space="preserve"> - 0.30%. </w:t>
      </w:r>
    </w:p>
    <w:p w14:paraId="2D86CBBB" w14:textId="77777777" w:rsidR="00EF4F1C" w:rsidRPr="00EF4F1C" w:rsidRDefault="00EF4F1C" w:rsidP="00A11D74">
      <w:pPr>
        <w:spacing w:after="0" w:afterAutospacing="0" w:line="240" w:lineRule="auto"/>
        <w:rPr>
          <w:rFonts w:ascii="David" w:hAnsi="David" w:cs="David"/>
          <w:b/>
          <w:bCs/>
          <w:sz w:val="24"/>
          <w:szCs w:val="24"/>
          <w:rtl/>
        </w:rPr>
      </w:pPr>
    </w:p>
    <w:p w14:paraId="274283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28.4 </w:t>
      </w:r>
      <w:r w:rsidRPr="00EF4F1C">
        <w:rPr>
          <w:rFonts w:ascii="David" w:hAnsi="David" w:cs="David"/>
          <w:b/>
          <w:bCs/>
          <w:sz w:val="24"/>
          <w:szCs w:val="24"/>
          <w:rtl/>
        </w:rPr>
        <w:tab/>
      </w:r>
      <w:r w:rsidRPr="00EF4F1C">
        <w:rPr>
          <w:rFonts w:ascii="David" w:hAnsi="David" w:cs="David" w:hint="cs"/>
          <w:b/>
          <w:bCs/>
          <w:sz w:val="24"/>
          <w:szCs w:val="24"/>
          <w:rtl/>
        </w:rPr>
        <w:t>תקופות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תהיינה</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תיקוניו</w:t>
      </w:r>
      <w:r w:rsidRPr="00EF4F1C">
        <w:rPr>
          <w:rFonts w:ascii="David" w:hAnsi="David" w:cs="David"/>
          <w:b/>
          <w:bCs/>
          <w:sz w:val="24"/>
          <w:szCs w:val="24"/>
          <w:rtl/>
        </w:rPr>
        <w:t>.</w:t>
      </w:r>
    </w:p>
    <w:p w14:paraId="3DC71229" w14:textId="77777777" w:rsidR="00EF4F1C" w:rsidRPr="00EF4F1C" w:rsidRDefault="00EF4F1C" w:rsidP="00A11D74">
      <w:pPr>
        <w:spacing w:after="0" w:afterAutospacing="0" w:line="240" w:lineRule="auto"/>
        <w:rPr>
          <w:rFonts w:ascii="David" w:hAnsi="David" w:cs="David"/>
          <w:b/>
          <w:bCs/>
          <w:sz w:val="24"/>
          <w:szCs w:val="24"/>
          <w:rtl/>
        </w:rPr>
      </w:pPr>
    </w:p>
    <w:p w14:paraId="19107B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28.14</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8663C79" w14:textId="77777777" w:rsidR="00EF4F1C" w:rsidRPr="00EF4F1C" w:rsidRDefault="00EF4F1C" w:rsidP="00A11D74">
      <w:pPr>
        <w:spacing w:after="0" w:afterAutospacing="0" w:line="240" w:lineRule="auto"/>
        <w:rPr>
          <w:rFonts w:ascii="David" w:hAnsi="David" w:cs="David"/>
          <w:b/>
          <w:bCs/>
          <w:sz w:val="24"/>
          <w:szCs w:val="24"/>
          <w:rtl/>
        </w:rPr>
      </w:pPr>
    </w:p>
    <w:p w14:paraId="752ABB81" w14:textId="77777777" w:rsidR="00EF4F1C" w:rsidRPr="00EF4F1C" w:rsidRDefault="00EF4F1C" w:rsidP="00A11D74">
      <w:pPr>
        <w:spacing w:after="0" w:afterAutospacing="0" w:line="240" w:lineRule="auto"/>
        <w:rPr>
          <w:rFonts w:ascii="David" w:hAnsi="David" w:cs="David"/>
          <w:b/>
          <w:bCs/>
          <w:sz w:val="24"/>
          <w:szCs w:val="24"/>
          <w:rtl/>
        </w:rPr>
      </w:pPr>
    </w:p>
    <w:p w14:paraId="036843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חוסרים</w:t>
      </w:r>
      <w:r w:rsidRPr="00EF4F1C">
        <w:rPr>
          <w:rFonts w:ascii="David" w:hAnsi="David" w:cs="David"/>
          <w:b/>
          <w:bCs/>
          <w:sz w:val="24"/>
          <w:szCs w:val="24"/>
          <w:rtl/>
        </w:rPr>
        <w:t xml:space="preserve"> </w:t>
      </w:r>
      <w:r w:rsidRPr="00EF4F1C">
        <w:rPr>
          <w:rFonts w:ascii="David" w:hAnsi="David" w:cs="David" w:hint="eastAsia"/>
          <w:b/>
          <w:bCs/>
          <w:sz w:val="24"/>
          <w:szCs w:val="24"/>
          <w:rtl/>
        </w:rPr>
        <w:t>מחוזה</w:t>
      </w:r>
      <w:r w:rsidRPr="00EF4F1C">
        <w:rPr>
          <w:rFonts w:ascii="David" w:hAnsi="David" w:cs="David"/>
          <w:b/>
          <w:bCs/>
          <w:sz w:val="24"/>
          <w:szCs w:val="24"/>
          <w:rtl/>
        </w:rPr>
        <w:t xml:space="preserve"> </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כללי</w:t>
      </w:r>
      <w:r w:rsidRPr="00EF4F1C">
        <w:rPr>
          <w:rFonts w:ascii="David" w:hAnsi="David" w:cs="David"/>
          <w:b/>
          <w:bCs/>
          <w:sz w:val="24"/>
          <w:szCs w:val="24"/>
          <w:rtl/>
        </w:rPr>
        <w:t>:</w:t>
      </w:r>
    </w:p>
    <w:p w14:paraId="52053220" w14:textId="77777777" w:rsidR="00EF4F1C" w:rsidRPr="00EF4F1C" w:rsidRDefault="00EF4F1C" w:rsidP="00A11D74">
      <w:pPr>
        <w:spacing w:after="0" w:afterAutospacing="0" w:line="240" w:lineRule="auto"/>
        <w:rPr>
          <w:rFonts w:ascii="David" w:hAnsi="David" w:cs="David"/>
          <w:b/>
          <w:bCs/>
          <w:sz w:val="24"/>
          <w:szCs w:val="24"/>
          <w:rtl/>
        </w:rPr>
      </w:pPr>
    </w:p>
    <w:p w14:paraId="2C60E11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1BA75B83" w14:textId="77777777" w:rsidR="00EF4F1C" w:rsidRPr="00EF4F1C" w:rsidRDefault="00EF4F1C" w:rsidP="00A11D74">
      <w:pPr>
        <w:spacing w:after="0" w:afterAutospacing="0" w:line="240" w:lineRule="auto"/>
        <w:rPr>
          <w:rFonts w:ascii="David" w:hAnsi="David" w:cs="David"/>
          <w:b/>
          <w:bCs/>
          <w:sz w:val="24"/>
          <w:szCs w:val="24"/>
          <w:rtl/>
        </w:rPr>
      </w:pPr>
    </w:p>
    <w:p w14:paraId="7E6E80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28.14</w:t>
      </w:r>
      <w:r w:rsidRPr="00EF4F1C">
        <w:rPr>
          <w:rFonts w:ascii="David" w:hAnsi="David" w:cs="David"/>
          <w:b/>
          <w:bCs/>
          <w:sz w:val="24"/>
          <w:szCs w:val="24"/>
          <w:rtl/>
        </w:rPr>
        <w:tab/>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 ש"ח בתוספת מע"מ עבור כל יחידת דיור.</w:t>
      </w:r>
    </w:p>
    <w:p w14:paraId="7048E092" w14:textId="77777777" w:rsidR="00EF4F1C" w:rsidRPr="00EF4F1C" w:rsidRDefault="00EF4F1C" w:rsidP="00A11D74">
      <w:pPr>
        <w:spacing w:after="0" w:afterAutospacing="0" w:line="240" w:lineRule="auto"/>
        <w:rPr>
          <w:rFonts w:ascii="David" w:hAnsi="David" w:cs="David"/>
          <w:b/>
          <w:bCs/>
          <w:sz w:val="24"/>
          <w:szCs w:val="24"/>
          <w:rtl/>
        </w:rPr>
      </w:pPr>
    </w:p>
    <w:p w14:paraId="36DC43A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"סכום הפיצוי").</w:t>
      </w:r>
    </w:p>
    <w:p w14:paraId="3B1BB5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מובהר כי בכל מקרה לא יפחת סכום הפיצוי מכל סכום שיחויב בו המזמין כלפי רוכש הנכס על פי כל דין.</w:t>
      </w:r>
    </w:p>
    <w:p w14:paraId="3100A8ED" w14:textId="77777777" w:rsidR="00EF4F1C" w:rsidRPr="00EF4F1C" w:rsidRDefault="00EF4F1C" w:rsidP="00A11D74">
      <w:pPr>
        <w:spacing w:after="0" w:afterAutospacing="0" w:line="240" w:lineRule="auto"/>
        <w:rPr>
          <w:rFonts w:ascii="David" w:hAnsi="David" w:cs="David"/>
          <w:b/>
          <w:bCs/>
          <w:sz w:val="24"/>
          <w:szCs w:val="24"/>
          <w:rtl/>
        </w:rPr>
      </w:pPr>
    </w:p>
    <w:p w14:paraId="015D6232" w14:textId="77777777" w:rsidR="00EF4F1C" w:rsidRPr="00EF4F1C" w:rsidRDefault="00EF4F1C" w:rsidP="00A11D74">
      <w:pPr>
        <w:spacing w:after="0" w:afterAutospacing="0" w:line="240" w:lineRule="auto"/>
        <w:rPr>
          <w:rFonts w:ascii="David" w:hAnsi="David" w:cs="David"/>
          <w:b/>
          <w:bCs/>
          <w:sz w:val="24"/>
          <w:szCs w:val="24"/>
          <w:rtl/>
        </w:rPr>
      </w:pPr>
    </w:p>
    <w:p w14:paraId="768CC05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לכל אחד מיחידי המזמין זכויות והתחייבויות בשיעור המפורט להלן מזכויות והתחייבויות המזמין עפ"י חוזה זה:</w:t>
      </w:r>
    </w:p>
    <w:p w14:paraId="10BB17C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&lt;@@</w:t>
      </w:r>
      <w:r w:rsidRPr="00EF4F1C">
        <w:rPr>
          <w:rFonts w:ascii="David" w:hAnsi="David" w:cs="David"/>
          <w:b/>
          <w:bCs/>
          <w:sz w:val="24"/>
          <w:szCs w:val="24"/>
        </w:rPr>
        <w:t>TzadAPercent</w:t>
      </w:r>
      <w:r w:rsidRPr="00EF4F1C">
        <w:rPr>
          <w:rFonts w:ascii="David" w:hAnsi="David" w:cs="David"/>
          <w:b/>
          <w:bCs/>
          <w:sz w:val="24"/>
          <w:szCs w:val="24"/>
          <w:rtl/>
        </w:rPr>
        <w:t>@@&gt;</w:t>
      </w:r>
    </w:p>
    <w:p w14:paraId="748C1AC3"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rsidSect="00EF4F1C">
          <w:headerReference w:type="even" r:id="rId14"/>
          <w:footerReference w:type="default" r:id="rId15"/>
          <w:pgSz w:w="11906" w:h="16838"/>
          <w:pgMar w:top="1440" w:right="1797" w:bottom="1276" w:left="1797" w:header="720" w:footer="720" w:gutter="0"/>
          <w:pgNumType w:start="0"/>
          <w:cols w:space="720"/>
          <w:bidi/>
          <w:rtlGutter/>
        </w:sectPr>
      </w:pPr>
    </w:p>
    <w:p w14:paraId="3DEB9324" w14:textId="77777777" w:rsidR="00EF4F1C" w:rsidRPr="00EF4F1C" w:rsidRDefault="00EF4F1C" w:rsidP="00A11D74">
      <w:pPr>
        <w:spacing w:after="0" w:afterAutospacing="0" w:line="240" w:lineRule="auto"/>
        <w:rPr>
          <w:rFonts w:ascii="David" w:hAnsi="David" w:cs="David"/>
          <w:b/>
          <w:bCs/>
          <w:sz w:val="24"/>
          <w:szCs w:val="24"/>
          <w:rtl/>
        </w:rPr>
      </w:pPr>
    </w:p>
    <w:p w14:paraId="11789F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נספח</w:t>
      </w:r>
      <w:r w:rsidRPr="00EF4F1C">
        <w:rPr>
          <w:rFonts w:ascii="David" w:hAnsi="David" w:cs="David"/>
          <w:b/>
          <w:bCs/>
          <w:sz w:val="24"/>
          <w:szCs w:val="24"/>
          <w:rtl/>
        </w:rPr>
        <w:t xml:space="preserve">  3.1.9   </w:t>
      </w:r>
    </w:p>
    <w:p w14:paraId="5B9C04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יזם לפרויקט</w:t>
      </w:r>
    </w:p>
    <w:p w14:paraId="0B613A23" w14:textId="77777777" w:rsidR="00EF4F1C" w:rsidRPr="00EF4F1C" w:rsidRDefault="00EF4F1C" w:rsidP="00A11D74">
      <w:pPr>
        <w:spacing w:after="0" w:afterAutospacing="0" w:line="240" w:lineRule="auto"/>
        <w:rPr>
          <w:rFonts w:ascii="David" w:hAnsi="David" w:cs="David"/>
          <w:b/>
          <w:bCs/>
          <w:sz w:val="24"/>
          <w:szCs w:val="24"/>
          <w:rtl/>
        </w:rPr>
      </w:pPr>
    </w:p>
    <w:p w14:paraId="2C0000F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המסמך</w:t>
      </w:r>
      <w:r w:rsidRPr="00EF4F1C">
        <w:rPr>
          <w:rFonts w:ascii="David" w:hAnsi="David" w:cs="David"/>
          <w:b/>
          <w:bCs/>
          <w:sz w:val="24"/>
          <w:szCs w:val="24"/>
          <w:rtl/>
        </w:rPr>
        <w:t xml:space="preserve"> </w:t>
      </w:r>
      <w:r w:rsidRPr="00EF4F1C">
        <w:rPr>
          <w:rFonts w:ascii="David" w:hAnsi="David" w:cs="David" w:hint="eastAsia"/>
          <w:b/>
          <w:bCs/>
          <w:sz w:val="24"/>
          <w:szCs w:val="24"/>
          <w:rtl/>
        </w:rPr>
        <w:t>שמור</w:t>
      </w:r>
      <w:r w:rsidRPr="00EF4F1C">
        <w:rPr>
          <w:rFonts w:ascii="David" w:hAnsi="David" w:cs="David"/>
          <w:b/>
          <w:bCs/>
          <w:sz w:val="24"/>
          <w:szCs w:val="24"/>
          <w:rtl/>
        </w:rPr>
        <w:t xml:space="preserve"> </w:t>
      </w:r>
      <w:r w:rsidRPr="00EF4F1C">
        <w:rPr>
          <w:rFonts w:ascii="David" w:hAnsi="David" w:cs="David" w:hint="eastAsia"/>
          <w:b/>
          <w:bCs/>
          <w:sz w:val="24"/>
          <w:szCs w:val="24"/>
          <w:rtl/>
        </w:rPr>
        <w:t>בנתיב</w:t>
      </w:r>
      <w:r w:rsidRPr="00EF4F1C">
        <w:rPr>
          <w:rFonts w:ascii="David" w:hAnsi="David" w:cs="David"/>
          <w:b/>
          <w:bCs/>
          <w:sz w:val="24"/>
          <w:szCs w:val="24"/>
          <w:rtl/>
        </w:rPr>
        <w:t xml:space="preserve"> </w:t>
      </w:r>
      <w:r w:rsidRPr="00EF4F1C">
        <w:rPr>
          <w:rFonts w:ascii="David" w:hAnsi="David" w:cs="David" w:hint="eastAsia"/>
          <w:b/>
          <w:bCs/>
          <w:sz w:val="24"/>
          <w:szCs w:val="24"/>
          <w:rtl/>
        </w:rPr>
        <w:t>הבא</w:t>
      </w:r>
      <w:r w:rsidRPr="00EF4F1C">
        <w:rPr>
          <w:rFonts w:ascii="David" w:hAnsi="David" w:cs="David"/>
          <w:b/>
          <w:bCs/>
          <w:sz w:val="24"/>
          <w:szCs w:val="24"/>
          <w:rtl/>
        </w:rPr>
        <w:t>: סטנדרט פרויקטים \</w:t>
      </w:r>
      <w:r w:rsidRPr="00EF4F1C">
        <w:rPr>
          <w:rFonts w:ascii="David" w:hAnsi="David" w:cs="David"/>
          <w:b/>
          <w:bCs/>
          <w:sz w:val="24"/>
          <w:szCs w:val="24"/>
        </w:rPr>
        <w:t>I\Residence\Engineering</w:t>
      </w:r>
    </w:p>
    <w:p w14:paraId="17320309" w14:textId="77777777" w:rsidR="00EF4F1C" w:rsidRPr="00EF4F1C" w:rsidRDefault="00EF4F1C" w:rsidP="00A11D74">
      <w:pPr>
        <w:spacing w:after="0" w:afterAutospacing="0" w:line="240" w:lineRule="auto"/>
        <w:rPr>
          <w:rFonts w:ascii="David" w:hAnsi="David" w:cs="David"/>
          <w:b/>
          <w:bCs/>
          <w:sz w:val="24"/>
          <w:szCs w:val="24"/>
          <w:u w:val="single"/>
          <w:rtl/>
        </w:rPr>
      </w:pPr>
    </w:p>
    <w:p w14:paraId="74AB3B0C" w14:textId="77777777" w:rsidR="00EF4F1C" w:rsidRPr="00EF4F1C" w:rsidRDefault="00EF4F1C" w:rsidP="00A11D74">
      <w:pPr>
        <w:spacing w:after="0" w:afterAutospacing="0" w:line="240" w:lineRule="auto"/>
        <w:rPr>
          <w:rFonts w:ascii="David" w:hAnsi="David" w:cs="David"/>
          <w:b/>
          <w:bCs/>
          <w:sz w:val="24"/>
          <w:szCs w:val="24"/>
          <w:u w:val="single"/>
          <w:rtl/>
        </w:rPr>
      </w:pPr>
    </w:p>
    <w:p w14:paraId="68051FD6" w14:textId="77777777" w:rsidR="00EF4F1C" w:rsidRPr="00EF4F1C" w:rsidRDefault="00EF4F1C" w:rsidP="00A11D74">
      <w:pPr>
        <w:spacing w:after="0" w:afterAutospacing="0" w:line="240" w:lineRule="auto"/>
        <w:rPr>
          <w:rFonts w:ascii="David" w:hAnsi="David" w:cs="David"/>
          <w:b/>
          <w:bCs/>
          <w:sz w:val="24"/>
          <w:szCs w:val="24"/>
          <w:u w:val="single"/>
          <w:rtl/>
        </w:rPr>
      </w:pPr>
    </w:p>
    <w:p w14:paraId="27A344E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br w:type="page"/>
        <w:t xml:space="preserve"> </w:t>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3.1.10</w:t>
      </w:r>
    </w:p>
    <w:p w14:paraId="3D977543" w14:textId="77777777" w:rsidR="00EF4F1C" w:rsidRPr="00EF4F1C" w:rsidRDefault="00EF4F1C" w:rsidP="00A11D74">
      <w:pPr>
        <w:spacing w:after="0" w:afterAutospacing="0" w:line="240" w:lineRule="auto"/>
        <w:rPr>
          <w:rFonts w:ascii="David" w:hAnsi="David" w:cs="David"/>
          <w:b/>
          <w:bCs/>
          <w:sz w:val="24"/>
          <w:szCs w:val="24"/>
          <w:rtl/>
        </w:rPr>
      </w:pPr>
    </w:p>
    <w:p w14:paraId="767A644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תשלומים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למרתף</w:t>
      </w:r>
      <w:r w:rsidRPr="00EF4F1C">
        <w:rPr>
          <w:rFonts w:ascii="David" w:hAnsi="David" w:cs="David"/>
          <w:b/>
          <w:bCs/>
          <w:sz w:val="24"/>
          <w:szCs w:val="24"/>
          <w:u w:val="single"/>
          <w:rtl/>
        </w:rPr>
        <w:t xml:space="preserve"> – </w:t>
      </w:r>
      <w:r w:rsidRPr="00EF4F1C">
        <w:rPr>
          <w:rFonts w:ascii="David" w:hAnsi="David" w:cs="David" w:hint="eastAsia"/>
          <w:b/>
          <w:bCs/>
          <w:sz w:val="24"/>
          <w:szCs w:val="24"/>
          <w:u w:val="single"/>
          <w:rtl/>
        </w:rPr>
        <w:t>חניות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מקורות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מחסנים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וכו</w:t>
      </w:r>
      <w:r w:rsidRPr="00EF4F1C">
        <w:rPr>
          <w:rFonts w:ascii="David" w:hAnsi="David" w:cs="David"/>
          <w:b/>
          <w:bCs/>
          <w:sz w:val="24"/>
          <w:szCs w:val="24"/>
          <w:u w:val="single"/>
          <w:rtl/>
        </w:rPr>
        <w:t xml:space="preserve">' </w:t>
      </w:r>
    </w:p>
    <w:p w14:paraId="5065E8EF" w14:textId="77777777" w:rsidR="00EF4F1C" w:rsidRPr="00EF4F1C" w:rsidRDefault="00EF4F1C" w:rsidP="00A11D74">
      <w:pPr>
        <w:spacing w:after="0" w:afterAutospacing="0" w:line="240" w:lineRule="auto"/>
        <w:rPr>
          <w:rFonts w:ascii="David" w:hAnsi="David" w:cs="David"/>
          <w:b/>
          <w:bCs/>
          <w:sz w:val="24"/>
          <w:szCs w:val="24"/>
          <w:u w:val="single"/>
          <w:rtl/>
        </w:rPr>
      </w:pPr>
    </w:p>
    <w:p w14:paraId="70A5FD73" w14:textId="77777777" w:rsidR="00EF4F1C" w:rsidRPr="00EF4F1C" w:rsidRDefault="00EF4F1C" w:rsidP="00A11D74">
      <w:pPr>
        <w:spacing w:after="0" w:afterAutospacing="0" w:line="240" w:lineRule="auto"/>
        <w:rPr>
          <w:rFonts w:ascii="David" w:hAnsi="David" w:cs="David"/>
          <w:b/>
          <w:bCs/>
          <w:sz w:val="24"/>
          <w:szCs w:val="24"/>
          <w:u w:val="single"/>
          <w:rtl/>
        </w:rPr>
      </w:pPr>
    </w:p>
    <w:p w14:paraId="2AF922CF" w14:textId="77777777" w:rsidR="00EF4F1C" w:rsidRPr="00EF4F1C" w:rsidRDefault="00EF4F1C" w:rsidP="00A11D74">
      <w:pPr>
        <w:spacing w:after="0" w:afterAutospacing="0" w:line="240" w:lineRule="auto"/>
        <w:rPr>
          <w:rFonts w:ascii="David" w:hAnsi="David" w:cs="David"/>
          <w:b/>
          <w:bCs/>
          <w:sz w:val="24"/>
          <w:szCs w:val="24"/>
          <w:u w:val="single"/>
          <w:rtl/>
        </w:rPr>
      </w:pPr>
    </w:p>
    <w:tbl>
      <w:tblPr>
        <w:tblpPr w:leftFromText="180" w:rightFromText="180" w:vertAnchor="page" w:horzAnchor="margin" w:tblpXSpec="right" w:tblpY="2525"/>
        <w:bidiVisual/>
        <w:tblW w:w="0" w:type="auto"/>
        <w:tblLayout w:type="fixed"/>
        <w:tblLook w:val="00A0" w:firstRow="1" w:lastRow="0" w:firstColumn="1" w:lastColumn="0" w:noHBand="0" w:noVBand="0"/>
      </w:tblPr>
      <w:tblGrid>
        <w:gridCol w:w="3402"/>
        <w:gridCol w:w="1417"/>
        <w:gridCol w:w="1418"/>
      </w:tblGrid>
      <w:tr w:rsidR="00EF4F1C" w:rsidRPr="00EF4F1C" w14:paraId="5EDCB752" w14:textId="77777777" w:rsidTr="00EF4F1C">
        <w:trPr>
          <w:trHeight w:val="435"/>
        </w:trPr>
        <w:tc>
          <w:tcPr>
            <w:tcW w:w="3402" w:type="dxa"/>
            <w:noWrap/>
          </w:tcPr>
          <w:p w14:paraId="32B926C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השלב לתשלום</w:t>
            </w:r>
          </w:p>
        </w:tc>
        <w:tc>
          <w:tcPr>
            <w:tcW w:w="1417" w:type="dxa"/>
            <w:noWrap/>
          </w:tcPr>
          <w:p w14:paraId="0410A5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לתשלום</w:t>
            </w:r>
          </w:p>
        </w:tc>
        <w:tc>
          <w:tcPr>
            <w:tcW w:w="1418" w:type="dxa"/>
            <w:noWrap/>
          </w:tcPr>
          <w:p w14:paraId="0DB7CA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מצטבר</w:t>
            </w:r>
          </w:p>
        </w:tc>
      </w:tr>
      <w:tr w:rsidR="00EF4F1C" w:rsidRPr="00EF4F1C" w14:paraId="3FCB1FFD" w14:textId="77777777" w:rsidTr="00EF4F1C">
        <w:trPr>
          <w:trHeight w:val="435"/>
        </w:trPr>
        <w:tc>
          <w:tcPr>
            <w:tcW w:w="3402" w:type="dxa"/>
            <w:noWrap/>
          </w:tcPr>
          <w:p w14:paraId="54719F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חפירה דיפון וביסוס</w:t>
            </w:r>
          </w:p>
        </w:tc>
        <w:tc>
          <w:tcPr>
            <w:tcW w:w="1417" w:type="dxa"/>
            <w:noWrap/>
          </w:tcPr>
          <w:p w14:paraId="260D56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68AC9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21B66E20" w14:textId="77777777" w:rsidTr="00EF4F1C">
        <w:trPr>
          <w:trHeight w:val="435"/>
        </w:trPr>
        <w:tc>
          <w:tcPr>
            <w:tcW w:w="3402" w:type="dxa"/>
            <w:noWrap/>
          </w:tcPr>
          <w:p w14:paraId="6E970D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רצפה ראשונה</w:t>
            </w:r>
          </w:p>
        </w:tc>
        <w:tc>
          <w:tcPr>
            <w:tcW w:w="1417" w:type="dxa"/>
            <w:noWrap/>
          </w:tcPr>
          <w:p w14:paraId="33DC3A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22BF58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r>
      <w:tr w:rsidR="00EF4F1C" w:rsidRPr="00EF4F1C" w14:paraId="595A3E82" w14:textId="77777777" w:rsidTr="00EF4F1C">
        <w:trPr>
          <w:trHeight w:val="435"/>
        </w:trPr>
        <w:tc>
          <w:tcPr>
            <w:tcW w:w="3402" w:type="dxa"/>
            <w:noWrap/>
          </w:tcPr>
          <w:p w14:paraId="6EAB90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קירות</w:t>
            </w:r>
          </w:p>
        </w:tc>
        <w:tc>
          <w:tcPr>
            <w:tcW w:w="1417" w:type="dxa"/>
            <w:noWrap/>
          </w:tcPr>
          <w:p w14:paraId="46C8C9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1FDF6C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28%</w:t>
            </w:r>
          </w:p>
        </w:tc>
      </w:tr>
      <w:tr w:rsidR="00EF4F1C" w:rsidRPr="00EF4F1C" w14:paraId="324E54B4" w14:textId="77777777" w:rsidTr="00EF4F1C">
        <w:trPr>
          <w:trHeight w:val="435"/>
        </w:trPr>
        <w:tc>
          <w:tcPr>
            <w:tcW w:w="3402" w:type="dxa"/>
            <w:noWrap/>
          </w:tcPr>
          <w:p w14:paraId="761CEA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תקרה</w:t>
            </w:r>
          </w:p>
        </w:tc>
        <w:tc>
          <w:tcPr>
            <w:tcW w:w="1417" w:type="dxa"/>
            <w:noWrap/>
          </w:tcPr>
          <w:p w14:paraId="4E5D12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63904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r>
      <w:tr w:rsidR="00EF4F1C" w:rsidRPr="00EF4F1C" w14:paraId="1A05A1F7" w14:textId="77777777" w:rsidTr="00EF4F1C">
        <w:trPr>
          <w:trHeight w:val="435"/>
        </w:trPr>
        <w:tc>
          <w:tcPr>
            <w:tcW w:w="3402" w:type="dxa"/>
            <w:noWrap/>
          </w:tcPr>
          <w:p w14:paraId="02144C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מסגרות</w:t>
            </w:r>
          </w:p>
        </w:tc>
        <w:tc>
          <w:tcPr>
            <w:tcW w:w="1417" w:type="dxa"/>
            <w:noWrap/>
          </w:tcPr>
          <w:p w14:paraId="5FCB16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1418" w:type="dxa"/>
            <w:noWrap/>
          </w:tcPr>
          <w:p w14:paraId="0D29DC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45%</w:t>
            </w:r>
          </w:p>
        </w:tc>
      </w:tr>
      <w:tr w:rsidR="00EF4F1C" w:rsidRPr="00EF4F1C" w14:paraId="2D36E573" w14:textId="77777777" w:rsidTr="00EF4F1C">
        <w:trPr>
          <w:trHeight w:val="435"/>
        </w:trPr>
        <w:tc>
          <w:tcPr>
            <w:tcW w:w="3402" w:type="dxa"/>
            <w:noWrap/>
          </w:tcPr>
          <w:p w14:paraId="65234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מחסנים כולל גמרים </w:t>
            </w:r>
          </w:p>
        </w:tc>
        <w:tc>
          <w:tcPr>
            <w:tcW w:w="1417" w:type="dxa"/>
            <w:noWrap/>
          </w:tcPr>
          <w:p w14:paraId="1511EA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1418" w:type="dxa"/>
            <w:noWrap/>
          </w:tcPr>
          <w:p w14:paraId="6B5815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6A4468F6" w14:textId="77777777" w:rsidTr="00EF4F1C">
        <w:trPr>
          <w:trHeight w:val="435"/>
        </w:trPr>
        <w:tc>
          <w:tcPr>
            <w:tcW w:w="3402" w:type="dxa"/>
            <w:noWrap/>
          </w:tcPr>
          <w:p w14:paraId="2E0D2D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ניקוז</w:t>
            </w:r>
          </w:p>
        </w:tc>
        <w:tc>
          <w:tcPr>
            <w:tcW w:w="1417" w:type="dxa"/>
            <w:noWrap/>
          </w:tcPr>
          <w:p w14:paraId="4A9AD8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31677D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58%</w:t>
            </w:r>
          </w:p>
        </w:tc>
      </w:tr>
      <w:tr w:rsidR="00EF4F1C" w:rsidRPr="00EF4F1C" w14:paraId="685E1E0C" w14:textId="77777777" w:rsidTr="00EF4F1C">
        <w:trPr>
          <w:trHeight w:val="435"/>
        </w:trPr>
        <w:tc>
          <w:tcPr>
            <w:tcW w:w="3402" w:type="dxa"/>
            <w:noWrap/>
          </w:tcPr>
          <w:p w14:paraId="5D7B8A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איטום </w:t>
            </w:r>
          </w:p>
        </w:tc>
        <w:tc>
          <w:tcPr>
            <w:tcW w:w="1417" w:type="dxa"/>
            <w:noWrap/>
          </w:tcPr>
          <w:p w14:paraId="677B12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77829A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r>
      <w:tr w:rsidR="00EF4F1C" w:rsidRPr="00EF4F1C" w14:paraId="3AA0AA71" w14:textId="77777777" w:rsidTr="00EF4F1C">
        <w:trPr>
          <w:trHeight w:val="435"/>
        </w:trPr>
        <w:tc>
          <w:tcPr>
            <w:tcW w:w="3402" w:type="dxa"/>
            <w:noWrap/>
          </w:tcPr>
          <w:p w14:paraId="7DB3A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מתזים</w:t>
            </w:r>
          </w:p>
        </w:tc>
        <w:tc>
          <w:tcPr>
            <w:tcW w:w="1417" w:type="dxa"/>
            <w:noWrap/>
          </w:tcPr>
          <w:p w14:paraId="71129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717BEF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r>
      <w:tr w:rsidR="00EF4F1C" w:rsidRPr="00EF4F1C" w14:paraId="205801D6" w14:textId="77777777" w:rsidTr="00EF4F1C">
        <w:trPr>
          <w:trHeight w:val="435"/>
        </w:trPr>
        <w:tc>
          <w:tcPr>
            <w:tcW w:w="3402" w:type="dxa"/>
            <w:noWrap/>
          </w:tcPr>
          <w:p w14:paraId="40B784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אוורור</w:t>
            </w:r>
          </w:p>
        </w:tc>
        <w:tc>
          <w:tcPr>
            <w:tcW w:w="1417" w:type="dxa"/>
            <w:noWrap/>
          </w:tcPr>
          <w:p w14:paraId="5B7228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4595D6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84%</w:t>
            </w:r>
          </w:p>
        </w:tc>
      </w:tr>
      <w:tr w:rsidR="00EF4F1C" w:rsidRPr="00EF4F1C" w14:paraId="4DFAA400" w14:textId="77777777" w:rsidTr="00EF4F1C">
        <w:trPr>
          <w:trHeight w:val="435"/>
        </w:trPr>
        <w:tc>
          <w:tcPr>
            <w:tcW w:w="3402" w:type="dxa"/>
            <w:noWrap/>
          </w:tcPr>
          <w:p w14:paraId="6B4B21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מערכות חשמל ותאורה </w:t>
            </w:r>
          </w:p>
        </w:tc>
        <w:tc>
          <w:tcPr>
            <w:tcW w:w="1417" w:type="dxa"/>
            <w:noWrap/>
          </w:tcPr>
          <w:p w14:paraId="3C4A1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0090CC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92%</w:t>
            </w:r>
          </w:p>
        </w:tc>
      </w:tr>
      <w:tr w:rsidR="00EF4F1C" w:rsidRPr="00EF4F1C" w14:paraId="5ECEF801" w14:textId="77777777" w:rsidTr="00EF4F1C">
        <w:trPr>
          <w:trHeight w:val="435"/>
        </w:trPr>
        <w:tc>
          <w:tcPr>
            <w:tcW w:w="3402" w:type="dxa"/>
            <w:noWrap/>
          </w:tcPr>
          <w:p w14:paraId="237281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חוץ</w:t>
            </w:r>
          </w:p>
        </w:tc>
        <w:tc>
          <w:tcPr>
            <w:tcW w:w="1417" w:type="dxa"/>
            <w:noWrap/>
          </w:tcPr>
          <w:p w14:paraId="7AE94B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418" w:type="dxa"/>
            <w:noWrap/>
          </w:tcPr>
          <w:p w14:paraId="630F58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94%</w:t>
            </w:r>
          </w:p>
        </w:tc>
      </w:tr>
      <w:tr w:rsidR="00EF4F1C" w:rsidRPr="00EF4F1C" w14:paraId="7A690E37" w14:textId="77777777" w:rsidTr="00EF4F1C">
        <w:trPr>
          <w:trHeight w:val="435"/>
        </w:trPr>
        <w:tc>
          <w:tcPr>
            <w:tcW w:w="3402" w:type="dxa"/>
            <w:noWrap/>
          </w:tcPr>
          <w:p w14:paraId="450D3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סימון וצבע </w:t>
            </w:r>
          </w:p>
        </w:tc>
        <w:tc>
          <w:tcPr>
            <w:tcW w:w="1417" w:type="dxa"/>
            <w:noWrap/>
          </w:tcPr>
          <w:p w14:paraId="2679C5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418" w:type="dxa"/>
            <w:noWrap/>
          </w:tcPr>
          <w:p w14:paraId="289F18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r>
      <w:tr w:rsidR="00EF4F1C" w:rsidRPr="00EF4F1C" w14:paraId="48423C8A" w14:textId="77777777" w:rsidTr="00EF4F1C">
        <w:trPr>
          <w:trHeight w:val="435"/>
        </w:trPr>
        <w:tc>
          <w:tcPr>
            <w:tcW w:w="3402" w:type="dxa"/>
            <w:noWrap/>
          </w:tcPr>
          <w:p w14:paraId="2B5360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כללי </w:t>
            </w:r>
          </w:p>
        </w:tc>
        <w:tc>
          <w:tcPr>
            <w:tcW w:w="1417" w:type="dxa"/>
            <w:noWrap/>
          </w:tcPr>
          <w:p w14:paraId="389A6C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418" w:type="dxa"/>
            <w:noWrap/>
          </w:tcPr>
          <w:p w14:paraId="173ADD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w:t>
            </w:r>
          </w:p>
        </w:tc>
      </w:tr>
      <w:tr w:rsidR="00EF4F1C" w:rsidRPr="00EF4F1C" w14:paraId="52267D58" w14:textId="77777777" w:rsidTr="00EF4F1C">
        <w:trPr>
          <w:trHeight w:val="435"/>
        </w:trPr>
        <w:tc>
          <w:tcPr>
            <w:tcW w:w="3402" w:type="dxa"/>
            <w:noWrap/>
          </w:tcPr>
          <w:p w14:paraId="301956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נקיון ,תיקוני רג'קטים ומסירה לוועד </w:t>
            </w:r>
          </w:p>
        </w:tc>
        <w:tc>
          <w:tcPr>
            <w:tcW w:w="1417" w:type="dxa"/>
            <w:noWrap/>
          </w:tcPr>
          <w:p w14:paraId="570AA5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418" w:type="dxa"/>
            <w:noWrap/>
          </w:tcPr>
          <w:p w14:paraId="4E774F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29A371AF" w14:textId="77777777" w:rsidR="00EF4F1C" w:rsidRPr="00EF4F1C" w:rsidRDefault="00EF4F1C" w:rsidP="00A11D74">
      <w:pPr>
        <w:spacing w:after="0" w:afterAutospacing="0" w:line="240" w:lineRule="auto"/>
        <w:rPr>
          <w:rFonts w:ascii="David" w:hAnsi="David" w:cs="David"/>
          <w:b/>
          <w:bCs/>
          <w:sz w:val="24"/>
          <w:szCs w:val="24"/>
        </w:rPr>
      </w:pPr>
    </w:p>
    <w:p w14:paraId="7E4D22C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p>
    <w:p w14:paraId="703D500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תשלומים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לבנין</w:t>
      </w:r>
    </w:p>
    <w:p w14:paraId="7B347EC0" w14:textId="77777777" w:rsidR="00EF4F1C" w:rsidRPr="00EF4F1C" w:rsidRDefault="00EF4F1C" w:rsidP="00A11D74">
      <w:pPr>
        <w:spacing w:after="0" w:afterAutospacing="0" w:line="240" w:lineRule="auto"/>
        <w:rPr>
          <w:rFonts w:ascii="David" w:hAnsi="David" w:cs="David"/>
          <w:b/>
          <w:bCs/>
          <w:sz w:val="24"/>
          <w:szCs w:val="24"/>
          <w:u w:val="single"/>
          <w:rtl/>
        </w:rPr>
      </w:pPr>
    </w:p>
    <w:p w14:paraId="27EF73FA" w14:textId="77777777" w:rsidR="00EF4F1C" w:rsidRPr="00EF4F1C" w:rsidRDefault="00EF4F1C" w:rsidP="00A11D74">
      <w:pPr>
        <w:spacing w:after="0" w:afterAutospacing="0" w:line="240" w:lineRule="auto"/>
        <w:rPr>
          <w:rFonts w:ascii="David" w:hAnsi="David" w:cs="David"/>
          <w:b/>
          <w:bCs/>
          <w:sz w:val="24"/>
          <w:szCs w:val="24"/>
          <w:u w:val="single"/>
          <w:rtl/>
        </w:rPr>
      </w:pPr>
    </w:p>
    <w:tbl>
      <w:tblPr>
        <w:bidiVisual/>
        <w:tblW w:w="0" w:type="auto"/>
        <w:tblInd w:w="-652" w:type="dxa"/>
        <w:tblBorders>
          <w:top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6120"/>
        <w:gridCol w:w="967"/>
        <w:gridCol w:w="1134"/>
        <w:gridCol w:w="851"/>
      </w:tblGrid>
      <w:tr w:rsidR="00EF4F1C" w:rsidRPr="00EF4F1C" w14:paraId="4828048E" w14:textId="77777777" w:rsidTr="00EF4F1C">
        <w:trPr>
          <w:trHeight w:val="300"/>
        </w:trPr>
        <w:tc>
          <w:tcPr>
            <w:tcW w:w="567" w:type="dxa"/>
            <w:tcBorders>
              <w:left w:val="nil"/>
            </w:tcBorders>
          </w:tcPr>
          <w:p w14:paraId="28410AC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w:t>
            </w:r>
          </w:p>
        </w:tc>
        <w:tc>
          <w:tcPr>
            <w:tcW w:w="6120" w:type="dxa"/>
          </w:tcPr>
          <w:p w14:paraId="624716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פירוט</w:t>
            </w:r>
          </w:p>
        </w:tc>
        <w:tc>
          <w:tcPr>
            <w:tcW w:w="967" w:type="dxa"/>
          </w:tcPr>
          <w:p w14:paraId="5C2FC0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תשלום</w:t>
            </w:r>
          </w:p>
        </w:tc>
        <w:tc>
          <w:tcPr>
            <w:tcW w:w="1134" w:type="dxa"/>
            <w:tcBorders>
              <w:right w:val="nil"/>
            </w:tcBorders>
          </w:tcPr>
          <w:p w14:paraId="2EF3D7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מצטבר</w:t>
            </w:r>
          </w:p>
        </w:tc>
        <w:tc>
          <w:tcPr>
            <w:tcW w:w="851" w:type="dxa"/>
            <w:tcBorders>
              <w:right w:val="nil"/>
            </w:tcBorders>
          </w:tcPr>
          <w:p w14:paraId="5B8CEB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הערות</w:t>
            </w:r>
          </w:p>
        </w:tc>
      </w:tr>
      <w:tr w:rsidR="00EF4F1C" w:rsidRPr="00EF4F1C" w14:paraId="78D456F2" w14:textId="77777777" w:rsidTr="00EF4F1C">
        <w:trPr>
          <w:trHeight w:val="300"/>
        </w:trPr>
        <w:tc>
          <w:tcPr>
            <w:tcW w:w="567" w:type="dxa"/>
            <w:tcBorders>
              <w:left w:val="nil"/>
            </w:tcBorders>
          </w:tcPr>
          <w:p w14:paraId="42438D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6120" w:type="dxa"/>
          </w:tcPr>
          <w:p w14:paraId="348C16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בגמר יציקת רצפת ק.קרקע , ניקוז , איטום </w:t>
            </w:r>
          </w:p>
        </w:tc>
        <w:tc>
          <w:tcPr>
            <w:tcW w:w="967" w:type="dxa"/>
          </w:tcPr>
          <w:p w14:paraId="7D47D8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4848D8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851" w:type="dxa"/>
            <w:tcBorders>
              <w:right w:val="nil"/>
            </w:tcBorders>
          </w:tcPr>
          <w:p w14:paraId="2DA39D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6755736C" w14:textId="77777777" w:rsidTr="00EF4F1C">
        <w:trPr>
          <w:trHeight w:val="300"/>
        </w:trPr>
        <w:tc>
          <w:tcPr>
            <w:tcW w:w="567" w:type="dxa"/>
            <w:tcBorders>
              <w:left w:val="nil"/>
            </w:tcBorders>
          </w:tcPr>
          <w:p w14:paraId="051872A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2</w:t>
            </w:r>
          </w:p>
        </w:tc>
        <w:tc>
          <w:tcPr>
            <w:tcW w:w="6120" w:type="dxa"/>
          </w:tcPr>
          <w:p w14:paraId="15F465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בגמר יציקת תקרת קומת קרקע כולל קירות חוץ</w:t>
            </w:r>
          </w:p>
        </w:tc>
        <w:tc>
          <w:tcPr>
            <w:tcW w:w="967" w:type="dxa"/>
          </w:tcPr>
          <w:p w14:paraId="5BDE86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c>
          <w:tcPr>
            <w:tcW w:w="1134" w:type="dxa"/>
            <w:tcBorders>
              <w:right w:val="nil"/>
            </w:tcBorders>
          </w:tcPr>
          <w:p w14:paraId="02E716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4.0%</w:t>
            </w:r>
          </w:p>
        </w:tc>
        <w:tc>
          <w:tcPr>
            <w:tcW w:w="851" w:type="dxa"/>
            <w:tcBorders>
              <w:right w:val="nil"/>
            </w:tcBorders>
          </w:tcPr>
          <w:p w14:paraId="764F9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31F2A19D" w14:textId="77777777" w:rsidTr="00EF4F1C">
        <w:trPr>
          <w:trHeight w:val="300"/>
        </w:trPr>
        <w:tc>
          <w:tcPr>
            <w:tcW w:w="567" w:type="dxa"/>
            <w:tcBorders>
              <w:left w:val="nil"/>
            </w:tcBorders>
          </w:tcPr>
          <w:p w14:paraId="5439D7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6120" w:type="dxa"/>
          </w:tcPr>
          <w:p w14:paraId="4A042E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בגמר חיפוי אבן סביב קומת קרקע </w:t>
            </w:r>
          </w:p>
        </w:tc>
        <w:tc>
          <w:tcPr>
            <w:tcW w:w="967" w:type="dxa"/>
          </w:tcPr>
          <w:p w14:paraId="1D6BA84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1.0%</w:t>
            </w:r>
          </w:p>
        </w:tc>
        <w:tc>
          <w:tcPr>
            <w:tcW w:w="1134" w:type="dxa"/>
            <w:tcBorders>
              <w:right w:val="nil"/>
            </w:tcBorders>
          </w:tcPr>
          <w:p w14:paraId="462437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851" w:type="dxa"/>
            <w:tcBorders>
              <w:right w:val="nil"/>
            </w:tcBorders>
          </w:tcPr>
          <w:p w14:paraId="766F96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7C5F235D" w14:textId="77777777" w:rsidTr="00EF4F1C">
        <w:trPr>
          <w:trHeight w:val="300"/>
        </w:trPr>
        <w:tc>
          <w:tcPr>
            <w:tcW w:w="567" w:type="dxa"/>
            <w:tcBorders>
              <w:left w:val="nil"/>
            </w:tcBorders>
          </w:tcPr>
          <w:p w14:paraId="442ED9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w:t>
            </w:r>
          </w:p>
        </w:tc>
        <w:tc>
          <w:tcPr>
            <w:tcW w:w="6120" w:type="dxa"/>
          </w:tcPr>
          <w:p w14:paraId="544AB4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קומות טיפוסיות ללא קומה עליונה כולל חיפוי חוץ</w:t>
            </w:r>
          </w:p>
        </w:tc>
        <w:tc>
          <w:tcPr>
            <w:tcW w:w="967" w:type="dxa"/>
          </w:tcPr>
          <w:p w14:paraId="50F4A8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38.0%</w:t>
            </w:r>
          </w:p>
        </w:tc>
        <w:tc>
          <w:tcPr>
            <w:tcW w:w="1134" w:type="dxa"/>
            <w:tcBorders>
              <w:right w:val="nil"/>
            </w:tcBorders>
          </w:tcPr>
          <w:p w14:paraId="54FA83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43.0%</w:t>
            </w:r>
          </w:p>
        </w:tc>
        <w:tc>
          <w:tcPr>
            <w:tcW w:w="851" w:type="dxa"/>
            <w:tcBorders>
              <w:right w:val="nil"/>
            </w:tcBorders>
          </w:tcPr>
          <w:p w14:paraId="29A6BA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BD707CA" w14:textId="77777777" w:rsidTr="00EF4F1C">
        <w:trPr>
          <w:trHeight w:val="300"/>
        </w:trPr>
        <w:tc>
          <w:tcPr>
            <w:tcW w:w="567" w:type="dxa"/>
            <w:tcBorders>
              <w:left w:val="nil"/>
            </w:tcBorders>
          </w:tcPr>
          <w:p w14:paraId="68DCA9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6120" w:type="dxa"/>
          </w:tcPr>
          <w:p w14:paraId="745545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קומה  וגג עליון  כולל חיפוי</w:t>
            </w:r>
          </w:p>
        </w:tc>
        <w:tc>
          <w:tcPr>
            <w:tcW w:w="967" w:type="dxa"/>
          </w:tcPr>
          <w:p w14:paraId="0662BB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3.5 %</w:t>
            </w:r>
          </w:p>
        </w:tc>
        <w:tc>
          <w:tcPr>
            <w:tcW w:w="1134" w:type="dxa"/>
            <w:tcBorders>
              <w:right w:val="nil"/>
            </w:tcBorders>
          </w:tcPr>
          <w:p w14:paraId="14B0F6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46.5%</w:t>
            </w:r>
          </w:p>
        </w:tc>
        <w:tc>
          <w:tcPr>
            <w:tcW w:w="851" w:type="dxa"/>
            <w:tcBorders>
              <w:right w:val="nil"/>
            </w:tcBorders>
          </w:tcPr>
          <w:p w14:paraId="63EDFB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0684D71" w14:textId="77777777" w:rsidTr="00EF4F1C">
        <w:trPr>
          <w:trHeight w:val="300"/>
        </w:trPr>
        <w:tc>
          <w:tcPr>
            <w:tcW w:w="567" w:type="dxa"/>
            <w:tcBorders>
              <w:left w:val="nil"/>
            </w:tcBorders>
          </w:tcPr>
          <w:p w14:paraId="4352AE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6120" w:type="dxa"/>
          </w:tcPr>
          <w:p w14:paraId="55FCF7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לאחר גמר מחיצות</w:t>
            </w:r>
          </w:p>
        </w:tc>
        <w:tc>
          <w:tcPr>
            <w:tcW w:w="967" w:type="dxa"/>
          </w:tcPr>
          <w:p w14:paraId="649CDC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c>
          <w:tcPr>
            <w:tcW w:w="1134" w:type="dxa"/>
            <w:tcBorders>
              <w:right w:val="nil"/>
            </w:tcBorders>
          </w:tcPr>
          <w:p w14:paraId="70BFF2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c>
          <w:tcPr>
            <w:tcW w:w="851" w:type="dxa"/>
            <w:tcBorders>
              <w:right w:val="nil"/>
            </w:tcBorders>
          </w:tcPr>
          <w:p w14:paraId="0EBE2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716373AC" w14:textId="77777777" w:rsidTr="00EF4F1C">
        <w:trPr>
          <w:trHeight w:val="300"/>
        </w:trPr>
        <w:tc>
          <w:tcPr>
            <w:tcW w:w="567" w:type="dxa"/>
            <w:tcBorders>
              <w:left w:val="nil"/>
            </w:tcBorders>
          </w:tcPr>
          <w:p w14:paraId="2C6FC0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6120" w:type="dxa"/>
          </w:tcPr>
          <w:p w14:paraId="563D3B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תשתיות  חשמל (למעט אביזרים)</w:t>
            </w:r>
          </w:p>
        </w:tc>
        <w:tc>
          <w:tcPr>
            <w:tcW w:w="967" w:type="dxa"/>
          </w:tcPr>
          <w:p w14:paraId="062814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4AB0D1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52.0%</w:t>
            </w:r>
          </w:p>
        </w:tc>
        <w:tc>
          <w:tcPr>
            <w:tcW w:w="851" w:type="dxa"/>
            <w:tcBorders>
              <w:right w:val="nil"/>
            </w:tcBorders>
          </w:tcPr>
          <w:p w14:paraId="7C6608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7C00793" w14:textId="77777777" w:rsidTr="00EF4F1C">
        <w:trPr>
          <w:trHeight w:val="300"/>
        </w:trPr>
        <w:tc>
          <w:tcPr>
            <w:tcW w:w="567" w:type="dxa"/>
            <w:tcBorders>
              <w:left w:val="nil"/>
            </w:tcBorders>
          </w:tcPr>
          <w:p w14:paraId="0F5974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6120" w:type="dxa"/>
          </w:tcPr>
          <w:p w14:paraId="75E8D5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תשתיות אינסטלציה</w:t>
            </w:r>
          </w:p>
        </w:tc>
        <w:tc>
          <w:tcPr>
            <w:tcW w:w="967" w:type="dxa"/>
          </w:tcPr>
          <w:p w14:paraId="004E1C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1134" w:type="dxa"/>
            <w:tcBorders>
              <w:right w:val="nil"/>
            </w:tcBorders>
          </w:tcPr>
          <w:p w14:paraId="4F9587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55.0%</w:t>
            </w:r>
          </w:p>
        </w:tc>
        <w:tc>
          <w:tcPr>
            <w:tcW w:w="851" w:type="dxa"/>
            <w:tcBorders>
              <w:right w:val="nil"/>
            </w:tcBorders>
          </w:tcPr>
          <w:p w14:paraId="36697B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2CE7D1F5" w14:textId="77777777" w:rsidTr="00EF4F1C">
        <w:trPr>
          <w:trHeight w:val="300"/>
        </w:trPr>
        <w:tc>
          <w:tcPr>
            <w:tcW w:w="567" w:type="dxa"/>
            <w:tcBorders>
              <w:left w:val="nil"/>
            </w:tcBorders>
          </w:tcPr>
          <w:p w14:paraId="6CEF5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w:t>
            </w:r>
          </w:p>
        </w:tc>
        <w:tc>
          <w:tcPr>
            <w:tcW w:w="6120" w:type="dxa"/>
          </w:tcPr>
          <w:p w14:paraId="34B15F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וחיפוי בדירות כולל  חדרים רטובים</w:t>
            </w:r>
          </w:p>
        </w:tc>
        <w:tc>
          <w:tcPr>
            <w:tcW w:w="967" w:type="dxa"/>
          </w:tcPr>
          <w:p w14:paraId="13A4FA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6.5%</w:t>
            </w:r>
          </w:p>
        </w:tc>
        <w:tc>
          <w:tcPr>
            <w:tcW w:w="1134" w:type="dxa"/>
            <w:tcBorders>
              <w:right w:val="nil"/>
            </w:tcBorders>
          </w:tcPr>
          <w:p w14:paraId="3B34BB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61.5%</w:t>
            </w:r>
          </w:p>
        </w:tc>
        <w:tc>
          <w:tcPr>
            <w:tcW w:w="851" w:type="dxa"/>
            <w:tcBorders>
              <w:right w:val="nil"/>
            </w:tcBorders>
          </w:tcPr>
          <w:p w14:paraId="71002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D12FFA8" w14:textId="77777777" w:rsidTr="00EF4F1C">
        <w:trPr>
          <w:trHeight w:val="300"/>
        </w:trPr>
        <w:tc>
          <w:tcPr>
            <w:tcW w:w="567" w:type="dxa"/>
            <w:tcBorders>
              <w:left w:val="nil"/>
            </w:tcBorders>
          </w:tcPr>
          <w:p w14:paraId="546E6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6120" w:type="dxa"/>
          </w:tcPr>
          <w:p w14:paraId="29D3C7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ריצוף וחיפוי לוביים קומתיים מדרגות   ושטחים משותפים </w:t>
            </w:r>
          </w:p>
        </w:tc>
        <w:tc>
          <w:tcPr>
            <w:tcW w:w="967" w:type="dxa"/>
          </w:tcPr>
          <w:p w14:paraId="3CA0EA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34" w:type="dxa"/>
            <w:tcBorders>
              <w:right w:val="nil"/>
            </w:tcBorders>
          </w:tcPr>
          <w:p w14:paraId="045DA7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64.0%</w:t>
            </w:r>
          </w:p>
        </w:tc>
        <w:tc>
          <w:tcPr>
            <w:tcW w:w="851" w:type="dxa"/>
            <w:tcBorders>
              <w:right w:val="nil"/>
            </w:tcBorders>
          </w:tcPr>
          <w:p w14:paraId="17FC17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7788316D" w14:textId="77777777" w:rsidTr="00EF4F1C">
        <w:trPr>
          <w:trHeight w:val="300"/>
        </w:trPr>
        <w:tc>
          <w:tcPr>
            <w:tcW w:w="567" w:type="dxa"/>
            <w:tcBorders>
              <w:left w:val="nil"/>
            </w:tcBorders>
          </w:tcPr>
          <w:p w14:paraId="1CE69A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w:t>
            </w:r>
          </w:p>
        </w:tc>
        <w:tc>
          <w:tcPr>
            <w:tcW w:w="6120" w:type="dxa"/>
          </w:tcPr>
          <w:p w14:paraId="55CAFB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פנים</w:t>
            </w:r>
          </w:p>
        </w:tc>
        <w:tc>
          <w:tcPr>
            <w:tcW w:w="967" w:type="dxa"/>
          </w:tcPr>
          <w:p w14:paraId="672B02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1134" w:type="dxa"/>
            <w:tcBorders>
              <w:right w:val="nil"/>
            </w:tcBorders>
          </w:tcPr>
          <w:p w14:paraId="77FA7B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69.0%</w:t>
            </w:r>
          </w:p>
        </w:tc>
        <w:tc>
          <w:tcPr>
            <w:tcW w:w="851" w:type="dxa"/>
            <w:tcBorders>
              <w:right w:val="nil"/>
            </w:tcBorders>
          </w:tcPr>
          <w:p w14:paraId="5F73C6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C1D13A7" w14:textId="77777777" w:rsidTr="00EF4F1C">
        <w:trPr>
          <w:trHeight w:val="300"/>
        </w:trPr>
        <w:tc>
          <w:tcPr>
            <w:tcW w:w="567" w:type="dxa"/>
            <w:tcBorders>
              <w:left w:val="nil"/>
            </w:tcBorders>
          </w:tcPr>
          <w:p w14:paraId="3EDD0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12</w:t>
            </w:r>
          </w:p>
        </w:tc>
        <w:tc>
          <w:tcPr>
            <w:tcW w:w="6120" w:type="dxa"/>
          </w:tcPr>
          <w:p w14:paraId="41AFE5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נגרות  ומסגרות </w:t>
            </w:r>
          </w:p>
        </w:tc>
        <w:tc>
          <w:tcPr>
            <w:tcW w:w="967" w:type="dxa"/>
          </w:tcPr>
          <w:p w14:paraId="13F5BE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3.5</w:t>
            </w:r>
            <w:r w:rsidRPr="00EF4F1C">
              <w:rPr>
                <w:rFonts w:ascii="David" w:hAnsi="David" w:cs="David"/>
                <w:b/>
                <w:bCs/>
                <w:sz w:val="24"/>
                <w:szCs w:val="24"/>
              </w:rPr>
              <w:t>%</w:t>
            </w:r>
          </w:p>
        </w:tc>
        <w:tc>
          <w:tcPr>
            <w:tcW w:w="1134" w:type="dxa"/>
            <w:tcBorders>
              <w:right w:val="nil"/>
            </w:tcBorders>
          </w:tcPr>
          <w:p w14:paraId="55A22D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72.5%</w:t>
            </w:r>
          </w:p>
        </w:tc>
        <w:tc>
          <w:tcPr>
            <w:tcW w:w="851" w:type="dxa"/>
            <w:tcBorders>
              <w:right w:val="nil"/>
            </w:tcBorders>
          </w:tcPr>
          <w:p w14:paraId="49C7AB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CAF8214" w14:textId="77777777" w:rsidTr="00EF4F1C">
        <w:trPr>
          <w:trHeight w:val="300"/>
        </w:trPr>
        <w:tc>
          <w:tcPr>
            <w:tcW w:w="567" w:type="dxa"/>
            <w:tcBorders>
              <w:left w:val="nil"/>
            </w:tcBorders>
          </w:tcPr>
          <w:p w14:paraId="528796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13</w:t>
            </w:r>
          </w:p>
        </w:tc>
        <w:tc>
          <w:tcPr>
            <w:tcW w:w="6120" w:type="dxa"/>
          </w:tcPr>
          <w:p w14:paraId="36B40B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אלומיניום כולל תריסים  (כולל מבואה ראשית)</w:t>
            </w:r>
          </w:p>
        </w:tc>
        <w:tc>
          <w:tcPr>
            <w:tcW w:w="967" w:type="dxa"/>
          </w:tcPr>
          <w:p w14:paraId="3436B8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1134" w:type="dxa"/>
            <w:tcBorders>
              <w:right w:val="nil"/>
            </w:tcBorders>
          </w:tcPr>
          <w:p w14:paraId="32605D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78.5%</w:t>
            </w:r>
          </w:p>
        </w:tc>
        <w:tc>
          <w:tcPr>
            <w:tcW w:w="851" w:type="dxa"/>
            <w:tcBorders>
              <w:right w:val="nil"/>
            </w:tcBorders>
          </w:tcPr>
          <w:p w14:paraId="35F17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B1FC83C" w14:textId="77777777" w:rsidTr="00EF4F1C">
        <w:trPr>
          <w:trHeight w:val="300"/>
        </w:trPr>
        <w:tc>
          <w:tcPr>
            <w:tcW w:w="567" w:type="dxa"/>
            <w:tcBorders>
              <w:left w:val="nil"/>
            </w:tcBorders>
          </w:tcPr>
          <w:p w14:paraId="441DFF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w:t>
            </w:r>
          </w:p>
        </w:tc>
        <w:tc>
          <w:tcPr>
            <w:tcW w:w="6120" w:type="dxa"/>
          </w:tcPr>
          <w:p w14:paraId="4DE745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משקופים מעליות</w:t>
            </w:r>
          </w:p>
        </w:tc>
        <w:tc>
          <w:tcPr>
            <w:tcW w:w="967" w:type="dxa"/>
          </w:tcPr>
          <w:p w14:paraId="3C745A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56BC8E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79.5%</w:t>
            </w:r>
          </w:p>
        </w:tc>
        <w:tc>
          <w:tcPr>
            <w:tcW w:w="851" w:type="dxa"/>
            <w:tcBorders>
              <w:right w:val="nil"/>
            </w:tcBorders>
          </w:tcPr>
          <w:p w14:paraId="1AB7E0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48A8E215" w14:textId="77777777" w:rsidTr="00EF4F1C">
        <w:trPr>
          <w:trHeight w:val="300"/>
        </w:trPr>
        <w:tc>
          <w:tcPr>
            <w:tcW w:w="567" w:type="dxa"/>
            <w:tcBorders>
              <w:left w:val="nil"/>
            </w:tcBorders>
          </w:tcPr>
          <w:p w14:paraId="2D516D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6120" w:type="dxa"/>
          </w:tcPr>
          <w:p w14:paraId="27F120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ו צבע</w:t>
            </w:r>
          </w:p>
        </w:tc>
        <w:tc>
          <w:tcPr>
            <w:tcW w:w="967" w:type="dxa"/>
          </w:tcPr>
          <w:p w14:paraId="687A12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34" w:type="dxa"/>
            <w:tcBorders>
              <w:right w:val="nil"/>
            </w:tcBorders>
          </w:tcPr>
          <w:p w14:paraId="2E2ED1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82.0%</w:t>
            </w:r>
          </w:p>
        </w:tc>
        <w:tc>
          <w:tcPr>
            <w:tcW w:w="851" w:type="dxa"/>
            <w:tcBorders>
              <w:right w:val="nil"/>
            </w:tcBorders>
          </w:tcPr>
          <w:p w14:paraId="5530B5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8F7A6B8" w14:textId="77777777" w:rsidTr="00EF4F1C">
        <w:trPr>
          <w:trHeight w:val="300"/>
        </w:trPr>
        <w:tc>
          <w:tcPr>
            <w:tcW w:w="567" w:type="dxa"/>
            <w:tcBorders>
              <w:left w:val="nil"/>
            </w:tcBorders>
          </w:tcPr>
          <w:p w14:paraId="11F60A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16</w:t>
            </w:r>
          </w:p>
        </w:tc>
        <w:tc>
          <w:tcPr>
            <w:tcW w:w="6120" w:type="dxa"/>
          </w:tcPr>
          <w:p w14:paraId="26FFDC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ניקוי חזיתות ( חיפוי אבן ) </w:t>
            </w:r>
          </w:p>
        </w:tc>
        <w:tc>
          <w:tcPr>
            <w:tcW w:w="967" w:type="dxa"/>
          </w:tcPr>
          <w:p w14:paraId="40A7D3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017722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82.5%</w:t>
            </w:r>
          </w:p>
        </w:tc>
        <w:tc>
          <w:tcPr>
            <w:tcW w:w="851" w:type="dxa"/>
            <w:tcBorders>
              <w:right w:val="nil"/>
            </w:tcBorders>
          </w:tcPr>
          <w:p w14:paraId="5276F7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4AAF03F" w14:textId="77777777" w:rsidTr="00EF4F1C">
        <w:trPr>
          <w:trHeight w:val="300"/>
        </w:trPr>
        <w:tc>
          <w:tcPr>
            <w:tcW w:w="567" w:type="dxa"/>
            <w:tcBorders>
              <w:left w:val="nil"/>
            </w:tcBorders>
          </w:tcPr>
          <w:p w14:paraId="0FC3B1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17</w:t>
            </w:r>
          </w:p>
        </w:tc>
        <w:tc>
          <w:tcPr>
            <w:tcW w:w="6120" w:type="dxa"/>
          </w:tcPr>
          <w:p w14:paraId="6184AC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כלים סניטרים , משאבות , מערכת סולארית </w:t>
            </w:r>
          </w:p>
        </w:tc>
        <w:tc>
          <w:tcPr>
            <w:tcW w:w="967" w:type="dxa"/>
          </w:tcPr>
          <w:p w14:paraId="39E4B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2.5 %</w:t>
            </w:r>
          </w:p>
        </w:tc>
        <w:tc>
          <w:tcPr>
            <w:tcW w:w="1134" w:type="dxa"/>
            <w:tcBorders>
              <w:right w:val="nil"/>
            </w:tcBorders>
          </w:tcPr>
          <w:p w14:paraId="155000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85.0 %</w:t>
            </w:r>
          </w:p>
        </w:tc>
        <w:tc>
          <w:tcPr>
            <w:tcW w:w="851" w:type="dxa"/>
            <w:tcBorders>
              <w:right w:val="nil"/>
            </w:tcBorders>
          </w:tcPr>
          <w:p w14:paraId="39372C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1C6BD93" w14:textId="77777777" w:rsidTr="00EF4F1C">
        <w:trPr>
          <w:trHeight w:val="300"/>
        </w:trPr>
        <w:tc>
          <w:tcPr>
            <w:tcW w:w="567" w:type="dxa"/>
            <w:tcBorders>
              <w:left w:val="nil"/>
            </w:tcBorders>
          </w:tcPr>
          <w:p w14:paraId="7CCF60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c>
          <w:tcPr>
            <w:tcW w:w="6120" w:type="dxa"/>
          </w:tcPr>
          <w:p w14:paraId="3AC16F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אביזרי חשמל , גנרטור , לוח חשמל ראשי </w:t>
            </w:r>
          </w:p>
        </w:tc>
        <w:tc>
          <w:tcPr>
            <w:tcW w:w="967" w:type="dxa"/>
          </w:tcPr>
          <w:p w14:paraId="29F21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1.5 %</w:t>
            </w:r>
          </w:p>
        </w:tc>
        <w:tc>
          <w:tcPr>
            <w:tcW w:w="1134" w:type="dxa"/>
            <w:tcBorders>
              <w:right w:val="nil"/>
            </w:tcBorders>
          </w:tcPr>
          <w:p w14:paraId="48458B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86.5%</w:t>
            </w:r>
          </w:p>
        </w:tc>
        <w:tc>
          <w:tcPr>
            <w:tcW w:w="851" w:type="dxa"/>
            <w:tcBorders>
              <w:right w:val="nil"/>
            </w:tcBorders>
          </w:tcPr>
          <w:p w14:paraId="2EF540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65C55675" w14:textId="77777777" w:rsidTr="00EF4F1C">
        <w:trPr>
          <w:trHeight w:val="300"/>
        </w:trPr>
        <w:tc>
          <w:tcPr>
            <w:tcW w:w="567" w:type="dxa"/>
            <w:tcBorders>
              <w:left w:val="nil"/>
            </w:tcBorders>
          </w:tcPr>
          <w:p w14:paraId="10636E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19</w:t>
            </w:r>
          </w:p>
        </w:tc>
        <w:tc>
          <w:tcPr>
            <w:tcW w:w="6120" w:type="dxa"/>
          </w:tcPr>
          <w:p w14:paraId="51A4ED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הרכבת ארונות מטבח </w:t>
            </w:r>
          </w:p>
        </w:tc>
        <w:tc>
          <w:tcPr>
            <w:tcW w:w="967" w:type="dxa"/>
          </w:tcPr>
          <w:p w14:paraId="3F2F4D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14B755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87.5%</w:t>
            </w:r>
          </w:p>
        </w:tc>
        <w:tc>
          <w:tcPr>
            <w:tcW w:w="851" w:type="dxa"/>
            <w:tcBorders>
              <w:right w:val="nil"/>
            </w:tcBorders>
          </w:tcPr>
          <w:p w14:paraId="5844E3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508DE8D3" w14:textId="77777777" w:rsidTr="00EF4F1C">
        <w:trPr>
          <w:trHeight w:val="300"/>
        </w:trPr>
        <w:tc>
          <w:tcPr>
            <w:tcW w:w="567" w:type="dxa"/>
            <w:tcBorders>
              <w:left w:val="nil"/>
            </w:tcBorders>
          </w:tcPr>
          <w:p w14:paraId="5E92B0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6120" w:type="dxa"/>
          </w:tcPr>
          <w:p w14:paraId="3C79C6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ביצוע כל עבודות הגמר בלובי כניסה ומועדון דיירים </w:t>
            </w:r>
          </w:p>
        </w:tc>
        <w:tc>
          <w:tcPr>
            <w:tcW w:w="967" w:type="dxa"/>
          </w:tcPr>
          <w:p w14:paraId="26C047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1134" w:type="dxa"/>
            <w:tcBorders>
              <w:right w:val="nil"/>
            </w:tcBorders>
          </w:tcPr>
          <w:p w14:paraId="3970E7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89.0%</w:t>
            </w:r>
          </w:p>
        </w:tc>
        <w:tc>
          <w:tcPr>
            <w:tcW w:w="851" w:type="dxa"/>
            <w:tcBorders>
              <w:right w:val="nil"/>
            </w:tcBorders>
          </w:tcPr>
          <w:p w14:paraId="3B7D4A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2416F41B" w14:textId="77777777" w:rsidTr="00EF4F1C">
        <w:trPr>
          <w:trHeight w:val="300"/>
        </w:trPr>
        <w:tc>
          <w:tcPr>
            <w:tcW w:w="567" w:type="dxa"/>
            <w:tcBorders>
              <w:left w:val="nil"/>
            </w:tcBorders>
          </w:tcPr>
          <w:p w14:paraId="6F29D1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6120" w:type="dxa"/>
          </w:tcPr>
          <w:p w14:paraId="324E56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כל העבודות גמר בבניין   </w:t>
            </w:r>
          </w:p>
        </w:tc>
        <w:tc>
          <w:tcPr>
            <w:tcW w:w="967" w:type="dxa"/>
          </w:tcPr>
          <w:p w14:paraId="02585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13065B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89.5%</w:t>
            </w:r>
          </w:p>
        </w:tc>
        <w:tc>
          <w:tcPr>
            <w:tcW w:w="851" w:type="dxa"/>
            <w:tcBorders>
              <w:right w:val="nil"/>
            </w:tcBorders>
          </w:tcPr>
          <w:p w14:paraId="75E66E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054091E9" w14:textId="77777777" w:rsidTr="00EF4F1C">
        <w:trPr>
          <w:trHeight w:val="300"/>
        </w:trPr>
        <w:tc>
          <w:tcPr>
            <w:tcW w:w="567" w:type="dxa"/>
            <w:tcBorders>
              <w:left w:val="nil"/>
            </w:tcBorders>
          </w:tcPr>
          <w:p w14:paraId="1F9F7E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22</w:t>
            </w:r>
          </w:p>
        </w:tc>
        <w:tc>
          <w:tcPr>
            <w:tcW w:w="6120" w:type="dxa"/>
          </w:tcPr>
          <w:p w14:paraId="44BB8A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מעליות כולל הפעלה ואישורים</w:t>
            </w:r>
          </w:p>
        </w:tc>
        <w:tc>
          <w:tcPr>
            <w:tcW w:w="967" w:type="dxa"/>
          </w:tcPr>
          <w:p w14:paraId="69C24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5E56FD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91.5%</w:t>
            </w:r>
          </w:p>
        </w:tc>
        <w:tc>
          <w:tcPr>
            <w:tcW w:w="851" w:type="dxa"/>
            <w:tcBorders>
              <w:right w:val="nil"/>
            </w:tcBorders>
          </w:tcPr>
          <w:p w14:paraId="4A3599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260A21DD" w14:textId="77777777" w:rsidTr="00EF4F1C">
        <w:trPr>
          <w:trHeight w:val="300"/>
        </w:trPr>
        <w:tc>
          <w:tcPr>
            <w:tcW w:w="567" w:type="dxa"/>
            <w:tcBorders>
              <w:left w:val="nil"/>
            </w:tcBorders>
          </w:tcPr>
          <w:p w14:paraId="192A4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c>
          <w:tcPr>
            <w:tcW w:w="6120" w:type="dxa"/>
          </w:tcPr>
          <w:p w14:paraId="05320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עבודות פיתוח כולל גינון אספקת דחסנית  </w:t>
            </w:r>
          </w:p>
        </w:tc>
        <w:tc>
          <w:tcPr>
            <w:tcW w:w="967" w:type="dxa"/>
          </w:tcPr>
          <w:p w14:paraId="6B11F4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2.5 %</w:t>
            </w:r>
          </w:p>
        </w:tc>
        <w:tc>
          <w:tcPr>
            <w:tcW w:w="1134" w:type="dxa"/>
            <w:tcBorders>
              <w:right w:val="nil"/>
            </w:tcBorders>
          </w:tcPr>
          <w:p w14:paraId="2ADFB2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94.0%</w:t>
            </w:r>
          </w:p>
        </w:tc>
        <w:tc>
          <w:tcPr>
            <w:tcW w:w="851" w:type="dxa"/>
            <w:tcBorders>
              <w:right w:val="nil"/>
            </w:tcBorders>
          </w:tcPr>
          <w:p w14:paraId="62CE79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B8F24F9" w14:textId="77777777" w:rsidTr="00EF4F1C">
        <w:trPr>
          <w:trHeight w:val="300"/>
        </w:trPr>
        <w:tc>
          <w:tcPr>
            <w:tcW w:w="567" w:type="dxa"/>
            <w:tcBorders>
              <w:left w:val="nil"/>
            </w:tcBorders>
          </w:tcPr>
          <w:p w14:paraId="6DC1CF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24</w:t>
            </w:r>
          </w:p>
        </w:tc>
        <w:tc>
          <w:tcPr>
            <w:tcW w:w="6120" w:type="dxa"/>
          </w:tcPr>
          <w:p w14:paraId="3F371F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קבלת טופס 4 (לחיבור מערכות + לאכלוס)</w:t>
            </w:r>
          </w:p>
        </w:tc>
        <w:tc>
          <w:tcPr>
            <w:tcW w:w="967" w:type="dxa"/>
          </w:tcPr>
          <w:p w14:paraId="40C956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07017E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95.0%</w:t>
            </w:r>
          </w:p>
        </w:tc>
        <w:tc>
          <w:tcPr>
            <w:tcW w:w="851" w:type="dxa"/>
            <w:tcBorders>
              <w:right w:val="nil"/>
            </w:tcBorders>
          </w:tcPr>
          <w:p w14:paraId="5F639D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44B16670" w14:textId="77777777" w:rsidTr="00EF4F1C">
        <w:trPr>
          <w:trHeight w:val="300"/>
        </w:trPr>
        <w:tc>
          <w:tcPr>
            <w:tcW w:w="567" w:type="dxa"/>
            <w:tcBorders>
              <w:left w:val="nil"/>
            </w:tcBorders>
          </w:tcPr>
          <w:p w14:paraId="0D8A2A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6120" w:type="dxa"/>
          </w:tcPr>
          <w:p w14:paraId="08825D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אכלוס ומסירה כולל תעודת גמר שטחים ציבוריים</w:t>
            </w:r>
          </w:p>
        </w:tc>
        <w:tc>
          <w:tcPr>
            <w:tcW w:w="967" w:type="dxa"/>
          </w:tcPr>
          <w:p w14:paraId="0C5AB7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0F4BD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97.0%</w:t>
            </w:r>
          </w:p>
        </w:tc>
        <w:tc>
          <w:tcPr>
            <w:tcW w:w="851" w:type="dxa"/>
            <w:tcBorders>
              <w:right w:val="nil"/>
            </w:tcBorders>
          </w:tcPr>
          <w:p w14:paraId="6C6047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4E11D20" w14:textId="77777777" w:rsidTr="00EF4F1C">
        <w:trPr>
          <w:trHeight w:val="300"/>
        </w:trPr>
        <w:tc>
          <w:tcPr>
            <w:tcW w:w="567" w:type="dxa"/>
            <w:tcBorders>
              <w:left w:val="nil"/>
            </w:tcBorders>
          </w:tcPr>
          <w:p w14:paraId="64B3B4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26</w:t>
            </w:r>
          </w:p>
        </w:tc>
        <w:tc>
          <w:tcPr>
            <w:tcW w:w="6120" w:type="dxa"/>
          </w:tcPr>
          <w:p w14:paraId="5D1D75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הגשת ח"ן סופי </w:t>
            </w:r>
          </w:p>
        </w:tc>
        <w:tc>
          <w:tcPr>
            <w:tcW w:w="967" w:type="dxa"/>
          </w:tcPr>
          <w:p w14:paraId="4E4454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2E5E70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97.5%</w:t>
            </w:r>
          </w:p>
        </w:tc>
        <w:tc>
          <w:tcPr>
            <w:tcW w:w="851" w:type="dxa"/>
            <w:tcBorders>
              <w:right w:val="nil"/>
            </w:tcBorders>
          </w:tcPr>
          <w:p w14:paraId="78197D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1E30F62D" w14:textId="77777777" w:rsidTr="00EF4F1C">
        <w:trPr>
          <w:trHeight w:val="300"/>
        </w:trPr>
        <w:tc>
          <w:tcPr>
            <w:tcW w:w="567" w:type="dxa"/>
            <w:tcBorders>
              <w:left w:val="nil"/>
            </w:tcBorders>
          </w:tcPr>
          <w:p w14:paraId="4B26FD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27</w:t>
            </w:r>
          </w:p>
        </w:tc>
        <w:tc>
          <w:tcPr>
            <w:tcW w:w="6120" w:type="dxa"/>
          </w:tcPr>
          <w:p w14:paraId="31DC31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תיקון ליקויים </w:t>
            </w:r>
          </w:p>
        </w:tc>
        <w:tc>
          <w:tcPr>
            <w:tcW w:w="967" w:type="dxa"/>
          </w:tcPr>
          <w:p w14:paraId="675932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63F6D7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98.5%</w:t>
            </w:r>
          </w:p>
        </w:tc>
        <w:tc>
          <w:tcPr>
            <w:tcW w:w="851" w:type="dxa"/>
            <w:tcBorders>
              <w:right w:val="nil"/>
            </w:tcBorders>
          </w:tcPr>
          <w:p w14:paraId="0FBE9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061FD4B2" w14:textId="77777777" w:rsidTr="00EF4F1C">
        <w:trPr>
          <w:trHeight w:val="300"/>
        </w:trPr>
        <w:tc>
          <w:tcPr>
            <w:tcW w:w="567" w:type="dxa"/>
            <w:tcBorders>
              <w:left w:val="nil"/>
            </w:tcBorders>
          </w:tcPr>
          <w:p w14:paraId="5760DD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28</w:t>
            </w:r>
          </w:p>
        </w:tc>
        <w:tc>
          <w:tcPr>
            <w:tcW w:w="6120" w:type="dxa"/>
          </w:tcPr>
          <w:p w14:paraId="3A114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קבלת תעודת גמר </w:t>
            </w:r>
          </w:p>
        </w:tc>
        <w:tc>
          <w:tcPr>
            <w:tcW w:w="967" w:type="dxa"/>
          </w:tcPr>
          <w:p w14:paraId="44A921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2766E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99.0%</w:t>
            </w:r>
          </w:p>
        </w:tc>
        <w:tc>
          <w:tcPr>
            <w:tcW w:w="851" w:type="dxa"/>
            <w:tcBorders>
              <w:right w:val="nil"/>
            </w:tcBorders>
          </w:tcPr>
          <w:p w14:paraId="31B19E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67AD6052" w14:textId="77777777" w:rsidTr="00EF4F1C">
        <w:trPr>
          <w:trHeight w:val="300"/>
        </w:trPr>
        <w:tc>
          <w:tcPr>
            <w:tcW w:w="567" w:type="dxa"/>
            <w:tcBorders>
              <w:left w:val="nil"/>
            </w:tcBorders>
          </w:tcPr>
          <w:p w14:paraId="0E2F5F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29</w:t>
            </w:r>
          </w:p>
        </w:tc>
        <w:tc>
          <w:tcPr>
            <w:tcW w:w="6120" w:type="dxa"/>
          </w:tcPr>
          <w:p w14:paraId="4A6993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אשור ח"ן סופי</w:t>
            </w:r>
          </w:p>
        </w:tc>
        <w:tc>
          <w:tcPr>
            <w:tcW w:w="967" w:type="dxa"/>
          </w:tcPr>
          <w:p w14:paraId="4F3A48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09EE43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851" w:type="dxa"/>
            <w:tcBorders>
              <w:right w:val="nil"/>
            </w:tcBorders>
          </w:tcPr>
          <w:p w14:paraId="1499B4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443C8D64" w14:textId="77777777" w:rsidTr="00EF4F1C">
        <w:trPr>
          <w:trHeight w:val="300"/>
        </w:trPr>
        <w:tc>
          <w:tcPr>
            <w:tcW w:w="567" w:type="dxa"/>
            <w:tcBorders>
              <w:left w:val="nil"/>
              <w:bottom w:val="nil"/>
            </w:tcBorders>
          </w:tcPr>
          <w:p w14:paraId="015505E1" w14:textId="77777777" w:rsidR="00EF4F1C" w:rsidRPr="00EF4F1C" w:rsidRDefault="00EF4F1C" w:rsidP="00A11D74">
            <w:pPr>
              <w:spacing w:after="0" w:afterAutospacing="0" w:line="240" w:lineRule="auto"/>
              <w:rPr>
                <w:rFonts w:ascii="David" w:hAnsi="David" w:cs="David"/>
                <w:b/>
                <w:bCs/>
                <w:sz w:val="24"/>
                <w:szCs w:val="24"/>
              </w:rPr>
            </w:pPr>
          </w:p>
        </w:tc>
        <w:tc>
          <w:tcPr>
            <w:tcW w:w="6120" w:type="dxa"/>
          </w:tcPr>
          <w:p w14:paraId="35CF45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967" w:type="dxa"/>
          </w:tcPr>
          <w:p w14:paraId="6BA1AC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1134" w:type="dxa"/>
          </w:tcPr>
          <w:p w14:paraId="345087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100.0%</w:t>
            </w:r>
          </w:p>
        </w:tc>
        <w:tc>
          <w:tcPr>
            <w:tcW w:w="851" w:type="dxa"/>
            <w:tcBorders>
              <w:right w:val="single" w:sz="4" w:space="0" w:color="auto"/>
            </w:tcBorders>
          </w:tcPr>
          <w:p w14:paraId="10631580" w14:textId="77777777" w:rsidR="00EF4F1C" w:rsidRPr="00EF4F1C" w:rsidRDefault="00EF4F1C" w:rsidP="00A11D74">
            <w:pPr>
              <w:spacing w:after="0" w:afterAutospacing="0" w:line="240" w:lineRule="auto"/>
              <w:rPr>
                <w:rFonts w:ascii="David" w:hAnsi="David" w:cs="David"/>
                <w:b/>
                <w:bCs/>
                <w:sz w:val="24"/>
                <w:szCs w:val="24"/>
              </w:rPr>
            </w:pPr>
          </w:p>
        </w:tc>
      </w:tr>
    </w:tbl>
    <w:p w14:paraId="62091084" w14:textId="77777777" w:rsidR="00EF4F1C" w:rsidRPr="00EF4F1C" w:rsidRDefault="00EF4F1C" w:rsidP="00A11D74">
      <w:pPr>
        <w:spacing w:after="0" w:afterAutospacing="0" w:line="240" w:lineRule="auto"/>
        <w:rPr>
          <w:rFonts w:ascii="David" w:hAnsi="David" w:cs="David"/>
          <w:b/>
          <w:bCs/>
          <w:sz w:val="24"/>
          <w:szCs w:val="24"/>
        </w:rPr>
      </w:pPr>
    </w:p>
    <w:p w14:paraId="10CB73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הערות</w:t>
      </w:r>
      <w:r w:rsidRPr="00EF4F1C">
        <w:rPr>
          <w:rFonts w:ascii="David" w:hAnsi="David" w:cs="David"/>
          <w:b/>
          <w:bCs/>
          <w:sz w:val="24"/>
          <w:szCs w:val="24"/>
          <w:rtl/>
        </w:rPr>
        <w:t>:</w:t>
      </w:r>
    </w:p>
    <w:p w14:paraId="682CA6A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בתשלום</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השלמת</w:t>
      </w:r>
      <w:r w:rsidRPr="00EF4F1C">
        <w:rPr>
          <w:rFonts w:ascii="David" w:hAnsi="David" w:cs="David"/>
          <w:b/>
          <w:bCs/>
          <w:sz w:val="24"/>
          <w:szCs w:val="24"/>
          <w:rtl/>
        </w:rPr>
        <w:t xml:space="preserve"> </w:t>
      </w:r>
      <w:r w:rsidRPr="00EF4F1C">
        <w:rPr>
          <w:rFonts w:ascii="David" w:hAnsi="David" w:cs="David" w:hint="eastAsia"/>
          <w:b/>
          <w:bCs/>
          <w:sz w:val="24"/>
          <w:szCs w:val="24"/>
          <w:rtl/>
        </w:rPr>
        <w:t>ביצועם</w:t>
      </w:r>
      <w:r w:rsidRPr="00EF4F1C">
        <w:rPr>
          <w:rFonts w:ascii="David" w:hAnsi="David" w:cs="David"/>
          <w:b/>
          <w:bCs/>
          <w:sz w:val="24"/>
          <w:szCs w:val="24"/>
          <w:rtl/>
        </w:rPr>
        <w:t xml:space="preserve"> </w:t>
      </w:r>
      <w:r w:rsidRPr="00EF4F1C">
        <w:rPr>
          <w:rFonts w:ascii="David" w:hAnsi="David" w:cs="David" w:hint="eastAsia"/>
          <w:b/>
          <w:bCs/>
          <w:sz w:val="24"/>
          <w:szCs w:val="24"/>
          <w:rtl/>
        </w:rPr>
        <w:t>המלא</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חלקי</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w:t>
      </w:r>
    </w:p>
    <w:p w14:paraId="1402C31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קומה</w:t>
      </w:r>
      <w:r w:rsidRPr="00EF4F1C">
        <w:rPr>
          <w:rFonts w:ascii="David" w:hAnsi="David" w:cs="David"/>
          <w:b/>
          <w:bCs/>
          <w:sz w:val="24"/>
          <w:szCs w:val="24"/>
          <w:rtl/>
        </w:rPr>
        <w:t>.</w:t>
      </w:r>
    </w:p>
    <w:p w14:paraId="490322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ובאופן</w:t>
      </w:r>
      <w:r w:rsidRPr="00EF4F1C">
        <w:rPr>
          <w:rFonts w:ascii="David" w:hAnsi="David" w:cs="David"/>
          <w:b/>
          <w:bCs/>
          <w:sz w:val="24"/>
          <w:szCs w:val="24"/>
          <w:rtl/>
        </w:rPr>
        <w:t xml:space="preserve"> </w:t>
      </w:r>
      <w:r w:rsidRPr="00EF4F1C">
        <w:rPr>
          <w:rFonts w:ascii="David" w:hAnsi="David" w:cs="David" w:hint="eastAsia"/>
          <w:b/>
          <w:bCs/>
          <w:sz w:val="24"/>
          <w:szCs w:val="24"/>
          <w:rtl/>
        </w:rPr>
        <w:t>יחסי</w:t>
      </w:r>
      <w:r w:rsidRPr="00EF4F1C">
        <w:rPr>
          <w:rFonts w:ascii="David" w:hAnsi="David" w:cs="David"/>
          <w:b/>
          <w:bCs/>
          <w:sz w:val="24"/>
          <w:szCs w:val="24"/>
          <w:rtl/>
        </w:rPr>
        <w:t xml:space="preserve"> </w:t>
      </w:r>
      <w:r w:rsidRPr="00EF4F1C">
        <w:rPr>
          <w:rFonts w:ascii="David" w:hAnsi="David" w:cs="David" w:hint="eastAsia"/>
          <w:b/>
          <w:bCs/>
          <w:sz w:val="24"/>
          <w:szCs w:val="24"/>
          <w:rtl/>
        </w:rPr>
        <w:t>לגמר</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הנזכרת</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בבניין</w:t>
      </w:r>
      <w:r w:rsidRPr="00EF4F1C">
        <w:rPr>
          <w:rFonts w:ascii="David" w:hAnsi="David" w:cs="David"/>
          <w:b/>
          <w:bCs/>
          <w:sz w:val="24"/>
          <w:szCs w:val="24"/>
          <w:rtl/>
        </w:rPr>
        <w:t>.</w:t>
      </w:r>
    </w:p>
    <w:p w14:paraId="184D48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7960" w:type="dxa"/>
        <w:tblInd w:w="93" w:type="dxa"/>
        <w:tblLook w:val="00A0" w:firstRow="1" w:lastRow="0" w:firstColumn="1" w:lastColumn="0" w:noHBand="0" w:noVBand="0"/>
      </w:tblPr>
      <w:tblGrid>
        <w:gridCol w:w="960"/>
        <w:gridCol w:w="1180"/>
        <w:gridCol w:w="940"/>
        <w:gridCol w:w="3280"/>
        <w:gridCol w:w="1600"/>
      </w:tblGrid>
      <w:tr w:rsidR="00EF4F1C" w:rsidRPr="00EF4F1C" w14:paraId="6FF6D98C" w14:textId="77777777" w:rsidTr="00EF4F1C">
        <w:trPr>
          <w:trHeight w:val="315"/>
        </w:trPr>
        <w:tc>
          <w:tcPr>
            <w:tcW w:w="7960" w:type="dxa"/>
            <w:gridSpan w:val="5"/>
            <w:noWrap/>
            <w:vAlign w:val="bottom"/>
          </w:tcPr>
          <w:p w14:paraId="67D4F63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שם הפרויקט: ____________</w:t>
            </w:r>
          </w:p>
        </w:tc>
      </w:tr>
      <w:tr w:rsidR="00EF4F1C" w:rsidRPr="00EF4F1C" w14:paraId="0D19A54F" w14:textId="77777777" w:rsidTr="00EF4F1C">
        <w:trPr>
          <w:trHeight w:val="255"/>
        </w:trPr>
        <w:tc>
          <w:tcPr>
            <w:tcW w:w="7960" w:type="dxa"/>
            <w:gridSpan w:val="5"/>
            <w:noWrap/>
            <w:vAlign w:val="bottom"/>
          </w:tcPr>
          <w:p w14:paraId="6C04B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המטריצות יתואמו עם מנהל הפרויקט על פי מאפייניו של כל פרויקט</w:t>
            </w:r>
          </w:p>
        </w:tc>
      </w:tr>
      <w:tr w:rsidR="00EF4F1C" w:rsidRPr="00EF4F1C" w14:paraId="69BB0709" w14:textId="77777777" w:rsidTr="00EF4F1C">
        <w:trPr>
          <w:trHeight w:val="315"/>
        </w:trPr>
        <w:tc>
          <w:tcPr>
            <w:tcW w:w="7960" w:type="dxa"/>
            <w:gridSpan w:val="5"/>
            <w:noWrap/>
            <w:vAlign w:val="bottom"/>
          </w:tcPr>
          <w:p w14:paraId="2BE776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u w:val="single"/>
                <w:rtl/>
              </w:rPr>
              <w:t>חלוקת משנה של סעיפים</w:t>
            </w:r>
          </w:p>
        </w:tc>
      </w:tr>
      <w:tr w:rsidR="00EF4F1C" w:rsidRPr="00EF4F1C" w14:paraId="00A449DE"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4709D6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5F895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340AD0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1DEFD5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14DD16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25B9C266" w14:textId="77777777" w:rsidTr="00EF4F1C">
        <w:trPr>
          <w:trHeight w:val="255"/>
        </w:trPr>
        <w:tc>
          <w:tcPr>
            <w:tcW w:w="960" w:type="dxa"/>
            <w:vMerge w:val="restart"/>
            <w:tcBorders>
              <w:top w:val="nil"/>
              <w:left w:val="single" w:sz="8" w:space="0" w:color="auto"/>
              <w:bottom w:val="single" w:sz="8" w:space="0" w:color="000000"/>
              <w:right w:val="nil"/>
            </w:tcBorders>
            <w:noWrap/>
            <w:vAlign w:val="center"/>
          </w:tcPr>
          <w:p w14:paraId="39B28C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11BBAC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nil"/>
              <w:left w:val="single" w:sz="4" w:space="0" w:color="auto"/>
              <w:bottom w:val="single" w:sz="4" w:space="0" w:color="auto"/>
              <w:right w:val="single" w:sz="8" w:space="0" w:color="000000"/>
            </w:tcBorders>
            <w:vAlign w:val="bottom"/>
          </w:tcPr>
          <w:p w14:paraId="67C904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w:t>
            </w:r>
          </w:p>
        </w:tc>
      </w:tr>
      <w:tr w:rsidR="00EF4F1C" w:rsidRPr="00EF4F1C" w14:paraId="54BE1E91" w14:textId="77777777" w:rsidTr="00EF4F1C">
        <w:trPr>
          <w:trHeight w:val="255"/>
        </w:trPr>
        <w:tc>
          <w:tcPr>
            <w:tcW w:w="0" w:type="auto"/>
            <w:vMerge/>
            <w:tcBorders>
              <w:top w:val="nil"/>
              <w:left w:val="single" w:sz="8" w:space="0" w:color="auto"/>
              <w:bottom w:val="single" w:sz="8" w:space="0" w:color="000000"/>
              <w:right w:val="nil"/>
            </w:tcBorders>
            <w:vAlign w:val="center"/>
          </w:tcPr>
          <w:p w14:paraId="62638FA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08A05C2"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A0B9706"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nil"/>
              <w:right w:val="nil"/>
            </w:tcBorders>
            <w:noWrap/>
            <w:vAlign w:val="bottom"/>
          </w:tcPr>
          <w:p w14:paraId="59ADC0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79B2A0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4B25F946" w14:textId="77777777" w:rsidTr="00EF4F1C">
        <w:trPr>
          <w:trHeight w:val="255"/>
        </w:trPr>
        <w:tc>
          <w:tcPr>
            <w:tcW w:w="0" w:type="auto"/>
            <w:vMerge/>
            <w:tcBorders>
              <w:top w:val="nil"/>
              <w:left w:val="single" w:sz="8" w:space="0" w:color="auto"/>
              <w:bottom w:val="single" w:sz="8" w:space="0" w:color="000000"/>
              <w:right w:val="nil"/>
            </w:tcBorders>
            <w:vAlign w:val="center"/>
          </w:tcPr>
          <w:p w14:paraId="1CA78F5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33307AC"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37BA30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nil"/>
            </w:tcBorders>
            <w:noWrap/>
            <w:vAlign w:val="bottom"/>
          </w:tcPr>
          <w:p w14:paraId="7CD4D8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0C8451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3597A2C9" w14:textId="77777777" w:rsidTr="00EF4F1C">
        <w:trPr>
          <w:trHeight w:val="255"/>
        </w:trPr>
        <w:tc>
          <w:tcPr>
            <w:tcW w:w="0" w:type="auto"/>
            <w:vMerge/>
            <w:tcBorders>
              <w:top w:val="nil"/>
              <w:left w:val="single" w:sz="8" w:space="0" w:color="auto"/>
              <w:bottom w:val="single" w:sz="8" w:space="0" w:color="000000"/>
              <w:right w:val="nil"/>
            </w:tcBorders>
            <w:vAlign w:val="center"/>
          </w:tcPr>
          <w:p w14:paraId="0AD8C9F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9C828C0"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4ED00D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1EA06A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0B28C1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625A8F7C" w14:textId="77777777" w:rsidTr="00EF4F1C">
        <w:trPr>
          <w:trHeight w:val="270"/>
        </w:trPr>
        <w:tc>
          <w:tcPr>
            <w:tcW w:w="0" w:type="auto"/>
            <w:vMerge/>
            <w:tcBorders>
              <w:top w:val="nil"/>
              <w:left w:val="single" w:sz="8" w:space="0" w:color="auto"/>
              <w:bottom w:val="single" w:sz="8" w:space="0" w:color="000000"/>
              <w:right w:val="nil"/>
            </w:tcBorders>
            <w:vAlign w:val="center"/>
          </w:tcPr>
          <w:p w14:paraId="154CC63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D5C497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187AA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nil"/>
            </w:tcBorders>
            <w:noWrap/>
            <w:vAlign w:val="bottom"/>
          </w:tcPr>
          <w:p w14:paraId="335C47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7634C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97A3E08"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73F85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6AF915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0B3B6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w:t>
            </w:r>
          </w:p>
        </w:tc>
      </w:tr>
      <w:tr w:rsidR="00EF4F1C" w:rsidRPr="00EF4F1C" w14:paraId="7C13B6D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1AA905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7707F33"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1CC8B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3F0A4A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08E609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r>
      <w:tr w:rsidR="00EF4F1C" w:rsidRPr="00EF4F1C" w14:paraId="6A96F32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B5987F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4C18A9C"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1FEF5CE3"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3CCB3E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שיפולים</w:t>
            </w:r>
          </w:p>
        </w:tc>
        <w:tc>
          <w:tcPr>
            <w:tcW w:w="1600" w:type="dxa"/>
            <w:tcBorders>
              <w:top w:val="nil"/>
              <w:left w:val="single" w:sz="4" w:space="0" w:color="auto"/>
              <w:bottom w:val="single" w:sz="4" w:space="0" w:color="auto"/>
              <w:right w:val="single" w:sz="8" w:space="0" w:color="auto"/>
            </w:tcBorders>
            <w:noWrap/>
            <w:vAlign w:val="bottom"/>
          </w:tcPr>
          <w:p w14:paraId="5C2DF8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1F18470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BFBBF7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3EE1CD0"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0D441D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09ED91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רובה</w:t>
            </w:r>
          </w:p>
        </w:tc>
        <w:tc>
          <w:tcPr>
            <w:tcW w:w="1600" w:type="dxa"/>
            <w:tcBorders>
              <w:top w:val="nil"/>
              <w:left w:val="single" w:sz="4" w:space="0" w:color="auto"/>
              <w:bottom w:val="single" w:sz="4" w:space="0" w:color="auto"/>
              <w:right w:val="single" w:sz="8" w:space="0" w:color="auto"/>
            </w:tcBorders>
            <w:noWrap/>
            <w:vAlign w:val="bottom"/>
          </w:tcPr>
          <w:p w14:paraId="79FDF7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2C40144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16952A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09571BE"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40395706"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72CC4D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מרפסות+ח.ר</w:t>
            </w:r>
          </w:p>
        </w:tc>
        <w:tc>
          <w:tcPr>
            <w:tcW w:w="1600" w:type="dxa"/>
            <w:tcBorders>
              <w:top w:val="nil"/>
              <w:left w:val="single" w:sz="4" w:space="0" w:color="auto"/>
              <w:bottom w:val="single" w:sz="4" w:space="0" w:color="auto"/>
              <w:right w:val="single" w:sz="8" w:space="0" w:color="auto"/>
            </w:tcBorders>
            <w:noWrap/>
            <w:vAlign w:val="bottom"/>
          </w:tcPr>
          <w:p w14:paraId="22CCF7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C81898F"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3156269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113E119"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02AF5F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1CE760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7363F3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965832E" w14:textId="77777777" w:rsidTr="00EF4F1C">
        <w:trPr>
          <w:trHeight w:val="255"/>
        </w:trPr>
        <w:tc>
          <w:tcPr>
            <w:tcW w:w="960" w:type="dxa"/>
            <w:vMerge w:val="restart"/>
            <w:tcBorders>
              <w:top w:val="nil"/>
              <w:left w:val="single" w:sz="8" w:space="0" w:color="auto"/>
              <w:bottom w:val="single" w:sz="8" w:space="0" w:color="000000"/>
              <w:right w:val="nil"/>
            </w:tcBorders>
            <w:noWrap/>
            <w:vAlign w:val="center"/>
          </w:tcPr>
          <w:p w14:paraId="70870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078F78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6042E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w:t>
            </w:r>
          </w:p>
        </w:tc>
      </w:tr>
      <w:tr w:rsidR="00EF4F1C" w:rsidRPr="00EF4F1C" w14:paraId="699CEA23" w14:textId="77777777" w:rsidTr="00EF4F1C">
        <w:trPr>
          <w:trHeight w:val="255"/>
        </w:trPr>
        <w:tc>
          <w:tcPr>
            <w:tcW w:w="0" w:type="auto"/>
            <w:vMerge/>
            <w:tcBorders>
              <w:top w:val="nil"/>
              <w:left w:val="single" w:sz="8" w:space="0" w:color="auto"/>
              <w:bottom w:val="single" w:sz="8" w:space="0" w:color="000000"/>
              <w:right w:val="nil"/>
            </w:tcBorders>
            <w:vAlign w:val="center"/>
          </w:tcPr>
          <w:p w14:paraId="166632A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9B15028"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525D1088"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57501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35A3D7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7C43BBC5" w14:textId="77777777" w:rsidTr="00EF4F1C">
        <w:trPr>
          <w:trHeight w:val="255"/>
        </w:trPr>
        <w:tc>
          <w:tcPr>
            <w:tcW w:w="0" w:type="auto"/>
            <w:vMerge/>
            <w:tcBorders>
              <w:top w:val="nil"/>
              <w:left w:val="single" w:sz="8" w:space="0" w:color="auto"/>
              <w:bottom w:val="single" w:sz="8" w:space="0" w:color="000000"/>
              <w:right w:val="nil"/>
            </w:tcBorders>
            <w:vAlign w:val="center"/>
          </w:tcPr>
          <w:p w14:paraId="43CF2B0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B2EECD"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54803C5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56969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במחיצות</w:t>
            </w:r>
          </w:p>
        </w:tc>
        <w:tc>
          <w:tcPr>
            <w:tcW w:w="1600" w:type="dxa"/>
            <w:tcBorders>
              <w:top w:val="nil"/>
              <w:left w:val="nil"/>
              <w:bottom w:val="single" w:sz="4" w:space="0" w:color="auto"/>
              <w:right w:val="single" w:sz="8" w:space="0" w:color="auto"/>
            </w:tcBorders>
            <w:noWrap/>
            <w:vAlign w:val="bottom"/>
          </w:tcPr>
          <w:p w14:paraId="6B1413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A4235BE" w14:textId="77777777" w:rsidTr="00EF4F1C">
        <w:trPr>
          <w:trHeight w:val="255"/>
        </w:trPr>
        <w:tc>
          <w:tcPr>
            <w:tcW w:w="0" w:type="auto"/>
            <w:vMerge/>
            <w:tcBorders>
              <w:top w:val="nil"/>
              <w:left w:val="single" w:sz="8" w:space="0" w:color="auto"/>
              <w:bottom w:val="single" w:sz="8" w:space="0" w:color="000000"/>
              <w:right w:val="nil"/>
            </w:tcBorders>
            <w:vAlign w:val="center"/>
          </w:tcPr>
          <w:p w14:paraId="4D87725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03B7F73"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5954FEB"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2C27CE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0E374A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1229E06B" w14:textId="77777777" w:rsidTr="00EF4F1C">
        <w:trPr>
          <w:trHeight w:val="255"/>
        </w:trPr>
        <w:tc>
          <w:tcPr>
            <w:tcW w:w="0" w:type="auto"/>
            <w:vMerge/>
            <w:tcBorders>
              <w:top w:val="nil"/>
              <w:left w:val="single" w:sz="8" w:space="0" w:color="auto"/>
              <w:bottom w:val="single" w:sz="8" w:space="0" w:color="000000"/>
              <w:right w:val="nil"/>
            </w:tcBorders>
            <w:vAlign w:val="center"/>
          </w:tcPr>
          <w:p w14:paraId="5914BD7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BB4AF56"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DB71F74"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653E7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מים+גז</w:t>
            </w:r>
          </w:p>
        </w:tc>
        <w:tc>
          <w:tcPr>
            <w:tcW w:w="1600" w:type="dxa"/>
            <w:tcBorders>
              <w:top w:val="nil"/>
              <w:left w:val="nil"/>
              <w:bottom w:val="single" w:sz="4" w:space="0" w:color="auto"/>
              <w:right w:val="single" w:sz="8" w:space="0" w:color="auto"/>
            </w:tcBorders>
            <w:noWrap/>
            <w:vAlign w:val="bottom"/>
          </w:tcPr>
          <w:p w14:paraId="290A7B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r>
      <w:tr w:rsidR="00EF4F1C" w:rsidRPr="00EF4F1C" w14:paraId="20E6D698" w14:textId="77777777" w:rsidTr="00EF4F1C">
        <w:trPr>
          <w:trHeight w:val="255"/>
        </w:trPr>
        <w:tc>
          <w:tcPr>
            <w:tcW w:w="0" w:type="auto"/>
            <w:vMerge/>
            <w:tcBorders>
              <w:top w:val="nil"/>
              <w:left w:val="single" w:sz="8" w:space="0" w:color="auto"/>
              <w:bottom w:val="single" w:sz="8" w:space="0" w:color="000000"/>
              <w:right w:val="nil"/>
            </w:tcBorders>
            <w:vAlign w:val="center"/>
          </w:tcPr>
          <w:p w14:paraId="6B93245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6E6E62B"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318C62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4875B6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ביטון צנרת</w:t>
            </w:r>
          </w:p>
        </w:tc>
        <w:tc>
          <w:tcPr>
            <w:tcW w:w="1600" w:type="dxa"/>
            <w:tcBorders>
              <w:top w:val="nil"/>
              <w:left w:val="nil"/>
              <w:bottom w:val="single" w:sz="4" w:space="0" w:color="auto"/>
              <w:right w:val="single" w:sz="8" w:space="0" w:color="auto"/>
            </w:tcBorders>
            <w:noWrap/>
            <w:vAlign w:val="bottom"/>
          </w:tcPr>
          <w:p w14:paraId="66F6B0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56C8C23" w14:textId="77777777" w:rsidTr="00EF4F1C">
        <w:trPr>
          <w:trHeight w:val="270"/>
        </w:trPr>
        <w:tc>
          <w:tcPr>
            <w:tcW w:w="0" w:type="auto"/>
            <w:vMerge/>
            <w:tcBorders>
              <w:top w:val="nil"/>
              <w:left w:val="single" w:sz="8" w:space="0" w:color="auto"/>
              <w:bottom w:val="single" w:sz="8" w:space="0" w:color="000000"/>
              <w:right w:val="nil"/>
            </w:tcBorders>
            <w:vAlign w:val="center"/>
          </w:tcPr>
          <w:p w14:paraId="52C344D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834816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01547C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214927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nil"/>
              <w:bottom w:val="single" w:sz="8" w:space="0" w:color="auto"/>
              <w:right w:val="single" w:sz="8" w:space="0" w:color="auto"/>
            </w:tcBorders>
            <w:noWrap/>
            <w:vAlign w:val="bottom"/>
          </w:tcPr>
          <w:p w14:paraId="0E8D7F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79EC70B0"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04906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5C96AD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1B968E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w:t>
            </w:r>
          </w:p>
        </w:tc>
      </w:tr>
      <w:tr w:rsidR="00EF4F1C" w:rsidRPr="00EF4F1C" w14:paraId="6F38A63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7EAC1B1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B97B3F2"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75DF11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09A0B3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751986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FB747BE"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6B4E8CB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3F79FE02"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single" w:sz="4" w:space="0" w:color="auto"/>
            </w:tcBorders>
            <w:vAlign w:val="bottom"/>
          </w:tcPr>
          <w:p w14:paraId="46127A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4DECB0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0C3DF3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DBDDDE5" w14:textId="77777777" w:rsidTr="00EF4F1C">
        <w:trPr>
          <w:trHeight w:val="255"/>
        </w:trPr>
        <w:tc>
          <w:tcPr>
            <w:tcW w:w="960" w:type="dxa"/>
            <w:vMerge w:val="restart"/>
            <w:tcBorders>
              <w:top w:val="nil"/>
              <w:left w:val="single" w:sz="8" w:space="0" w:color="auto"/>
              <w:bottom w:val="nil"/>
              <w:right w:val="single" w:sz="4" w:space="0" w:color="auto"/>
            </w:tcBorders>
            <w:noWrap/>
            <w:vAlign w:val="center"/>
          </w:tcPr>
          <w:p w14:paraId="754813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80" w:type="dxa"/>
            <w:vMerge w:val="restart"/>
            <w:tcBorders>
              <w:top w:val="nil"/>
              <w:left w:val="single" w:sz="4" w:space="0" w:color="auto"/>
              <w:bottom w:val="nil"/>
              <w:right w:val="single" w:sz="4" w:space="0" w:color="auto"/>
            </w:tcBorders>
            <w:noWrap/>
            <w:vAlign w:val="center"/>
          </w:tcPr>
          <w:p w14:paraId="69330A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66148E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w:t>
            </w:r>
          </w:p>
        </w:tc>
      </w:tr>
      <w:tr w:rsidR="00EF4F1C" w:rsidRPr="00EF4F1C" w14:paraId="438E64D9" w14:textId="77777777" w:rsidTr="00EF4F1C">
        <w:trPr>
          <w:trHeight w:val="255"/>
        </w:trPr>
        <w:tc>
          <w:tcPr>
            <w:tcW w:w="0" w:type="auto"/>
            <w:vMerge/>
            <w:tcBorders>
              <w:top w:val="nil"/>
              <w:left w:val="single" w:sz="8" w:space="0" w:color="auto"/>
              <w:bottom w:val="nil"/>
              <w:right w:val="single" w:sz="4" w:space="0" w:color="auto"/>
            </w:tcBorders>
            <w:vAlign w:val="center"/>
          </w:tcPr>
          <w:p w14:paraId="37F6623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nil"/>
              <w:right w:val="single" w:sz="4" w:space="0" w:color="auto"/>
            </w:tcBorders>
            <w:vAlign w:val="center"/>
          </w:tcPr>
          <w:p w14:paraId="0222075D"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6E811D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6A492F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w:t>
            </w:r>
          </w:p>
        </w:tc>
        <w:tc>
          <w:tcPr>
            <w:tcW w:w="1600" w:type="dxa"/>
            <w:tcBorders>
              <w:top w:val="nil"/>
              <w:left w:val="single" w:sz="4" w:space="0" w:color="auto"/>
              <w:bottom w:val="single" w:sz="4" w:space="0" w:color="auto"/>
              <w:right w:val="single" w:sz="8" w:space="0" w:color="auto"/>
            </w:tcBorders>
            <w:noWrap/>
            <w:vAlign w:val="bottom"/>
          </w:tcPr>
          <w:p w14:paraId="14B01E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3E2B0D34" w14:textId="77777777" w:rsidTr="00EF4F1C">
        <w:trPr>
          <w:trHeight w:val="255"/>
        </w:trPr>
        <w:tc>
          <w:tcPr>
            <w:tcW w:w="0" w:type="auto"/>
            <w:tcBorders>
              <w:top w:val="nil"/>
              <w:left w:val="single" w:sz="8" w:space="0" w:color="auto"/>
              <w:bottom w:val="nil"/>
              <w:right w:val="single" w:sz="4" w:space="0" w:color="auto"/>
            </w:tcBorders>
            <w:vAlign w:val="center"/>
          </w:tcPr>
          <w:p w14:paraId="48BF9E97"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7A33E4D0"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single" w:sz="4" w:space="0" w:color="auto"/>
              <w:left w:val="nil"/>
              <w:bottom w:val="nil"/>
              <w:right w:val="single" w:sz="4" w:space="0" w:color="auto"/>
            </w:tcBorders>
            <w:vAlign w:val="bottom"/>
          </w:tcPr>
          <w:p w14:paraId="33DDF7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656222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חיפוי</w:t>
            </w:r>
          </w:p>
        </w:tc>
        <w:tc>
          <w:tcPr>
            <w:tcW w:w="1600" w:type="dxa"/>
            <w:tcBorders>
              <w:top w:val="nil"/>
              <w:left w:val="single" w:sz="4" w:space="0" w:color="auto"/>
              <w:bottom w:val="single" w:sz="4" w:space="0" w:color="auto"/>
              <w:right w:val="single" w:sz="8" w:space="0" w:color="auto"/>
            </w:tcBorders>
            <w:noWrap/>
            <w:vAlign w:val="bottom"/>
          </w:tcPr>
          <w:p w14:paraId="00D9CA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5C69266F" w14:textId="77777777" w:rsidTr="00EF4F1C">
        <w:trPr>
          <w:trHeight w:val="255"/>
        </w:trPr>
        <w:tc>
          <w:tcPr>
            <w:tcW w:w="0" w:type="auto"/>
            <w:vMerge w:val="restart"/>
            <w:tcBorders>
              <w:top w:val="nil"/>
              <w:left w:val="single" w:sz="8" w:space="0" w:color="auto"/>
              <w:bottom w:val="nil"/>
              <w:right w:val="single" w:sz="4" w:space="0" w:color="auto"/>
            </w:tcBorders>
            <w:vAlign w:val="center"/>
          </w:tcPr>
          <w:p w14:paraId="14A661D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nil"/>
              <w:right w:val="single" w:sz="4" w:space="0" w:color="auto"/>
            </w:tcBorders>
            <w:vAlign w:val="center"/>
          </w:tcPr>
          <w:p w14:paraId="4E04C4F5"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2804BF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nil"/>
              <w:right w:val="single" w:sz="4" w:space="0" w:color="auto"/>
            </w:tcBorders>
            <w:noWrap/>
            <w:vAlign w:val="bottom"/>
          </w:tcPr>
          <w:p w14:paraId="5942AC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קונס גבס</w:t>
            </w:r>
          </w:p>
        </w:tc>
        <w:tc>
          <w:tcPr>
            <w:tcW w:w="1600" w:type="dxa"/>
            <w:tcBorders>
              <w:top w:val="nil"/>
              <w:left w:val="single" w:sz="4" w:space="0" w:color="auto"/>
              <w:bottom w:val="nil"/>
              <w:right w:val="single" w:sz="8" w:space="0" w:color="auto"/>
            </w:tcBorders>
            <w:noWrap/>
            <w:vAlign w:val="bottom"/>
          </w:tcPr>
          <w:p w14:paraId="6DE745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0EBC8095" w14:textId="77777777" w:rsidTr="00EF4F1C">
        <w:trPr>
          <w:trHeight w:val="255"/>
        </w:trPr>
        <w:tc>
          <w:tcPr>
            <w:tcW w:w="0" w:type="auto"/>
            <w:vMerge/>
            <w:tcBorders>
              <w:top w:val="nil"/>
              <w:left w:val="single" w:sz="8" w:space="0" w:color="auto"/>
              <w:bottom w:val="nil"/>
              <w:right w:val="single" w:sz="4" w:space="0" w:color="auto"/>
            </w:tcBorders>
            <w:vAlign w:val="center"/>
          </w:tcPr>
          <w:p w14:paraId="48F464D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nil"/>
              <w:right w:val="single" w:sz="4" w:space="0" w:color="auto"/>
            </w:tcBorders>
            <w:vAlign w:val="center"/>
          </w:tcPr>
          <w:p w14:paraId="62CD50E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79A50A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4BA106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כסוי גבס</w:t>
            </w:r>
          </w:p>
        </w:tc>
        <w:tc>
          <w:tcPr>
            <w:tcW w:w="1600" w:type="dxa"/>
            <w:tcBorders>
              <w:top w:val="single" w:sz="4" w:space="0" w:color="auto"/>
              <w:left w:val="single" w:sz="4" w:space="0" w:color="auto"/>
              <w:bottom w:val="nil"/>
              <w:right w:val="single" w:sz="8" w:space="0" w:color="auto"/>
            </w:tcBorders>
            <w:noWrap/>
            <w:vAlign w:val="bottom"/>
          </w:tcPr>
          <w:p w14:paraId="7B8740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705F4496" w14:textId="77777777" w:rsidTr="00EF4F1C">
        <w:trPr>
          <w:trHeight w:val="255"/>
        </w:trPr>
        <w:tc>
          <w:tcPr>
            <w:tcW w:w="0" w:type="auto"/>
            <w:tcBorders>
              <w:top w:val="nil"/>
              <w:left w:val="single" w:sz="8" w:space="0" w:color="auto"/>
              <w:bottom w:val="nil"/>
              <w:right w:val="single" w:sz="4" w:space="0" w:color="auto"/>
            </w:tcBorders>
            <w:vAlign w:val="center"/>
          </w:tcPr>
          <w:p w14:paraId="709D9D7B"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69AF7137"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0A973C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670434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צבע</w:t>
            </w:r>
          </w:p>
        </w:tc>
        <w:tc>
          <w:tcPr>
            <w:tcW w:w="1600" w:type="dxa"/>
            <w:tcBorders>
              <w:top w:val="single" w:sz="4" w:space="0" w:color="auto"/>
              <w:left w:val="single" w:sz="4" w:space="0" w:color="auto"/>
              <w:bottom w:val="nil"/>
              <w:right w:val="single" w:sz="8" w:space="0" w:color="auto"/>
            </w:tcBorders>
            <w:noWrap/>
            <w:vAlign w:val="bottom"/>
          </w:tcPr>
          <w:p w14:paraId="2761DC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920E703" w14:textId="77777777" w:rsidTr="00EF4F1C">
        <w:trPr>
          <w:trHeight w:val="270"/>
        </w:trPr>
        <w:tc>
          <w:tcPr>
            <w:tcW w:w="0" w:type="auto"/>
            <w:tcBorders>
              <w:top w:val="nil"/>
              <w:left w:val="single" w:sz="8" w:space="0" w:color="auto"/>
              <w:bottom w:val="nil"/>
              <w:right w:val="single" w:sz="4" w:space="0" w:color="auto"/>
            </w:tcBorders>
            <w:vAlign w:val="center"/>
          </w:tcPr>
          <w:p w14:paraId="11D7123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02E2E58F"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558D52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299191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single" w:sz="4" w:space="0" w:color="auto"/>
              <w:left w:val="single" w:sz="4" w:space="0" w:color="auto"/>
              <w:bottom w:val="nil"/>
              <w:right w:val="single" w:sz="8" w:space="0" w:color="auto"/>
            </w:tcBorders>
            <w:noWrap/>
            <w:vAlign w:val="bottom"/>
          </w:tcPr>
          <w:p w14:paraId="5097C3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1CB6F03" w14:textId="77777777" w:rsidTr="00EF4F1C">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2E4B3C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17542F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13B42A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w:t>
            </w:r>
          </w:p>
        </w:tc>
      </w:tr>
      <w:tr w:rsidR="00EF4F1C" w:rsidRPr="00EF4F1C" w14:paraId="6164C5FC"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46E8567"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F00ACEA"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4" w:space="0" w:color="auto"/>
              <w:right w:val="single" w:sz="4" w:space="0" w:color="auto"/>
            </w:tcBorders>
            <w:vAlign w:val="bottom"/>
          </w:tcPr>
          <w:p w14:paraId="67F67E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7660B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דוודים</w:t>
            </w:r>
          </w:p>
        </w:tc>
        <w:tc>
          <w:tcPr>
            <w:tcW w:w="1600" w:type="dxa"/>
            <w:tcBorders>
              <w:top w:val="nil"/>
              <w:left w:val="single" w:sz="4" w:space="0" w:color="auto"/>
              <w:bottom w:val="single" w:sz="4" w:space="0" w:color="auto"/>
              <w:right w:val="single" w:sz="8" w:space="0" w:color="auto"/>
            </w:tcBorders>
            <w:noWrap/>
            <w:vAlign w:val="bottom"/>
          </w:tcPr>
          <w:p w14:paraId="780B37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45DCDED" w14:textId="77777777" w:rsidTr="00EF4F1C">
        <w:trPr>
          <w:trHeight w:val="255"/>
        </w:trPr>
        <w:tc>
          <w:tcPr>
            <w:tcW w:w="0" w:type="auto"/>
            <w:tcBorders>
              <w:top w:val="single" w:sz="8" w:space="0" w:color="auto"/>
              <w:left w:val="single" w:sz="8" w:space="0" w:color="auto"/>
              <w:bottom w:val="single" w:sz="8" w:space="0" w:color="000000"/>
              <w:right w:val="single" w:sz="4" w:space="0" w:color="auto"/>
            </w:tcBorders>
            <w:vAlign w:val="center"/>
          </w:tcPr>
          <w:p w14:paraId="720C4D67"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8" w:space="0" w:color="auto"/>
              <w:left w:val="single" w:sz="4" w:space="0" w:color="auto"/>
              <w:bottom w:val="single" w:sz="8" w:space="0" w:color="000000"/>
              <w:right w:val="single" w:sz="4" w:space="0" w:color="auto"/>
            </w:tcBorders>
            <w:vAlign w:val="center"/>
          </w:tcPr>
          <w:p w14:paraId="5D026818"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40604E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49AA2F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אמבטיה</w:t>
            </w:r>
          </w:p>
        </w:tc>
        <w:tc>
          <w:tcPr>
            <w:tcW w:w="1600" w:type="dxa"/>
            <w:tcBorders>
              <w:top w:val="nil"/>
              <w:left w:val="single" w:sz="4" w:space="0" w:color="auto"/>
              <w:bottom w:val="single" w:sz="4" w:space="0" w:color="auto"/>
              <w:right w:val="single" w:sz="8" w:space="0" w:color="auto"/>
            </w:tcBorders>
            <w:noWrap/>
            <w:vAlign w:val="bottom"/>
          </w:tcPr>
          <w:p w14:paraId="20EC4D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0EFB203" w14:textId="77777777" w:rsidTr="00EF4F1C">
        <w:trPr>
          <w:trHeight w:val="255"/>
        </w:trPr>
        <w:tc>
          <w:tcPr>
            <w:tcW w:w="0" w:type="auto"/>
            <w:tcBorders>
              <w:top w:val="single" w:sz="8" w:space="0" w:color="auto"/>
              <w:left w:val="single" w:sz="8" w:space="0" w:color="auto"/>
              <w:bottom w:val="single" w:sz="8" w:space="0" w:color="000000"/>
              <w:right w:val="single" w:sz="4" w:space="0" w:color="auto"/>
            </w:tcBorders>
            <w:vAlign w:val="center"/>
          </w:tcPr>
          <w:p w14:paraId="3DB1BFD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8" w:space="0" w:color="auto"/>
              <w:left w:val="single" w:sz="4" w:space="0" w:color="auto"/>
              <w:bottom w:val="single" w:sz="8" w:space="0" w:color="000000"/>
              <w:right w:val="single" w:sz="4" w:space="0" w:color="auto"/>
            </w:tcBorders>
            <w:vAlign w:val="center"/>
          </w:tcPr>
          <w:p w14:paraId="671A2EB1"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single" w:sz="4" w:space="0" w:color="auto"/>
              <w:left w:val="nil"/>
              <w:bottom w:val="nil"/>
              <w:right w:val="single" w:sz="4" w:space="0" w:color="auto"/>
            </w:tcBorders>
            <w:vAlign w:val="bottom"/>
          </w:tcPr>
          <w:p w14:paraId="727E1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6A916F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687C3A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4C843186" w14:textId="77777777" w:rsidTr="00EF4F1C">
        <w:trPr>
          <w:trHeight w:val="255"/>
        </w:trPr>
        <w:tc>
          <w:tcPr>
            <w:tcW w:w="0" w:type="auto"/>
            <w:vMerge w:val="restart"/>
            <w:tcBorders>
              <w:top w:val="single" w:sz="8" w:space="0" w:color="auto"/>
              <w:left w:val="single" w:sz="8" w:space="0" w:color="auto"/>
              <w:bottom w:val="single" w:sz="8" w:space="0" w:color="000000"/>
              <w:right w:val="single" w:sz="4" w:space="0" w:color="auto"/>
            </w:tcBorders>
            <w:vAlign w:val="center"/>
          </w:tcPr>
          <w:p w14:paraId="068CD61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single" w:sz="8" w:space="0" w:color="auto"/>
              <w:left w:val="single" w:sz="4" w:space="0" w:color="auto"/>
              <w:bottom w:val="single" w:sz="8" w:space="0" w:color="000000"/>
              <w:right w:val="single" w:sz="4" w:space="0" w:color="auto"/>
            </w:tcBorders>
            <w:vAlign w:val="center"/>
          </w:tcPr>
          <w:p w14:paraId="63FED2C7"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4" w:space="0" w:color="auto"/>
              <w:right w:val="single" w:sz="4" w:space="0" w:color="auto"/>
            </w:tcBorders>
            <w:vAlign w:val="bottom"/>
          </w:tcPr>
          <w:p w14:paraId="41E903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2329D3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16A82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18CF12CC" w14:textId="77777777" w:rsidTr="00EF4F1C">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066CB09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2BF01DF"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single" w:sz="4" w:space="0" w:color="auto"/>
            </w:tcBorders>
            <w:vAlign w:val="bottom"/>
          </w:tcPr>
          <w:p w14:paraId="44B795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51E60F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01F115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5B10D1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7960" w:type="dxa"/>
        <w:tblInd w:w="93" w:type="dxa"/>
        <w:tblLook w:val="00A0" w:firstRow="1" w:lastRow="0" w:firstColumn="1" w:lastColumn="0" w:noHBand="0" w:noVBand="0"/>
      </w:tblPr>
      <w:tblGrid>
        <w:gridCol w:w="960"/>
        <w:gridCol w:w="1180"/>
        <w:gridCol w:w="1509"/>
        <w:gridCol w:w="15"/>
        <w:gridCol w:w="3103"/>
        <w:gridCol w:w="44"/>
        <w:gridCol w:w="1149"/>
      </w:tblGrid>
      <w:tr w:rsidR="00EF4F1C" w:rsidRPr="00EF4F1C" w14:paraId="62FC2E3C"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2F49128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215954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7B1A3B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386EDE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1063E2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01A44960" w14:textId="77777777" w:rsidTr="00EF4F1C">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7F86A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6C7803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533A6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w:t>
            </w:r>
          </w:p>
        </w:tc>
      </w:tr>
      <w:tr w:rsidR="00EF4F1C" w:rsidRPr="00EF4F1C" w14:paraId="76AAA398"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69F97F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396433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369C66F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2926B7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4D55FB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4146A41"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B52E52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62E92A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43BC66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2DABD3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33D095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1C939342"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E3D328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CC93D7E"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1F48BE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44BD2E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מבנה לוח</w:t>
            </w:r>
          </w:p>
        </w:tc>
        <w:tc>
          <w:tcPr>
            <w:tcW w:w="1149" w:type="dxa"/>
            <w:tcBorders>
              <w:top w:val="nil"/>
              <w:left w:val="single" w:sz="4" w:space="0" w:color="auto"/>
              <w:bottom w:val="single" w:sz="4" w:space="0" w:color="auto"/>
              <w:right w:val="single" w:sz="4" w:space="0" w:color="auto"/>
            </w:tcBorders>
            <w:noWrap/>
            <w:vAlign w:val="bottom"/>
          </w:tcPr>
          <w:p w14:paraId="28B400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A10D2E1"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64850FA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FB79C1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1EB1C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53BCE2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104A36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39%</w:t>
            </w:r>
          </w:p>
        </w:tc>
      </w:tr>
      <w:tr w:rsidR="00EF4F1C" w:rsidRPr="00EF4F1C" w14:paraId="29678517"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276C51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74353C"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422B20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0B9928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0DB9BB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3EF78DB"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3698B5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314379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39A671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414FCD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4" w:space="0" w:color="auto"/>
              <w:right w:val="single" w:sz="4" w:space="0" w:color="auto"/>
            </w:tcBorders>
            <w:noWrap/>
            <w:vAlign w:val="bottom"/>
          </w:tcPr>
          <w:p w14:paraId="2D849F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52F5E938" w14:textId="77777777" w:rsidTr="00EF4F1C">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24FC59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000DEB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0FF73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נגרות ומסגרות בדירות </w:t>
            </w:r>
          </w:p>
        </w:tc>
      </w:tr>
      <w:tr w:rsidR="00EF4F1C" w:rsidRPr="00EF4F1C" w14:paraId="079D309B"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F00F7F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3348FED"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3282337E"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47FE2B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7CDEBA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1217B5F0"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45E52B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1974CD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446B5CD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65D6BA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79BE3C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46F4A926"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2AB6A2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514AD0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353E518A"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32CAE1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2C4AA6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43C5EC60"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309F8F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0A0CD4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53EF394A"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1B759D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0A218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52888C6A"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B09E98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64FD06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EFAF7C1"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1CFF76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0F5F35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r>
      <w:tr w:rsidR="00EF4F1C" w:rsidRPr="00EF4F1C" w14:paraId="3B61AF65"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B7FA2C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93EE0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281F5E8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nil"/>
              <w:right w:val="single" w:sz="4" w:space="0" w:color="auto"/>
            </w:tcBorders>
            <w:noWrap/>
            <w:vAlign w:val="bottom"/>
          </w:tcPr>
          <w:p w14:paraId="567B4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דלתות עץ</w:t>
            </w:r>
          </w:p>
        </w:tc>
        <w:tc>
          <w:tcPr>
            <w:tcW w:w="1149" w:type="dxa"/>
            <w:tcBorders>
              <w:top w:val="nil"/>
              <w:left w:val="single" w:sz="4" w:space="0" w:color="auto"/>
              <w:bottom w:val="nil"/>
              <w:right w:val="single" w:sz="8" w:space="0" w:color="auto"/>
            </w:tcBorders>
            <w:noWrap/>
            <w:vAlign w:val="bottom"/>
          </w:tcPr>
          <w:p w14:paraId="52C06E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7.50%</w:t>
            </w:r>
          </w:p>
        </w:tc>
      </w:tr>
      <w:tr w:rsidR="00EF4F1C" w:rsidRPr="00EF4F1C" w14:paraId="07E4CA51"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D928E6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A6E080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1A3672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35CB96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5E4E96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67.50%</w:t>
            </w:r>
          </w:p>
        </w:tc>
      </w:tr>
      <w:tr w:rsidR="00EF4F1C" w:rsidRPr="00EF4F1C" w14:paraId="72E10EE5"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F324A3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755C9B6" w14:textId="77777777" w:rsidR="00EF4F1C" w:rsidRPr="00EF4F1C" w:rsidRDefault="00EF4F1C" w:rsidP="00A11D74">
            <w:pPr>
              <w:spacing w:after="0" w:afterAutospacing="0" w:line="240" w:lineRule="auto"/>
              <w:rPr>
                <w:rFonts w:ascii="David" w:hAnsi="David" w:cs="David"/>
                <w:b/>
                <w:bCs/>
                <w:sz w:val="24"/>
                <w:szCs w:val="24"/>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12852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ציבורי</w:t>
            </w:r>
          </w:p>
        </w:tc>
      </w:tr>
      <w:tr w:rsidR="00EF4F1C" w:rsidRPr="00EF4F1C" w14:paraId="7B14345D"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F05544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7F605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39FD20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754A44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משקוף אש</w:t>
            </w:r>
          </w:p>
        </w:tc>
        <w:tc>
          <w:tcPr>
            <w:tcW w:w="1149" w:type="dxa"/>
            <w:tcBorders>
              <w:top w:val="nil"/>
              <w:left w:val="single" w:sz="4" w:space="0" w:color="auto"/>
              <w:bottom w:val="single" w:sz="4" w:space="0" w:color="auto"/>
              <w:right w:val="single" w:sz="8" w:space="0" w:color="auto"/>
            </w:tcBorders>
            <w:noWrap/>
            <w:vAlign w:val="bottom"/>
          </w:tcPr>
          <w:p w14:paraId="3D40D4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7.50%</w:t>
            </w:r>
          </w:p>
        </w:tc>
      </w:tr>
      <w:tr w:rsidR="00EF4F1C" w:rsidRPr="00EF4F1C" w14:paraId="5A40E2C8"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129C9B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B2C947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0847DC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nil"/>
              <w:right w:val="single" w:sz="4" w:space="0" w:color="auto"/>
            </w:tcBorders>
            <w:noWrap/>
            <w:vAlign w:val="bottom"/>
          </w:tcPr>
          <w:p w14:paraId="47D8EF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686A8A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07C05B78"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48FC9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90F9A0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693EE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14216D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פח</w:t>
            </w:r>
          </w:p>
        </w:tc>
        <w:tc>
          <w:tcPr>
            <w:tcW w:w="1149" w:type="dxa"/>
            <w:tcBorders>
              <w:top w:val="nil"/>
              <w:left w:val="single" w:sz="4" w:space="0" w:color="auto"/>
              <w:bottom w:val="single" w:sz="4" w:space="0" w:color="auto"/>
              <w:right w:val="single" w:sz="8" w:space="0" w:color="auto"/>
            </w:tcBorders>
            <w:noWrap/>
            <w:vAlign w:val="bottom"/>
          </w:tcPr>
          <w:p w14:paraId="61795B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3CC323F5" w14:textId="77777777" w:rsidTr="00EF4F1C">
        <w:trPr>
          <w:trHeight w:val="255"/>
        </w:trPr>
        <w:tc>
          <w:tcPr>
            <w:tcW w:w="0" w:type="auto"/>
            <w:tcBorders>
              <w:top w:val="single" w:sz="4" w:space="0" w:color="auto"/>
              <w:left w:val="single" w:sz="8" w:space="0" w:color="auto"/>
              <w:bottom w:val="single" w:sz="8" w:space="0" w:color="000000"/>
              <w:right w:val="single" w:sz="4" w:space="0" w:color="auto"/>
            </w:tcBorders>
            <w:vAlign w:val="center"/>
          </w:tcPr>
          <w:p w14:paraId="7981B1D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7F90FF4A"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789EA6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7975D0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מעקות ח"מ</w:t>
            </w:r>
          </w:p>
        </w:tc>
        <w:tc>
          <w:tcPr>
            <w:tcW w:w="1149" w:type="dxa"/>
            <w:tcBorders>
              <w:top w:val="nil"/>
              <w:left w:val="single" w:sz="4" w:space="0" w:color="auto"/>
              <w:bottom w:val="single" w:sz="4" w:space="0" w:color="auto"/>
              <w:right w:val="single" w:sz="8" w:space="0" w:color="auto"/>
            </w:tcBorders>
            <w:noWrap/>
            <w:vAlign w:val="bottom"/>
          </w:tcPr>
          <w:p w14:paraId="37D9E2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r>
      <w:tr w:rsidR="00EF4F1C" w:rsidRPr="00EF4F1C" w14:paraId="4A431A97" w14:textId="77777777" w:rsidTr="00EF4F1C">
        <w:trPr>
          <w:trHeight w:val="255"/>
        </w:trPr>
        <w:tc>
          <w:tcPr>
            <w:tcW w:w="0" w:type="auto"/>
            <w:tcBorders>
              <w:top w:val="single" w:sz="4" w:space="0" w:color="auto"/>
              <w:left w:val="single" w:sz="8" w:space="0" w:color="auto"/>
              <w:bottom w:val="single" w:sz="8" w:space="0" w:color="000000"/>
              <w:right w:val="single" w:sz="4" w:space="0" w:color="auto"/>
            </w:tcBorders>
            <w:vAlign w:val="center"/>
          </w:tcPr>
          <w:p w14:paraId="25475029"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3BDB0CC9"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5D8657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05D12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4" w:space="0" w:color="auto"/>
              <w:right w:val="single" w:sz="8" w:space="0" w:color="auto"/>
            </w:tcBorders>
            <w:noWrap/>
            <w:vAlign w:val="bottom"/>
          </w:tcPr>
          <w:p w14:paraId="442B40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32.50%</w:t>
            </w:r>
          </w:p>
        </w:tc>
      </w:tr>
      <w:tr w:rsidR="00EF4F1C" w:rsidRPr="00EF4F1C" w14:paraId="5F9B21DA" w14:textId="77777777" w:rsidTr="00EF4F1C">
        <w:trPr>
          <w:trHeight w:val="270"/>
        </w:trPr>
        <w:tc>
          <w:tcPr>
            <w:tcW w:w="0" w:type="auto"/>
            <w:tcBorders>
              <w:top w:val="single" w:sz="4" w:space="0" w:color="auto"/>
              <w:left w:val="single" w:sz="8" w:space="0" w:color="auto"/>
              <w:bottom w:val="single" w:sz="8" w:space="0" w:color="000000"/>
              <w:right w:val="single" w:sz="4" w:space="0" w:color="auto"/>
            </w:tcBorders>
            <w:vAlign w:val="center"/>
          </w:tcPr>
          <w:p w14:paraId="0B5FDD7D"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77C0B496" w14:textId="77777777" w:rsidR="00EF4F1C" w:rsidRPr="00EF4F1C" w:rsidRDefault="00EF4F1C" w:rsidP="00A11D74">
            <w:pPr>
              <w:spacing w:after="0" w:afterAutospacing="0" w:line="240" w:lineRule="auto"/>
              <w:rPr>
                <w:rFonts w:ascii="David" w:hAnsi="David" w:cs="David"/>
                <w:b/>
                <w:bCs/>
                <w:sz w:val="24"/>
                <w:szCs w:val="24"/>
              </w:rPr>
            </w:pPr>
          </w:p>
        </w:tc>
        <w:tc>
          <w:tcPr>
            <w:tcW w:w="4671" w:type="dxa"/>
            <w:gridSpan w:val="4"/>
            <w:tcBorders>
              <w:top w:val="single" w:sz="4" w:space="0" w:color="auto"/>
              <w:left w:val="single" w:sz="4" w:space="0" w:color="auto"/>
              <w:bottom w:val="single" w:sz="8" w:space="0" w:color="auto"/>
              <w:right w:val="nil"/>
            </w:tcBorders>
            <w:noWrap/>
            <w:vAlign w:val="bottom"/>
          </w:tcPr>
          <w:p w14:paraId="36DCD6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512A52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C191D4D"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D6E93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762006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nil"/>
              <w:left w:val="nil"/>
              <w:bottom w:val="single" w:sz="4" w:space="0" w:color="auto"/>
              <w:right w:val="single" w:sz="8" w:space="0" w:color="000000"/>
            </w:tcBorders>
            <w:vAlign w:val="bottom"/>
          </w:tcPr>
          <w:p w14:paraId="45AD1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w:t>
            </w:r>
          </w:p>
        </w:tc>
      </w:tr>
      <w:tr w:rsidR="00EF4F1C" w:rsidRPr="00EF4F1C" w14:paraId="4A69D27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A85D34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B068556"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435FF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369686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47B373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C19EC3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8BC33E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71F73B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CA61A2E"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2B4718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61754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31C151BF"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988344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9496AAB"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08DFF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729A77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וטרינה</w:t>
            </w:r>
          </w:p>
        </w:tc>
        <w:tc>
          <w:tcPr>
            <w:tcW w:w="1149" w:type="dxa"/>
            <w:tcBorders>
              <w:top w:val="nil"/>
              <w:left w:val="single" w:sz="4" w:space="0" w:color="auto"/>
              <w:bottom w:val="single" w:sz="4" w:space="0" w:color="auto"/>
              <w:right w:val="single" w:sz="8" w:space="0" w:color="auto"/>
            </w:tcBorders>
            <w:noWrap/>
            <w:vAlign w:val="bottom"/>
          </w:tcPr>
          <w:p w14:paraId="2AE517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07E8280B"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6069E45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596A33F9"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A58CB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1B7635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מעקה</w:t>
            </w:r>
          </w:p>
        </w:tc>
        <w:tc>
          <w:tcPr>
            <w:tcW w:w="1149" w:type="dxa"/>
            <w:tcBorders>
              <w:top w:val="nil"/>
              <w:left w:val="single" w:sz="4" w:space="0" w:color="auto"/>
              <w:bottom w:val="single" w:sz="4" w:space="0" w:color="auto"/>
              <w:right w:val="single" w:sz="8" w:space="0" w:color="auto"/>
            </w:tcBorders>
            <w:noWrap/>
            <w:vAlign w:val="bottom"/>
          </w:tcPr>
          <w:p w14:paraId="20F591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1EB5F4D"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7054E00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324131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19FD0E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1C1016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1149" w:type="dxa"/>
            <w:tcBorders>
              <w:top w:val="nil"/>
              <w:left w:val="single" w:sz="4" w:space="0" w:color="auto"/>
              <w:bottom w:val="nil"/>
              <w:right w:val="single" w:sz="8" w:space="0" w:color="auto"/>
            </w:tcBorders>
            <w:noWrap/>
            <w:vAlign w:val="bottom"/>
          </w:tcPr>
          <w:p w14:paraId="304E96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9BC37AD"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4DB3EDEE"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ABB9EF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8" w:space="0" w:color="auto"/>
              <w:right w:val="single" w:sz="4" w:space="0" w:color="auto"/>
            </w:tcBorders>
            <w:vAlign w:val="bottom"/>
          </w:tcPr>
          <w:p w14:paraId="5ACDA1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8" w:space="0" w:color="auto"/>
              <w:right w:val="single" w:sz="4" w:space="0" w:color="auto"/>
            </w:tcBorders>
            <w:noWrap/>
            <w:vAlign w:val="bottom"/>
          </w:tcPr>
          <w:p w14:paraId="1DC500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29C15A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5826968"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4B0E1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50BD78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0FB7B4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מעליות </w:t>
            </w:r>
          </w:p>
        </w:tc>
      </w:tr>
      <w:tr w:rsidR="00EF4F1C" w:rsidRPr="00EF4F1C" w14:paraId="6A74ABC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7126DB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9088C8E"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4804F3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00FCC1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7B96FC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r>
      <w:tr w:rsidR="00EF4F1C" w:rsidRPr="00EF4F1C" w14:paraId="3E2F123E"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18EE373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5C9685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1AB3A0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ב</w:t>
            </w:r>
          </w:p>
        </w:tc>
        <w:tc>
          <w:tcPr>
            <w:tcW w:w="3147" w:type="dxa"/>
            <w:gridSpan w:val="2"/>
            <w:tcBorders>
              <w:top w:val="nil"/>
              <w:left w:val="single" w:sz="4" w:space="0" w:color="auto"/>
              <w:bottom w:val="nil"/>
              <w:right w:val="single" w:sz="4" w:space="0" w:color="auto"/>
            </w:tcBorders>
            <w:noWrap/>
            <w:vAlign w:val="bottom"/>
          </w:tcPr>
          <w:p w14:paraId="781D53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אספקת תא ומנועים</w:t>
            </w:r>
          </w:p>
        </w:tc>
        <w:tc>
          <w:tcPr>
            <w:tcW w:w="1149" w:type="dxa"/>
            <w:tcBorders>
              <w:top w:val="nil"/>
              <w:left w:val="single" w:sz="4" w:space="0" w:color="auto"/>
              <w:bottom w:val="nil"/>
              <w:right w:val="single" w:sz="8" w:space="0" w:color="auto"/>
            </w:tcBorders>
            <w:noWrap/>
            <w:vAlign w:val="bottom"/>
          </w:tcPr>
          <w:p w14:paraId="180621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r>
      <w:tr w:rsidR="00EF4F1C" w:rsidRPr="00EF4F1C" w14:paraId="169CAD01"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2EDBAD8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3C9D58E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nil"/>
              <w:bottom w:val="nil"/>
              <w:right w:val="single" w:sz="4" w:space="0" w:color="auto"/>
            </w:tcBorders>
            <w:vAlign w:val="bottom"/>
          </w:tcPr>
          <w:p w14:paraId="7B6790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4F0FD9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2E0BD2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07A8C39"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13A5C786"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59E4101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nil"/>
              <w:bottom w:val="single" w:sz="8" w:space="0" w:color="auto"/>
              <w:right w:val="single" w:sz="4" w:space="0" w:color="auto"/>
            </w:tcBorders>
            <w:vAlign w:val="bottom"/>
          </w:tcPr>
          <w:p w14:paraId="1D49DC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359D2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695803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6EF22CC2"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86259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601EA0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120F4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w:t>
            </w:r>
          </w:p>
        </w:tc>
      </w:tr>
      <w:tr w:rsidR="00EF4F1C" w:rsidRPr="00EF4F1C" w14:paraId="71CE5A0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BABFFE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085B482"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46ACC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203E90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1B4CF1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31AD7A63"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14611F08"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6CF030D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58FD9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0A91C2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ראשונה -תקרות</w:t>
            </w:r>
          </w:p>
        </w:tc>
        <w:tc>
          <w:tcPr>
            <w:tcW w:w="1149" w:type="dxa"/>
            <w:tcBorders>
              <w:top w:val="nil"/>
              <w:left w:val="nil"/>
              <w:bottom w:val="nil"/>
              <w:right w:val="single" w:sz="8" w:space="0" w:color="auto"/>
            </w:tcBorders>
            <w:noWrap/>
            <w:vAlign w:val="bottom"/>
          </w:tcPr>
          <w:p w14:paraId="14CDAE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2364DA3E" w14:textId="77777777" w:rsidTr="00EF4F1C">
        <w:trPr>
          <w:trHeight w:val="255"/>
        </w:trPr>
        <w:tc>
          <w:tcPr>
            <w:tcW w:w="0" w:type="auto"/>
            <w:vMerge w:val="restart"/>
            <w:tcBorders>
              <w:top w:val="nil"/>
              <w:left w:val="single" w:sz="8" w:space="0" w:color="auto"/>
              <w:bottom w:val="single" w:sz="8" w:space="0" w:color="000000"/>
              <w:right w:val="single" w:sz="4" w:space="0" w:color="auto"/>
            </w:tcBorders>
            <w:vAlign w:val="center"/>
          </w:tcPr>
          <w:p w14:paraId="673CFFC7"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single" w:sz="8" w:space="0" w:color="000000"/>
              <w:right w:val="single" w:sz="4" w:space="0" w:color="auto"/>
            </w:tcBorders>
            <w:vAlign w:val="center"/>
          </w:tcPr>
          <w:p w14:paraId="2A2D7100"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C54E2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nil"/>
              <w:right w:val="single" w:sz="4" w:space="0" w:color="auto"/>
            </w:tcBorders>
            <w:noWrap/>
            <w:vAlign w:val="bottom"/>
          </w:tcPr>
          <w:p w14:paraId="4F84BF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32A5F2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40%</w:t>
            </w:r>
          </w:p>
        </w:tc>
      </w:tr>
      <w:tr w:rsidR="00EF4F1C" w:rsidRPr="00EF4F1C" w14:paraId="2F7B7CC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F15513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FD8A862"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5C07A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5428D5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3D8B99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0466C71F"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2F6E140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2D039D40"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7EB45D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single" w:sz="4" w:space="0" w:color="auto"/>
              <w:right w:val="single" w:sz="4" w:space="0" w:color="auto"/>
            </w:tcBorders>
            <w:noWrap/>
            <w:vAlign w:val="bottom"/>
          </w:tcPr>
          <w:p w14:paraId="686148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771BE6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85B3195" w14:textId="77777777" w:rsidTr="00EF4F1C">
        <w:trPr>
          <w:trHeight w:val="255"/>
        </w:trPr>
        <w:tc>
          <w:tcPr>
            <w:tcW w:w="0" w:type="auto"/>
            <w:vMerge w:val="restart"/>
            <w:tcBorders>
              <w:top w:val="nil"/>
              <w:left w:val="single" w:sz="8" w:space="0" w:color="auto"/>
              <w:bottom w:val="single" w:sz="8" w:space="0" w:color="000000"/>
              <w:right w:val="single" w:sz="4" w:space="0" w:color="auto"/>
            </w:tcBorders>
            <w:vAlign w:val="center"/>
          </w:tcPr>
          <w:p w14:paraId="75F1A53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single" w:sz="8" w:space="0" w:color="000000"/>
              <w:right w:val="single" w:sz="4" w:space="0" w:color="auto"/>
            </w:tcBorders>
            <w:vAlign w:val="center"/>
          </w:tcPr>
          <w:p w14:paraId="525CD8B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4EF3E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7E941A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רטוב</w:t>
            </w:r>
          </w:p>
        </w:tc>
        <w:tc>
          <w:tcPr>
            <w:tcW w:w="1149" w:type="dxa"/>
            <w:tcBorders>
              <w:top w:val="nil"/>
              <w:left w:val="single" w:sz="4" w:space="0" w:color="auto"/>
              <w:bottom w:val="single" w:sz="4" w:space="0" w:color="auto"/>
              <w:right w:val="single" w:sz="8" w:space="0" w:color="auto"/>
            </w:tcBorders>
            <w:noWrap/>
            <w:vAlign w:val="bottom"/>
          </w:tcPr>
          <w:p w14:paraId="12B9AE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0BD8681F"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D8A276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816611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8" w:space="0" w:color="auto"/>
              <w:right w:val="single" w:sz="4" w:space="0" w:color="auto"/>
            </w:tcBorders>
            <w:vAlign w:val="bottom"/>
          </w:tcPr>
          <w:p w14:paraId="2D96FA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8" w:space="0" w:color="auto"/>
              <w:right w:val="single" w:sz="4" w:space="0" w:color="auto"/>
            </w:tcBorders>
            <w:noWrap/>
            <w:vAlign w:val="bottom"/>
          </w:tcPr>
          <w:p w14:paraId="141EAA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8" w:space="0" w:color="auto"/>
              <w:right w:val="single" w:sz="8" w:space="0" w:color="auto"/>
            </w:tcBorders>
            <w:noWrap/>
            <w:vAlign w:val="bottom"/>
          </w:tcPr>
          <w:p w14:paraId="7786DC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081F2623" w14:textId="77777777" w:rsidR="00EF4F1C" w:rsidRPr="00EF4F1C" w:rsidRDefault="00EF4F1C" w:rsidP="00A11D74">
      <w:pPr>
        <w:spacing w:after="0" w:afterAutospacing="0" w:line="240" w:lineRule="auto"/>
        <w:rPr>
          <w:rFonts w:ascii="David" w:hAnsi="David" w:cs="David"/>
          <w:b/>
          <w:bCs/>
          <w:sz w:val="24"/>
          <w:szCs w:val="24"/>
        </w:rPr>
      </w:pPr>
    </w:p>
    <w:p w14:paraId="2E06BB06" w14:textId="77777777" w:rsidR="00EF4F1C" w:rsidRPr="00EF4F1C" w:rsidRDefault="00EF4F1C" w:rsidP="00A11D74">
      <w:pPr>
        <w:spacing w:after="0" w:afterAutospacing="0" w:line="240" w:lineRule="auto"/>
        <w:rPr>
          <w:rFonts w:ascii="David" w:hAnsi="David" w:cs="David"/>
          <w:b/>
          <w:bCs/>
          <w:sz w:val="24"/>
          <w:szCs w:val="24"/>
          <w:rtl/>
        </w:rPr>
      </w:pPr>
    </w:p>
    <w:p w14:paraId="53419265" w14:textId="77777777" w:rsidR="00EF4F1C" w:rsidRPr="00EF4F1C" w:rsidRDefault="00EF4F1C" w:rsidP="00A11D74">
      <w:pPr>
        <w:spacing w:after="0" w:afterAutospacing="0" w:line="240" w:lineRule="auto"/>
        <w:rPr>
          <w:rFonts w:ascii="David" w:hAnsi="David" w:cs="David"/>
          <w:b/>
          <w:bCs/>
          <w:sz w:val="24"/>
          <w:szCs w:val="24"/>
          <w:rtl/>
        </w:rPr>
      </w:pPr>
    </w:p>
    <w:p w14:paraId="159A15E5" w14:textId="77777777" w:rsidR="00EF4F1C" w:rsidRPr="00EF4F1C" w:rsidRDefault="00EF4F1C" w:rsidP="00A11D74">
      <w:pPr>
        <w:spacing w:after="0" w:afterAutospacing="0" w:line="240" w:lineRule="auto"/>
        <w:rPr>
          <w:rFonts w:ascii="David" w:hAnsi="David" w:cs="David"/>
          <w:b/>
          <w:bCs/>
          <w:sz w:val="24"/>
          <w:szCs w:val="24"/>
        </w:rPr>
      </w:pPr>
    </w:p>
    <w:p w14:paraId="5346A691" w14:textId="77777777" w:rsidR="00EF4F1C" w:rsidRPr="00EF4F1C" w:rsidRDefault="00EF4F1C" w:rsidP="00A11D74">
      <w:pPr>
        <w:spacing w:after="0" w:afterAutospacing="0" w:line="240" w:lineRule="auto"/>
        <w:rPr>
          <w:rFonts w:ascii="David" w:hAnsi="David" w:cs="David"/>
          <w:b/>
          <w:bCs/>
          <w:sz w:val="24"/>
          <w:szCs w:val="24"/>
          <w:rtl/>
        </w:rPr>
      </w:pPr>
    </w:p>
    <w:tbl>
      <w:tblPr>
        <w:bidiVisual/>
        <w:tblW w:w="8043" w:type="dxa"/>
        <w:tblInd w:w="93" w:type="dxa"/>
        <w:tblLook w:val="00A0" w:firstRow="1" w:lastRow="0" w:firstColumn="1" w:lastColumn="0" w:noHBand="0" w:noVBand="0"/>
      </w:tblPr>
      <w:tblGrid>
        <w:gridCol w:w="960"/>
        <w:gridCol w:w="1180"/>
        <w:gridCol w:w="1649"/>
        <w:gridCol w:w="41"/>
        <w:gridCol w:w="2760"/>
        <w:gridCol w:w="1453"/>
      </w:tblGrid>
      <w:tr w:rsidR="00EF4F1C" w:rsidRPr="00EF4F1C" w14:paraId="4F2427F3"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5870E1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D7DD5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5F80D2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6C1374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41720B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כללי</w:t>
            </w:r>
          </w:p>
        </w:tc>
      </w:tr>
      <w:tr w:rsidR="00EF4F1C" w:rsidRPr="00EF4F1C" w14:paraId="121069CA" w14:textId="77777777" w:rsidTr="00EF4F1C">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391D64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379BD6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079F7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w:t>
            </w:r>
          </w:p>
        </w:tc>
      </w:tr>
      <w:tr w:rsidR="00EF4F1C" w:rsidRPr="00EF4F1C" w14:paraId="3D6F4230"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AB71BC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DB0D636"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vAlign w:val="bottom"/>
          </w:tcPr>
          <w:p w14:paraId="0416D5AC" w14:textId="77777777" w:rsidR="00EF4F1C" w:rsidRPr="00EF4F1C" w:rsidRDefault="00EF4F1C" w:rsidP="00A11D74">
            <w:pPr>
              <w:spacing w:after="0" w:afterAutospacing="0" w:line="240" w:lineRule="auto"/>
              <w:rPr>
                <w:rFonts w:ascii="David" w:hAnsi="David" w:cs="David"/>
                <w:b/>
                <w:bCs/>
                <w:sz w:val="24"/>
                <w:szCs w:val="24"/>
              </w:rPr>
            </w:pPr>
          </w:p>
        </w:tc>
        <w:tc>
          <w:tcPr>
            <w:tcW w:w="2760" w:type="dxa"/>
            <w:tcBorders>
              <w:top w:val="nil"/>
              <w:left w:val="single" w:sz="4" w:space="0" w:color="auto"/>
              <w:bottom w:val="single" w:sz="4" w:space="0" w:color="auto"/>
              <w:right w:val="single" w:sz="4" w:space="0" w:color="auto"/>
            </w:tcBorders>
            <w:noWrap/>
            <w:vAlign w:val="bottom"/>
          </w:tcPr>
          <w:p w14:paraId="7B0FEB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2CC284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70%</w:t>
            </w:r>
          </w:p>
        </w:tc>
      </w:tr>
      <w:tr w:rsidR="00EF4F1C" w:rsidRPr="00EF4F1C" w14:paraId="5FB10943"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04AFE9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81671FB"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vAlign w:val="bottom"/>
          </w:tcPr>
          <w:p w14:paraId="601F4C6D" w14:textId="77777777" w:rsidR="00EF4F1C" w:rsidRPr="00EF4F1C" w:rsidRDefault="00EF4F1C" w:rsidP="00A11D74">
            <w:pPr>
              <w:spacing w:after="0" w:afterAutospacing="0" w:line="240" w:lineRule="auto"/>
              <w:rPr>
                <w:rFonts w:ascii="David" w:hAnsi="David" w:cs="David"/>
                <w:b/>
                <w:bCs/>
                <w:sz w:val="24"/>
                <w:szCs w:val="24"/>
              </w:rPr>
            </w:pPr>
          </w:p>
        </w:tc>
        <w:tc>
          <w:tcPr>
            <w:tcW w:w="2760" w:type="dxa"/>
            <w:tcBorders>
              <w:top w:val="nil"/>
              <w:left w:val="single" w:sz="4" w:space="0" w:color="auto"/>
              <w:bottom w:val="single" w:sz="4" w:space="0" w:color="auto"/>
              <w:right w:val="single" w:sz="4" w:space="0" w:color="auto"/>
            </w:tcBorders>
            <w:noWrap/>
            <w:vAlign w:val="bottom"/>
          </w:tcPr>
          <w:p w14:paraId="2BC3CB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אמבטיה</w:t>
            </w:r>
          </w:p>
        </w:tc>
        <w:tc>
          <w:tcPr>
            <w:tcW w:w="1453" w:type="dxa"/>
            <w:tcBorders>
              <w:top w:val="nil"/>
              <w:left w:val="single" w:sz="4" w:space="0" w:color="auto"/>
              <w:bottom w:val="nil"/>
              <w:right w:val="single" w:sz="8" w:space="0" w:color="auto"/>
            </w:tcBorders>
            <w:noWrap/>
            <w:vAlign w:val="bottom"/>
          </w:tcPr>
          <w:p w14:paraId="116EB8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6B94B2D9"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5BD45C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92BA9F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4B24DA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5FD4A6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שיש</w:t>
            </w:r>
          </w:p>
        </w:tc>
        <w:tc>
          <w:tcPr>
            <w:tcW w:w="1453" w:type="dxa"/>
            <w:tcBorders>
              <w:top w:val="single" w:sz="4" w:space="0" w:color="auto"/>
              <w:left w:val="single" w:sz="4" w:space="0" w:color="auto"/>
              <w:bottom w:val="nil"/>
              <w:right w:val="single" w:sz="8" w:space="0" w:color="auto"/>
            </w:tcBorders>
            <w:noWrap/>
            <w:vAlign w:val="bottom"/>
          </w:tcPr>
          <w:p w14:paraId="7C15CE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3A891691" w14:textId="77777777" w:rsidTr="00EF4F1C">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429E28B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88DC8E1"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026041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1AA47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3C8AF9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58BB837"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8339E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2F4ECF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D6F65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מחסנים</w:t>
            </w:r>
          </w:p>
        </w:tc>
      </w:tr>
      <w:tr w:rsidR="00EF4F1C" w:rsidRPr="00EF4F1C" w14:paraId="036BF81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C26F4E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D8E942C"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1D703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4" w:space="0" w:color="auto"/>
              <w:right w:val="single" w:sz="4" w:space="0" w:color="auto"/>
            </w:tcBorders>
            <w:noWrap/>
            <w:vAlign w:val="bottom"/>
          </w:tcPr>
          <w:p w14:paraId="20A748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מחיצות</w:t>
            </w:r>
          </w:p>
        </w:tc>
        <w:tc>
          <w:tcPr>
            <w:tcW w:w="1453" w:type="dxa"/>
            <w:tcBorders>
              <w:top w:val="nil"/>
              <w:left w:val="single" w:sz="4" w:space="0" w:color="auto"/>
              <w:bottom w:val="single" w:sz="4" w:space="0" w:color="auto"/>
              <w:right w:val="single" w:sz="8" w:space="0" w:color="auto"/>
            </w:tcBorders>
            <w:noWrap/>
            <w:vAlign w:val="bottom"/>
          </w:tcPr>
          <w:p w14:paraId="4C94CC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0CCF4C1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0181E4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84D9668"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single" w:sz="4" w:space="0" w:color="auto"/>
              <w:left w:val="nil"/>
              <w:bottom w:val="nil"/>
              <w:right w:val="single" w:sz="4" w:space="0" w:color="auto"/>
            </w:tcBorders>
            <w:vAlign w:val="bottom"/>
          </w:tcPr>
          <w:p w14:paraId="738FD1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6F6E6E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טיח</w:t>
            </w:r>
          </w:p>
        </w:tc>
        <w:tc>
          <w:tcPr>
            <w:tcW w:w="1453" w:type="dxa"/>
            <w:tcBorders>
              <w:top w:val="nil"/>
              <w:left w:val="single" w:sz="4" w:space="0" w:color="auto"/>
              <w:bottom w:val="nil"/>
              <w:right w:val="single" w:sz="8" w:space="0" w:color="auto"/>
            </w:tcBorders>
            <w:noWrap/>
            <w:vAlign w:val="bottom"/>
          </w:tcPr>
          <w:p w14:paraId="7A93A2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22C5FF5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7A704F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D76662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23A9C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0D8522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w:t>
            </w:r>
          </w:p>
        </w:tc>
        <w:tc>
          <w:tcPr>
            <w:tcW w:w="1453" w:type="dxa"/>
            <w:tcBorders>
              <w:top w:val="single" w:sz="4" w:space="0" w:color="auto"/>
              <w:left w:val="single" w:sz="4" w:space="0" w:color="auto"/>
              <w:bottom w:val="nil"/>
              <w:right w:val="single" w:sz="8" w:space="0" w:color="auto"/>
            </w:tcBorders>
            <w:noWrap/>
            <w:vAlign w:val="bottom"/>
          </w:tcPr>
          <w:p w14:paraId="47870B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3A70F26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0E2907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ECC09FB"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64A7AE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0FD41B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צבע</w:t>
            </w:r>
          </w:p>
        </w:tc>
        <w:tc>
          <w:tcPr>
            <w:tcW w:w="1453" w:type="dxa"/>
            <w:tcBorders>
              <w:top w:val="single" w:sz="4" w:space="0" w:color="auto"/>
              <w:left w:val="single" w:sz="4" w:space="0" w:color="auto"/>
              <w:bottom w:val="nil"/>
              <w:right w:val="single" w:sz="8" w:space="0" w:color="auto"/>
            </w:tcBorders>
            <w:noWrap/>
            <w:vAlign w:val="bottom"/>
          </w:tcPr>
          <w:p w14:paraId="57357F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17E2346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A106DB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34D57C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492D28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64742A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חשמל</w:t>
            </w:r>
          </w:p>
        </w:tc>
        <w:tc>
          <w:tcPr>
            <w:tcW w:w="1453" w:type="dxa"/>
            <w:tcBorders>
              <w:top w:val="single" w:sz="4" w:space="0" w:color="auto"/>
              <w:left w:val="single" w:sz="4" w:space="0" w:color="auto"/>
              <w:bottom w:val="nil"/>
              <w:right w:val="single" w:sz="8" w:space="0" w:color="auto"/>
            </w:tcBorders>
            <w:noWrap/>
            <w:vAlign w:val="bottom"/>
          </w:tcPr>
          <w:p w14:paraId="577E0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B3604B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C021E9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85CCE1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7B5B21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7221CA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מסגרות</w:t>
            </w:r>
          </w:p>
        </w:tc>
        <w:tc>
          <w:tcPr>
            <w:tcW w:w="1453" w:type="dxa"/>
            <w:tcBorders>
              <w:top w:val="single" w:sz="4" w:space="0" w:color="auto"/>
              <w:left w:val="single" w:sz="4" w:space="0" w:color="auto"/>
              <w:bottom w:val="nil"/>
              <w:right w:val="single" w:sz="8" w:space="0" w:color="auto"/>
            </w:tcBorders>
            <w:noWrap/>
            <w:vAlign w:val="bottom"/>
          </w:tcPr>
          <w:p w14:paraId="157597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48FBF3E3"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425F0EF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3CDB53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15AE65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5E716F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0CE64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5EB4B74"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4C839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103FF1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00D36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במבואות גלריה, כניסה ומרתף</w:t>
            </w:r>
          </w:p>
        </w:tc>
      </w:tr>
      <w:tr w:rsidR="00EF4F1C" w:rsidRPr="00EF4F1C" w14:paraId="016ECC27"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7EBA676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01E9044"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3F9156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 33%</w:t>
            </w:r>
          </w:p>
        </w:tc>
        <w:tc>
          <w:tcPr>
            <w:tcW w:w="2760" w:type="dxa"/>
            <w:tcBorders>
              <w:top w:val="nil"/>
              <w:left w:val="single" w:sz="4" w:space="0" w:color="auto"/>
              <w:bottom w:val="single" w:sz="4" w:space="0" w:color="auto"/>
              <w:right w:val="single" w:sz="4" w:space="0" w:color="auto"/>
            </w:tcBorders>
            <w:vAlign w:val="bottom"/>
          </w:tcPr>
          <w:p w14:paraId="459ED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7B017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4EF47217"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129AAD0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2ED2D4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6FEFD2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 33%</w:t>
            </w:r>
          </w:p>
        </w:tc>
        <w:tc>
          <w:tcPr>
            <w:tcW w:w="2760" w:type="dxa"/>
            <w:tcBorders>
              <w:top w:val="nil"/>
              <w:left w:val="single" w:sz="4" w:space="0" w:color="auto"/>
              <w:bottom w:val="single" w:sz="4" w:space="0" w:color="auto"/>
              <w:right w:val="single" w:sz="4" w:space="0" w:color="auto"/>
            </w:tcBorders>
            <w:vAlign w:val="bottom"/>
          </w:tcPr>
          <w:p w14:paraId="5E5A34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5A110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395069EB"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12C9CDB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2E6053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2D636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ק"ק 34%</w:t>
            </w:r>
          </w:p>
        </w:tc>
        <w:tc>
          <w:tcPr>
            <w:tcW w:w="2760" w:type="dxa"/>
            <w:tcBorders>
              <w:top w:val="nil"/>
              <w:left w:val="single" w:sz="4" w:space="0" w:color="auto"/>
              <w:bottom w:val="single" w:sz="4" w:space="0" w:color="auto"/>
              <w:right w:val="single" w:sz="4" w:space="0" w:color="auto"/>
            </w:tcBorders>
            <w:vAlign w:val="bottom"/>
          </w:tcPr>
          <w:p w14:paraId="59453A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FD85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164CFC34"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CFC23A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FEFA75C"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37F466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8" w:space="0" w:color="auto"/>
              <w:right w:val="single" w:sz="4" w:space="0" w:color="auto"/>
            </w:tcBorders>
            <w:noWrap/>
            <w:vAlign w:val="bottom"/>
          </w:tcPr>
          <w:p w14:paraId="3608C8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nil"/>
              <w:left w:val="single" w:sz="4" w:space="0" w:color="auto"/>
              <w:bottom w:val="single" w:sz="8" w:space="0" w:color="auto"/>
              <w:right w:val="single" w:sz="8" w:space="0" w:color="auto"/>
            </w:tcBorders>
            <w:noWrap/>
            <w:vAlign w:val="bottom"/>
          </w:tcPr>
          <w:p w14:paraId="09FBA7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B58C725"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2740D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592BC4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F2DCE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חיבור לתשתיות חוץ</w:t>
            </w:r>
          </w:p>
        </w:tc>
      </w:tr>
      <w:tr w:rsidR="00EF4F1C" w:rsidRPr="00EF4F1C" w14:paraId="70E614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7DC8F9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37E443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E0BC5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4" w:space="0" w:color="auto"/>
              <w:right w:val="single" w:sz="4" w:space="0" w:color="auto"/>
            </w:tcBorders>
            <w:noWrap/>
            <w:vAlign w:val="bottom"/>
          </w:tcPr>
          <w:p w14:paraId="64945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297E6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47C67EC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5AB7BE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EBE58E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single" w:sz="4" w:space="0" w:color="auto"/>
              <w:left w:val="nil"/>
              <w:bottom w:val="nil"/>
              <w:right w:val="single" w:sz="4" w:space="0" w:color="auto"/>
            </w:tcBorders>
            <w:vAlign w:val="bottom"/>
          </w:tcPr>
          <w:p w14:paraId="4765E1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2A9152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ביוב</w:t>
            </w:r>
          </w:p>
        </w:tc>
        <w:tc>
          <w:tcPr>
            <w:tcW w:w="1453" w:type="dxa"/>
            <w:tcBorders>
              <w:top w:val="nil"/>
              <w:left w:val="single" w:sz="4" w:space="0" w:color="auto"/>
              <w:bottom w:val="nil"/>
              <w:right w:val="single" w:sz="8" w:space="0" w:color="auto"/>
            </w:tcBorders>
            <w:noWrap/>
            <w:vAlign w:val="bottom"/>
          </w:tcPr>
          <w:p w14:paraId="2414A9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2C3D5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4FB325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3C6684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7D9C3D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6DE19E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תיעול</w:t>
            </w:r>
          </w:p>
        </w:tc>
        <w:tc>
          <w:tcPr>
            <w:tcW w:w="1453" w:type="dxa"/>
            <w:tcBorders>
              <w:top w:val="single" w:sz="4" w:space="0" w:color="auto"/>
              <w:left w:val="single" w:sz="4" w:space="0" w:color="auto"/>
              <w:bottom w:val="nil"/>
              <w:right w:val="single" w:sz="8" w:space="0" w:color="auto"/>
            </w:tcBorders>
            <w:noWrap/>
            <w:vAlign w:val="bottom"/>
          </w:tcPr>
          <w:p w14:paraId="038510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CD00801"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DE0638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4565E0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7062DA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1B711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5CD830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12B76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3D0002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DA3BB40"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6D537E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372C0F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גז</w:t>
            </w:r>
          </w:p>
        </w:tc>
        <w:tc>
          <w:tcPr>
            <w:tcW w:w="1453" w:type="dxa"/>
            <w:tcBorders>
              <w:top w:val="single" w:sz="4" w:space="0" w:color="auto"/>
              <w:left w:val="single" w:sz="4" w:space="0" w:color="auto"/>
              <w:bottom w:val="nil"/>
              <w:right w:val="single" w:sz="8" w:space="0" w:color="auto"/>
            </w:tcBorders>
            <w:noWrap/>
            <w:vAlign w:val="bottom"/>
          </w:tcPr>
          <w:p w14:paraId="305753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FA0AA53" w14:textId="77777777" w:rsidTr="00EF4F1C">
        <w:trPr>
          <w:trHeight w:val="225"/>
        </w:trPr>
        <w:tc>
          <w:tcPr>
            <w:tcW w:w="0" w:type="auto"/>
            <w:vMerge/>
            <w:tcBorders>
              <w:top w:val="nil"/>
              <w:left w:val="single" w:sz="8" w:space="0" w:color="auto"/>
              <w:bottom w:val="single" w:sz="8" w:space="0" w:color="000000"/>
              <w:right w:val="single" w:sz="4" w:space="0" w:color="auto"/>
            </w:tcBorders>
            <w:vAlign w:val="center"/>
          </w:tcPr>
          <w:p w14:paraId="1B6BD38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29F7D6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0B9B70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654056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052B2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41B2F0B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8043" w:type="dxa"/>
        <w:tblInd w:w="93" w:type="dxa"/>
        <w:tblLook w:val="00A0" w:firstRow="1" w:lastRow="0" w:firstColumn="1" w:lastColumn="0" w:noHBand="0" w:noVBand="0"/>
      </w:tblPr>
      <w:tblGrid>
        <w:gridCol w:w="957"/>
        <w:gridCol w:w="1176"/>
        <w:gridCol w:w="1807"/>
        <w:gridCol w:w="64"/>
        <w:gridCol w:w="2747"/>
        <w:gridCol w:w="1448"/>
      </w:tblGrid>
      <w:tr w:rsidR="00EF4F1C" w:rsidRPr="00EF4F1C" w14:paraId="31825BD4"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8C9900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37A6ED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19E2DD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2F6210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602975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3745A1A7"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109A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1AFAE0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58D42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ציבוריות בבניין</w:t>
            </w:r>
          </w:p>
        </w:tc>
      </w:tr>
      <w:tr w:rsidR="00EF4F1C" w:rsidRPr="00EF4F1C" w14:paraId="26307131"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557537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229E73B"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1C988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2223A3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1453" w:type="dxa"/>
            <w:tcBorders>
              <w:top w:val="nil"/>
              <w:left w:val="single" w:sz="4" w:space="0" w:color="auto"/>
              <w:bottom w:val="single" w:sz="4" w:space="0" w:color="auto"/>
              <w:right w:val="single" w:sz="8" w:space="0" w:color="auto"/>
            </w:tcBorders>
            <w:noWrap/>
            <w:vAlign w:val="bottom"/>
          </w:tcPr>
          <w:p w14:paraId="4C564F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36D0BE5"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2B7331A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45A19F"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735640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חשמל: (15%)</w:t>
            </w:r>
          </w:p>
        </w:tc>
        <w:tc>
          <w:tcPr>
            <w:tcW w:w="2758" w:type="dxa"/>
            <w:tcBorders>
              <w:top w:val="nil"/>
              <w:left w:val="single" w:sz="4" w:space="0" w:color="auto"/>
              <w:bottom w:val="nil"/>
              <w:right w:val="single" w:sz="4" w:space="0" w:color="auto"/>
            </w:tcBorders>
            <w:noWrap/>
            <w:vAlign w:val="bottom"/>
          </w:tcPr>
          <w:p w14:paraId="4EF761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ורטיקלית+חיווט- 8%</w:t>
            </w:r>
          </w:p>
        </w:tc>
        <w:tc>
          <w:tcPr>
            <w:tcW w:w="1453" w:type="dxa"/>
            <w:tcBorders>
              <w:top w:val="nil"/>
              <w:left w:val="single" w:sz="4" w:space="0" w:color="auto"/>
              <w:bottom w:val="nil"/>
              <w:right w:val="single" w:sz="8" w:space="0" w:color="auto"/>
            </w:tcBorders>
            <w:noWrap/>
            <w:vAlign w:val="bottom"/>
          </w:tcPr>
          <w:p w14:paraId="036CE3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r>
      <w:tr w:rsidR="00EF4F1C" w:rsidRPr="00EF4F1C" w14:paraId="103B461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96DF56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A6D615D"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313D15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0F7E5F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7E1F42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r>
      <w:tr w:rsidR="00EF4F1C" w:rsidRPr="00EF4F1C" w14:paraId="68E081DB"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CFCB69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5F5E80C"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15D3CD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797AE4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7AAA0D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2E4167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7E2AFA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E79BEF6"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3F9FB1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6C6FBF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161F8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59CA66CB"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33F6B0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2F93560"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2D814A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5420DE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0C1697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0E34B176"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4D652F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D3A7432"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76889C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מ"א: (5%)</w:t>
            </w:r>
          </w:p>
        </w:tc>
        <w:tc>
          <w:tcPr>
            <w:tcW w:w="2758" w:type="dxa"/>
            <w:tcBorders>
              <w:top w:val="single" w:sz="4" w:space="0" w:color="auto"/>
              <w:left w:val="single" w:sz="4" w:space="0" w:color="auto"/>
              <w:bottom w:val="nil"/>
              <w:right w:val="single" w:sz="4" w:space="0" w:color="auto"/>
            </w:tcBorders>
            <w:noWrap/>
            <w:vAlign w:val="bottom"/>
          </w:tcPr>
          <w:p w14:paraId="71E98B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27AC0B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4F50725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688AAA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4067CCB"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57EE21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single" w:sz="4" w:space="0" w:color="auto"/>
              <w:bottom w:val="nil"/>
              <w:right w:val="single" w:sz="4" w:space="0" w:color="auto"/>
            </w:tcBorders>
            <w:noWrap/>
            <w:vAlign w:val="bottom"/>
          </w:tcPr>
          <w:p w14:paraId="6595AB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39E2DD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r>
      <w:tr w:rsidR="00EF4F1C" w:rsidRPr="00EF4F1C" w14:paraId="7BF37014"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5C405E1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C67297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0CAEB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26A8E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37C0D6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w:t>
            </w:r>
          </w:p>
        </w:tc>
      </w:tr>
      <w:tr w:rsidR="00EF4F1C" w:rsidRPr="00EF4F1C" w14:paraId="45E6D826"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51FAA7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ADAC8E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665B33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single" w:sz="4" w:space="0" w:color="auto"/>
              <w:right w:val="single" w:sz="4" w:space="0" w:color="auto"/>
            </w:tcBorders>
            <w:noWrap/>
            <w:vAlign w:val="bottom"/>
          </w:tcPr>
          <w:p w14:paraId="53D06B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7DB939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8B09DF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3FF011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8D9E703"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A802A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31DD8E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מתזים 6%</w:t>
            </w:r>
          </w:p>
        </w:tc>
        <w:tc>
          <w:tcPr>
            <w:tcW w:w="1453" w:type="dxa"/>
            <w:tcBorders>
              <w:top w:val="nil"/>
              <w:left w:val="single" w:sz="4" w:space="0" w:color="auto"/>
              <w:bottom w:val="single" w:sz="4" w:space="0" w:color="auto"/>
              <w:right w:val="single" w:sz="8" w:space="0" w:color="auto"/>
            </w:tcBorders>
            <w:noWrap/>
            <w:vAlign w:val="bottom"/>
          </w:tcPr>
          <w:p w14:paraId="1BC11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41ADFC6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AA7EE1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7666D8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5F85C2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2972EC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38D796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1C1D8C6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AB92C5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CE6405F"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68405C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082F0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0E598A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7E917071"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349FAF2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D0FF27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17D5A4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תברואה: (23%)</w:t>
            </w:r>
          </w:p>
        </w:tc>
        <w:tc>
          <w:tcPr>
            <w:tcW w:w="2758" w:type="dxa"/>
            <w:tcBorders>
              <w:top w:val="nil"/>
              <w:left w:val="single" w:sz="4" w:space="0" w:color="auto"/>
              <w:bottom w:val="single" w:sz="4" w:space="0" w:color="auto"/>
              <w:right w:val="single" w:sz="4" w:space="0" w:color="auto"/>
            </w:tcBorders>
            <w:noWrap/>
            <w:vAlign w:val="bottom"/>
          </w:tcPr>
          <w:p w14:paraId="7A01C6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דחסן אשפה - 2%</w:t>
            </w:r>
          </w:p>
        </w:tc>
        <w:tc>
          <w:tcPr>
            <w:tcW w:w="1453" w:type="dxa"/>
            <w:tcBorders>
              <w:top w:val="nil"/>
              <w:left w:val="single" w:sz="4" w:space="0" w:color="auto"/>
              <w:bottom w:val="nil"/>
              <w:right w:val="single" w:sz="8" w:space="0" w:color="auto"/>
            </w:tcBorders>
            <w:noWrap/>
            <w:vAlign w:val="bottom"/>
          </w:tcPr>
          <w:p w14:paraId="312549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208BF46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C93A87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7B2E28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64A934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4A447C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406C94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r>
      <w:tr w:rsidR="00EF4F1C" w:rsidRPr="00EF4F1C" w14:paraId="39BC1EC8"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342C3E6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062E29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0C9B87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8" w:space="0" w:color="auto"/>
              <w:right w:val="single" w:sz="4" w:space="0" w:color="auto"/>
            </w:tcBorders>
            <w:noWrap/>
            <w:vAlign w:val="bottom"/>
          </w:tcPr>
          <w:p w14:paraId="45A1B9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6855AC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4A07050"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0F5BA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6E128D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8CCD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פיתוח</w:t>
            </w:r>
          </w:p>
        </w:tc>
      </w:tr>
      <w:tr w:rsidR="00EF4F1C" w:rsidRPr="00EF4F1C" w14:paraId="492AC62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A0176A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53159A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514940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024E5A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12E3D3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45%</w:t>
            </w:r>
          </w:p>
        </w:tc>
      </w:tr>
      <w:tr w:rsidR="00EF4F1C" w:rsidRPr="00EF4F1C" w14:paraId="77B8162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9011A4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A5A6B5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9D4B6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nil"/>
              <w:right w:val="single" w:sz="4" w:space="0" w:color="auto"/>
            </w:tcBorders>
            <w:noWrap/>
            <w:vAlign w:val="bottom"/>
          </w:tcPr>
          <w:p w14:paraId="005736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ציפוי קירות</w:t>
            </w:r>
          </w:p>
        </w:tc>
        <w:tc>
          <w:tcPr>
            <w:tcW w:w="1453" w:type="dxa"/>
            <w:tcBorders>
              <w:top w:val="nil"/>
              <w:left w:val="single" w:sz="4" w:space="0" w:color="auto"/>
              <w:bottom w:val="nil"/>
              <w:right w:val="single" w:sz="8" w:space="0" w:color="auto"/>
            </w:tcBorders>
            <w:noWrap/>
            <w:vAlign w:val="bottom"/>
          </w:tcPr>
          <w:p w14:paraId="2CD4B8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r>
      <w:tr w:rsidR="00EF4F1C" w:rsidRPr="00EF4F1C" w14:paraId="36F3CC0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C3752E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1743552"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022E56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46C09E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מילוי</w:t>
            </w:r>
          </w:p>
        </w:tc>
        <w:tc>
          <w:tcPr>
            <w:tcW w:w="1453" w:type="dxa"/>
            <w:tcBorders>
              <w:top w:val="single" w:sz="4" w:space="0" w:color="auto"/>
              <w:left w:val="single" w:sz="4" w:space="0" w:color="auto"/>
              <w:bottom w:val="nil"/>
              <w:right w:val="single" w:sz="8" w:space="0" w:color="auto"/>
            </w:tcBorders>
            <w:noWrap/>
            <w:vAlign w:val="bottom"/>
          </w:tcPr>
          <w:p w14:paraId="66827C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7B5FEE47"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1E73AC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EC7B9E4"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F333D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5BCAC0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0C3C2B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2403702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A45182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7BB40B1"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5ADA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111BF4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תאורה</w:t>
            </w:r>
          </w:p>
        </w:tc>
        <w:tc>
          <w:tcPr>
            <w:tcW w:w="1453" w:type="dxa"/>
            <w:tcBorders>
              <w:top w:val="single" w:sz="4" w:space="0" w:color="auto"/>
              <w:left w:val="single" w:sz="4" w:space="0" w:color="auto"/>
              <w:bottom w:val="nil"/>
              <w:right w:val="single" w:sz="8" w:space="0" w:color="auto"/>
            </w:tcBorders>
            <w:noWrap/>
            <w:vAlign w:val="bottom"/>
          </w:tcPr>
          <w:p w14:paraId="7877B9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1D3D564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2F2842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CC57D6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5F6998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710F92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7D64C0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332DF60"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52360D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9462444"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22EA25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0BB0C0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6C308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ED31295"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1B03F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418EE0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15682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w:t>
            </w:r>
          </w:p>
        </w:tc>
      </w:tr>
      <w:tr w:rsidR="00EF4F1C" w:rsidRPr="00EF4F1C" w14:paraId="13D6B1FD"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27CA2D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27FDB3D"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E0A71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01AE3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13FE0A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22AC5AE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E76EAE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31EC8BC"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6F0790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104C58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5BFD62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49A4ECB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92706E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93FFF30"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72DD4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24436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492C75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1CB64256"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71934C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0B1833"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2DAC4F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8" w:space="0" w:color="auto"/>
              <w:right w:val="single" w:sz="4" w:space="0" w:color="auto"/>
            </w:tcBorders>
            <w:noWrap/>
            <w:vAlign w:val="bottom"/>
          </w:tcPr>
          <w:p w14:paraId="4665FB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nil"/>
              <w:left w:val="single" w:sz="4" w:space="0" w:color="auto"/>
              <w:bottom w:val="single" w:sz="8" w:space="0" w:color="auto"/>
              <w:right w:val="single" w:sz="8" w:space="0" w:color="auto"/>
            </w:tcBorders>
            <w:noWrap/>
            <w:vAlign w:val="bottom"/>
          </w:tcPr>
          <w:p w14:paraId="51614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171B9AFC" w14:textId="77777777" w:rsidR="00EF4F1C" w:rsidRPr="00EF4F1C" w:rsidRDefault="00EF4F1C" w:rsidP="00A11D74">
      <w:pPr>
        <w:spacing w:after="0" w:afterAutospacing="0" w:line="240" w:lineRule="auto"/>
        <w:rPr>
          <w:rFonts w:ascii="David" w:hAnsi="David" w:cs="David"/>
          <w:b/>
          <w:bCs/>
          <w:sz w:val="24"/>
          <w:szCs w:val="24"/>
        </w:rPr>
      </w:pPr>
    </w:p>
    <w:p w14:paraId="191582CD"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rsidSect="00EF4F1C">
          <w:pgSz w:w="11906" w:h="16838"/>
          <w:pgMar w:top="1440" w:right="1797" w:bottom="1276" w:left="1797" w:header="720" w:footer="720" w:gutter="0"/>
          <w:pgNumType w:start="0"/>
          <w:cols w:space="720"/>
          <w:bidi/>
          <w:rtlGutter/>
        </w:sectPr>
      </w:pP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721"/>
        <w:gridCol w:w="967"/>
        <w:gridCol w:w="781"/>
        <w:gridCol w:w="914"/>
      </w:tblGrid>
      <w:tr w:rsidR="00EF4F1C" w:rsidRPr="00EF4F1C" w14:paraId="0B3A8FA8" w14:textId="77777777" w:rsidTr="00EF4F1C">
        <w:trPr>
          <w:trHeight w:val="300"/>
          <w:jc w:val="center"/>
        </w:trPr>
        <w:tc>
          <w:tcPr>
            <w:tcW w:w="2083" w:type="dxa"/>
            <w:gridSpan w:val="3"/>
            <w:tcBorders>
              <w:top w:val="single" w:sz="4" w:space="0" w:color="auto"/>
              <w:left w:val="single" w:sz="4" w:space="0" w:color="auto"/>
              <w:bottom w:val="single" w:sz="4" w:space="0" w:color="auto"/>
              <w:right w:val="single" w:sz="4" w:space="0" w:color="auto"/>
            </w:tcBorders>
            <w:vAlign w:val="bottom"/>
          </w:tcPr>
          <w:p w14:paraId="6947B0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חשבון מס' :</w:t>
            </w:r>
          </w:p>
          <w:p w14:paraId="7E45BAF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ביצוע חודש</w:t>
            </w:r>
            <w:r w:rsidRPr="00EF4F1C">
              <w:rPr>
                <w:rFonts w:ascii="David" w:hAnsi="David" w:cs="David"/>
                <w:b/>
                <w:bCs/>
                <w:sz w:val="24"/>
                <w:szCs w:val="24"/>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5422BE7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53F1DD88" w14:textId="77777777" w:rsidR="00EF4F1C" w:rsidRPr="00EF4F1C" w:rsidRDefault="00EF4F1C" w:rsidP="00A11D74">
            <w:pPr>
              <w:spacing w:after="0" w:afterAutospacing="0" w:line="240" w:lineRule="auto"/>
              <w:rPr>
                <w:rFonts w:ascii="David" w:hAnsi="David" w:cs="David"/>
                <w:b/>
                <w:bCs/>
                <w:sz w:val="24"/>
                <w:szCs w:val="24"/>
              </w:rPr>
            </w:pPr>
          </w:p>
        </w:tc>
        <w:tc>
          <w:tcPr>
            <w:tcW w:w="768" w:type="dxa"/>
            <w:tcBorders>
              <w:top w:val="single" w:sz="4" w:space="0" w:color="auto"/>
              <w:left w:val="single" w:sz="4" w:space="0" w:color="auto"/>
              <w:bottom w:val="single" w:sz="4" w:space="0" w:color="auto"/>
              <w:right w:val="single" w:sz="4" w:space="0" w:color="auto"/>
            </w:tcBorders>
            <w:vAlign w:val="bottom"/>
          </w:tcPr>
          <w:p w14:paraId="00CC7F61" w14:textId="77777777" w:rsidR="00EF4F1C" w:rsidRPr="00EF4F1C" w:rsidRDefault="00EF4F1C" w:rsidP="00A11D74">
            <w:pPr>
              <w:spacing w:after="0" w:afterAutospacing="0" w:line="240" w:lineRule="auto"/>
              <w:rPr>
                <w:rFonts w:ascii="David" w:hAnsi="David" w:cs="David"/>
                <w:b/>
                <w:bCs/>
                <w:sz w:val="24"/>
                <w:szCs w:val="24"/>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403F5EF7" w14:textId="77777777" w:rsidR="00EF4F1C" w:rsidRPr="00EF4F1C" w:rsidRDefault="00EF4F1C" w:rsidP="00A11D74">
            <w:pPr>
              <w:spacing w:after="0" w:afterAutospacing="0" w:line="240" w:lineRule="auto"/>
              <w:rPr>
                <w:rFonts w:ascii="David" w:hAnsi="David" w:cs="David"/>
                <w:b/>
                <w:bCs/>
                <w:sz w:val="24"/>
                <w:szCs w:val="24"/>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5A2B0272" w14:textId="77777777" w:rsidR="00EF4F1C" w:rsidRPr="00EF4F1C" w:rsidRDefault="00EF4F1C" w:rsidP="00A11D74">
            <w:pPr>
              <w:spacing w:after="0" w:afterAutospacing="0" w:line="240" w:lineRule="auto"/>
              <w:rPr>
                <w:rFonts w:ascii="David" w:hAnsi="David" w:cs="David"/>
                <w:b/>
                <w:bCs/>
                <w:sz w:val="24"/>
                <w:szCs w:val="24"/>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3F09B71D" w14:textId="77777777" w:rsidR="00EF4F1C" w:rsidRPr="00EF4F1C" w:rsidRDefault="00EF4F1C" w:rsidP="00A11D74">
            <w:pPr>
              <w:spacing w:after="0" w:afterAutospacing="0" w:line="240" w:lineRule="auto"/>
              <w:rPr>
                <w:rFonts w:ascii="David" w:hAnsi="David" w:cs="David"/>
                <w:b/>
                <w:bCs/>
                <w:sz w:val="24"/>
                <w:szCs w:val="24"/>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72C2BC5B" w14:textId="77777777" w:rsidR="00EF4F1C" w:rsidRPr="00EF4F1C" w:rsidRDefault="00EF4F1C" w:rsidP="00A11D74">
            <w:pPr>
              <w:spacing w:after="0" w:afterAutospacing="0" w:line="240" w:lineRule="auto"/>
              <w:rPr>
                <w:rFonts w:ascii="David" w:hAnsi="David" w:cs="David"/>
                <w:b/>
                <w:bCs/>
                <w:sz w:val="24"/>
                <w:szCs w:val="24"/>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33C0F3AF" w14:textId="77777777" w:rsidR="00EF4F1C" w:rsidRPr="00EF4F1C" w:rsidRDefault="00EF4F1C" w:rsidP="00A11D74">
            <w:pPr>
              <w:spacing w:after="0" w:afterAutospacing="0" w:line="240" w:lineRule="auto"/>
              <w:rPr>
                <w:rFonts w:ascii="David" w:hAnsi="David" w:cs="David"/>
                <w:b/>
                <w:bCs/>
                <w:sz w:val="24"/>
                <w:szCs w:val="24"/>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C514789" w14:textId="77777777" w:rsidR="00EF4F1C" w:rsidRPr="00EF4F1C" w:rsidRDefault="00EF4F1C" w:rsidP="00A11D74">
            <w:pPr>
              <w:spacing w:after="0" w:afterAutospacing="0" w:line="240" w:lineRule="auto"/>
              <w:rPr>
                <w:rFonts w:ascii="David" w:hAnsi="David" w:cs="David"/>
                <w:b/>
                <w:bCs/>
                <w:sz w:val="24"/>
                <w:szCs w:val="24"/>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253206C6" w14:textId="77777777" w:rsidR="00EF4F1C" w:rsidRPr="00EF4F1C" w:rsidRDefault="00EF4F1C" w:rsidP="00A11D74">
            <w:pPr>
              <w:spacing w:after="0" w:afterAutospacing="0" w:line="240" w:lineRule="auto"/>
              <w:rPr>
                <w:rFonts w:ascii="David" w:hAnsi="David" w:cs="David"/>
                <w:b/>
                <w:bCs/>
                <w:sz w:val="24"/>
                <w:szCs w:val="24"/>
                <w:u w:val="single"/>
              </w:rPr>
            </w:pPr>
          </w:p>
        </w:tc>
      </w:tr>
      <w:tr w:rsidR="00EF4F1C" w:rsidRPr="00EF4F1C" w14:paraId="362A524E" w14:textId="77777777" w:rsidTr="00EF4F1C">
        <w:trPr>
          <w:trHeight w:val="1916"/>
          <w:jc w:val="center"/>
        </w:trPr>
        <w:tc>
          <w:tcPr>
            <w:tcW w:w="714" w:type="dxa"/>
            <w:tcBorders>
              <w:top w:val="single" w:sz="4" w:space="0" w:color="auto"/>
              <w:left w:val="single" w:sz="4" w:space="0" w:color="auto"/>
              <w:bottom w:val="single" w:sz="4" w:space="0" w:color="auto"/>
              <w:right w:val="single" w:sz="4" w:space="0" w:color="auto"/>
            </w:tcBorders>
            <w:vAlign w:val="bottom"/>
          </w:tcPr>
          <w:p w14:paraId="60A5DC92"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560BC440"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8" w:space="0" w:color="auto"/>
              <w:right w:val="single" w:sz="4" w:space="0" w:color="auto"/>
            </w:tcBorders>
            <w:vAlign w:val="center"/>
          </w:tcPr>
          <w:p w14:paraId="1C74A4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41DFD5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431515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1AE5DC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7F3722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013860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6AE516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71A850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6126F8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2F1196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50D683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50850A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1AE1C4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624473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7712B9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2453E7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41D57D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7FB4B46E" w14:textId="77777777" w:rsidTr="00EF4F1C">
        <w:trPr>
          <w:trHeight w:val="270"/>
          <w:jc w:val="center"/>
        </w:trPr>
        <w:tc>
          <w:tcPr>
            <w:tcW w:w="714" w:type="dxa"/>
            <w:tcBorders>
              <w:top w:val="single" w:sz="4" w:space="0" w:color="auto"/>
              <w:left w:val="single" w:sz="4" w:space="0" w:color="auto"/>
              <w:bottom w:val="single" w:sz="4" w:space="0" w:color="auto"/>
              <w:right w:val="single" w:sz="4" w:space="0" w:color="auto"/>
            </w:tcBorders>
            <w:vAlign w:val="bottom"/>
          </w:tcPr>
          <w:p w14:paraId="10A44F3C"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nil"/>
              <w:right w:val="nil"/>
            </w:tcBorders>
            <w:vAlign w:val="bottom"/>
          </w:tcPr>
          <w:p w14:paraId="0A805C8F"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nil"/>
              <w:left w:val="single" w:sz="8" w:space="0" w:color="auto"/>
              <w:bottom w:val="single" w:sz="8" w:space="0" w:color="auto"/>
              <w:right w:val="single" w:sz="4" w:space="0" w:color="auto"/>
            </w:tcBorders>
            <w:vAlign w:val="bottom"/>
          </w:tcPr>
          <w:p w14:paraId="796B90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nil"/>
              <w:left w:val="single" w:sz="4" w:space="0" w:color="auto"/>
              <w:bottom w:val="single" w:sz="8" w:space="0" w:color="auto"/>
              <w:right w:val="single" w:sz="4" w:space="0" w:color="auto"/>
            </w:tcBorders>
            <w:vAlign w:val="bottom"/>
          </w:tcPr>
          <w:p w14:paraId="2E905B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nil"/>
              <w:left w:val="single" w:sz="4" w:space="0" w:color="auto"/>
              <w:bottom w:val="single" w:sz="8" w:space="0" w:color="auto"/>
              <w:right w:val="single" w:sz="4" w:space="0" w:color="auto"/>
            </w:tcBorders>
            <w:vAlign w:val="bottom"/>
          </w:tcPr>
          <w:p w14:paraId="73039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nil"/>
              <w:left w:val="single" w:sz="4" w:space="0" w:color="auto"/>
              <w:bottom w:val="single" w:sz="8" w:space="0" w:color="auto"/>
              <w:right w:val="single" w:sz="4" w:space="0" w:color="auto"/>
            </w:tcBorders>
            <w:vAlign w:val="bottom"/>
          </w:tcPr>
          <w:p w14:paraId="6C8D6E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8" w:space="0" w:color="auto"/>
              <w:right w:val="single" w:sz="4" w:space="0" w:color="auto"/>
            </w:tcBorders>
            <w:vAlign w:val="bottom"/>
          </w:tcPr>
          <w:p w14:paraId="08D81A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nil"/>
              <w:left w:val="single" w:sz="4" w:space="0" w:color="auto"/>
              <w:bottom w:val="single" w:sz="8" w:space="0" w:color="auto"/>
              <w:right w:val="single" w:sz="4" w:space="0" w:color="auto"/>
            </w:tcBorders>
            <w:vAlign w:val="bottom"/>
          </w:tcPr>
          <w:p w14:paraId="6578C3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nil"/>
              <w:left w:val="single" w:sz="4" w:space="0" w:color="auto"/>
              <w:bottom w:val="single" w:sz="8" w:space="0" w:color="auto"/>
              <w:right w:val="single" w:sz="4" w:space="0" w:color="auto"/>
            </w:tcBorders>
            <w:vAlign w:val="bottom"/>
          </w:tcPr>
          <w:p w14:paraId="64ECD0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8" w:space="0" w:color="auto"/>
              <w:right w:val="single" w:sz="4" w:space="0" w:color="auto"/>
            </w:tcBorders>
            <w:vAlign w:val="bottom"/>
          </w:tcPr>
          <w:p w14:paraId="6C05FF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nil"/>
              <w:left w:val="single" w:sz="4" w:space="0" w:color="auto"/>
              <w:bottom w:val="single" w:sz="8" w:space="0" w:color="auto"/>
              <w:right w:val="single" w:sz="4" w:space="0" w:color="auto"/>
            </w:tcBorders>
            <w:vAlign w:val="bottom"/>
          </w:tcPr>
          <w:p w14:paraId="3D2315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nil"/>
              <w:left w:val="single" w:sz="4" w:space="0" w:color="auto"/>
              <w:bottom w:val="single" w:sz="8" w:space="0" w:color="auto"/>
              <w:right w:val="single" w:sz="4" w:space="0" w:color="auto"/>
            </w:tcBorders>
            <w:vAlign w:val="bottom"/>
          </w:tcPr>
          <w:p w14:paraId="05EEC4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nil"/>
              <w:left w:val="single" w:sz="4" w:space="0" w:color="auto"/>
              <w:bottom w:val="single" w:sz="8" w:space="0" w:color="auto"/>
              <w:right w:val="single" w:sz="4" w:space="0" w:color="auto"/>
            </w:tcBorders>
            <w:vAlign w:val="bottom"/>
          </w:tcPr>
          <w:p w14:paraId="34063A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nil"/>
              <w:left w:val="single" w:sz="4" w:space="0" w:color="auto"/>
              <w:bottom w:val="single" w:sz="8" w:space="0" w:color="auto"/>
              <w:right w:val="single" w:sz="4" w:space="0" w:color="auto"/>
            </w:tcBorders>
            <w:vAlign w:val="bottom"/>
          </w:tcPr>
          <w:p w14:paraId="6E02F2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nil"/>
              <w:left w:val="single" w:sz="4" w:space="0" w:color="auto"/>
              <w:bottom w:val="single" w:sz="8" w:space="0" w:color="auto"/>
              <w:right w:val="single" w:sz="4" w:space="0" w:color="auto"/>
            </w:tcBorders>
            <w:vAlign w:val="bottom"/>
          </w:tcPr>
          <w:p w14:paraId="02276A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nil"/>
              <w:left w:val="single" w:sz="4" w:space="0" w:color="auto"/>
              <w:bottom w:val="single" w:sz="8" w:space="0" w:color="auto"/>
              <w:right w:val="single" w:sz="4" w:space="0" w:color="auto"/>
            </w:tcBorders>
            <w:vAlign w:val="bottom"/>
          </w:tcPr>
          <w:p w14:paraId="3D21CD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nil"/>
              <w:left w:val="single" w:sz="4" w:space="0" w:color="auto"/>
              <w:bottom w:val="single" w:sz="8" w:space="0" w:color="auto"/>
              <w:right w:val="single" w:sz="4" w:space="0" w:color="auto"/>
            </w:tcBorders>
            <w:vAlign w:val="bottom"/>
          </w:tcPr>
          <w:p w14:paraId="54DDBF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nil"/>
              <w:left w:val="single" w:sz="4" w:space="0" w:color="auto"/>
              <w:bottom w:val="single" w:sz="8" w:space="0" w:color="auto"/>
              <w:right w:val="single" w:sz="8" w:space="0" w:color="auto"/>
            </w:tcBorders>
            <w:vAlign w:val="bottom"/>
          </w:tcPr>
          <w:p w14:paraId="59FEB5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8" w:space="0" w:color="auto"/>
              <w:right w:val="single" w:sz="8" w:space="0" w:color="auto"/>
            </w:tcBorders>
            <w:vAlign w:val="bottom"/>
          </w:tcPr>
          <w:p w14:paraId="1B895C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DEF01DE"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527AD5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4D5E4F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w:t>
            </w:r>
          </w:p>
        </w:tc>
        <w:tc>
          <w:tcPr>
            <w:tcW w:w="779" w:type="dxa"/>
            <w:tcBorders>
              <w:top w:val="nil"/>
              <w:left w:val="single" w:sz="4" w:space="0" w:color="auto"/>
              <w:bottom w:val="single" w:sz="4" w:space="0" w:color="auto"/>
              <w:right w:val="single" w:sz="4" w:space="0" w:color="auto"/>
            </w:tcBorders>
            <w:vAlign w:val="bottom"/>
          </w:tcPr>
          <w:p w14:paraId="3617B3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64459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72B10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A300E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0AAB9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0945B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69764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8F63E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9DAC3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89863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92F0A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2C9FD2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A4864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63331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50FE7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0E4364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A760D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83A1D5B"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45277C9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6E45A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w:t>
            </w:r>
          </w:p>
        </w:tc>
        <w:tc>
          <w:tcPr>
            <w:tcW w:w="779" w:type="dxa"/>
            <w:tcBorders>
              <w:top w:val="nil"/>
              <w:left w:val="single" w:sz="4" w:space="0" w:color="auto"/>
              <w:bottom w:val="single" w:sz="4" w:space="0" w:color="auto"/>
              <w:right w:val="single" w:sz="4" w:space="0" w:color="auto"/>
            </w:tcBorders>
            <w:vAlign w:val="bottom"/>
          </w:tcPr>
          <w:p w14:paraId="5162FF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DEC00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1CC09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B8CF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B2BE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EB403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AF75D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EBAB3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1B8D39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3D3F7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5C61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C7137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E6947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27D631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F298B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7DB71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736" w:type="dxa"/>
            <w:tcBorders>
              <w:top w:val="nil"/>
              <w:left w:val="single" w:sz="4" w:space="0" w:color="auto"/>
              <w:bottom w:val="single" w:sz="4" w:space="0" w:color="auto"/>
              <w:right w:val="single" w:sz="4" w:space="0" w:color="auto"/>
            </w:tcBorders>
            <w:vAlign w:val="bottom"/>
          </w:tcPr>
          <w:p w14:paraId="18AD37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57E8BEA"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884F7C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023B2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3</w:t>
            </w:r>
          </w:p>
        </w:tc>
        <w:tc>
          <w:tcPr>
            <w:tcW w:w="779" w:type="dxa"/>
            <w:tcBorders>
              <w:top w:val="nil"/>
              <w:left w:val="single" w:sz="4" w:space="0" w:color="auto"/>
              <w:bottom w:val="single" w:sz="4" w:space="0" w:color="auto"/>
              <w:right w:val="single" w:sz="4" w:space="0" w:color="auto"/>
            </w:tcBorders>
            <w:vAlign w:val="bottom"/>
          </w:tcPr>
          <w:p w14:paraId="148539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5EEE2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87C53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64AAD0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81E0D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3F52B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F9448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6A9F6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616076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CB34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3CD85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E8975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A78EB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BED7A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082B8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71FA70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FB2B2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346B3D3"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12CA78C3"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C8781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4</w:t>
            </w:r>
          </w:p>
        </w:tc>
        <w:tc>
          <w:tcPr>
            <w:tcW w:w="779" w:type="dxa"/>
            <w:tcBorders>
              <w:top w:val="nil"/>
              <w:left w:val="single" w:sz="4" w:space="0" w:color="auto"/>
              <w:bottom w:val="single" w:sz="4" w:space="0" w:color="auto"/>
              <w:right w:val="single" w:sz="4" w:space="0" w:color="auto"/>
            </w:tcBorders>
            <w:vAlign w:val="bottom"/>
          </w:tcPr>
          <w:p w14:paraId="758FED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D8D01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570D2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448B3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4219D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89BBE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9DAC6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9055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7DCF93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F47CB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0523A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0DA100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49DBE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2AA48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39AC1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1B09EA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6682CE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2FCAE41A"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A6D8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5EED4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6564B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78A2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AD28C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A63B3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DDCDE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D3E53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B169F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DEF2C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B96BF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1478F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1545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BFB49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2ECD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88B5D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583A4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64212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2F886E24" w14:textId="77777777" w:rsidTr="00EF4F1C">
        <w:trPr>
          <w:trHeight w:val="255"/>
          <w:jc w:val="center"/>
        </w:trPr>
        <w:tc>
          <w:tcPr>
            <w:tcW w:w="714" w:type="dxa"/>
            <w:vMerge w:val="restart"/>
            <w:tcBorders>
              <w:top w:val="nil"/>
              <w:left w:val="single" w:sz="8" w:space="0" w:color="auto"/>
              <w:bottom w:val="single" w:sz="4" w:space="0" w:color="auto"/>
              <w:right w:val="nil"/>
            </w:tcBorders>
            <w:shd w:val="clear" w:color="auto" w:fill="CCFFCC"/>
            <w:vAlign w:val="center"/>
          </w:tcPr>
          <w:p w14:paraId="159D8B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קומה 2</w:t>
            </w:r>
          </w:p>
        </w:tc>
        <w:tc>
          <w:tcPr>
            <w:tcW w:w="590" w:type="dxa"/>
            <w:tcBorders>
              <w:top w:val="nil"/>
              <w:left w:val="single" w:sz="4" w:space="0" w:color="auto"/>
              <w:bottom w:val="nil"/>
              <w:right w:val="single" w:sz="4" w:space="0" w:color="auto"/>
            </w:tcBorders>
            <w:shd w:val="clear" w:color="auto" w:fill="CCFFCC"/>
            <w:vAlign w:val="bottom"/>
          </w:tcPr>
          <w:p w14:paraId="580B95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דירה 5</w:t>
            </w:r>
          </w:p>
        </w:tc>
        <w:tc>
          <w:tcPr>
            <w:tcW w:w="779" w:type="dxa"/>
            <w:tcBorders>
              <w:top w:val="nil"/>
              <w:left w:val="single" w:sz="4" w:space="0" w:color="auto"/>
              <w:bottom w:val="single" w:sz="4" w:space="0" w:color="auto"/>
              <w:right w:val="single" w:sz="4" w:space="0" w:color="auto"/>
            </w:tcBorders>
            <w:vAlign w:val="bottom"/>
          </w:tcPr>
          <w:p w14:paraId="4F8623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7FA1F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1A8A2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D790B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7C86B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EC0F5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B95EB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17ACD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F2B82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32E7C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97C46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FA4B1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C35EB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B9DFA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6916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53425D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3FDED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6A5D1F27"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1FF634F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35BCC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6</w:t>
            </w:r>
          </w:p>
        </w:tc>
        <w:tc>
          <w:tcPr>
            <w:tcW w:w="779" w:type="dxa"/>
            <w:tcBorders>
              <w:top w:val="nil"/>
              <w:left w:val="single" w:sz="4" w:space="0" w:color="auto"/>
              <w:bottom w:val="single" w:sz="4" w:space="0" w:color="auto"/>
              <w:right w:val="single" w:sz="4" w:space="0" w:color="auto"/>
            </w:tcBorders>
            <w:vAlign w:val="bottom"/>
          </w:tcPr>
          <w:p w14:paraId="33D102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4512C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920E6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E47C9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308E3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706B6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7983A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5F67F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C9569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AF2C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F7ADF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07DBBB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3AF9E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353F1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6629F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207E3F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64970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3DEA314"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1181195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0B640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7</w:t>
            </w:r>
          </w:p>
        </w:tc>
        <w:tc>
          <w:tcPr>
            <w:tcW w:w="779" w:type="dxa"/>
            <w:tcBorders>
              <w:top w:val="nil"/>
              <w:left w:val="single" w:sz="4" w:space="0" w:color="auto"/>
              <w:bottom w:val="single" w:sz="4" w:space="0" w:color="auto"/>
              <w:right w:val="single" w:sz="4" w:space="0" w:color="auto"/>
            </w:tcBorders>
            <w:vAlign w:val="bottom"/>
          </w:tcPr>
          <w:p w14:paraId="0ADC02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55586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D2829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78C501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8D6A0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CD280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295A6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21C5D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2528EF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2E6740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5" w:type="dxa"/>
            <w:tcBorders>
              <w:top w:val="single" w:sz="4" w:space="0" w:color="auto"/>
              <w:left w:val="single" w:sz="4" w:space="0" w:color="auto"/>
              <w:bottom w:val="single" w:sz="4" w:space="0" w:color="auto"/>
              <w:right w:val="single" w:sz="4" w:space="0" w:color="auto"/>
            </w:tcBorders>
            <w:vAlign w:val="bottom"/>
          </w:tcPr>
          <w:p w14:paraId="4A18CD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349000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81" w:type="dxa"/>
            <w:tcBorders>
              <w:top w:val="single" w:sz="4" w:space="0" w:color="auto"/>
              <w:left w:val="single" w:sz="4" w:space="0" w:color="auto"/>
              <w:bottom w:val="single" w:sz="4" w:space="0" w:color="auto"/>
              <w:right w:val="single" w:sz="4" w:space="0" w:color="auto"/>
            </w:tcBorders>
            <w:vAlign w:val="bottom"/>
          </w:tcPr>
          <w:p w14:paraId="135D57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EF265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5" w:type="dxa"/>
            <w:tcBorders>
              <w:top w:val="single" w:sz="4" w:space="0" w:color="auto"/>
              <w:left w:val="single" w:sz="4" w:space="0" w:color="auto"/>
              <w:bottom w:val="single" w:sz="4" w:space="0" w:color="auto"/>
              <w:right w:val="single" w:sz="4" w:space="0" w:color="auto"/>
            </w:tcBorders>
            <w:vAlign w:val="bottom"/>
          </w:tcPr>
          <w:p w14:paraId="343BFC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7C4BD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36" w:type="dxa"/>
            <w:tcBorders>
              <w:top w:val="single" w:sz="4" w:space="0" w:color="auto"/>
              <w:left w:val="single" w:sz="4" w:space="0" w:color="auto"/>
              <w:bottom w:val="single" w:sz="4" w:space="0" w:color="auto"/>
              <w:right w:val="single" w:sz="4" w:space="0" w:color="auto"/>
            </w:tcBorders>
            <w:vAlign w:val="bottom"/>
          </w:tcPr>
          <w:p w14:paraId="04D03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0FD2B1C"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4F23216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11C5AF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67EEAD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A8F02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B71A7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24611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515EE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570BD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12B89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E4A84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1BBDAB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65B09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7D8FE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1413DC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8F68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466CD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76ED22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0255C6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2FB800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A4B6726" w14:textId="77777777" w:rsidTr="00EF4F1C">
        <w:trPr>
          <w:trHeight w:val="270"/>
          <w:jc w:val="center"/>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4B6B9D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7A72DB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236CAF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B9C54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57718E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3A836F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F486F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8D97F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4B0782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A36C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218B5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7A8F0C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5CF1E1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465E66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E876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1C31B5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A0250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05D653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bl>
    <w:p w14:paraId="09C0DB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160AF96B"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46B2586E" w14:textId="77777777" w:rsidR="00EF4F1C" w:rsidRPr="00EF4F1C" w:rsidRDefault="00EF4F1C" w:rsidP="00A11D74">
            <w:pPr>
              <w:spacing w:after="0" w:afterAutospacing="0" w:line="240" w:lineRule="auto"/>
              <w:rPr>
                <w:rFonts w:ascii="David" w:hAnsi="David" w:cs="David"/>
                <w:b/>
                <w:bCs/>
                <w:sz w:val="24"/>
                <w:szCs w:val="24"/>
                <w:rtl/>
              </w:rPr>
            </w:pPr>
          </w:p>
        </w:tc>
        <w:tc>
          <w:tcPr>
            <w:tcW w:w="590" w:type="dxa"/>
            <w:tcBorders>
              <w:top w:val="single" w:sz="4" w:space="0" w:color="auto"/>
              <w:left w:val="single" w:sz="4" w:space="0" w:color="auto"/>
              <w:bottom w:val="single" w:sz="4" w:space="0" w:color="auto"/>
              <w:right w:val="single" w:sz="4" w:space="0" w:color="auto"/>
            </w:tcBorders>
            <w:vAlign w:val="bottom"/>
          </w:tcPr>
          <w:p w14:paraId="42F74901"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23B88B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9C982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2ACDB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C7276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4E36C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78127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20D656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59D00B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1D458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00F39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314AA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3ADD4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56F354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500688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25A935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6775EB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31EAC1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2BE8B141"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3E0F45A7"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6AEFF1F4"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bottom"/>
          </w:tcPr>
          <w:p w14:paraId="122219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single" w:sz="4" w:space="0" w:color="auto"/>
              <w:left w:val="single" w:sz="4" w:space="0" w:color="auto"/>
              <w:bottom w:val="single" w:sz="4" w:space="0" w:color="auto"/>
              <w:right w:val="single" w:sz="4" w:space="0" w:color="auto"/>
            </w:tcBorders>
            <w:vAlign w:val="bottom"/>
          </w:tcPr>
          <w:p w14:paraId="412AA1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single" w:sz="4" w:space="0" w:color="auto"/>
              <w:left w:val="single" w:sz="4" w:space="0" w:color="auto"/>
              <w:bottom w:val="single" w:sz="4" w:space="0" w:color="auto"/>
              <w:right w:val="single" w:sz="4" w:space="0" w:color="auto"/>
            </w:tcBorders>
            <w:vAlign w:val="bottom"/>
          </w:tcPr>
          <w:p w14:paraId="1B7A64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single" w:sz="4" w:space="0" w:color="auto"/>
              <w:left w:val="single" w:sz="4" w:space="0" w:color="auto"/>
              <w:bottom w:val="single" w:sz="4" w:space="0" w:color="auto"/>
              <w:right w:val="single" w:sz="4" w:space="0" w:color="auto"/>
            </w:tcBorders>
            <w:vAlign w:val="bottom"/>
          </w:tcPr>
          <w:p w14:paraId="4168D4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D9B93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single" w:sz="4" w:space="0" w:color="auto"/>
              <w:left w:val="single" w:sz="4" w:space="0" w:color="auto"/>
              <w:bottom w:val="single" w:sz="4" w:space="0" w:color="auto"/>
              <w:right w:val="single" w:sz="4" w:space="0" w:color="auto"/>
            </w:tcBorders>
            <w:vAlign w:val="bottom"/>
          </w:tcPr>
          <w:p w14:paraId="0481BE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single" w:sz="4" w:space="0" w:color="auto"/>
              <w:left w:val="single" w:sz="4" w:space="0" w:color="auto"/>
              <w:bottom w:val="single" w:sz="4" w:space="0" w:color="auto"/>
              <w:right w:val="single" w:sz="4" w:space="0" w:color="auto"/>
            </w:tcBorders>
            <w:vAlign w:val="bottom"/>
          </w:tcPr>
          <w:p w14:paraId="008428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91999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single" w:sz="4" w:space="0" w:color="auto"/>
              <w:left w:val="single" w:sz="4" w:space="0" w:color="auto"/>
              <w:bottom w:val="single" w:sz="4" w:space="0" w:color="auto"/>
              <w:right w:val="single" w:sz="4" w:space="0" w:color="auto"/>
            </w:tcBorders>
            <w:vAlign w:val="bottom"/>
          </w:tcPr>
          <w:p w14:paraId="162FA5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single" w:sz="4" w:space="0" w:color="auto"/>
              <w:left w:val="single" w:sz="4" w:space="0" w:color="auto"/>
              <w:bottom w:val="single" w:sz="4" w:space="0" w:color="auto"/>
              <w:right w:val="single" w:sz="4" w:space="0" w:color="auto"/>
            </w:tcBorders>
            <w:vAlign w:val="bottom"/>
          </w:tcPr>
          <w:p w14:paraId="3CFC3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single" w:sz="4" w:space="0" w:color="auto"/>
              <w:left w:val="single" w:sz="4" w:space="0" w:color="auto"/>
              <w:bottom w:val="single" w:sz="4" w:space="0" w:color="auto"/>
              <w:right w:val="single" w:sz="4" w:space="0" w:color="auto"/>
            </w:tcBorders>
            <w:vAlign w:val="bottom"/>
          </w:tcPr>
          <w:p w14:paraId="31EB4C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single" w:sz="4" w:space="0" w:color="auto"/>
              <w:left w:val="single" w:sz="4" w:space="0" w:color="auto"/>
              <w:bottom w:val="single" w:sz="4" w:space="0" w:color="auto"/>
              <w:right w:val="single" w:sz="4" w:space="0" w:color="auto"/>
            </w:tcBorders>
            <w:vAlign w:val="bottom"/>
          </w:tcPr>
          <w:p w14:paraId="2AE77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single" w:sz="4" w:space="0" w:color="auto"/>
              <w:left w:val="single" w:sz="4" w:space="0" w:color="auto"/>
              <w:bottom w:val="single" w:sz="4" w:space="0" w:color="auto"/>
              <w:right w:val="single" w:sz="4" w:space="0" w:color="auto"/>
            </w:tcBorders>
            <w:vAlign w:val="bottom"/>
          </w:tcPr>
          <w:p w14:paraId="0C7720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single" w:sz="4" w:space="0" w:color="auto"/>
              <w:left w:val="single" w:sz="4" w:space="0" w:color="auto"/>
              <w:bottom w:val="single" w:sz="4" w:space="0" w:color="auto"/>
              <w:right w:val="single" w:sz="4" w:space="0" w:color="auto"/>
            </w:tcBorders>
            <w:vAlign w:val="bottom"/>
          </w:tcPr>
          <w:p w14:paraId="511849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single" w:sz="4" w:space="0" w:color="auto"/>
              <w:left w:val="single" w:sz="4" w:space="0" w:color="auto"/>
              <w:bottom w:val="single" w:sz="4" w:space="0" w:color="auto"/>
              <w:right w:val="single" w:sz="4" w:space="0" w:color="auto"/>
            </w:tcBorders>
            <w:vAlign w:val="bottom"/>
          </w:tcPr>
          <w:p w14:paraId="2BD470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single" w:sz="4" w:space="0" w:color="auto"/>
              <w:left w:val="single" w:sz="4" w:space="0" w:color="auto"/>
              <w:bottom w:val="single" w:sz="4" w:space="0" w:color="auto"/>
              <w:right w:val="single" w:sz="4" w:space="0" w:color="auto"/>
            </w:tcBorders>
            <w:vAlign w:val="bottom"/>
          </w:tcPr>
          <w:p w14:paraId="0FE8EF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single" w:sz="4" w:space="0" w:color="auto"/>
              <w:left w:val="single" w:sz="4" w:space="0" w:color="auto"/>
              <w:bottom w:val="single" w:sz="4" w:space="0" w:color="auto"/>
              <w:right w:val="single" w:sz="4" w:space="0" w:color="auto"/>
            </w:tcBorders>
            <w:vAlign w:val="bottom"/>
          </w:tcPr>
          <w:p w14:paraId="764ABA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5F4BF1AF"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18E4D0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D2BE9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9</w:t>
            </w:r>
          </w:p>
        </w:tc>
        <w:tc>
          <w:tcPr>
            <w:tcW w:w="779" w:type="dxa"/>
            <w:tcBorders>
              <w:top w:val="nil"/>
              <w:left w:val="single" w:sz="4" w:space="0" w:color="auto"/>
              <w:bottom w:val="single" w:sz="4" w:space="0" w:color="auto"/>
              <w:right w:val="single" w:sz="4" w:space="0" w:color="auto"/>
            </w:tcBorders>
            <w:vAlign w:val="bottom"/>
          </w:tcPr>
          <w:p w14:paraId="38B130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0A23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B0112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3382A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CD2FA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4E669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65CD5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277BB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67391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5AA6BA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950E8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005B80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671A0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0321A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D29FF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2F28C3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9DDDB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82FE173"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F83C2C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CD538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10</w:t>
            </w:r>
          </w:p>
        </w:tc>
        <w:tc>
          <w:tcPr>
            <w:tcW w:w="779" w:type="dxa"/>
            <w:tcBorders>
              <w:top w:val="nil"/>
              <w:left w:val="single" w:sz="4" w:space="0" w:color="auto"/>
              <w:bottom w:val="single" w:sz="4" w:space="0" w:color="auto"/>
              <w:right w:val="single" w:sz="4" w:space="0" w:color="auto"/>
            </w:tcBorders>
            <w:vAlign w:val="bottom"/>
          </w:tcPr>
          <w:p w14:paraId="1AF19D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246DA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3405B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6FDFF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93781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5F32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C111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7ECA3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C51E8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D4A4B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64D07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74388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80B07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A2C13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7F964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28" w:type="dxa"/>
            <w:tcBorders>
              <w:top w:val="nil"/>
              <w:left w:val="single" w:sz="4" w:space="0" w:color="auto"/>
              <w:bottom w:val="single" w:sz="4" w:space="0" w:color="auto"/>
              <w:right w:val="single" w:sz="4" w:space="0" w:color="auto"/>
            </w:tcBorders>
            <w:vAlign w:val="bottom"/>
          </w:tcPr>
          <w:p w14:paraId="259F9C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77306F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178E7F6"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FE8B072"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CC604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11</w:t>
            </w:r>
          </w:p>
        </w:tc>
        <w:tc>
          <w:tcPr>
            <w:tcW w:w="779" w:type="dxa"/>
            <w:tcBorders>
              <w:top w:val="nil"/>
              <w:left w:val="single" w:sz="4" w:space="0" w:color="auto"/>
              <w:bottom w:val="single" w:sz="4" w:space="0" w:color="auto"/>
              <w:right w:val="single" w:sz="4" w:space="0" w:color="auto"/>
            </w:tcBorders>
            <w:vAlign w:val="bottom"/>
          </w:tcPr>
          <w:p w14:paraId="7395F2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A95AB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AF307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186E2C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59E35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1815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A0C65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88CA2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64A68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FA138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6FA0F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2235C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19D89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3B4C8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96ED5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1C0E3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68020B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F067F1F"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0667916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E42B9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12</w:t>
            </w:r>
          </w:p>
        </w:tc>
        <w:tc>
          <w:tcPr>
            <w:tcW w:w="779" w:type="dxa"/>
            <w:tcBorders>
              <w:top w:val="nil"/>
              <w:left w:val="single" w:sz="4" w:space="0" w:color="auto"/>
              <w:bottom w:val="single" w:sz="4" w:space="0" w:color="auto"/>
              <w:right w:val="single" w:sz="4" w:space="0" w:color="auto"/>
            </w:tcBorders>
            <w:vAlign w:val="bottom"/>
          </w:tcPr>
          <w:p w14:paraId="70E261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7D5A1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9969C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1F781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4F1DCC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54787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4386D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3BC16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1A740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856BC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29B50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B638E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5686F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28D8F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6BC442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6343BC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8A2F7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BDE7132"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747B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6839E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26B56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AE7E5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D5035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933CC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3328C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5508F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EAF6A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A9BF2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BB96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3C0B4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2DC7E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FE78A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0BEE1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55D3C0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788B7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2EF28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281C1DD5" w14:textId="77777777" w:rsidTr="00EF4F1C">
        <w:trPr>
          <w:trHeight w:val="255"/>
          <w:jc w:val="center"/>
        </w:trPr>
        <w:tc>
          <w:tcPr>
            <w:tcW w:w="714" w:type="dxa"/>
            <w:vMerge w:val="restart"/>
            <w:tcBorders>
              <w:top w:val="nil"/>
              <w:left w:val="single" w:sz="8" w:space="0" w:color="auto"/>
              <w:bottom w:val="nil"/>
              <w:right w:val="nil"/>
            </w:tcBorders>
            <w:shd w:val="clear" w:color="auto" w:fill="CCFFCC"/>
            <w:vAlign w:val="center"/>
          </w:tcPr>
          <w:p w14:paraId="1FA98C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676E5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13</w:t>
            </w:r>
          </w:p>
        </w:tc>
        <w:tc>
          <w:tcPr>
            <w:tcW w:w="779" w:type="dxa"/>
            <w:tcBorders>
              <w:top w:val="nil"/>
              <w:left w:val="single" w:sz="4" w:space="0" w:color="auto"/>
              <w:bottom w:val="single" w:sz="4" w:space="0" w:color="auto"/>
              <w:right w:val="single" w:sz="4" w:space="0" w:color="auto"/>
            </w:tcBorders>
            <w:vAlign w:val="bottom"/>
          </w:tcPr>
          <w:p w14:paraId="5A4936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5B290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E6851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2FAFD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1D349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AE59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8A196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A27FD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B2C95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868F5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DB06D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476FB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438B65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5CEC3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78364E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56666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1F53C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1CEAED0" w14:textId="77777777" w:rsidTr="00EF4F1C">
        <w:trPr>
          <w:trHeight w:val="255"/>
          <w:jc w:val="center"/>
        </w:trPr>
        <w:tc>
          <w:tcPr>
            <w:tcW w:w="0" w:type="auto"/>
            <w:vMerge/>
            <w:tcBorders>
              <w:top w:val="nil"/>
              <w:left w:val="single" w:sz="8" w:space="0" w:color="auto"/>
              <w:bottom w:val="nil"/>
              <w:right w:val="nil"/>
            </w:tcBorders>
            <w:vAlign w:val="center"/>
          </w:tcPr>
          <w:p w14:paraId="59B12DF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D3E83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14</w:t>
            </w:r>
          </w:p>
        </w:tc>
        <w:tc>
          <w:tcPr>
            <w:tcW w:w="779" w:type="dxa"/>
            <w:tcBorders>
              <w:top w:val="nil"/>
              <w:left w:val="single" w:sz="4" w:space="0" w:color="auto"/>
              <w:bottom w:val="single" w:sz="4" w:space="0" w:color="auto"/>
              <w:right w:val="single" w:sz="4" w:space="0" w:color="auto"/>
            </w:tcBorders>
            <w:vAlign w:val="bottom"/>
          </w:tcPr>
          <w:p w14:paraId="624C71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9B8CB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166D1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08486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73AB9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72EB42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6607B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E6E11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FB173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5B56C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C19C8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42742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13923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814F9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7B220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778804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81B7E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A2523B2" w14:textId="77777777" w:rsidTr="00EF4F1C">
        <w:trPr>
          <w:trHeight w:val="255"/>
          <w:jc w:val="center"/>
        </w:trPr>
        <w:tc>
          <w:tcPr>
            <w:tcW w:w="0" w:type="auto"/>
            <w:vMerge/>
            <w:tcBorders>
              <w:top w:val="nil"/>
              <w:left w:val="single" w:sz="8" w:space="0" w:color="auto"/>
              <w:bottom w:val="nil"/>
              <w:right w:val="nil"/>
            </w:tcBorders>
            <w:vAlign w:val="center"/>
          </w:tcPr>
          <w:p w14:paraId="41151B68"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1C947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15</w:t>
            </w:r>
          </w:p>
        </w:tc>
        <w:tc>
          <w:tcPr>
            <w:tcW w:w="779" w:type="dxa"/>
            <w:tcBorders>
              <w:top w:val="nil"/>
              <w:left w:val="single" w:sz="4" w:space="0" w:color="auto"/>
              <w:bottom w:val="single" w:sz="4" w:space="0" w:color="auto"/>
              <w:right w:val="single" w:sz="4" w:space="0" w:color="auto"/>
            </w:tcBorders>
            <w:vAlign w:val="bottom"/>
          </w:tcPr>
          <w:p w14:paraId="01C19C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B9B16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7A904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A141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F855B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A14CE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35FA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0E340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92580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ED06A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C89FF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520BB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43C6DD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F1BC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8182F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42F495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C2A9F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5E8C296" w14:textId="77777777" w:rsidTr="00EF4F1C">
        <w:trPr>
          <w:trHeight w:val="255"/>
          <w:jc w:val="center"/>
        </w:trPr>
        <w:tc>
          <w:tcPr>
            <w:tcW w:w="0" w:type="auto"/>
            <w:vMerge/>
            <w:tcBorders>
              <w:top w:val="nil"/>
              <w:left w:val="single" w:sz="8" w:space="0" w:color="auto"/>
              <w:bottom w:val="nil"/>
              <w:right w:val="nil"/>
            </w:tcBorders>
            <w:vAlign w:val="center"/>
          </w:tcPr>
          <w:p w14:paraId="0DD7394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4BE56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16</w:t>
            </w:r>
          </w:p>
        </w:tc>
        <w:tc>
          <w:tcPr>
            <w:tcW w:w="779" w:type="dxa"/>
            <w:tcBorders>
              <w:top w:val="nil"/>
              <w:left w:val="single" w:sz="4" w:space="0" w:color="auto"/>
              <w:bottom w:val="single" w:sz="4" w:space="0" w:color="auto"/>
              <w:right w:val="single" w:sz="4" w:space="0" w:color="auto"/>
            </w:tcBorders>
            <w:vAlign w:val="bottom"/>
          </w:tcPr>
          <w:p w14:paraId="6513EA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80FAB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C3D4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719FE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B4BD1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6A534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AD6E5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138A3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04F5CF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652D27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04FF7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6DA43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5E5307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263FD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10E0C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30D08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617B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EBD38F4"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D7DC6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D2532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719CE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41934F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6116A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52FA5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FFFA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EB207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EE661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74A19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0CBAC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09B0B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705E3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7E528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D56F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B7BCE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7B119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02B0D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4C3ECD6B" w14:textId="77777777" w:rsidR="00EF4F1C" w:rsidRPr="00EF4F1C" w:rsidRDefault="00EF4F1C" w:rsidP="00A11D74">
      <w:pPr>
        <w:spacing w:after="0" w:afterAutospacing="0" w:line="240" w:lineRule="auto"/>
        <w:rPr>
          <w:rFonts w:ascii="David" w:hAnsi="David" w:cs="David"/>
          <w:b/>
          <w:bCs/>
          <w:sz w:val="24"/>
          <w:szCs w:val="24"/>
        </w:rPr>
      </w:pPr>
    </w:p>
    <w:p w14:paraId="205B677A" w14:textId="77777777" w:rsidR="00EF4F1C" w:rsidRPr="00EF4F1C" w:rsidRDefault="00EF4F1C" w:rsidP="00A11D74">
      <w:pPr>
        <w:spacing w:after="0" w:afterAutospacing="0" w:line="240" w:lineRule="auto"/>
        <w:rPr>
          <w:rFonts w:ascii="David" w:hAnsi="David" w:cs="David"/>
          <w:b/>
          <w:bCs/>
          <w:sz w:val="24"/>
          <w:szCs w:val="24"/>
        </w:rPr>
      </w:pP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5838D29A"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6D9D727B"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4C3DDD9B"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7C6B66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3F3A3C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384160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3F2915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26276C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18516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79B7C2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19A320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2213A1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66285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3FFE9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7BAF13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6832A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7101D0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6DBA0E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15D60F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501BDE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20DAA580"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16F4516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35E3FF76"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bottom"/>
          </w:tcPr>
          <w:p w14:paraId="06CC35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single" w:sz="4" w:space="0" w:color="auto"/>
              <w:left w:val="single" w:sz="4" w:space="0" w:color="auto"/>
              <w:bottom w:val="single" w:sz="4" w:space="0" w:color="auto"/>
              <w:right w:val="single" w:sz="4" w:space="0" w:color="auto"/>
            </w:tcBorders>
            <w:vAlign w:val="bottom"/>
          </w:tcPr>
          <w:p w14:paraId="63257F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single" w:sz="4" w:space="0" w:color="auto"/>
              <w:left w:val="single" w:sz="4" w:space="0" w:color="auto"/>
              <w:bottom w:val="single" w:sz="4" w:space="0" w:color="auto"/>
              <w:right w:val="single" w:sz="4" w:space="0" w:color="auto"/>
            </w:tcBorders>
            <w:vAlign w:val="bottom"/>
          </w:tcPr>
          <w:p w14:paraId="30A770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single" w:sz="4" w:space="0" w:color="auto"/>
              <w:left w:val="single" w:sz="4" w:space="0" w:color="auto"/>
              <w:bottom w:val="single" w:sz="4" w:space="0" w:color="auto"/>
              <w:right w:val="single" w:sz="4" w:space="0" w:color="auto"/>
            </w:tcBorders>
            <w:vAlign w:val="bottom"/>
          </w:tcPr>
          <w:p w14:paraId="22A698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C257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single" w:sz="4" w:space="0" w:color="auto"/>
              <w:left w:val="single" w:sz="4" w:space="0" w:color="auto"/>
              <w:bottom w:val="single" w:sz="4" w:space="0" w:color="auto"/>
              <w:right w:val="single" w:sz="4" w:space="0" w:color="auto"/>
            </w:tcBorders>
            <w:vAlign w:val="bottom"/>
          </w:tcPr>
          <w:p w14:paraId="75A0CB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single" w:sz="4" w:space="0" w:color="auto"/>
              <w:left w:val="single" w:sz="4" w:space="0" w:color="auto"/>
              <w:bottom w:val="single" w:sz="4" w:space="0" w:color="auto"/>
              <w:right w:val="single" w:sz="4" w:space="0" w:color="auto"/>
            </w:tcBorders>
            <w:vAlign w:val="bottom"/>
          </w:tcPr>
          <w:p w14:paraId="34AF70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4988D4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single" w:sz="4" w:space="0" w:color="auto"/>
              <w:left w:val="single" w:sz="4" w:space="0" w:color="auto"/>
              <w:bottom w:val="single" w:sz="4" w:space="0" w:color="auto"/>
              <w:right w:val="single" w:sz="4" w:space="0" w:color="auto"/>
            </w:tcBorders>
            <w:vAlign w:val="bottom"/>
          </w:tcPr>
          <w:p w14:paraId="214293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single" w:sz="4" w:space="0" w:color="auto"/>
              <w:left w:val="single" w:sz="4" w:space="0" w:color="auto"/>
              <w:bottom w:val="single" w:sz="4" w:space="0" w:color="auto"/>
              <w:right w:val="single" w:sz="4" w:space="0" w:color="auto"/>
            </w:tcBorders>
            <w:vAlign w:val="bottom"/>
          </w:tcPr>
          <w:p w14:paraId="120F6B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single" w:sz="4" w:space="0" w:color="auto"/>
              <w:left w:val="single" w:sz="4" w:space="0" w:color="auto"/>
              <w:bottom w:val="single" w:sz="4" w:space="0" w:color="auto"/>
              <w:right w:val="single" w:sz="4" w:space="0" w:color="auto"/>
            </w:tcBorders>
            <w:vAlign w:val="bottom"/>
          </w:tcPr>
          <w:p w14:paraId="749086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single" w:sz="4" w:space="0" w:color="auto"/>
              <w:left w:val="single" w:sz="4" w:space="0" w:color="auto"/>
              <w:bottom w:val="single" w:sz="4" w:space="0" w:color="auto"/>
              <w:right w:val="single" w:sz="4" w:space="0" w:color="auto"/>
            </w:tcBorders>
            <w:vAlign w:val="bottom"/>
          </w:tcPr>
          <w:p w14:paraId="679049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single" w:sz="4" w:space="0" w:color="auto"/>
              <w:left w:val="single" w:sz="4" w:space="0" w:color="auto"/>
              <w:bottom w:val="single" w:sz="4" w:space="0" w:color="auto"/>
              <w:right w:val="single" w:sz="4" w:space="0" w:color="auto"/>
            </w:tcBorders>
            <w:vAlign w:val="bottom"/>
          </w:tcPr>
          <w:p w14:paraId="2558FF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single" w:sz="4" w:space="0" w:color="auto"/>
              <w:left w:val="single" w:sz="4" w:space="0" w:color="auto"/>
              <w:bottom w:val="single" w:sz="4" w:space="0" w:color="auto"/>
              <w:right w:val="single" w:sz="4" w:space="0" w:color="auto"/>
            </w:tcBorders>
            <w:vAlign w:val="bottom"/>
          </w:tcPr>
          <w:p w14:paraId="62469E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single" w:sz="4" w:space="0" w:color="auto"/>
              <w:left w:val="single" w:sz="4" w:space="0" w:color="auto"/>
              <w:bottom w:val="single" w:sz="4" w:space="0" w:color="auto"/>
              <w:right w:val="single" w:sz="4" w:space="0" w:color="auto"/>
            </w:tcBorders>
            <w:vAlign w:val="bottom"/>
          </w:tcPr>
          <w:p w14:paraId="4A38FF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single" w:sz="4" w:space="0" w:color="auto"/>
              <w:left w:val="single" w:sz="4" w:space="0" w:color="auto"/>
              <w:bottom w:val="single" w:sz="4" w:space="0" w:color="auto"/>
              <w:right w:val="single" w:sz="4" w:space="0" w:color="auto"/>
            </w:tcBorders>
            <w:vAlign w:val="bottom"/>
          </w:tcPr>
          <w:p w14:paraId="07AA4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single" w:sz="4" w:space="0" w:color="auto"/>
              <w:left w:val="single" w:sz="4" w:space="0" w:color="auto"/>
              <w:bottom w:val="single" w:sz="4" w:space="0" w:color="auto"/>
              <w:right w:val="single" w:sz="4" w:space="0" w:color="auto"/>
            </w:tcBorders>
            <w:vAlign w:val="bottom"/>
          </w:tcPr>
          <w:p w14:paraId="2A1273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F23A256" w14:textId="77777777" w:rsidTr="00EF4F1C">
        <w:trPr>
          <w:trHeight w:val="255"/>
          <w:jc w:val="center"/>
        </w:trPr>
        <w:tc>
          <w:tcPr>
            <w:tcW w:w="714" w:type="dxa"/>
            <w:vMerge w:val="restart"/>
            <w:tcBorders>
              <w:top w:val="single" w:sz="4" w:space="0" w:color="auto"/>
              <w:left w:val="single" w:sz="4" w:space="0" w:color="auto"/>
              <w:bottom w:val="nil"/>
              <w:right w:val="nil"/>
            </w:tcBorders>
            <w:shd w:val="clear" w:color="auto" w:fill="CCFFCC"/>
            <w:vAlign w:val="center"/>
          </w:tcPr>
          <w:p w14:paraId="7F0BF2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8721B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1C91FA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7472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EC485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4553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3CF84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B1963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7FDC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E290B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67A23D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63110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335835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5A0851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0C21EC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C79D1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385B52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2289B0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175767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975D4A4"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6517862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2822F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676632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69BC9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181F8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62252E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77936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02864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8A4A2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EF40E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53DC9E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1A89E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4CDC75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408F70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9CECD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D9B7F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017FA6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191C17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65B55B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3F2A0A6"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386BA36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46831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19</w:t>
            </w:r>
          </w:p>
        </w:tc>
        <w:tc>
          <w:tcPr>
            <w:tcW w:w="779" w:type="dxa"/>
            <w:tcBorders>
              <w:top w:val="nil"/>
              <w:left w:val="single" w:sz="4" w:space="0" w:color="auto"/>
              <w:bottom w:val="single" w:sz="4" w:space="0" w:color="auto"/>
              <w:right w:val="single" w:sz="4" w:space="0" w:color="auto"/>
            </w:tcBorders>
            <w:vAlign w:val="bottom"/>
          </w:tcPr>
          <w:p w14:paraId="7C3D3D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474D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137B7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18D6A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932A2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68DDC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B502C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DD977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AC6F1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D1D4D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683C21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5EA97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3C8F9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01770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1E54D3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37466C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3C4E7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AD9EE8C"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1E09D726"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7A8F94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713899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35DDE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32583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122EA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39519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A0AA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98%</w:t>
            </w:r>
          </w:p>
        </w:tc>
        <w:tc>
          <w:tcPr>
            <w:tcW w:w="728" w:type="dxa"/>
            <w:tcBorders>
              <w:top w:val="single" w:sz="4" w:space="0" w:color="auto"/>
              <w:left w:val="single" w:sz="4" w:space="0" w:color="auto"/>
              <w:bottom w:val="single" w:sz="4" w:space="0" w:color="auto"/>
              <w:right w:val="single" w:sz="4" w:space="0" w:color="auto"/>
            </w:tcBorders>
            <w:vAlign w:val="bottom"/>
          </w:tcPr>
          <w:p w14:paraId="74AC60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857" w:type="dxa"/>
            <w:tcBorders>
              <w:top w:val="single" w:sz="4" w:space="0" w:color="auto"/>
              <w:left w:val="single" w:sz="4" w:space="0" w:color="auto"/>
              <w:bottom w:val="single" w:sz="4" w:space="0" w:color="auto"/>
              <w:right w:val="single" w:sz="4" w:space="0" w:color="auto"/>
            </w:tcBorders>
            <w:vAlign w:val="bottom"/>
          </w:tcPr>
          <w:p w14:paraId="13EDE0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27D567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68" w:type="dxa"/>
            <w:tcBorders>
              <w:top w:val="single" w:sz="4" w:space="0" w:color="auto"/>
              <w:left w:val="single" w:sz="4" w:space="0" w:color="auto"/>
              <w:bottom w:val="single" w:sz="4" w:space="0" w:color="auto"/>
              <w:right w:val="single" w:sz="4" w:space="0" w:color="auto"/>
            </w:tcBorders>
            <w:vAlign w:val="bottom"/>
          </w:tcPr>
          <w:p w14:paraId="40FDA7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5E1877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BB680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36AA0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C8D0E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0A607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28" w:type="dxa"/>
            <w:tcBorders>
              <w:top w:val="single" w:sz="4" w:space="0" w:color="auto"/>
              <w:left w:val="single" w:sz="4" w:space="0" w:color="auto"/>
              <w:bottom w:val="single" w:sz="4" w:space="0" w:color="auto"/>
              <w:right w:val="single" w:sz="4" w:space="0" w:color="auto"/>
            </w:tcBorders>
            <w:vAlign w:val="bottom"/>
          </w:tcPr>
          <w:p w14:paraId="3161DD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128D1E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D85FF11" w14:textId="77777777" w:rsidTr="00EF4F1C">
        <w:trPr>
          <w:trHeight w:val="269"/>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5A15D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A8186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61B85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8D9EB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B201B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9DE1E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94929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6D863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65E7F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23D5F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785B7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FE7ED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F928F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491D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9067E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93C95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439C3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7100B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37FF5184" w14:textId="77777777" w:rsidTr="00EF4F1C">
        <w:trPr>
          <w:trHeight w:val="255"/>
          <w:jc w:val="center"/>
        </w:trPr>
        <w:tc>
          <w:tcPr>
            <w:tcW w:w="714" w:type="dxa"/>
            <w:vMerge w:val="restart"/>
            <w:tcBorders>
              <w:top w:val="nil"/>
              <w:left w:val="single" w:sz="8" w:space="0" w:color="auto"/>
              <w:bottom w:val="nil"/>
              <w:right w:val="nil"/>
            </w:tcBorders>
            <w:shd w:val="clear" w:color="auto" w:fill="CCFFCC"/>
            <w:vAlign w:val="center"/>
          </w:tcPr>
          <w:p w14:paraId="589712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6A62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21</w:t>
            </w:r>
          </w:p>
        </w:tc>
        <w:tc>
          <w:tcPr>
            <w:tcW w:w="779" w:type="dxa"/>
            <w:tcBorders>
              <w:top w:val="nil"/>
              <w:left w:val="single" w:sz="4" w:space="0" w:color="auto"/>
              <w:bottom w:val="single" w:sz="4" w:space="0" w:color="auto"/>
              <w:right w:val="single" w:sz="4" w:space="0" w:color="auto"/>
            </w:tcBorders>
            <w:vAlign w:val="bottom"/>
          </w:tcPr>
          <w:p w14:paraId="1E29DF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76E61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0AB98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020EA6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7073C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B9A8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C9309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FE5E3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014CB0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61152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19A93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722895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9EFC9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F047C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0A2B7E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419814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26000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BEFD6D0" w14:textId="77777777" w:rsidTr="00EF4F1C">
        <w:trPr>
          <w:trHeight w:val="255"/>
          <w:jc w:val="center"/>
        </w:trPr>
        <w:tc>
          <w:tcPr>
            <w:tcW w:w="0" w:type="auto"/>
            <w:vMerge/>
            <w:tcBorders>
              <w:top w:val="nil"/>
              <w:left w:val="single" w:sz="8" w:space="0" w:color="auto"/>
              <w:bottom w:val="nil"/>
              <w:right w:val="nil"/>
            </w:tcBorders>
            <w:vAlign w:val="center"/>
          </w:tcPr>
          <w:p w14:paraId="58E6FED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0CB25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22</w:t>
            </w:r>
          </w:p>
        </w:tc>
        <w:tc>
          <w:tcPr>
            <w:tcW w:w="779" w:type="dxa"/>
            <w:tcBorders>
              <w:top w:val="nil"/>
              <w:left w:val="single" w:sz="4" w:space="0" w:color="auto"/>
              <w:bottom w:val="single" w:sz="4" w:space="0" w:color="auto"/>
              <w:right w:val="single" w:sz="4" w:space="0" w:color="auto"/>
            </w:tcBorders>
            <w:vAlign w:val="bottom"/>
          </w:tcPr>
          <w:p w14:paraId="7C7C66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B825E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37C0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8EE15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0CA99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76538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12C35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8050E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6501B5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D8B85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C9A8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00568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A7B3A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24812A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0A3ED7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27EF8B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BC3A7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CDF42A8" w14:textId="77777777" w:rsidTr="00EF4F1C">
        <w:trPr>
          <w:trHeight w:val="255"/>
          <w:jc w:val="center"/>
        </w:trPr>
        <w:tc>
          <w:tcPr>
            <w:tcW w:w="0" w:type="auto"/>
            <w:vMerge/>
            <w:tcBorders>
              <w:top w:val="nil"/>
              <w:left w:val="single" w:sz="8" w:space="0" w:color="auto"/>
              <w:bottom w:val="nil"/>
              <w:right w:val="nil"/>
            </w:tcBorders>
            <w:vAlign w:val="center"/>
          </w:tcPr>
          <w:p w14:paraId="0B10AF06"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A173B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23</w:t>
            </w:r>
          </w:p>
        </w:tc>
        <w:tc>
          <w:tcPr>
            <w:tcW w:w="779" w:type="dxa"/>
            <w:tcBorders>
              <w:top w:val="nil"/>
              <w:left w:val="single" w:sz="4" w:space="0" w:color="auto"/>
              <w:bottom w:val="single" w:sz="4" w:space="0" w:color="auto"/>
              <w:right w:val="single" w:sz="4" w:space="0" w:color="auto"/>
            </w:tcBorders>
            <w:vAlign w:val="bottom"/>
          </w:tcPr>
          <w:p w14:paraId="084981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6F94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51D72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5BB68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1B0A3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07542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D9247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FBD0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2E3F3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E05B7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C5633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1FEF1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C790C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AEACA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3C6AB6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64D90C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75D238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CA865A4" w14:textId="77777777" w:rsidTr="00EF4F1C">
        <w:trPr>
          <w:trHeight w:val="255"/>
          <w:jc w:val="center"/>
        </w:trPr>
        <w:tc>
          <w:tcPr>
            <w:tcW w:w="0" w:type="auto"/>
            <w:vMerge/>
            <w:tcBorders>
              <w:top w:val="nil"/>
              <w:left w:val="single" w:sz="8" w:space="0" w:color="auto"/>
              <w:bottom w:val="nil"/>
              <w:right w:val="nil"/>
            </w:tcBorders>
            <w:vAlign w:val="center"/>
          </w:tcPr>
          <w:p w14:paraId="3C0CD710"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3A344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24</w:t>
            </w:r>
          </w:p>
        </w:tc>
        <w:tc>
          <w:tcPr>
            <w:tcW w:w="779" w:type="dxa"/>
            <w:tcBorders>
              <w:top w:val="nil"/>
              <w:left w:val="single" w:sz="4" w:space="0" w:color="auto"/>
              <w:bottom w:val="single" w:sz="4" w:space="0" w:color="auto"/>
              <w:right w:val="single" w:sz="4" w:space="0" w:color="auto"/>
            </w:tcBorders>
            <w:vAlign w:val="bottom"/>
          </w:tcPr>
          <w:p w14:paraId="39950F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692A6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3164D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69B5B1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A6D77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49B25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EFE95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7BF380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DD525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651271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FAA61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67AA0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9700A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A606E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0800C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0B79A0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541B76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3A386F7"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3502B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58EAA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D3BEB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EC70D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56787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FB49A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E920A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3AF2C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241F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863E6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B99BE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437D7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D474D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384DF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B6DD5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FAF2E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E8E29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EE8CA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237D6E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5D5F57A0"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1E020405" w14:textId="77777777" w:rsidR="00EF4F1C" w:rsidRPr="00EF4F1C" w:rsidRDefault="00EF4F1C" w:rsidP="00A11D74">
            <w:pPr>
              <w:spacing w:after="0" w:afterAutospacing="0" w:line="240" w:lineRule="auto"/>
              <w:rPr>
                <w:rFonts w:ascii="David" w:hAnsi="David" w:cs="David"/>
                <w:b/>
                <w:bCs/>
                <w:sz w:val="24"/>
                <w:szCs w:val="24"/>
                <w:rtl/>
              </w:rPr>
            </w:pPr>
          </w:p>
        </w:tc>
        <w:tc>
          <w:tcPr>
            <w:tcW w:w="590" w:type="dxa"/>
            <w:tcBorders>
              <w:top w:val="single" w:sz="4" w:space="0" w:color="auto"/>
              <w:left w:val="single" w:sz="4" w:space="0" w:color="auto"/>
              <w:bottom w:val="single" w:sz="4" w:space="0" w:color="auto"/>
              <w:right w:val="single" w:sz="4" w:space="0" w:color="auto"/>
            </w:tcBorders>
            <w:vAlign w:val="bottom"/>
          </w:tcPr>
          <w:p w14:paraId="4E61050A"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7B0B26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5D3BC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56EDB8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8D40D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A0C9E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13A96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4FA634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3643F1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6787B2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BD979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412952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695C1F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E29D0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7529C3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E413D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07E58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0C8820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75B9B014"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2DB1785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vAlign w:val="bottom"/>
          </w:tcPr>
          <w:p w14:paraId="0C621B3D"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nil"/>
              <w:left w:val="single" w:sz="4" w:space="0" w:color="auto"/>
              <w:bottom w:val="single" w:sz="4" w:space="0" w:color="auto"/>
              <w:right w:val="single" w:sz="4" w:space="0" w:color="auto"/>
            </w:tcBorders>
            <w:vAlign w:val="bottom"/>
          </w:tcPr>
          <w:p w14:paraId="2ABBBC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nil"/>
              <w:left w:val="single" w:sz="4" w:space="0" w:color="auto"/>
              <w:bottom w:val="single" w:sz="4" w:space="0" w:color="auto"/>
              <w:right w:val="single" w:sz="4" w:space="0" w:color="auto"/>
            </w:tcBorders>
            <w:vAlign w:val="bottom"/>
          </w:tcPr>
          <w:p w14:paraId="7F2D87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nil"/>
              <w:left w:val="single" w:sz="4" w:space="0" w:color="auto"/>
              <w:bottom w:val="single" w:sz="4" w:space="0" w:color="auto"/>
              <w:right w:val="single" w:sz="4" w:space="0" w:color="auto"/>
            </w:tcBorders>
            <w:vAlign w:val="bottom"/>
          </w:tcPr>
          <w:p w14:paraId="10BE70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nil"/>
              <w:left w:val="single" w:sz="4" w:space="0" w:color="auto"/>
              <w:bottom w:val="single" w:sz="4" w:space="0" w:color="auto"/>
              <w:right w:val="single" w:sz="4" w:space="0" w:color="auto"/>
            </w:tcBorders>
            <w:vAlign w:val="bottom"/>
          </w:tcPr>
          <w:p w14:paraId="74EDBE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4" w:space="0" w:color="auto"/>
              <w:right w:val="single" w:sz="4" w:space="0" w:color="auto"/>
            </w:tcBorders>
            <w:vAlign w:val="bottom"/>
          </w:tcPr>
          <w:p w14:paraId="5FC461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nil"/>
              <w:left w:val="single" w:sz="4" w:space="0" w:color="auto"/>
              <w:bottom w:val="single" w:sz="4" w:space="0" w:color="auto"/>
              <w:right w:val="single" w:sz="4" w:space="0" w:color="auto"/>
            </w:tcBorders>
            <w:vAlign w:val="bottom"/>
          </w:tcPr>
          <w:p w14:paraId="0BE3F0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nil"/>
              <w:left w:val="single" w:sz="4" w:space="0" w:color="auto"/>
              <w:bottom w:val="single" w:sz="4" w:space="0" w:color="auto"/>
              <w:right w:val="single" w:sz="4" w:space="0" w:color="auto"/>
            </w:tcBorders>
            <w:vAlign w:val="bottom"/>
          </w:tcPr>
          <w:p w14:paraId="4282EA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4" w:space="0" w:color="auto"/>
              <w:right w:val="single" w:sz="4" w:space="0" w:color="auto"/>
            </w:tcBorders>
            <w:vAlign w:val="bottom"/>
          </w:tcPr>
          <w:p w14:paraId="3360D6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nil"/>
              <w:left w:val="single" w:sz="4" w:space="0" w:color="auto"/>
              <w:bottom w:val="single" w:sz="4" w:space="0" w:color="auto"/>
              <w:right w:val="single" w:sz="4" w:space="0" w:color="auto"/>
            </w:tcBorders>
            <w:vAlign w:val="bottom"/>
          </w:tcPr>
          <w:p w14:paraId="251159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nil"/>
              <w:left w:val="single" w:sz="4" w:space="0" w:color="auto"/>
              <w:bottom w:val="single" w:sz="4" w:space="0" w:color="auto"/>
              <w:right w:val="single" w:sz="4" w:space="0" w:color="auto"/>
            </w:tcBorders>
            <w:vAlign w:val="bottom"/>
          </w:tcPr>
          <w:p w14:paraId="259C65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nil"/>
              <w:left w:val="single" w:sz="4" w:space="0" w:color="auto"/>
              <w:bottom w:val="single" w:sz="4" w:space="0" w:color="auto"/>
              <w:right w:val="single" w:sz="4" w:space="0" w:color="auto"/>
            </w:tcBorders>
            <w:vAlign w:val="bottom"/>
          </w:tcPr>
          <w:p w14:paraId="7BECAB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nil"/>
              <w:left w:val="single" w:sz="4" w:space="0" w:color="auto"/>
              <w:bottom w:val="single" w:sz="4" w:space="0" w:color="auto"/>
              <w:right w:val="single" w:sz="4" w:space="0" w:color="auto"/>
            </w:tcBorders>
            <w:vAlign w:val="bottom"/>
          </w:tcPr>
          <w:p w14:paraId="41733C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nil"/>
              <w:left w:val="single" w:sz="4" w:space="0" w:color="auto"/>
              <w:bottom w:val="single" w:sz="4" w:space="0" w:color="auto"/>
              <w:right w:val="single" w:sz="4" w:space="0" w:color="auto"/>
            </w:tcBorders>
            <w:vAlign w:val="bottom"/>
          </w:tcPr>
          <w:p w14:paraId="7CDC2A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nil"/>
              <w:left w:val="single" w:sz="4" w:space="0" w:color="auto"/>
              <w:bottom w:val="single" w:sz="4" w:space="0" w:color="auto"/>
              <w:right w:val="single" w:sz="4" w:space="0" w:color="auto"/>
            </w:tcBorders>
            <w:vAlign w:val="bottom"/>
          </w:tcPr>
          <w:p w14:paraId="256712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nil"/>
              <w:left w:val="single" w:sz="4" w:space="0" w:color="auto"/>
              <w:bottom w:val="single" w:sz="4" w:space="0" w:color="auto"/>
              <w:right w:val="single" w:sz="4" w:space="0" w:color="auto"/>
            </w:tcBorders>
            <w:vAlign w:val="bottom"/>
          </w:tcPr>
          <w:p w14:paraId="7E3F5F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nil"/>
              <w:left w:val="single" w:sz="4" w:space="0" w:color="auto"/>
              <w:bottom w:val="single" w:sz="4" w:space="0" w:color="auto"/>
              <w:right w:val="single" w:sz="4" w:space="0" w:color="auto"/>
            </w:tcBorders>
            <w:vAlign w:val="bottom"/>
          </w:tcPr>
          <w:p w14:paraId="604EC8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4973AC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133A5BB"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6FA4ED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538E3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25</w:t>
            </w:r>
          </w:p>
        </w:tc>
        <w:tc>
          <w:tcPr>
            <w:tcW w:w="779" w:type="dxa"/>
            <w:tcBorders>
              <w:top w:val="nil"/>
              <w:left w:val="single" w:sz="4" w:space="0" w:color="auto"/>
              <w:bottom w:val="single" w:sz="4" w:space="0" w:color="auto"/>
              <w:right w:val="single" w:sz="4" w:space="0" w:color="auto"/>
            </w:tcBorders>
            <w:vAlign w:val="bottom"/>
          </w:tcPr>
          <w:p w14:paraId="128448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7ECCD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291F2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40423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DC661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E87B7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78C05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1BC07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5899F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2BC5B5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AC467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BC07F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62E99A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6E400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63E346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21276E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0CD5B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64D1352"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1569E934"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B242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26</w:t>
            </w:r>
          </w:p>
        </w:tc>
        <w:tc>
          <w:tcPr>
            <w:tcW w:w="779" w:type="dxa"/>
            <w:tcBorders>
              <w:top w:val="nil"/>
              <w:left w:val="single" w:sz="4" w:space="0" w:color="auto"/>
              <w:bottom w:val="single" w:sz="4" w:space="0" w:color="auto"/>
              <w:right w:val="single" w:sz="4" w:space="0" w:color="auto"/>
            </w:tcBorders>
            <w:vAlign w:val="bottom"/>
          </w:tcPr>
          <w:p w14:paraId="56284A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2CE6A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3E59B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A918F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D31FA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6874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F3F1C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32F6F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DCCE0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7C11D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669E3A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F3015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52C08A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F7FB9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205E9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7DE52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708C3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34D6BF4"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05EB2E4C"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A5BD6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27</w:t>
            </w:r>
          </w:p>
        </w:tc>
        <w:tc>
          <w:tcPr>
            <w:tcW w:w="779" w:type="dxa"/>
            <w:tcBorders>
              <w:top w:val="nil"/>
              <w:left w:val="single" w:sz="4" w:space="0" w:color="auto"/>
              <w:bottom w:val="single" w:sz="4" w:space="0" w:color="auto"/>
              <w:right w:val="single" w:sz="4" w:space="0" w:color="auto"/>
            </w:tcBorders>
            <w:vAlign w:val="bottom"/>
          </w:tcPr>
          <w:p w14:paraId="204786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2F0C3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97B86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2F646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D0A6E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43A03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09840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BEA3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30EC5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8B2CB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7E3B62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730D9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820FF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4F932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7243C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4325C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B0754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5B9277F"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5C3358E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8E6EA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28</w:t>
            </w:r>
          </w:p>
        </w:tc>
        <w:tc>
          <w:tcPr>
            <w:tcW w:w="779" w:type="dxa"/>
            <w:tcBorders>
              <w:top w:val="nil"/>
              <w:left w:val="single" w:sz="4" w:space="0" w:color="auto"/>
              <w:bottom w:val="single" w:sz="4" w:space="0" w:color="auto"/>
              <w:right w:val="single" w:sz="4" w:space="0" w:color="auto"/>
            </w:tcBorders>
            <w:vAlign w:val="bottom"/>
          </w:tcPr>
          <w:p w14:paraId="0DC742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05F4C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31117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1B126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422C5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4EF4F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CFAD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931C7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75C5C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091D2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544C2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29DA1E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2FC198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10609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F9AE6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04943B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5BD99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C8AC038"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7B2CE2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3EB6E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9F9B5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BC258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9C019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9A572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B1A76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4894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862E8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57FF1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86D9A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FD3A2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51F6F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1F68A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A367C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6748E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3C765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37D64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31FCF99D" w14:textId="77777777" w:rsidR="00EF4F1C" w:rsidRPr="00EF4F1C" w:rsidRDefault="00EF4F1C" w:rsidP="00A11D74">
      <w:pPr>
        <w:spacing w:after="0" w:afterAutospacing="0" w:line="240" w:lineRule="auto"/>
        <w:rPr>
          <w:rFonts w:ascii="David" w:hAnsi="David" w:cs="David"/>
          <w:b/>
          <w:bCs/>
          <w:sz w:val="24"/>
          <w:szCs w:val="24"/>
        </w:rPr>
      </w:pPr>
    </w:p>
    <w:p w14:paraId="5100CAA2" w14:textId="77777777" w:rsidR="00EF4F1C" w:rsidRPr="00EF4F1C" w:rsidRDefault="00EF4F1C" w:rsidP="00A11D74">
      <w:pPr>
        <w:spacing w:after="0" w:afterAutospacing="0" w:line="240" w:lineRule="auto"/>
        <w:rPr>
          <w:rFonts w:ascii="David" w:hAnsi="David" w:cs="David"/>
          <w:b/>
          <w:bCs/>
          <w:sz w:val="24"/>
          <w:szCs w:val="24"/>
          <w:rtl/>
        </w:rPr>
      </w:pPr>
    </w:p>
    <w:p w14:paraId="266A9773" w14:textId="77777777" w:rsidR="00EF4F1C" w:rsidRPr="00EF4F1C" w:rsidRDefault="00EF4F1C" w:rsidP="00A11D74">
      <w:pPr>
        <w:spacing w:after="0" w:afterAutospacing="0" w:line="240" w:lineRule="auto"/>
        <w:rPr>
          <w:rFonts w:ascii="David" w:hAnsi="David" w:cs="David"/>
          <w:b/>
          <w:bCs/>
          <w:sz w:val="24"/>
          <w:szCs w:val="24"/>
          <w:rtl/>
        </w:rPr>
      </w:pPr>
    </w:p>
    <w:p w14:paraId="6240CE26" w14:textId="77777777" w:rsidR="00EF4F1C" w:rsidRPr="00EF4F1C" w:rsidRDefault="00EF4F1C" w:rsidP="00A11D74">
      <w:pPr>
        <w:spacing w:after="0" w:afterAutospacing="0" w:line="240" w:lineRule="auto"/>
        <w:rPr>
          <w:rFonts w:ascii="David" w:hAnsi="David" w:cs="David"/>
          <w:b/>
          <w:bCs/>
          <w:sz w:val="24"/>
          <w:szCs w:val="24"/>
          <w:rtl/>
        </w:rPr>
      </w:pPr>
    </w:p>
    <w:p w14:paraId="6B316A8F" w14:textId="77777777" w:rsidR="00EF4F1C" w:rsidRPr="00EF4F1C" w:rsidRDefault="00EF4F1C" w:rsidP="00A11D74">
      <w:pPr>
        <w:spacing w:after="0" w:afterAutospacing="0" w:line="240" w:lineRule="auto"/>
        <w:rPr>
          <w:rFonts w:ascii="David" w:hAnsi="David" w:cs="David"/>
          <w:b/>
          <w:bCs/>
          <w:sz w:val="24"/>
          <w:szCs w:val="24"/>
          <w:rtl/>
        </w:rPr>
      </w:pPr>
    </w:p>
    <w:p w14:paraId="61D1D939" w14:textId="77777777" w:rsidR="00EF4F1C" w:rsidRPr="00EF4F1C" w:rsidRDefault="00EF4F1C" w:rsidP="00A11D74">
      <w:pPr>
        <w:spacing w:after="0" w:afterAutospacing="0" w:line="240" w:lineRule="auto"/>
        <w:rPr>
          <w:rFonts w:ascii="David" w:hAnsi="David" w:cs="David"/>
          <w:b/>
          <w:bCs/>
          <w:sz w:val="24"/>
          <w:szCs w:val="24"/>
          <w:rtl/>
        </w:rPr>
      </w:pPr>
    </w:p>
    <w:p w14:paraId="4A87417D" w14:textId="77777777" w:rsidR="00EF4F1C" w:rsidRPr="00EF4F1C" w:rsidRDefault="00EF4F1C" w:rsidP="00A11D74">
      <w:pPr>
        <w:spacing w:after="0" w:afterAutospacing="0" w:line="240" w:lineRule="auto"/>
        <w:rPr>
          <w:rFonts w:ascii="David" w:hAnsi="David" w:cs="David"/>
          <w:b/>
          <w:bCs/>
          <w:sz w:val="24"/>
          <w:szCs w:val="24"/>
        </w:rPr>
      </w:pPr>
    </w:p>
    <w:p w14:paraId="41E833D3" w14:textId="77777777" w:rsidR="00EF4F1C" w:rsidRPr="00EF4F1C" w:rsidRDefault="00EF4F1C" w:rsidP="00A11D74">
      <w:pPr>
        <w:spacing w:after="0" w:afterAutospacing="0" w:line="240" w:lineRule="auto"/>
        <w:rPr>
          <w:rFonts w:ascii="David" w:hAnsi="David" w:cs="David"/>
          <w:b/>
          <w:bCs/>
          <w:sz w:val="24"/>
          <w:szCs w:val="24"/>
        </w:rPr>
      </w:pPr>
    </w:p>
    <w:p w14:paraId="0418F036" w14:textId="77777777" w:rsidR="00EF4F1C" w:rsidRPr="00EF4F1C" w:rsidRDefault="00EF4F1C" w:rsidP="00A11D74">
      <w:pPr>
        <w:spacing w:after="0" w:afterAutospacing="0" w:line="240" w:lineRule="auto"/>
        <w:rPr>
          <w:rFonts w:ascii="David" w:hAnsi="David" w:cs="David"/>
          <w:b/>
          <w:bCs/>
          <w:sz w:val="24"/>
          <w:szCs w:val="24"/>
          <w:rtl/>
        </w:rPr>
      </w:pPr>
    </w:p>
    <w:p w14:paraId="4BC3F0D4" w14:textId="77777777" w:rsidR="00EF4F1C" w:rsidRPr="00EF4F1C" w:rsidRDefault="00EF4F1C" w:rsidP="00A11D74">
      <w:pPr>
        <w:spacing w:after="0" w:afterAutospacing="0" w:line="240" w:lineRule="auto"/>
        <w:rPr>
          <w:rFonts w:ascii="David" w:hAnsi="David" w:cs="David"/>
          <w:b/>
          <w:bCs/>
          <w:sz w:val="24"/>
          <w:szCs w:val="24"/>
          <w:rtl/>
        </w:rPr>
      </w:pPr>
    </w:p>
    <w:p w14:paraId="36FACB1C" w14:textId="77777777" w:rsidR="00EF4F1C" w:rsidRPr="00EF4F1C" w:rsidRDefault="00EF4F1C" w:rsidP="00A11D74">
      <w:pPr>
        <w:spacing w:after="0" w:afterAutospacing="0" w:line="240" w:lineRule="auto"/>
        <w:rPr>
          <w:rFonts w:ascii="David" w:hAnsi="David" w:cs="David"/>
          <w:b/>
          <w:bCs/>
          <w:sz w:val="24"/>
          <w:szCs w:val="24"/>
          <w:rtl/>
        </w:rPr>
      </w:pPr>
    </w:p>
    <w:p w14:paraId="4E4EBFB2" w14:textId="77777777" w:rsidR="00EF4F1C" w:rsidRPr="00EF4F1C" w:rsidRDefault="00EF4F1C" w:rsidP="00A11D74">
      <w:pPr>
        <w:spacing w:after="0" w:afterAutospacing="0" w:line="240" w:lineRule="auto"/>
        <w:rPr>
          <w:rFonts w:ascii="David" w:hAnsi="David" w:cs="David"/>
          <w:b/>
          <w:bCs/>
          <w:sz w:val="24"/>
          <w:szCs w:val="24"/>
          <w:rtl/>
        </w:rPr>
      </w:pPr>
    </w:p>
    <w:p w14:paraId="3E1CF74A" w14:textId="77777777" w:rsidR="00EF4F1C" w:rsidRPr="00EF4F1C" w:rsidRDefault="00EF4F1C" w:rsidP="00A11D74">
      <w:pPr>
        <w:spacing w:after="0" w:afterAutospacing="0" w:line="240" w:lineRule="auto"/>
        <w:rPr>
          <w:rFonts w:ascii="David" w:hAnsi="David" w:cs="David"/>
          <w:b/>
          <w:bCs/>
          <w:sz w:val="24"/>
          <w:szCs w:val="24"/>
          <w:rtl/>
        </w:rPr>
      </w:pPr>
    </w:p>
    <w:tbl>
      <w:tblPr>
        <w:bidiVisual/>
        <w:tblW w:w="15580" w:type="dxa"/>
        <w:jc w:val="center"/>
        <w:tblLook w:val="00A0" w:firstRow="1" w:lastRow="0" w:firstColumn="1" w:lastColumn="0" w:noHBand="0" w:noVBand="0"/>
      </w:tblPr>
      <w:tblGrid>
        <w:gridCol w:w="5060"/>
        <w:gridCol w:w="1180"/>
        <w:gridCol w:w="1000"/>
        <w:gridCol w:w="728"/>
        <w:gridCol w:w="774"/>
        <w:gridCol w:w="741"/>
        <w:gridCol w:w="721"/>
        <w:gridCol w:w="721"/>
        <w:gridCol w:w="721"/>
        <w:gridCol w:w="721"/>
        <w:gridCol w:w="721"/>
        <w:gridCol w:w="721"/>
        <w:gridCol w:w="721"/>
        <w:gridCol w:w="1060"/>
      </w:tblGrid>
      <w:tr w:rsidR="00EF4F1C" w:rsidRPr="00EF4F1C" w14:paraId="08123DFB" w14:textId="77777777" w:rsidTr="00EF4F1C">
        <w:trPr>
          <w:trHeight w:val="300"/>
          <w:jc w:val="center"/>
        </w:trPr>
        <w:tc>
          <w:tcPr>
            <w:tcW w:w="5060" w:type="dxa"/>
            <w:vMerge w:val="restart"/>
            <w:tcBorders>
              <w:top w:val="single" w:sz="4" w:space="0" w:color="auto"/>
              <w:left w:val="single" w:sz="4" w:space="0" w:color="auto"/>
              <w:bottom w:val="single" w:sz="4" w:space="0" w:color="auto"/>
              <w:right w:val="single" w:sz="4" w:space="0" w:color="auto"/>
            </w:tcBorders>
            <w:noWrap/>
            <w:vAlign w:val="bottom"/>
          </w:tcPr>
          <w:p w14:paraId="7847B3BC" w14:textId="77777777" w:rsidR="00EF4F1C" w:rsidRPr="00EF4F1C" w:rsidRDefault="00EF4F1C" w:rsidP="00A11D74">
            <w:pPr>
              <w:spacing w:after="0" w:afterAutospacing="0" w:line="240" w:lineRule="auto"/>
              <w:rPr>
                <w:rFonts w:ascii="David" w:hAnsi="David" w:cs="David"/>
                <w:b/>
                <w:bCs/>
                <w:sz w:val="24"/>
                <w:szCs w:val="24"/>
                <w:u w:val="single"/>
                <w:rtl/>
              </w:rPr>
            </w:pPr>
          </w:p>
        </w:tc>
        <w:tc>
          <w:tcPr>
            <w:tcW w:w="1180" w:type="dxa"/>
            <w:tcBorders>
              <w:top w:val="single" w:sz="4" w:space="0" w:color="auto"/>
              <w:left w:val="single" w:sz="4" w:space="0" w:color="auto"/>
              <w:bottom w:val="single" w:sz="4" w:space="0" w:color="auto"/>
              <w:right w:val="nil"/>
            </w:tcBorders>
            <w:noWrap/>
            <w:vAlign w:val="bottom"/>
          </w:tcPr>
          <w:p w14:paraId="71C73C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חשבון מס' : </w:t>
            </w:r>
          </w:p>
        </w:tc>
        <w:tc>
          <w:tcPr>
            <w:tcW w:w="1000" w:type="dxa"/>
            <w:tcBorders>
              <w:top w:val="single" w:sz="4" w:space="0" w:color="auto"/>
              <w:left w:val="nil"/>
              <w:bottom w:val="single" w:sz="4" w:space="0" w:color="auto"/>
              <w:right w:val="single" w:sz="4" w:space="0" w:color="auto"/>
            </w:tcBorders>
            <w:noWrap/>
            <w:vAlign w:val="bottom"/>
          </w:tcPr>
          <w:p w14:paraId="035738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____</w:t>
            </w:r>
          </w:p>
        </w:tc>
        <w:tc>
          <w:tcPr>
            <w:tcW w:w="8340" w:type="dxa"/>
            <w:gridSpan w:val="11"/>
            <w:tcBorders>
              <w:top w:val="single" w:sz="4" w:space="0" w:color="auto"/>
              <w:left w:val="single" w:sz="4" w:space="0" w:color="auto"/>
              <w:bottom w:val="nil"/>
              <w:right w:val="nil"/>
            </w:tcBorders>
            <w:noWrap/>
            <w:vAlign w:val="bottom"/>
          </w:tcPr>
          <w:p w14:paraId="441F83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פרוייקט:___________, בניין מס':______________</w:t>
            </w:r>
          </w:p>
        </w:tc>
      </w:tr>
      <w:tr w:rsidR="00EF4F1C" w:rsidRPr="00EF4F1C" w14:paraId="16C8E9F6" w14:textId="77777777" w:rsidTr="00EF4F1C">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EE07C5B" w14:textId="77777777" w:rsidR="00EF4F1C" w:rsidRPr="00EF4F1C" w:rsidRDefault="00EF4F1C" w:rsidP="00A11D74">
            <w:pPr>
              <w:spacing w:after="0" w:afterAutospacing="0" w:line="240" w:lineRule="auto"/>
              <w:rPr>
                <w:rFonts w:ascii="David" w:hAnsi="David" w:cs="David"/>
                <w:b/>
                <w:bCs/>
                <w:sz w:val="24"/>
                <w:szCs w:val="24"/>
                <w:u w:val="single"/>
              </w:rPr>
            </w:pPr>
          </w:p>
        </w:tc>
        <w:tc>
          <w:tcPr>
            <w:tcW w:w="1180" w:type="dxa"/>
            <w:tcBorders>
              <w:top w:val="single" w:sz="4" w:space="0" w:color="auto"/>
              <w:left w:val="single" w:sz="4" w:space="0" w:color="auto"/>
              <w:bottom w:val="single" w:sz="4" w:space="0" w:color="auto"/>
              <w:right w:val="nil"/>
            </w:tcBorders>
            <w:noWrap/>
            <w:vAlign w:val="bottom"/>
          </w:tcPr>
          <w:p w14:paraId="450F956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ביצוע חודש:</w:t>
            </w:r>
          </w:p>
        </w:tc>
        <w:tc>
          <w:tcPr>
            <w:tcW w:w="1000" w:type="dxa"/>
            <w:tcBorders>
              <w:top w:val="single" w:sz="4" w:space="0" w:color="auto"/>
              <w:left w:val="nil"/>
              <w:bottom w:val="single" w:sz="4" w:space="0" w:color="auto"/>
              <w:right w:val="single" w:sz="4" w:space="0" w:color="auto"/>
            </w:tcBorders>
            <w:noWrap/>
            <w:vAlign w:val="bottom"/>
          </w:tcPr>
          <w:p w14:paraId="01E3B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___</w:t>
            </w:r>
          </w:p>
        </w:tc>
        <w:tc>
          <w:tcPr>
            <w:tcW w:w="8340" w:type="dxa"/>
            <w:gridSpan w:val="11"/>
            <w:tcBorders>
              <w:top w:val="nil"/>
              <w:left w:val="single" w:sz="4" w:space="0" w:color="auto"/>
              <w:bottom w:val="single" w:sz="4" w:space="0" w:color="auto"/>
              <w:right w:val="single" w:sz="4" w:space="0" w:color="auto"/>
            </w:tcBorders>
            <w:noWrap/>
            <w:vAlign w:val="bottom"/>
          </w:tcPr>
          <w:p w14:paraId="18A1EB34"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220C708" w14:textId="77777777" w:rsidTr="00EF4F1C">
        <w:trPr>
          <w:trHeight w:val="403"/>
          <w:jc w:val="center"/>
        </w:trPr>
        <w:tc>
          <w:tcPr>
            <w:tcW w:w="5060" w:type="dxa"/>
            <w:tcBorders>
              <w:top w:val="single" w:sz="4" w:space="0" w:color="auto"/>
              <w:left w:val="single" w:sz="8" w:space="0" w:color="auto"/>
              <w:bottom w:val="single" w:sz="4" w:space="0" w:color="auto"/>
              <w:right w:val="single" w:sz="4" w:space="0" w:color="auto"/>
            </w:tcBorders>
            <w:noWrap/>
          </w:tcPr>
          <w:p w14:paraId="34C432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 העבודה</w:t>
            </w:r>
          </w:p>
        </w:tc>
        <w:tc>
          <w:tcPr>
            <w:tcW w:w="1180" w:type="dxa"/>
            <w:tcBorders>
              <w:top w:val="single" w:sz="4" w:space="0" w:color="auto"/>
              <w:left w:val="single" w:sz="4" w:space="0" w:color="auto"/>
              <w:bottom w:val="single" w:sz="8" w:space="0" w:color="auto"/>
              <w:right w:val="single" w:sz="4" w:space="0" w:color="auto"/>
            </w:tcBorders>
          </w:tcPr>
          <w:p w14:paraId="65C2B7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00" w:type="dxa"/>
            <w:tcBorders>
              <w:top w:val="single" w:sz="4" w:space="0" w:color="auto"/>
              <w:left w:val="single" w:sz="4" w:space="0" w:color="auto"/>
              <w:bottom w:val="single" w:sz="4" w:space="0" w:color="auto"/>
              <w:right w:val="single" w:sz="4" w:space="0" w:color="auto"/>
            </w:tcBorders>
            <w:noWrap/>
          </w:tcPr>
          <w:p w14:paraId="7A0A9C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04335E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w:t>
            </w:r>
          </w:p>
        </w:tc>
        <w:tc>
          <w:tcPr>
            <w:tcW w:w="728" w:type="dxa"/>
            <w:tcBorders>
              <w:top w:val="single" w:sz="4" w:space="0" w:color="auto"/>
              <w:left w:val="single" w:sz="4" w:space="0" w:color="auto"/>
              <w:bottom w:val="single" w:sz="4" w:space="0" w:color="auto"/>
              <w:right w:val="single" w:sz="4" w:space="0" w:color="auto"/>
            </w:tcBorders>
            <w:noWrap/>
          </w:tcPr>
          <w:p w14:paraId="41C41B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1B691C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w:t>
            </w:r>
          </w:p>
        </w:tc>
        <w:tc>
          <w:tcPr>
            <w:tcW w:w="728" w:type="dxa"/>
            <w:tcBorders>
              <w:top w:val="single" w:sz="4" w:space="0" w:color="auto"/>
              <w:left w:val="single" w:sz="4" w:space="0" w:color="auto"/>
              <w:bottom w:val="single" w:sz="4" w:space="0" w:color="auto"/>
              <w:right w:val="single" w:sz="4" w:space="0" w:color="auto"/>
            </w:tcBorders>
          </w:tcPr>
          <w:p w14:paraId="2A7316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728" w:type="dxa"/>
            <w:tcBorders>
              <w:top w:val="single" w:sz="4" w:space="0" w:color="auto"/>
              <w:left w:val="single" w:sz="4" w:space="0" w:color="auto"/>
              <w:bottom w:val="single" w:sz="4" w:space="0" w:color="auto"/>
              <w:right w:val="single" w:sz="4" w:space="0" w:color="auto"/>
            </w:tcBorders>
          </w:tcPr>
          <w:p w14:paraId="1C2F1A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728" w:type="dxa"/>
            <w:tcBorders>
              <w:top w:val="single" w:sz="4" w:space="0" w:color="auto"/>
              <w:left w:val="single" w:sz="4" w:space="0" w:color="auto"/>
              <w:bottom w:val="single" w:sz="4" w:space="0" w:color="auto"/>
              <w:right w:val="single" w:sz="4" w:space="0" w:color="auto"/>
            </w:tcBorders>
          </w:tcPr>
          <w:p w14:paraId="5613AE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728" w:type="dxa"/>
            <w:tcBorders>
              <w:top w:val="single" w:sz="4" w:space="0" w:color="auto"/>
              <w:left w:val="single" w:sz="4" w:space="0" w:color="auto"/>
              <w:bottom w:val="single" w:sz="4" w:space="0" w:color="auto"/>
              <w:right w:val="single" w:sz="4" w:space="0" w:color="auto"/>
            </w:tcBorders>
          </w:tcPr>
          <w:p w14:paraId="4C0B75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728" w:type="dxa"/>
            <w:tcBorders>
              <w:top w:val="single" w:sz="4" w:space="0" w:color="auto"/>
              <w:left w:val="single" w:sz="4" w:space="0" w:color="auto"/>
              <w:bottom w:val="single" w:sz="4" w:space="0" w:color="auto"/>
              <w:right w:val="single" w:sz="4" w:space="0" w:color="auto"/>
            </w:tcBorders>
          </w:tcPr>
          <w:p w14:paraId="6E9B86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728" w:type="dxa"/>
            <w:tcBorders>
              <w:top w:val="single" w:sz="4" w:space="0" w:color="auto"/>
              <w:left w:val="single" w:sz="4" w:space="0" w:color="auto"/>
              <w:bottom w:val="single" w:sz="4" w:space="0" w:color="auto"/>
              <w:right w:val="single" w:sz="4" w:space="0" w:color="auto"/>
            </w:tcBorders>
          </w:tcPr>
          <w:p w14:paraId="5F811B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728" w:type="dxa"/>
            <w:tcBorders>
              <w:top w:val="single" w:sz="4" w:space="0" w:color="auto"/>
              <w:left w:val="single" w:sz="4" w:space="0" w:color="auto"/>
              <w:bottom w:val="single" w:sz="4" w:space="0" w:color="auto"/>
              <w:right w:val="single" w:sz="4" w:space="0" w:color="auto"/>
            </w:tcBorders>
          </w:tcPr>
          <w:p w14:paraId="770AD8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761301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ביצוע לשלב</w:t>
            </w:r>
          </w:p>
        </w:tc>
      </w:tr>
      <w:tr w:rsidR="00EF4F1C" w:rsidRPr="00EF4F1C" w14:paraId="3059BD5A"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E8053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2C1D92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4.00%</w:t>
            </w:r>
          </w:p>
        </w:tc>
        <w:tc>
          <w:tcPr>
            <w:tcW w:w="1000" w:type="dxa"/>
            <w:tcBorders>
              <w:top w:val="nil"/>
              <w:left w:val="single" w:sz="4" w:space="0" w:color="auto"/>
              <w:bottom w:val="single" w:sz="4" w:space="0" w:color="auto"/>
              <w:right w:val="single" w:sz="4" w:space="0" w:color="auto"/>
            </w:tcBorders>
          </w:tcPr>
          <w:p w14:paraId="0594F2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3E28DF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11E0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8A9DD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7AAC1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CDC31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6536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9B20C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E8B8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8DB3A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D5E7F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1D5711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6A90B83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DC1E0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11C092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38.00%</w:t>
            </w:r>
          </w:p>
        </w:tc>
        <w:tc>
          <w:tcPr>
            <w:tcW w:w="1000" w:type="dxa"/>
            <w:tcBorders>
              <w:top w:val="nil"/>
              <w:left w:val="single" w:sz="4" w:space="0" w:color="auto"/>
              <w:bottom w:val="single" w:sz="4" w:space="0" w:color="auto"/>
              <w:right w:val="single" w:sz="4" w:space="0" w:color="auto"/>
            </w:tcBorders>
            <w:shd w:val="clear" w:color="auto" w:fill="C0C0C0"/>
          </w:tcPr>
          <w:p w14:paraId="23C604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EA0DC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C2BF6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DA8F1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53E83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A3CF0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EE46E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C719B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D7577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nil"/>
            </w:tcBorders>
          </w:tcPr>
          <w:p w14:paraId="1E7754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nil"/>
            </w:tcBorders>
          </w:tcPr>
          <w:p w14:paraId="62FB3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AFB02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ECA1B6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CF723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400DDE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6F103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D5B60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5A30A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AD650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AE697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B5B3A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5ED25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B6CA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086E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3684C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34535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11F09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159AC4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6A8A40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54D908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251C7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F4D81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B786F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6633A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7D619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BA524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97229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BA598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AD46F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2C931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7025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86121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475B973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83309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2903D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129B41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93766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D757B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F11B3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150EE9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3286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55D65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B1E5D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707E2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49238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89C45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E2B1F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4FFF64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FC440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46D9A8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27234E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8C85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9F9BB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CA362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30C6E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EED34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CF7C0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AA3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850F8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55AD2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839C8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0BCE50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BA17C94" w14:textId="77777777" w:rsidTr="00EF4F1C">
        <w:trPr>
          <w:trHeight w:val="345"/>
          <w:jc w:val="center"/>
        </w:trPr>
        <w:tc>
          <w:tcPr>
            <w:tcW w:w="5060" w:type="dxa"/>
            <w:tcBorders>
              <w:top w:val="nil"/>
              <w:left w:val="single" w:sz="8" w:space="0" w:color="auto"/>
              <w:bottom w:val="single" w:sz="4" w:space="0" w:color="auto"/>
              <w:right w:val="single" w:sz="4" w:space="0" w:color="auto"/>
            </w:tcBorders>
          </w:tcPr>
          <w:p w14:paraId="6A973D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4731B7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5.00%</w:t>
            </w:r>
          </w:p>
        </w:tc>
        <w:tc>
          <w:tcPr>
            <w:tcW w:w="1000" w:type="dxa"/>
            <w:tcBorders>
              <w:top w:val="nil"/>
              <w:left w:val="single" w:sz="4" w:space="0" w:color="auto"/>
              <w:bottom w:val="single" w:sz="4" w:space="0" w:color="auto"/>
              <w:right w:val="single" w:sz="4" w:space="0" w:color="auto"/>
            </w:tcBorders>
            <w:shd w:val="clear" w:color="auto" w:fill="C0C0C0"/>
          </w:tcPr>
          <w:p w14:paraId="595E4F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20DEB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B02BB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2E35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17B9D6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F56F9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B0C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7F0A4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5DFF1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42FB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3BB18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0B9704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A24A94B"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3D3516C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גמר ריצוף</w:t>
            </w:r>
          </w:p>
        </w:tc>
        <w:tc>
          <w:tcPr>
            <w:tcW w:w="1180" w:type="dxa"/>
            <w:tcBorders>
              <w:top w:val="nil"/>
              <w:left w:val="single" w:sz="4" w:space="0" w:color="auto"/>
              <w:bottom w:val="single" w:sz="4" w:space="0" w:color="auto"/>
              <w:right w:val="single" w:sz="4" w:space="0" w:color="auto"/>
            </w:tcBorders>
          </w:tcPr>
          <w:p w14:paraId="38B6AD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5.50%</w:t>
            </w:r>
          </w:p>
        </w:tc>
        <w:tc>
          <w:tcPr>
            <w:tcW w:w="1000" w:type="dxa"/>
            <w:tcBorders>
              <w:top w:val="nil"/>
              <w:left w:val="single" w:sz="4" w:space="0" w:color="auto"/>
              <w:bottom w:val="single" w:sz="4" w:space="0" w:color="auto"/>
              <w:right w:val="single" w:sz="4" w:space="0" w:color="auto"/>
            </w:tcBorders>
            <w:shd w:val="clear" w:color="auto" w:fill="C0C0C0"/>
          </w:tcPr>
          <w:p w14:paraId="532CBF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6CDDE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2D002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105E9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AE148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B066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D63E4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C4652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0DF53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29611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21FF4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EFA79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1B85DAC"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5B7F6D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42A322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076A37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CE01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A14C7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A2A12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B0AA8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2FE2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A40EA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77F6C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E76A9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95898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EFD4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49A6DE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E2AE379" w14:textId="77777777" w:rsidTr="00EF4F1C">
        <w:trPr>
          <w:trHeight w:val="345"/>
          <w:jc w:val="center"/>
        </w:trPr>
        <w:tc>
          <w:tcPr>
            <w:tcW w:w="5060" w:type="dxa"/>
            <w:tcBorders>
              <w:top w:val="nil"/>
              <w:left w:val="single" w:sz="8" w:space="0" w:color="auto"/>
              <w:bottom w:val="single" w:sz="4" w:space="0" w:color="auto"/>
              <w:right w:val="single" w:sz="4" w:space="0" w:color="auto"/>
            </w:tcBorders>
          </w:tcPr>
          <w:p w14:paraId="38EE61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2C1AB4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178CAD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AEDEC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49F83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67EB6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63630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01D4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93CE3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FDF5F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6E4C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D6D23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EF6E3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1093B8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724B696"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E655E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31E111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nil"/>
              <w:left w:val="single" w:sz="4" w:space="0" w:color="auto"/>
              <w:bottom w:val="single" w:sz="4" w:space="0" w:color="auto"/>
              <w:right w:val="single" w:sz="4" w:space="0" w:color="auto"/>
            </w:tcBorders>
            <w:shd w:val="clear" w:color="auto" w:fill="C0C0C0"/>
          </w:tcPr>
          <w:p w14:paraId="22595E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99A52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516F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F2FB2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03DC14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CF824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68F07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2F7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F9519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60CD7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5A96D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FCEAF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6280DA8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67D5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198A6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183BD1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9E81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7C02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29ECF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3187BA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F02D6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AEE54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41FA0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C67E4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8A6DC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46B4A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31909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537B6C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44C8A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076BC8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4D0A91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98015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1B6C9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C598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2795F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5CB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0129B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4F762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183D8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A082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C1BA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611F9F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E05ED33"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56B43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4F1A13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7.50%</w:t>
            </w:r>
          </w:p>
        </w:tc>
        <w:tc>
          <w:tcPr>
            <w:tcW w:w="1000" w:type="dxa"/>
            <w:tcBorders>
              <w:top w:val="nil"/>
              <w:left w:val="single" w:sz="4" w:space="0" w:color="auto"/>
              <w:bottom w:val="single" w:sz="4" w:space="0" w:color="auto"/>
              <w:right w:val="single" w:sz="4" w:space="0" w:color="auto"/>
            </w:tcBorders>
            <w:shd w:val="clear" w:color="auto" w:fill="C0C0C0"/>
          </w:tcPr>
          <w:p w14:paraId="367089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653A3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1A544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C44F9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D1310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F7D76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B47E3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FEAF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8ABC6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0F5C9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02E4B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7B029B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4E161BD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346977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4D1DF9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0.50%</w:t>
            </w:r>
          </w:p>
        </w:tc>
        <w:tc>
          <w:tcPr>
            <w:tcW w:w="1000" w:type="dxa"/>
            <w:tcBorders>
              <w:top w:val="nil"/>
              <w:left w:val="single" w:sz="4" w:space="0" w:color="auto"/>
              <w:bottom w:val="single" w:sz="4" w:space="0" w:color="auto"/>
              <w:right w:val="single" w:sz="4" w:space="0" w:color="auto"/>
            </w:tcBorders>
            <w:shd w:val="clear" w:color="auto" w:fill="C0C0C0"/>
          </w:tcPr>
          <w:p w14:paraId="11FF6A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E93CA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6CAFF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4CB4E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4696EE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5932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3FBAC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90C64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652F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3E71F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4AD06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CEC3E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69D1DF3"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13614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מעליות</w:t>
            </w:r>
          </w:p>
        </w:tc>
        <w:tc>
          <w:tcPr>
            <w:tcW w:w="1180" w:type="dxa"/>
            <w:tcBorders>
              <w:top w:val="nil"/>
              <w:left w:val="single" w:sz="4" w:space="0" w:color="auto"/>
              <w:bottom w:val="single" w:sz="4" w:space="0" w:color="auto"/>
              <w:right w:val="single" w:sz="4" w:space="0" w:color="auto"/>
            </w:tcBorders>
          </w:tcPr>
          <w:p w14:paraId="52C1B6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3.50%</w:t>
            </w:r>
          </w:p>
        </w:tc>
        <w:tc>
          <w:tcPr>
            <w:tcW w:w="1000" w:type="dxa"/>
            <w:tcBorders>
              <w:top w:val="nil"/>
              <w:left w:val="single" w:sz="4" w:space="0" w:color="auto"/>
              <w:bottom w:val="single" w:sz="4" w:space="0" w:color="auto"/>
              <w:right w:val="single" w:sz="4" w:space="0" w:color="auto"/>
            </w:tcBorders>
          </w:tcPr>
          <w:p w14:paraId="6C79D9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90%</w:t>
            </w:r>
          </w:p>
        </w:tc>
        <w:tc>
          <w:tcPr>
            <w:tcW w:w="728" w:type="dxa"/>
            <w:tcBorders>
              <w:top w:val="nil"/>
              <w:left w:val="single" w:sz="4" w:space="0" w:color="auto"/>
              <w:bottom w:val="single" w:sz="4" w:space="0" w:color="auto"/>
              <w:right w:val="single" w:sz="4" w:space="0" w:color="auto"/>
            </w:tcBorders>
            <w:shd w:val="clear" w:color="auto" w:fill="C0C0C0"/>
          </w:tcPr>
          <w:p w14:paraId="198857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E8D23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78817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AE924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D2C96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28961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B66F9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876E4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428E1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5F4EDF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6FD2D7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90.00%</w:t>
            </w:r>
          </w:p>
        </w:tc>
      </w:tr>
      <w:tr w:rsidR="00EF4F1C" w:rsidRPr="00EF4F1C" w14:paraId="77C4F1A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54929C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17989C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nil"/>
              <w:left w:val="single" w:sz="4" w:space="0" w:color="auto"/>
              <w:bottom w:val="single" w:sz="4" w:space="0" w:color="auto"/>
              <w:right w:val="nil"/>
            </w:tcBorders>
            <w:shd w:val="clear" w:color="auto" w:fill="C0C0C0"/>
          </w:tcPr>
          <w:p w14:paraId="54C65D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90AEA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2D70C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F0992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D340C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0D840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32AFE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371EA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430FE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69442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0C2DC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E8678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7C7C2CC" w14:textId="77777777" w:rsidTr="00EF4F1C">
        <w:trPr>
          <w:trHeight w:val="315"/>
          <w:jc w:val="center"/>
        </w:trPr>
        <w:tc>
          <w:tcPr>
            <w:tcW w:w="5060" w:type="dxa"/>
            <w:tcBorders>
              <w:top w:val="single" w:sz="4" w:space="0" w:color="auto"/>
              <w:left w:val="single" w:sz="4" w:space="0" w:color="auto"/>
              <w:bottom w:val="single" w:sz="4" w:space="0" w:color="auto"/>
              <w:right w:val="single" w:sz="4" w:space="0" w:color="auto"/>
            </w:tcBorders>
          </w:tcPr>
          <w:p w14:paraId="5976D0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3E1F5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single" w:sz="4" w:space="0" w:color="auto"/>
              <w:left w:val="single" w:sz="4" w:space="0" w:color="auto"/>
              <w:bottom w:val="single" w:sz="4" w:space="0" w:color="auto"/>
              <w:right w:val="single" w:sz="4" w:space="0" w:color="auto"/>
            </w:tcBorders>
            <w:shd w:val="clear" w:color="auto" w:fill="C0C0C0"/>
          </w:tcPr>
          <w:p w14:paraId="531A49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32805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005E28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tcPr>
          <w:p w14:paraId="373D39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42DCD5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2D007F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073610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402BDE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6DFAFA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505D37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231563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069B1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F69922A"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588B2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3844E5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4612D0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AC737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9FE4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C194F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3212C3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4EE06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A841D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97CF4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9BF7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28457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A1A43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2C9085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bl>
    <w:p w14:paraId="501931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5580" w:type="dxa"/>
        <w:jc w:val="center"/>
        <w:tblLook w:val="00A0" w:firstRow="1" w:lastRow="0" w:firstColumn="1" w:lastColumn="0" w:noHBand="0" w:noVBand="0"/>
      </w:tblPr>
      <w:tblGrid>
        <w:gridCol w:w="5060"/>
        <w:gridCol w:w="1134"/>
        <w:gridCol w:w="1000"/>
        <w:gridCol w:w="728"/>
        <w:gridCol w:w="774"/>
        <w:gridCol w:w="741"/>
        <w:gridCol w:w="728"/>
        <w:gridCol w:w="727"/>
        <w:gridCol w:w="726"/>
        <w:gridCol w:w="726"/>
        <w:gridCol w:w="726"/>
        <w:gridCol w:w="725"/>
        <w:gridCol w:w="725"/>
        <w:gridCol w:w="1060"/>
      </w:tblGrid>
      <w:tr w:rsidR="00EF4F1C" w:rsidRPr="00EF4F1C" w14:paraId="669FC94D" w14:textId="77777777" w:rsidTr="00EF4F1C">
        <w:trPr>
          <w:trHeight w:val="403"/>
          <w:jc w:val="center"/>
        </w:trPr>
        <w:tc>
          <w:tcPr>
            <w:tcW w:w="5060" w:type="dxa"/>
            <w:tcBorders>
              <w:top w:val="single" w:sz="8" w:space="0" w:color="auto"/>
              <w:left w:val="single" w:sz="8" w:space="0" w:color="auto"/>
              <w:bottom w:val="single" w:sz="4" w:space="0" w:color="auto"/>
              <w:right w:val="single" w:sz="4" w:space="0" w:color="auto"/>
            </w:tcBorders>
            <w:noWrap/>
          </w:tcPr>
          <w:p w14:paraId="71981F1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תאור העבודה</w:t>
            </w:r>
          </w:p>
        </w:tc>
        <w:tc>
          <w:tcPr>
            <w:tcW w:w="1180" w:type="dxa"/>
            <w:tcBorders>
              <w:top w:val="single" w:sz="8" w:space="0" w:color="auto"/>
              <w:left w:val="single" w:sz="4" w:space="0" w:color="auto"/>
              <w:bottom w:val="single" w:sz="8" w:space="0" w:color="auto"/>
              <w:right w:val="single" w:sz="4" w:space="0" w:color="auto"/>
            </w:tcBorders>
          </w:tcPr>
          <w:p w14:paraId="73EDE0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00" w:type="dxa"/>
            <w:tcBorders>
              <w:top w:val="single" w:sz="8" w:space="0" w:color="auto"/>
              <w:left w:val="single" w:sz="4" w:space="0" w:color="auto"/>
              <w:bottom w:val="single" w:sz="4" w:space="0" w:color="auto"/>
              <w:right w:val="single" w:sz="4" w:space="0" w:color="auto"/>
            </w:tcBorders>
            <w:noWrap/>
          </w:tcPr>
          <w:p w14:paraId="07CCF6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5D17FA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w:t>
            </w:r>
          </w:p>
        </w:tc>
        <w:tc>
          <w:tcPr>
            <w:tcW w:w="728" w:type="dxa"/>
            <w:tcBorders>
              <w:top w:val="single" w:sz="8" w:space="0" w:color="auto"/>
              <w:left w:val="single" w:sz="4" w:space="0" w:color="auto"/>
              <w:bottom w:val="single" w:sz="4" w:space="0" w:color="auto"/>
              <w:right w:val="single" w:sz="4" w:space="0" w:color="auto"/>
            </w:tcBorders>
            <w:noWrap/>
          </w:tcPr>
          <w:p w14:paraId="7BEB9D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1907B1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w:t>
            </w:r>
          </w:p>
        </w:tc>
        <w:tc>
          <w:tcPr>
            <w:tcW w:w="728" w:type="dxa"/>
            <w:tcBorders>
              <w:top w:val="single" w:sz="8" w:space="0" w:color="auto"/>
              <w:left w:val="single" w:sz="4" w:space="0" w:color="auto"/>
              <w:bottom w:val="single" w:sz="4" w:space="0" w:color="auto"/>
              <w:right w:val="single" w:sz="4" w:space="0" w:color="auto"/>
            </w:tcBorders>
          </w:tcPr>
          <w:p w14:paraId="572B3A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728" w:type="dxa"/>
            <w:tcBorders>
              <w:top w:val="single" w:sz="8" w:space="0" w:color="auto"/>
              <w:left w:val="single" w:sz="4" w:space="0" w:color="auto"/>
              <w:bottom w:val="single" w:sz="4" w:space="0" w:color="auto"/>
              <w:right w:val="single" w:sz="4" w:space="0" w:color="auto"/>
            </w:tcBorders>
          </w:tcPr>
          <w:p w14:paraId="3069C6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728" w:type="dxa"/>
            <w:tcBorders>
              <w:top w:val="single" w:sz="8" w:space="0" w:color="auto"/>
              <w:left w:val="single" w:sz="4" w:space="0" w:color="auto"/>
              <w:bottom w:val="single" w:sz="4" w:space="0" w:color="auto"/>
              <w:right w:val="single" w:sz="4" w:space="0" w:color="auto"/>
            </w:tcBorders>
          </w:tcPr>
          <w:p w14:paraId="64DE59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728" w:type="dxa"/>
            <w:tcBorders>
              <w:top w:val="single" w:sz="8" w:space="0" w:color="auto"/>
              <w:left w:val="single" w:sz="4" w:space="0" w:color="auto"/>
              <w:bottom w:val="single" w:sz="4" w:space="0" w:color="auto"/>
              <w:right w:val="single" w:sz="4" w:space="0" w:color="auto"/>
            </w:tcBorders>
          </w:tcPr>
          <w:p w14:paraId="412D98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728" w:type="dxa"/>
            <w:tcBorders>
              <w:top w:val="single" w:sz="8" w:space="0" w:color="auto"/>
              <w:left w:val="single" w:sz="4" w:space="0" w:color="auto"/>
              <w:bottom w:val="single" w:sz="4" w:space="0" w:color="auto"/>
              <w:right w:val="single" w:sz="4" w:space="0" w:color="auto"/>
            </w:tcBorders>
          </w:tcPr>
          <w:p w14:paraId="0D43C6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728" w:type="dxa"/>
            <w:tcBorders>
              <w:top w:val="single" w:sz="8" w:space="0" w:color="auto"/>
              <w:left w:val="single" w:sz="4" w:space="0" w:color="auto"/>
              <w:bottom w:val="single" w:sz="4" w:space="0" w:color="auto"/>
              <w:right w:val="single" w:sz="4" w:space="0" w:color="auto"/>
            </w:tcBorders>
          </w:tcPr>
          <w:p w14:paraId="7C2206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728" w:type="dxa"/>
            <w:tcBorders>
              <w:top w:val="single" w:sz="8" w:space="0" w:color="auto"/>
              <w:left w:val="single" w:sz="4" w:space="0" w:color="auto"/>
              <w:bottom w:val="single" w:sz="4" w:space="0" w:color="auto"/>
              <w:right w:val="single" w:sz="4" w:space="0" w:color="auto"/>
            </w:tcBorders>
          </w:tcPr>
          <w:p w14:paraId="405477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03837E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ביצוע לשלב</w:t>
            </w:r>
          </w:p>
        </w:tc>
      </w:tr>
      <w:tr w:rsidR="00EF4F1C" w:rsidRPr="00EF4F1C" w14:paraId="0528774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AFA84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במבואות גלריה, כניסה ומרתף</w:t>
            </w:r>
          </w:p>
        </w:tc>
        <w:tc>
          <w:tcPr>
            <w:tcW w:w="1180" w:type="dxa"/>
            <w:tcBorders>
              <w:top w:val="nil"/>
              <w:left w:val="single" w:sz="4" w:space="0" w:color="auto"/>
              <w:bottom w:val="single" w:sz="4" w:space="0" w:color="auto"/>
              <w:right w:val="single" w:sz="4" w:space="0" w:color="auto"/>
            </w:tcBorders>
          </w:tcPr>
          <w:p w14:paraId="17CC94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1E6DEF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A7993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2BE3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BA02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99%</w:t>
            </w:r>
          </w:p>
        </w:tc>
        <w:tc>
          <w:tcPr>
            <w:tcW w:w="728" w:type="dxa"/>
            <w:tcBorders>
              <w:top w:val="nil"/>
              <w:left w:val="single" w:sz="4" w:space="0" w:color="auto"/>
              <w:bottom w:val="single" w:sz="4" w:space="0" w:color="auto"/>
              <w:right w:val="single" w:sz="4" w:space="0" w:color="auto"/>
            </w:tcBorders>
            <w:shd w:val="clear" w:color="auto" w:fill="C0C0C0"/>
          </w:tcPr>
          <w:p w14:paraId="3DFD5E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3C1F5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A0403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7042C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626B5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60898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2DD15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36841B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99.67%</w:t>
            </w:r>
          </w:p>
        </w:tc>
      </w:tr>
      <w:tr w:rsidR="00EF4F1C" w:rsidRPr="00EF4F1C" w14:paraId="7255482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C73B3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חיבור לתשתיות חוץ</w:t>
            </w:r>
          </w:p>
        </w:tc>
        <w:tc>
          <w:tcPr>
            <w:tcW w:w="1180" w:type="dxa"/>
            <w:tcBorders>
              <w:top w:val="nil"/>
              <w:left w:val="single" w:sz="4" w:space="0" w:color="auto"/>
              <w:bottom w:val="single" w:sz="4" w:space="0" w:color="auto"/>
              <w:right w:val="single" w:sz="4" w:space="0" w:color="auto"/>
            </w:tcBorders>
          </w:tcPr>
          <w:p w14:paraId="7DB773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0.50%</w:t>
            </w:r>
          </w:p>
        </w:tc>
        <w:tc>
          <w:tcPr>
            <w:tcW w:w="1000" w:type="dxa"/>
            <w:tcBorders>
              <w:top w:val="nil"/>
              <w:left w:val="single" w:sz="4" w:space="0" w:color="auto"/>
              <w:bottom w:val="single" w:sz="4" w:space="0" w:color="auto"/>
              <w:right w:val="single" w:sz="4" w:space="0" w:color="auto"/>
            </w:tcBorders>
          </w:tcPr>
          <w:p w14:paraId="01D12F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510D43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F660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AE148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F94DE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D1A6A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979B0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C65BA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5C2C1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B7679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B0CF9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5BD41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53B46AAD"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CBD71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ציבוריות בבניין</w:t>
            </w:r>
          </w:p>
        </w:tc>
        <w:tc>
          <w:tcPr>
            <w:tcW w:w="1180" w:type="dxa"/>
            <w:tcBorders>
              <w:top w:val="nil"/>
              <w:left w:val="single" w:sz="4" w:space="0" w:color="auto"/>
              <w:bottom w:val="single" w:sz="4" w:space="0" w:color="auto"/>
              <w:right w:val="single" w:sz="4" w:space="0" w:color="auto"/>
            </w:tcBorders>
          </w:tcPr>
          <w:p w14:paraId="1AC2E4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5.00%</w:t>
            </w:r>
          </w:p>
        </w:tc>
        <w:tc>
          <w:tcPr>
            <w:tcW w:w="1000" w:type="dxa"/>
            <w:tcBorders>
              <w:top w:val="nil"/>
              <w:left w:val="single" w:sz="4" w:space="0" w:color="auto"/>
              <w:bottom w:val="single" w:sz="4" w:space="0" w:color="auto"/>
              <w:right w:val="single" w:sz="4" w:space="0" w:color="auto"/>
            </w:tcBorders>
            <w:shd w:val="clear" w:color="auto" w:fill="C0C0C0"/>
          </w:tcPr>
          <w:p w14:paraId="41BCD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3243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757D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0EEB6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tcPr>
          <w:p w14:paraId="00C8DB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349D1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094FE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5A8CF9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6D5A38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392D41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183699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1060" w:type="dxa"/>
            <w:tcBorders>
              <w:top w:val="nil"/>
              <w:left w:val="single" w:sz="4" w:space="0" w:color="auto"/>
              <w:bottom w:val="single" w:sz="4" w:space="0" w:color="auto"/>
              <w:right w:val="single" w:sz="8" w:space="0" w:color="auto"/>
            </w:tcBorders>
            <w:noWrap/>
            <w:vAlign w:val="bottom"/>
          </w:tcPr>
          <w:p w14:paraId="01A5E0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89.13%</w:t>
            </w:r>
          </w:p>
        </w:tc>
      </w:tr>
      <w:tr w:rsidR="00EF4F1C" w:rsidRPr="00EF4F1C" w14:paraId="5C500DF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B6D4D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פיתוח</w:t>
            </w:r>
          </w:p>
        </w:tc>
        <w:tc>
          <w:tcPr>
            <w:tcW w:w="1180" w:type="dxa"/>
            <w:tcBorders>
              <w:top w:val="nil"/>
              <w:left w:val="single" w:sz="4" w:space="0" w:color="auto"/>
              <w:bottom w:val="single" w:sz="4" w:space="0" w:color="auto"/>
              <w:right w:val="single" w:sz="4" w:space="0" w:color="auto"/>
            </w:tcBorders>
          </w:tcPr>
          <w:p w14:paraId="3B50BC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tcPr>
          <w:p w14:paraId="234EE5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24D00E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CC171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3A3F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9B3E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5F5E7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5B244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2F6C6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0295D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DE8C1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55B99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561E1D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EB8666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633D5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קבלת טופס 4</w:t>
            </w:r>
          </w:p>
        </w:tc>
        <w:tc>
          <w:tcPr>
            <w:tcW w:w="1180" w:type="dxa"/>
            <w:tcBorders>
              <w:top w:val="nil"/>
              <w:left w:val="single" w:sz="4" w:space="0" w:color="auto"/>
              <w:bottom w:val="single" w:sz="4" w:space="0" w:color="auto"/>
              <w:right w:val="single" w:sz="4" w:space="0" w:color="auto"/>
            </w:tcBorders>
          </w:tcPr>
          <w:p w14:paraId="0D805E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tcPr>
          <w:p w14:paraId="10C023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shd w:val="clear" w:color="auto" w:fill="C0C0C0"/>
          </w:tcPr>
          <w:p w14:paraId="362F00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43AEF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40D7E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4C78D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68DD1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99806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83C69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0BA93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0C711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500865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6D2AD1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13DF8BB0"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233C51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w:t>
            </w:r>
          </w:p>
        </w:tc>
        <w:tc>
          <w:tcPr>
            <w:tcW w:w="1180" w:type="dxa"/>
            <w:tcBorders>
              <w:top w:val="nil"/>
              <w:left w:val="single" w:sz="4" w:space="0" w:color="auto"/>
              <w:bottom w:val="single" w:sz="4" w:space="0" w:color="auto"/>
              <w:right w:val="single" w:sz="4" w:space="0" w:color="auto"/>
            </w:tcBorders>
          </w:tcPr>
          <w:p w14:paraId="5C1F13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2F4507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62CBC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D4DB2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8C69B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664613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w:t>
            </w:r>
          </w:p>
        </w:tc>
        <w:tc>
          <w:tcPr>
            <w:tcW w:w="728" w:type="dxa"/>
            <w:tcBorders>
              <w:top w:val="nil"/>
              <w:left w:val="single" w:sz="4" w:space="0" w:color="auto"/>
              <w:bottom w:val="single" w:sz="4" w:space="0" w:color="auto"/>
              <w:right w:val="single" w:sz="4" w:space="0" w:color="auto"/>
            </w:tcBorders>
          </w:tcPr>
          <w:p w14:paraId="29575F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80229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260DC6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7974B4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0D32C9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705893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1060" w:type="dxa"/>
            <w:tcBorders>
              <w:top w:val="nil"/>
              <w:left w:val="single" w:sz="4" w:space="0" w:color="auto"/>
              <w:bottom w:val="single" w:sz="4" w:space="0" w:color="auto"/>
              <w:right w:val="single" w:sz="8" w:space="0" w:color="auto"/>
            </w:tcBorders>
            <w:noWrap/>
            <w:vAlign w:val="bottom"/>
          </w:tcPr>
          <w:p w14:paraId="112A03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1.43%</w:t>
            </w:r>
          </w:p>
        </w:tc>
      </w:tr>
      <w:tr w:rsidR="00EF4F1C" w:rsidRPr="00EF4F1C" w14:paraId="4A2B71B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1FEA0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תיקון ליקויים </w:t>
            </w:r>
          </w:p>
        </w:tc>
        <w:tc>
          <w:tcPr>
            <w:tcW w:w="1180" w:type="dxa"/>
            <w:tcBorders>
              <w:top w:val="nil"/>
              <w:left w:val="single" w:sz="4" w:space="0" w:color="auto"/>
              <w:bottom w:val="single" w:sz="4" w:space="0" w:color="auto"/>
              <w:right w:val="single" w:sz="4" w:space="0" w:color="auto"/>
            </w:tcBorders>
          </w:tcPr>
          <w:p w14:paraId="2068C5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6E6CC5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DD6D5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5C5A5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5A5E00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343D4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3C2DD1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44BBA7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E1546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413D3E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58794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D4A5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1060" w:type="dxa"/>
            <w:tcBorders>
              <w:top w:val="nil"/>
              <w:left w:val="single" w:sz="4" w:space="0" w:color="auto"/>
              <w:bottom w:val="single" w:sz="4" w:space="0" w:color="auto"/>
              <w:right w:val="single" w:sz="8" w:space="0" w:color="auto"/>
            </w:tcBorders>
            <w:noWrap/>
            <w:vAlign w:val="bottom"/>
          </w:tcPr>
          <w:p w14:paraId="48F3C0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6A9B1A8F" w14:textId="77777777" w:rsidTr="00EF4F1C">
        <w:trPr>
          <w:trHeight w:val="330"/>
          <w:jc w:val="center"/>
        </w:trPr>
        <w:tc>
          <w:tcPr>
            <w:tcW w:w="5060" w:type="dxa"/>
            <w:tcBorders>
              <w:top w:val="nil"/>
              <w:left w:val="single" w:sz="8" w:space="0" w:color="auto"/>
              <w:bottom w:val="single" w:sz="8" w:space="0" w:color="auto"/>
              <w:right w:val="single" w:sz="4" w:space="0" w:color="auto"/>
            </w:tcBorders>
          </w:tcPr>
          <w:p w14:paraId="7FB572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תעודת גמר וחשבון סופי</w:t>
            </w:r>
          </w:p>
        </w:tc>
        <w:tc>
          <w:tcPr>
            <w:tcW w:w="1180" w:type="dxa"/>
            <w:tcBorders>
              <w:top w:val="nil"/>
              <w:left w:val="single" w:sz="4" w:space="0" w:color="auto"/>
              <w:bottom w:val="single" w:sz="8" w:space="0" w:color="auto"/>
              <w:right w:val="single" w:sz="4" w:space="0" w:color="auto"/>
            </w:tcBorders>
          </w:tcPr>
          <w:p w14:paraId="6EFD86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8" w:space="0" w:color="auto"/>
              <w:right w:val="single" w:sz="4" w:space="0" w:color="auto"/>
            </w:tcBorders>
          </w:tcPr>
          <w:p w14:paraId="0F116E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w:t>
            </w:r>
          </w:p>
        </w:tc>
        <w:tc>
          <w:tcPr>
            <w:tcW w:w="728" w:type="dxa"/>
            <w:tcBorders>
              <w:top w:val="nil"/>
              <w:left w:val="single" w:sz="4" w:space="0" w:color="auto"/>
              <w:bottom w:val="single" w:sz="8" w:space="0" w:color="auto"/>
              <w:right w:val="single" w:sz="4" w:space="0" w:color="auto"/>
            </w:tcBorders>
            <w:shd w:val="clear" w:color="auto" w:fill="C0C0C0"/>
          </w:tcPr>
          <w:p w14:paraId="2AB7AC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635D06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02C630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0837CC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5FA911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73FF8F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2E1DF6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4E94BD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3B2C29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283AF5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8" w:space="0" w:color="auto"/>
              <w:right w:val="single" w:sz="8" w:space="0" w:color="auto"/>
            </w:tcBorders>
            <w:noWrap/>
            <w:vAlign w:val="bottom"/>
          </w:tcPr>
          <w:p w14:paraId="78EB01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49BF6890" w14:textId="77777777" w:rsidTr="00EF4F1C">
        <w:trPr>
          <w:trHeight w:val="315"/>
          <w:jc w:val="center"/>
        </w:trPr>
        <w:tc>
          <w:tcPr>
            <w:tcW w:w="5060" w:type="dxa"/>
            <w:tcBorders>
              <w:top w:val="nil"/>
              <w:left w:val="single" w:sz="8" w:space="0" w:color="auto"/>
              <w:bottom w:val="single" w:sz="8" w:space="0" w:color="auto"/>
              <w:right w:val="single" w:sz="8" w:space="0" w:color="000000"/>
            </w:tcBorders>
          </w:tcPr>
          <w:p w14:paraId="5B56CF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80" w:type="dxa"/>
            <w:tcBorders>
              <w:top w:val="nil"/>
              <w:left w:val="nil"/>
              <w:bottom w:val="single" w:sz="8" w:space="0" w:color="auto"/>
              <w:right w:val="single" w:sz="8" w:space="0" w:color="auto"/>
            </w:tcBorders>
          </w:tcPr>
          <w:p w14:paraId="2C7525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100.00%</w:t>
            </w:r>
          </w:p>
        </w:tc>
        <w:tc>
          <w:tcPr>
            <w:tcW w:w="9340" w:type="dxa"/>
            <w:gridSpan w:val="12"/>
            <w:noWrap/>
            <w:vAlign w:val="bottom"/>
          </w:tcPr>
          <w:p w14:paraId="2536FE1D" w14:textId="77777777" w:rsidR="00EF4F1C" w:rsidRPr="00EF4F1C" w:rsidRDefault="00EF4F1C" w:rsidP="00A11D74">
            <w:pPr>
              <w:spacing w:after="0" w:afterAutospacing="0" w:line="240" w:lineRule="auto"/>
              <w:rPr>
                <w:rFonts w:ascii="David" w:hAnsi="David" w:cs="David"/>
                <w:b/>
                <w:bCs/>
                <w:sz w:val="24"/>
                <w:szCs w:val="24"/>
              </w:rPr>
            </w:pPr>
          </w:p>
        </w:tc>
      </w:tr>
    </w:tbl>
    <w:p w14:paraId="4F1B47D6" w14:textId="77777777" w:rsidR="00EF4F1C" w:rsidRPr="00EF4F1C" w:rsidRDefault="00EF4F1C" w:rsidP="00A11D74">
      <w:pPr>
        <w:spacing w:after="0" w:afterAutospacing="0" w:line="240" w:lineRule="auto"/>
        <w:rPr>
          <w:rFonts w:ascii="David" w:hAnsi="David" w:cs="David"/>
          <w:b/>
          <w:bCs/>
          <w:sz w:val="24"/>
          <w:szCs w:val="24"/>
        </w:rPr>
      </w:pPr>
    </w:p>
    <w:p w14:paraId="649FA9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3342" w:type="dxa"/>
        <w:jc w:val="center"/>
        <w:tblLook w:val="00A0" w:firstRow="1" w:lastRow="0" w:firstColumn="1" w:lastColumn="0" w:noHBand="0" w:noVBand="0"/>
      </w:tblPr>
      <w:tblGrid>
        <w:gridCol w:w="1973"/>
        <w:gridCol w:w="2500"/>
        <w:gridCol w:w="1040"/>
        <w:gridCol w:w="1109"/>
        <w:gridCol w:w="960"/>
        <w:gridCol w:w="960"/>
        <w:gridCol w:w="960"/>
        <w:gridCol w:w="960"/>
        <w:gridCol w:w="960"/>
        <w:gridCol w:w="960"/>
        <w:gridCol w:w="960"/>
      </w:tblGrid>
      <w:tr w:rsidR="00EF4F1C" w:rsidRPr="00EF4F1C" w14:paraId="2482B237" w14:textId="77777777" w:rsidTr="00EF4F1C">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5C2F7AB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מערכות ציבוריות בבניין (חלוקה מוצעת - לבנין 7 קומות יש להתאים לאופי פרויקט)</w:t>
            </w:r>
          </w:p>
        </w:tc>
      </w:tr>
      <w:tr w:rsidR="00EF4F1C" w:rsidRPr="00EF4F1C" w14:paraId="605A8FDF" w14:textId="77777777" w:rsidTr="00EF4F1C">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44FBC0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091969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2EDF26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ניקוד לסעיף</w:t>
            </w:r>
          </w:p>
        </w:tc>
        <w:tc>
          <w:tcPr>
            <w:tcW w:w="960" w:type="dxa"/>
            <w:tcBorders>
              <w:top w:val="single" w:sz="4" w:space="0" w:color="auto"/>
              <w:left w:val="single" w:sz="8" w:space="0" w:color="auto"/>
              <w:bottom w:val="nil"/>
              <w:right w:val="single" w:sz="4" w:space="0" w:color="auto"/>
            </w:tcBorders>
            <w:vAlign w:val="center"/>
          </w:tcPr>
          <w:p w14:paraId="41D511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960" w:type="dxa"/>
            <w:tcBorders>
              <w:top w:val="single" w:sz="4" w:space="0" w:color="auto"/>
              <w:left w:val="single" w:sz="4" w:space="0" w:color="auto"/>
              <w:bottom w:val="nil"/>
              <w:right w:val="single" w:sz="4" w:space="0" w:color="auto"/>
            </w:tcBorders>
            <w:vAlign w:val="center"/>
          </w:tcPr>
          <w:p w14:paraId="260B93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960" w:type="dxa"/>
            <w:tcBorders>
              <w:top w:val="single" w:sz="4" w:space="0" w:color="auto"/>
              <w:left w:val="single" w:sz="4" w:space="0" w:color="auto"/>
              <w:bottom w:val="nil"/>
              <w:right w:val="single" w:sz="4" w:space="0" w:color="auto"/>
            </w:tcBorders>
            <w:vAlign w:val="center"/>
          </w:tcPr>
          <w:p w14:paraId="251C6D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960" w:type="dxa"/>
            <w:tcBorders>
              <w:top w:val="single" w:sz="4" w:space="0" w:color="auto"/>
              <w:left w:val="single" w:sz="4" w:space="0" w:color="auto"/>
              <w:bottom w:val="nil"/>
              <w:right w:val="single" w:sz="4" w:space="0" w:color="auto"/>
            </w:tcBorders>
            <w:vAlign w:val="center"/>
          </w:tcPr>
          <w:p w14:paraId="4EB193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960" w:type="dxa"/>
            <w:tcBorders>
              <w:top w:val="single" w:sz="4" w:space="0" w:color="auto"/>
              <w:left w:val="single" w:sz="4" w:space="0" w:color="auto"/>
              <w:bottom w:val="nil"/>
              <w:right w:val="single" w:sz="4" w:space="0" w:color="auto"/>
            </w:tcBorders>
            <w:vAlign w:val="center"/>
          </w:tcPr>
          <w:p w14:paraId="0D6C1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960" w:type="dxa"/>
            <w:tcBorders>
              <w:top w:val="single" w:sz="4" w:space="0" w:color="auto"/>
              <w:left w:val="single" w:sz="4" w:space="0" w:color="auto"/>
              <w:bottom w:val="nil"/>
              <w:right w:val="single" w:sz="4" w:space="0" w:color="auto"/>
            </w:tcBorders>
            <w:vAlign w:val="center"/>
          </w:tcPr>
          <w:p w14:paraId="061C7C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960" w:type="dxa"/>
            <w:tcBorders>
              <w:top w:val="single" w:sz="4" w:space="0" w:color="auto"/>
              <w:left w:val="single" w:sz="4" w:space="0" w:color="auto"/>
              <w:bottom w:val="nil"/>
              <w:right w:val="single" w:sz="8" w:space="0" w:color="auto"/>
            </w:tcBorders>
            <w:vAlign w:val="center"/>
          </w:tcPr>
          <w:p w14:paraId="0DE9E0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r>
      <w:tr w:rsidR="00EF4F1C" w:rsidRPr="00EF4F1C" w14:paraId="716BBFE7"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0D4E37A1"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חשמל: (15%)</w:t>
            </w:r>
          </w:p>
        </w:tc>
        <w:tc>
          <w:tcPr>
            <w:tcW w:w="2500" w:type="dxa"/>
            <w:tcBorders>
              <w:top w:val="single" w:sz="4" w:space="0" w:color="auto"/>
              <w:left w:val="nil"/>
              <w:bottom w:val="nil"/>
              <w:right w:val="single" w:sz="4" w:space="0" w:color="auto"/>
            </w:tcBorders>
            <w:noWrap/>
            <w:vAlign w:val="bottom"/>
          </w:tcPr>
          <w:p w14:paraId="0CB8D8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ורטיקלית+חיווט- 8%</w:t>
            </w:r>
          </w:p>
        </w:tc>
        <w:tc>
          <w:tcPr>
            <w:tcW w:w="1040" w:type="dxa"/>
            <w:tcBorders>
              <w:top w:val="single" w:sz="4" w:space="0" w:color="auto"/>
              <w:left w:val="nil"/>
              <w:bottom w:val="nil"/>
              <w:right w:val="nil"/>
            </w:tcBorders>
            <w:noWrap/>
            <w:vAlign w:val="bottom"/>
          </w:tcPr>
          <w:p w14:paraId="2A4D1B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109" w:type="dxa"/>
            <w:tcBorders>
              <w:top w:val="single" w:sz="4" w:space="0" w:color="auto"/>
              <w:left w:val="single" w:sz="4" w:space="0" w:color="auto"/>
              <w:bottom w:val="nil"/>
              <w:right w:val="single" w:sz="8" w:space="0" w:color="auto"/>
            </w:tcBorders>
            <w:noWrap/>
            <w:vAlign w:val="bottom"/>
          </w:tcPr>
          <w:p w14:paraId="6B1FB2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3A0617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6C2F9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0DB5C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A6801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30F23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6C3A4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1A9216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287B4EB"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DAE0564"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2811AC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צ.חשמל+מתח נמוך אופקי_3%</w:t>
            </w:r>
          </w:p>
        </w:tc>
        <w:tc>
          <w:tcPr>
            <w:tcW w:w="1040" w:type="dxa"/>
            <w:tcBorders>
              <w:top w:val="single" w:sz="4" w:space="0" w:color="auto"/>
              <w:left w:val="nil"/>
              <w:bottom w:val="nil"/>
              <w:right w:val="nil"/>
            </w:tcBorders>
            <w:noWrap/>
            <w:vAlign w:val="bottom"/>
          </w:tcPr>
          <w:p w14:paraId="4915E4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109" w:type="dxa"/>
            <w:tcBorders>
              <w:top w:val="single" w:sz="4" w:space="0" w:color="auto"/>
              <w:left w:val="single" w:sz="4" w:space="0" w:color="auto"/>
              <w:bottom w:val="nil"/>
              <w:right w:val="single" w:sz="8" w:space="0" w:color="auto"/>
            </w:tcBorders>
            <w:noWrap/>
            <w:vAlign w:val="bottom"/>
          </w:tcPr>
          <w:p w14:paraId="67FE5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0.429</w:t>
            </w:r>
          </w:p>
        </w:tc>
        <w:tc>
          <w:tcPr>
            <w:tcW w:w="960" w:type="dxa"/>
            <w:tcBorders>
              <w:top w:val="nil"/>
              <w:left w:val="single" w:sz="8" w:space="0" w:color="auto"/>
              <w:bottom w:val="single" w:sz="4" w:space="0" w:color="auto"/>
              <w:right w:val="single" w:sz="4" w:space="0" w:color="auto"/>
            </w:tcBorders>
            <w:noWrap/>
            <w:vAlign w:val="bottom"/>
          </w:tcPr>
          <w:p w14:paraId="2306A6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11CA8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3741D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88C56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AE1CB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344CF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71E8FE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FFEEAD3"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B345C7B"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22CCD4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גופי תאורה - 1%</w:t>
            </w:r>
          </w:p>
        </w:tc>
        <w:tc>
          <w:tcPr>
            <w:tcW w:w="1040" w:type="dxa"/>
            <w:tcBorders>
              <w:top w:val="single" w:sz="4" w:space="0" w:color="auto"/>
              <w:left w:val="nil"/>
              <w:bottom w:val="nil"/>
              <w:right w:val="nil"/>
            </w:tcBorders>
            <w:noWrap/>
            <w:vAlign w:val="bottom"/>
          </w:tcPr>
          <w:p w14:paraId="2712F2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1CE852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17BB1A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7FE1E0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177CA7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24348C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0EF6B1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291675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8" w:space="0" w:color="auto"/>
            </w:tcBorders>
            <w:noWrap/>
            <w:vAlign w:val="bottom"/>
          </w:tcPr>
          <w:p w14:paraId="5D9534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28AF823D"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1838A0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1E520A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לוחות ציבוריים- 2%</w:t>
            </w:r>
          </w:p>
        </w:tc>
        <w:tc>
          <w:tcPr>
            <w:tcW w:w="1040" w:type="dxa"/>
            <w:tcBorders>
              <w:top w:val="single" w:sz="4" w:space="0" w:color="auto"/>
              <w:left w:val="nil"/>
              <w:bottom w:val="nil"/>
              <w:right w:val="nil"/>
            </w:tcBorders>
            <w:noWrap/>
            <w:vAlign w:val="bottom"/>
          </w:tcPr>
          <w:p w14:paraId="4C705F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0DFFEA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2DC226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C5CFD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666DBE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1B32E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C00ED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1AB04A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8" w:space="0" w:color="auto"/>
            </w:tcBorders>
            <w:noWrap/>
            <w:vAlign w:val="bottom"/>
          </w:tcPr>
          <w:p w14:paraId="782B1A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r>
      <w:tr w:rsidR="00EF4F1C" w:rsidRPr="00EF4F1C" w14:paraId="7DB0DBCB"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024235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356BCD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מתח נמוך- 1%</w:t>
            </w:r>
          </w:p>
        </w:tc>
        <w:tc>
          <w:tcPr>
            <w:tcW w:w="1040" w:type="dxa"/>
            <w:tcBorders>
              <w:top w:val="single" w:sz="4" w:space="0" w:color="auto"/>
              <w:left w:val="nil"/>
              <w:bottom w:val="nil"/>
              <w:right w:val="nil"/>
            </w:tcBorders>
            <w:noWrap/>
            <w:vAlign w:val="bottom"/>
          </w:tcPr>
          <w:p w14:paraId="03B25B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6C619B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7792A8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05C4B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FC1E4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C6026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FA676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021BA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390B33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54846BA2"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04ECF58F"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אוורור: (5%)</w:t>
            </w:r>
          </w:p>
        </w:tc>
        <w:tc>
          <w:tcPr>
            <w:tcW w:w="2500" w:type="dxa"/>
            <w:tcBorders>
              <w:top w:val="single" w:sz="4" w:space="0" w:color="auto"/>
              <w:left w:val="nil"/>
              <w:bottom w:val="nil"/>
              <w:right w:val="single" w:sz="4" w:space="0" w:color="auto"/>
            </w:tcBorders>
            <w:noWrap/>
            <w:vAlign w:val="bottom"/>
          </w:tcPr>
          <w:p w14:paraId="119517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גרילי מ"א ואוורור - 2%</w:t>
            </w:r>
          </w:p>
        </w:tc>
        <w:tc>
          <w:tcPr>
            <w:tcW w:w="1040" w:type="dxa"/>
            <w:tcBorders>
              <w:top w:val="single" w:sz="4" w:space="0" w:color="auto"/>
              <w:left w:val="nil"/>
              <w:bottom w:val="nil"/>
              <w:right w:val="nil"/>
            </w:tcBorders>
            <w:noWrap/>
            <w:vAlign w:val="bottom"/>
          </w:tcPr>
          <w:p w14:paraId="1FAD14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4DF4D5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44B4B1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312C2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1AC31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5FDDE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73BAA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71188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26BDA5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65047CED"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7221125"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70F8BC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דיחוס+מפוחים 3%</w:t>
            </w:r>
          </w:p>
        </w:tc>
        <w:tc>
          <w:tcPr>
            <w:tcW w:w="1040" w:type="dxa"/>
            <w:tcBorders>
              <w:top w:val="single" w:sz="4" w:space="0" w:color="auto"/>
              <w:left w:val="nil"/>
              <w:bottom w:val="nil"/>
              <w:right w:val="nil"/>
            </w:tcBorders>
            <w:noWrap/>
            <w:vAlign w:val="bottom"/>
          </w:tcPr>
          <w:p w14:paraId="11715C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109" w:type="dxa"/>
            <w:tcBorders>
              <w:top w:val="single" w:sz="4" w:space="0" w:color="auto"/>
              <w:left w:val="single" w:sz="4" w:space="0" w:color="auto"/>
              <w:bottom w:val="nil"/>
              <w:right w:val="single" w:sz="8" w:space="0" w:color="auto"/>
            </w:tcBorders>
            <w:noWrap/>
            <w:vAlign w:val="bottom"/>
          </w:tcPr>
          <w:p w14:paraId="44F461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0.429</w:t>
            </w:r>
          </w:p>
        </w:tc>
        <w:tc>
          <w:tcPr>
            <w:tcW w:w="960" w:type="dxa"/>
            <w:tcBorders>
              <w:top w:val="nil"/>
              <w:left w:val="single" w:sz="8" w:space="0" w:color="auto"/>
              <w:bottom w:val="single" w:sz="4" w:space="0" w:color="auto"/>
              <w:right w:val="single" w:sz="4" w:space="0" w:color="auto"/>
            </w:tcBorders>
            <w:noWrap/>
            <w:vAlign w:val="bottom"/>
          </w:tcPr>
          <w:p w14:paraId="6E4393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18F47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0A9DC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F7023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C017E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0621E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6F2E79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E36567B"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783971E0"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אינסטלציה:(57%)</w:t>
            </w:r>
          </w:p>
        </w:tc>
        <w:tc>
          <w:tcPr>
            <w:tcW w:w="2500" w:type="dxa"/>
            <w:tcBorders>
              <w:top w:val="single" w:sz="4" w:space="0" w:color="auto"/>
              <w:left w:val="nil"/>
              <w:bottom w:val="nil"/>
              <w:right w:val="single" w:sz="4" w:space="0" w:color="auto"/>
            </w:tcBorders>
            <w:noWrap/>
            <w:vAlign w:val="bottom"/>
          </w:tcPr>
          <w:p w14:paraId="4ED2A0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אינסטלציה-צ.וורטיקלית- 43%</w:t>
            </w:r>
          </w:p>
        </w:tc>
        <w:tc>
          <w:tcPr>
            <w:tcW w:w="1040" w:type="dxa"/>
            <w:tcBorders>
              <w:top w:val="single" w:sz="4" w:space="0" w:color="auto"/>
              <w:left w:val="nil"/>
              <w:bottom w:val="nil"/>
              <w:right w:val="nil"/>
            </w:tcBorders>
            <w:noWrap/>
            <w:vAlign w:val="bottom"/>
          </w:tcPr>
          <w:p w14:paraId="0156C2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w:t>
            </w:r>
          </w:p>
        </w:tc>
        <w:tc>
          <w:tcPr>
            <w:tcW w:w="1109" w:type="dxa"/>
            <w:tcBorders>
              <w:top w:val="single" w:sz="4" w:space="0" w:color="auto"/>
              <w:left w:val="single" w:sz="4" w:space="0" w:color="auto"/>
              <w:bottom w:val="nil"/>
              <w:right w:val="single" w:sz="8" w:space="0" w:color="auto"/>
            </w:tcBorders>
            <w:noWrap/>
            <w:vAlign w:val="bottom"/>
          </w:tcPr>
          <w:p w14:paraId="787902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6.143</w:t>
            </w:r>
          </w:p>
        </w:tc>
        <w:tc>
          <w:tcPr>
            <w:tcW w:w="960" w:type="dxa"/>
            <w:tcBorders>
              <w:top w:val="nil"/>
              <w:left w:val="single" w:sz="8" w:space="0" w:color="auto"/>
              <w:bottom w:val="single" w:sz="4" w:space="0" w:color="auto"/>
              <w:right w:val="single" w:sz="4" w:space="0" w:color="auto"/>
            </w:tcBorders>
            <w:noWrap/>
            <w:vAlign w:val="bottom"/>
          </w:tcPr>
          <w:p w14:paraId="556C88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FC707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1867D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F76A4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5A49A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6C29F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336BEB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213FF65"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5A0836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single" w:sz="4" w:space="0" w:color="auto"/>
              <w:right w:val="single" w:sz="4" w:space="0" w:color="auto"/>
            </w:tcBorders>
            <w:noWrap/>
            <w:vAlign w:val="bottom"/>
          </w:tcPr>
          <w:p w14:paraId="49DCD9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הכנה למונים דירתיים- 1%</w:t>
            </w:r>
          </w:p>
        </w:tc>
        <w:tc>
          <w:tcPr>
            <w:tcW w:w="1040" w:type="dxa"/>
            <w:tcBorders>
              <w:top w:val="single" w:sz="4" w:space="0" w:color="auto"/>
              <w:left w:val="nil"/>
              <w:bottom w:val="single" w:sz="4" w:space="0" w:color="auto"/>
              <w:right w:val="nil"/>
            </w:tcBorders>
            <w:noWrap/>
            <w:vAlign w:val="bottom"/>
          </w:tcPr>
          <w:p w14:paraId="389BBA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495563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6BDEB6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A0FEC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00384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20C31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8D8BB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D9208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564F0F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9C71118"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4398C80"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6ECFD6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מתזים 6%</w:t>
            </w:r>
          </w:p>
        </w:tc>
        <w:tc>
          <w:tcPr>
            <w:tcW w:w="1040" w:type="dxa"/>
            <w:tcBorders>
              <w:top w:val="nil"/>
              <w:left w:val="nil"/>
              <w:bottom w:val="single" w:sz="4" w:space="0" w:color="auto"/>
              <w:right w:val="nil"/>
            </w:tcBorders>
            <w:noWrap/>
            <w:vAlign w:val="bottom"/>
          </w:tcPr>
          <w:p w14:paraId="367526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09" w:type="dxa"/>
            <w:tcBorders>
              <w:top w:val="single" w:sz="4" w:space="0" w:color="auto"/>
              <w:left w:val="single" w:sz="4" w:space="0" w:color="auto"/>
              <w:bottom w:val="nil"/>
              <w:right w:val="single" w:sz="8" w:space="0" w:color="auto"/>
            </w:tcBorders>
            <w:noWrap/>
            <w:vAlign w:val="bottom"/>
          </w:tcPr>
          <w:p w14:paraId="475005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0.857</w:t>
            </w:r>
          </w:p>
        </w:tc>
        <w:tc>
          <w:tcPr>
            <w:tcW w:w="960" w:type="dxa"/>
            <w:tcBorders>
              <w:top w:val="nil"/>
              <w:left w:val="single" w:sz="8" w:space="0" w:color="auto"/>
              <w:bottom w:val="single" w:sz="4" w:space="0" w:color="auto"/>
              <w:right w:val="single" w:sz="4" w:space="0" w:color="auto"/>
            </w:tcBorders>
            <w:noWrap/>
            <w:vAlign w:val="bottom"/>
          </w:tcPr>
          <w:p w14:paraId="63FC74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71C8D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D6FC5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3F880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F651B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4D1D9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61912F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7B76956"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4E7738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3E46CE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התאמה למתזים _ 1%</w:t>
            </w:r>
          </w:p>
        </w:tc>
        <w:tc>
          <w:tcPr>
            <w:tcW w:w="1040" w:type="dxa"/>
            <w:tcBorders>
              <w:top w:val="nil"/>
              <w:left w:val="nil"/>
              <w:bottom w:val="single" w:sz="4" w:space="0" w:color="auto"/>
              <w:right w:val="nil"/>
            </w:tcBorders>
            <w:noWrap/>
            <w:vAlign w:val="bottom"/>
          </w:tcPr>
          <w:p w14:paraId="3D732F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06EFDA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3A916E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8480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DB772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01AC36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6B0D4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08C8C7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19A2DA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713B5C09"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250CAC7"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20801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משאבות - 6%</w:t>
            </w:r>
          </w:p>
        </w:tc>
        <w:tc>
          <w:tcPr>
            <w:tcW w:w="1040" w:type="dxa"/>
            <w:tcBorders>
              <w:top w:val="nil"/>
              <w:left w:val="nil"/>
              <w:bottom w:val="single" w:sz="4" w:space="0" w:color="auto"/>
              <w:right w:val="nil"/>
            </w:tcBorders>
            <w:noWrap/>
            <w:vAlign w:val="bottom"/>
          </w:tcPr>
          <w:p w14:paraId="6D5FEC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09" w:type="dxa"/>
            <w:tcBorders>
              <w:top w:val="single" w:sz="4" w:space="0" w:color="auto"/>
              <w:left w:val="single" w:sz="4" w:space="0" w:color="auto"/>
              <w:bottom w:val="nil"/>
              <w:right w:val="single" w:sz="8" w:space="0" w:color="auto"/>
            </w:tcBorders>
            <w:noWrap/>
            <w:vAlign w:val="bottom"/>
          </w:tcPr>
          <w:p w14:paraId="13FE7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0.857</w:t>
            </w:r>
          </w:p>
        </w:tc>
        <w:tc>
          <w:tcPr>
            <w:tcW w:w="960" w:type="dxa"/>
            <w:tcBorders>
              <w:top w:val="nil"/>
              <w:left w:val="single" w:sz="8" w:space="0" w:color="auto"/>
              <w:bottom w:val="single" w:sz="4" w:space="0" w:color="auto"/>
              <w:right w:val="single" w:sz="4" w:space="0" w:color="auto"/>
            </w:tcBorders>
            <w:noWrap/>
            <w:vAlign w:val="bottom"/>
          </w:tcPr>
          <w:p w14:paraId="25541B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26A176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1B4B67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36CB04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2572EF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4556FB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8" w:space="0" w:color="auto"/>
            </w:tcBorders>
            <w:noWrap/>
            <w:vAlign w:val="bottom"/>
          </w:tcPr>
          <w:p w14:paraId="350739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r>
      <w:tr w:rsidR="00EF4F1C" w:rsidRPr="00EF4F1C" w14:paraId="6FAA8724" w14:textId="77777777" w:rsidTr="00EF4F1C">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0D46B11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תברואה: (23%)</w:t>
            </w:r>
          </w:p>
        </w:tc>
        <w:tc>
          <w:tcPr>
            <w:tcW w:w="2500" w:type="dxa"/>
            <w:tcBorders>
              <w:top w:val="nil"/>
              <w:left w:val="nil"/>
              <w:bottom w:val="single" w:sz="4" w:space="0" w:color="auto"/>
              <w:right w:val="single" w:sz="4" w:space="0" w:color="auto"/>
            </w:tcBorders>
            <w:noWrap/>
            <w:vAlign w:val="bottom"/>
          </w:tcPr>
          <w:p w14:paraId="6C04A7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דחסן אשפה 2%</w:t>
            </w:r>
          </w:p>
        </w:tc>
        <w:tc>
          <w:tcPr>
            <w:tcW w:w="1040" w:type="dxa"/>
            <w:noWrap/>
            <w:vAlign w:val="bottom"/>
          </w:tcPr>
          <w:p w14:paraId="09A94B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3EC1D1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2C9C71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8AA36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4FE5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2CDD6B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456417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2BDCB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8" w:space="0" w:color="auto"/>
            </w:tcBorders>
            <w:noWrap/>
            <w:vAlign w:val="bottom"/>
          </w:tcPr>
          <w:p w14:paraId="4E60B9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r>
      <w:tr w:rsidR="00EF4F1C" w:rsidRPr="00EF4F1C" w14:paraId="454ED4DE" w14:textId="77777777" w:rsidTr="00EF4F1C">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7C0F68B6"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8" w:space="0" w:color="auto"/>
              <w:right w:val="single" w:sz="4" w:space="0" w:color="auto"/>
            </w:tcBorders>
            <w:noWrap/>
            <w:vAlign w:val="bottom"/>
          </w:tcPr>
          <w:p w14:paraId="7630F9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שרוול אשפה- 21%</w:t>
            </w:r>
          </w:p>
        </w:tc>
        <w:tc>
          <w:tcPr>
            <w:tcW w:w="1040" w:type="dxa"/>
            <w:tcBorders>
              <w:top w:val="single" w:sz="4" w:space="0" w:color="auto"/>
              <w:left w:val="nil"/>
              <w:bottom w:val="single" w:sz="8" w:space="0" w:color="auto"/>
              <w:right w:val="nil"/>
            </w:tcBorders>
            <w:noWrap/>
            <w:vAlign w:val="bottom"/>
          </w:tcPr>
          <w:p w14:paraId="4FCED6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4CFEBC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3.000</w:t>
            </w:r>
          </w:p>
        </w:tc>
        <w:tc>
          <w:tcPr>
            <w:tcW w:w="960" w:type="dxa"/>
            <w:tcBorders>
              <w:top w:val="nil"/>
              <w:left w:val="single" w:sz="8" w:space="0" w:color="auto"/>
              <w:bottom w:val="single" w:sz="8" w:space="0" w:color="auto"/>
              <w:right w:val="single" w:sz="4" w:space="0" w:color="auto"/>
            </w:tcBorders>
            <w:noWrap/>
            <w:vAlign w:val="bottom"/>
          </w:tcPr>
          <w:p w14:paraId="6388E3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587C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5815D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EDBFC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7878D5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4E9174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8" w:space="0" w:color="auto"/>
            </w:tcBorders>
            <w:noWrap/>
            <w:vAlign w:val="bottom"/>
          </w:tcPr>
          <w:p w14:paraId="3D2EBE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r>
      <w:tr w:rsidR="00EF4F1C" w:rsidRPr="00EF4F1C" w14:paraId="07ED755D" w14:textId="77777777" w:rsidTr="00EF4F1C">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7C4934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500" w:type="dxa"/>
            <w:tcBorders>
              <w:top w:val="nil"/>
              <w:left w:val="nil"/>
              <w:bottom w:val="single" w:sz="8" w:space="0" w:color="auto"/>
              <w:right w:val="single" w:sz="4" w:space="0" w:color="auto"/>
            </w:tcBorders>
            <w:noWrap/>
            <w:vAlign w:val="bottom"/>
          </w:tcPr>
          <w:p w14:paraId="1F6EC8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040" w:type="dxa"/>
            <w:tcBorders>
              <w:top w:val="nil"/>
              <w:left w:val="nil"/>
              <w:bottom w:val="single" w:sz="8" w:space="0" w:color="auto"/>
              <w:right w:val="nil"/>
            </w:tcBorders>
            <w:noWrap/>
            <w:vAlign w:val="bottom"/>
          </w:tcPr>
          <w:p w14:paraId="77FD2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1109" w:type="dxa"/>
            <w:tcBorders>
              <w:top w:val="nil"/>
              <w:left w:val="single" w:sz="4" w:space="0" w:color="auto"/>
              <w:bottom w:val="single" w:sz="8" w:space="0" w:color="auto"/>
              <w:right w:val="single" w:sz="8" w:space="0" w:color="auto"/>
            </w:tcBorders>
            <w:noWrap/>
            <w:vAlign w:val="bottom"/>
          </w:tcPr>
          <w:p w14:paraId="472480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14.286</w:t>
            </w:r>
          </w:p>
        </w:tc>
        <w:tc>
          <w:tcPr>
            <w:tcW w:w="960" w:type="dxa"/>
            <w:tcBorders>
              <w:top w:val="nil"/>
              <w:left w:val="single" w:sz="8" w:space="0" w:color="auto"/>
              <w:bottom w:val="single" w:sz="8" w:space="0" w:color="auto"/>
              <w:right w:val="single" w:sz="4" w:space="0" w:color="auto"/>
            </w:tcBorders>
            <w:noWrap/>
            <w:vAlign w:val="bottom"/>
          </w:tcPr>
          <w:p w14:paraId="5E607E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36D7C8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0F309E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572BD8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481A8B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3D68F5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8" w:space="0" w:color="auto"/>
            </w:tcBorders>
            <w:noWrap/>
            <w:vAlign w:val="bottom"/>
          </w:tcPr>
          <w:p w14:paraId="7E9DD4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r>
      <w:tr w:rsidR="00EF4F1C" w:rsidRPr="00EF4F1C" w14:paraId="3A85FE7F" w14:textId="77777777" w:rsidTr="00EF4F1C">
        <w:trPr>
          <w:trHeight w:val="270"/>
          <w:jc w:val="center"/>
        </w:trPr>
        <w:tc>
          <w:tcPr>
            <w:tcW w:w="13342" w:type="dxa"/>
            <w:gridSpan w:val="11"/>
            <w:noWrap/>
            <w:vAlign w:val="bottom"/>
          </w:tcPr>
          <w:p w14:paraId="3BBC1BDF"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0F77583" w14:textId="77777777" w:rsidTr="00EF4F1C">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418128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130432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8869" w:type="dxa"/>
            <w:gridSpan w:val="9"/>
            <w:noWrap/>
            <w:vAlign w:val="bottom"/>
          </w:tcPr>
          <w:p w14:paraId="2306A512"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5342C83" w14:textId="77777777" w:rsidTr="00EF4F1C">
        <w:trPr>
          <w:trHeight w:val="255"/>
          <w:jc w:val="center"/>
        </w:trPr>
        <w:tc>
          <w:tcPr>
            <w:tcW w:w="13342" w:type="dxa"/>
            <w:gridSpan w:val="11"/>
            <w:noWrap/>
            <w:vAlign w:val="bottom"/>
          </w:tcPr>
          <w:p w14:paraId="4063F17D"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0A7B5C26" w14:textId="77777777" w:rsidTr="00EF4F1C">
        <w:trPr>
          <w:trHeight w:val="570"/>
          <w:jc w:val="center"/>
        </w:trPr>
        <w:tc>
          <w:tcPr>
            <w:tcW w:w="13342" w:type="dxa"/>
            <w:gridSpan w:val="11"/>
            <w:vAlign w:val="bottom"/>
          </w:tcPr>
          <w:p w14:paraId="4D9C91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אחוז לסעיף - 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F4F1C" w:rsidRPr="00EF4F1C" w14:paraId="1DBF4681" w14:textId="77777777" w:rsidTr="00EF4F1C">
        <w:trPr>
          <w:trHeight w:val="255"/>
          <w:jc w:val="center"/>
        </w:trPr>
        <w:tc>
          <w:tcPr>
            <w:tcW w:w="13342" w:type="dxa"/>
            <w:gridSpan w:val="11"/>
            <w:noWrap/>
            <w:vAlign w:val="bottom"/>
          </w:tcPr>
          <w:p w14:paraId="398AD2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לצורך חישוב ערך הקומה לסעיף "מערכות ציבוריות" יש להכפיל את % התקדמות כל מלאכה בניקוד תת הסעיף שלה, ולסכום את כל המלאכות.</w:t>
            </w:r>
          </w:p>
        </w:tc>
      </w:tr>
    </w:tbl>
    <w:p w14:paraId="4E007870"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headerReference w:type="default" r:id="rId16"/>
          <w:pgSz w:w="16838" w:h="11906" w:orient="landscape"/>
          <w:pgMar w:top="1797" w:right="1440" w:bottom="1797" w:left="1276" w:header="720" w:footer="720" w:gutter="0"/>
          <w:cols w:space="720"/>
          <w:bidi/>
          <w:rtlGutter/>
        </w:sectPr>
      </w:pPr>
    </w:p>
    <w:p w14:paraId="031935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3.1.11– </w:t>
      </w:r>
    </w:p>
    <w:p w14:paraId="792C47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נוסח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ערבות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בנקאית</w:t>
      </w:r>
      <w:r w:rsidRPr="00EF4F1C">
        <w:rPr>
          <w:rFonts w:ascii="David" w:hAnsi="David" w:cs="David"/>
          <w:b/>
          <w:bCs/>
          <w:sz w:val="24"/>
          <w:szCs w:val="24"/>
          <w:u w:val="single"/>
          <w:rtl/>
        </w:rPr>
        <w:t xml:space="preserve"> </w:t>
      </w:r>
    </w:p>
    <w:p w14:paraId="32B148FB" w14:textId="77777777" w:rsidR="00EF4F1C" w:rsidRPr="00EF4F1C" w:rsidRDefault="00EF4F1C" w:rsidP="00A11D74">
      <w:pPr>
        <w:spacing w:after="0" w:afterAutospacing="0" w:line="240" w:lineRule="auto"/>
        <w:rPr>
          <w:rFonts w:ascii="David" w:hAnsi="David" w:cs="David"/>
          <w:b/>
          <w:bCs/>
          <w:sz w:val="24"/>
          <w:szCs w:val="24"/>
          <w:rtl/>
        </w:rPr>
      </w:pPr>
    </w:p>
    <w:p w14:paraId="56499222" w14:textId="77777777" w:rsidR="00EF4F1C" w:rsidRPr="00EF4F1C" w:rsidRDefault="00EF4F1C" w:rsidP="00A11D74">
      <w:pPr>
        <w:spacing w:after="0" w:afterAutospacing="0" w:line="240" w:lineRule="auto"/>
        <w:rPr>
          <w:rFonts w:ascii="David" w:hAnsi="David" w:cs="David"/>
          <w:b/>
          <w:bCs/>
          <w:sz w:val="24"/>
          <w:szCs w:val="24"/>
          <w:rtl/>
        </w:rPr>
      </w:pPr>
    </w:p>
    <w:p w14:paraId="5F781118" w14:textId="77777777" w:rsidR="00EF4F1C" w:rsidRPr="00EF4F1C" w:rsidRDefault="00EF4F1C" w:rsidP="00A11D74">
      <w:pPr>
        <w:spacing w:after="0" w:afterAutospacing="0" w:line="240" w:lineRule="auto"/>
        <w:rPr>
          <w:rFonts w:ascii="David" w:hAnsi="David" w:cs="David"/>
          <w:b/>
          <w:bCs/>
          <w:sz w:val="24"/>
          <w:szCs w:val="24"/>
          <w:rtl/>
        </w:rPr>
      </w:pPr>
    </w:p>
    <w:p w14:paraId="1C34B1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r w:rsidRPr="00EF4F1C">
        <w:rPr>
          <w:rFonts w:ascii="David" w:hAnsi="David" w:cs="David"/>
          <w:b/>
          <w:bCs/>
          <w:sz w:val="24"/>
          <w:szCs w:val="24"/>
          <w:rtl/>
        </w:rPr>
        <w:t xml:space="preserve"> :</w:t>
      </w:r>
      <w:r w:rsidRPr="00EF4F1C">
        <w:rPr>
          <w:rFonts w:ascii="David" w:hAnsi="David" w:cs="David"/>
          <w:b/>
          <w:bCs/>
          <w:sz w:val="24"/>
          <w:szCs w:val="24"/>
          <w:rtl/>
        </w:rPr>
        <w:tab/>
      </w:r>
    </w:p>
    <w:p w14:paraId="2C8623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3119D92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47ABA1A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כתב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ערבות</w:t>
      </w:r>
    </w:p>
    <w:p w14:paraId="1E655544" w14:textId="77777777" w:rsidR="00EF4F1C" w:rsidRPr="00EF4F1C" w:rsidRDefault="00EF4F1C" w:rsidP="00A11D74">
      <w:pPr>
        <w:spacing w:after="0" w:afterAutospacing="0" w:line="240" w:lineRule="auto"/>
        <w:rPr>
          <w:rFonts w:ascii="David" w:hAnsi="David" w:cs="David"/>
          <w:b/>
          <w:bCs/>
          <w:sz w:val="24"/>
          <w:szCs w:val="24"/>
          <w:rtl/>
        </w:rPr>
      </w:pPr>
    </w:p>
    <w:p w14:paraId="3084E42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בקשת</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הרינו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ואחראים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ביחד</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בגבול</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כשסכום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צמוד</w:t>
      </w:r>
      <w:r w:rsidRPr="00EF4F1C">
        <w:rPr>
          <w:rFonts w:ascii="David" w:hAnsi="David" w:cs="David"/>
          <w:b/>
          <w:bCs/>
          <w:sz w:val="24"/>
          <w:szCs w:val="24"/>
          <w:rtl/>
        </w:rPr>
        <w:t xml:space="preserve"> </w:t>
      </w:r>
      <w:r w:rsidRPr="00EF4F1C">
        <w:rPr>
          <w:rFonts w:ascii="David" w:hAnsi="David" w:cs="David" w:hint="eastAsia"/>
          <w:b/>
          <w:bCs/>
          <w:sz w:val="24"/>
          <w:szCs w:val="24"/>
          <w:rtl/>
        </w:rPr>
        <w:t>במלואו</w:t>
      </w:r>
      <w:r w:rsidRPr="00EF4F1C">
        <w:rPr>
          <w:rFonts w:ascii="David" w:hAnsi="David" w:cs="David"/>
          <w:b/>
          <w:bCs/>
          <w:sz w:val="24"/>
          <w:szCs w:val="24"/>
          <w:rtl/>
        </w:rPr>
        <w:t xml:space="preserve"> </w:t>
      </w:r>
      <w:r w:rsidRPr="00EF4F1C">
        <w:rPr>
          <w:rFonts w:ascii="David" w:hAnsi="David" w:cs="David" w:hint="eastAsia"/>
          <w:b/>
          <w:bCs/>
          <w:sz w:val="24"/>
          <w:szCs w:val="24"/>
          <w:rtl/>
        </w:rPr>
        <w:t>למדד</w:t>
      </w:r>
      <w:r w:rsidRPr="00EF4F1C">
        <w:rPr>
          <w:rFonts w:ascii="David" w:hAnsi="David" w:cs="David"/>
          <w:b/>
          <w:bCs/>
          <w:sz w:val="24"/>
          <w:szCs w:val="24"/>
          <w:rtl/>
        </w:rPr>
        <w:t xml:space="preserve"> </w:t>
      </w:r>
      <w:r w:rsidRPr="00EF4F1C">
        <w:rPr>
          <w:rFonts w:ascii="David" w:hAnsi="David" w:cs="David" w:hint="eastAsia"/>
          <w:b/>
          <w:bCs/>
          <w:sz w:val="24"/>
          <w:szCs w:val="24"/>
          <w:rtl/>
        </w:rPr>
        <w:t>תשומות</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למגורים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המדד</w:t>
      </w:r>
      <w:r w:rsidRPr="00EF4F1C">
        <w:rPr>
          <w:rFonts w:ascii="David" w:hAnsi="David" w:cs="David"/>
          <w:b/>
          <w:bCs/>
          <w:sz w:val="24"/>
          <w:szCs w:val="24"/>
          <w:rtl/>
        </w:rPr>
        <w:t xml:space="preserve">") </w:t>
      </w:r>
      <w:r w:rsidRPr="00EF4F1C">
        <w:rPr>
          <w:rFonts w:ascii="David" w:hAnsi="David" w:cs="David" w:hint="eastAsia"/>
          <w:b/>
          <w:bCs/>
          <w:sz w:val="24"/>
          <w:szCs w:val="24"/>
          <w:rtl/>
        </w:rPr>
        <w:t>כשהמדד</w:t>
      </w:r>
      <w:r w:rsidRPr="00EF4F1C">
        <w:rPr>
          <w:rFonts w:ascii="David" w:hAnsi="David" w:cs="David"/>
          <w:b/>
          <w:bCs/>
          <w:sz w:val="24"/>
          <w:szCs w:val="24"/>
          <w:rtl/>
        </w:rPr>
        <w:t xml:space="preserve"> </w:t>
      </w:r>
      <w:r w:rsidRPr="00EF4F1C">
        <w:rPr>
          <w:rFonts w:ascii="David" w:hAnsi="David" w:cs="David" w:hint="eastAsia"/>
          <w:b/>
          <w:bCs/>
          <w:sz w:val="24"/>
          <w:szCs w:val="24"/>
          <w:rtl/>
        </w:rPr>
        <w:t>הבסיסי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w:t>
      </w:r>
    </w:p>
    <w:p w14:paraId="753071F8" w14:textId="77777777" w:rsidR="00EF4F1C" w:rsidRPr="00EF4F1C" w:rsidRDefault="00EF4F1C" w:rsidP="00A11D74">
      <w:pPr>
        <w:spacing w:after="0" w:afterAutospacing="0" w:line="240" w:lineRule="auto"/>
        <w:rPr>
          <w:rFonts w:ascii="David" w:hAnsi="David" w:cs="David"/>
          <w:b/>
          <w:bCs/>
          <w:sz w:val="24"/>
          <w:szCs w:val="24"/>
          <w:rtl/>
        </w:rPr>
      </w:pPr>
    </w:p>
    <w:p w14:paraId="5E9128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לדרוש</w:t>
      </w:r>
      <w:r w:rsidRPr="00EF4F1C">
        <w:rPr>
          <w:rFonts w:ascii="David" w:hAnsi="David" w:cs="David"/>
          <w:b/>
          <w:bCs/>
          <w:sz w:val="24"/>
          <w:szCs w:val="24"/>
          <w:rtl/>
        </w:rPr>
        <w:t xml:space="preserve"> </w:t>
      </w:r>
      <w:r w:rsidRPr="00EF4F1C">
        <w:rPr>
          <w:rFonts w:ascii="David" w:hAnsi="David" w:cs="David" w:hint="eastAsia"/>
          <w:b/>
          <w:bCs/>
          <w:sz w:val="24"/>
          <w:szCs w:val="24"/>
          <w:rtl/>
        </w:rPr>
        <w:t>מאתנו</w:t>
      </w:r>
      <w:r w:rsidRPr="00EF4F1C">
        <w:rPr>
          <w:rFonts w:ascii="David" w:hAnsi="David" w:cs="David"/>
          <w:b/>
          <w:bCs/>
          <w:sz w:val="24"/>
          <w:szCs w:val="24"/>
          <w:rtl/>
        </w:rPr>
        <w:t xml:space="preserve"> </w:t>
      </w:r>
      <w:r w:rsidRPr="00EF4F1C">
        <w:rPr>
          <w:rFonts w:ascii="David" w:hAnsi="David" w:cs="David" w:hint="eastAsia"/>
          <w:b/>
          <w:bCs/>
          <w:sz w:val="24"/>
          <w:szCs w:val="24"/>
          <w:rtl/>
        </w:rPr>
        <w:t>יחד</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בשלמות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לדרוש</w:t>
      </w:r>
      <w:r w:rsidRPr="00EF4F1C">
        <w:rPr>
          <w:rFonts w:ascii="David" w:hAnsi="David" w:cs="David"/>
          <w:b/>
          <w:bCs/>
          <w:sz w:val="24"/>
          <w:szCs w:val="24"/>
          <w:rtl/>
        </w:rPr>
        <w:t xml:space="preserve"> </w:t>
      </w:r>
      <w:r w:rsidRPr="00EF4F1C">
        <w:rPr>
          <w:rFonts w:ascii="David" w:hAnsi="David" w:cs="David" w:hint="eastAsia"/>
          <w:b/>
          <w:bCs/>
          <w:sz w:val="24"/>
          <w:szCs w:val="24"/>
          <w:rtl/>
        </w:rPr>
        <w:t>מאתנו</w:t>
      </w:r>
      <w:r w:rsidRPr="00EF4F1C">
        <w:rPr>
          <w:rFonts w:ascii="David" w:hAnsi="David" w:cs="David"/>
          <w:b/>
          <w:bCs/>
          <w:sz w:val="24"/>
          <w:szCs w:val="24"/>
          <w:rtl/>
        </w:rPr>
        <w:t xml:space="preserve"> </w:t>
      </w:r>
      <w:r w:rsidRPr="00EF4F1C">
        <w:rPr>
          <w:rFonts w:ascii="David" w:hAnsi="David" w:cs="David" w:hint="eastAsia"/>
          <w:b/>
          <w:bCs/>
          <w:sz w:val="24"/>
          <w:szCs w:val="24"/>
          <w:rtl/>
        </w:rPr>
        <w:t>מפעם</w:t>
      </w:r>
      <w:r w:rsidRPr="00EF4F1C">
        <w:rPr>
          <w:rFonts w:ascii="David" w:hAnsi="David" w:cs="David"/>
          <w:b/>
          <w:bCs/>
          <w:sz w:val="24"/>
          <w:szCs w:val="24"/>
          <w:rtl/>
        </w:rPr>
        <w:t xml:space="preserve"> </w:t>
      </w:r>
      <w:r w:rsidRPr="00EF4F1C">
        <w:rPr>
          <w:rFonts w:ascii="David" w:hAnsi="David" w:cs="David" w:hint="eastAsia"/>
          <w:b/>
          <w:bCs/>
          <w:sz w:val="24"/>
          <w:szCs w:val="24"/>
          <w:rtl/>
        </w:rPr>
        <w:t>לפעם</w:t>
      </w:r>
      <w:r w:rsidRPr="00EF4F1C">
        <w:rPr>
          <w:rFonts w:ascii="David" w:hAnsi="David" w:cs="David"/>
          <w:b/>
          <w:bCs/>
          <w:sz w:val="24"/>
          <w:szCs w:val="24"/>
          <w:rtl/>
        </w:rPr>
        <w:t xml:space="preserve"> </w:t>
      </w:r>
      <w:r w:rsidRPr="00EF4F1C">
        <w:rPr>
          <w:rFonts w:ascii="David" w:hAnsi="David" w:cs="David" w:hint="eastAsia"/>
          <w:b/>
          <w:bCs/>
          <w:sz w:val="24"/>
          <w:szCs w:val="24"/>
          <w:rtl/>
        </w:rPr>
        <w:t>סכומים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ובמקרה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תישאר</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בתוקפה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יתרת</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שסך</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דרישותיכם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יעלה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w:t>
      </w:r>
    </w:p>
    <w:p w14:paraId="01D86965" w14:textId="77777777" w:rsidR="00EF4F1C" w:rsidRPr="00EF4F1C" w:rsidRDefault="00EF4F1C" w:rsidP="00A11D74">
      <w:pPr>
        <w:spacing w:after="0" w:afterAutospacing="0" w:line="240" w:lineRule="auto"/>
        <w:rPr>
          <w:rFonts w:ascii="David" w:hAnsi="David" w:cs="David"/>
          <w:b/>
          <w:bCs/>
          <w:sz w:val="24"/>
          <w:szCs w:val="24"/>
          <w:rtl/>
        </w:rPr>
      </w:pPr>
    </w:p>
    <w:p w14:paraId="664FFE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שיידרש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בגבול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7 </w:t>
      </w:r>
      <w:r w:rsidRPr="00EF4F1C">
        <w:rPr>
          <w:rFonts w:ascii="David" w:hAnsi="David" w:cs="David" w:hint="eastAsia"/>
          <w:b/>
          <w:bCs/>
          <w:sz w:val="24"/>
          <w:szCs w:val="24"/>
          <w:rtl/>
        </w:rPr>
        <w:t>ימים</w:t>
      </w:r>
      <w:r w:rsidRPr="00EF4F1C">
        <w:rPr>
          <w:rFonts w:ascii="David" w:hAnsi="David" w:cs="David"/>
          <w:b/>
          <w:bCs/>
          <w:sz w:val="24"/>
          <w:szCs w:val="24"/>
          <w:rtl/>
        </w:rPr>
        <w:t xml:space="preserve"> </w:t>
      </w:r>
      <w:r w:rsidRPr="00EF4F1C">
        <w:rPr>
          <w:rFonts w:ascii="David" w:hAnsi="David" w:cs="David" w:hint="eastAsia"/>
          <w:b/>
          <w:bCs/>
          <w:sz w:val="24"/>
          <w:szCs w:val="24"/>
          <w:rtl/>
        </w:rPr>
        <w:t>מקבלת</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ראשונה</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ומבלי</w:t>
      </w:r>
      <w:r w:rsidRPr="00EF4F1C">
        <w:rPr>
          <w:rFonts w:ascii="David" w:hAnsi="David" w:cs="David"/>
          <w:b/>
          <w:bCs/>
          <w:sz w:val="24"/>
          <w:szCs w:val="24"/>
          <w:rtl/>
        </w:rPr>
        <w:t xml:space="preserve"> </w:t>
      </w:r>
      <w:r w:rsidRPr="00EF4F1C">
        <w:rPr>
          <w:rFonts w:ascii="David" w:hAnsi="David" w:cs="David" w:hint="eastAsia"/>
          <w:b/>
          <w:bCs/>
          <w:sz w:val="24"/>
          <w:szCs w:val="24"/>
          <w:rtl/>
        </w:rPr>
        <w:t>שיהיה</w:t>
      </w:r>
      <w:r w:rsidRPr="00EF4F1C">
        <w:rPr>
          <w:rFonts w:ascii="David" w:hAnsi="David" w:cs="David"/>
          <w:b/>
          <w:bCs/>
          <w:sz w:val="24"/>
          <w:szCs w:val="24"/>
          <w:rtl/>
        </w:rPr>
        <w:t xml:space="preserve"> </w:t>
      </w:r>
      <w:r w:rsidRPr="00EF4F1C">
        <w:rPr>
          <w:rFonts w:ascii="David" w:hAnsi="David" w:cs="David" w:hint="eastAsia"/>
          <w:b/>
          <w:bCs/>
          <w:sz w:val="24"/>
          <w:szCs w:val="24"/>
          <w:rtl/>
        </w:rPr>
        <w:t>עליכם</w:t>
      </w:r>
      <w:r w:rsidRPr="00EF4F1C">
        <w:rPr>
          <w:rFonts w:ascii="David" w:hAnsi="David" w:cs="David"/>
          <w:b/>
          <w:bCs/>
          <w:sz w:val="24"/>
          <w:szCs w:val="24"/>
          <w:rtl/>
        </w:rPr>
        <w:t xml:space="preserve"> </w:t>
      </w:r>
      <w:r w:rsidRPr="00EF4F1C">
        <w:rPr>
          <w:rFonts w:ascii="David" w:hAnsi="David" w:cs="David" w:hint="eastAsia"/>
          <w:b/>
          <w:bCs/>
          <w:sz w:val="24"/>
          <w:szCs w:val="24"/>
          <w:rtl/>
        </w:rPr>
        <w:t>לבסס</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להוכיח</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w:t>
      </w:r>
    </w:p>
    <w:p w14:paraId="25DF0CBC" w14:textId="77777777" w:rsidR="00EF4F1C" w:rsidRPr="00EF4F1C" w:rsidRDefault="00EF4F1C" w:rsidP="00A11D74">
      <w:pPr>
        <w:spacing w:after="0" w:afterAutospacing="0" w:line="240" w:lineRule="auto"/>
        <w:rPr>
          <w:rFonts w:ascii="David" w:hAnsi="David" w:cs="David"/>
          <w:b/>
          <w:bCs/>
          <w:sz w:val="24"/>
          <w:szCs w:val="24"/>
          <w:rtl/>
        </w:rPr>
      </w:pPr>
    </w:p>
    <w:p w14:paraId="78F860E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שישולם</w:t>
      </w:r>
      <w:r w:rsidRPr="00EF4F1C">
        <w:rPr>
          <w:rFonts w:ascii="David" w:hAnsi="David" w:cs="David"/>
          <w:b/>
          <w:bCs/>
          <w:sz w:val="24"/>
          <w:szCs w:val="24"/>
          <w:rtl/>
        </w:rPr>
        <w:t xml:space="preserve"> </w:t>
      </w:r>
      <w:r w:rsidRPr="00EF4F1C">
        <w:rPr>
          <w:rFonts w:ascii="David" w:hAnsi="David" w:cs="David" w:hint="eastAsia"/>
          <w:b/>
          <w:bCs/>
          <w:sz w:val="24"/>
          <w:szCs w:val="24"/>
          <w:rtl/>
        </w:rPr>
        <w:t>מכוח</w:t>
      </w:r>
      <w:r w:rsidRPr="00EF4F1C">
        <w:rPr>
          <w:rFonts w:ascii="David" w:hAnsi="David" w:cs="David"/>
          <w:b/>
          <w:bCs/>
          <w:sz w:val="24"/>
          <w:szCs w:val="24"/>
          <w:rtl/>
        </w:rPr>
        <w:t xml:space="preserve"> </w:t>
      </w:r>
      <w:r w:rsidRPr="00EF4F1C">
        <w:rPr>
          <w:rFonts w:ascii="David" w:hAnsi="David" w:cs="David" w:hint="eastAsia"/>
          <w:b/>
          <w:bCs/>
          <w:sz w:val="24"/>
          <w:szCs w:val="24"/>
          <w:rtl/>
        </w:rPr>
        <w:t>ערבותנו</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יגדל</w:t>
      </w:r>
      <w:r w:rsidRPr="00EF4F1C">
        <w:rPr>
          <w:rFonts w:ascii="David" w:hAnsi="David" w:cs="David"/>
          <w:b/>
          <w:bCs/>
          <w:sz w:val="24"/>
          <w:szCs w:val="24"/>
          <w:rtl/>
        </w:rPr>
        <w:t xml:space="preserve"> </w:t>
      </w:r>
      <w:r w:rsidRPr="00EF4F1C">
        <w:rPr>
          <w:rFonts w:ascii="David" w:hAnsi="David" w:cs="David" w:hint="eastAsia"/>
          <w:b/>
          <w:bCs/>
          <w:sz w:val="24"/>
          <w:szCs w:val="24"/>
          <w:rtl/>
        </w:rPr>
        <w:t>בשיעור</w:t>
      </w:r>
      <w:r w:rsidRPr="00EF4F1C">
        <w:rPr>
          <w:rFonts w:ascii="David" w:hAnsi="David" w:cs="David"/>
          <w:b/>
          <w:bCs/>
          <w:sz w:val="24"/>
          <w:szCs w:val="24"/>
          <w:rtl/>
        </w:rPr>
        <w:t xml:space="preserve"> </w:t>
      </w:r>
      <w:r w:rsidRPr="00EF4F1C">
        <w:rPr>
          <w:rFonts w:ascii="David" w:hAnsi="David" w:cs="David" w:hint="eastAsia"/>
          <w:b/>
          <w:bCs/>
          <w:sz w:val="24"/>
          <w:szCs w:val="24"/>
          <w:rtl/>
        </w:rPr>
        <w:t>השווה</w:t>
      </w:r>
      <w:r w:rsidRPr="00EF4F1C">
        <w:rPr>
          <w:rFonts w:ascii="David" w:hAnsi="David" w:cs="David"/>
          <w:b/>
          <w:bCs/>
          <w:sz w:val="24"/>
          <w:szCs w:val="24"/>
          <w:rtl/>
        </w:rPr>
        <w:t xml:space="preserve"> </w:t>
      </w:r>
      <w:r w:rsidRPr="00EF4F1C">
        <w:rPr>
          <w:rFonts w:ascii="David" w:hAnsi="David" w:cs="David" w:hint="eastAsia"/>
          <w:b/>
          <w:bCs/>
          <w:sz w:val="24"/>
          <w:szCs w:val="24"/>
          <w:rtl/>
        </w:rPr>
        <w:t>לשיעור</w:t>
      </w:r>
      <w:r w:rsidRPr="00EF4F1C">
        <w:rPr>
          <w:rFonts w:ascii="David" w:hAnsi="David" w:cs="David"/>
          <w:b/>
          <w:bCs/>
          <w:sz w:val="24"/>
          <w:szCs w:val="24"/>
          <w:rtl/>
        </w:rPr>
        <w:t xml:space="preserve"> </w:t>
      </w:r>
      <w:r w:rsidRPr="00EF4F1C">
        <w:rPr>
          <w:rFonts w:ascii="David" w:hAnsi="David" w:cs="David" w:hint="eastAsia"/>
          <w:b/>
          <w:bCs/>
          <w:sz w:val="24"/>
          <w:szCs w:val="24"/>
          <w:rtl/>
        </w:rPr>
        <w:t>העלייה</w:t>
      </w:r>
      <w:r w:rsidRPr="00EF4F1C">
        <w:rPr>
          <w:rFonts w:ascii="David" w:hAnsi="David" w:cs="David"/>
          <w:b/>
          <w:bCs/>
          <w:sz w:val="24"/>
          <w:szCs w:val="24"/>
          <w:rtl/>
        </w:rPr>
        <w:t xml:space="preserve"> </w:t>
      </w:r>
      <w:r w:rsidRPr="00EF4F1C">
        <w:rPr>
          <w:rFonts w:ascii="David" w:hAnsi="David" w:cs="David" w:hint="eastAsia"/>
          <w:b/>
          <w:bCs/>
          <w:sz w:val="24"/>
          <w:szCs w:val="24"/>
          <w:rtl/>
        </w:rPr>
        <w:t>במדד</w:t>
      </w:r>
      <w:r w:rsidRPr="00EF4F1C">
        <w:rPr>
          <w:rFonts w:ascii="David" w:hAnsi="David" w:cs="David"/>
          <w:b/>
          <w:bCs/>
          <w:sz w:val="24"/>
          <w:szCs w:val="24"/>
          <w:rtl/>
        </w:rPr>
        <w:t xml:space="preserve"> </w:t>
      </w:r>
      <w:r w:rsidRPr="00EF4F1C">
        <w:rPr>
          <w:rFonts w:ascii="David" w:hAnsi="David" w:cs="David" w:hint="eastAsia"/>
          <w:b/>
          <w:bCs/>
          <w:sz w:val="24"/>
          <w:szCs w:val="24"/>
          <w:rtl/>
        </w:rPr>
        <w:t>האחרון</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בעת</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לזכותכם</w:t>
      </w:r>
      <w:r w:rsidRPr="00EF4F1C">
        <w:rPr>
          <w:rFonts w:ascii="David" w:hAnsi="David" w:cs="David"/>
          <w:b/>
          <w:bCs/>
          <w:sz w:val="24"/>
          <w:szCs w:val="24"/>
          <w:rtl/>
        </w:rPr>
        <w:t xml:space="preserve">, </w:t>
      </w:r>
      <w:r w:rsidRPr="00EF4F1C">
        <w:rPr>
          <w:rFonts w:ascii="David" w:hAnsi="David" w:cs="David" w:hint="eastAsia"/>
          <w:b/>
          <w:bCs/>
          <w:sz w:val="24"/>
          <w:szCs w:val="24"/>
          <w:rtl/>
        </w:rPr>
        <w:t>לעומת</w:t>
      </w:r>
      <w:r w:rsidRPr="00EF4F1C">
        <w:rPr>
          <w:rFonts w:ascii="David" w:hAnsi="David" w:cs="David"/>
          <w:b/>
          <w:bCs/>
          <w:sz w:val="24"/>
          <w:szCs w:val="24"/>
          <w:rtl/>
        </w:rPr>
        <w:t xml:space="preserve"> </w:t>
      </w:r>
      <w:r w:rsidRPr="00EF4F1C">
        <w:rPr>
          <w:rFonts w:ascii="David" w:hAnsi="David" w:cs="David" w:hint="eastAsia"/>
          <w:b/>
          <w:bCs/>
          <w:sz w:val="24"/>
          <w:szCs w:val="24"/>
          <w:rtl/>
        </w:rPr>
        <w:t>שערו</w:t>
      </w:r>
      <w:r w:rsidRPr="00EF4F1C">
        <w:rPr>
          <w:rFonts w:ascii="David" w:hAnsi="David" w:cs="David"/>
          <w:b/>
          <w:bCs/>
          <w:sz w:val="24"/>
          <w:szCs w:val="24"/>
          <w:rtl/>
        </w:rPr>
        <w:t xml:space="preserve"> </w:t>
      </w:r>
      <w:r w:rsidRPr="00EF4F1C">
        <w:rPr>
          <w:rFonts w:ascii="David" w:hAnsi="David" w:cs="David" w:hint="eastAsia"/>
          <w:b/>
          <w:bCs/>
          <w:sz w:val="24"/>
          <w:szCs w:val="24"/>
          <w:rtl/>
        </w:rPr>
        <w:t>הבסיסי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המדד</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6BABAC74" w14:textId="77777777" w:rsidR="00EF4F1C" w:rsidRPr="00EF4F1C" w:rsidRDefault="00EF4F1C" w:rsidP="00A11D74">
      <w:pPr>
        <w:spacing w:after="0" w:afterAutospacing="0" w:line="240" w:lineRule="auto"/>
        <w:rPr>
          <w:rFonts w:ascii="David" w:hAnsi="David" w:cs="David"/>
          <w:b/>
          <w:bCs/>
          <w:sz w:val="24"/>
          <w:szCs w:val="24"/>
          <w:rtl/>
        </w:rPr>
      </w:pPr>
    </w:p>
    <w:p w14:paraId="3403D3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נהיה</w:t>
      </w:r>
      <w:r w:rsidRPr="00EF4F1C">
        <w:rPr>
          <w:rFonts w:ascii="David" w:hAnsi="David" w:cs="David"/>
          <w:b/>
          <w:bCs/>
          <w:sz w:val="24"/>
          <w:szCs w:val="24"/>
          <w:rtl/>
        </w:rPr>
        <w:t xml:space="preserve"> </w:t>
      </w:r>
      <w:r w:rsidRPr="00EF4F1C">
        <w:rPr>
          <w:rFonts w:ascii="David" w:hAnsi="David" w:cs="David" w:hint="eastAsia"/>
          <w:b/>
          <w:bCs/>
          <w:sz w:val="24"/>
          <w:szCs w:val="24"/>
          <w:rtl/>
        </w:rPr>
        <w:t>רשאים</w:t>
      </w:r>
      <w:r w:rsidRPr="00EF4F1C">
        <w:rPr>
          <w:rFonts w:ascii="David" w:hAnsi="David" w:cs="David"/>
          <w:b/>
          <w:bCs/>
          <w:sz w:val="24"/>
          <w:szCs w:val="24"/>
          <w:rtl/>
        </w:rPr>
        <w:t xml:space="preserve"> </w:t>
      </w:r>
      <w:r w:rsidRPr="00EF4F1C">
        <w:rPr>
          <w:rFonts w:ascii="David" w:hAnsi="David" w:cs="David" w:hint="eastAsia"/>
          <w:b/>
          <w:bCs/>
          <w:sz w:val="24"/>
          <w:szCs w:val="24"/>
          <w:rtl/>
        </w:rPr>
        <w:t>לבטל</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להימנע</w:t>
      </w:r>
      <w:r w:rsidRPr="00EF4F1C">
        <w:rPr>
          <w:rFonts w:ascii="David" w:hAnsi="David" w:cs="David"/>
          <w:b/>
          <w:bCs/>
          <w:sz w:val="24"/>
          <w:szCs w:val="24"/>
          <w:rtl/>
        </w:rPr>
        <w:t xml:space="preserve"> </w:t>
      </w:r>
      <w:r w:rsidRPr="00EF4F1C">
        <w:rPr>
          <w:rFonts w:ascii="David" w:hAnsi="David" w:cs="David" w:hint="eastAsia"/>
          <w:b/>
          <w:bCs/>
          <w:sz w:val="24"/>
          <w:szCs w:val="24"/>
          <w:rtl/>
        </w:rPr>
        <w:t>מתשלום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מוותרים</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ומראש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טענה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ברירה</w:t>
      </w:r>
      <w:r w:rsidRPr="00EF4F1C">
        <w:rPr>
          <w:rFonts w:ascii="David" w:hAnsi="David" w:cs="David"/>
          <w:b/>
          <w:bCs/>
          <w:sz w:val="24"/>
          <w:szCs w:val="24"/>
          <w:rtl/>
        </w:rPr>
        <w:t xml:space="preserve"> </w:t>
      </w:r>
      <w:r w:rsidRPr="00EF4F1C">
        <w:rPr>
          <w:rFonts w:ascii="David" w:hAnsi="David" w:cs="David" w:hint="eastAsia"/>
          <w:b/>
          <w:bCs/>
          <w:sz w:val="24"/>
          <w:szCs w:val="24"/>
          <w:rtl/>
        </w:rPr>
        <w:t>המוענקת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w:t>
      </w:r>
    </w:p>
    <w:p w14:paraId="11CC3ADC" w14:textId="77777777" w:rsidR="00EF4F1C" w:rsidRPr="00EF4F1C" w:rsidRDefault="00EF4F1C" w:rsidP="00A11D74">
      <w:pPr>
        <w:spacing w:after="0" w:afterAutospacing="0" w:line="240" w:lineRule="auto"/>
        <w:rPr>
          <w:rFonts w:ascii="David" w:hAnsi="David" w:cs="David"/>
          <w:b/>
          <w:bCs/>
          <w:sz w:val="24"/>
          <w:szCs w:val="24"/>
          <w:rtl/>
        </w:rPr>
      </w:pPr>
    </w:p>
    <w:p w14:paraId="62FAC0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חוזרת</w:t>
      </w:r>
      <w:r w:rsidRPr="00EF4F1C">
        <w:rPr>
          <w:rFonts w:ascii="David" w:hAnsi="David" w:cs="David"/>
          <w:b/>
          <w:bCs/>
          <w:sz w:val="24"/>
          <w:szCs w:val="24"/>
          <w:rtl/>
        </w:rPr>
        <w:t xml:space="preserve"> </w:t>
      </w:r>
      <w:r w:rsidRPr="00EF4F1C">
        <w:rPr>
          <w:rFonts w:ascii="David" w:hAnsi="David" w:cs="David" w:hint="eastAsia"/>
          <w:b/>
          <w:bCs/>
          <w:sz w:val="24"/>
          <w:szCs w:val="24"/>
          <w:rtl/>
        </w:rPr>
        <w:t>ובלתי</w:t>
      </w:r>
      <w:r w:rsidRPr="00EF4F1C">
        <w:rPr>
          <w:rFonts w:ascii="David" w:hAnsi="David" w:cs="David"/>
          <w:b/>
          <w:bCs/>
          <w:sz w:val="24"/>
          <w:szCs w:val="24"/>
          <w:rtl/>
        </w:rPr>
        <w:t xml:space="preserve"> </w:t>
      </w:r>
      <w:r w:rsidRPr="00EF4F1C">
        <w:rPr>
          <w:rFonts w:ascii="David" w:hAnsi="David" w:cs="David" w:hint="eastAsia"/>
          <w:b/>
          <w:bCs/>
          <w:sz w:val="24"/>
          <w:szCs w:val="24"/>
          <w:rtl/>
        </w:rPr>
        <w:t>מותנית</w:t>
      </w:r>
      <w:r w:rsidRPr="00EF4F1C">
        <w:rPr>
          <w:rFonts w:ascii="David" w:hAnsi="David" w:cs="David"/>
          <w:b/>
          <w:bCs/>
          <w:sz w:val="24"/>
          <w:szCs w:val="24"/>
          <w:rtl/>
        </w:rPr>
        <w:t>.</w:t>
      </w:r>
    </w:p>
    <w:p w14:paraId="48A55F33" w14:textId="77777777" w:rsidR="00EF4F1C" w:rsidRPr="00EF4F1C" w:rsidRDefault="00EF4F1C" w:rsidP="00A11D74">
      <w:pPr>
        <w:spacing w:after="0" w:afterAutospacing="0" w:line="240" w:lineRule="auto"/>
        <w:rPr>
          <w:rFonts w:ascii="David" w:hAnsi="David" w:cs="David"/>
          <w:b/>
          <w:bCs/>
          <w:sz w:val="24"/>
          <w:szCs w:val="24"/>
          <w:rtl/>
        </w:rPr>
      </w:pPr>
    </w:p>
    <w:p w14:paraId="0B420A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בתוקף</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ליום</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שעה</w:t>
      </w:r>
      <w:r w:rsidRPr="00EF4F1C">
        <w:rPr>
          <w:rFonts w:ascii="David" w:hAnsi="David" w:cs="David"/>
          <w:b/>
          <w:bCs/>
          <w:sz w:val="24"/>
          <w:szCs w:val="24"/>
          <w:rtl/>
        </w:rPr>
        <w:t xml:space="preserve"> 12.00 </w:t>
      </w:r>
      <w:r w:rsidRPr="00EF4F1C">
        <w:rPr>
          <w:rFonts w:ascii="David" w:hAnsi="David" w:cs="David" w:hint="eastAsia"/>
          <w:b/>
          <w:bCs/>
          <w:sz w:val="24"/>
          <w:szCs w:val="24"/>
          <w:rtl/>
        </w:rPr>
        <w:t>ועד</w:t>
      </w:r>
      <w:r w:rsidRPr="00EF4F1C">
        <w:rPr>
          <w:rFonts w:ascii="David" w:hAnsi="David" w:cs="David"/>
          <w:b/>
          <w:bCs/>
          <w:sz w:val="24"/>
          <w:szCs w:val="24"/>
          <w:rtl/>
        </w:rPr>
        <w:t xml:space="preserve"> </w:t>
      </w:r>
      <w:r w:rsidRPr="00EF4F1C">
        <w:rPr>
          <w:rFonts w:ascii="David" w:hAnsi="David" w:cs="David" w:hint="eastAsia"/>
          <w:b/>
          <w:bCs/>
          <w:sz w:val="24"/>
          <w:szCs w:val="24"/>
          <w:rtl/>
        </w:rPr>
        <w:t>בכלל</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פיה</w:t>
      </w:r>
      <w:r w:rsidRPr="00EF4F1C">
        <w:rPr>
          <w:rFonts w:ascii="David" w:hAnsi="David" w:cs="David"/>
          <w:b/>
          <w:bCs/>
          <w:sz w:val="24"/>
          <w:szCs w:val="24"/>
          <w:rtl/>
        </w:rPr>
        <w:t xml:space="preserve"> </w:t>
      </w:r>
      <w:r w:rsidRPr="00EF4F1C">
        <w:rPr>
          <w:rFonts w:ascii="David" w:hAnsi="David" w:cs="David" w:hint="eastAsia"/>
          <w:b/>
          <w:bCs/>
          <w:sz w:val="24"/>
          <w:szCs w:val="24"/>
          <w:rtl/>
        </w:rPr>
        <w:t>חייבת</w:t>
      </w:r>
      <w:r w:rsidRPr="00EF4F1C">
        <w:rPr>
          <w:rFonts w:ascii="David" w:hAnsi="David" w:cs="David"/>
          <w:b/>
          <w:bCs/>
          <w:sz w:val="24"/>
          <w:szCs w:val="24"/>
          <w:rtl/>
        </w:rPr>
        <w:t xml:space="preserve"> </w:t>
      </w:r>
      <w:r w:rsidRPr="00EF4F1C">
        <w:rPr>
          <w:rFonts w:ascii="David" w:hAnsi="David" w:cs="David" w:hint="eastAsia"/>
          <w:b/>
          <w:bCs/>
          <w:sz w:val="24"/>
          <w:szCs w:val="24"/>
          <w:rtl/>
        </w:rPr>
        <w:t>להימסר</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יאוחר</w:t>
      </w:r>
      <w:r w:rsidRPr="00EF4F1C">
        <w:rPr>
          <w:rFonts w:ascii="David" w:hAnsi="David" w:cs="David"/>
          <w:b/>
          <w:bCs/>
          <w:sz w:val="24"/>
          <w:szCs w:val="24"/>
          <w:rtl/>
        </w:rPr>
        <w:t xml:space="preserve"> </w:t>
      </w:r>
      <w:r w:rsidRPr="00EF4F1C">
        <w:rPr>
          <w:rFonts w:ascii="David" w:hAnsi="David" w:cs="David" w:hint="eastAsia"/>
          <w:b/>
          <w:bCs/>
          <w:sz w:val="24"/>
          <w:szCs w:val="24"/>
          <w:rtl/>
        </w:rPr>
        <w:t>מאשר</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7F8B95B0" w14:textId="77777777" w:rsidR="00EF4F1C" w:rsidRPr="00EF4F1C" w:rsidRDefault="00EF4F1C" w:rsidP="00A11D74">
      <w:pPr>
        <w:spacing w:after="0" w:afterAutospacing="0" w:line="240" w:lineRule="auto"/>
        <w:rPr>
          <w:rFonts w:ascii="David" w:hAnsi="David" w:cs="David"/>
          <w:b/>
          <w:bCs/>
          <w:sz w:val="24"/>
          <w:szCs w:val="24"/>
          <w:rtl/>
        </w:rPr>
      </w:pPr>
    </w:p>
    <w:p w14:paraId="28FA6A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ניתנת</w:t>
      </w:r>
      <w:r w:rsidRPr="00EF4F1C">
        <w:rPr>
          <w:rFonts w:ascii="David" w:hAnsi="David" w:cs="David"/>
          <w:b/>
          <w:bCs/>
          <w:sz w:val="24"/>
          <w:szCs w:val="24"/>
          <w:rtl/>
        </w:rPr>
        <w:t xml:space="preserve"> </w:t>
      </w:r>
      <w:r w:rsidRPr="00EF4F1C">
        <w:rPr>
          <w:rFonts w:ascii="David" w:hAnsi="David" w:cs="David" w:hint="eastAsia"/>
          <w:b/>
          <w:bCs/>
          <w:sz w:val="24"/>
          <w:szCs w:val="24"/>
          <w:rtl/>
        </w:rPr>
        <w:t>להעברה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הסבה</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לטובת</w:t>
      </w:r>
      <w:r w:rsidRPr="00EF4F1C">
        <w:rPr>
          <w:rFonts w:ascii="David" w:hAnsi="David" w:cs="David"/>
          <w:b/>
          <w:bCs/>
          <w:sz w:val="24"/>
          <w:szCs w:val="24"/>
          <w:rtl/>
        </w:rPr>
        <w:t xml:space="preserve"> </w:t>
      </w:r>
      <w:r w:rsidRPr="00EF4F1C">
        <w:rPr>
          <w:rFonts w:ascii="David" w:hAnsi="David" w:cs="David" w:hint="eastAsia"/>
          <w:b/>
          <w:bCs/>
          <w:sz w:val="24"/>
          <w:szCs w:val="24"/>
          <w:rtl/>
        </w:rPr>
        <w:t>הבנק</w:t>
      </w:r>
      <w:r w:rsidRPr="00EF4F1C">
        <w:rPr>
          <w:rFonts w:ascii="David" w:hAnsi="David" w:cs="David"/>
          <w:b/>
          <w:bCs/>
          <w:sz w:val="24"/>
          <w:szCs w:val="24"/>
          <w:rtl/>
        </w:rPr>
        <w:t xml:space="preserve"> </w:t>
      </w:r>
      <w:r w:rsidRPr="00EF4F1C">
        <w:rPr>
          <w:rFonts w:ascii="David" w:hAnsi="David" w:cs="David" w:hint="eastAsia"/>
          <w:b/>
          <w:bCs/>
          <w:sz w:val="24"/>
          <w:szCs w:val="24"/>
          <w:rtl/>
        </w:rPr>
        <w:t>המממן</w:t>
      </w:r>
      <w:r w:rsidRPr="00EF4F1C">
        <w:rPr>
          <w:rFonts w:ascii="David" w:hAnsi="David" w:cs="David"/>
          <w:b/>
          <w:bCs/>
          <w:sz w:val="24"/>
          <w:szCs w:val="24"/>
          <w:rtl/>
        </w:rPr>
        <w:t>.</w:t>
      </w:r>
    </w:p>
    <w:p w14:paraId="29E35A50" w14:textId="77777777" w:rsidR="00EF4F1C" w:rsidRPr="00EF4F1C" w:rsidRDefault="00EF4F1C" w:rsidP="00A11D74">
      <w:pPr>
        <w:spacing w:after="0" w:afterAutospacing="0" w:line="240" w:lineRule="auto"/>
        <w:rPr>
          <w:rFonts w:ascii="David" w:hAnsi="David" w:cs="David"/>
          <w:b/>
          <w:bCs/>
          <w:sz w:val="24"/>
          <w:szCs w:val="24"/>
          <w:rtl/>
        </w:rPr>
      </w:pPr>
    </w:p>
    <w:p w14:paraId="120C6C5B" w14:textId="77777777" w:rsidR="00EF4F1C" w:rsidRPr="00EF4F1C" w:rsidRDefault="00EF4F1C" w:rsidP="00A11D74">
      <w:pPr>
        <w:spacing w:after="0" w:afterAutospacing="0" w:line="240" w:lineRule="auto"/>
        <w:rPr>
          <w:rFonts w:ascii="David" w:hAnsi="David" w:cs="David"/>
          <w:b/>
          <w:bCs/>
          <w:sz w:val="24"/>
          <w:szCs w:val="24"/>
          <w:rtl/>
        </w:rPr>
      </w:pPr>
    </w:p>
    <w:p w14:paraId="01A5A8D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p>
    <w:p w14:paraId="4B4BFCE7" w14:textId="77777777" w:rsidR="00EF4F1C" w:rsidRPr="00EF4F1C" w:rsidRDefault="00EF4F1C" w:rsidP="00A11D74">
      <w:pPr>
        <w:spacing w:after="0" w:afterAutospacing="0" w:line="240" w:lineRule="auto"/>
        <w:rPr>
          <w:rFonts w:ascii="David" w:hAnsi="David" w:cs="David"/>
          <w:b/>
          <w:bCs/>
          <w:sz w:val="24"/>
          <w:szCs w:val="24"/>
          <w:rtl/>
        </w:rPr>
      </w:pPr>
    </w:p>
    <w:p w14:paraId="3D3202DC" w14:textId="77777777" w:rsidR="00EF4F1C" w:rsidRPr="00EF4F1C" w:rsidRDefault="00EF4F1C" w:rsidP="00A11D74">
      <w:pPr>
        <w:spacing w:after="0" w:afterAutospacing="0" w:line="240" w:lineRule="auto"/>
        <w:rPr>
          <w:rFonts w:ascii="David" w:hAnsi="David" w:cs="David"/>
          <w:b/>
          <w:bCs/>
          <w:sz w:val="24"/>
          <w:szCs w:val="24"/>
          <w:rtl/>
        </w:rPr>
      </w:pPr>
    </w:p>
    <w:p w14:paraId="42A488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noProof/>
          <w:sz w:val="24"/>
          <w:szCs w:val="24"/>
          <w:rtl/>
        </w:rPr>
        <mc:AlternateContent>
          <mc:Choice Requires="wps">
            <w:drawing>
              <wp:anchor distT="4294967291" distB="4294967291" distL="114300" distR="114300" simplePos="0" relativeHeight="251659264" behindDoc="0" locked="0" layoutInCell="1" allowOverlap="1" wp14:anchorId="48E9ED77" wp14:editId="5147C838">
                <wp:simplePos x="0" y="0"/>
                <wp:positionH relativeFrom="column">
                  <wp:posOffset>1882140</wp:posOffset>
                </wp:positionH>
                <wp:positionV relativeFrom="paragraph">
                  <wp:posOffset>137159</wp:posOffset>
                </wp:positionV>
                <wp:extent cx="1371600" cy="0"/>
                <wp:effectExtent l="0" t="0" r="19050" b="19050"/>
                <wp:wrapNone/>
                <wp:docPr id="19" name="מחבר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6B3A89" id="מחבר ישר 14" o:spid="_x0000_s1026" style="position:absolute;left:0;text-align:left;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gjF68KgIAADUEAAAOAAAAAAAAAAAAAAAAAC4CAABkcnMvZTJv&#10;RG9jLnhtbFBLAQItABQABgAIAAAAIQCOc8NJ3AAAAAkBAAAPAAAAAAAAAAAAAAAAAIQEAABkcnMv&#10;ZG93bnJldi54bWxQSwUGAAAAAAQABADzAAAAjQUAAAAA&#10;"/>
            </w:pict>
          </mc:Fallback>
        </mc:AlternateContent>
      </w:r>
    </w:p>
    <w:p w14:paraId="3D088FB8" w14:textId="77777777" w:rsidR="00EF4F1C" w:rsidRPr="00EF4F1C" w:rsidRDefault="00EF4F1C" w:rsidP="00A11D74">
      <w:pPr>
        <w:spacing w:after="0" w:afterAutospacing="0" w:line="240" w:lineRule="auto"/>
        <w:rPr>
          <w:rFonts w:ascii="David" w:hAnsi="David" w:cs="David"/>
          <w:b/>
          <w:bCs/>
          <w:sz w:val="24"/>
          <w:szCs w:val="24"/>
          <w:rtl/>
        </w:rPr>
      </w:pPr>
    </w:p>
    <w:p w14:paraId="0C7E653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בנק</w:t>
      </w:r>
    </w:p>
    <w:p w14:paraId="67FE44AD" w14:textId="77777777" w:rsidR="00EF4F1C" w:rsidRPr="00EF4F1C" w:rsidRDefault="00EF4F1C" w:rsidP="00A11D74">
      <w:pPr>
        <w:spacing w:after="0" w:afterAutospacing="0" w:line="240" w:lineRule="auto"/>
        <w:rPr>
          <w:rFonts w:ascii="David" w:hAnsi="David" w:cs="David"/>
          <w:b/>
          <w:bCs/>
          <w:sz w:val="24"/>
          <w:szCs w:val="24"/>
          <w:u w:val="single"/>
          <w:rtl/>
        </w:rPr>
      </w:pPr>
    </w:p>
    <w:p w14:paraId="209D7C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54B2010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3.1.12 </w:t>
      </w:r>
    </w:p>
    <w:p w14:paraId="4BDE16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דוגמא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לנוסח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המשולש</w:t>
      </w:r>
      <w:r w:rsidRPr="00EF4F1C">
        <w:rPr>
          <w:rFonts w:ascii="David" w:hAnsi="David" w:cs="David"/>
          <w:b/>
          <w:bCs/>
          <w:sz w:val="24"/>
          <w:szCs w:val="24"/>
          <w:rtl/>
        </w:rPr>
        <w:t xml:space="preserve"> </w:t>
      </w:r>
    </w:p>
    <w:p w14:paraId="22206518" w14:textId="77777777" w:rsidR="00EF4F1C" w:rsidRPr="00EF4F1C" w:rsidRDefault="00EF4F1C" w:rsidP="00A11D74">
      <w:pPr>
        <w:spacing w:after="0" w:afterAutospacing="0" w:line="240" w:lineRule="auto"/>
        <w:rPr>
          <w:rFonts w:ascii="David" w:hAnsi="David" w:cs="David"/>
          <w:b/>
          <w:bCs/>
          <w:sz w:val="24"/>
          <w:szCs w:val="24"/>
          <w:rtl/>
        </w:rPr>
      </w:pPr>
    </w:p>
    <w:p w14:paraId="4FD31BC4" w14:textId="77777777" w:rsidR="00EF4F1C" w:rsidRPr="00EF4F1C" w:rsidRDefault="00EF4F1C" w:rsidP="00A11D74">
      <w:pPr>
        <w:spacing w:after="0" w:afterAutospacing="0" w:line="240" w:lineRule="auto"/>
        <w:rPr>
          <w:rFonts w:ascii="David" w:hAnsi="David" w:cs="David"/>
          <w:b/>
          <w:bCs/>
          <w:sz w:val="24"/>
          <w:szCs w:val="24"/>
          <w:rtl/>
        </w:rPr>
      </w:pPr>
    </w:p>
    <w:p w14:paraId="70DD04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ז</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w:t>
      </w:r>
      <w:r w:rsidRPr="00EF4F1C">
        <w:rPr>
          <w:rFonts w:ascii="David" w:hAnsi="David" w:cs="David"/>
          <w:b/>
          <w:bCs/>
          <w:sz w:val="24"/>
          <w:szCs w:val="24"/>
          <w:u w:val="single"/>
          <w:rtl/>
        </w:rPr>
        <w:t xml:space="preserve"> </w:t>
      </w:r>
    </w:p>
    <w:p w14:paraId="69F20685" w14:textId="77777777" w:rsidR="00EF4F1C" w:rsidRPr="00EF4F1C" w:rsidRDefault="00EF4F1C" w:rsidP="00A11D74">
      <w:pPr>
        <w:spacing w:after="0" w:afterAutospacing="0" w:line="240" w:lineRule="auto"/>
        <w:rPr>
          <w:rFonts w:ascii="David" w:hAnsi="David" w:cs="David"/>
          <w:b/>
          <w:bCs/>
          <w:sz w:val="24"/>
          <w:szCs w:val="24"/>
          <w:rtl/>
        </w:rPr>
      </w:pPr>
    </w:p>
    <w:p w14:paraId="04F11062" w14:textId="77777777" w:rsidR="00EF4F1C" w:rsidRPr="00EF4F1C" w:rsidRDefault="00EF4F1C" w:rsidP="00A11D74">
      <w:pPr>
        <w:spacing w:after="0" w:afterAutospacing="0" w:line="240" w:lineRule="auto"/>
        <w:rPr>
          <w:rFonts w:ascii="David" w:hAnsi="David" w:cs="David"/>
          <w:b/>
          <w:bCs/>
          <w:sz w:val="24"/>
          <w:szCs w:val="24"/>
          <w:rtl/>
        </w:rPr>
      </w:pPr>
    </w:p>
    <w:p w14:paraId="2F0E40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שנערך</w:t>
      </w:r>
      <w:r w:rsidRPr="00EF4F1C">
        <w:rPr>
          <w:rFonts w:ascii="David" w:hAnsi="David" w:cs="David"/>
          <w:b/>
          <w:bCs/>
          <w:sz w:val="24"/>
          <w:szCs w:val="24"/>
          <w:rtl/>
        </w:rPr>
        <w:t xml:space="preserve"> </w:t>
      </w:r>
      <w:r w:rsidRPr="00EF4F1C">
        <w:rPr>
          <w:rFonts w:ascii="David" w:hAnsi="David" w:cs="David" w:hint="eastAsia"/>
          <w:b/>
          <w:bCs/>
          <w:sz w:val="24"/>
          <w:szCs w:val="24"/>
          <w:rtl/>
        </w:rPr>
        <w:t>ונחתם</w:t>
      </w:r>
      <w:r w:rsidRPr="00EF4F1C">
        <w:rPr>
          <w:rFonts w:ascii="David" w:hAnsi="David" w:cs="David"/>
          <w:b/>
          <w:bCs/>
          <w:sz w:val="24"/>
          <w:szCs w:val="24"/>
          <w:rtl/>
        </w:rPr>
        <w:t xml:space="preserve"> </w:t>
      </w:r>
      <w:r w:rsidRPr="00EF4F1C">
        <w:rPr>
          <w:rFonts w:ascii="David" w:hAnsi="David" w:cs="David" w:hint="eastAsia"/>
          <w:b/>
          <w:bCs/>
          <w:sz w:val="24"/>
          <w:szCs w:val="24"/>
          <w:rtl/>
        </w:rPr>
        <w:t>ביום</w:t>
      </w:r>
      <w:r w:rsidRPr="00EF4F1C">
        <w:rPr>
          <w:rFonts w:ascii="David" w:hAnsi="David" w:cs="David"/>
          <w:b/>
          <w:bCs/>
          <w:sz w:val="24"/>
          <w:szCs w:val="24"/>
          <w:u w:val="single"/>
          <w:rtl/>
        </w:rPr>
        <w:t xml:space="preserve">          </w:t>
      </w:r>
      <w:r w:rsidRPr="00EF4F1C">
        <w:rPr>
          <w:rFonts w:ascii="David" w:hAnsi="David" w:cs="David" w:hint="eastAsia"/>
          <w:b/>
          <w:bCs/>
          <w:sz w:val="24"/>
          <w:szCs w:val="24"/>
          <w:rtl/>
        </w:rPr>
        <w:t>בחודש</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שנת</w:t>
      </w:r>
      <w:r w:rsidRPr="00EF4F1C">
        <w:rPr>
          <w:rFonts w:ascii="David" w:hAnsi="David" w:cs="David"/>
          <w:b/>
          <w:bCs/>
          <w:sz w:val="24"/>
          <w:szCs w:val="24"/>
          <w:u w:val="single"/>
          <w:rtl/>
        </w:rPr>
        <w:t xml:space="preserve">          </w:t>
      </w:r>
    </w:p>
    <w:p w14:paraId="50DE2003" w14:textId="77777777" w:rsidR="00EF4F1C" w:rsidRPr="00EF4F1C" w:rsidRDefault="00EF4F1C" w:rsidP="00A11D74">
      <w:pPr>
        <w:spacing w:after="0" w:afterAutospacing="0" w:line="240" w:lineRule="auto"/>
        <w:rPr>
          <w:rFonts w:ascii="David" w:hAnsi="David" w:cs="David"/>
          <w:b/>
          <w:bCs/>
          <w:sz w:val="24"/>
          <w:szCs w:val="24"/>
          <w:rtl/>
        </w:rPr>
      </w:pPr>
    </w:p>
    <w:p w14:paraId="747EF159" w14:textId="77777777" w:rsidR="00EF4F1C" w:rsidRPr="00EF4F1C" w:rsidRDefault="00EF4F1C" w:rsidP="00A11D74">
      <w:pPr>
        <w:spacing w:after="0" w:afterAutospacing="0" w:line="240" w:lineRule="auto"/>
        <w:rPr>
          <w:rFonts w:ascii="David" w:hAnsi="David" w:cs="David"/>
          <w:b/>
          <w:bCs/>
          <w:sz w:val="24"/>
          <w:szCs w:val="24"/>
          <w:rtl/>
        </w:rPr>
      </w:pPr>
    </w:p>
    <w:p w14:paraId="44FDD08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p>
    <w:p w14:paraId="5834B15D" w14:textId="77777777" w:rsidR="00EF4F1C" w:rsidRPr="00EF4F1C" w:rsidRDefault="00EF4F1C" w:rsidP="00A11D74">
      <w:pPr>
        <w:spacing w:after="0" w:afterAutospacing="0" w:line="240" w:lineRule="auto"/>
        <w:rPr>
          <w:rFonts w:ascii="David" w:hAnsi="David" w:cs="David"/>
          <w:b/>
          <w:bCs/>
          <w:sz w:val="24"/>
          <w:szCs w:val="24"/>
          <w:rtl/>
        </w:rPr>
      </w:pPr>
    </w:p>
    <w:p w14:paraId="78852814" w14:textId="77777777" w:rsidR="00EF4F1C" w:rsidRPr="00EF4F1C" w:rsidRDefault="00EF4F1C" w:rsidP="00A11D74">
      <w:pPr>
        <w:spacing w:after="0" w:afterAutospacing="0" w:line="240" w:lineRule="auto"/>
        <w:rPr>
          <w:rFonts w:ascii="David" w:hAnsi="David" w:cs="David"/>
          <w:b/>
          <w:bCs/>
          <w:sz w:val="24"/>
          <w:szCs w:val="24"/>
          <w:rtl/>
        </w:rPr>
      </w:pPr>
    </w:p>
    <w:p w14:paraId="275F8BA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w:t>
      </w:r>
    </w:p>
    <w:p w14:paraId="177DD11A" w14:textId="77777777" w:rsidR="00EF4F1C" w:rsidRPr="00EF4F1C" w:rsidRDefault="00EF4F1C" w:rsidP="00A11D74">
      <w:pPr>
        <w:spacing w:after="0" w:afterAutospacing="0" w:line="240" w:lineRule="auto"/>
        <w:rPr>
          <w:rFonts w:ascii="David" w:hAnsi="David" w:cs="David"/>
          <w:b/>
          <w:bCs/>
          <w:sz w:val="24"/>
          <w:szCs w:val="24"/>
          <w:rtl/>
        </w:rPr>
      </w:pPr>
    </w:p>
    <w:p w14:paraId="50CB8BD7" w14:textId="77777777" w:rsidR="00EF4F1C" w:rsidRPr="00EF4F1C" w:rsidRDefault="00EF4F1C" w:rsidP="00A11D74">
      <w:pPr>
        <w:spacing w:after="0" w:afterAutospacing="0" w:line="240" w:lineRule="auto"/>
        <w:rPr>
          <w:rFonts w:ascii="David" w:hAnsi="David" w:cs="David"/>
          <w:b/>
          <w:bCs/>
          <w:sz w:val="24"/>
          <w:szCs w:val="24"/>
          <w:rtl/>
        </w:rPr>
      </w:pPr>
    </w:p>
    <w:p w14:paraId="2BC096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p>
    <w:p w14:paraId="164E9C89" w14:textId="77777777" w:rsidR="00EF4F1C" w:rsidRPr="00EF4F1C" w:rsidRDefault="00EF4F1C" w:rsidP="00A11D74">
      <w:pPr>
        <w:spacing w:after="0" w:afterAutospacing="0" w:line="240" w:lineRule="auto"/>
        <w:rPr>
          <w:rFonts w:ascii="David" w:hAnsi="David" w:cs="David"/>
          <w:b/>
          <w:bCs/>
          <w:sz w:val="24"/>
          <w:szCs w:val="24"/>
          <w:rtl/>
        </w:rPr>
      </w:pPr>
    </w:p>
    <w:p w14:paraId="60D7F93A" w14:textId="77777777" w:rsidR="00EF4F1C" w:rsidRPr="00EF4F1C" w:rsidRDefault="00EF4F1C" w:rsidP="00A11D74">
      <w:pPr>
        <w:spacing w:after="0" w:afterAutospacing="0" w:line="240" w:lineRule="auto"/>
        <w:rPr>
          <w:rFonts w:ascii="David" w:hAnsi="David" w:cs="David"/>
          <w:b/>
          <w:bCs/>
          <w:sz w:val="24"/>
          <w:szCs w:val="24"/>
          <w:rtl/>
        </w:rPr>
      </w:pPr>
    </w:p>
    <w:p w14:paraId="58810E8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w:t>
      </w:r>
    </w:p>
    <w:p w14:paraId="6A16E618" w14:textId="77777777" w:rsidR="00EF4F1C" w:rsidRPr="00EF4F1C" w:rsidRDefault="00EF4F1C" w:rsidP="00A11D74">
      <w:pPr>
        <w:spacing w:after="0" w:afterAutospacing="0" w:line="240" w:lineRule="auto"/>
        <w:rPr>
          <w:rFonts w:ascii="David" w:hAnsi="David" w:cs="David"/>
          <w:b/>
          <w:bCs/>
          <w:sz w:val="24"/>
          <w:szCs w:val="24"/>
          <w:rtl/>
        </w:rPr>
      </w:pPr>
    </w:p>
    <w:p w14:paraId="0B862880" w14:textId="77777777" w:rsidR="00EF4F1C" w:rsidRPr="00EF4F1C" w:rsidRDefault="00EF4F1C" w:rsidP="00A11D74">
      <w:pPr>
        <w:spacing w:after="0" w:afterAutospacing="0" w:line="240" w:lineRule="auto"/>
        <w:rPr>
          <w:rFonts w:ascii="David" w:hAnsi="David" w:cs="David"/>
          <w:b/>
          <w:bCs/>
          <w:sz w:val="24"/>
          <w:szCs w:val="24"/>
          <w:rtl/>
        </w:rPr>
      </w:pPr>
    </w:p>
    <w:p w14:paraId="34CC5AB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p>
    <w:p w14:paraId="1EC007E1" w14:textId="77777777" w:rsidR="00EF4F1C" w:rsidRPr="00EF4F1C" w:rsidRDefault="00EF4F1C" w:rsidP="00A11D74">
      <w:pPr>
        <w:spacing w:after="0" w:afterAutospacing="0" w:line="240" w:lineRule="auto"/>
        <w:rPr>
          <w:rFonts w:ascii="David" w:hAnsi="David" w:cs="David"/>
          <w:b/>
          <w:bCs/>
          <w:sz w:val="24"/>
          <w:szCs w:val="24"/>
          <w:rtl/>
        </w:rPr>
      </w:pPr>
    </w:p>
    <w:p w14:paraId="47FAF278" w14:textId="77777777" w:rsidR="00EF4F1C" w:rsidRPr="00EF4F1C" w:rsidRDefault="00EF4F1C" w:rsidP="00A11D74">
      <w:pPr>
        <w:spacing w:after="0" w:afterAutospacing="0" w:line="240" w:lineRule="auto"/>
        <w:rPr>
          <w:rFonts w:ascii="David" w:hAnsi="David" w:cs="David"/>
          <w:b/>
          <w:bCs/>
          <w:sz w:val="24"/>
          <w:szCs w:val="24"/>
          <w:rtl/>
        </w:rPr>
      </w:pPr>
    </w:p>
    <w:p w14:paraId="0134B41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שלישי</w:t>
      </w:r>
      <w:r w:rsidRPr="00EF4F1C">
        <w:rPr>
          <w:rFonts w:ascii="David" w:hAnsi="David" w:cs="David"/>
          <w:b/>
          <w:bCs/>
          <w:sz w:val="24"/>
          <w:szCs w:val="24"/>
          <w:rtl/>
        </w:rPr>
        <w:t>.</w:t>
      </w:r>
    </w:p>
    <w:p w14:paraId="5DEECA86" w14:textId="77777777" w:rsidR="00EF4F1C" w:rsidRPr="00EF4F1C" w:rsidRDefault="00EF4F1C" w:rsidP="00A11D74">
      <w:pPr>
        <w:spacing w:after="0" w:afterAutospacing="0" w:line="240" w:lineRule="auto"/>
        <w:rPr>
          <w:rFonts w:ascii="David" w:hAnsi="David" w:cs="David"/>
          <w:b/>
          <w:bCs/>
          <w:sz w:val="24"/>
          <w:szCs w:val="24"/>
          <w:rtl/>
        </w:rPr>
      </w:pPr>
    </w:p>
    <w:p w14:paraId="2CDC588A" w14:textId="77777777" w:rsidR="00EF4F1C" w:rsidRPr="00EF4F1C" w:rsidRDefault="00EF4F1C" w:rsidP="00A11D74">
      <w:pPr>
        <w:spacing w:after="0" w:afterAutospacing="0" w:line="240" w:lineRule="auto"/>
        <w:rPr>
          <w:rFonts w:ascii="David" w:hAnsi="David" w:cs="David"/>
          <w:b/>
          <w:bCs/>
          <w:sz w:val="24"/>
          <w:szCs w:val="24"/>
          <w:rtl/>
        </w:rPr>
      </w:pPr>
    </w:p>
    <w:p w14:paraId="1C3D6D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הואיל</w:t>
      </w:r>
      <w:r w:rsidRPr="00EF4F1C">
        <w:rPr>
          <w:rFonts w:ascii="David" w:hAnsi="David" w:cs="David"/>
          <w:b/>
          <w:bCs/>
          <w:sz w:val="24"/>
          <w:szCs w:val="24"/>
          <w:rtl/>
        </w:rPr>
        <w:tab/>
      </w:r>
      <w:r w:rsidRPr="00EF4F1C">
        <w:rPr>
          <w:rFonts w:ascii="David" w:hAnsi="David" w:cs="David" w:hint="eastAsia"/>
          <w:b/>
          <w:bCs/>
          <w:sz w:val="24"/>
          <w:szCs w:val="24"/>
          <w:rtl/>
        </w:rPr>
        <w:t>וביום</w:t>
      </w:r>
      <w:r w:rsidRPr="00EF4F1C">
        <w:rPr>
          <w:rFonts w:ascii="David" w:hAnsi="David" w:cs="David"/>
          <w:b/>
          <w:bCs/>
          <w:sz w:val="24"/>
          <w:szCs w:val="24"/>
          <w:rtl/>
        </w:rPr>
        <w:t xml:space="preserve"> ___________ </w:t>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בצוע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ראשי</w:t>
      </w:r>
      <w:r w:rsidRPr="00EF4F1C">
        <w:rPr>
          <w:rFonts w:ascii="David" w:hAnsi="David" w:cs="David"/>
          <w:b/>
          <w:bCs/>
          <w:sz w:val="24"/>
          <w:szCs w:val="24"/>
          <w:rtl/>
        </w:rPr>
        <w:t xml:space="preserve"> </w:t>
      </w:r>
      <w:r w:rsidRPr="00EF4F1C">
        <w:rPr>
          <w:rFonts w:ascii="David" w:hAnsi="David" w:cs="David" w:hint="eastAsia"/>
          <w:b/>
          <w:bCs/>
          <w:sz w:val="24"/>
          <w:szCs w:val="24"/>
          <w:rtl/>
        </w:rPr>
        <w:t>לבנינים</w:t>
      </w:r>
      <w:r w:rsidRPr="00EF4F1C">
        <w:rPr>
          <w:rFonts w:ascii="David" w:hAnsi="David" w:cs="David" w:hint="cs"/>
          <w:b/>
          <w:bCs/>
          <w:sz w:val="24"/>
          <w:szCs w:val="24"/>
          <w:rtl/>
        </w:rPr>
        <w:t>________</w:t>
      </w:r>
      <w:r w:rsidRPr="00EF4F1C">
        <w:rPr>
          <w:rFonts w:ascii="David" w:hAnsi="David" w:cs="David"/>
          <w:b/>
          <w:bCs/>
          <w:sz w:val="24"/>
          <w:szCs w:val="24"/>
          <w:rtl/>
        </w:rPr>
        <w:t xml:space="preserve">,  </w:t>
      </w:r>
      <w:r w:rsidRPr="00EF4F1C">
        <w:rPr>
          <w:rFonts w:ascii="David" w:hAnsi="David" w:cs="David" w:hint="eastAsia"/>
          <w:b/>
          <w:bCs/>
          <w:sz w:val="24"/>
          <w:szCs w:val="24"/>
          <w:rtl/>
        </w:rPr>
        <w:t>במגרש</w:t>
      </w:r>
      <w:r w:rsidRPr="00EF4F1C">
        <w:rPr>
          <w:rFonts w:ascii="David" w:hAnsi="David" w:cs="David" w:hint="cs"/>
          <w:b/>
          <w:bCs/>
          <w:sz w:val="24"/>
          <w:szCs w:val="24"/>
          <w:rtl/>
        </w:rPr>
        <w:t>___</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מרתף</w:t>
      </w:r>
      <w:r w:rsidRPr="00EF4F1C">
        <w:rPr>
          <w:rFonts w:ascii="David" w:hAnsi="David" w:cs="David"/>
          <w:b/>
          <w:bCs/>
          <w:sz w:val="24"/>
          <w:szCs w:val="24"/>
          <w:rtl/>
        </w:rPr>
        <w:t xml:space="preserve">  </w:t>
      </w:r>
      <w:r w:rsidRPr="00EF4F1C">
        <w:rPr>
          <w:rFonts w:ascii="David" w:hAnsi="David" w:cs="David" w:hint="eastAsia"/>
          <w:b/>
          <w:bCs/>
          <w:sz w:val="24"/>
          <w:szCs w:val="24"/>
          <w:rtl/>
        </w:rPr>
        <w:t>מלא</w:t>
      </w:r>
      <w:r w:rsidRPr="00EF4F1C">
        <w:rPr>
          <w:rFonts w:ascii="David" w:hAnsi="David" w:cs="David"/>
          <w:b/>
          <w:bCs/>
          <w:sz w:val="24"/>
          <w:szCs w:val="24"/>
          <w:rtl/>
        </w:rPr>
        <w:t xml:space="preserve"> </w:t>
      </w:r>
      <w:r w:rsidRPr="00EF4F1C">
        <w:rPr>
          <w:rFonts w:ascii="David" w:hAnsi="David" w:cs="David" w:hint="eastAsia"/>
          <w:b/>
          <w:bCs/>
          <w:sz w:val="24"/>
          <w:szCs w:val="24"/>
          <w:rtl/>
        </w:rPr>
        <w:t>ופיתוח</w:t>
      </w:r>
      <w:r w:rsidRPr="00EF4F1C">
        <w:rPr>
          <w:rFonts w:ascii="David" w:hAnsi="David" w:cs="David"/>
          <w:b/>
          <w:bCs/>
          <w:sz w:val="24"/>
          <w:szCs w:val="24"/>
          <w:rtl/>
        </w:rPr>
        <w:t xml:space="preserve"> </w:t>
      </w:r>
      <w:r w:rsidRPr="00EF4F1C">
        <w:rPr>
          <w:rFonts w:ascii="David" w:hAnsi="David" w:cs="David" w:hint="eastAsia"/>
          <w:b/>
          <w:bCs/>
          <w:sz w:val="24"/>
          <w:szCs w:val="24"/>
          <w:rtl/>
        </w:rPr>
        <w:t>צמוד</w:t>
      </w:r>
      <w:r w:rsidRPr="00EF4F1C">
        <w:rPr>
          <w:rFonts w:ascii="David" w:hAnsi="David" w:cs="David"/>
          <w:b/>
          <w:bCs/>
          <w:sz w:val="24"/>
          <w:szCs w:val="24"/>
          <w:rtl/>
        </w:rPr>
        <w:t xml:space="preserve"> </w:t>
      </w:r>
      <w:r w:rsidRPr="00EF4F1C">
        <w:rPr>
          <w:rFonts w:ascii="David" w:hAnsi="David" w:cs="David" w:hint="eastAsia"/>
          <w:b/>
          <w:bCs/>
          <w:sz w:val="24"/>
          <w:szCs w:val="24"/>
          <w:rtl/>
        </w:rPr>
        <w:t>במגרש</w:t>
      </w:r>
      <w:r w:rsidRPr="00EF4F1C">
        <w:rPr>
          <w:rFonts w:ascii="David" w:hAnsi="David" w:cs="David"/>
          <w:b/>
          <w:bCs/>
          <w:sz w:val="24"/>
          <w:szCs w:val="24"/>
          <w:rtl/>
        </w:rPr>
        <w:t>.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המבנה</w:t>
      </w:r>
      <w:r w:rsidRPr="00EF4F1C">
        <w:rPr>
          <w:rFonts w:ascii="David" w:hAnsi="David" w:cs="David"/>
          <w:b/>
          <w:bCs/>
          <w:sz w:val="24"/>
          <w:szCs w:val="24"/>
          <w:rtl/>
        </w:rPr>
        <w:t>");</w:t>
      </w:r>
    </w:p>
    <w:p w14:paraId="7BA304CF" w14:textId="77777777" w:rsidR="00EF4F1C" w:rsidRPr="00EF4F1C" w:rsidRDefault="00EF4F1C" w:rsidP="00A11D74">
      <w:pPr>
        <w:spacing w:after="0" w:afterAutospacing="0" w:line="240" w:lineRule="auto"/>
        <w:rPr>
          <w:rFonts w:ascii="David" w:hAnsi="David" w:cs="David"/>
          <w:b/>
          <w:bCs/>
          <w:sz w:val="24"/>
          <w:szCs w:val="24"/>
          <w:rtl/>
        </w:rPr>
      </w:pPr>
    </w:p>
    <w:p w14:paraId="37FC852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והואיל</w:t>
      </w:r>
      <w:r w:rsidRPr="00EF4F1C">
        <w:rPr>
          <w:rFonts w:ascii="David" w:hAnsi="David" w:cs="David"/>
          <w:b/>
          <w:bCs/>
          <w:sz w:val="24"/>
          <w:szCs w:val="24"/>
          <w:rtl/>
        </w:rPr>
        <w:tab/>
      </w:r>
      <w:r w:rsidRPr="00EF4F1C">
        <w:rPr>
          <w:rFonts w:ascii="David" w:hAnsi="David" w:cs="David" w:hint="eastAsia"/>
          <w:b/>
          <w:bCs/>
          <w:sz w:val="24"/>
          <w:szCs w:val="24"/>
          <w:rtl/>
        </w:rPr>
        <w:t>וביום</w:t>
      </w:r>
      <w:r w:rsidRPr="00EF4F1C">
        <w:rPr>
          <w:rFonts w:ascii="David" w:hAnsi="David" w:cs="David" w:hint="cs"/>
          <w:b/>
          <w:bCs/>
          <w:sz w:val="24"/>
          <w:szCs w:val="24"/>
          <w:rtl/>
        </w:rPr>
        <w:t>_________</w:t>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בצוע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w:t>
      </w:r>
    </w:p>
    <w:p w14:paraId="6D8D81C8" w14:textId="77777777" w:rsidR="00EF4F1C" w:rsidRPr="00EF4F1C" w:rsidRDefault="00EF4F1C" w:rsidP="00A11D74">
      <w:pPr>
        <w:spacing w:after="0" w:afterAutospacing="0" w:line="240" w:lineRule="auto"/>
        <w:rPr>
          <w:rFonts w:ascii="David" w:hAnsi="David" w:cs="David"/>
          <w:b/>
          <w:bCs/>
          <w:sz w:val="24"/>
          <w:szCs w:val="24"/>
          <w:rtl/>
        </w:rPr>
      </w:pPr>
    </w:p>
    <w:p w14:paraId="68B8DA9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והואיל</w:t>
      </w:r>
      <w:r w:rsidRPr="00EF4F1C">
        <w:rPr>
          <w:rFonts w:ascii="David" w:hAnsi="David" w:cs="David"/>
          <w:b/>
          <w:bCs/>
          <w:sz w:val="24"/>
          <w:szCs w:val="24"/>
          <w:rtl/>
        </w:rPr>
        <w:tab/>
      </w:r>
      <w:r w:rsidRPr="00EF4F1C">
        <w:rPr>
          <w:rFonts w:ascii="David" w:hAnsi="David" w:cs="David" w:hint="eastAsia"/>
          <w:b/>
          <w:bCs/>
          <w:sz w:val="24"/>
          <w:szCs w:val="24"/>
          <w:rtl/>
        </w:rPr>
        <w:t>והצדדים</w:t>
      </w:r>
      <w:r w:rsidRPr="00EF4F1C">
        <w:rPr>
          <w:rFonts w:ascii="David" w:hAnsi="David" w:cs="David"/>
          <w:b/>
          <w:bCs/>
          <w:sz w:val="24"/>
          <w:szCs w:val="24"/>
          <w:rtl/>
        </w:rPr>
        <w:t xml:space="preserve"> </w:t>
      </w:r>
      <w:r w:rsidRPr="00EF4F1C">
        <w:rPr>
          <w:rFonts w:ascii="David" w:hAnsi="David" w:cs="David" w:hint="eastAsia"/>
          <w:b/>
          <w:bCs/>
          <w:sz w:val="24"/>
          <w:szCs w:val="24"/>
          <w:rtl/>
        </w:rPr>
        <w:t>מסכימים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החובות</w:t>
      </w:r>
      <w:r w:rsidRPr="00EF4F1C">
        <w:rPr>
          <w:rFonts w:ascii="David" w:hAnsi="David" w:cs="David"/>
          <w:b/>
          <w:bCs/>
          <w:sz w:val="24"/>
          <w:szCs w:val="24"/>
          <w:rtl/>
        </w:rPr>
        <w:t xml:space="preserve"> </w:t>
      </w:r>
      <w:r w:rsidRPr="00EF4F1C">
        <w:rPr>
          <w:rFonts w:ascii="David" w:hAnsi="David" w:cs="David" w:hint="eastAsia"/>
          <w:b/>
          <w:bCs/>
          <w:sz w:val="24"/>
          <w:szCs w:val="24"/>
          <w:rtl/>
        </w:rPr>
        <w:t>והזכויות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יוסבו</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למותנה</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16A64299" w14:textId="77777777" w:rsidR="00EF4F1C" w:rsidRPr="00EF4F1C" w:rsidRDefault="00EF4F1C" w:rsidP="00A11D74">
      <w:pPr>
        <w:spacing w:after="0" w:afterAutospacing="0" w:line="240" w:lineRule="auto"/>
        <w:rPr>
          <w:rFonts w:ascii="David" w:hAnsi="David" w:cs="David"/>
          <w:b/>
          <w:bCs/>
          <w:sz w:val="24"/>
          <w:szCs w:val="24"/>
          <w:rtl/>
        </w:rPr>
      </w:pPr>
    </w:p>
    <w:p w14:paraId="0355B17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אי</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הוסכם</w:t>
      </w:r>
      <w:r w:rsidRPr="00EF4F1C">
        <w:rPr>
          <w:rFonts w:ascii="David" w:hAnsi="David" w:cs="David"/>
          <w:b/>
          <w:bCs/>
          <w:sz w:val="24"/>
          <w:szCs w:val="24"/>
          <w:rtl/>
        </w:rPr>
        <w:t xml:space="preserve">  </w:t>
      </w:r>
      <w:r w:rsidRPr="00EF4F1C">
        <w:rPr>
          <w:rFonts w:ascii="David" w:hAnsi="David" w:cs="David" w:hint="eastAsia"/>
          <w:b/>
          <w:bCs/>
          <w:sz w:val="24"/>
          <w:szCs w:val="24"/>
          <w:rtl/>
        </w:rPr>
        <w:t>והוצהר</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כדלקמן</w:t>
      </w:r>
      <w:r w:rsidRPr="00EF4F1C">
        <w:rPr>
          <w:rFonts w:ascii="David" w:hAnsi="David" w:cs="David"/>
          <w:b/>
          <w:bCs/>
          <w:sz w:val="24"/>
          <w:szCs w:val="24"/>
          <w:rtl/>
        </w:rPr>
        <w:t>:</w:t>
      </w:r>
    </w:p>
    <w:p w14:paraId="0985D9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p>
    <w:p w14:paraId="6EF40BF5" w14:textId="77777777" w:rsidR="00EF4F1C" w:rsidRPr="00EF4F1C" w:rsidRDefault="00EF4F1C" w:rsidP="00A11D74">
      <w:pPr>
        <w:spacing w:after="0" w:afterAutospacing="0" w:line="240" w:lineRule="auto"/>
        <w:rPr>
          <w:rFonts w:ascii="David" w:hAnsi="David" w:cs="David"/>
          <w:b/>
          <w:bCs/>
          <w:sz w:val="24"/>
          <w:szCs w:val="24"/>
          <w:rtl/>
        </w:rPr>
      </w:pPr>
    </w:p>
    <w:p w14:paraId="237BA7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המבוא</w:t>
      </w:r>
      <w:r w:rsidRPr="00EF4F1C">
        <w:rPr>
          <w:rFonts w:ascii="David" w:hAnsi="David" w:cs="David"/>
          <w:b/>
          <w:bCs/>
          <w:sz w:val="24"/>
          <w:szCs w:val="24"/>
          <w:rtl/>
        </w:rPr>
        <w:t xml:space="preserve">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מהווה</w:t>
      </w:r>
      <w:r w:rsidRPr="00EF4F1C">
        <w:rPr>
          <w:rFonts w:ascii="David" w:hAnsi="David" w:cs="David"/>
          <w:b/>
          <w:bCs/>
          <w:sz w:val="24"/>
          <w:szCs w:val="24"/>
          <w:rtl/>
        </w:rPr>
        <w:t xml:space="preserve"> </w:t>
      </w:r>
      <w:r w:rsidRPr="00EF4F1C">
        <w:rPr>
          <w:rFonts w:ascii="David" w:hAnsi="David" w:cs="David" w:hint="eastAsia"/>
          <w:b/>
          <w:bCs/>
          <w:sz w:val="24"/>
          <w:szCs w:val="24"/>
          <w:rtl/>
        </w:rPr>
        <w:t>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w:t>
      </w:r>
    </w:p>
    <w:p w14:paraId="59D67A59" w14:textId="77777777" w:rsidR="00EF4F1C" w:rsidRPr="00EF4F1C" w:rsidRDefault="00EF4F1C" w:rsidP="00A11D74">
      <w:pPr>
        <w:spacing w:after="0" w:afterAutospacing="0" w:line="240" w:lineRule="auto"/>
        <w:rPr>
          <w:rFonts w:ascii="David" w:hAnsi="David" w:cs="David"/>
          <w:b/>
          <w:bCs/>
          <w:sz w:val="24"/>
          <w:szCs w:val="24"/>
          <w:rtl/>
        </w:rPr>
      </w:pPr>
    </w:p>
    <w:p w14:paraId="14208A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משנה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יחולו</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12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למותנה</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החובות</w:t>
      </w:r>
      <w:r w:rsidRPr="00EF4F1C">
        <w:rPr>
          <w:rFonts w:ascii="David" w:hAnsi="David" w:cs="David"/>
          <w:b/>
          <w:bCs/>
          <w:sz w:val="24"/>
          <w:szCs w:val="24"/>
          <w:rtl/>
        </w:rPr>
        <w:t xml:space="preserve"> </w:t>
      </w:r>
      <w:r w:rsidRPr="00EF4F1C">
        <w:rPr>
          <w:rFonts w:ascii="David" w:hAnsi="David" w:cs="David" w:hint="eastAsia"/>
          <w:b/>
          <w:bCs/>
          <w:sz w:val="24"/>
          <w:szCs w:val="24"/>
          <w:rtl/>
        </w:rPr>
        <w:t>והזכויות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יועברו</w:t>
      </w:r>
      <w:r w:rsidRPr="00EF4F1C">
        <w:rPr>
          <w:rFonts w:ascii="David" w:hAnsi="David" w:cs="David"/>
          <w:b/>
          <w:bCs/>
          <w:sz w:val="24"/>
          <w:szCs w:val="24"/>
          <w:rtl/>
        </w:rPr>
        <w:t xml:space="preserve"> </w:t>
      </w:r>
      <w:r w:rsidRPr="00EF4F1C">
        <w:rPr>
          <w:rFonts w:ascii="David" w:hAnsi="David" w:cs="David" w:hint="eastAsia"/>
          <w:b/>
          <w:bCs/>
          <w:sz w:val="24"/>
          <w:szCs w:val="24"/>
          <w:rtl/>
        </w:rPr>
        <w:t>אל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בכפיפות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3F7934C9" w14:textId="77777777" w:rsidR="00EF4F1C" w:rsidRPr="00EF4F1C" w:rsidRDefault="00EF4F1C" w:rsidP="00A11D74">
      <w:pPr>
        <w:spacing w:after="0" w:afterAutospacing="0" w:line="240" w:lineRule="auto"/>
        <w:rPr>
          <w:rFonts w:ascii="David" w:hAnsi="David" w:cs="David"/>
          <w:b/>
          <w:bCs/>
          <w:sz w:val="24"/>
          <w:szCs w:val="24"/>
          <w:rtl/>
        </w:rPr>
      </w:pPr>
    </w:p>
    <w:p w14:paraId="27EACED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תשמע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טענה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w:t>
      </w:r>
      <w:r w:rsidRPr="00EF4F1C">
        <w:rPr>
          <w:rFonts w:ascii="David" w:hAnsi="David" w:cs="David" w:hint="eastAsia"/>
          <w:b/>
          <w:bCs/>
          <w:sz w:val="24"/>
          <w:szCs w:val="24"/>
          <w:rtl/>
        </w:rPr>
        <w:t>וגם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העסקתם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w:t>
      </w:r>
      <w:r w:rsidRPr="00EF4F1C">
        <w:rPr>
          <w:rFonts w:ascii="David" w:hAnsi="David" w:cs="David" w:hint="eastAsia"/>
          <w:b/>
          <w:bCs/>
          <w:sz w:val="24"/>
          <w:szCs w:val="24"/>
          <w:rtl/>
        </w:rPr>
        <w:t>וגם</w:t>
      </w:r>
      <w:r w:rsidRPr="00EF4F1C">
        <w:rPr>
          <w:rFonts w:ascii="David" w:hAnsi="David" w:cs="David"/>
          <w:b/>
          <w:bCs/>
          <w:sz w:val="24"/>
          <w:szCs w:val="24"/>
          <w:rtl/>
        </w:rPr>
        <w:t xml:space="preserve"> </w:t>
      </w:r>
      <w:r w:rsidRPr="00EF4F1C">
        <w:rPr>
          <w:rFonts w:ascii="David" w:hAnsi="David" w:cs="David" w:hint="eastAsia"/>
          <w:b/>
          <w:bCs/>
          <w:sz w:val="24"/>
          <w:szCs w:val="24"/>
          <w:rtl/>
        </w:rPr>
        <w:t>ההתקשרות</w:t>
      </w:r>
      <w:r w:rsidRPr="00EF4F1C">
        <w:rPr>
          <w:rFonts w:ascii="David" w:hAnsi="David" w:cs="David"/>
          <w:b/>
          <w:bCs/>
          <w:sz w:val="24"/>
          <w:szCs w:val="24"/>
          <w:rtl/>
        </w:rPr>
        <w:t xml:space="preserve"> </w:t>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הנובע</w:t>
      </w:r>
      <w:r w:rsidRPr="00EF4F1C">
        <w:rPr>
          <w:rFonts w:ascii="David" w:hAnsi="David" w:cs="David"/>
          <w:b/>
          <w:bCs/>
          <w:sz w:val="24"/>
          <w:szCs w:val="24"/>
          <w:rtl/>
        </w:rPr>
        <w:t xml:space="preserve"> </w:t>
      </w:r>
      <w:r w:rsidRPr="00EF4F1C">
        <w:rPr>
          <w:rFonts w:ascii="David" w:hAnsi="David" w:cs="David" w:hint="eastAsia"/>
          <w:b/>
          <w:bCs/>
          <w:sz w:val="24"/>
          <w:szCs w:val="24"/>
          <w:rtl/>
        </w:rPr>
        <w:t>מכך</w:t>
      </w:r>
      <w:r w:rsidRPr="00EF4F1C">
        <w:rPr>
          <w:rFonts w:ascii="David" w:hAnsi="David" w:cs="David"/>
          <w:b/>
          <w:bCs/>
          <w:sz w:val="24"/>
          <w:szCs w:val="24"/>
          <w:rtl/>
        </w:rPr>
        <w:t>.</w:t>
      </w:r>
    </w:p>
    <w:p w14:paraId="760E2DC6" w14:textId="77777777" w:rsidR="00EF4F1C" w:rsidRPr="00EF4F1C" w:rsidRDefault="00EF4F1C" w:rsidP="00A11D74">
      <w:pPr>
        <w:spacing w:after="0" w:afterAutospacing="0" w:line="240" w:lineRule="auto"/>
        <w:rPr>
          <w:rFonts w:ascii="David" w:hAnsi="David" w:cs="David"/>
          <w:b/>
          <w:bCs/>
          <w:sz w:val="24"/>
          <w:szCs w:val="24"/>
          <w:rtl/>
        </w:rPr>
      </w:pPr>
    </w:p>
    <w:p w14:paraId="18FF080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למרות</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התשלום</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יעשה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שת</w:t>
      </w:r>
      <w:r w:rsidRPr="00EF4F1C">
        <w:rPr>
          <w:rFonts w:ascii="David" w:hAnsi="David" w:cs="David" w:hint="cs"/>
          <w:b/>
          <w:bCs/>
          <w:sz w:val="24"/>
          <w:szCs w:val="24"/>
          <w:rtl/>
        </w:rPr>
        <w:t>י</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תוצא</w:t>
      </w:r>
      <w:r w:rsidRPr="00EF4F1C">
        <w:rPr>
          <w:rFonts w:ascii="David" w:hAnsi="David" w:cs="David"/>
          <w:b/>
          <w:bCs/>
          <w:sz w:val="24"/>
          <w:szCs w:val="24"/>
          <w:rtl/>
        </w:rPr>
        <w:t xml:space="preserve"> </w:t>
      </w:r>
      <w:r w:rsidRPr="00EF4F1C">
        <w:rPr>
          <w:rFonts w:ascii="David" w:hAnsi="David" w:cs="David" w:hint="eastAsia"/>
          <w:b/>
          <w:bCs/>
          <w:sz w:val="24"/>
          <w:szCs w:val="24"/>
          <w:rtl/>
        </w:rPr>
        <w:t>לטובת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0AE4D622" w14:textId="77777777" w:rsidR="00EF4F1C" w:rsidRPr="00EF4F1C" w:rsidRDefault="00EF4F1C" w:rsidP="00A11D74">
      <w:pPr>
        <w:spacing w:after="0" w:afterAutospacing="0" w:line="240" w:lineRule="auto"/>
        <w:rPr>
          <w:rFonts w:ascii="David" w:hAnsi="David" w:cs="David"/>
          <w:b/>
          <w:bCs/>
          <w:sz w:val="24"/>
          <w:szCs w:val="24"/>
          <w:rtl/>
        </w:rPr>
      </w:pPr>
    </w:p>
    <w:p w14:paraId="07F7900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בוטל</w:t>
      </w:r>
      <w:r w:rsidRPr="00EF4F1C">
        <w:rPr>
          <w:rFonts w:ascii="David" w:hAnsi="David" w:cs="David"/>
          <w:b/>
          <w:bCs/>
          <w:sz w:val="24"/>
          <w:szCs w:val="24"/>
          <w:rtl/>
        </w:rPr>
        <w:t>.</w:t>
      </w:r>
    </w:p>
    <w:p w14:paraId="3F5DF0F4" w14:textId="77777777" w:rsidR="00EF4F1C" w:rsidRPr="00EF4F1C" w:rsidRDefault="00EF4F1C" w:rsidP="00A11D74">
      <w:pPr>
        <w:spacing w:after="0" w:afterAutospacing="0" w:line="240" w:lineRule="auto"/>
        <w:rPr>
          <w:rFonts w:ascii="David" w:hAnsi="David" w:cs="David"/>
          <w:b/>
          <w:bCs/>
          <w:sz w:val="24"/>
          <w:szCs w:val="24"/>
          <w:rtl/>
        </w:rPr>
      </w:pPr>
    </w:p>
    <w:p w14:paraId="11F19D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נספח</w:t>
      </w:r>
      <w:r w:rsidRPr="00EF4F1C">
        <w:rPr>
          <w:rFonts w:ascii="David" w:hAnsi="David" w:cs="David"/>
          <w:b/>
          <w:bCs/>
          <w:sz w:val="24"/>
          <w:szCs w:val="24"/>
          <w:rtl/>
        </w:rPr>
        <w:t xml:space="preserve"> 3.1.13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התניות</w:t>
      </w:r>
      <w:r w:rsidRPr="00EF4F1C">
        <w:rPr>
          <w:rFonts w:ascii="David" w:hAnsi="David" w:cs="David"/>
          <w:b/>
          <w:bCs/>
          <w:sz w:val="24"/>
          <w:szCs w:val="24"/>
          <w:rtl/>
        </w:rPr>
        <w:t xml:space="preserve"> </w:t>
      </w:r>
      <w:r w:rsidRPr="00EF4F1C">
        <w:rPr>
          <w:rFonts w:ascii="David" w:hAnsi="David" w:cs="David" w:hint="eastAsia"/>
          <w:b/>
          <w:bCs/>
          <w:sz w:val="24"/>
          <w:szCs w:val="24"/>
          <w:rtl/>
        </w:rPr>
        <w:t>מיוחדות</w:t>
      </w:r>
      <w:r w:rsidRPr="00EF4F1C">
        <w:rPr>
          <w:rFonts w:ascii="David" w:hAnsi="David" w:cs="David"/>
          <w:b/>
          <w:bCs/>
          <w:sz w:val="24"/>
          <w:szCs w:val="24"/>
          <w:rtl/>
        </w:rPr>
        <w:t xml:space="preserve"> </w:t>
      </w:r>
      <w:r w:rsidRPr="00EF4F1C">
        <w:rPr>
          <w:rFonts w:ascii="David" w:hAnsi="David" w:cs="David" w:hint="eastAsia"/>
          <w:b/>
          <w:bCs/>
          <w:sz w:val="24"/>
          <w:szCs w:val="24"/>
          <w:rtl/>
        </w:rPr>
        <w:t>בפוליסה</w:t>
      </w:r>
      <w:r w:rsidRPr="00EF4F1C">
        <w:rPr>
          <w:rFonts w:ascii="David" w:hAnsi="David" w:cs="David"/>
          <w:b/>
          <w:bCs/>
          <w:sz w:val="24"/>
          <w:szCs w:val="24"/>
          <w:rtl/>
        </w:rPr>
        <w:t xml:space="preserve">) </w:t>
      </w:r>
      <w:r w:rsidRPr="00EF4F1C">
        <w:rPr>
          <w:rFonts w:ascii="David" w:hAnsi="David" w:cs="David" w:hint="eastAsia"/>
          <w:b/>
          <w:bCs/>
          <w:sz w:val="24"/>
          <w:szCs w:val="24"/>
          <w:rtl/>
        </w:rPr>
        <w:t>מהווה</w:t>
      </w:r>
      <w:r w:rsidRPr="00EF4F1C">
        <w:rPr>
          <w:rFonts w:ascii="David" w:hAnsi="David" w:cs="David"/>
          <w:b/>
          <w:bCs/>
          <w:sz w:val="24"/>
          <w:szCs w:val="24"/>
          <w:rtl/>
        </w:rPr>
        <w:t xml:space="preserve"> </w:t>
      </w:r>
      <w:r w:rsidRPr="00EF4F1C">
        <w:rPr>
          <w:rFonts w:ascii="David" w:hAnsi="David" w:cs="David" w:hint="eastAsia"/>
          <w:b/>
          <w:bCs/>
          <w:sz w:val="24"/>
          <w:szCs w:val="24"/>
          <w:rtl/>
        </w:rPr>
        <w:t>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מחוזה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למלא</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בדייקנות</w:t>
      </w:r>
      <w:r w:rsidRPr="00EF4F1C">
        <w:rPr>
          <w:rFonts w:ascii="David" w:hAnsi="David" w:cs="David"/>
          <w:b/>
          <w:bCs/>
          <w:sz w:val="24"/>
          <w:szCs w:val="24"/>
          <w:rtl/>
        </w:rPr>
        <w:t>.</w:t>
      </w:r>
    </w:p>
    <w:p w14:paraId="7D2A8D91" w14:textId="77777777" w:rsidR="00EF4F1C" w:rsidRPr="00EF4F1C" w:rsidRDefault="00EF4F1C" w:rsidP="00A11D74">
      <w:pPr>
        <w:spacing w:after="0" w:afterAutospacing="0" w:line="240" w:lineRule="auto"/>
        <w:rPr>
          <w:rFonts w:ascii="David" w:hAnsi="David" w:cs="David"/>
          <w:b/>
          <w:bCs/>
          <w:sz w:val="24"/>
          <w:szCs w:val="24"/>
          <w:rtl/>
        </w:rPr>
      </w:pPr>
    </w:p>
    <w:p w14:paraId="6485F46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כתובות</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w:t>
      </w:r>
    </w:p>
    <w:p w14:paraId="01FDEFA9" w14:textId="77777777" w:rsidR="00EF4F1C" w:rsidRPr="00EF4F1C" w:rsidRDefault="00EF4F1C" w:rsidP="00A11D74">
      <w:pPr>
        <w:spacing w:after="0" w:afterAutospacing="0" w:line="240" w:lineRule="auto"/>
        <w:rPr>
          <w:rFonts w:ascii="David" w:hAnsi="David" w:cs="David"/>
          <w:b/>
          <w:bCs/>
          <w:sz w:val="24"/>
          <w:szCs w:val="24"/>
          <w:rtl/>
        </w:rPr>
      </w:pPr>
    </w:p>
    <w:p w14:paraId="05DFCA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המזמין</w:t>
      </w:r>
      <w:r w:rsidRPr="00EF4F1C">
        <w:rPr>
          <w:rFonts w:ascii="David" w:hAnsi="David" w:cs="David"/>
          <w:b/>
          <w:bCs/>
          <w:sz w:val="24"/>
          <w:szCs w:val="24"/>
          <w:rtl/>
        </w:rPr>
        <w:t xml:space="preserve"> -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במבוא</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7568CC32" w14:textId="77777777" w:rsidR="00EF4F1C" w:rsidRPr="00EF4F1C" w:rsidRDefault="00EF4F1C" w:rsidP="00A11D74">
      <w:pPr>
        <w:spacing w:after="0" w:afterAutospacing="0" w:line="240" w:lineRule="auto"/>
        <w:rPr>
          <w:rFonts w:ascii="David" w:hAnsi="David" w:cs="David"/>
          <w:b/>
          <w:bCs/>
          <w:sz w:val="24"/>
          <w:szCs w:val="24"/>
          <w:rtl/>
        </w:rPr>
      </w:pPr>
    </w:p>
    <w:p w14:paraId="506E8B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p>
    <w:p w14:paraId="3BE597C0" w14:textId="77777777" w:rsidR="00EF4F1C" w:rsidRPr="00EF4F1C" w:rsidRDefault="00EF4F1C" w:rsidP="00A11D74">
      <w:pPr>
        <w:spacing w:after="0" w:afterAutospacing="0" w:line="240" w:lineRule="auto"/>
        <w:rPr>
          <w:rFonts w:ascii="David" w:hAnsi="David" w:cs="David"/>
          <w:b/>
          <w:bCs/>
          <w:sz w:val="24"/>
          <w:szCs w:val="24"/>
          <w:rtl/>
        </w:rPr>
      </w:pPr>
    </w:p>
    <w:p w14:paraId="71FB6B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p>
    <w:p w14:paraId="554D7F0A" w14:textId="77777777" w:rsidR="00EF4F1C" w:rsidRPr="00EF4F1C" w:rsidRDefault="00EF4F1C" w:rsidP="00A11D74">
      <w:pPr>
        <w:spacing w:after="0" w:afterAutospacing="0" w:line="240" w:lineRule="auto"/>
        <w:rPr>
          <w:rFonts w:ascii="David" w:hAnsi="David" w:cs="David"/>
          <w:b/>
          <w:bCs/>
          <w:sz w:val="24"/>
          <w:szCs w:val="24"/>
          <w:rtl/>
        </w:rPr>
      </w:pPr>
    </w:p>
    <w:p w14:paraId="190F7CED" w14:textId="77777777" w:rsidR="00EF4F1C" w:rsidRPr="00EF4F1C" w:rsidRDefault="00EF4F1C" w:rsidP="00A11D74">
      <w:pPr>
        <w:spacing w:after="0" w:afterAutospacing="0" w:line="240" w:lineRule="auto"/>
        <w:rPr>
          <w:rFonts w:ascii="David" w:hAnsi="David" w:cs="David"/>
          <w:b/>
          <w:bCs/>
          <w:sz w:val="24"/>
          <w:szCs w:val="24"/>
          <w:rtl/>
        </w:rPr>
      </w:pPr>
    </w:p>
    <w:p w14:paraId="02383EDB" w14:textId="77777777" w:rsidR="00EF4F1C" w:rsidRPr="00EF4F1C" w:rsidRDefault="00EF4F1C" w:rsidP="00A11D74">
      <w:pPr>
        <w:spacing w:after="0" w:afterAutospacing="0" w:line="240" w:lineRule="auto"/>
        <w:rPr>
          <w:rFonts w:ascii="David" w:hAnsi="David" w:cs="David"/>
          <w:b/>
          <w:bCs/>
          <w:sz w:val="24"/>
          <w:szCs w:val="24"/>
          <w:rtl/>
        </w:rPr>
      </w:pPr>
    </w:p>
    <w:p w14:paraId="42D01839" w14:textId="77777777" w:rsidR="00EF4F1C" w:rsidRPr="00EF4F1C" w:rsidRDefault="00EF4F1C" w:rsidP="00A11D74">
      <w:pPr>
        <w:spacing w:after="0" w:afterAutospacing="0" w:line="240" w:lineRule="auto"/>
        <w:rPr>
          <w:rFonts w:ascii="David" w:hAnsi="David" w:cs="David"/>
          <w:b/>
          <w:bCs/>
          <w:sz w:val="24"/>
          <w:szCs w:val="24"/>
          <w:rtl/>
        </w:rPr>
      </w:pPr>
    </w:p>
    <w:p w14:paraId="443E132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ולראיה</w:t>
      </w:r>
      <w:r w:rsidRPr="00EF4F1C">
        <w:rPr>
          <w:rFonts w:ascii="David" w:hAnsi="David" w:cs="David"/>
          <w:b/>
          <w:bCs/>
          <w:sz w:val="24"/>
          <w:szCs w:val="24"/>
          <w:rtl/>
        </w:rPr>
        <w:t xml:space="preserve">  </w:t>
      </w:r>
      <w:r w:rsidRPr="00EF4F1C">
        <w:rPr>
          <w:rFonts w:ascii="David" w:hAnsi="David" w:cs="David" w:hint="eastAsia"/>
          <w:b/>
          <w:bCs/>
          <w:sz w:val="24"/>
          <w:szCs w:val="24"/>
          <w:rtl/>
        </w:rPr>
        <w:t>באו</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החתום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ובתאריך</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p>
    <w:p w14:paraId="1C72BFB4" w14:textId="77777777" w:rsidR="00EF4F1C" w:rsidRPr="00EF4F1C" w:rsidRDefault="00EF4F1C" w:rsidP="00A11D74">
      <w:pPr>
        <w:spacing w:after="0" w:afterAutospacing="0" w:line="240" w:lineRule="auto"/>
        <w:rPr>
          <w:rFonts w:ascii="David" w:hAnsi="David" w:cs="David"/>
          <w:b/>
          <w:bCs/>
          <w:sz w:val="24"/>
          <w:szCs w:val="24"/>
          <w:rtl/>
        </w:rPr>
      </w:pPr>
    </w:p>
    <w:p w14:paraId="793116C2" w14:textId="77777777" w:rsidR="00EF4F1C" w:rsidRPr="00EF4F1C" w:rsidRDefault="00EF4F1C" w:rsidP="00A11D74">
      <w:pPr>
        <w:spacing w:after="0" w:afterAutospacing="0" w:line="240" w:lineRule="auto"/>
        <w:rPr>
          <w:rFonts w:ascii="David" w:hAnsi="David" w:cs="David"/>
          <w:b/>
          <w:bCs/>
          <w:sz w:val="24"/>
          <w:szCs w:val="24"/>
        </w:rPr>
      </w:pPr>
    </w:p>
    <w:p w14:paraId="6B42FD6C" w14:textId="77777777" w:rsidR="00EF4F1C" w:rsidRPr="00EF4F1C" w:rsidRDefault="00EF4F1C" w:rsidP="00A11D74">
      <w:pPr>
        <w:spacing w:after="0" w:afterAutospacing="0" w:line="240" w:lineRule="auto"/>
        <w:rPr>
          <w:rFonts w:ascii="David" w:hAnsi="David" w:cs="David"/>
          <w:b/>
          <w:bCs/>
          <w:sz w:val="24"/>
          <w:szCs w:val="24"/>
          <w:rtl/>
        </w:rPr>
      </w:pPr>
    </w:p>
    <w:p w14:paraId="0400F646" w14:textId="77777777" w:rsidR="00EF4F1C" w:rsidRPr="00EF4F1C" w:rsidRDefault="00EF4F1C" w:rsidP="00A11D74">
      <w:pPr>
        <w:spacing w:after="0" w:afterAutospacing="0" w:line="240" w:lineRule="auto"/>
        <w:rPr>
          <w:rFonts w:ascii="David" w:hAnsi="David" w:cs="David"/>
          <w:b/>
          <w:bCs/>
          <w:sz w:val="24"/>
          <w:szCs w:val="24"/>
          <w:rtl/>
        </w:rPr>
      </w:pPr>
    </w:p>
    <w:p w14:paraId="33F48D68" w14:textId="77777777" w:rsidR="00EF4F1C" w:rsidRPr="00EF4F1C" w:rsidRDefault="00EF4F1C" w:rsidP="00A11D74">
      <w:pPr>
        <w:spacing w:after="0" w:afterAutospacing="0" w:line="240" w:lineRule="auto"/>
        <w:rPr>
          <w:rFonts w:ascii="David" w:hAnsi="David" w:cs="David"/>
          <w:b/>
          <w:bCs/>
          <w:sz w:val="24"/>
          <w:szCs w:val="24"/>
          <w:rtl/>
        </w:rPr>
      </w:pPr>
    </w:p>
    <w:p w14:paraId="47E1AE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_____________  </w:t>
      </w:r>
      <w:r w:rsidRPr="00EF4F1C">
        <w:rPr>
          <w:rFonts w:ascii="David" w:hAnsi="David" w:cs="David"/>
          <w:b/>
          <w:bCs/>
          <w:sz w:val="24"/>
          <w:szCs w:val="24"/>
          <w:rtl/>
        </w:rPr>
        <w:tab/>
        <w:t>_______________</w:t>
      </w:r>
      <w:r w:rsidRPr="00EF4F1C">
        <w:rPr>
          <w:rFonts w:ascii="David" w:hAnsi="David" w:cs="David"/>
          <w:b/>
          <w:bCs/>
          <w:sz w:val="24"/>
          <w:szCs w:val="24"/>
          <w:rtl/>
        </w:rPr>
        <w:tab/>
        <w:t>________________</w:t>
      </w:r>
    </w:p>
    <w:p w14:paraId="37F1C3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 מ ז מ י ן           </w:t>
      </w:r>
      <w:r w:rsidRPr="00EF4F1C">
        <w:rPr>
          <w:rFonts w:ascii="David" w:hAnsi="David" w:cs="David"/>
          <w:b/>
          <w:bCs/>
          <w:sz w:val="24"/>
          <w:szCs w:val="24"/>
          <w:rtl/>
        </w:rPr>
        <w:tab/>
        <w:t xml:space="preserve">                הקבלן הראשי     </w:t>
      </w:r>
      <w:r w:rsidRPr="00EF4F1C">
        <w:rPr>
          <w:rFonts w:ascii="David" w:hAnsi="David" w:cs="David"/>
          <w:b/>
          <w:bCs/>
          <w:sz w:val="24"/>
          <w:szCs w:val="24"/>
          <w:rtl/>
        </w:rPr>
        <w:tab/>
        <w:t xml:space="preserve">                        הקבלן המיוחד</w:t>
      </w:r>
    </w:p>
    <w:p w14:paraId="50DB021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7CEB7EB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3.1.15</w:t>
      </w:r>
    </w:p>
    <w:p w14:paraId="716967A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אישור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ביטוח</w:t>
      </w:r>
      <w:r w:rsidRPr="00EF4F1C">
        <w:rPr>
          <w:rFonts w:ascii="David" w:hAnsi="David" w:cs="David"/>
          <w:b/>
          <w:bCs/>
          <w:sz w:val="24"/>
          <w:szCs w:val="24"/>
          <w:u w:val="single"/>
          <w:rtl/>
        </w:rPr>
        <w:t xml:space="preserve"> </w:t>
      </w:r>
    </w:p>
    <w:p w14:paraId="73BA79F6" w14:textId="77777777" w:rsidR="00EF4F1C" w:rsidRPr="00EF4F1C" w:rsidRDefault="00EF4F1C" w:rsidP="00A11D74">
      <w:pPr>
        <w:spacing w:after="0" w:afterAutospacing="0" w:line="240" w:lineRule="auto"/>
        <w:rPr>
          <w:rFonts w:ascii="David" w:hAnsi="David" w:cs="David"/>
          <w:b/>
          <w:bCs/>
          <w:sz w:val="24"/>
          <w:szCs w:val="24"/>
        </w:rPr>
      </w:pPr>
    </w:p>
    <w:p w14:paraId="53E5BBCA" w14:textId="77777777" w:rsidR="00EF4F1C" w:rsidRPr="00EF4F1C" w:rsidRDefault="00EF4F1C" w:rsidP="00A11D74">
      <w:pPr>
        <w:spacing w:after="0" w:afterAutospacing="0" w:line="240" w:lineRule="auto"/>
        <w:rPr>
          <w:rFonts w:ascii="David" w:hAnsi="David" w:cs="David"/>
          <w:b/>
          <w:bCs/>
          <w:sz w:val="24"/>
          <w:szCs w:val="24"/>
          <w:rtl/>
        </w:rPr>
      </w:pPr>
    </w:p>
    <w:p w14:paraId="2F6224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תאריך</w:t>
      </w:r>
      <w:r w:rsidRPr="00EF4F1C">
        <w:rPr>
          <w:rFonts w:ascii="David" w:hAnsi="David" w:cs="David"/>
          <w:b/>
          <w:bCs/>
          <w:sz w:val="24"/>
          <w:szCs w:val="24"/>
          <w:rtl/>
        </w:rPr>
        <w:t xml:space="preserve"> </w:t>
      </w:r>
    </w:p>
    <w:p w14:paraId="630FCC9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702994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063A85ED" w14:textId="77777777" w:rsidR="00EF4F1C" w:rsidRPr="00EF4F1C" w:rsidRDefault="00EF4F1C" w:rsidP="00A11D74">
      <w:pPr>
        <w:spacing w:after="0" w:afterAutospacing="0" w:line="240" w:lineRule="auto"/>
        <w:rPr>
          <w:rFonts w:ascii="David" w:hAnsi="David" w:cs="David"/>
          <w:b/>
          <w:bCs/>
          <w:sz w:val="24"/>
          <w:szCs w:val="24"/>
          <w:rtl/>
        </w:rPr>
      </w:pPr>
    </w:p>
    <w:p w14:paraId="0E3081F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75F74C74" w14:textId="77777777" w:rsidR="00EF4F1C" w:rsidRPr="00EF4F1C" w:rsidRDefault="00EF4F1C" w:rsidP="00A11D74">
      <w:pPr>
        <w:spacing w:after="0" w:afterAutospacing="0" w:line="240" w:lineRule="auto"/>
        <w:rPr>
          <w:rFonts w:ascii="David" w:hAnsi="David" w:cs="David"/>
          <w:b/>
          <w:bCs/>
          <w:sz w:val="24"/>
          <w:szCs w:val="24"/>
          <w:rtl/>
        </w:rPr>
      </w:pPr>
    </w:p>
    <w:p w14:paraId="2B3CE8E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t xml:space="preserve"> </w:t>
      </w:r>
      <w:r w:rsidRPr="00EF4F1C">
        <w:rPr>
          <w:rFonts w:ascii="David" w:hAnsi="David" w:cs="David" w:hint="eastAsia"/>
          <w:b/>
          <w:bCs/>
          <w:sz w:val="24"/>
          <w:szCs w:val="24"/>
          <w:rtl/>
        </w:rPr>
        <w:t>מבוטחנו</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אישור</w:t>
      </w:r>
      <w:r w:rsidRPr="00EF4F1C">
        <w:rPr>
          <w:rFonts w:ascii="David" w:hAnsi="David" w:cs="David"/>
          <w:b/>
          <w:bCs/>
          <w:sz w:val="24"/>
          <w:szCs w:val="24"/>
          <w:rtl/>
        </w:rPr>
        <w:t xml:space="preserve"> </w:t>
      </w:r>
      <w:r w:rsidRPr="00EF4F1C">
        <w:rPr>
          <w:rFonts w:ascii="David" w:hAnsi="David" w:cs="David" w:hint="eastAsia"/>
          <w:b/>
          <w:bCs/>
          <w:sz w:val="24"/>
          <w:szCs w:val="24"/>
          <w:rtl/>
        </w:rPr>
        <w:t>עריכת</w:t>
      </w:r>
      <w:r w:rsidRPr="00EF4F1C">
        <w:rPr>
          <w:rFonts w:ascii="David" w:hAnsi="David" w:cs="David"/>
          <w:b/>
          <w:bCs/>
          <w:sz w:val="24"/>
          <w:szCs w:val="24"/>
          <w:rtl/>
        </w:rPr>
        <w:t xml:space="preserve"> </w:t>
      </w:r>
      <w:r w:rsidRPr="00EF4F1C">
        <w:rPr>
          <w:rFonts w:ascii="David" w:hAnsi="David" w:cs="David" w:hint="eastAsia"/>
          <w:b/>
          <w:bCs/>
          <w:sz w:val="24"/>
          <w:szCs w:val="24"/>
          <w:rtl/>
        </w:rPr>
        <w:t>פוליסות</w:t>
      </w:r>
      <w:r w:rsidRPr="00EF4F1C">
        <w:rPr>
          <w:rFonts w:ascii="David" w:hAnsi="David" w:cs="David"/>
          <w:b/>
          <w:bCs/>
          <w:sz w:val="24"/>
          <w:szCs w:val="24"/>
          <w:rtl/>
        </w:rPr>
        <w:t xml:space="preserve"> </w:t>
      </w:r>
      <w:r w:rsidRPr="00EF4F1C">
        <w:rPr>
          <w:rFonts w:ascii="David" w:hAnsi="David" w:cs="David" w:hint="eastAsia"/>
          <w:b/>
          <w:bCs/>
          <w:sz w:val="24"/>
          <w:szCs w:val="24"/>
          <w:rtl/>
        </w:rPr>
        <w:t>ביטוח</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להסכם</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______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u w:val="single"/>
          <w:rtl/>
        </w:rPr>
        <w:t>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ראשי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לבנינים</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_______</w:t>
      </w:r>
      <w:r w:rsidRPr="00EF4F1C">
        <w:rPr>
          <w:rFonts w:ascii="David" w:hAnsi="David" w:cs="David" w:hint="eastAsia"/>
          <w:b/>
          <w:bCs/>
          <w:sz w:val="24"/>
          <w:szCs w:val="24"/>
          <w:u w:val="single"/>
          <w:rtl/>
        </w:rPr>
        <w:t>במגרש</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לרבות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מרתף</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ופיתוח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צמוד</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במגרש</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___________</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להלן</w:t>
      </w:r>
      <w:r w:rsidRPr="00EF4F1C">
        <w:rPr>
          <w:rFonts w:ascii="David" w:hAnsi="David" w:cs="David"/>
          <w:b/>
          <w:bCs/>
          <w:sz w:val="24"/>
          <w:szCs w:val="24"/>
          <w:u w:val="single"/>
          <w:rtl/>
        </w:rPr>
        <w:t>: "</w:t>
      </w:r>
      <w:r w:rsidRPr="00EF4F1C">
        <w:rPr>
          <w:rFonts w:ascii="David" w:hAnsi="David" w:cs="David" w:hint="eastAsia"/>
          <w:b/>
          <w:bCs/>
          <w:sz w:val="24"/>
          <w:szCs w:val="24"/>
          <w:u w:val="single"/>
          <w:rtl/>
        </w:rPr>
        <w:t>העבודות</w:t>
      </w:r>
      <w:r w:rsidRPr="00EF4F1C">
        <w:rPr>
          <w:rFonts w:ascii="David" w:hAnsi="David" w:cs="David"/>
          <w:b/>
          <w:bCs/>
          <w:sz w:val="24"/>
          <w:szCs w:val="24"/>
          <w:u w:val="single"/>
          <w:rtl/>
        </w:rPr>
        <w:t>", "</w:t>
      </w:r>
      <w:r w:rsidRPr="00EF4F1C">
        <w:rPr>
          <w:rFonts w:ascii="David" w:hAnsi="David" w:cs="David" w:hint="eastAsia"/>
          <w:b/>
          <w:bCs/>
          <w:sz w:val="24"/>
          <w:szCs w:val="24"/>
          <w:u w:val="single"/>
          <w:rtl/>
        </w:rPr>
        <w:t>האתר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ההסכם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בהתאמה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העניין</w:t>
      </w:r>
      <w:r w:rsidRPr="00EF4F1C">
        <w:rPr>
          <w:rFonts w:ascii="David" w:hAnsi="David" w:cs="David"/>
          <w:b/>
          <w:bCs/>
          <w:sz w:val="24"/>
          <w:szCs w:val="24"/>
          <w:u w:val="single"/>
          <w:rtl/>
        </w:rPr>
        <w:t>)</w:t>
      </w:r>
    </w:p>
    <w:p w14:paraId="5AC02CB4" w14:textId="77777777" w:rsidR="00EF4F1C" w:rsidRPr="00EF4F1C" w:rsidRDefault="00EF4F1C" w:rsidP="00A11D74">
      <w:pPr>
        <w:spacing w:after="0" w:afterAutospacing="0" w:line="240" w:lineRule="auto"/>
        <w:rPr>
          <w:rFonts w:ascii="David" w:hAnsi="David" w:cs="David"/>
          <w:b/>
          <w:bCs/>
          <w:sz w:val="24"/>
          <w:szCs w:val="24"/>
          <w:rtl/>
        </w:rPr>
      </w:pPr>
    </w:p>
    <w:p w14:paraId="197FCB1C" w14:textId="77777777" w:rsidR="00EF4F1C" w:rsidRPr="00EF4F1C" w:rsidRDefault="00EF4F1C" w:rsidP="00A11D74">
      <w:pPr>
        <w:spacing w:after="0" w:afterAutospacing="0" w:line="240" w:lineRule="auto"/>
        <w:rPr>
          <w:rFonts w:ascii="David" w:hAnsi="David" w:cs="David"/>
          <w:b/>
          <w:bCs/>
          <w:sz w:val="24"/>
          <w:szCs w:val="24"/>
          <w:rtl/>
        </w:rPr>
      </w:pPr>
    </w:p>
    <w:p w14:paraId="569FC3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מאשרים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ערכנו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הביטוחים</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פעילותו</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לעבודות</w:t>
      </w:r>
      <w:r w:rsidRPr="00EF4F1C">
        <w:rPr>
          <w:rFonts w:ascii="David" w:hAnsi="David" w:cs="David"/>
          <w:b/>
          <w:bCs/>
          <w:sz w:val="24"/>
          <w:szCs w:val="24"/>
          <w:rtl/>
        </w:rPr>
        <w:t>:-</w:t>
      </w:r>
    </w:p>
    <w:p w14:paraId="4A111136" w14:textId="77777777" w:rsidR="00EF4F1C" w:rsidRPr="00EF4F1C" w:rsidRDefault="00EF4F1C" w:rsidP="00A11D74">
      <w:pPr>
        <w:spacing w:after="0" w:afterAutospacing="0" w:line="240" w:lineRule="auto"/>
        <w:rPr>
          <w:rFonts w:ascii="David" w:hAnsi="David" w:cs="David"/>
          <w:b/>
          <w:bCs/>
          <w:sz w:val="24"/>
          <w:szCs w:val="24"/>
          <w:rtl/>
        </w:rPr>
      </w:pPr>
    </w:p>
    <w:p w14:paraId="0BCE249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b/>
          <w:bCs/>
          <w:sz w:val="24"/>
          <w:szCs w:val="24"/>
          <w:u w:val="single"/>
          <w:rtl/>
        </w:rPr>
        <w:t>ביטוח "אש מורחב"</w:t>
      </w:r>
      <w:r w:rsidRPr="00EF4F1C">
        <w:rPr>
          <w:rFonts w:ascii="David" w:hAnsi="David" w:cs="David"/>
          <w:b/>
          <w:bCs/>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"הגורמים האחרים") אשר בביטוחי הגורמים האחרים נכלל ויתור מקביל כלפי הקבלן, ובלבד שהויתור על זכות התחלוף כאמור לא יחול לטובת אדם שגרם לנזק בזדון.</w:t>
      </w:r>
    </w:p>
    <w:p w14:paraId="7E5EF591" w14:textId="77777777" w:rsidR="00EF4F1C" w:rsidRPr="00EF4F1C" w:rsidRDefault="00EF4F1C" w:rsidP="00A11D74">
      <w:pPr>
        <w:spacing w:after="0" w:afterAutospacing="0" w:line="240" w:lineRule="auto"/>
        <w:rPr>
          <w:rFonts w:ascii="David" w:hAnsi="David" w:cs="David"/>
          <w:b/>
          <w:bCs/>
          <w:sz w:val="24"/>
          <w:szCs w:val="24"/>
          <w:rtl/>
        </w:rPr>
      </w:pPr>
    </w:p>
    <w:p w14:paraId="1BFFC2C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3DDFEC96" w14:textId="77777777" w:rsidR="00EF4F1C" w:rsidRPr="00EF4F1C" w:rsidRDefault="00EF4F1C" w:rsidP="00A11D74">
      <w:pPr>
        <w:spacing w:after="0" w:afterAutospacing="0" w:line="240" w:lineRule="auto"/>
        <w:rPr>
          <w:rFonts w:ascii="David" w:hAnsi="David" w:cs="David"/>
          <w:b/>
          <w:bCs/>
          <w:sz w:val="24"/>
          <w:szCs w:val="24"/>
          <w:rtl/>
        </w:rPr>
      </w:pPr>
    </w:p>
    <w:p w14:paraId="52841B5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b/>
          <w:bCs/>
          <w:sz w:val="24"/>
          <w:szCs w:val="24"/>
          <w:u w:val="single"/>
          <w:rtl/>
        </w:rPr>
        <w:t>ביטוח ציוד מכני הנדסי</w:t>
      </w:r>
      <w:r w:rsidRPr="00EF4F1C">
        <w:rPr>
          <w:rFonts w:ascii="David" w:hAnsi="David" w:cs="David"/>
          <w:b/>
          <w:bCs/>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3119EB8B" w14:textId="77777777" w:rsidR="00EF4F1C" w:rsidRPr="00EF4F1C" w:rsidRDefault="00EF4F1C" w:rsidP="00A11D74">
      <w:pPr>
        <w:spacing w:after="0" w:afterAutospacing="0" w:line="240" w:lineRule="auto"/>
        <w:rPr>
          <w:rFonts w:ascii="David" w:hAnsi="David" w:cs="David"/>
          <w:b/>
          <w:bCs/>
          <w:sz w:val="24"/>
          <w:szCs w:val="24"/>
          <w:rtl/>
        </w:rPr>
      </w:pPr>
    </w:p>
    <w:p w14:paraId="4A6DEE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76650310" w14:textId="77777777" w:rsidR="00EF4F1C" w:rsidRPr="00EF4F1C" w:rsidRDefault="00EF4F1C" w:rsidP="00A11D74">
      <w:pPr>
        <w:spacing w:after="0" w:afterAutospacing="0" w:line="240" w:lineRule="auto"/>
        <w:rPr>
          <w:rFonts w:ascii="David" w:hAnsi="David" w:cs="David"/>
          <w:b/>
          <w:bCs/>
          <w:sz w:val="24"/>
          <w:szCs w:val="24"/>
          <w:rtl/>
        </w:rPr>
      </w:pPr>
    </w:p>
    <w:p w14:paraId="1C33825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b/>
          <w:bCs/>
          <w:sz w:val="24"/>
          <w:szCs w:val="24"/>
          <w:u w:val="single"/>
          <w:rtl/>
        </w:rPr>
        <w:t>ביטוח אחריות מקצועית</w:t>
      </w:r>
      <w:r w:rsidRPr="00EF4F1C">
        <w:rPr>
          <w:rFonts w:ascii="David" w:hAnsi="David" w:cs="David"/>
          <w:b/>
          <w:bCs/>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7F1BEB1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6D16C6FE" w14:textId="77777777" w:rsidR="00EF4F1C" w:rsidRPr="00EF4F1C" w:rsidRDefault="00EF4F1C" w:rsidP="00A11D74">
      <w:pPr>
        <w:spacing w:after="0" w:afterAutospacing="0" w:line="240" w:lineRule="auto"/>
        <w:rPr>
          <w:rFonts w:ascii="David" w:hAnsi="David" w:cs="David"/>
          <w:b/>
          <w:bCs/>
          <w:sz w:val="24"/>
          <w:szCs w:val="24"/>
          <w:rtl/>
        </w:rPr>
      </w:pPr>
    </w:p>
    <w:p w14:paraId="1DDCDF02" w14:textId="77777777" w:rsidR="00EF4F1C" w:rsidRPr="00EF4F1C" w:rsidRDefault="00EF4F1C" w:rsidP="00A11D74">
      <w:pPr>
        <w:spacing w:after="0" w:afterAutospacing="0" w:line="240" w:lineRule="auto"/>
        <w:rPr>
          <w:rFonts w:ascii="David" w:hAnsi="David" w:cs="David"/>
          <w:b/>
          <w:bCs/>
          <w:sz w:val="24"/>
          <w:szCs w:val="24"/>
          <w:rtl/>
        </w:rPr>
      </w:pPr>
    </w:p>
    <w:p w14:paraId="3D64166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43BB9275" w14:textId="77777777" w:rsidR="00EF4F1C" w:rsidRPr="00EF4F1C" w:rsidRDefault="00EF4F1C" w:rsidP="00A11D74">
      <w:pPr>
        <w:spacing w:after="0" w:afterAutospacing="0" w:line="240" w:lineRule="auto"/>
        <w:rPr>
          <w:rFonts w:ascii="David" w:hAnsi="David" w:cs="David"/>
          <w:b/>
          <w:bCs/>
          <w:sz w:val="24"/>
          <w:szCs w:val="24"/>
          <w:rtl/>
        </w:rPr>
      </w:pPr>
    </w:p>
    <w:p w14:paraId="0DEE58B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0BCE1F87" w14:textId="77777777" w:rsidR="00EF4F1C" w:rsidRPr="00EF4F1C" w:rsidRDefault="00EF4F1C" w:rsidP="00A11D74">
      <w:pPr>
        <w:spacing w:after="0" w:afterAutospacing="0" w:line="240" w:lineRule="auto"/>
        <w:rPr>
          <w:rFonts w:ascii="David" w:hAnsi="David" w:cs="David"/>
          <w:b/>
          <w:bCs/>
          <w:sz w:val="24"/>
          <w:szCs w:val="24"/>
          <w:rtl/>
        </w:rPr>
      </w:pPr>
    </w:p>
    <w:p w14:paraId="7D9C36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b/>
          <w:bCs/>
          <w:sz w:val="24"/>
          <w:szCs w:val="24"/>
          <w:u w:val="single"/>
          <w:rtl/>
        </w:rPr>
        <w:t>ביטוח אחריות המוצר</w:t>
      </w:r>
      <w:r w:rsidRPr="00EF4F1C">
        <w:rPr>
          <w:rFonts w:ascii="David" w:hAnsi="David" w:cs="David"/>
          <w:b/>
          <w:bCs/>
          <w:sz w:val="24"/>
          <w:szCs w:val="24"/>
          <w:rtl/>
        </w:rPr>
        <w:t xml:space="preserve"> 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 </w:t>
      </w:r>
    </w:p>
    <w:p w14:paraId="6CE80431" w14:textId="77777777" w:rsidR="00EF4F1C" w:rsidRPr="00EF4F1C" w:rsidRDefault="00EF4F1C" w:rsidP="00A11D74">
      <w:pPr>
        <w:spacing w:after="0" w:afterAutospacing="0" w:line="240" w:lineRule="auto"/>
        <w:rPr>
          <w:rFonts w:ascii="David" w:hAnsi="David" w:cs="David"/>
          <w:b/>
          <w:bCs/>
          <w:sz w:val="24"/>
          <w:szCs w:val="24"/>
          <w:rtl/>
        </w:rPr>
      </w:pPr>
    </w:p>
    <w:p w14:paraId="1BF5C00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3DD428CD" w14:textId="77777777" w:rsidR="00EF4F1C" w:rsidRPr="00EF4F1C" w:rsidRDefault="00EF4F1C" w:rsidP="00A11D74">
      <w:pPr>
        <w:spacing w:after="0" w:afterAutospacing="0" w:line="240" w:lineRule="auto"/>
        <w:rPr>
          <w:rFonts w:ascii="David" w:hAnsi="David" w:cs="David"/>
          <w:b/>
          <w:bCs/>
          <w:sz w:val="24"/>
          <w:szCs w:val="24"/>
          <w:rtl/>
        </w:rPr>
      </w:pPr>
    </w:p>
    <w:p w14:paraId="0F2E280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מורחב לכלול את המזמין כמבוטח נוסף לעניין אחריותו הנובעת מאחריות הקבלן עקב העבודות, בכפוף לסעיף אחריות צולבת.</w:t>
      </w:r>
    </w:p>
    <w:p w14:paraId="78C24911" w14:textId="77777777" w:rsidR="00EF4F1C" w:rsidRPr="00EF4F1C" w:rsidRDefault="00EF4F1C" w:rsidP="00A11D74">
      <w:pPr>
        <w:spacing w:after="0" w:afterAutospacing="0" w:line="240" w:lineRule="auto"/>
        <w:rPr>
          <w:rFonts w:ascii="David" w:hAnsi="David" w:cs="David"/>
          <w:b/>
          <w:bCs/>
          <w:sz w:val="24"/>
          <w:szCs w:val="24"/>
          <w:rtl/>
        </w:rPr>
      </w:pPr>
    </w:p>
    <w:p w14:paraId="5079F7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721F9444" w14:textId="77777777" w:rsidR="00EF4F1C" w:rsidRPr="00EF4F1C" w:rsidRDefault="00EF4F1C" w:rsidP="00A11D74">
      <w:pPr>
        <w:spacing w:after="0" w:afterAutospacing="0" w:line="240" w:lineRule="auto"/>
        <w:rPr>
          <w:rFonts w:ascii="David" w:hAnsi="David" w:cs="David"/>
          <w:b/>
          <w:bCs/>
          <w:sz w:val="24"/>
          <w:szCs w:val="24"/>
          <w:rtl/>
        </w:rPr>
      </w:pPr>
    </w:p>
    <w:p w14:paraId="28637BB1" w14:textId="77777777" w:rsidR="00497ECF" w:rsidRPr="0009511C" w:rsidRDefault="00497ECF" w:rsidP="00497ECF">
      <w:pPr>
        <w:widowControl w:val="0"/>
        <w:spacing w:before="0" w:beforeAutospacing="0" w:after="0" w:afterAutospacing="0" w:line="240" w:lineRule="auto"/>
        <w:jc w:val="center"/>
        <w:rPr>
          <w:rFonts w:ascii="David" w:eastAsia="Times New Roman" w:hAnsi="David" w:cs="David"/>
          <w:sz w:val="24"/>
          <w:szCs w:val="24"/>
          <w:lang w:eastAsia="he-IL"/>
        </w:rPr>
      </w:pPr>
    </w:p>
    <w:p w14:paraId="0B8D039B" w14:textId="5195D5DD" w:rsidR="00497ECF" w:rsidRPr="00FA17C3" w:rsidRDefault="00497ECF" w:rsidP="00497ECF">
      <w:pPr>
        <w:keepNext/>
        <w:keepLines/>
        <w:spacing w:after="177"/>
        <w:jc w:val="center"/>
        <w:outlineLvl w:val="4"/>
        <w:rPr>
          <w:rFonts w:ascii="Courier New" w:eastAsia="Times New Roman" w:hAnsi="Courier New" w:cs="David"/>
          <w:b/>
          <w:bCs/>
          <w:color w:val="000000"/>
          <w:sz w:val="24"/>
          <w:szCs w:val="24"/>
          <w:rtl/>
          <w:lang w:val="he-IL" w:eastAsia="he-IL"/>
        </w:rPr>
      </w:pPr>
      <w:bookmarkStart w:id="9" w:name="bookmark153"/>
      <w:r w:rsidRPr="00FA17C3">
        <w:rPr>
          <w:rFonts w:ascii="Courier New" w:eastAsia="Times New Roman" w:hAnsi="Courier New" w:cs="David"/>
          <w:b/>
          <w:bCs/>
          <w:color w:val="000000"/>
          <w:sz w:val="24"/>
          <w:szCs w:val="24"/>
          <w:u w:val="single"/>
          <w:rtl/>
        </w:rPr>
        <w:t xml:space="preserve">נספח ביטוח </w:t>
      </w:r>
      <w:bookmarkEnd w:id="9"/>
    </w:p>
    <w:p w14:paraId="3BCFFDAB"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54350FA"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2866813"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9539844"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070529D2" w14:textId="77777777" w:rsidR="00497ECF" w:rsidRPr="00FA17C3" w:rsidRDefault="00497ECF" w:rsidP="00497ECF">
      <w:pPr>
        <w:widowControl w:val="0"/>
        <w:numPr>
          <w:ilvl w:val="0"/>
          <w:numId w:val="2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6C220AD8" w14:textId="77777777" w:rsidR="00497ECF" w:rsidRPr="00FA17C3" w:rsidRDefault="00497ECF" w:rsidP="00497ECF">
      <w:pPr>
        <w:widowControl w:val="0"/>
        <w:numPr>
          <w:ilvl w:val="1"/>
          <w:numId w:val="2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106EB17" w14:textId="77777777" w:rsidR="00497ECF" w:rsidRPr="00FA17C3" w:rsidRDefault="00497ECF" w:rsidP="00497ECF">
      <w:pPr>
        <w:widowControl w:val="0"/>
        <w:numPr>
          <w:ilvl w:val="1"/>
          <w:numId w:val="2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175BD7A"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CF2CF5C" w14:textId="77777777" w:rsidR="00497ECF" w:rsidRPr="00FA17C3" w:rsidRDefault="00497ECF" w:rsidP="00497ECF">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A09AE53" w14:textId="77777777" w:rsidR="00497ECF" w:rsidRPr="00FA17C3" w:rsidRDefault="00497ECF" w:rsidP="00497ECF">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0717EF1"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D1FC6C1"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718C6D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C90C8B8"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97137E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77A5289"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0" w:name="_Ref265584921"/>
      <w:bookmarkStart w:id="11"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0"/>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1"/>
    </w:p>
    <w:p w14:paraId="5ABD45C2"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A2A043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8F05234"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8E4C6A"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1648D6"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DF51AC6"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F110062"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FB0190D" w14:textId="77777777" w:rsidR="00497ECF" w:rsidRDefault="00497ECF" w:rsidP="00497EC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bookmarkStart w:id="12" w:name="_GoBack"/>
      <w:bookmarkEnd w:id="12"/>
      <w:r w:rsidRPr="0009511C">
        <w:rPr>
          <w:rFonts w:ascii="Times New Roman" w:eastAsia="Times New Roman" w:hAnsi="Times New Roman" w:cs="David" w:hint="cs"/>
          <w:b/>
          <w:bCs/>
          <w:sz w:val="20"/>
          <w:szCs w:val="24"/>
          <w:u w:val="single"/>
          <w:rtl/>
          <w:lang w:eastAsia="he-IL"/>
        </w:rPr>
        <w:t>אישור על קיום ביטוחי המתכנן</w:t>
      </w:r>
    </w:p>
    <w:p w14:paraId="01BDE1A4" w14:textId="77777777" w:rsidR="00497ECF" w:rsidRDefault="00497ECF" w:rsidP="00497EC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97ECF" w:rsidRPr="00FA17C3" w14:paraId="64178AB1" w14:textId="77777777" w:rsidTr="00835354">
        <w:trPr>
          <w:trHeight w:val="463"/>
          <w:tblHeader/>
        </w:trPr>
        <w:tc>
          <w:tcPr>
            <w:tcW w:w="8659" w:type="dxa"/>
            <w:gridSpan w:val="4"/>
            <w:shd w:val="clear" w:color="auto" w:fill="F2F2F2" w:themeFill="background1" w:themeFillShade="F2"/>
          </w:tcPr>
          <w:p w14:paraId="6C8602DA" w14:textId="77777777" w:rsidR="00497ECF" w:rsidRPr="002A3FB5" w:rsidRDefault="00497ECF"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C2860D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97ECF" w:rsidRPr="00FA17C3" w14:paraId="6F9EB7CD" w14:textId="77777777" w:rsidTr="00835354">
        <w:trPr>
          <w:trHeight w:val="315"/>
        </w:trPr>
        <w:tc>
          <w:tcPr>
            <w:tcW w:w="11482" w:type="dxa"/>
            <w:gridSpan w:val="5"/>
          </w:tcPr>
          <w:p w14:paraId="763094D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0CC106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97ECF" w:rsidRPr="00FA17C3" w14:paraId="22D91543" w14:textId="77777777" w:rsidTr="00835354">
        <w:trPr>
          <w:trHeight w:val="278"/>
        </w:trPr>
        <w:tc>
          <w:tcPr>
            <w:tcW w:w="2244" w:type="dxa"/>
            <w:shd w:val="clear" w:color="auto" w:fill="F2F2F2" w:themeFill="background1" w:themeFillShade="F2"/>
          </w:tcPr>
          <w:p w14:paraId="36FE38F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1DD5C7D" w14:textId="77777777" w:rsidR="00497ECF" w:rsidRPr="00FA17C3" w:rsidDel="009955DA"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431F6A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BD1782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DFB758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97ECF" w:rsidRPr="00FA17C3" w14:paraId="5AAC68E5" w14:textId="77777777" w:rsidTr="00835354">
        <w:trPr>
          <w:trHeight w:val="551"/>
        </w:trPr>
        <w:tc>
          <w:tcPr>
            <w:tcW w:w="2244" w:type="dxa"/>
          </w:tcPr>
          <w:p w14:paraId="7D1174E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1BF4373"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18B51C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18CDA95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4E76613"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5C43A21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9AE5F9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195FAC6"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1C24C6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5F905E5"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D64082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19A3BA1"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4EE597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6EA289B"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0249301"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6287F4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AA6BE0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9D5BF9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82470D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90A495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5DDDCF31" w14:textId="77777777" w:rsidTr="00835354">
        <w:trPr>
          <w:trHeight w:val="571"/>
        </w:trPr>
        <w:tc>
          <w:tcPr>
            <w:tcW w:w="2244" w:type="dxa"/>
          </w:tcPr>
          <w:p w14:paraId="2340EE5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D0333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EE4370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4207DFC"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D8DEFFC"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93C5C4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BADFA4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C6806E9"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0B222ECD" w14:textId="77777777" w:rsidTr="00835354">
        <w:trPr>
          <w:trHeight w:val="513"/>
        </w:trPr>
        <w:tc>
          <w:tcPr>
            <w:tcW w:w="2244" w:type="dxa"/>
            <w:vMerge w:val="restart"/>
          </w:tcPr>
          <w:p w14:paraId="21626DA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814A9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BC0488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AAAEB2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A0B68DE"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2C2ED9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783061A3" w14:textId="77777777" w:rsidTr="00835354">
        <w:trPr>
          <w:trHeight w:val="512"/>
        </w:trPr>
        <w:tc>
          <w:tcPr>
            <w:tcW w:w="2244" w:type="dxa"/>
            <w:vMerge/>
          </w:tcPr>
          <w:p w14:paraId="396A19A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6663E4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0B70CE1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19F121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E85A5A4"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31EA671" w14:textId="77777777" w:rsidR="00497ECF" w:rsidRPr="00FA17C3" w:rsidRDefault="00497ECF" w:rsidP="00497ECF">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9E4438B" w14:textId="77777777" w:rsidR="00497ECF" w:rsidRPr="00FA17C3" w:rsidRDefault="00497ECF" w:rsidP="00497ECF">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97ECF" w:rsidRPr="00FA17C3" w14:paraId="32DE40AC" w14:textId="77777777" w:rsidTr="00835354">
        <w:trPr>
          <w:trHeight w:val="268"/>
          <w:tblHeader/>
        </w:trPr>
        <w:tc>
          <w:tcPr>
            <w:tcW w:w="11482" w:type="dxa"/>
            <w:gridSpan w:val="11"/>
          </w:tcPr>
          <w:p w14:paraId="45002D7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97ECF" w:rsidRPr="00FA17C3" w14:paraId="323FABC7" w14:textId="77777777" w:rsidTr="00835354">
        <w:trPr>
          <w:gridBefore w:val="1"/>
          <w:wBefore w:w="7" w:type="dxa"/>
          <w:trHeight w:val="431"/>
        </w:trPr>
        <w:tc>
          <w:tcPr>
            <w:tcW w:w="1277" w:type="dxa"/>
            <w:vMerge w:val="restart"/>
            <w:shd w:val="clear" w:color="auto" w:fill="F2F2F2" w:themeFill="background1" w:themeFillShade="F2"/>
          </w:tcPr>
          <w:p w14:paraId="1363D0A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748DCD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14D81E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57CFAD8"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6B0035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97CF66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A05801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00F044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B2444E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97335F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3EB2B5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FEA68D3"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EC40D5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97ECF" w:rsidRPr="00FA17C3" w14:paraId="1CBC0494" w14:textId="77777777" w:rsidTr="00835354">
        <w:trPr>
          <w:gridBefore w:val="1"/>
          <w:wBefore w:w="7" w:type="dxa"/>
          <w:trHeight w:val="367"/>
        </w:trPr>
        <w:tc>
          <w:tcPr>
            <w:tcW w:w="1277" w:type="dxa"/>
            <w:vMerge/>
            <w:shd w:val="clear" w:color="auto" w:fill="F2F2F2" w:themeFill="background1" w:themeFillShade="F2"/>
          </w:tcPr>
          <w:p w14:paraId="4FADB27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5A4F39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4210E8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337B08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A7D0B0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A1DFF6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1BDC4B7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6D48ED46"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1C381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4549A9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97ECF" w:rsidRPr="00FA17C3" w14:paraId="5BCB7FDD" w14:textId="77777777" w:rsidTr="00835354">
        <w:trPr>
          <w:gridBefore w:val="1"/>
          <w:wBefore w:w="7" w:type="dxa"/>
          <w:trHeight w:val="624"/>
        </w:trPr>
        <w:tc>
          <w:tcPr>
            <w:tcW w:w="1277" w:type="dxa"/>
            <w:shd w:val="clear" w:color="auto" w:fill="F2F2F2" w:themeFill="background1" w:themeFillShade="F2"/>
          </w:tcPr>
          <w:p w14:paraId="7408543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E92BF0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5EB6761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8DCF30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F64F10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E7F289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F45896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9B58FC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55ACC0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752A5A7"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8A9C19E"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375D551"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A855545"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682537E4"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6DE2188"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2B95A56"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97ECF" w:rsidRPr="00FA17C3" w14:paraId="63902976" w14:textId="77777777" w:rsidTr="00835354">
        <w:trPr>
          <w:gridBefore w:val="1"/>
          <w:wBefore w:w="7" w:type="dxa"/>
          <w:trHeight w:val="624"/>
        </w:trPr>
        <w:tc>
          <w:tcPr>
            <w:tcW w:w="1277" w:type="dxa"/>
            <w:shd w:val="clear" w:color="auto" w:fill="FFFFFF" w:themeFill="background1"/>
          </w:tcPr>
          <w:p w14:paraId="28F52D5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0D8ECD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D03FC6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CF7E48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D05C29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05F3C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C657DF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4C9D7B4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8F9F9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0E98E24"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AFEB65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A641CE" w14:textId="77777777" w:rsidR="00497ECF" w:rsidRPr="00FA17C3" w:rsidRDefault="00497ECF"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D3774F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97ECF" w:rsidRPr="00FA17C3" w14:paraId="2869AFEC" w14:textId="77777777" w:rsidTr="00835354">
        <w:trPr>
          <w:gridBefore w:val="1"/>
          <w:wBefore w:w="7" w:type="dxa"/>
          <w:trHeight w:val="624"/>
        </w:trPr>
        <w:tc>
          <w:tcPr>
            <w:tcW w:w="1277" w:type="dxa"/>
            <w:shd w:val="clear" w:color="auto" w:fill="FFFFFF" w:themeFill="background1"/>
          </w:tcPr>
          <w:p w14:paraId="2C93710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F6304B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4B9842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C10910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299B6B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E02F174" w14:textId="77777777" w:rsidR="00497ECF" w:rsidRPr="00FA17C3" w:rsidRDefault="00497ECF"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1F5D5B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F14D7E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DAA72A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EFD7F6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E0D939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9E40DC0"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3CF06F4B"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6EEA637D"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0F7AB0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798EABED"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1668FF7" w14:textId="77777777" w:rsidR="00497ECF" w:rsidRPr="00FA17C3" w:rsidRDefault="00497ECF" w:rsidP="00497ECF">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97ECF" w:rsidRPr="00FA17C3" w14:paraId="5A79C57C" w14:textId="77777777" w:rsidTr="00835354">
        <w:trPr>
          <w:trHeight w:val="57"/>
          <w:tblHeader/>
        </w:trPr>
        <w:tc>
          <w:tcPr>
            <w:tcW w:w="11530" w:type="dxa"/>
            <w:shd w:val="clear" w:color="auto" w:fill="F2F2F2" w:themeFill="background1" w:themeFillShade="F2"/>
          </w:tcPr>
          <w:p w14:paraId="06ADF41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97ECF" w:rsidRPr="00FA17C3" w14:paraId="6CEF129F" w14:textId="77777777" w:rsidTr="00835354">
        <w:trPr>
          <w:trHeight w:val="798"/>
        </w:trPr>
        <w:tc>
          <w:tcPr>
            <w:tcW w:w="11530" w:type="dxa"/>
          </w:tcPr>
          <w:p w14:paraId="0C9A098E"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C6D4875"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7816900"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AA5FD31"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2AAA4517"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1294969"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7F23AFB"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497ECF" w:rsidRPr="00FA17C3" w14:paraId="4E4E680C" w14:textId="77777777" w:rsidTr="00835354">
        <w:trPr>
          <w:trHeight w:val="227"/>
          <w:tblHeader/>
        </w:trPr>
        <w:tc>
          <w:tcPr>
            <w:tcW w:w="11530" w:type="dxa"/>
            <w:shd w:val="clear" w:color="auto" w:fill="F2F2F2" w:themeFill="background1" w:themeFillShade="F2"/>
          </w:tcPr>
          <w:p w14:paraId="72CD6FFE"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97ECF" w:rsidRPr="00FA17C3" w14:paraId="119EF4FF" w14:textId="77777777" w:rsidTr="00835354">
        <w:trPr>
          <w:trHeight w:val="334"/>
        </w:trPr>
        <w:tc>
          <w:tcPr>
            <w:tcW w:w="11530" w:type="dxa"/>
            <w:vAlign w:val="center"/>
          </w:tcPr>
          <w:p w14:paraId="30FA691B" w14:textId="77777777" w:rsidR="00497ECF" w:rsidRPr="00FA17C3" w:rsidRDefault="00497ECF"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A29995B" w14:textId="77777777" w:rsidR="00497ECF" w:rsidRPr="00835354"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497ECF" w:rsidRPr="00FA17C3" w14:paraId="4445963E" w14:textId="77777777" w:rsidTr="00835354">
        <w:trPr>
          <w:trHeight w:val="227"/>
          <w:tblHeader/>
        </w:trPr>
        <w:tc>
          <w:tcPr>
            <w:tcW w:w="11530" w:type="dxa"/>
            <w:shd w:val="clear" w:color="auto" w:fill="F2F2F2" w:themeFill="background1" w:themeFillShade="F2"/>
          </w:tcPr>
          <w:p w14:paraId="48ECECC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97ECF" w:rsidRPr="00FA17C3" w14:paraId="20CD30BA" w14:textId="77777777" w:rsidTr="00835354">
        <w:trPr>
          <w:trHeight w:val="598"/>
        </w:trPr>
        <w:tc>
          <w:tcPr>
            <w:tcW w:w="11530" w:type="dxa"/>
          </w:tcPr>
          <w:p w14:paraId="3CA1A895"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AD305D1"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C931040" w14:textId="77777777" w:rsidR="00497ECF" w:rsidRPr="00FA17C3" w:rsidRDefault="00497ECF" w:rsidP="00497ECF">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0E31B54" w14:textId="77777777" w:rsidR="00497ECF"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39C2236"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7D92A0A"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12E9E5C"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47DED9E"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E1170BC" w14:textId="77777777" w:rsidR="00497ECF" w:rsidRPr="00FA17C3" w:rsidRDefault="00497ECF" w:rsidP="00497ECF">
      <w:pPr>
        <w:widowControl w:val="0"/>
        <w:bidi w:val="0"/>
        <w:spacing w:before="0" w:beforeAutospacing="0" w:after="0" w:afterAutospacing="0" w:line="240" w:lineRule="auto"/>
        <w:rPr>
          <w:rFonts w:ascii="David" w:eastAsia="Times New Roman" w:hAnsi="David" w:cs="David"/>
          <w:b/>
          <w:bCs/>
          <w:sz w:val="24"/>
          <w:szCs w:val="24"/>
          <w:u w:val="single"/>
        </w:rPr>
      </w:pPr>
    </w:p>
    <w:p w14:paraId="3E1EA7D3" w14:textId="77777777" w:rsidR="00497ECF" w:rsidRPr="00435A20" w:rsidRDefault="00497ECF" w:rsidP="00497ECF">
      <w:pPr>
        <w:widowControl w:val="0"/>
        <w:tabs>
          <w:tab w:val="center" w:pos="1082"/>
          <w:tab w:val="center" w:pos="4200"/>
          <w:tab w:val="center" w:pos="7319"/>
        </w:tabs>
        <w:spacing w:before="0" w:beforeAutospacing="0" w:after="0" w:afterAutospacing="0" w:line="240" w:lineRule="auto"/>
        <w:jc w:val="both"/>
        <w:rPr>
          <w:ins w:id="13" w:author="מיה קאירי" w:date="2024-09-10T15:12:00Z"/>
          <w:rFonts w:ascii="Times New Roman" w:eastAsia="Times New Roman" w:hAnsi="Times New Roman" w:cs="David"/>
          <w:sz w:val="24"/>
          <w:szCs w:val="24"/>
          <w:rtl/>
          <w:lang w:eastAsia="he-IL"/>
        </w:rPr>
      </w:pPr>
    </w:p>
    <w:p w14:paraId="4087EE89" w14:textId="77777777" w:rsidR="00EF4F1C" w:rsidRPr="00EF4F1C" w:rsidRDefault="00EF4F1C" w:rsidP="00A11D74">
      <w:pPr>
        <w:spacing w:after="0" w:afterAutospacing="0" w:line="240" w:lineRule="auto"/>
        <w:rPr>
          <w:rFonts w:ascii="David" w:hAnsi="David" w:cs="David"/>
          <w:b/>
          <w:bCs/>
          <w:sz w:val="24"/>
          <w:szCs w:val="24"/>
          <w:rtl/>
        </w:rPr>
      </w:pPr>
    </w:p>
    <w:p w14:paraId="39D6E5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כללי לכל הפוליסות</w:t>
      </w:r>
      <w:r w:rsidRPr="00EF4F1C">
        <w:rPr>
          <w:rFonts w:ascii="David" w:hAnsi="David" w:cs="David"/>
          <w:b/>
          <w:bCs/>
          <w:sz w:val="24"/>
          <w:szCs w:val="24"/>
          <w:rtl/>
        </w:rPr>
        <w:t xml:space="preserve"> – </w:t>
      </w:r>
    </w:p>
    <w:p w14:paraId="041FB612" w14:textId="77777777" w:rsidR="00EF4F1C" w:rsidRPr="00EF4F1C" w:rsidRDefault="00EF4F1C" w:rsidP="00A11D74">
      <w:pPr>
        <w:spacing w:after="0" w:afterAutospacing="0" w:line="240" w:lineRule="auto"/>
        <w:rPr>
          <w:rFonts w:ascii="David" w:hAnsi="David" w:cs="David"/>
          <w:b/>
          <w:bCs/>
          <w:sz w:val="24"/>
          <w:szCs w:val="24"/>
          <w:rtl/>
        </w:rPr>
      </w:pPr>
    </w:p>
    <w:p w14:paraId="4F9876AD"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270DB626" w14:textId="77777777" w:rsidR="00EF4F1C" w:rsidRPr="00EF4F1C" w:rsidRDefault="00EF4F1C" w:rsidP="00A11D74">
      <w:pPr>
        <w:spacing w:after="0" w:afterAutospacing="0" w:line="240" w:lineRule="auto"/>
        <w:rPr>
          <w:rFonts w:ascii="David" w:hAnsi="David" w:cs="David"/>
          <w:b/>
          <w:bCs/>
          <w:sz w:val="24"/>
          <w:szCs w:val="24"/>
        </w:rPr>
      </w:pPr>
    </w:p>
    <w:p w14:paraId="5411877A"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3F872B96" w14:textId="77777777" w:rsidR="00EF4F1C" w:rsidRPr="00EF4F1C" w:rsidRDefault="00EF4F1C" w:rsidP="00A11D74">
      <w:pPr>
        <w:spacing w:after="0" w:afterAutospacing="0" w:line="240" w:lineRule="auto"/>
        <w:rPr>
          <w:rFonts w:ascii="David" w:hAnsi="David" w:cs="David"/>
          <w:b/>
          <w:bCs/>
          <w:sz w:val="24"/>
          <w:szCs w:val="24"/>
          <w:rtl/>
        </w:rPr>
      </w:pPr>
    </w:p>
    <w:p w14:paraId="3F9FF248"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הננו מאשרים כי ידוע לנו שהאחריות לתשלום פרמיות הביטוח והשתתפות עצמית חלה על המתכנן בלבד, ובשום מקרה לא על אפ"י.</w:t>
      </w:r>
    </w:p>
    <w:p w14:paraId="761E975C" w14:textId="77777777" w:rsidR="00EF4F1C" w:rsidRPr="00EF4F1C" w:rsidRDefault="00EF4F1C" w:rsidP="00A11D74">
      <w:pPr>
        <w:spacing w:after="0" w:afterAutospacing="0" w:line="240" w:lineRule="auto"/>
        <w:rPr>
          <w:rFonts w:ascii="David" w:hAnsi="David" w:cs="David"/>
          <w:b/>
          <w:bCs/>
          <w:sz w:val="24"/>
          <w:szCs w:val="24"/>
          <w:rtl/>
        </w:rPr>
      </w:pPr>
    </w:p>
    <w:p w14:paraId="0EA19125"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הפרת תנאי הפוליסות על ידי הקבלן בתום לב לא תפגע בזכויות המזמין על פיהן.</w:t>
      </w:r>
    </w:p>
    <w:p w14:paraId="674A017F" w14:textId="77777777" w:rsidR="00EF4F1C" w:rsidRPr="00EF4F1C" w:rsidRDefault="00EF4F1C" w:rsidP="00A11D74">
      <w:pPr>
        <w:spacing w:after="0" w:afterAutospacing="0" w:line="240" w:lineRule="auto"/>
        <w:rPr>
          <w:rFonts w:ascii="David" w:hAnsi="David" w:cs="David"/>
          <w:b/>
          <w:bCs/>
          <w:sz w:val="24"/>
          <w:szCs w:val="24"/>
          <w:rtl/>
        </w:rPr>
      </w:pPr>
    </w:p>
    <w:p w14:paraId="1D2842CD"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2C9767E6" w14:textId="77777777" w:rsidR="00EF4F1C" w:rsidRPr="00EF4F1C" w:rsidRDefault="00EF4F1C" w:rsidP="00A11D74">
      <w:pPr>
        <w:spacing w:after="0" w:afterAutospacing="0" w:line="240" w:lineRule="auto"/>
        <w:rPr>
          <w:rFonts w:ascii="David" w:hAnsi="David" w:cs="David"/>
          <w:b/>
          <w:bCs/>
          <w:sz w:val="24"/>
          <w:szCs w:val="24"/>
          <w:rtl/>
        </w:rPr>
      </w:pPr>
    </w:p>
    <w:p w14:paraId="4779A996"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216BC0D4" w14:textId="77777777" w:rsidR="00EF4F1C" w:rsidRPr="00EF4F1C" w:rsidRDefault="00EF4F1C" w:rsidP="00A11D74">
      <w:pPr>
        <w:spacing w:after="0" w:afterAutospacing="0" w:line="240" w:lineRule="auto"/>
        <w:rPr>
          <w:rFonts w:ascii="David" w:hAnsi="David" w:cs="David"/>
          <w:b/>
          <w:bCs/>
          <w:sz w:val="24"/>
          <w:szCs w:val="24"/>
          <w:rtl/>
        </w:rPr>
      </w:pPr>
    </w:p>
    <w:p w14:paraId="3DD1369E"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הננו מתחייבים כי הביטוחים הנ"ל לא יבוטלו ולא יצומצמו במשך תקופת הביטוח, אלא בהודעה מראש של 60 יום לאפ"י, בכתב, בדואר רשום.</w:t>
      </w:r>
    </w:p>
    <w:p w14:paraId="1E292EAE" w14:textId="77777777" w:rsidR="00EF4F1C" w:rsidRPr="00EF4F1C" w:rsidRDefault="00EF4F1C" w:rsidP="00A11D74">
      <w:pPr>
        <w:spacing w:after="0" w:afterAutospacing="0" w:line="240" w:lineRule="auto"/>
        <w:rPr>
          <w:rFonts w:ascii="David" w:hAnsi="David" w:cs="David"/>
          <w:b/>
          <w:bCs/>
          <w:sz w:val="24"/>
          <w:szCs w:val="24"/>
          <w:rtl/>
        </w:rPr>
      </w:pPr>
    </w:p>
    <w:p w14:paraId="2CF0968A" w14:textId="77777777" w:rsidR="00EF4F1C" w:rsidRPr="00EF4F1C" w:rsidRDefault="00EF4F1C" w:rsidP="00A11D74">
      <w:pPr>
        <w:spacing w:after="0" w:afterAutospacing="0" w:line="240" w:lineRule="auto"/>
        <w:rPr>
          <w:rFonts w:ascii="David" w:hAnsi="David" w:cs="David"/>
          <w:b/>
          <w:bCs/>
          <w:sz w:val="24"/>
          <w:szCs w:val="24"/>
          <w:rtl/>
        </w:rPr>
      </w:pPr>
    </w:p>
    <w:p w14:paraId="24CBF0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אישורנו זה הינו בכפוף לתנאי פוליסות הביטוח המקוריות ולסייגיהן, עד כמה שלא שונו על פי האמור באישור זה.</w:t>
      </w:r>
    </w:p>
    <w:p w14:paraId="3EE91757" w14:textId="77777777" w:rsidR="00EF4F1C" w:rsidRPr="00EF4F1C" w:rsidRDefault="00EF4F1C" w:rsidP="00A11D74">
      <w:pPr>
        <w:spacing w:after="0" w:afterAutospacing="0" w:line="240" w:lineRule="auto"/>
        <w:rPr>
          <w:rFonts w:ascii="David" w:hAnsi="David" w:cs="David"/>
          <w:b/>
          <w:bCs/>
          <w:sz w:val="24"/>
          <w:szCs w:val="24"/>
          <w:rtl/>
        </w:rPr>
      </w:pPr>
    </w:p>
    <w:p w14:paraId="0F3140FF" w14:textId="77777777" w:rsidR="00EF4F1C" w:rsidRPr="00EF4F1C" w:rsidRDefault="00EF4F1C" w:rsidP="00A11D74">
      <w:pPr>
        <w:spacing w:after="0" w:afterAutospacing="0" w:line="240" w:lineRule="auto"/>
        <w:rPr>
          <w:rFonts w:ascii="David" w:hAnsi="David" w:cs="David"/>
          <w:b/>
          <w:bCs/>
          <w:sz w:val="24"/>
          <w:szCs w:val="24"/>
          <w:rtl/>
        </w:rPr>
      </w:pPr>
    </w:p>
    <w:p w14:paraId="6F9728B0" w14:textId="77777777" w:rsidR="00EF4F1C" w:rsidRPr="00EF4F1C" w:rsidRDefault="00EF4F1C" w:rsidP="00A11D74">
      <w:pPr>
        <w:spacing w:after="0" w:afterAutospacing="0" w:line="240" w:lineRule="auto"/>
        <w:rPr>
          <w:rFonts w:ascii="David" w:hAnsi="David" w:cs="David"/>
          <w:b/>
          <w:bCs/>
          <w:sz w:val="24"/>
          <w:szCs w:val="24"/>
          <w:rtl/>
        </w:rPr>
      </w:pPr>
    </w:p>
    <w:p w14:paraId="1500CEAB" w14:textId="77777777" w:rsidR="00EF4F1C" w:rsidRPr="00EF4F1C" w:rsidRDefault="00EF4F1C" w:rsidP="00A11D74">
      <w:pPr>
        <w:spacing w:after="0" w:afterAutospacing="0" w:line="240" w:lineRule="auto"/>
        <w:rPr>
          <w:rFonts w:ascii="David" w:hAnsi="David" w:cs="David"/>
          <w:b/>
          <w:bCs/>
          <w:sz w:val="24"/>
          <w:szCs w:val="24"/>
          <w:rtl/>
        </w:rPr>
      </w:pPr>
    </w:p>
    <w:p w14:paraId="5B052ACB" w14:textId="77777777" w:rsidR="00EF4F1C" w:rsidRPr="00EF4F1C" w:rsidRDefault="00EF4F1C" w:rsidP="00A11D74">
      <w:pPr>
        <w:spacing w:after="0" w:afterAutospacing="0" w:line="240" w:lineRule="auto"/>
        <w:rPr>
          <w:rFonts w:ascii="David" w:hAnsi="David" w:cs="David"/>
          <w:b/>
          <w:bCs/>
          <w:sz w:val="24"/>
          <w:szCs w:val="24"/>
          <w:rtl/>
        </w:rPr>
      </w:pPr>
    </w:p>
    <w:p w14:paraId="7047A22F" w14:textId="77777777" w:rsidR="00EF4F1C" w:rsidRPr="00EF4F1C" w:rsidRDefault="00EF4F1C" w:rsidP="00A11D74">
      <w:pPr>
        <w:spacing w:after="0" w:afterAutospacing="0" w:line="240" w:lineRule="auto"/>
        <w:rPr>
          <w:rFonts w:ascii="David" w:hAnsi="David" w:cs="David"/>
          <w:b/>
          <w:bCs/>
          <w:sz w:val="24"/>
          <w:szCs w:val="24"/>
          <w:rtl/>
        </w:rPr>
      </w:pPr>
    </w:p>
    <w:p w14:paraId="0725C942" w14:textId="77777777" w:rsidR="00EF4F1C" w:rsidRPr="00EF4F1C" w:rsidRDefault="00EF4F1C" w:rsidP="00A11D74">
      <w:pPr>
        <w:spacing w:after="0" w:afterAutospacing="0" w:line="240" w:lineRule="auto"/>
        <w:rPr>
          <w:rFonts w:ascii="David" w:hAnsi="David" w:cs="David"/>
          <w:b/>
          <w:bCs/>
          <w:sz w:val="24"/>
          <w:szCs w:val="24"/>
          <w:rtl/>
        </w:rPr>
      </w:pPr>
    </w:p>
    <w:p w14:paraId="4FA696E8" w14:textId="77777777" w:rsidR="00EF4F1C" w:rsidRPr="00EF4F1C" w:rsidRDefault="00EF4F1C" w:rsidP="00A11D74">
      <w:pPr>
        <w:spacing w:after="0" w:afterAutospacing="0" w:line="240" w:lineRule="auto"/>
        <w:rPr>
          <w:rFonts w:ascii="David" w:hAnsi="David" w:cs="David"/>
          <w:b/>
          <w:bCs/>
          <w:sz w:val="24"/>
          <w:szCs w:val="24"/>
          <w:rtl/>
        </w:rPr>
      </w:pPr>
    </w:p>
    <w:p w14:paraId="44F82962" w14:textId="77777777" w:rsidR="00EF4F1C" w:rsidRPr="00EF4F1C" w:rsidRDefault="00EF4F1C" w:rsidP="00A11D74">
      <w:pPr>
        <w:spacing w:after="0" w:afterAutospacing="0" w:line="240" w:lineRule="auto"/>
        <w:rPr>
          <w:rFonts w:ascii="David" w:hAnsi="David" w:cs="David"/>
          <w:b/>
          <w:bCs/>
          <w:sz w:val="24"/>
          <w:szCs w:val="24"/>
          <w:rtl/>
        </w:rPr>
      </w:pPr>
    </w:p>
    <w:p w14:paraId="7F586C0A" w14:textId="77777777" w:rsidR="00EF4F1C" w:rsidRPr="00EF4F1C" w:rsidRDefault="00EF4F1C" w:rsidP="00A11D74">
      <w:pPr>
        <w:spacing w:after="0" w:afterAutospacing="0" w:line="240" w:lineRule="auto"/>
        <w:rPr>
          <w:rFonts w:ascii="David" w:hAnsi="David" w:cs="David"/>
          <w:b/>
          <w:bCs/>
          <w:sz w:val="24"/>
          <w:szCs w:val="24"/>
          <w:rtl/>
        </w:rPr>
      </w:pPr>
    </w:p>
    <w:p w14:paraId="7E35BADC" w14:textId="77777777" w:rsidR="00EF4F1C" w:rsidRPr="00EF4F1C" w:rsidRDefault="00EF4F1C" w:rsidP="00A11D74">
      <w:pPr>
        <w:spacing w:after="0" w:afterAutospacing="0" w:line="240" w:lineRule="auto"/>
        <w:rPr>
          <w:rFonts w:ascii="David" w:hAnsi="David" w:cs="David"/>
          <w:b/>
          <w:bCs/>
          <w:sz w:val="24"/>
          <w:szCs w:val="24"/>
        </w:rPr>
      </w:pPr>
    </w:p>
    <w:p w14:paraId="6E4E74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______________</w:t>
      </w:r>
      <w:r w:rsidRPr="00EF4F1C">
        <w:rPr>
          <w:rFonts w:ascii="David" w:hAnsi="David" w:cs="David"/>
          <w:b/>
          <w:bCs/>
          <w:sz w:val="24"/>
          <w:szCs w:val="24"/>
          <w:rtl/>
        </w:rPr>
        <w:tab/>
        <w:t>______________</w:t>
      </w:r>
      <w:r w:rsidRPr="00EF4F1C">
        <w:rPr>
          <w:rFonts w:ascii="David" w:hAnsi="David" w:cs="David"/>
          <w:b/>
          <w:bCs/>
          <w:sz w:val="24"/>
          <w:szCs w:val="24"/>
          <w:rtl/>
        </w:rPr>
        <w:tab/>
        <w:t>______________</w:t>
      </w:r>
      <w:r w:rsidRPr="00EF4F1C">
        <w:rPr>
          <w:rFonts w:ascii="David" w:hAnsi="David" w:cs="David"/>
          <w:b/>
          <w:bCs/>
          <w:sz w:val="24"/>
          <w:szCs w:val="24"/>
          <w:rtl/>
        </w:rPr>
        <w:tab/>
        <w:t>______________</w:t>
      </w:r>
    </w:p>
    <w:p w14:paraId="52CE65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(חותמת המבטח)</w:t>
      </w:r>
      <w:r w:rsidRPr="00EF4F1C">
        <w:rPr>
          <w:rFonts w:ascii="David" w:hAnsi="David" w:cs="David"/>
          <w:b/>
          <w:bCs/>
          <w:sz w:val="24"/>
          <w:szCs w:val="24"/>
          <w:rtl/>
        </w:rPr>
        <w:tab/>
        <w:t>(חתימת המבטח)</w:t>
      </w:r>
      <w:r w:rsidRPr="00EF4F1C">
        <w:rPr>
          <w:rFonts w:ascii="David" w:hAnsi="David" w:cs="David"/>
          <w:b/>
          <w:bCs/>
          <w:sz w:val="24"/>
          <w:szCs w:val="24"/>
          <w:rtl/>
        </w:rPr>
        <w:tab/>
        <w:t>(שם החותם)</w:t>
      </w:r>
      <w:r w:rsidRPr="00EF4F1C">
        <w:rPr>
          <w:rFonts w:ascii="David" w:hAnsi="David" w:cs="David"/>
          <w:b/>
          <w:bCs/>
          <w:sz w:val="24"/>
          <w:szCs w:val="24"/>
          <w:rtl/>
        </w:rPr>
        <w:tab/>
      </w:r>
      <w:r w:rsidRPr="00EF4F1C">
        <w:rPr>
          <w:rFonts w:ascii="David" w:hAnsi="David" w:cs="David"/>
          <w:b/>
          <w:bCs/>
          <w:sz w:val="24"/>
          <w:szCs w:val="24"/>
          <w:rtl/>
        </w:rPr>
        <w:tab/>
        <w:t xml:space="preserve">(תפקיד החותם) </w:t>
      </w:r>
    </w:p>
    <w:p w14:paraId="530AB7DF" w14:textId="77777777" w:rsidR="00EF4F1C" w:rsidRPr="00EF4F1C" w:rsidRDefault="00EF4F1C" w:rsidP="00A11D74">
      <w:pPr>
        <w:spacing w:after="0" w:afterAutospacing="0" w:line="240" w:lineRule="auto"/>
        <w:rPr>
          <w:rFonts w:ascii="David" w:hAnsi="David" w:cs="David"/>
          <w:b/>
          <w:bCs/>
          <w:sz w:val="24"/>
          <w:szCs w:val="24"/>
          <w:rtl/>
        </w:rPr>
      </w:pPr>
    </w:p>
    <w:p w14:paraId="5D3CBCC7" w14:textId="77777777" w:rsidR="00EF4F1C" w:rsidRPr="00EF4F1C" w:rsidRDefault="00EF4F1C" w:rsidP="00A11D74">
      <w:pPr>
        <w:spacing w:after="0" w:afterAutospacing="0" w:line="240" w:lineRule="auto"/>
        <w:rPr>
          <w:rFonts w:ascii="David" w:hAnsi="David" w:cs="David"/>
          <w:b/>
          <w:bCs/>
          <w:sz w:val="24"/>
          <w:szCs w:val="24"/>
          <w:rtl/>
        </w:rPr>
      </w:pPr>
    </w:p>
    <w:p w14:paraId="7E23052B"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w:t>
      </w:r>
      <w:r w:rsidRPr="00EF4F1C">
        <w:rPr>
          <w:rFonts w:ascii="David" w:hAnsi="David" w:cs="David" w:hint="cs"/>
          <w:b/>
          <w:bCs/>
          <w:sz w:val="24"/>
          <w:szCs w:val="24"/>
          <w:u w:val="single"/>
          <w:rtl/>
        </w:rPr>
        <w:t>6</w:t>
      </w:r>
    </w:p>
    <w:p w14:paraId="208A2B86" w14:textId="77777777" w:rsidR="00EF4F1C" w:rsidRPr="00EF4F1C" w:rsidRDefault="00EF4F1C" w:rsidP="00A11D74">
      <w:pPr>
        <w:spacing w:after="0" w:afterAutospacing="0" w:line="240" w:lineRule="auto"/>
        <w:rPr>
          <w:rFonts w:ascii="David" w:hAnsi="David" w:cs="David"/>
          <w:b/>
          <w:bCs/>
          <w:sz w:val="24"/>
          <w:szCs w:val="24"/>
          <w:u w:val="single"/>
          <w:rtl/>
        </w:rPr>
      </w:pPr>
    </w:p>
    <w:p w14:paraId="6FB4728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נוהל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ביצוע</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עבודות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בחום</w:t>
      </w:r>
    </w:p>
    <w:p w14:paraId="789B278B" w14:textId="77777777" w:rsidR="00EF4F1C" w:rsidRPr="00EF4F1C" w:rsidRDefault="00EF4F1C" w:rsidP="00A11D74">
      <w:pPr>
        <w:spacing w:after="0" w:afterAutospacing="0" w:line="240" w:lineRule="auto"/>
        <w:rPr>
          <w:rFonts w:ascii="David" w:hAnsi="David" w:cs="David"/>
          <w:b/>
          <w:bCs/>
          <w:sz w:val="24"/>
          <w:szCs w:val="24"/>
          <w:rtl/>
        </w:rPr>
      </w:pPr>
    </w:p>
    <w:p w14:paraId="7348F2CF" w14:textId="77777777" w:rsidR="00EF4F1C" w:rsidRPr="00EF4F1C" w:rsidRDefault="00EF4F1C" w:rsidP="00A11D74">
      <w:pPr>
        <w:numPr>
          <w:ilvl w:val="0"/>
          <w:numId w:val="1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חומרי</w:t>
      </w:r>
      <w:r w:rsidRPr="00EF4F1C">
        <w:rPr>
          <w:rFonts w:ascii="David" w:hAnsi="David" w:cs="David"/>
          <w:b/>
          <w:bCs/>
          <w:sz w:val="24"/>
          <w:szCs w:val="24"/>
          <w:rtl/>
        </w:rPr>
        <w:t xml:space="preserve"> </w:t>
      </w:r>
      <w:r w:rsidRPr="00EF4F1C">
        <w:rPr>
          <w:rFonts w:ascii="David" w:hAnsi="David" w:cs="David" w:hint="eastAsia"/>
          <w:b/>
          <w:bCs/>
          <w:sz w:val="24"/>
          <w:szCs w:val="24"/>
          <w:rtl/>
        </w:rPr>
        <w:t>פסולת</w:t>
      </w:r>
      <w:r w:rsidRPr="00EF4F1C">
        <w:rPr>
          <w:rFonts w:ascii="David" w:hAnsi="David" w:cs="David"/>
          <w:b/>
          <w:bCs/>
          <w:sz w:val="24"/>
          <w:szCs w:val="24"/>
          <w:rtl/>
        </w:rPr>
        <w:t xml:space="preserve">, </w:t>
      </w:r>
      <w:r w:rsidRPr="00EF4F1C">
        <w:rPr>
          <w:rFonts w:ascii="David" w:hAnsi="David" w:cs="David" w:hint="eastAsia"/>
          <w:b/>
          <w:bCs/>
          <w:sz w:val="24"/>
          <w:szCs w:val="24"/>
          <w:rtl/>
        </w:rPr>
        <w:t>קופסאות</w:t>
      </w:r>
      <w:r w:rsidRPr="00EF4F1C">
        <w:rPr>
          <w:rFonts w:ascii="David" w:hAnsi="David" w:cs="David"/>
          <w:b/>
          <w:bCs/>
          <w:sz w:val="24"/>
          <w:szCs w:val="24"/>
          <w:rtl/>
        </w:rPr>
        <w:t xml:space="preserve"> </w:t>
      </w:r>
      <w:r w:rsidRPr="00EF4F1C">
        <w:rPr>
          <w:rFonts w:ascii="David" w:hAnsi="David" w:cs="David" w:hint="eastAsia"/>
          <w:b/>
          <w:bCs/>
          <w:sz w:val="24"/>
          <w:szCs w:val="24"/>
          <w:rtl/>
        </w:rPr>
        <w:t>ריקות</w:t>
      </w:r>
      <w:r w:rsidRPr="00EF4F1C">
        <w:rPr>
          <w:rFonts w:ascii="David" w:hAnsi="David" w:cs="David"/>
          <w:b/>
          <w:bCs/>
          <w:sz w:val="24"/>
          <w:szCs w:val="24"/>
          <w:rtl/>
        </w:rPr>
        <w:t xml:space="preserve">, </w:t>
      </w:r>
      <w:r w:rsidRPr="00EF4F1C">
        <w:rPr>
          <w:rFonts w:ascii="David" w:hAnsi="David" w:cs="David" w:hint="eastAsia"/>
          <w:b/>
          <w:bCs/>
          <w:sz w:val="24"/>
          <w:szCs w:val="24"/>
          <w:rtl/>
        </w:rPr>
        <w:t>ארגזים</w:t>
      </w:r>
      <w:r w:rsidRPr="00EF4F1C">
        <w:rPr>
          <w:rFonts w:ascii="David" w:hAnsi="David" w:cs="David"/>
          <w:b/>
          <w:bCs/>
          <w:sz w:val="24"/>
          <w:szCs w:val="24"/>
          <w:rtl/>
        </w:rPr>
        <w:t xml:space="preserve"> </w:t>
      </w:r>
      <w:r w:rsidRPr="00EF4F1C">
        <w:rPr>
          <w:rFonts w:ascii="David" w:hAnsi="David" w:cs="David" w:hint="eastAsia"/>
          <w:b/>
          <w:bCs/>
          <w:sz w:val="24"/>
          <w:szCs w:val="24"/>
          <w:rtl/>
        </w:rPr>
        <w:t>ופסולת</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ונייר</w:t>
      </w:r>
      <w:r w:rsidRPr="00EF4F1C">
        <w:rPr>
          <w:rFonts w:ascii="David" w:hAnsi="David" w:cs="David"/>
          <w:b/>
          <w:bCs/>
          <w:sz w:val="24"/>
          <w:szCs w:val="24"/>
          <w:rtl/>
        </w:rPr>
        <w:t xml:space="preserve"> </w:t>
      </w:r>
      <w:r w:rsidRPr="00EF4F1C">
        <w:rPr>
          <w:rFonts w:ascii="David" w:hAnsi="David" w:cs="David" w:hint="eastAsia"/>
          <w:b/>
          <w:bCs/>
          <w:sz w:val="24"/>
          <w:szCs w:val="24"/>
          <w:rtl/>
        </w:rPr>
        <w:t>יסולקו</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המבנים</w:t>
      </w:r>
      <w:r w:rsidRPr="00EF4F1C">
        <w:rPr>
          <w:rFonts w:ascii="David" w:hAnsi="David" w:cs="David"/>
          <w:b/>
          <w:bCs/>
          <w:sz w:val="24"/>
          <w:szCs w:val="24"/>
          <w:rtl/>
        </w:rPr>
        <w:t xml:space="preserve"> </w:t>
      </w:r>
      <w:r w:rsidRPr="00EF4F1C">
        <w:rPr>
          <w:rFonts w:ascii="David" w:hAnsi="David" w:cs="David" w:hint="eastAsia"/>
          <w:b/>
          <w:bCs/>
          <w:sz w:val="24"/>
          <w:szCs w:val="24"/>
          <w:rtl/>
        </w:rPr>
        <w:t>מדי</w:t>
      </w:r>
      <w:r w:rsidRPr="00EF4F1C">
        <w:rPr>
          <w:rFonts w:ascii="David" w:hAnsi="David" w:cs="David"/>
          <w:b/>
          <w:bCs/>
          <w:sz w:val="24"/>
          <w:szCs w:val="24"/>
          <w:rtl/>
        </w:rPr>
        <w:t xml:space="preserve"> </w:t>
      </w:r>
      <w:r w:rsidRPr="00EF4F1C">
        <w:rPr>
          <w:rFonts w:ascii="David" w:hAnsi="David" w:cs="David" w:hint="eastAsia"/>
          <w:b/>
          <w:bCs/>
          <w:sz w:val="24"/>
          <w:szCs w:val="24"/>
          <w:rtl/>
        </w:rPr>
        <w:t>יום</w:t>
      </w:r>
      <w:r w:rsidRPr="00EF4F1C">
        <w:rPr>
          <w:rFonts w:ascii="David" w:hAnsi="David" w:cs="David"/>
          <w:b/>
          <w:bCs/>
          <w:sz w:val="24"/>
          <w:szCs w:val="24"/>
          <w:rtl/>
        </w:rPr>
        <w:t xml:space="preserve"> </w:t>
      </w:r>
      <w:r w:rsidRPr="00EF4F1C">
        <w:rPr>
          <w:rFonts w:ascii="David" w:hAnsi="David" w:cs="David" w:hint="eastAsia"/>
          <w:b/>
          <w:bCs/>
          <w:sz w:val="24"/>
          <w:szCs w:val="24"/>
          <w:rtl/>
        </w:rPr>
        <w:t>ויאוחסנו</w:t>
      </w:r>
      <w:r w:rsidRPr="00EF4F1C">
        <w:rPr>
          <w:rFonts w:ascii="David" w:hAnsi="David" w:cs="David"/>
          <w:b/>
          <w:bCs/>
          <w:sz w:val="24"/>
          <w:szCs w:val="24"/>
          <w:rtl/>
        </w:rPr>
        <w:t xml:space="preserve"> </w:t>
      </w:r>
      <w:r w:rsidRPr="00EF4F1C">
        <w:rPr>
          <w:rFonts w:ascii="David" w:hAnsi="David" w:cs="David" w:hint="eastAsia"/>
          <w:b/>
          <w:bCs/>
          <w:sz w:val="24"/>
          <w:szCs w:val="24"/>
          <w:rtl/>
        </w:rPr>
        <w:t>במרחק</w:t>
      </w:r>
      <w:r w:rsidRPr="00EF4F1C">
        <w:rPr>
          <w:rFonts w:ascii="David" w:hAnsi="David" w:cs="David"/>
          <w:b/>
          <w:bCs/>
          <w:sz w:val="24"/>
          <w:szCs w:val="24"/>
          <w:rtl/>
        </w:rPr>
        <w:t xml:space="preserve"> </w:t>
      </w:r>
      <w:r w:rsidRPr="00EF4F1C">
        <w:rPr>
          <w:rFonts w:ascii="David" w:hAnsi="David" w:cs="David" w:hint="eastAsia"/>
          <w:b/>
          <w:bCs/>
          <w:sz w:val="24"/>
          <w:szCs w:val="24"/>
          <w:rtl/>
        </w:rPr>
        <w:t>בטוח</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p>
    <w:p w14:paraId="5097DE04" w14:textId="77777777" w:rsidR="00EF4F1C" w:rsidRPr="00EF4F1C" w:rsidRDefault="00EF4F1C" w:rsidP="00A11D74">
      <w:pPr>
        <w:numPr>
          <w:ilvl w:val="0"/>
          <w:numId w:val="14"/>
        </w:num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xml:space="preserve">" </w:t>
      </w:r>
      <w:r w:rsidRPr="00EF4F1C">
        <w:rPr>
          <w:rFonts w:ascii="David" w:hAnsi="David" w:cs="David" w:hint="eastAsia"/>
          <w:b/>
          <w:bCs/>
          <w:sz w:val="24"/>
          <w:szCs w:val="24"/>
          <w:rtl/>
        </w:rPr>
        <w:t>בתחום</w:t>
      </w:r>
      <w:r w:rsidRPr="00EF4F1C">
        <w:rPr>
          <w:rFonts w:ascii="David" w:hAnsi="David" w:cs="David"/>
          <w:b/>
          <w:bCs/>
          <w:sz w:val="24"/>
          <w:szCs w:val="24"/>
          <w:rtl/>
        </w:rPr>
        <w:t xml:space="preserve"> </w:t>
      </w:r>
      <w:r w:rsidRPr="00EF4F1C">
        <w:rPr>
          <w:rFonts w:ascii="David" w:hAnsi="David" w:cs="David" w:hint="eastAsia"/>
          <w:b/>
          <w:bCs/>
          <w:sz w:val="24"/>
          <w:szCs w:val="24"/>
          <w:rtl/>
        </w:rPr>
        <w:t>אתר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ברדיוס</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rPr>
        <w:t>10</w:t>
      </w:r>
      <w:r w:rsidRPr="00EF4F1C">
        <w:rPr>
          <w:rFonts w:ascii="David" w:hAnsi="David" w:cs="David"/>
          <w:b/>
          <w:bCs/>
          <w:sz w:val="24"/>
          <w:szCs w:val="24"/>
          <w:rtl/>
        </w:rPr>
        <w:t xml:space="preserve"> </w:t>
      </w:r>
      <w:r w:rsidRPr="00EF4F1C">
        <w:rPr>
          <w:rFonts w:ascii="David" w:hAnsi="David" w:cs="David" w:hint="eastAsia"/>
          <w:b/>
          <w:bCs/>
          <w:sz w:val="24"/>
          <w:szCs w:val="24"/>
          <w:rtl/>
        </w:rPr>
        <w:t>מטר</w:t>
      </w:r>
      <w:r w:rsidRPr="00EF4F1C">
        <w:rPr>
          <w:rFonts w:ascii="David" w:hAnsi="David" w:cs="David"/>
          <w:b/>
          <w:bCs/>
          <w:sz w:val="24"/>
          <w:szCs w:val="24"/>
          <w:rtl/>
        </w:rPr>
        <w:t xml:space="preserve"> </w:t>
      </w:r>
      <w:r w:rsidRPr="00EF4F1C">
        <w:rPr>
          <w:rFonts w:ascii="David" w:hAnsi="David" w:cs="David" w:hint="eastAsia"/>
          <w:b/>
          <w:bCs/>
          <w:sz w:val="24"/>
          <w:szCs w:val="24"/>
          <w:rtl/>
        </w:rPr>
        <w:t>מחומר</w:t>
      </w:r>
      <w:r w:rsidRPr="00EF4F1C">
        <w:rPr>
          <w:rFonts w:ascii="David" w:hAnsi="David" w:cs="David"/>
          <w:b/>
          <w:bCs/>
          <w:sz w:val="24"/>
          <w:szCs w:val="24"/>
          <w:rtl/>
        </w:rPr>
        <w:t xml:space="preserve"> </w:t>
      </w:r>
      <w:r w:rsidRPr="00EF4F1C">
        <w:rPr>
          <w:rFonts w:ascii="David" w:hAnsi="David" w:cs="David" w:hint="eastAsia"/>
          <w:b/>
          <w:bCs/>
          <w:sz w:val="24"/>
          <w:szCs w:val="24"/>
          <w:rtl/>
        </w:rPr>
        <w:t>דליק</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לנוהל</w:t>
      </w:r>
      <w:r w:rsidRPr="00EF4F1C">
        <w:rPr>
          <w:rFonts w:ascii="David" w:hAnsi="David" w:cs="David"/>
          <w:b/>
          <w:bCs/>
          <w:sz w:val="24"/>
          <w:szCs w:val="24"/>
          <w:rtl/>
        </w:rPr>
        <w:t xml:space="preserve"> </w:t>
      </w:r>
      <w:r w:rsidRPr="00EF4F1C">
        <w:rPr>
          <w:rFonts w:ascii="David" w:hAnsi="David" w:cs="David" w:hint="eastAsia"/>
          <w:b/>
          <w:bCs/>
          <w:sz w:val="24"/>
          <w:szCs w:val="24"/>
          <w:rtl/>
        </w:rPr>
        <w:t>המפורט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6D2D322A"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המונח</w:t>
      </w:r>
      <w:r w:rsidRPr="00EF4F1C">
        <w:rPr>
          <w:rFonts w:ascii="David" w:hAnsi="David" w:cs="David"/>
          <w:b/>
          <w:bCs/>
          <w:sz w:val="24"/>
          <w:szCs w:val="24"/>
          <w:rtl/>
        </w:rPr>
        <w:t xml:space="preserve"> "עבודות בחום" פירושו: ביצוע עבודות כלשהן תוך כדי </w:t>
      </w:r>
      <w:r w:rsidRPr="00EF4F1C">
        <w:rPr>
          <w:rFonts w:ascii="David" w:hAnsi="David" w:cs="David" w:hint="cs"/>
          <w:b/>
          <w:bCs/>
          <w:sz w:val="24"/>
          <w:szCs w:val="24"/>
          <w:rtl/>
        </w:rPr>
        <w:t>שימוש</w:t>
      </w:r>
      <w:r w:rsidRPr="00EF4F1C">
        <w:rPr>
          <w:rFonts w:ascii="David" w:hAnsi="David" w:cs="David"/>
          <w:b/>
          <w:bCs/>
          <w:sz w:val="24"/>
          <w:szCs w:val="24"/>
          <w:rtl/>
        </w:rPr>
        <w:t xml:space="preserve"> בריתוך ו/או חיתוך בחום ו/או תוך שימוש באש גלויה.</w:t>
      </w:r>
    </w:p>
    <w:p w14:paraId="79EA78FB"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קבלן או קבלן מ</w:t>
      </w:r>
      <w:r w:rsidRPr="00EF4F1C">
        <w:rPr>
          <w:rFonts w:ascii="David" w:hAnsi="David" w:cs="David" w:hint="eastAsia"/>
          <w:b/>
          <w:bCs/>
          <w:sz w:val="24"/>
          <w:szCs w:val="24"/>
          <w:rtl/>
        </w:rPr>
        <w:t>שנה</w:t>
      </w:r>
      <w:r w:rsidRPr="00EF4F1C">
        <w:rPr>
          <w:rFonts w:ascii="David" w:hAnsi="David" w:cs="David"/>
          <w:b/>
          <w:bCs/>
          <w:sz w:val="24"/>
          <w:szCs w:val="24"/>
          <w:rtl/>
        </w:rPr>
        <w:t xml:space="preserve"> אשר ביצוע עבודותיו כרוך ב"עבודו</w:t>
      </w:r>
      <w:r w:rsidRPr="00EF4F1C">
        <w:rPr>
          <w:rFonts w:ascii="David" w:hAnsi="David" w:cs="David" w:hint="eastAsia"/>
          <w:b/>
          <w:bCs/>
          <w:sz w:val="24"/>
          <w:szCs w:val="24"/>
          <w:rtl/>
        </w:rPr>
        <w:t>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ימנה אח</w:t>
      </w:r>
      <w:r w:rsidRPr="00EF4F1C">
        <w:rPr>
          <w:rFonts w:ascii="David" w:hAnsi="David" w:cs="David" w:hint="eastAsia"/>
          <w:b/>
          <w:bCs/>
          <w:sz w:val="24"/>
          <w:szCs w:val="24"/>
          <w:rtl/>
        </w:rPr>
        <w:t>ראי</w:t>
      </w:r>
      <w:r w:rsidRPr="00EF4F1C">
        <w:rPr>
          <w:rFonts w:ascii="David" w:hAnsi="David" w:cs="David"/>
          <w:b/>
          <w:bCs/>
          <w:sz w:val="24"/>
          <w:szCs w:val="24"/>
          <w:rtl/>
        </w:rPr>
        <w:t xml:space="preserve"> (לה</w:t>
      </w:r>
      <w:r w:rsidRPr="00EF4F1C">
        <w:rPr>
          <w:rFonts w:ascii="David" w:hAnsi="David" w:cs="David" w:hint="eastAsia"/>
          <w:b/>
          <w:bCs/>
          <w:sz w:val="24"/>
          <w:szCs w:val="24"/>
          <w:rtl/>
        </w:rPr>
        <w:t>לן</w:t>
      </w:r>
      <w:r w:rsidRPr="00EF4F1C">
        <w:rPr>
          <w:rFonts w:ascii="David" w:hAnsi="David" w:cs="David"/>
          <w:b/>
          <w:bCs/>
          <w:sz w:val="24"/>
          <w:szCs w:val="24"/>
          <w:rtl/>
        </w:rPr>
        <w:t>: "</w:t>
      </w:r>
      <w:r w:rsidRPr="00EF4F1C">
        <w:rPr>
          <w:rFonts w:ascii="David" w:hAnsi="David" w:cs="David" w:hint="eastAsia"/>
          <w:b/>
          <w:bCs/>
          <w:sz w:val="24"/>
          <w:szCs w:val="24"/>
          <w:rtl/>
        </w:rPr>
        <w:t>האחראי</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חובתו</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בנוהל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33301B9D" w14:textId="77777777" w:rsidR="00EF4F1C" w:rsidRPr="00EF4F1C" w:rsidRDefault="00EF4F1C" w:rsidP="00A11D74">
      <w:pPr>
        <w:numPr>
          <w:ilvl w:val="1"/>
          <w:numId w:val="3"/>
        </w:numPr>
        <w:spacing w:after="0" w:afterAutospacing="0" w:line="240" w:lineRule="auto"/>
        <w:rPr>
          <w:rFonts w:ascii="David" w:hAnsi="David" w:cs="David"/>
          <w:b/>
          <w:bCs/>
          <w:sz w:val="24"/>
          <w:szCs w:val="24"/>
        </w:rPr>
      </w:pPr>
      <w:r w:rsidRPr="00EF4F1C">
        <w:rPr>
          <w:rFonts w:ascii="David" w:hAnsi="David" w:cs="David" w:hint="cs"/>
          <w:b/>
          <w:bCs/>
          <w:sz w:val="24"/>
          <w:szCs w:val="24"/>
          <w:rtl/>
        </w:rPr>
        <w:t>בטרם</w:t>
      </w:r>
      <w:r w:rsidRPr="00EF4F1C">
        <w:rPr>
          <w:rFonts w:ascii="David" w:hAnsi="David" w:cs="David"/>
          <w:b/>
          <w:bCs/>
          <w:sz w:val="24"/>
          <w:szCs w:val="24"/>
          <w:rtl/>
        </w:rPr>
        <w:t xml:space="preserve"> תחילת ביצוע עבודות כלשהן בחום יסייר האחראי בשטח המיועד לביצוע העבו</w:t>
      </w:r>
      <w:r w:rsidRPr="00EF4F1C">
        <w:rPr>
          <w:rFonts w:ascii="David" w:hAnsi="David" w:cs="David" w:hint="cs"/>
          <w:b/>
          <w:bCs/>
          <w:sz w:val="24"/>
          <w:szCs w:val="24"/>
          <w:rtl/>
        </w:rPr>
        <w:t>דות</w:t>
      </w:r>
      <w:r w:rsidRPr="00EF4F1C">
        <w:rPr>
          <w:rFonts w:ascii="David" w:hAnsi="David" w:cs="David"/>
          <w:b/>
          <w:bCs/>
          <w:sz w:val="24"/>
          <w:szCs w:val="24"/>
          <w:rtl/>
        </w:rPr>
        <w:t xml:space="preserve"> בחום ויוודא הרחקת חומרים דליקים מכל סוג ברדיוס </w:t>
      </w:r>
      <w:r w:rsidRPr="00EF4F1C">
        <w:rPr>
          <w:rFonts w:ascii="David" w:hAnsi="David" w:cs="David" w:hint="cs"/>
          <w:b/>
          <w:bCs/>
          <w:sz w:val="24"/>
          <w:szCs w:val="24"/>
          <w:rtl/>
        </w:rPr>
        <w:t>של</w:t>
      </w:r>
      <w:r w:rsidRPr="00EF4F1C">
        <w:rPr>
          <w:rFonts w:ascii="David" w:hAnsi="David" w:cs="David"/>
          <w:b/>
          <w:bCs/>
          <w:sz w:val="24"/>
          <w:szCs w:val="24"/>
          <w:rtl/>
        </w:rPr>
        <w:t xml:space="preserve"> 10 מטר </w:t>
      </w:r>
      <w:r w:rsidRPr="00EF4F1C">
        <w:rPr>
          <w:rFonts w:ascii="David" w:hAnsi="David" w:cs="David" w:hint="cs"/>
          <w:b/>
          <w:bCs/>
          <w:sz w:val="24"/>
          <w:szCs w:val="24"/>
          <w:rtl/>
        </w:rPr>
        <w:t>לפחות</w:t>
      </w:r>
      <w:r w:rsidRPr="00EF4F1C">
        <w:rPr>
          <w:rFonts w:ascii="David" w:hAnsi="David" w:cs="David"/>
          <w:b/>
          <w:bCs/>
          <w:sz w:val="24"/>
          <w:szCs w:val="24"/>
          <w:rtl/>
        </w:rPr>
        <w:t xml:space="preserve"> ממקום ביצוע העבודות בחום, כאשר חפצים דליקים קבועים, אשר אינם ניתנים להזזה, יכוסו במעטה </w:t>
      </w:r>
      <w:r w:rsidRPr="00EF4F1C">
        <w:rPr>
          <w:rFonts w:ascii="David" w:hAnsi="David" w:cs="David" w:hint="cs"/>
          <w:b/>
          <w:bCs/>
          <w:sz w:val="24"/>
          <w:szCs w:val="24"/>
          <w:rtl/>
        </w:rPr>
        <w:t>בלתי</w:t>
      </w:r>
      <w:r w:rsidRPr="00EF4F1C">
        <w:rPr>
          <w:rFonts w:ascii="David" w:hAnsi="David" w:cs="David"/>
          <w:b/>
          <w:bCs/>
          <w:sz w:val="24"/>
          <w:szCs w:val="24"/>
          <w:rtl/>
        </w:rPr>
        <w:t xml:space="preserve"> דליק.</w:t>
      </w:r>
    </w:p>
    <w:p w14:paraId="57A01533"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האחראי</w:t>
      </w:r>
      <w:r w:rsidRPr="00EF4F1C">
        <w:rPr>
          <w:rFonts w:ascii="David" w:hAnsi="David" w:cs="David"/>
          <w:b/>
          <w:bCs/>
          <w:sz w:val="24"/>
          <w:szCs w:val="24"/>
          <w:rtl/>
        </w:rPr>
        <w:t xml:space="preserve"> ימנה אדם אשר ישמש כצופה אש (להל</w:t>
      </w:r>
      <w:r w:rsidRPr="00EF4F1C">
        <w:rPr>
          <w:rFonts w:ascii="David" w:hAnsi="David" w:cs="David" w:hint="cs"/>
          <w:b/>
          <w:bCs/>
          <w:sz w:val="24"/>
          <w:szCs w:val="24"/>
          <w:rtl/>
        </w:rPr>
        <w:t>ן</w:t>
      </w:r>
      <w:r w:rsidRPr="00EF4F1C">
        <w:rPr>
          <w:rFonts w:ascii="David" w:hAnsi="David" w:cs="David"/>
          <w:b/>
          <w:bCs/>
          <w:sz w:val="24"/>
          <w:szCs w:val="24"/>
          <w:rtl/>
        </w:rPr>
        <w:t>: "</w:t>
      </w:r>
      <w:r w:rsidRPr="00EF4F1C">
        <w:rPr>
          <w:rFonts w:ascii="David" w:hAnsi="David" w:cs="David" w:hint="cs"/>
          <w:b/>
          <w:bCs/>
          <w:sz w:val="24"/>
          <w:szCs w:val="24"/>
          <w:rtl/>
        </w:rPr>
        <w:t>צופה</w:t>
      </w:r>
      <w:r w:rsidRPr="00EF4F1C">
        <w:rPr>
          <w:rFonts w:ascii="David" w:hAnsi="David" w:cs="David"/>
          <w:b/>
          <w:bCs/>
          <w:sz w:val="24"/>
          <w:szCs w:val="24"/>
          <w:rtl/>
        </w:rPr>
        <w:t xml:space="preserve"> האש") המצויד </w:t>
      </w:r>
      <w:r w:rsidRPr="00EF4F1C">
        <w:rPr>
          <w:rFonts w:ascii="David" w:hAnsi="David" w:cs="David" w:hint="cs"/>
          <w:b/>
          <w:bCs/>
          <w:sz w:val="24"/>
          <w:szCs w:val="24"/>
          <w:rtl/>
        </w:rPr>
        <w:t>באמצעי</w:t>
      </w:r>
      <w:r w:rsidRPr="00EF4F1C">
        <w:rPr>
          <w:rFonts w:ascii="David" w:hAnsi="David" w:cs="David"/>
          <w:b/>
          <w:bCs/>
          <w:sz w:val="24"/>
          <w:szCs w:val="24"/>
          <w:rtl/>
        </w:rPr>
        <w:t xml:space="preserve">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335A2417"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צופה</w:t>
      </w:r>
      <w:r w:rsidRPr="00EF4F1C">
        <w:rPr>
          <w:rFonts w:ascii="David" w:hAnsi="David" w:cs="David"/>
          <w:b/>
          <w:bCs/>
          <w:sz w:val="24"/>
          <w:szCs w:val="24"/>
          <w:rtl/>
        </w:rPr>
        <w:t xml:space="preserve"> האש יהיה נוכח במקום ביצוע העבודות בחום ה</w:t>
      </w:r>
      <w:r w:rsidRPr="00EF4F1C">
        <w:rPr>
          <w:rFonts w:ascii="David" w:hAnsi="David" w:cs="David" w:hint="cs"/>
          <w:b/>
          <w:bCs/>
          <w:sz w:val="24"/>
          <w:szCs w:val="24"/>
          <w:rtl/>
        </w:rPr>
        <w:t>חל</w:t>
      </w:r>
      <w:r w:rsidRPr="00EF4F1C">
        <w:rPr>
          <w:rFonts w:ascii="David" w:hAnsi="David" w:cs="David"/>
          <w:b/>
          <w:bCs/>
          <w:sz w:val="24"/>
          <w:szCs w:val="24"/>
          <w:rtl/>
        </w:rPr>
        <w:t xml:space="preserve"> מ</w:t>
      </w:r>
      <w:r w:rsidRPr="00EF4F1C">
        <w:rPr>
          <w:rFonts w:ascii="David" w:hAnsi="David" w:cs="David" w:hint="cs"/>
          <w:b/>
          <w:bCs/>
          <w:sz w:val="24"/>
          <w:szCs w:val="24"/>
          <w:rtl/>
        </w:rPr>
        <w:t>תחילת</w:t>
      </w:r>
      <w:r w:rsidRPr="00EF4F1C">
        <w:rPr>
          <w:rFonts w:ascii="David" w:hAnsi="David" w:cs="David"/>
          <w:b/>
          <w:bCs/>
          <w:sz w:val="24"/>
          <w:szCs w:val="24"/>
          <w:rtl/>
        </w:rPr>
        <w:t xml:space="preserve"> ביצוען וע</w:t>
      </w:r>
      <w:r w:rsidRPr="00EF4F1C">
        <w:rPr>
          <w:rFonts w:ascii="David" w:hAnsi="David" w:cs="David" w:hint="cs"/>
          <w:b/>
          <w:bCs/>
          <w:sz w:val="24"/>
          <w:szCs w:val="24"/>
          <w:rtl/>
        </w:rPr>
        <w:t>ד</w:t>
      </w:r>
      <w:r w:rsidRPr="00EF4F1C">
        <w:rPr>
          <w:rFonts w:ascii="David" w:hAnsi="David" w:cs="David"/>
          <w:b/>
          <w:bCs/>
          <w:sz w:val="24"/>
          <w:szCs w:val="24"/>
          <w:rtl/>
        </w:rPr>
        <w:t xml:space="preserve"> לתום לפחות 30 דקות לאחר סיומן, על מנת לוודא כי לא נותרו כל מקורות הת</w:t>
      </w:r>
      <w:r w:rsidRPr="00EF4F1C">
        <w:rPr>
          <w:rFonts w:ascii="David" w:hAnsi="David" w:cs="David" w:hint="cs"/>
          <w:b/>
          <w:bCs/>
          <w:sz w:val="24"/>
          <w:szCs w:val="24"/>
          <w:rtl/>
        </w:rPr>
        <w:t>לקחות</w:t>
      </w:r>
      <w:r w:rsidRPr="00EF4F1C">
        <w:rPr>
          <w:rFonts w:ascii="David" w:hAnsi="David" w:cs="David"/>
          <w:b/>
          <w:bCs/>
          <w:sz w:val="24"/>
          <w:szCs w:val="24"/>
          <w:rtl/>
        </w:rPr>
        <w:t>.</w:t>
      </w:r>
    </w:p>
    <w:p w14:paraId="242742AD" w14:textId="77777777" w:rsidR="00EF4F1C" w:rsidRPr="00EF4F1C" w:rsidRDefault="00EF4F1C" w:rsidP="00A11D74">
      <w:pPr>
        <w:spacing w:after="0" w:afterAutospacing="0" w:line="240" w:lineRule="auto"/>
        <w:rPr>
          <w:rFonts w:ascii="David" w:hAnsi="David" w:cs="David"/>
          <w:b/>
          <w:bCs/>
          <w:sz w:val="24"/>
          <w:szCs w:val="24"/>
          <w:u w:val="single"/>
          <w:rtl/>
        </w:rPr>
      </w:pPr>
    </w:p>
    <w:p w14:paraId="1135A2C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3.1.20</w:t>
      </w:r>
    </w:p>
    <w:p w14:paraId="51B3053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הסכם לביצוע שינויים בין הקבלן לרוכשים</w:t>
      </w:r>
    </w:p>
    <w:p w14:paraId="5BDBBCAF" w14:textId="77777777" w:rsidR="00EF4F1C" w:rsidRPr="00EF4F1C" w:rsidRDefault="00EF4F1C" w:rsidP="00A11D74">
      <w:pPr>
        <w:spacing w:after="0" w:afterAutospacing="0" w:line="240" w:lineRule="auto"/>
        <w:rPr>
          <w:rFonts w:ascii="David" w:hAnsi="David" w:cs="David"/>
          <w:b/>
          <w:bCs/>
          <w:sz w:val="24"/>
          <w:szCs w:val="24"/>
          <w:rtl/>
        </w:rPr>
      </w:pPr>
    </w:p>
    <w:p w14:paraId="17E27E23" w14:textId="77777777" w:rsidR="00EF4F1C" w:rsidRPr="00EF4F1C" w:rsidRDefault="00EF4F1C" w:rsidP="00A11D74">
      <w:pPr>
        <w:spacing w:after="0" w:afterAutospacing="0" w:line="240" w:lineRule="auto"/>
        <w:rPr>
          <w:rFonts w:ascii="David" w:hAnsi="David" w:cs="David"/>
          <w:b/>
          <w:bCs/>
          <w:sz w:val="24"/>
          <w:szCs w:val="24"/>
          <w:rtl/>
        </w:rPr>
      </w:pPr>
    </w:p>
    <w:p w14:paraId="670DC2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15DE504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דניה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סיבוס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בע</w:t>
      </w:r>
      <w:r w:rsidRPr="00EF4F1C">
        <w:rPr>
          <w:rFonts w:ascii="David" w:hAnsi="David" w:cs="David"/>
          <w:b/>
          <w:bCs/>
          <w:sz w:val="24"/>
          <w:szCs w:val="24"/>
          <w:u w:val="single"/>
          <w:rtl/>
        </w:rPr>
        <w:t>"</w:t>
      </w:r>
      <w:r w:rsidRPr="00EF4F1C">
        <w:rPr>
          <w:rFonts w:ascii="David" w:hAnsi="David" w:cs="David" w:hint="eastAsia"/>
          <w:b/>
          <w:bCs/>
          <w:sz w:val="24"/>
          <w:szCs w:val="24"/>
          <w:u w:val="single"/>
          <w:rtl/>
        </w:rPr>
        <w:t>מ</w:t>
      </w:r>
    </w:p>
    <w:p w14:paraId="0CBA5BC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              </w:t>
      </w:r>
    </w:p>
    <w:p w14:paraId="6460C7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 xml:space="preserve">              </w:t>
      </w:r>
    </w:p>
    <w:p w14:paraId="6FD349C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17C238ED" w14:textId="77777777" w:rsidR="00EF4F1C" w:rsidRPr="00EF4F1C" w:rsidRDefault="00EF4F1C" w:rsidP="00A11D74">
      <w:pPr>
        <w:spacing w:after="0" w:afterAutospacing="0" w:line="240" w:lineRule="auto"/>
        <w:rPr>
          <w:rFonts w:ascii="David" w:hAnsi="David" w:cs="David"/>
          <w:b/>
          <w:bCs/>
          <w:sz w:val="24"/>
          <w:szCs w:val="24"/>
          <w:rtl/>
        </w:rPr>
      </w:pPr>
    </w:p>
    <w:p w14:paraId="110EA9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 </w:t>
      </w:r>
      <w:r w:rsidRPr="00EF4F1C">
        <w:rPr>
          <w:rFonts w:ascii="David" w:hAnsi="David" w:cs="David" w:hint="eastAsia"/>
          <w:b/>
          <w:bCs/>
          <w:sz w:val="24"/>
          <w:szCs w:val="24"/>
          <w:u w:val="single"/>
          <w:rtl/>
        </w:rPr>
        <w:t>דירה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בבניין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סביוני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השרון</w:t>
      </w:r>
    </w:p>
    <w:p w14:paraId="7A8F1F11" w14:textId="77777777" w:rsidR="00EF4F1C" w:rsidRPr="00EF4F1C" w:rsidRDefault="00EF4F1C" w:rsidP="00A11D74">
      <w:pPr>
        <w:spacing w:after="0" w:afterAutospacing="0" w:line="240" w:lineRule="auto"/>
        <w:rPr>
          <w:rFonts w:ascii="David" w:hAnsi="David" w:cs="David"/>
          <w:b/>
          <w:bCs/>
          <w:sz w:val="24"/>
          <w:szCs w:val="24"/>
          <w:rtl/>
        </w:rPr>
      </w:pPr>
    </w:p>
    <w:p w14:paraId="5FA7C03E" w14:textId="77777777" w:rsidR="00EF4F1C" w:rsidRPr="00EF4F1C" w:rsidRDefault="00EF4F1C" w:rsidP="00A11D74">
      <w:pPr>
        <w:spacing w:after="0" w:afterAutospacing="0" w:line="240" w:lineRule="auto"/>
        <w:rPr>
          <w:rFonts w:ascii="David" w:hAnsi="David" w:cs="David"/>
          <w:b/>
          <w:bCs/>
          <w:sz w:val="24"/>
          <w:szCs w:val="24"/>
          <w:rtl/>
        </w:rPr>
      </w:pPr>
    </w:p>
    <w:p w14:paraId="4186E8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הקונים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שבנדון</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____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מבקשים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ותוספות</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בהזמנה</w:t>
      </w:r>
      <w:r w:rsidRPr="00EF4F1C">
        <w:rPr>
          <w:rFonts w:ascii="David" w:hAnsi="David" w:cs="David"/>
          <w:b/>
          <w:bCs/>
          <w:sz w:val="24"/>
          <w:szCs w:val="24"/>
          <w:rtl/>
        </w:rPr>
        <w:t xml:space="preserve"> </w:t>
      </w:r>
      <w:r w:rsidRPr="00EF4F1C">
        <w:rPr>
          <w:rFonts w:ascii="David" w:hAnsi="David" w:cs="David" w:hint="eastAsia"/>
          <w:b/>
          <w:bCs/>
          <w:sz w:val="24"/>
          <w:szCs w:val="24"/>
          <w:rtl/>
        </w:rPr>
        <w:t>המצורפת</w:t>
      </w:r>
      <w:r w:rsidRPr="00EF4F1C">
        <w:rPr>
          <w:rFonts w:ascii="David" w:hAnsi="David" w:cs="David"/>
          <w:b/>
          <w:bCs/>
          <w:sz w:val="24"/>
          <w:szCs w:val="24"/>
          <w:rtl/>
        </w:rPr>
        <w:t xml:space="preserve"> </w:t>
      </w:r>
      <w:r w:rsidRPr="00EF4F1C">
        <w:rPr>
          <w:rFonts w:ascii="David" w:hAnsi="David" w:cs="David" w:hint="eastAsia"/>
          <w:b/>
          <w:bCs/>
          <w:sz w:val="24"/>
          <w:szCs w:val="24"/>
          <w:rtl/>
        </w:rPr>
        <w:t>להסכם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הימנו</w:t>
      </w:r>
      <w:r w:rsidRPr="00EF4F1C">
        <w:rPr>
          <w:rFonts w:ascii="David" w:hAnsi="David" w:cs="David"/>
          <w:b/>
          <w:bCs/>
          <w:sz w:val="24"/>
          <w:szCs w:val="24"/>
          <w:rtl/>
        </w:rPr>
        <w:t xml:space="preserve"> </w:t>
      </w:r>
      <w:r w:rsidRPr="00EF4F1C">
        <w:rPr>
          <w:rFonts w:ascii="David" w:hAnsi="David" w:cs="David" w:hint="eastAsia"/>
          <w:b/>
          <w:bCs/>
          <w:sz w:val="24"/>
          <w:szCs w:val="24"/>
          <w:rtl/>
        </w:rPr>
        <w:t>המסומנת</w:t>
      </w:r>
      <w:r w:rsidRPr="00EF4F1C">
        <w:rPr>
          <w:rFonts w:ascii="David" w:hAnsi="David" w:cs="David"/>
          <w:b/>
          <w:bCs/>
          <w:sz w:val="24"/>
          <w:szCs w:val="24"/>
          <w:rtl/>
        </w:rPr>
        <w:t xml:space="preserve"> </w:t>
      </w:r>
      <w:r w:rsidRPr="00EF4F1C">
        <w:rPr>
          <w:rFonts w:ascii="David" w:hAnsi="David" w:cs="David" w:hint="eastAsia"/>
          <w:b/>
          <w:bCs/>
          <w:sz w:val="24"/>
          <w:szCs w:val="24"/>
          <w:rtl/>
        </w:rPr>
        <w:t>כנספח</w:t>
      </w:r>
      <w:r w:rsidRPr="00EF4F1C">
        <w:rPr>
          <w:rFonts w:ascii="David" w:hAnsi="David" w:cs="David"/>
          <w:b/>
          <w:bCs/>
          <w:sz w:val="24"/>
          <w:szCs w:val="24"/>
          <w:rtl/>
        </w:rPr>
        <w:t xml:space="preserve"> "</w:t>
      </w:r>
      <w:r w:rsidRPr="00EF4F1C">
        <w:rPr>
          <w:rFonts w:ascii="David" w:hAnsi="David" w:cs="David" w:hint="eastAsia"/>
          <w:b/>
          <w:bCs/>
          <w:sz w:val="24"/>
          <w:szCs w:val="24"/>
          <w:rtl/>
        </w:rPr>
        <w:t>א</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כוללת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מחירים</w:t>
      </w:r>
      <w:r w:rsidRPr="00EF4F1C">
        <w:rPr>
          <w:rFonts w:ascii="David" w:hAnsi="David" w:cs="David"/>
          <w:b/>
          <w:bCs/>
          <w:sz w:val="24"/>
          <w:szCs w:val="24"/>
          <w:rtl/>
        </w:rPr>
        <w:t xml:space="preserve"> </w:t>
      </w:r>
      <w:r w:rsidRPr="00EF4F1C">
        <w:rPr>
          <w:rFonts w:ascii="David" w:hAnsi="David" w:cs="David" w:hint="eastAsia"/>
          <w:b/>
          <w:bCs/>
          <w:sz w:val="24"/>
          <w:szCs w:val="24"/>
          <w:rtl/>
        </w:rPr>
        <w:t>ולוח</w:t>
      </w:r>
      <w:r w:rsidRPr="00EF4F1C">
        <w:rPr>
          <w:rFonts w:ascii="David" w:hAnsi="David" w:cs="David"/>
          <w:b/>
          <w:bCs/>
          <w:sz w:val="24"/>
          <w:szCs w:val="24"/>
          <w:rtl/>
        </w:rPr>
        <w:t xml:space="preserve"> </w:t>
      </w:r>
      <w:r w:rsidRPr="00EF4F1C">
        <w:rPr>
          <w:rFonts w:ascii="David" w:hAnsi="David" w:cs="David" w:hint="eastAsia"/>
          <w:b/>
          <w:bCs/>
          <w:sz w:val="24"/>
          <w:szCs w:val="24"/>
          <w:rtl/>
        </w:rPr>
        <w:t>זמנים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בתנאים</w:t>
      </w:r>
      <w:r w:rsidRPr="00EF4F1C">
        <w:rPr>
          <w:rFonts w:ascii="David" w:hAnsi="David" w:cs="David"/>
          <w:b/>
          <w:bCs/>
          <w:sz w:val="24"/>
          <w:szCs w:val="24"/>
          <w:rtl/>
        </w:rPr>
        <w:t xml:space="preserve"> </w:t>
      </w:r>
      <w:r w:rsidRPr="00EF4F1C">
        <w:rPr>
          <w:rFonts w:ascii="David" w:hAnsi="David" w:cs="David" w:hint="eastAsia"/>
          <w:b/>
          <w:bCs/>
          <w:sz w:val="24"/>
          <w:szCs w:val="24"/>
          <w:rtl/>
        </w:rPr>
        <w:t>שיפורטו</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6F834EFD" w14:textId="77777777" w:rsidR="00EF4F1C" w:rsidRPr="00EF4F1C" w:rsidRDefault="00EF4F1C" w:rsidP="00A11D74">
      <w:pPr>
        <w:spacing w:after="0" w:afterAutospacing="0" w:line="240" w:lineRule="auto"/>
        <w:rPr>
          <w:rFonts w:ascii="David" w:hAnsi="David" w:cs="David"/>
          <w:b/>
          <w:bCs/>
          <w:sz w:val="24"/>
          <w:szCs w:val="24"/>
          <w:rtl/>
        </w:rPr>
      </w:pPr>
    </w:p>
    <w:p w14:paraId="1B7A31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בלעדי</w:t>
      </w:r>
      <w:r w:rsidRPr="00EF4F1C">
        <w:rPr>
          <w:rFonts w:ascii="David" w:hAnsi="David" w:cs="David"/>
          <w:b/>
          <w:bCs/>
          <w:sz w:val="24"/>
          <w:szCs w:val="24"/>
          <w:rtl/>
        </w:rPr>
        <w:t xml:space="preserve">, </w:t>
      </w:r>
      <w:r w:rsidRPr="00EF4F1C">
        <w:rPr>
          <w:rFonts w:ascii="David" w:hAnsi="David" w:cs="David" w:hint="eastAsia"/>
          <w:b/>
          <w:bCs/>
          <w:sz w:val="24"/>
          <w:szCs w:val="24"/>
          <w:rtl/>
        </w:rPr>
        <w:t>לטיב</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באותה</w:t>
      </w:r>
      <w:r w:rsidRPr="00EF4F1C">
        <w:rPr>
          <w:rFonts w:ascii="David" w:hAnsi="David" w:cs="David"/>
          <w:b/>
          <w:bCs/>
          <w:sz w:val="24"/>
          <w:szCs w:val="24"/>
          <w:rtl/>
        </w:rPr>
        <w:t xml:space="preserve"> </w:t>
      </w:r>
      <w:r w:rsidRPr="00EF4F1C">
        <w:rPr>
          <w:rFonts w:ascii="David" w:hAnsi="David" w:cs="David" w:hint="eastAsia"/>
          <w:b/>
          <w:bCs/>
          <w:sz w:val="24"/>
          <w:szCs w:val="24"/>
          <w:rtl/>
        </w:rPr>
        <w:t>מתכונת</w:t>
      </w:r>
      <w:r w:rsidRPr="00EF4F1C">
        <w:rPr>
          <w:rFonts w:ascii="David" w:hAnsi="David" w:cs="David"/>
          <w:b/>
          <w:bCs/>
          <w:sz w:val="24"/>
          <w:szCs w:val="24"/>
          <w:rtl/>
        </w:rPr>
        <w:t xml:space="preserve"> </w:t>
      </w:r>
      <w:r w:rsidRPr="00EF4F1C">
        <w:rPr>
          <w:rFonts w:ascii="David" w:hAnsi="David" w:cs="David" w:hint="eastAsia"/>
          <w:b/>
          <w:bCs/>
          <w:sz w:val="24"/>
          <w:szCs w:val="24"/>
          <w:rtl/>
        </w:rPr>
        <w:t>ובאותם</w:t>
      </w:r>
      <w:r w:rsidRPr="00EF4F1C">
        <w:rPr>
          <w:rFonts w:ascii="David" w:hAnsi="David" w:cs="David"/>
          <w:b/>
          <w:bCs/>
          <w:sz w:val="24"/>
          <w:szCs w:val="24"/>
          <w:rtl/>
        </w:rPr>
        <w:t xml:space="preserve"> </w:t>
      </w:r>
      <w:r w:rsidRPr="00EF4F1C">
        <w:rPr>
          <w:rFonts w:ascii="David" w:hAnsi="David" w:cs="David" w:hint="eastAsia"/>
          <w:b/>
          <w:bCs/>
          <w:sz w:val="24"/>
          <w:szCs w:val="24"/>
          <w:rtl/>
        </w:rPr>
        <w:t>תנאים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הנכם</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מכוח</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האחריות</w:t>
      </w:r>
      <w:r w:rsidRPr="00EF4F1C">
        <w:rPr>
          <w:rFonts w:ascii="David" w:hAnsi="David" w:cs="David"/>
          <w:b/>
          <w:bCs/>
          <w:sz w:val="24"/>
          <w:szCs w:val="24"/>
          <w:rtl/>
        </w:rPr>
        <w:t xml:space="preserve"> </w:t>
      </w:r>
      <w:r w:rsidRPr="00EF4F1C">
        <w:rPr>
          <w:rFonts w:ascii="David" w:hAnsi="David" w:cs="David" w:hint="eastAsia"/>
          <w:b/>
          <w:bCs/>
          <w:sz w:val="24"/>
          <w:szCs w:val="24"/>
          <w:rtl/>
        </w:rPr>
        <w:t>שניתן</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מודעים</w:t>
      </w:r>
      <w:r w:rsidRPr="00EF4F1C">
        <w:rPr>
          <w:rFonts w:ascii="David" w:hAnsi="David" w:cs="David"/>
          <w:b/>
          <w:bCs/>
          <w:sz w:val="24"/>
          <w:szCs w:val="24"/>
          <w:rtl/>
        </w:rPr>
        <w:t xml:space="preserve"> </w:t>
      </w:r>
      <w:r w:rsidRPr="00EF4F1C">
        <w:rPr>
          <w:rFonts w:ascii="David" w:hAnsi="David" w:cs="David" w:hint="eastAsia"/>
          <w:b/>
          <w:bCs/>
          <w:sz w:val="24"/>
          <w:szCs w:val="24"/>
          <w:rtl/>
        </w:rPr>
        <w:t>ומסכימים</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b/>
          <w:bCs/>
          <w:sz w:val="24"/>
          <w:szCs w:val="24"/>
          <w:rtl/>
        </w:rPr>
        <w:t xml:space="preserve">__________  </w:t>
      </w:r>
      <w:r w:rsidRPr="00EF4F1C">
        <w:rPr>
          <w:rFonts w:ascii="David" w:hAnsi="David" w:cs="David" w:hint="eastAsia"/>
          <w:b/>
          <w:bCs/>
          <w:sz w:val="24"/>
          <w:szCs w:val="24"/>
          <w:rtl/>
        </w:rPr>
        <w:t>ו</w:t>
      </w:r>
      <w:r w:rsidRPr="00EF4F1C">
        <w:rPr>
          <w:rFonts w:ascii="David" w:hAnsi="David" w:cs="David"/>
          <w:b/>
          <w:bCs/>
          <w:sz w:val="24"/>
          <w:szCs w:val="24"/>
          <w:rtl/>
        </w:rPr>
        <w:t>-____________-(</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ביחד</w:t>
      </w:r>
      <w:r w:rsidRPr="00EF4F1C">
        <w:rPr>
          <w:rFonts w:ascii="David" w:hAnsi="David" w:cs="David"/>
          <w:b/>
          <w:bCs/>
          <w:sz w:val="24"/>
          <w:szCs w:val="24"/>
          <w:rtl/>
        </w:rPr>
        <w:t>:"</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אינן</w:t>
      </w:r>
      <w:r w:rsidRPr="00EF4F1C">
        <w:rPr>
          <w:rFonts w:ascii="David" w:hAnsi="David" w:cs="David"/>
          <w:b/>
          <w:bCs/>
          <w:sz w:val="24"/>
          <w:szCs w:val="24"/>
          <w:rtl/>
        </w:rPr>
        <w:t xml:space="preserve"> </w:t>
      </w:r>
      <w:r w:rsidRPr="00EF4F1C">
        <w:rPr>
          <w:rFonts w:ascii="David" w:hAnsi="David" w:cs="David" w:hint="eastAsia"/>
          <w:b/>
          <w:bCs/>
          <w:sz w:val="24"/>
          <w:szCs w:val="24"/>
          <w:rtl/>
        </w:rPr>
        <w:t>אחראיות</w:t>
      </w:r>
      <w:r w:rsidRPr="00EF4F1C">
        <w:rPr>
          <w:rFonts w:ascii="David" w:hAnsi="David" w:cs="David"/>
          <w:b/>
          <w:bCs/>
          <w:sz w:val="24"/>
          <w:szCs w:val="24"/>
          <w:rtl/>
        </w:rPr>
        <w:t xml:space="preserve"> </w:t>
      </w:r>
      <w:r w:rsidRPr="00EF4F1C">
        <w:rPr>
          <w:rFonts w:ascii="David" w:hAnsi="David" w:cs="David" w:hint="eastAsia"/>
          <w:b/>
          <w:bCs/>
          <w:sz w:val="24"/>
          <w:szCs w:val="24"/>
          <w:rtl/>
        </w:rPr>
        <w:t>כלל</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לתכנונם</w:t>
      </w:r>
      <w:r w:rsidRPr="00EF4F1C">
        <w:rPr>
          <w:rFonts w:ascii="David" w:hAnsi="David" w:cs="David"/>
          <w:b/>
          <w:bCs/>
          <w:sz w:val="24"/>
          <w:szCs w:val="24"/>
          <w:rtl/>
        </w:rPr>
        <w:t xml:space="preserve"> </w:t>
      </w:r>
      <w:r w:rsidRPr="00EF4F1C">
        <w:rPr>
          <w:rFonts w:ascii="David" w:hAnsi="David" w:cs="David" w:hint="eastAsia"/>
          <w:b/>
          <w:bCs/>
          <w:sz w:val="24"/>
          <w:szCs w:val="24"/>
          <w:rtl/>
        </w:rPr>
        <w:t>ולכל</w:t>
      </w:r>
      <w:r w:rsidRPr="00EF4F1C">
        <w:rPr>
          <w:rFonts w:ascii="David" w:hAnsi="David" w:cs="David"/>
          <w:b/>
          <w:bCs/>
          <w:sz w:val="24"/>
          <w:szCs w:val="24"/>
          <w:rtl/>
        </w:rPr>
        <w:t xml:space="preserve"> </w:t>
      </w:r>
      <w:r w:rsidRPr="00EF4F1C">
        <w:rPr>
          <w:rFonts w:ascii="David" w:hAnsi="David" w:cs="David" w:hint="eastAsia"/>
          <w:b/>
          <w:bCs/>
          <w:sz w:val="24"/>
          <w:szCs w:val="24"/>
          <w:rtl/>
        </w:rPr>
        <w:t>הכרוך</w:t>
      </w:r>
      <w:r w:rsidRPr="00EF4F1C">
        <w:rPr>
          <w:rFonts w:ascii="David" w:hAnsi="David" w:cs="David"/>
          <w:b/>
          <w:bCs/>
          <w:sz w:val="24"/>
          <w:szCs w:val="24"/>
          <w:rtl/>
        </w:rPr>
        <w:t xml:space="preserve"> </w:t>
      </w:r>
      <w:r w:rsidRPr="00EF4F1C">
        <w:rPr>
          <w:rFonts w:ascii="David" w:hAnsi="David" w:cs="David" w:hint="eastAsia"/>
          <w:b/>
          <w:bCs/>
          <w:sz w:val="24"/>
          <w:szCs w:val="24"/>
          <w:rtl/>
        </w:rPr>
        <w:t>והנובע</w:t>
      </w:r>
      <w:r w:rsidRPr="00EF4F1C">
        <w:rPr>
          <w:rFonts w:ascii="David" w:hAnsi="David" w:cs="David"/>
          <w:b/>
          <w:bCs/>
          <w:sz w:val="24"/>
          <w:szCs w:val="24"/>
          <w:rtl/>
        </w:rPr>
        <w:t xml:space="preserve"> </w:t>
      </w:r>
      <w:r w:rsidRPr="00EF4F1C">
        <w:rPr>
          <w:rFonts w:ascii="David" w:hAnsi="David" w:cs="David" w:hint="eastAsia"/>
          <w:b/>
          <w:bCs/>
          <w:sz w:val="24"/>
          <w:szCs w:val="24"/>
          <w:rtl/>
        </w:rPr>
        <w:t>מכך</w:t>
      </w:r>
      <w:r w:rsidRPr="00EF4F1C">
        <w:rPr>
          <w:rFonts w:ascii="David" w:hAnsi="David" w:cs="David"/>
          <w:b/>
          <w:bCs/>
          <w:sz w:val="24"/>
          <w:szCs w:val="24"/>
          <w:rtl/>
        </w:rPr>
        <w:t>.</w:t>
      </w:r>
    </w:p>
    <w:p w14:paraId="39C703A1" w14:textId="77777777" w:rsidR="00EF4F1C" w:rsidRPr="00EF4F1C" w:rsidRDefault="00EF4F1C" w:rsidP="00A11D74">
      <w:pPr>
        <w:spacing w:after="0" w:afterAutospacing="0" w:line="240" w:lineRule="auto"/>
        <w:rPr>
          <w:rFonts w:ascii="David" w:hAnsi="David" w:cs="David"/>
          <w:b/>
          <w:bCs/>
          <w:sz w:val="24"/>
          <w:szCs w:val="24"/>
          <w:rtl/>
        </w:rPr>
      </w:pPr>
    </w:p>
    <w:p w14:paraId="22E319F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לאחריותכם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כדלקמן</w:t>
      </w:r>
      <w:r w:rsidRPr="00EF4F1C">
        <w:rPr>
          <w:rFonts w:ascii="David" w:hAnsi="David" w:cs="David"/>
          <w:b/>
          <w:bCs/>
          <w:sz w:val="24"/>
          <w:szCs w:val="24"/>
          <w:rtl/>
        </w:rPr>
        <w:t>:</w:t>
      </w:r>
    </w:p>
    <w:p w14:paraId="7D672650" w14:textId="77777777" w:rsidR="00EF4F1C" w:rsidRPr="00EF4F1C" w:rsidRDefault="00EF4F1C" w:rsidP="00A11D74">
      <w:pPr>
        <w:spacing w:after="0" w:afterAutospacing="0" w:line="240" w:lineRule="auto"/>
        <w:rPr>
          <w:rFonts w:ascii="David" w:hAnsi="David" w:cs="David"/>
          <w:b/>
          <w:bCs/>
          <w:sz w:val="24"/>
          <w:szCs w:val="24"/>
          <w:u w:val="single"/>
          <w:rtl/>
        </w:rPr>
      </w:pPr>
    </w:p>
    <w:p w14:paraId="7935BD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3.1</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שבמסגרת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נספק</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מוצר</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חומר</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מבחר</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נרכש</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המועסק</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ידיכם</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שבנדון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לטיבו</w:t>
      </w:r>
      <w:r w:rsidRPr="00EF4F1C">
        <w:rPr>
          <w:rFonts w:ascii="David" w:hAnsi="David" w:cs="David"/>
          <w:b/>
          <w:bCs/>
          <w:sz w:val="24"/>
          <w:szCs w:val="24"/>
          <w:rtl/>
        </w:rPr>
        <w:t xml:space="preserve">, </w:t>
      </w:r>
      <w:r w:rsidRPr="00EF4F1C">
        <w:rPr>
          <w:rFonts w:ascii="David" w:hAnsi="David" w:cs="David" w:hint="eastAsia"/>
          <w:b/>
          <w:bCs/>
          <w:sz w:val="24"/>
          <w:szCs w:val="24"/>
          <w:rtl/>
        </w:rPr>
        <w:t>לאיכותו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פגם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קלקול</w:t>
      </w:r>
      <w:r w:rsidRPr="00EF4F1C">
        <w:rPr>
          <w:rFonts w:ascii="David" w:hAnsi="David" w:cs="David"/>
          <w:b/>
          <w:bCs/>
          <w:sz w:val="24"/>
          <w:szCs w:val="24"/>
          <w:rtl/>
        </w:rPr>
        <w:t xml:space="preserve"> </w:t>
      </w:r>
      <w:r w:rsidRPr="00EF4F1C">
        <w:rPr>
          <w:rFonts w:ascii="David" w:hAnsi="David" w:cs="David" w:hint="eastAsia"/>
          <w:b/>
          <w:bCs/>
          <w:sz w:val="24"/>
          <w:szCs w:val="24"/>
          <w:rtl/>
        </w:rPr>
        <w:t>הקיימים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שיתגלו</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ולכל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כרוכות</w:t>
      </w:r>
      <w:r w:rsidRPr="00EF4F1C">
        <w:rPr>
          <w:rFonts w:ascii="David" w:hAnsi="David" w:cs="David"/>
          <w:b/>
          <w:bCs/>
          <w:sz w:val="24"/>
          <w:szCs w:val="24"/>
          <w:rtl/>
        </w:rPr>
        <w:t xml:space="preserve"> </w:t>
      </w:r>
      <w:r w:rsidRPr="00EF4F1C">
        <w:rPr>
          <w:rFonts w:ascii="David" w:hAnsi="David" w:cs="David" w:hint="eastAsia"/>
          <w:b/>
          <w:bCs/>
          <w:sz w:val="24"/>
          <w:szCs w:val="24"/>
          <w:rtl/>
        </w:rPr>
        <w:t>בתיקונו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החלפתו</w:t>
      </w:r>
      <w:r w:rsidRPr="00EF4F1C">
        <w:rPr>
          <w:rFonts w:ascii="David" w:hAnsi="David" w:cs="David"/>
          <w:b/>
          <w:bCs/>
          <w:sz w:val="24"/>
          <w:szCs w:val="24"/>
          <w:rtl/>
        </w:rPr>
        <w:t>.</w:t>
      </w:r>
    </w:p>
    <w:p w14:paraId="1DAA3990" w14:textId="77777777" w:rsidR="00EF4F1C" w:rsidRPr="00EF4F1C" w:rsidRDefault="00EF4F1C" w:rsidP="00A11D74">
      <w:pPr>
        <w:spacing w:after="0" w:afterAutospacing="0" w:line="240" w:lineRule="auto"/>
        <w:rPr>
          <w:rFonts w:ascii="David" w:hAnsi="David" w:cs="David"/>
          <w:b/>
          <w:bCs/>
          <w:sz w:val="24"/>
          <w:szCs w:val="24"/>
          <w:rtl/>
        </w:rPr>
      </w:pPr>
    </w:p>
    <w:p w14:paraId="266EFF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3.2</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במסגרת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נספק</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שערכם</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10,000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נכון</w:t>
      </w:r>
      <w:r w:rsidRPr="00EF4F1C">
        <w:rPr>
          <w:rFonts w:ascii="David" w:hAnsi="David" w:cs="David"/>
          <w:b/>
          <w:bCs/>
          <w:sz w:val="24"/>
          <w:szCs w:val="24"/>
          <w:rtl/>
        </w:rPr>
        <w:t xml:space="preserve"> </w:t>
      </w:r>
      <w:r w:rsidRPr="00EF4F1C">
        <w:rPr>
          <w:rFonts w:ascii="David" w:hAnsi="David" w:cs="David" w:hint="eastAsia"/>
          <w:b/>
          <w:bCs/>
          <w:sz w:val="24"/>
          <w:szCs w:val="24"/>
          <w:rtl/>
        </w:rPr>
        <w:t>ליום</w:t>
      </w:r>
      <w:r w:rsidRPr="00EF4F1C">
        <w:rPr>
          <w:rFonts w:ascii="David" w:hAnsi="David" w:cs="David"/>
          <w:b/>
          <w:bCs/>
          <w:sz w:val="24"/>
          <w:szCs w:val="24"/>
          <w:rtl/>
        </w:rPr>
        <w:t xml:space="preserve"> </w:t>
      </w:r>
      <w:r w:rsidRPr="00EF4F1C">
        <w:rPr>
          <w:rFonts w:ascii="David" w:hAnsi="David" w:cs="David" w:hint="eastAsia"/>
          <w:b/>
          <w:bCs/>
          <w:sz w:val="24"/>
          <w:szCs w:val="24"/>
          <w:rtl/>
        </w:rPr>
        <w:t>החתימה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מסמך</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לבטחו</w:t>
      </w:r>
      <w:r w:rsidRPr="00EF4F1C">
        <w:rPr>
          <w:rFonts w:ascii="David" w:hAnsi="David" w:cs="David"/>
          <w:b/>
          <w:bCs/>
          <w:sz w:val="24"/>
          <w:szCs w:val="24"/>
          <w:rtl/>
        </w:rPr>
        <w:t>/</w:t>
      </w:r>
      <w:r w:rsidRPr="00EF4F1C">
        <w:rPr>
          <w:rFonts w:ascii="David" w:hAnsi="David" w:cs="David" w:hint="eastAsia"/>
          <w:b/>
          <w:bCs/>
          <w:sz w:val="24"/>
          <w:szCs w:val="24"/>
          <w:rtl/>
        </w:rPr>
        <w:t>לבטחם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חשבוננו</w:t>
      </w:r>
      <w:r w:rsidRPr="00EF4F1C">
        <w:rPr>
          <w:rFonts w:ascii="David" w:hAnsi="David" w:cs="David"/>
          <w:b/>
          <w:bCs/>
          <w:sz w:val="24"/>
          <w:szCs w:val="24"/>
          <w:rtl/>
        </w:rPr>
        <w:t xml:space="preserve">, </w:t>
      </w:r>
      <w:r w:rsidRPr="00EF4F1C">
        <w:rPr>
          <w:rFonts w:ascii="David" w:hAnsi="David" w:cs="David" w:hint="eastAsia"/>
          <w:b/>
          <w:bCs/>
          <w:sz w:val="24"/>
          <w:szCs w:val="24"/>
          <w:rtl/>
        </w:rPr>
        <w:t>במלוא</w:t>
      </w:r>
      <w:r w:rsidRPr="00EF4F1C">
        <w:rPr>
          <w:rFonts w:ascii="David" w:hAnsi="David" w:cs="David"/>
          <w:b/>
          <w:bCs/>
          <w:sz w:val="24"/>
          <w:szCs w:val="24"/>
          <w:rtl/>
        </w:rPr>
        <w:t xml:space="preserve"> </w:t>
      </w:r>
      <w:r w:rsidRPr="00EF4F1C">
        <w:rPr>
          <w:rFonts w:ascii="David" w:hAnsi="David" w:cs="David" w:hint="eastAsia"/>
          <w:b/>
          <w:bCs/>
          <w:sz w:val="24"/>
          <w:szCs w:val="24"/>
          <w:rtl/>
        </w:rPr>
        <w:t>ערכם</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הסיכונים</w:t>
      </w:r>
      <w:r w:rsidRPr="00EF4F1C">
        <w:rPr>
          <w:rFonts w:ascii="David" w:hAnsi="David" w:cs="David"/>
          <w:b/>
          <w:bCs/>
          <w:sz w:val="24"/>
          <w:szCs w:val="24"/>
          <w:rtl/>
        </w:rPr>
        <w:t xml:space="preserve"> </w:t>
      </w:r>
      <w:r w:rsidRPr="00EF4F1C">
        <w:rPr>
          <w:rFonts w:ascii="David" w:hAnsi="David" w:cs="David" w:hint="eastAsia"/>
          <w:b/>
          <w:bCs/>
          <w:sz w:val="24"/>
          <w:szCs w:val="24"/>
          <w:rtl/>
        </w:rPr>
        <w:t>ובכלל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ליקוי</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פגם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כתוצאה</w:t>
      </w:r>
      <w:r w:rsidRPr="00EF4F1C">
        <w:rPr>
          <w:rFonts w:ascii="David" w:hAnsi="David" w:cs="David"/>
          <w:b/>
          <w:bCs/>
          <w:sz w:val="24"/>
          <w:szCs w:val="24"/>
          <w:rtl/>
        </w:rPr>
        <w:t xml:space="preserve"> </w:t>
      </w:r>
      <w:r w:rsidRPr="00EF4F1C">
        <w:rPr>
          <w:rFonts w:ascii="David" w:hAnsi="David" w:cs="David" w:hint="eastAsia"/>
          <w:b/>
          <w:bCs/>
          <w:sz w:val="24"/>
          <w:szCs w:val="24"/>
          <w:rtl/>
        </w:rPr>
        <w:t>מפגיעה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מטעמכם</w:t>
      </w:r>
      <w:r w:rsidRPr="00EF4F1C">
        <w:rPr>
          <w:rFonts w:ascii="David" w:hAnsi="David" w:cs="David"/>
          <w:b/>
          <w:bCs/>
          <w:sz w:val="24"/>
          <w:szCs w:val="24"/>
          <w:rtl/>
        </w:rPr>
        <w:t xml:space="preserve">), </w:t>
      </w:r>
      <w:r w:rsidRPr="00EF4F1C">
        <w:rPr>
          <w:rFonts w:ascii="David" w:hAnsi="David" w:cs="David" w:hint="eastAsia"/>
          <w:b/>
          <w:bCs/>
          <w:sz w:val="24"/>
          <w:szCs w:val="24"/>
          <w:rtl/>
        </w:rPr>
        <w:t>אובדן</w:t>
      </w:r>
      <w:r w:rsidRPr="00EF4F1C">
        <w:rPr>
          <w:rFonts w:ascii="David" w:hAnsi="David" w:cs="David"/>
          <w:b/>
          <w:bCs/>
          <w:sz w:val="24"/>
          <w:szCs w:val="24"/>
          <w:rtl/>
        </w:rPr>
        <w:t xml:space="preserve">, </w:t>
      </w:r>
      <w:r w:rsidRPr="00EF4F1C">
        <w:rPr>
          <w:rFonts w:ascii="David" w:hAnsi="David" w:cs="David" w:hint="eastAsia"/>
          <w:b/>
          <w:bCs/>
          <w:sz w:val="24"/>
          <w:szCs w:val="24"/>
          <w:rtl/>
        </w:rPr>
        <w:t>גניבה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נזק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קלקול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תשאו</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מין</w:t>
      </w:r>
      <w:r w:rsidRPr="00EF4F1C">
        <w:rPr>
          <w:rFonts w:ascii="David" w:hAnsi="David" w:cs="David"/>
          <w:b/>
          <w:bCs/>
          <w:sz w:val="24"/>
          <w:szCs w:val="24"/>
          <w:rtl/>
        </w:rPr>
        <w:t xml:space="preserve"> </w:t>
      </w:r>
      <w:r w:rsidRPr="00EF4F1C">
        <w:rPr>
          <w:rFonts w:ascii="David" w:hAnsi="David" w:cs="David" w:hint="eastAsia"/>
          <w:b/>
          <w:bCs/>
          <w:sz w:val="24"/>
          <w:szCs w:val="24"/>
          <w:rtl/>
        </w:rPr>
        <w:t>וסוג</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עמם</w:t>
      </w:r>
      <w:r w:rsidRPr="00EF4F1C">
        <w:rPr>
          <w:rFonts w:ascii="David" w:hAnsi="David" w:cs="David"/>
          <w:b/>
          <w:bCs/>
          <w:sz w:val="24"/>
          <w:szCs w:val="24"/>
          <w:rtl/>
        </w:rPr>
        <w:t xml:space="preserve">. </w:t>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בקרות</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הביטוח</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נישא</w:t>
      </w:r>
      <w:r w:rsidRPr="00EF4F1C">
        <w:rPr>
          <w:rFonts w:ascii="David" w:hAnsi="David" w:cs="David"/>
          <w:b/>
          <w:bCs/>
          <w:sz w:val="24"/>
          <w:szCs w:val="24"/>
          <w:rtl/>
        </w:rPr>
        <w:t xml:space="preserve"> </w:t>
      </w:r>
      <w:r w:rsidRPr="00EF4F1C">
        <w:rPr>
          <w:rFonts w:ascii="David" w:hAnsi="David" w:cs="David" w:hint="eastAsia"/>
          <w:b/>
          <w:bCs/>
          <w:sz w:val="24"/>
          <w:szCs w:val="24"/>
          <w:rtl/>
        </w:rPr>
        <w:t>במלוא</w:t>
      </w:r>
      <w:r w:rsidRPr="00EF4F1C">
        <w:rPr>
          <w:rFonts w:ascii="David" w:hAnsi="David" w:cs="David"/>
          <w:b/>
          <w:bCs/>
          <w:sz w:val="24"/>
          <w:szCs w:val="24"/>
          <w:rtl/>
        </w:rPr>
        <w:t xml:space="preserve"> </w:t>
      </w:r>
      <w:r w:rsidRPr="00EF4F1C">
        <w:rPr>
          <w:rFonts w:ascii="David" w:hAnsi="David" w:cs="David" w:hint="eastAsia"/>
          <w:b/>
          <w:bCs/>
          <w:sz w:val="24"/>
          <w:szCs w:val="24"/>
          <w:rtl/>
        </w:rPr>
        <w:t>שיעור</w:t>
      </w:r>
      <w:r w:rsidRPr="00EF4F1C">
        <w:rPr>
          <w:rFonts w:ascii="David" w:hAnsi="David" w:cs="David"/>
          <w:b/>
          <w:bCs/>
          <w:sz w:val="24"/>
          <w:szCs w:val="24"/>
          <w:rtl/>
        </w:rPr>
        <w:t xml:space="preserve"> </w:t>
      </w:r>
      <w:r w:rsidRPr="00EF4F1C">
        <w:rPr>
          <w:rFonts w:ascii="David" w:hAnsi="David" w:cs="David" w:hint="eastAsia"/>
          <w:b/>
          <w:bCs/>
          <w:sz w:val="24"/>
          <w:szCs w:val="24"/>
          <w:rtl/>
        </w:rPr>
        <w:t>ההשתתפות</w:t>
      </w:r>
      <w:r w:rsidRPr="00EF4F1C">
        <w:rPr>
          <w:rFonts w:ascii="David" w:hAnsi="David" w:cs="David"/>
          <w:b/>
          <w:bCs/>
          <w:sz w:val="24"/>
          <w:szCs w:val="24"/>
          <w:rtl/>
        </w:rPr>
        <w:t xml:space="preserve"> </w:t>
      </w:r>
      <w:r w:rsidRPr="00EF4F1C">
        <w:rPr>
          <w:rFonts w:ascii="David" w:hAnsi="David" w:cs="David" w:hint="eastAsia"/>
          <w:b/>
          <w:bCs/>
          <w:sz w:val="24"/>
          <w:szCs w:val="24"/>
          <w:rtl/>
        </w:rPr>
        <w:t>העצמית</w:t>
      </w:r>
      <w:r w:rsidRPr="00EF4F1C">
        <w:rPr>
          <w:rFonts w:ascii="David" w:hAnsi="David" w:cs="David"/>
          <w:b/>
          <w:bCs/>
          <w:sz w:val="24"/>
          <w:szCs w:val="24"/>
          <w:rtl/>
        </w:rPr>
        <w:t>.</w:t>
      </w:r>
    </w:p>
    <w:p w14:paraId="0B579DE3" w14:textId="77777777" w:rsidR="00EF4F1C" w:rsidRPr="00EF4F1C" w:rsidRDefault="00EF4F1C" w:rsidP="00A11D74">
      <w:pPr>
        <w:spacing w:after="0" w:afterAutospacing="0" w:line="240" w:lineRule="auto"/>
        <w:rPr>
          <w:rFonts w:ascii="David" w:hAnsi="David" w:cs="David"/>
          <w:b/>
          <w:bCs/>
          <w:sz w:val="24"/>
          <w:szCs w:val="24"/>
          <w:rtl/>
        </w:rPr>
      </w:pPr>
    </w:p>
    <w:p w14:paraId="3B50B5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אינכם</w:t>
      </w:r>
      <w:r w:rsidRPr="00EF4F1C">
        <w:rPr>
          <w:rFonts w:ascii="David" w:hAnsi="David" w:cs="David"/>
          <w:b/>
          <w:bCs/>
          <w:sz w:val="24"/>
          <w:szCs w:val="24"/>
          <w:rtl/>
        </w:rPr>
        <w:t xml:space="preserve"> </w:t>
      </w:r>
      <w:r w:rsidRPr="00EF4F1C">
        <w:rPr>
          <w:rFonts w:ascii="David" w:hAnsi="David" w:cs="David" w:hint="eastAsia"/>
          <w:b/>
          <w:bCs/>
          <w:sz w:val="24"/>
          <w:szCs w:val="24"/>
          <w:rtl/>
        </w:rPr>
        <w:t>מחוייבים</w:t>
      </w:r>
      <w:r w:rsidRPr="00EF4F1C">
        <w:rPr>
          <w:rFonts w:ascii="David" w:hAnsi="David" w:cs="David"/>
          <w:b/>
          <w:bCs/>
          <w:sz w:val="24"/>
          <w:szCs w:val="24"/>
          <w:rtl/>
        </w:rPr>
        <w:t xml:space="preserve"> </w:t>
      </w:r>
      <w:r w:rsidRPr="00EF4F1C">
        <w:rPr>
          <w:rFonts w:ascii="David" w:hAnsi="David" w:cs="David" w:hint="eastAsia"/>
          <w:b/>
          <w:bCs/>
          <w:sz w:val="24"/>
          <w:szCs w:val="24"/>
          <w:rtl/>
        </w:rPr>
        <w:t>להתקין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שסופק</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שהפריט</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בדיוק</w:t>
      </w:r>
      <w:r w:rsidRPr="00EF4F1C">
        <w:rPr>
          <w:rFonts w:ascii="David" w:hAnsi="David" w:cs="David"/>
          <w:b/>
          <w:bCs/>
          <w:sz w:val="24"/>
          <w:szCs w:val="24"/>
          <w:rtl/>
        </w:rPr>
        <w:t xml:space="preserve"> </w:t>
      </w:r>
      <w:r w:rsidRPr="00EF4F1C">
        <w:rPr>
          <w:rFonts w:ascii="David" w:hAnsi="David" w:cs="David" w:hint="eastAsia"/>
          <w:b/>
          <w:bCs/>
          <w:sz w:val="24"/>
          <w:szCs w:val="24"/>
          <w:rtl/>
        </w:rPr>
        <w:t>למערכת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לתכנית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w:t>
      </w:r>
    </w:p>
    <w:p w14:paraId="224083A9" w14:textId="77777777" w:rsidR="00EF4F1C" w:rsidRPr="00EF4F1C" w:rsidRDefault="00EF4F1C" w:rsidP="00A11D74">
      <w:pPr>
        <w:spacing w:after="0" w:afterAutospacing="0" w:line="240" w:lineRule="auto"/>
        <w:rPr>
          <w:rFonts w:ascii="David" w:hAnsi="David" w:cs="David"/>
          <w:b/>
          <w:bCs/>
          <w:sz w:val="24"/>
          <w:szCs w:val="24"/>
          <w:rtl/>
        </w:rPr>
      </w:pPr>
    </w:p>
    <w:p w14:paraId="20079C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להשיג</w:t>
      </w:r>
      <w:r w:rsidRPr="00EF4F1C">
        <w:rPr>
          <w:rFonts w:ascii="David" w:hAnsi="David" w:cs="David"/>
          <w:b/>
          <w:bCs/>
          <w:sz w:val="24"/>
          <w:szCs w:val="24"/>
          <w:rtl/>
        </w:rPr>
        <w:t xml:space="preserve"> </w:t>
      </w:r>
      <w:r w:rsidRPr="00EF4F1C">
        <w:rPr>
          <w:rFonts w:ascii="David" w:hAnsi="David" w:cs="David" w:hint="eastAsia"/>
          <w:b/>
          <w:bCs/>
          <w:sz w:val="24"/>
          <w:szCs w:val="24"/>
          <w:rtl/>
        </w:rPr>
        <w:t>חומר</w:t>
      </w:r>
      <w:r w:rsidRPr="00EF4F1C">
        <w:rPr>
          <w:rFonts w:ascii="David" w:hAnsi="David" w:cs="David"/>
          <w:b/>
          <w:bCs/>
          <w:sz w:val="24"/>
          <w:szCs w:val="24"/>
          <w:rtl/>
        </w:rPr>
        <w:t xml:space="preserve"> </w:t>
      </w:r>
      <w:r w:rsidRPr="00EF4F1C">
        <w:rPr>
          <w:rFonts w:ascii="David" w:hAnsi="David" w:cs="David" w:hint="eastAsia"/>
          <w:b/>
          <w:bCs/>
          <w:sz w:val="24"/>
          <w:szCs w:val="24"/>
          <w:rtl/>
        </w:rPr>
        <w:t>מסויים</w:t>
      </w:r>
      <w:r w:rsidRPr="00EF4F1C">
        <w:rPr>
          <w:rFonts w:ascii="David" w:hAnsi="David" w:cs="David"/>
          <w:b/>
          <w:bCs/>
          <w:sz w:val="24"/>
          <w:szCs w:val="24"/>
          <w:rtl/>
        </w:rPr>
        <w:t xml:space="preserve"> </w:t>
      </w:r>
      <w:r w:rsidRPr="00EF4F1C">
        <w:rPr>
          <w:rFonts w:ascii="David" w:hAnsi="David" w:cs="David" w:hint="eastAsia"/>
          <w:b/>
          <w:bCs/>
          <w:sz w:val="24"/>
          <w:szCs w:val="24"/>
          <w:rtl/>
        </w:rPr>
        <w:t>הנדרש</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ביצועם</w:t>
      </w:r>
      <w:r w:rsidRPr="00EF4F1C">
        <w:rPr>
          <w:rFonts w:ascii="David" w:hAnsi="David" w:cs="David"/>
          <w:b/>
          <w:bCs/>
          <w:sz w:val="24"/>
          <w:szCs w:val="24"/>
          <w:rtl/>
        </w:rPr>
        <w:t xml:space="preserve">, </w:t>
      </w:r>
      <w:r w:rsidRPr="00EF4F1C">
        <w:rPr>
          <w:rFonts w:ascii="David" w:hAnsi="David" w:cs="David" w:hint="eastAsia"/>
          <w:b/>
          <w:bCs/>
          <w:sz w:val="24"/>
          <w:szCs w:val="24"/>
          <w:rtl/>
        </w:rPr>
        <w:t>תודיעונו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ותהיו</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שיקול</w:t>
      </w:r>
      <w:r w:rsidRPr="00EF4F1C">
        <w:rPr>
          <w:rFonts w:ascii="David" w:hAnsi="David" w:cs="David"/>
          <w:b/>
          <w:bCs/>
          <w:sz w:val="24"/>
          <w:szCs w:val="24"/>
          <w:rtl/>
        </w:rPr>
        <w:t xml:space="preserve"> </w:t>
      </w:r>
      <w:r w:rsidRPr="00EF4F1C">
        <w:rPr>
          <w:rFonts w:ascii="David" w:hAnsi="David" w:cs="David" w:hint="eastAsia"/>
          <w:b/>
          <w:bCs/>
          <w:sz w:val="24"/>
          <w:szCs w:val="24"/>
          <w:rtl/>
        </w:rPr>
        <w:t>דעתכם</w:t>
      </w:r>
      <w:r w:rsidRPr="00EF4F1C">
        <w:rPr>
          <w:rFonts w:ascii="David" w:hAnsi="David" w:cs="David"/>
          <w:b/>
          <w:bCs/>
          <w:sz w:val="24"/>
          <w:szCs w:val="24"/>
          <w:rtl/>
        </w:rPr>
        <w:t xml:space="preserve"> </w:t>
      </w:r>
      <w:r w:rsidRPr="00EF4F1C">
        <w:rPr>
          <w:rFonts w:ascii="David" w:hAnsi="David" w:cs="David" w:hint="eastAsia"/>
          <w:b/>
          <w:bCs/>
          <w:sz w:val="24"/>
          <w:szCs w:val="24"/>
          <w:rtl/>
        </w:rPr>
        <w:t>המוחלט</w:t>
      </w:r>
      <w:r w:rsidRPr="00EF4F1C">
        <w:rPr>
          <w:rFonts w:ascii="David" w:hAnsi="David" w:cs="David"/>
          <w:b/>
          <w:bCs/>
          <w:sz w:val="24"/>
          <w:szCs w:val="24"/>
          <w:rtl/>
        </w:rPr>
        <w:t xml:space="preserve">, </w:t>
      </w:r>
      <w:r w:rsidRPr="00EF4F1C">
        <w:rPr>
          <w:rFonts w:ascii="David" w:hAnsi="David" w:cs="David" w:hint="eastAsia"/>
          <w:b/>
          <w:bCs/>
          <w:sz w:val="24"/>
          <w:szCs w:val="24"/>
          <w:rtl/>
        </w:rPr>
        <w:t>לראות</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כבטלה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אותו</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ולבצע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w:t>
      </w:r>
      <w:r w:rsidRPr="00EF4F1C">
        <w:rPr>
          <w:rFonts w:ascii="David" w:hAnsi="David" w:cs="David"/>
          <w:b/>
          <w:bCs/>
          <w:sz w:val="24"/>
          <w:szCs w:val="24"/>
          <w:rtl/>
        </w:rPr>
        <w:t xml:space="preserve"> </w:t>
      </w:r>
      <w:r w:rsidRPr="00EF4F1C">
        <w:rPr>
          <w:rFonts w:ascii="David" w:hAnsi="David" w:cs="David" w:hint="eastAsia"/>
          <w:b/>
          <w:bCs/>
          <w:sz w:val="24"/>
          <w:szCs w:val="24"/>
          <w:rtl/>
        </w:rPr>
        <w:t>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שתודיעונו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p>
    <w:p w14:paraId="5F06C845" w14:textId="77777777" w:rsidR="00EF4F1C" w:rsidRPr="00EF4F1C" w:rsidRDefault="00EF4F1C" w:rsidP="00A11D74">
      <w:pPr>
        <w:spacing w:after="0" w:afterAutospacing="0" w:line="240" w:lineRule="auto"/>
        <w:rPr>
          <w:rFonts w:ascii="David" w:hAnsi="David" w:cs="David"/>
          <w:b/>
          <w:bCs/>
          <w:sz w:val="24"/>
          <w:szCs w:val="24"/>
          <w:rtl/>
        </w:rPr>
      </w:pPr>
    </w:p>
    <w:p w14:paraId="223DDE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לגרום</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הזמנת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גורמת</w:t>
      </w:r>
      <w:r w:rsidRPr="00EF4F1C">
        <w:rPr>
          <w:rFonts w:ascii="David" w:hAnsi="David" w:cs="David"/>
          <w:b/>
          <w:bCs/>
          <w:sz w:val="24"/>
          <w:szCs w:val="24"/>
          <w:rtl/>
        </w:rPr>
        <w:t xml:space="preserve"> </w:t>
      </w:r>
      <w:r w:rsidRPr="00EF4F1C">
        <w:rPr>
          <w:rFonts w:ascii="David" w:hAnsi="David" w:cs="David" w:hint="eastAsia"/>
          <w:b/>
          <w:bCs/>
          <w:sz w:val="24"/>
          <w:szCs w:val="24"/>
          <w:rtl/>
        </w:rPr>
        <w:t>להארכת</w:t>
      </w:r>
      <w:r w:rsidRPr="00EF4F1C">
        <w:rPr>
          <w:rFonts w:ascii="David" w:hAnsi="David" w:cs="David"/>
          <w:b/>
          <w:bCs/>
          <w:sz w:val="24"/>
          <w:szCs w:val="24"/>
          <w:rtl/>
        </w:rPr>
        <w:t xml:space="preserve"> </w:t>
      </w:r>
      <w:r w:rsidRPr="00EF4F1C">
        <w:rPr>
          <w:rFonts w:ascii="David" w:hAnsi="David" w:cs="David" w:hint="eastAsia"/>
          <w:b/>
          <w:bCs/>
          <w:sz w:val="24"/>
          <w:szCs w:val="24"/>
          <w:rtl/>
        </w:rPr>
        <w:t>משך</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ותגרום</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בפרק</w:t>
      </w:r>
      <w:r w:rsidRPr="00EF4F1C">
        <w:rPr>
          <w:rFonts w:ascii="David" w:hAnsi="David" w:cs="David"/>
          <w:b/>
          <w:bCs/>
          <w:sz w:val="24"/>
          <w:szCs w:val="24"/>
          <w:rtl/>
        </w:rPr>
        <w:t xml:space="preserve"> </w:t>
      </w:r>
      <w:r w:rsidRPr="00EF4F1C">
        <w:rPr>
          <w:rFonts w:ascii="David" w:hAnsi="David" w:cs="David" w:hint="eastAsia"/>
          <w:b/>
          <w:bCs/>
          <w:sz w:val="24"/>
          <w:szCs w:val="24"/>
          <w:rtl/>
        </w:rPr>
        <w:t>זמן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__    </w:t>
      </w:r>
      <w:r w:rsidRPr="00EF4F1C">
        <w:rPr>
          <w:rFonts w:ascii="David" w:hAnsi="David" w:cs="David" w:hint="eastAsia"/>
          <w:b/>
          <w:bCs/>
          <w:sz w:val="24"/>
          <w:szCs w:val="24"/>
          <w:rtl/>
        </w:rPr>
        <w:t>שבועות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מעבר</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הקבוע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המוצדקת</w:t>
      </w:r>
      <w:r w:rsidRPr="00EF4F1C">
        <w:rPr>
          <w:rFonts w:ascii="David" w:hAnsi="David" w:cs="David"/>
          <w:b/>
          <w:bCs/>
          <w:sz w:val="24"/>
          <w:szCs w:val="24"/>
          <w:rtl/>
        </w:rPr>
        <w:t xml:space="preserve"> </w:t>
      </w:r>
      <w:r w:rsidRPr="00EF4F1C">
        <w:rPr>
          <w:rFonts w:ascii="David" w:hAnsi="David" w:cs="David" w:hint="eastAsia"/>
          <w:b/>
          <w:bCs/>
          <w:sz w:val="24"/>
          <w:szCs w:val="24"/>
          <w:rtl/>
        </w:rPr>
        <w:t>הקבועה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תבוטל</w:t>
      </w:r>
      <w:r w:rsidRPr="00EF4F1C">
        <w:rPr>
          <w:rFonts w:ascii="David" w:hAnsi="David" w:cs="David"/>
          <w:b/>
          <w:bCs/>
          <w:sz w:val="24"/>
          <w:szCs w:val="24"/>
          <w:rtl/>
        </w:rPr>
        <w:t xml:space="preserve"> </w:t>
      </w:r>
      <w:r w:rsidRPr="00EF4F1C">
        <w:rPr>
          <w:rFonts w:ascii="David" w:hAnsi="David" w:cs="David" w:hint="eastAsia"/>
          <w:b/>
          <w:bCs/>
          <w:sz w:val="24"/>
          <w:szCs w:val="24"/>
          <w:rtl/>
        </w:rPr>
        <w:t>כולה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חלקה</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5 </w:t>
      </w:r>
      <w:r w:rsidRPr="00EF4F1C">
        <w:rPr>
          <w:rFonts w:ascii="David" w:hAnsi="David" w:cs="David" w:hint="eastAsia"/>
          <w:b/>
          <w:bCs/>
          <w:sz w:val="24"/>
          <w:szCs w:val="24"/>
          <w:rtl/>
        </w:rPr>
        <w:t>לעיל</w:t>
      </w:r>
      <w:r w:rsidRPr="00EF4F1C">
        <w:rPr>
          <w:rFonts w:ascii="David" w:hAnsi="David" w:cs="David"/>
          <w:b/>
          <w:bCs/>
          <w:sz w:val="24"/>
          <w:szCs w:val="24"/>
          <w:rtl/>
        </w:rPr>
        <w:t>.</w:t>
      </w:r>
    </w:p>
    <w:p w14:paraId="3A8044E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נהיה</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לסעד</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ותקופת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תיחשב</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w:t>
      </w:r>
      <w:r w:rsidRPr="00EF4F1C">
        <w:rPr>
          <w:rFonts w:ascii="David" w:hAnsi="David" w:cs="David" w:hint="eastAsia"/>
          <w:b/>
          <w:bCs/>
          <w:sz w:val="24"/>
          <w:szCs w:val="24"/>
          <w:rtl/>
        </w:rPr>
        <w:t>דחייה</w:t>
      </w:r>
      <w:r w:rsidRPr="00EF4F1C">
        <w:rPr>
          <w:rFonts w:ascii="David" w:hAnsi="David" w:cs="David"/>
          <w:b/>
          <w:bCs/>
          <w:sz w:val="24"/>
          <w:szCs w:val="24"/>
          <w:rtl/>
        </w:rPr>
        <w:t xml:space="preserve"> </w:t>
      </w:r>
      <w:r w:rsidRPr="00EF4F1C">
        <w:rPr>
          <w:rFonts w:ascii="David" w:hAnsi="David" w:cs="David" w:hint="eastAsia"/>
          <w:b/>
          <w:bCs/>
          <w:sz w:val="24"/>
          <w:szCs w:val="24"/>
          <w:rtl/>
        </w:rPr>
        <w:t>מוצדקת</w:t>
      </w:r>
      <w:r w:rsidRPr="00EF4F1C">
        <w:rPr>
          <w:rFonts w:ascii="David" w:hAnsi="David" w:cs="David"/>
          <w:b/>
          <w:bCs/>
          <w:sz w:val="24"/>
          <w:szCs w:val="24"/>
          <w:rtl/>
        </w:rPr>
        <w:t xml:space="preserve">", </w:t>
      </w:r>
      <w:r w:rsidRPr="00EF4F1C">
        <w:rPr>
          <w:rFonts w:ascii="David" w:hAnsi="David" w:cs="David" w:hint="eastAsia"/>
          <w:b/>
          <w:bCs/>
          <w:sz w:val="24"/>
          <w:szCs w:val="24"/>
          <w:rtl/>
        </w:rPr>
        <w:t>כהגדרתה</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תתארך</w:t>
      </w:r>
      <w:r w:rsidRPr="00EF4F1C">
        <w:rPr>
          <w:rFonts w:ascii="David" w:hAnsi="David" w:cs="David"/>
          <w:b/>
          <w:bCs/>
          <w:sz w:val="24"/>
          <w:szCs w:val="24"/>
          <w:rtl/>
        </w:rPr>
        <w:t xml:space="preserve"> </w:t>
      </w:r>
      <w:r w:rsidRPr="00EF4F1C">
        <w:rPr>
          <w:rFonts w:ascii="David" w:hAnsi="David" w:cs="David" w:hint="eastAsia"/>
          <w:b/>
          <w:bCs/>
          <w:sz w:val="24"/>
          <w:szCs w:val="24"/>
          <w:rtl/>
        </w:rPr>
        <w:t>מעבר</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גורמים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בשליטתכם</w:t>
      </w:r>
      <w:r w:rsidRPr="00EF4F1C">
        <w:rPr>
          <w:rFonts w:ascii="David" w:hAnsi="David" w:cs="David"/>
          <w:b/>
          <w:bCs/>
          <w:sz w:val="24"/>
          <w:szCs w:val="24"/>
          <w:rtl/>
        </w:rPr>
        <w:t>.</w:t>
      </w:r>
    </w:p>
    <w:p w14:paraId="65E01760" w14:textId="77777777" w:rsidR="00EF4F1C" w:rsidRPr="00EF4F1C" w:rsidRDefault="00EF4F1C" w:rsidP="00A11D74">
      <w:pPr>
        <w:spacing w:after="0" w:afterAutospacing="0" w:line="240" w:lineRule="auto"/>
        <w:rPr>
          <w:rFonts w:ascii="David" w:hAnsi="David" w:cs="David"/>
          <w:b/>
          <w:bCs/>
          <w:sz w:val="24"/>
          <w:szCs w:val="24"/>
          <w:rtl/>
        </w:rPr>
      </w:pPr>
    </w:p>
    <w:p w14:paraId="60EDA65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בהזמנת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תגרום</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מהתחייבויותינו</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לדחות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ביצוען</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יתרת</w:t>
      </w:r>
      <w:r w:rsidRPr="00EF4F1C">
        <w:rPr>
          <w:rFonts w:ascii="David" w:hAnsi="David" w:cs="David"/>
          <w:b/>
          <w:bCs/>
          <w:sz w:val="24"/>
          <w:szCs w:val="24"/>
          <w:rtl/>
        </w:rPr>
        <w:t xml:space="preserve"> </w:t>
      </w: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לחברה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וקיום</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התחייבויותינו</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לביצוען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הינו</w:t>
      </w:r>
      <w:r w:rsidRPr="00EF4F1C">
        <w:rPr>
          <w:rFonts w:ascii="David" w:hAnsi="David" w:cs="David"/>
          <w:b/>
          <w:bCs/>
          <w:sz w:val="24"/>
          <w:szCs w:val="24"/>
          <w:rtl/>
        </w:rPr>
        <w:t xml:space="preserve"> </w:t>
      </w:r>
      <w:r w:rsidRPr="00EF4F1C">
        <w:rPr>
          <w:rFonts w:ascii="David" w:hAnsi="David" w:cs="David" w:hint="eastAsia"/>
          <w:b/>
          <w:bCs/>
          <w:sz w:val="24"/>
          <w:szCs w:val="24"/>
          <w:rtl/>
        </w:rPr>
        <w:t>למן</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ואילך</w:t>
      </w:r>
      <w:r w:rsidRPr="00EF4F1C">
        <w:rPr>
          <w:rFonts w:ascii="David" w:hAnsi="David" w:cs="David"/>
          <w:b/>
          <w:bCs/>
          <w:sz w:val="24"/>
          <w:szCs w:val="24"/>
          <w:rtl/>
        </w:rPr>
        <w:t xml:space="preserve">. </w:t>
      </w: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לבנין</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נקבעה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מניעה</w:t>
      </w:r>
      <w:r w:rsidRPr="00EF4F1C">
        <w:rPr>
          <w:rFonts w:ascii="David" w:hAnsi="David" w:cs="David"/>
          <w:b/>
          <w:bCs/>
          <w:sz w:val="24"/>
          <w:szCs w:val="24"/>
          <w:rtl/>
        </w:rPr>
        <w:t xml:space="preserve"> </w:t>
      </w:r>
      <w:r w:rsidRPr="00EF4F1C">
        <w:rPr>
          <w:rFonts w:ascii="David" w:hAnsi="David" w:cs="David" w:hint="eastAsia"/>
          <w:b/>
          <w:bCs/>
          <w:sz w:val="24"/>
          <w:szCs w:val="24"/>
          <w:rtl/>
        </w:rPr>
        <w:t>לאכלוס</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יחשב</w:t>
      </w:r>
      <w:r w:rsidRPr="00EF4F1C">
        <w:rPr>
          <w:rFonts w:ascii="David" w:hAnsi="David" w:cs="David"/>
          <w:b/>
          <w:bCs/>
          <w:sz w:val="24"/>
          <w:szCs w:val="24"/>
          <w:rtl/>
        </w:rPr>
        <w:t xml:space="preserve"> </w:t>
      </w:r>
      <w:r w:rsidRPr="00EF4F1C">
        <w:rPr>
          <w:rFonts w:ascii="David" w:hAnsi="David" w:cs="David" w:hint="eastAsia"/>
          <w:b/>
          <w:bCs/>
          <w:sz w:val="24"/>
          <w:szCs w:val="24"/>
          <w:rtl/>
        </w:rPr>
        <w:t>כמועד</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הושלמה</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התחיבות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לצורך</w:t>
      </w:r>
      <w:r w:rsidRPr="00EF4F1C">
        <w:rPr>
          <w:rFonts w:ascii="David" w:hAnsi="David" w:cs="David"/>
          <w:b/>
          <w:bCs/>
          <w:sz w:val="24"/>
          <w:szCs w:val="24"/>
          <w:rtl/>
        </w:rPr>
        <w:t xml:space="preserve"> </w:t>
      </w:r>
      <w:r w:rsidRPr="00EF4F1C">
        <w:rPr>
          <w:rFonts w:ascii="David" w:hAnsi="David" w:cs="David" w:hint="eastAsia"/>
          <w:b/>
          <w:bCs/>
          <w:sz w:val="24"/>
          <w:szCs w:val="24"/>
          <w:rtl/>
        </w:rPr>
        <w:t>קביעת</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המדויק</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התחייבותנו</w:t>
      </w:r>
      <w:r w:rsidRPr="00EF4F1C">
        <w:rPr>
          <w:rFonts w:ascii="David" w:hAnsi="David" w:cs="David"/>
          <w:b/>
          <w:bCs/>
          <w:sz w:val="24"/>
          <w:szCs w:val="24"/>
          <w:rtl/>
        </w:rPr>
        <w:t xml:space="preserve"> </w:t>
      </w:r>
      <w:r w:rsidRPr="00EF4F1C">
        <w:rPr>
          <w:rFonts w:ascii="David" w:hAnsi="David" w:cs="David" w:hint="eastAsia"/>
          <w:b/>
          <w:bCs/>
          <w:sz w:val="24"/>
          <w:szCs w:val="24"/>
          <w:rtl/>
        </w:rPr>
        <w:t>הנזכרות</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בעקבות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והתוספות</w:t>
      </w:r>
      <w:r w:rsidRPr="00EF4F1C">
        <w:rPr>
          <w:rFonts w:ascii="David" w:hAnsi="David" w:cs="David"/>
          <w:b/>
          <w:bCs/>
          <w:sz w:val="24"/>
          <w:szCs w:val="24"/>
          <w:rtl/>
        </w:rPr>
        <w:t xml:space="preserve"> </w:t>
      </w:r>
      <w:r w:rsidRPr="00EF4F1C">
        <w:rPr>
          <w:rFonts w:ascii="David" w:hAnsi="David" w:cs="David" w:hint="eastAsia"/>
          <w:b/>
          <w:bCs/>
          <w:sz w:val="24"/>
          <w:szCs w:val="24"/>
          <w:rtl/>
        </w:rPr>
        <w:t>שאנו</w:t>
      </w:r>
      <w:r w:rsidRPr="00EF4F1C">
        <w:rPr>
          <w:rFonts w:ascii="David" w:hAnsi="David" w:cs="David"/>
          <w:b/>
          <w:bCs/>
          <w:sz w:val="24"/>
          <w:szCs w:val="24"/>
          <w:rtl/>
        </w:rPr>
        <w:t xml:space="preserve"> </w:t>
      </w:r>
      <w:r w:rsidRPr="00EF4F1C">
        <w:rPr>
          <w:rFonts w:ascii="David" w:hAnsi="David" w:cs="David" w:hint="eastAsia"/>
          <w:b/>
          <w:bCs/>
          <w:sz w:val="24"/>
          <w:szCs w:val="24"/>
          <w:rtl/>
        </w:rPr>
        <w:t>מזמינים</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תסתיימנה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יתקבל</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8129FF0" w14:textId="77777777" w:rsidR="00EF4F1C" w:rsidRPr="00EF4F1C" w:rsidRDefault="00EF4F1C" w:rsidP="00A11D74">
      <w:pPr>
        <w:spacing w:after="0" w:afterAutospacing="0" w:line="240" w:lineRule="auto"/>
        <w:rPr>
          <w:rFonts w:ascii="David" w:hAnsi="David" w:cs="David"/>
          <w:b/>
          <w:bCs/>
          <w:sz w:val="24"/>
          <w:szCs w:val="24"/>
          <w:u w:val="single"/>
          <w:rtl/>
        </w:rPr>
      </w:pPr>
    </w:p>
    <w:p w14:paraId="1D8E6F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מודגש</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אינכם</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לגוונים</w:t>
      </w:r>
      <w:r w:rsidRPr="00EF4F1C">
        <w:rPr>
          <w:rFonts w:ascii="David" w:hAnsi="David" w:cs="David"/>
          <w:b/>
          <w:bCs/>
          <w:sz w:val="24"/>
          <w:szCs w:val="24"/>
          <w:rtl/>
        </w:rPr>
        <w:t xml:space="preserve"> </w:t>
      </w:r>
      <w:r w:rsidRPr="00EF4F1C">
        <w:rPr>
          <w:rFonts w:ascii="David" w:hAnsi="David" w:cs="David" w:hint="eastAsia"/>
          <w:b/>
          <w:bCs/>
          <w:sz w:val="24"/>
          <w:szCs w:val="24"/>
          <w:rtl/>
        </w:rPr>
        <w:t>ולצבעים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הפריטים</w:t>
      </w:r>
      <w:r w:rsidRPr="00EF4F1C">
        <w:rPr>
          <w:rFonts w:ascii="David" w:hAnsi="David" w:cs="David"/>
          <w:b/>
          <w:bCs/>
          <w:sz w:val="24"/>
          <w:szCs w:val="24"/>
          <w:rtl/>
        </w:rPr>
        <w:t xml:space="preserve"> </w:t>
      </w:r>
      <w:r w:rsidRPr="00EF4F1C">
        <w:rPr>
          <w:rFonts w:ascii="David" w:hAnsi="David" w:cs="David" w:hint="eastAsia"/>
          <w:b/>
          <w:bCs/>
          <w:sz w:val="24"/>
          <w:szCs w:val="24"/>
          <w:rtl/>
        </w:rPr>
        <w:t>ולהתאמתם</w:t>
      </w:r>
      <w:r w:rsidRPr="00EF4F1C">
        <w:rPr>
          <w:rFonts w:ascii="David" w:hAnsi="David" w:cs="David"/>
          <w:b/>
          <w:bCs/>
          <w:sz w:val="24"/>
          <w:szCs w:val="24"/>
          <w:rtl/>
        </w:rPr>
        <w:t xml:space="preserve"> </w:t>
      </w:r>
      <w:r w:rsidRPr="00EF4F1C">
        <w:rPr>
          <w:rFonts w:ascii="David" w:hAnsi="David" w:cs="David" w:hint="eastAsia"/>
          <w:b/>
          <w:bCs/>
          <w:sz w:val="24"/>
          <w:szCs w:val="24"/>
          <w:rtl/>
        </w:rPr>
        <w:t>ההדדית</w:t>
      </w:r>
      <w:r w:rsidRPr="00EF4F1C">
        <w:rPr>
          <w:rFonts w:ascii="David" w:hAnsi="David" w:cs="David"/>
          <w:b/>
          <w:bCs/>
          <w:sz w:val="24"/>
          <w:szCs w:val="24"/>
          <w:rtl/>
        </w:rPr>
        <w:t xml:space="preserve">. </w:t>
      </w:r>
      <w:r w:rsidRPr="00EF4F1C">
        <w:rPr>
          <w:rFonts w:ascii="David" w:hAnsi="David" w:cs="David" w:hint="eastAsia"/>
          <w:b/>
          <w:bCs/>
          <w:sz w:val="24"/>
          <w:szCs w:val="24"/>
          <w:rtl/>
        </w:rPr>
        <w:t>הדבר</w:t>
      </w:r>
      <w:r w:rsidRPr="00EF4F1C">
        <w:rPr>
          <w:rFonts w:ascii="David" w:hAnsi="David" w:cs="David"/>
          <w:b/>
          <w:bCs/>
          <w:sz w:val="24"/>
          <w:szCs w:val="24"/>
          <w:rtl/>
        </w:rPr>
        <w:t xml:space="preserve"> </w:t>
      </w:r>
      <w:r w:rsidRPr="00EF4F1C">
        <w:rPr>
          <w:rFonts w:ascii="David" w:hAnsi="David" w:cs="David" w:hint="eastAsia"/>
          <w:b/>
          <w:bCs/>
          <w:sz w:val="24"/>
          <w:szCs w:val="24"/>
          <w:rtl/>
        </w:rPr>
        <w:t>אמור</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והן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w:t>
      </w:r>
    </w:p>
    <w:p w14:paraId="7C4E41B6" w14:textId="77777777" w:rsidR="00EF4F1C" w:rsidRPr="00EF4F1C" w:rsidRDefault="00EF4F1C" w:rsidP="00A11D74">
      <w:pPr>
        <w:spacing w:after="0" w:afterAutospacing="0" w:line="240" w:lineRule="auto"/>
        <w:rPr>
          <w:rFonts w:ascii="David" w:hAnsi="David" w:cs="David"/>
          <w:b/>
          <w:bCs/>
          <w:sz w:val="24"/>
          <w:szCs w:val="24"/>
          <w:rtl/>
        </w:rPr>
      </w:pPr>
    </w:p>
    <w:p w14:paraId="613BD90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w:t>
      </w:r>
      <w:r w:rsidRPr="00EF4F1C">
        <w:rPr>
          <w:rFonts w:ascii="David" w:hAnsi="David" w:cs="David"/>
          <w:b/>
          <w:bCs/>
          <w:sz w:val="24"/>
          <w:szCs w:val="24"/>
          <w:rtl/>
        </w:rPr>
        <w:tab/>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יחייב</w:t>
      </w:r>
      <w:r w:rsidRPr="00EF4F1C">
        <w:rPr>
          <w:rFonts w:ascii="David" w:hAnsi="David" w:cs="David"/>
          <w:b/>
          <w:bCs/>
          <w:sz w:val="24"/>
          <w:szCs w:val="24"/>
          <w:rtl/>
        </w:rPr>
        <w:t xml:space="preserve"> </w:t>
      </w:r>
      <w:r w:rsidRPr="00EF4F1C">
        <w:rPr>
          <w:rFonts w:ascii="David" w:hAnsi="David" w:cs="David" w:hint="eastAsia"/>
          <w:b/>
          <w:bCs/>
          <w:sz w:val="24"/>
          <w:szCs w:val="24"/>
          <w:rtl/>
        </w:rPr>
        <w:t>אתכם</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חתימתכם</w:t>
      </w:r>
      <w:r w:rsidRPr="00EF4F1C">
        <w:rPr>
          <w:rFonts w:ascii="David" w:hAnsi="David" w:cs="David"/>
          <w:b/>
          <w:bCs/>
          <w:sz w:val="24"/>
          <w:szCs w:val="24"/>
          <w:rtl/>
        </w:rPr>
        <w:t xml:space="preserve"> </w:t>
      </w:r>
      <w:r w:rsidRPr="00EF4F1C">
        <w:rPr>
          <w:rFonts w:ascii="David" w:hAnsi="David" w:cs="David" w:hint="eastAsia"/>
          <w:b/>
          <w:bCs/>
          <w:sz w:val="24"/>
          <w:szCs w:val="24"/>
          <w:rtl/>
        </w:rPr>
        <w:t>עליו</w:t>
      </w:r>
      <w:r w:rsidRPr="00EF4F1C">
        <w:rPr>
          <w:rFonts w:ascii="David" w:hAnsi="David" w:cs="David"/>
          <w:b/>
          <w:bCs/>
          <w:sz w:val="24"/>
          <w:szCs w:val="24"/>
          <w:rtl/>
        </w:rPr>
        <w:t xml:space="preserve"> </w:t>
      </w:r>
      <w:r w:rsidRPr="00EF4F1C">
        <w:rPr>
          <w:rFonts w:ascii="David" w:hAnsi="David" w:cs="David" w:hint="eastAsia"/>
          <w:b/>
          <w:bCs/>
          <w:sz w:val="24"/>
          <w:szCs w:val="24"/>
          <w:rtl/>
        </w:rPr>
        <w:t>ובכפוף</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w:t>
      </w:r>
    </w:p>
    <w:p w14:paraId="5002C454" w14:textId="77777777" w:rsidR="00EF4F1C" w:rsidRPr="00EF4F1C" w:rsidRDefault="00EF4F1C" w:rsidP="00A11D74">
      <w:pPr>
        <w:spacing w:after="0" w:afterAutospacing="0" w:line="240" w:lineRule="auto"/>
        <w:rPr>
          <w:rFonts w:ascii="David" w:hAnsi="David" w:cs="David"/>
          <w:b/>
          <w:bCs/>
          <w:sz w:val="24"/>
          <w:szCs w:val="24"/>
          <w:rtl/>
        </w:rPr>
      </w:pPr>
    </w:p>
    <w:p w14:paraId="1532A6F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9.1</w:t>
      </w:r>
      <w:r w:rsidRPr="00EF4F1C">
        <w:rPr>
          <w:rFonts w:ascii="David" w:hAnsi="David" w:cs="David"/>
          <w:b/>
          <w:bCs/>
          <w:sz w:val="24"/>
          <w:szCs w:val="24"/>
          <w:rtl/>
        </w:rPr>
        <w:tab/>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לביננו</w:t>
      </w:r>
      <w:r w:rsidRPr="00EF4F1C">
        <w:rPr>
          <w:rFonts w:ascii="David" w:hAnsi="David" w:cs="David"/>
          <w:b/>
          <w:bCs/>
          <w:sz w:val="24"/>
          <w:szCs w:val="24"/>
          <w:rtl/>
        </w:rPr>
        <w:t xml:space="preserve"> </w:t>
      </w:r>
      <w:r w:rsidRPr="00EF4F1C">
        <w:rPr>
          <w:rFonts w:ascii="David" w:hAnsi="David" w:cs="David" w:hint="eastAsia"/>
          <w:b/>
          <w:bCs/>
          <w:sz w:val="24"/>
          <w:szCs w:val="24"/>
          <w:rtl/>
        </w:rPr>
        <w:t>ושולמו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לחברה</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20% </w:t>
      </w:r>
      <w:r w:rsidRPr="00EF4F1C">
        <w:rPr>
          <w:rFonts w:ascii="David" w:hAnsi="David" w:cs="David" w:hint="eastAsia"/>
          <w:b/>
          <w:bCs/>
          <w:sz w:val="24"/>
          <w:szCs w:val="24"/>
          <w:rtl/>
        </w:rPr>
        <w:t>ממחיר</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p>
    <w:p w14:paraId="533CA434" w14:textId="77777777" w:rsidR="00EF4F1C" w:rsidRPr="00EF4F1C" w:rsidRDefault="00EF4F1C" w:rsidP="00A11D74">
      <w:pPr>
        <w:spacing w:after="0" w:afterAutospacing="0" w:line="240" w:lineRule="auto"/>
        <w:rPr>
          <w:rFonts w:ascii="David" w:hAnsi="David" w:cs="David"/>
          <w:b/>
          <w:bCs/>
          <w:sz w:val="24"/>
          <w:szCs w:val="24"/>
          <w:rtl/>
        </w:rPr>
      </w:pPr>
    </w:p>
    <w:p w14:paraId="587441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9.2</w:t>
      </w:r>
      <w:r w:rsidRPr="00EF4F1C">
        <w:rPr>
          <w:rFonts w:ascii="David" w:hAnsi="David" w:cs="David"/>
          <w:b/>
          <w:bCs/>
          <w:sz w:val="24"/>
          <w:szCs w:val="24"/>
          <w:rtl/>
        </w:rPr>
        <w:tab/>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אושרה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פרטיה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בכפיפה</w:t>
      </w:r>
      <w:r w:rsidRPr="00EF4F1C">
        <w:rPr>
          <w:rFonts w:ascii="David" w:hAnsi="David" w:cs="David"/>
          <w:b/>
          <w:bCs/>
          <w:sz w:val="24"/>
          <w:szCs w:val="24"/>
          <w:rtl/>
        </w:rPr>
        <w:t xml:space="preserve"> </w:t>
      </w:r>
      <w:r w:rsidRPr="00EF4F1C">
        <w:rPr>
          <w:rFonts w:ascii="David" w:hAnsi="David" w:cs="David" w:hint="eastAsia"/>
          <w:b/>
          <w:bCs/>
          <w:sz w:val="24"/>
          <w:szCs w:val="24"/>
          <w:rtl/>
        </w:rPr>
        <w:t>למתכונת</w:t>
      </w:r>
      <w:r w:rsidRPr="00EF4F1C">
        <w:rPr>
          <w:rFonts w:ascii="David" w:hAnsi="David" w:cs="David"/>
          <w:b/>
          <w:bCs/>
          <w:sz w:val="24"/>
          <w:szCs w:val="24"/>
          <w:rtl/>
        </w:rPr>
        <w:t xml:space="preserve"> </w:t>
      </w:r>
      <w:r w:rsidRPr="00EF4F1C">
        <w:rPr>
          <w:rFonts w:ascii="David" w:hAnsi="David" w:cs="David" w:hint="eastAsia"/>
          <w:b/>
          <w:bCs/>
          <w:sz w:val="24"/>
          <w:szCs w:val="24"/>
          <w:rtl/>
        </w:rPr>
        <w:t>שאושרה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w:t>
      </w:r>
    </w:p>
    <w:p w14:paraId="7F018079" w14:textId="77777777" w:rsidR="00EF4F1C" w:rsidRPr="00EF4F1C" w:rsidRDefault="00EF4F1C" w:rsidP="00A11D74">
      <w:pPr>
        <w:spacing w:after="0" w:afterAutospacing="0" w:line="240" w:lineRule="auto"/>
        <w:rPr>
          <w:rFonts w:ascii="David" w:hAnsi="David" w:cs="David"/>
          <w:b/>
          <w:bCs/>
          <w:sz w:val="24"/>
          <w:szCs w:val="24"/>
          <w:rtl/>
        </w:rPr>
      </w:pPr>
    </w:p>
    <w:p w14:paraId="77AA8BE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הנכם</w:t>
      </w:r>
      <w:r w:rsidRPr="00EF4F1C">
        <w:rPr>
          <w:rFonts w:ascii="David" w:hAnsi="David" w:cs="David"/>
          <w:b/>
          <w:bCs/>
          <w:sz w:val="24"/>
          <w:szCs w:val="24"/>
          <w:rtl/>
        </w:rPr>
        <w:t xml:space="preserve"> </w:t>
      </w:r>
      <w:r w:rsidRPr="00EF4F1C">
        <w:rPr>
          <w:rFonts w:ascii="David" w:hAnsi="David" w:cs="David" w:hint="eastAsia"/>
          <w:b/>
          <w:bCs/>
          <w:sz w:val="24"/>
          <w:szCs w:val="24"/>
          <w:rtl/>
        </w:rPr>
        <w:t>רשאים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כולה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חלקה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שיקול</w:t>
      </w:r>
      <w:r w:rsidRPr="00EF4F1C">
        <w:rPr>
          <w:rFonts w:ascii="David" w:hAnsi="David" w:cs="David"/>
          <w:b/>
          <w:bCs/>
          <w:sz w:val="24"/>
          <w:szCs w:val="24"/>
          <w:rtl/>
        </w:rPr>
        <w:t xml:space="preserve"> </w:t>
      </w:r>
      <w:r w:rsidRPr="00EF4F1C">
        <w:rPr>
          <w:rFonts w:ascii="David" w:hAnsi="David" w:cs="David" w:hint="eastAsia"/>
          <w:b/>
          <w:bCs/>
          <w:sz w:val="24"/>
          <w:szCs w:val="24"/>
          <w:rtl/>
        </w:rPr>
        <w:t>דעתכם</w:t>
      </w:r>
      <w:r w:rsidRPr="00EF4F1C">
        <w:rPr>
          <w:rFonts w:ascii="David" w:hAnsi="David" w:cs="David"/>
          <w:b/>
          <w:bCs/>
          <w:sz w:val="24"/>
          <w:szCs w:val="24"/>
          <w:rtl/>
        </w:rPr>
        <w:t xml:space="preserve"> </w:t>
      </w:r>
      <w:r w:rsidRPr="00EF4F1C">
        <w:rPr>
          <w:rFonts w:ascii="David" w:hAnsi="David" w:cs="David" w:hint="eastAsia"/>
          <w:b/>
          <w:bCs/>
          <w:sz w:val="24"/>
          <w:szCs w:val="24"/>
          <w:rtl/>
        </w:rPr>
        <w:t>הבלעדי</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מותנה</w:t>
      </w:r>
      <w:r w:rsidRPr="00EF4F1C">
        <w:rPr>
          <w:rFonts w:ascii="David" w:hAnsi="David" w:cs="David"/>
          <w:b/>
          <w:bCs/>
          <w:sz w:val="24"/>
          <w:szCs w:val="24"/>
          <w:rtl/>
        </w:rPr>
        <w:t xml:space="preserve"> </w:t>
      </w:r>
      <w:r w:rsidRPr="00EF4F1C">
        <w:rPr>
          <w:rFonts w:ascii="David" w:hAnsi="David" w:cs="David" w:hint="eastAsia"/>
          <w:b/>
          <w:bCs/>
          <w:sz w:val="24"/>
          <w:szCs w:val="24"/>
          <w:rtl/>
        </w:rPr>
        <w:t>בזכות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מטעמה</w:t>
      </w:r>
      <w:r w:rsidRPr="00EF4F1C">
        <w:rPr>
          <w:rFonts w:ascii="David" w:hAnsi="David" w:cs="David"/>
          <w:b/>
          <w:bCs/>
          <w:sz w:val="24"/>
          <w:szCs w:val="24"/>
          <w:rtl/>
        </w:rPr>
        <w:t xml:space="preserve"> </w:t>
      </w:r>
      <w:r w:rsidRPr="00EF4F1C">
        <w:rPr>
          <w:rFonts w:ascii="David" w:hAnsi="David" w:cs="David" w:hint="eastAsia"/>
          <w:b/>
          <w:bCs/>
          <w:sz w:val="24"/>
          <w:szCs w:val="24"/>
          <w:rtl/>
        </w:rPr>
        <w:t>להתנגד</w:t>
      </w:r>
      <w:r w:rsidRPr="00EF4F1C">
        <w:rPr>
          <w:rFonts w:ascii="David" w:hAnsi="David" w:cs="David"/>
          <w:b/>
          <w:bCs/>
          <w:sz w:val="24"/>
          <w:szCs w:val="24"/>
          <w:rtl/>
        </w:rPr>
        <w:t xml:space="preserve"> </w:t>
      </w:r>
      <w:r w:rsidRPr="00EF4F1C">
        <w:rPr>
          <w:rFonts w:ascii="David" w:hAnsi="David" w:cs="David" w:hint="eastAsia"/>
          <w:b/>
          <w:bCs/>
          <w:sz w:val="24"/>
          <w:szCs w:val="24"/>
          <w:rtl/>
        </w:rPr>
        <w:t>לביצועם</w:t>
      </w:r>
      <w:r w:rsidRPr="00EF4F1C">
        <w:rPr>
          <w:rFonts w:ascii="David" w:hAnsi="David" w:cs="David"/>
          <w:b/>
          <w:bCs/>
          <w:sz w:val="24"/>
          <w:szCs w:val="24"/>
          <w:rtl/>
        </w:rPr>
        <w:t>.</w:t>
      </w:r>
    </w:p>
    <w:p w14:paraId="64C61720" w14:textId="77777777" w:rsidR="00EF4F1C" w:rsidRPr="00EF4F1C" w:rsidRDefault="00EF4F1C" w:rsidP="00A11D74">
      <w:pPr>
        <w:spacing w:after="0" w:afterAutospacing="0" w:line="240" w:lineRule="auto"/>
        <w:rPr>
          <w:rFonts w:ascii="David" w:hAnsi="David" w:cs="David"/>
          <w:b/>
          <w:bCs/>
          <w:sz w:val="24"/>
          <w:szCs w:val="24"/>
          <w:u w:val="single"/>
          <w:rtl/>
        </w:rPr>
      </w:pPr>
    </w:p>
    <w:p w14:paraId="1E720A5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9.3</w:t>
      </w:r>
      <w:r w:rsidRPr="00EF4F1C">
        <w:rPr>
          <w:rFonts w:ascii="David" w:hAnsi="David" w:cs="David"/>
          <w:b/>
          <w:bCs/>
          <w:sz w:val="24"/>
          <w:szCs w:val="24"/>
          <w:rtl/>
        </w:rPr>
        <w:tab/>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50% </w:t>
      </w:r>
      <w:r w:rsidRPr="00EF4F1C">
        <w:rPr>
          <w:rFonts w:ascii="David" w:hAnsi="David" w:cs="David" w:hint="eastAsia"/>
          <w:b/>
          <w:bCs/>
          <w:sz w:val="24"/>
          <w:szCs w:val="24"/>
          <w:rtl/>
        </w:rPr>
        <w:t>מהכספים</w:t>
      </w:r>
      <w:r w:rsidRPr="00EF4F1C">
        <w:rPr>
          <w:rFonts w:ascii="David" w:hAnsi="David" w:cs="David"/>
          <w:b/>
          <w:bCs/>
          <w:sz w:val="24"/>
          <w:szCs w:val="24"/>
          <w:rtl/>
        </w:rPr>
        <w:t xml:space="preserve"> </w:t>
      </w:r>
      <w:r w:rsidRPr="00EF4F1C">
        <w:rPr>
          <w:rFonts w:ascii="David" w:hAnsi="David" w:cs="David" w:hint="eastAsia"/>
          <w:b/>
          <w:bCs/>
          <w:sz w:val="24"/>
          <w:szCs w:val="24"/>
          <w:rtl/>
        </w:rPr>
        <w:t>המגיעים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מאיתנו</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ויתרת</w:t>
      </w:r>
      <w:r w:rsidRPr="00EF4F1C">
        <w:rPr>
          <w:rFonts w:ascii="David" w:hAnsi="David" w:cs="David"/>
          <w:b/>
          <w:bCs/>
          <w:sz w:val="24"/>
          <w:szCs w:val="24"/>
          <w:rtl/>
        </w:rPr>
        <w:t xml:space="preserve"> </w:t>
      </w:r>
      <w:r w:rsidRPr="00EF4F1C">
        <w:rPr>
          <w:rFonts w:ascii="David" w:hAnsi="David" w:cs="David" w:hint="eastAsia"/>
          <w:b/>
          <w:bCs/>
          <w:sz w:val="24"/>
          <w:szCs w:val="24"/>
          <w:rtl/>
        </w:rPr>
        <w:t>הכספים</w:t>
      </w:r>
      <w:r w:rsidRPr="00EF4F1C">
        <w:rPr>
          <w:rFonts w:ascii="David" w:hAnsi="David" w:cs="David"/>
          <w:b/>
          <w:bCs/>
          <w:sz w:val="24"/>
          <w:szCs w:val="24"/>
          <w:rtl/>
        </w:rPr>
        <w:t xml:space="preserve"> </w:t>
      </w:r>
      <w:r w:rsidRPr="00EF4F1C">
        <w:rPr>
          <w:rFonts w:ascii="David" w:hAnsi="David" w:cs="David" w:hint="eastAsia"/>
          <w:b/>
          <w:bCs/>
          <w:sz w:val="24"/>
          <w:szCs w:val="24"/>
          <w:rtl/>
        </w:rPr>
        <w:t>המגיעה</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מאיתנו</w:t>
      </w:r>
      <w:r w:rsidRPr="00EF4F1C">
        <w:rPr>
          <w:rFonts w:ascii="David" w:hAnsi="David" w:cs="David"/>
          <w:b/>
          <w:bCs/>
          <w:sz w:val="24"/>
          <w:szCs w:val="24"/>
          <w:rtl/>
        </w:rPr>
        <w:t xml:space="preserve"> </w:t>
      </w:r>
      <w:r w:rsidRPr="00EF4F1C">
        <w:rPr>
          <w:rFonts w:ascii="David" w:hAnsi="David" w:cs="David" w:hint="eastAsia"/>
          <w:b/>
          <w:bCs/>
          <w:sz w:val="24"/>
          <w:szCs w:val="24"/>
          <w:rtl/>
        </w:rPr>
        <w:t>תשולם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סמוך</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אלא</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סוכם</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בהזמנה</w:t>
      </w:r>
      <w:r w:rsidRPr="00EF4F1C">
        <w:rPr>
          <w:rFonts w:ascii="David" w:hAnsi="David" w:cs="David"/>
          <w:b/>
          <w:bCs/>
          <w:sz w:val="24"/>
          <w:szCs w:val="24"/>
          <w:rtl/>
        </w:rPr>
        <w:t>.</w:t>
      </w:r>
    </w:p>
    <w:p w14:paraId="180415D6" w14:textId="77777777" w:rsidR="00EF4F1C" w:rsidRPr="00EF4F1C" w:rsidRDefault="00EF4F1C" w:rsidP="00A11D74">
      <w:pPr>
        <w:spacing w:after="0" w:afterAutospacing="0" w:line="240" w:lineRule="auto"/>
        <w:rPr>
          <w:rFonts w:ascii="David" w:hAnsi="David" w:cs="David"/>
          <w:b/>
          <w:bCs/>
          <w:sz w:val="24"/>
          <w:szCs w:val="24"/>
          <w:rtl/>
        </w:rPr>
      </w:pPr>
    </w:p>
    <w:p w14:paraId="6FC65E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בהעברת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יועציה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יריבות</w:t>
      </w:r>
      <w:r w:rsidRPr="00EF4F1C">
        <w:rPr>
          <w:rFonts w:ascii="David" w:hAnsi="David" w:cs="David"/>
          <w:b/>
          <w:bCs/>
          <w:sz w:val="24"/>
          <w:szCs w:val="24"/>
          <w:rtl/>
        </w:rPr>
        <w:t xml:space="preserve"> </w:t>
      </w:r>
      <w:r w:rsidRPr="00EF4F1C">
        <w:rPr>
          <w:rFonts w:ascii="David" w:hAnsi="David" w:cs="David" w:hint="eastAsia"/>
          <w:b/>
          <w:bCs/>
          <w:sz w:val="24"/>
          <w:szCs w:val="24"/>
          <w:rtl/>
        </w:rPr>
        <w:t>ביננו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הנוגע</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מאחריותכם</w:t>
      </w:r>
      <w:r w:rsidRPr="00EF4F1C">
        <w:rPr>
          <w:rFonts w:ascii="David" w:hAnsi="David" w:cs="David"/>
          <w:b/>
          <w:bCs/>
          <w:sz w:val="24"/>
          <w:szCs w:val="24"/>
          <w:rtl/>
        </w:rPr>
        <w:t xml:space="preserve"> </w:t>
      </w:r>
      <w:r w:rsidRPr="00EF4F1C">
        <w:rPr>
          <w:rFonts w:ascii="David" w:hAnsi="David" w:cs="David" w:hint="eastAsia"/>
          <w:b/>
          <w:bCs/>
          <w:sz w:val="24"/>
          <w:szCs w:val="24"/>
          <w:rtl/>
        </w:rPr>
        <w:t>הבלעדית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283290B1" w14:textId="77777777" w:rsidR="00EF4F1C" w:rsidRPr="00EF4F1C" w:rsidRDefault="00EF4F1C" w:rsidP="00A11D74">
      <w:pPr>
        <w:spacing w:after="0" w:afterAutospacing="0" w:line="240" w:lineRule="auto"/>
        <w:rPr>
          <w:rFonts w:ascii="David" w:hAnsi="David" w:cs="David"/>
          <w:b/>
          <w:bCs/>
          <w:sz w:val="24"/>
          <w:szCs w:val="24"/>
          <w:rtl/>
        </w:rPr>
      </w:pPr>
    </w:p>
    <w:p w14:paraId="36E59D8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11.</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הנוגדים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תקן</w:t>
      </w:r>
      <w:r w:rsidRPr="00EF4F1C">
        <w:rPr>
          <w:rFonts w:ascii="David" w:hAnsi="David" w:cs="David"/>
          <w:b/>
          <w:bCs/>
          <w:sz w:val="24"/>
          <w:szCs w:val="24"/>
          <w:rtl/>
        </w:rPr>
        <w:t xml:space="preserve">, </w:t>
      </w:r>
      <w:r w:rsidRPr="00EF4F1C">
        <w:rPr>
          <w:rFonts w:ascii="David" w:hAnsi="David" w:cs="David" w:hint="eastAsia"/>
          <w:b/>
          <w:bCs/>
          <w:sz w:val="24"/>
          <w:szCs w:val="24"/>
          <w:rtl/>
        </w:rPr>
        <w:t>והזמנה</w:t>
      </w:r>
      <w:r w:rsidRPr="00EF4F1C">
        <w:rPr>
          <w:rFonts w:ascii="David" w:hAnsi="David" w:cs="David"/>
          <w:b/>
          <w:bCs/>
          <w:sz w:val="24"/>
          <w:szCs w:val="24"/>
          <w:rtl/>
        </w:rPr>
        <w:t xml:space="preserve"> </w:t>
      </w:r>
      <w:r w:rsidRPr="00EF4F1C">
        <w:rPr>
          <w:rFonts w:ascii="David" w:hAnsi="David" w:cs="David" w:hint="eastAsia"/>
          <w:b/>
          <w:bCs/>
          <w:sz w:val="24"/>
          <w:szCs w:val="24"/>
          <w:rtl/>
        </w:rPr>
        <w:t>כזו</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בטלה</w:t>
      </w:r>
      <w:r w:rsidRPr="00EF4F1C">
        <w:rPr>
          <w:rFonts w:ascii="David" w:hAnsi="David" w:cs="David"/>
          <w:b/>
          <w:bCs/>
          <w:sz w:val="24"/>
          <w:szCs w:val="24"/>
          <w:rtl/>
        </w:rPr>
        <w:t xml:space="preserve"> </w:t>
      </w:r>
      <w:r w:rsidRPr="00EF4F1C">
        <w:rPr>
          <w:rFonts w:ascii="David" w:hAnsi="David" w:cs="David" w:hint="eastAsia"/>
          <w:b/>
          <w:bCs/>
          <w:sz w:val="24"/>
          <w:szCs w:val="24"/>
          <w:rtl/>
        </w:rPr>
        <w:t>מעיקרה</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תאושר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ובאם</w:t>
      </w:r>
      <w:r w:rsidRPr="00EF4F1C">
        <w:rPr>
          <w:rFonts w:ascii="David" w:hAnsi="David" w:cs="David"/>
          <w:b/>
          <w:bCs/>
          <w:sz w:val="24"/>
          <w:szCs w:val="24"/>
          <w:rtl/>
        </w:rPr>
        <w:t xml:space="preserve"> </w:t>
      </w:r>
      <w:r w:rsidRPr="00EF4F1C">
        <w:rPr>
          <w:rFonts w:ascii="David" w:hAnsi="David" w:cs="David" w:hint="eastAsia"/>
          <w:b/>
          <w:bCs/>
          <w:sz w:val="24"/>
          <w:szCs w:val="24"/>
          <w:rtl/>
        </w:rPr>
        <w:t>בוצעה</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האחריות</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 </w:t>
      </w:r>
      <w:r w:rsidRPr="00EF4F1C">
        <w:rPr>
          <w:rFonts w:ascii="David" w:hAnsi="David" w:cs="David" w:hint="eastAsia"/>
          <w:b/>
          <w:bCs/>
          <w:sz w:val="24"/>
          <w:szCs w:val="24"/>
          <w:rtl/>
        </w:rPr>
        <w:t>עלינו</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21DA46D3" w14:textId="77777777" w:rsidR="00EF4F1C" w:rsidRPr="00EF4F1C" w:rsidRDefault="00EF4F1C" w:rsidP="00A11D74">
      <w:pPr>
        <w:spacing w:after="0" w:afterAutospacing="0" w:line="240" w:lineRule="auto"/>
        <w:rPr>
          <w:rFonts w:ascii="David" w:hAnsi="David" w:cs="David"/>
          <w:b/>
          <w:bCs/>
          <w:sz w:val="24"/>
          <w:szCs w:val="24"/>
          <w:u w:val="single"/>
          <w:rtl/>
        </w:rPr>
      </w:pPr>
    </w:p>
    <w:p w14:paraId="4DDBD8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12.</w:t>
      </w:r>
      <w:r w:rsidRPr="00EF4F1C">
        <w:rPr>
          <w:rFonts w:ascii="David" w:hAnsi="David" w:cs="David"/>
          <w:b/>
          <w:bCs/>
          <w:sz w:val="24"/>
          <w:szCs w:val="24"/>
          <w:rtl/>
        </w:rPr>
        <w:tab/>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יבוטל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לביננו</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מחירון</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החזרת</w:t>
      </w:r>
      <w:r w:rsidRPr="00EF4F1C">
        <w:rPr>
          <w:rFonts w:ascii="David" w:hAnsi="David" w:cs="David"/>
          <w:b/>
          <w:bCs/>
          <w:sz w:val="24"/>
          <w:szCs w:val="24"/>
          <w:rtl/>
        </w:rPr>
        <w:t xml:space="preserve"> </w:t>
      </w:r>
      <w:r w:rsidRPr="00EF4F1C">
        <w:rPr>
          <w:rFonts w:ascii="David" w:hAnsi="David" w:cs="David" w:hint="eastAsia"/>
          <w:b/>
          <w:bCs/>
          <w:sz w:val="24"/>
          <w:szCs w:val="24"/>
          <w:rtl/>
        </w:rPr>
        <w:t>מצבה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למצבה</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שתוכנן</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w:t>
      </w:r>
    </w:p>
    <w:p w14:paraId="06041A05" w14:textId="77777777" w:rsidR="00EF4F1C" w:rsidRPr="00EF4F1C" w:rsidRDefault="00EF4F1C" w:rsidP="00A11D74">
      <w:pPr>
        <w:spacing w:after="0" w:afterAutospacing="0" w:line="240" w:lineRule="auto"/>
        <w:rPr>
          <w:rFonts w:ascii="David" w:hAnsi="David" w:cs="David"/>
          <w:b/>
          <w:bCs/>
          <w:sz w:val="24"/>
          <w:szCs w:val="24"/>
          <w:u w:val="single"/>
          <w:rtl/>
        </w:rPr>
      </w:pPr>
    </w:p>
    <w:p w14:paraId="6666F49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eastAsia"/>
          <w:b/>
          <w:bCs/>
          <w:sz w:val="24"/>
          <w:szCs w:val="24"/>
          <w:rtl/>
        </w:rPr>
        <w:t>בברכה</w:t>
      </w:r>
    </w:p>
    <w:p w14:paraId="16C1A58A" w14:textId="77777777" w:rsidR="00EF4F1C" w:rsidRPr="00EF4F1C" w:rsidRDefault="00EF4F1C" w:rsidP="00A11D74">
      <w:pPr>
        <w:spacing w:after="0" w:afterAutospacing="0" w:line="240" w:lineRule="auto"/>
        <w:rPr>
          <w:rFonts w:ascii="David" w:hAnsi="David" w:cs="David"/>
          <w:b/>
          <w:bCs/>
          <w:sz w:val="24"/>
          <w:szCs w:val="24"/>
          <w:rtl/>
        </w:rPr>
      </w:pPr>
    </w:p>
    <w:p w14:paraId="1DF855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______________</w:t>
      </w:r>
      <w:r w:rsidRPr="00EF4F1C">
        <w:rPr>
          <w:rFonts w:ascii="David" w:hAnsi="David" w:cs="David"/>
          <w:b/>
          <w:bCs/>
          <w:sz w:val="24"/>
          <w:szCs w:val="24"/>
          <w:rtl/>
        </w:rPr>
        <w:tab/>
      </w:r>
      <w:r w:rsidRPr="00EF4F1C">
        <w:rPr>
          <w:rFonts w:ascii="David" w:hAnsi="David" w:cs="David"/>
          <w:b/>
          <w:bCs/>
          <w:sz w:val="24"/>
          <w:szCs w:val="24"/>
          <w:rtl/>
        </w:rPr>
        <w:tab/>
        <w:t>______________</w:t>
      </w:r>
    </w:p>
    <w:p w14:paraId="5AF337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תאריך</w:t>
      </w:r>
      <w:r w:rsidRPr="00EF4F1C">
        <w:rPr>
          <w:rFonts w:ascii="David" w:hAnsi="David" w:cs="David"/>
          <w:b/>
          <w:bCs/>
          <w:sz w:val="24"/>
          <w:szCs w:val="24"/>
          <w:rtl/>
        </w:rPr>
        <w:tab/>
        <w:t xml:space="preserve">                                     </w:t>
      </w:r>
      <w:r w:rsidRPr="00EF4F1C">
        <w:rPr>
          <w:rFonts w:ascii="David" w:hAnsi="David" w:cs="David" w:hint="eastAsia"/>
          <w:b/>
          <w:bCs/>
          <w:sz w:val="24"/>
          <w:szCs w:val="24"/>
          <w:rtl/>
        </w:rPr>
        <w:t>הקונה</w:t>
      </w:r>
      <w:r w:rsidRPr="00EF4F1C">
        <w:rPr>
          <w:rFonts w:ascii="David" w:hAnsi="David" w:cs="David"/>
          <w:b/>
          <w:bCs/>
          <w:sz w:val="24"/>
          <w:szCs w:val="24"/>
          <w:rtl/>
        </w:rPr>
        <w:t xml:space="preserve">            </w:t>
      </w:r>
    </w:p>
    <w:p w14:paraId="3FA24D34" w14:textId="77777777" w:rsidR="00EF4F1C" w:rsidRPr="00EF4F1C" w:rsidRDefault="00EF4F1C" w:rsidP="00A11D74">
      <w:pPr>
        <w:spacing w:after="0" w:afterAutospacing="0" w:line="240" w:lineRule="auto"/>
        <w:rPr>
          <w:rFonts w:ascii="David" w:hAnsi="David" w:cs="David"/>
          <w:b/>
          <w:bCs/>
          <w:sz w:val="24"/>
          <w:szCs w:val="24"/>
          <w:rtl/>
        </w:rPr>
      </w:pPr>
    </w:p>
    <w:p w14:paraId="5078A05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מאשרים</w:t>
      </w:r>
      <w:r w:rsidRPr="00EF4F1C">
        <w:rPr>
          <w:rFonts w:ascii="David" w:hAnsi="David" w:cs="David"/>
          <w:b/>
          <w:bCs/>
          <w:sz w:val="24"/>
          <w:szCs w:val="24"/>
          <w:rtl/>
        </w:rPr>
        <w:t xml:space="preserve"> </w:t>
      </w:r>
      <w:r w:rsidRPr="00EF4F1C">
        <w:rPr>
          <w:rFonts w:ascii="David" w:hAnsi="David" w:cs="David"/>
          <w:b/>
          <w:bCs/>
          <w:sz w:val="24"/>
          <w:szCs w:val="24"/>
          <w:rtl/>
        </w:rPr>
        <w:tab/>
      </w:r>
    </w:p>
    <w:p w14:paraId="3EAC7C14" w14:textId="77777777" w:rsidR="00EF4F1C" w:rsidRPr="00EF4F1C" w:rsidRDefault="00EF4F1C" w:rsidP="00A11D74">
      <w:pPr>
        <w:spacing w:after="0" w:afterAutospacing="0" w:line="240" w:lineRule="auto"/>
        <w:rPr>
          <w:rFonts w:ascii="David" w:hAnsi="David" w:cs="David"/>
          <w:b/>
          <w:bCs/>
          <w:sz w:val="24"/>
          <w:szCs w:val="24"/>
          <w:rtl/>
        </w:rPr>
      </w:pPr>
    </w:p>
    <w:p w14:paraId="7A20EDDE" w14:textId="77777777" w:rsidR="00EF4F1C" w:rsidRPr="00EF4F1C" w:rsidRDefault="00EF4F1C" w:rsidP="00A11D74">
      <w:pPr>
        <w:spacing w:after="0" w:afterAutospacing="0" w:line="240" w:lineRule="auto"/>
        <w:rPr>
          <w:rFonts w:ascii="David" w:hAnsi="David" w:cs="David"/>
          <w:b/>
          <w:bCs/>
          <w:sz w:val="24"/>
          <w:szCs w:val="24"/>
          <w:rtl/>
        </w:rPr>
      </w:pPr>
    </w:p>
    <w:p w14:paraId="5C525F5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w:t>
      </w:r>
      <w:r w:rsidRPr="00EF4F1C">
        <w:rPr>
          <w:rFonts w:ascii="David" w:hAnsi="David" w:cs="David"/>
          <w:b/>
          <w:bCs/>
          <w:sz w:val="24"/>
          <w:szCs w:val="24"/>
          <w:rtl/>
        </w:rPr>
        <w:tab/>
        <w:t>__________</w:t>
      </w:r>
    </w:p>
    <w:p w14:paraId="5F20C35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ה</w:t>
      </w:r>
      <w:r w:rsidRPr="00EF4F1C">
        <w:rPr>
          <w:rFonts w:ascii="David" w:hAnsi="David" w:cs="David"/>
          <w:b/>
          <w:bCs/>
          <w:sz w:val="24"/>
          <w:szCs w:val="24"/>
          <w:rtl/>
        </w:rPr>
        <w:t xml:space="preserve"> </w:t>
      </w:r>
      <w:r w:rsidRPr="00EF4F1C">
        <w:rPr>
          <w:rFonts w:ascii="David" w:hAnsi="David" w:cs="David" w:hint="eastAsia"/>
          <w:b/>
          <w:bCs/>
          <w:sz w:val="24"/>
          <w:szCs w:val="24"/>
          <w:rtl/>
        </w:rPr>
        <w:t>ק</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b/>
          <w:bCs/>
          <w:sz w:val="24"/>
          <w:szCs w:val="24"/>
          <w:rtl/>
        </w:rPr>
        <w:tab/>
      </w:r>
      <w:r w:rsidRPr="00EF4F1C">
        <w:rPr>
          <w:rFonts w:ascii="David" w:hAnsi="David" w:cs="David" w:hint="eastAsia"/>
          <w:b/>
          <w:bCs/>
          <w:sz w:val="24"/>
          <w:szCs w:val="24"/>
          <w:rtl/>
        </w:rPr>
        <w:t>תאריך</w:t>
      </w:r>
    </w:p>
    <w:p w14:paraId="06F354BA" w14:textId="77777777" w:rsidR="00EF4F1C" w:rsidRPr="00EF4F1C" w:rsidRDefault="00EF4F1C" w:rsidP="00A11D74">
      <w:pPr>
        <w:spacing w:after="0" w:afterAutospacing="0" w:line="240" w:lineRule="auto"/>
        <w:rPr>
          <w:rFonts w:ascii="David" w:hAnsi="David" w:cs="David"/>
          <w:b/>
          <w:bCs/>
          <w:sz w:val="24"/>
          <w:szCs w:val="24"/>
        </w:rPr>
      </w:pPr>
    </w:p>
    <w:p w14:paraId="40060ECE" w14:textId="77777777" w:rsidR="00EF4F1C" w:rsidRPr="00EF4F1C" w:rsidRDefault="00EF4F1C" w:rsidP="00A11D74">
      <w:pPr>
        <w:spacing w:after="0" w:afterAutospacing="0" w:line="240" w:lineRule="auto"/>
        <w:rPr>
          <w:rFonts w:ascii="David" w:hAnsi="David" w:cs="David"/>
          <w:b/>
          <w:bCs/>
          <w:sz w:val="24"/>
          <w:szCs w:val="24"/>
        </w:rPr>
      </w:pPr>
    </w:p>
    <w:p w14:paraId="4372C742" w14:textId="77777777" w:rsidR="00EF4F1C" w:rsidRPr="00EF4F1C" w:rsidRDefault="00EF4F1C" w:rsidP="00A11D74">
      <w:pPr>
        <w:spacing w:after="0" w:afterAutospacing="0" w:line="240" w:lineRule="auto"/>
        <w:rPr>
          <w:rFonts w:ascii="David" w:hAnsi="David" w:cs="David"/>
          <w:b/>
          <w:bCs/>
          <w:sz w:val="24"/>
          <w:szCs w:val="24"/>
        </w:rPr>
      </w:pPr>
    </w:p>
    <w:p w14:paraId="25530153" w14:textId="77777777" w:rsidR="00EF4F1C" w:rsidRPr="00EF4F1C" w:rsidRDefault="00EF4F1C" w:rsidP="00A11D74">
      <w:pPr>
        <w:spacing w:after="0" w:afterAutospacing="0" w:line="240" w:lineRule="auto"/>
        <w:rPr>
          <w:rFonts w:ascii="David" w:hAnsi="David" w:cs="David"/>
          <w:b/>
          <w:bCs/>
          <w:sz w:val="24"/>
          <w:szCs w:val="24"/>
        </w:rPr>
      </w:pPr>
    </w:p>
    <w:p w14:paraId="7C669887" w14:textId="77777777" w:rsidR="00EF4F1C" w:rsidRPr="00EF4F1C" w:rsidRDefault="00EF4F1C" w:rsidP="00A11D74">
      <w:pPr>
        <w:spacing w:after="0" w:afterAutospacing="0" w:line="240" w:lineRule="auto"/>
        <w:rPr>
          <w:rFonts w:ascii="David" w:hAnsi="David" w:cs="David"/>
          <w:b/>
          <w:bCs/>
          <w:sz w:val="24"/>
          <w:szCs w:val="24"/>
        </w:rPr>
      </w:pPr>
    </w:p>
    <w:p w14:paraId="06F668E9" w14:textId="77777777" w:rsidR="00EF4F1C" w:rsidRPr="00EF4F1C" w:rsidRDefault="00EF4F1C" w:rsidP="00A11D74">
      <w:pPr>
        <w:spacing w:after="0" w:afterAutospacing="0" w:line="240" w:lineRule="auto"/>
        <w:rPr>
          <w:rFonts w:ascii="David" w:hAnsi="David" w:cs="David"/>
          <w:b/>
          <w:bCs/>
          <w:sz w:val="24"/>
          <w:szCs w:val="24"/>
        </w:rPr>
      </w:pPr>
    </w:p>
    <w:p w14:paraId="36235B7B" w14:textId="77777777" w:rsidR="00EF4F1C" w:rsidRPr="00EF4F1C" w:rsidRDefault="00EF4F1C" w:rsidP="00A11D74">
      <w:pPr>
        <w:spacing w:after="0" w:afterAutospacing="0" w:line="240" w:lineRule="auto"/>
        <w:rPr>
          <w:rFonts w:ascii="David" w:hAnsi="David" w:cs="David"/>
          <w:b/>
          <w:bCs/>
          <w:sz w:val="24"/>
          <w:szCs w:val="24"/>
        </w:rPr>
      </w:pPr>
    </w:p>
    <w:p w14:paraId="0579574D" w14:textId="77777777" w:rsidR="00EF4F1C" w:rsidRPr="00EF4F1C" w:rsidRDefault="00EF4F1C" w:rsidP="00A11D74">
      <w:pPr>
        <w:spacing w:after="0" w:afterAutospacing="0" w:line="240" w:lineRule="auto"/>
        <w:rPr>
          <w:rFonts w:ascii="David" w:hAnsi="David" w:cs="David"/>
          <w:b/>
          <w:bCs/>
          <w:sz w:val="24"/>
          <w:szCs w:val="24"/>
        </w:rPr>
      </w:pPr>
    </w:p>
    <w:p w14:paraId="1B16E1BE" w14:textId="77777777" w:rsidR="00EF4F1C" w:rsidRPr="00EF4F1C" w:rsidRDefault="00EF4F1C" w:rsidP="00A11D74">
      <w:pPr>
        <w:spacing w:after="0" w:afterAutospacing="0" w:line="240" w:lineRule="auto"/>
        <w:rPr>
          <w:rFonts w:ascii="David" w:hAnsi="David" w:cs="David"/>
          <w:b/>
          <w:bCs/>
          <w:sz w:val="24"/>
          <w:szCs w:val="24"/>
        </w:rPr>
      </w:pPr>
    </w:p>
    <w:p w14:paraId="57DEF569" w14:textId="77777777" w:rsidR="00EF4F1C" w:rsidRPr="00EF4F1C" w:rsidRDefault="00EF4F1C" w:rsidP="00A11D74">
      <w:pPr>
        <w:spacing w:after="0" w:afterAutospacing="0" w:line="240" w:lineRule="auto"/>
        <w:rPr>
          <w:rFonts w:ascii="David" w:hAnsi="David" w:cs="David"/>
          <w:b/>
          <w:bCs/>
          <w:sz w:val="24"/>
          <w:szCs w:val="24"/>
        </w:rPr>
      </w:pPr>
    </w:p>
    <w:p w14:paraId="1F79B09D" w14:textId="77777777" w:rsidR="00EF4F1C" w:rsidRPr="00EF4F1C" w:rsidRDefault="00EF4F1C" w:rsidP="00A11D74">
      <w:pPr>
        <w:spacing w:after="0" w:afterAutospacing="0" w:line="240" w:lineRule="auto"/>
        <w:rPr>
          <w:rFonts w:ascii="David" w:hAnsi="David" w:cs="David"/>
          <w:b/>
          <w:bCs/>
          <w:sz w:val="24"/>
          <w:szCs w:val="24"/>
        </w:rPr>
      </w:pPr>
    </w:p>
    <w:p w14:paraId="1A7926F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 xml:space="preserve"> נספח </w:t>
      </w:r>
      <w:r w:rsidRPr="00EF4F1C">
        <w:rPr>
          <w:rFonts w:ascii="David" w:hAnsi="David" w:cs="David"/>
          <w:b/>
          <w:bCs/>
          <w:sz w:val="24"/>
          <w:szCs w:val="24"/>
          <w:u w:val="single"/>
          <w:rtl/>
        </w:rPr>
        <w:t xml:space="preserve">3.1.19 </w:t>
      </w:r>
    </w:p>
    <w:p w14:paraId="34D99B5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3.1.21</w:t>
      </w:r>
    </w:p>
    <w:p w14:paraId="1B2933D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הצהרת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בדבר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היעדר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תביעות</w:t>
      </w:r>
    </w:p>
    <w:p w14:paraId="16B7AEA2" w14:textId="77777777" w:rsidR="00EF4F1C" w:rsidRPr="00EF4F1C" w:rsidRDefault="00EF4F1C" w:rsidP="00A11D74">
      <w:pPr>
        <w:spacing w:after="0" w:afterAutospacing="0" w:line="240" w:lineRule="auto"/>
        <w:rPr>
          <w:rFonts w:ascii="David" w:hAnsi="David" w:cs="David"/>
          <w:b/>
          <w:bCs/>
          <w:sz w:val="24"/>
          <w:szCs w:val="24"/>
          <w:rtl/>
        </w:rPr>
      </w:pPr>
    </w:p>
    <w:p w14:paraId="1FB32E4E" w14:textId="77777777" w:rsidR="00EF4F1C" w:rsidRPr="00EF4F1C" w:rsidRDefault="00EF4F1C" w:rsidP="00A11D74">
      <w:pPr>
        <w:spacing w:after="0" w:afterAutospacing="0" w:line="240" w:lineRule="auto"/>
        <w:rPr>
          <w:rFonts w:ascii="David" w:hAnsi="David" w:cs="David"/>
          <w:b/>
          <w:bCs/>
          <w:sz w:val="24"/>
          <w:szCs w:val="24"/>
        </w:rPr>
      </w:pPr>
    </w:p>
    <w:p w14:paraId="38043BA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157257C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5E9E57C4" w14:textId="77777777" w:rsidR="00EF4F1C" w:rsidRPr="00EF4F1C" w:rsidRDefault="00EF4F1C" w:rsidP="00A11D74">
      <w:pPr>
        <w:spacing w:after="0" w:afterAutospacing="0" w:line="240" w:lineRule="auto"/>
        <w:rPr>
          <w:rFonts w:ascii="David" w:hAnsi="David" w:cs="David"/>
          <w:b/>
          <w:bCs/>
          <w:sz w:val="24"/>
          <w:szCs w:val="24"/>
          <w:rtl/>
        </w:rPr>
      </w:pPr>
    </w:p>
    <w:p w14:paraId="7B99D84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580C544C" w14:textId="77777777" w:rsidR="00EF4F1C" w:rsidRPr="00EF4F1C" w:rsidRDefault="00EF4F1C" w:rsidP="00A11D74">
      <w:pPr>
        <w:spacing w:after="0" w:afterAutospacing="0" w:line="240" w:lineRule="auto"/>
        <w:rPr>
          <w:rFonts w:ascii="David" w:hAnsi="David" w:cs="David"/>
          <w:b/>
          <w:bCs/>
          <w:sz w:val="24"/>
          <w:szCs w:val="24"/>
          <w:rtl/>
        </w:rPr>
      </w:pPr>
    </w:p>
    <w:p w14:paraId="6C0ABC5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מצהירים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שעם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היתרה</w:t>
      </w:r>
      <w:r w:rsidRPr="00EF4F1C">
        <w:rPr>
          <w:rFonts w:ascii="David" w:hAnsi="David" w:cs="David"/>
          <w:b/>
          <w:bCs/>
          <w:sz w:val="24"/>
          <w:szCs w:val="24"/>
          <w:rtl/>
        </w:rPr>
        <w:t xml:space="preserve"> </w:t>
      </w:r>
      <w:r w:rsidRPr="00EF4F1C">
        <w:rPr>
          <w:rFonts w:ascii="David" w:hAnsi="David" w:cs="David" w:hint="eastAsia"/>
          <w:b/>
          <w:bCs/>
          <w:sz w:val="24"/>
          <w:szCs w:val="24"/>
          <w:rtl/>
        </w:rPr>
        <w:t>הסופית</w:t>
      </w:r>
      <w:r w:rsidRPr="00EF4F1C">
        <w:rPr>
          <w:rFonts w:ascii="David" w:hAnsi="David" w:cs="David"/>
          <w:b/>
          <w:bCs/>
          <w:sz w:val="24"/>
          <w:szCs w:val="24"/>
          <w:rtl/>
        </w:rPr>
        <w:t xml:space="preserve">"), </w:t>
      </w:r>
      <w:r w:rsidRPr="00EF4F1C">
        <w:rPr>
          <w:rFonts w:ascii="David" w:hAnsi="David" w:cs="David" w:hint="eastAsia"/>
          <w:b/>
          <w:bCs/>
          <w:sz w:val="24"/>
          <w:szCs w:val="24"/>
          <w:rtl/>
        </w:rPr>
        <w:t>בניכוי</w:t>
      </w:r>
      <w:r w:rsidRPr="00EF4F1C">
        <w:rPr>
          <w:rFonts w:ascii="David" w:hAnsi="David" w:cs="David"/>
          <w:b/>
          <w:bCs/>
          <w:sz w:val="24"/>
          <w:szCs w:val="24"/>
          <w:rtl/>
        </w:rPr>
        <w:t xml:space="preserve"> </w:t>
      </w:r>
      <w:r w:rsidRPr="00EF4F1C">
        <w:rPr>
          <w:rFonts w:ascii="David" w:hAnsi="David" w:cs="David" w:hint="eastAsia"/>
          <w:b/>
          <w:bCs/>
          <w:sz w:val="24"/>
          <w:szCs w:val="24"/>
          <w:rtl/>
        </w:rPr>
        <w:t>מס</w:t>
      </w:r>
      <w:r w:rsidRPr="00EF4F1C">
        <w:rPr>
          <w:rFonts w:ascii="David" w:hAnsi="David" w:cs="David"/>
          <w:b/>
          <w:bCs/>
          <w:sz w:val="24"/>
          <w:szCs w:val="24"/>
          <w:rtl/>
        </w:rPr>
        <w:t xml:space="preserve"> </w:t>
      </w:r>
      <w:r w:rsidRPr="00EF4F1C">
        <w:rPr>
          <w:rFonts w:ascii="David" w:hAnsi="David" w:cs="David" w:hint="eastAsia"/>
          <w:b/>
          <w:bCs/>
          <w:sz w:val="24"/>
          <w:szCs w:val="24"/>
          <w:rtl/>
        </w:rPr>
        <w:t>במקור</w:t>
      </w:r>
      <w:r w:rsidRPr="00EF4F1C">
        <w:rPr>
          <w:rFonts w:ascii="David" w:hAnsi="David" w:cs="David"/>
          <w:b/>
          <w:bCs/>
          <w:sz w:val="24"/>
          <w:szCs w:val="24"/>
          <w:rtl/>
        </w:rPr>
        <w:t xml:space="preserve"> </w:t>
      </w:r>
      <w:r w:rsidRPr="00EF4F1C">
        <w:rPr>
          <w:rFonts w:ascii="David" w:hAnsi="David" w:cs="David" w:hint="eastAsia"/>
          <w:b/>
          <w:bCs/>
          <w:sz w:val="24"/>
          <w:szCs w:val="24"/>
          <w:rtl/>
        </w:rPr>
        <w:t>ובתוספת</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כדין</w:t>
      </w:r>
      <w:r w:rsidRPr="00EF4F1C">
        <w:rPr>
          <w:rFonts w:ascii="David" w:hAnsi="David" w:cs="David"/>
          <w:b/>
          <w:bCs/>
          <w:sz w:val="24"/>
          <w:szCs w:val="24"/>
          <w:rtl/>
        </w:rPr>
        <w:t xml:space="preserve">, </w:t>
      </w:r>
      <w:r w:rsidRPr="00EF4F1C">
        <w:rPr>
          <w:rFonts w:ascii="David" w:hAnsi="David" w:cs="David" w:hint="eastAsia"/>
          <w:b/>
          <w:bCs/>
          <w:sz w:val="24"/>
          <w:szCs w:val="24"/>
          <w:rtl/>
        </w:rPr>
        <w:t>המהווה</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אחרון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התייקרויות</w:t>
      </w:r>
      <w:r w:rsidRPr="00EF4F1C">
        <w:rPr>
          <w:rFonts w:ascii="David" w:hAnsi="David" w:cs="David"/>
          <w:b/>
          <w:bCs/>
          <w:sz w:val="24"/>
          <w:szCs w:val="24"/>
          <w:rtl/>
        </w:rPr>
        <w:t xml:space="preserve">, </w:t>
      </w:r>
      <w:r w:rsidRPr="00EF4F1C">
        <w:rPr>
          <w:rFonts w:ascii="David" w:hAnsi="David" w:cs="David" w:hint="eastAsia"/>
          <w:b/>
          <w:bCs/>
          <w:sz w:val="24"/>
          <w:szCs w:val="24"/>
          <w:rtl/>
        </w:rPr>
        <w:t>קיבלנו</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שביצענו</w:t>
      </w:r>
      <w:r w:rsidRPr="00EF4F1C">
        <w:rPr>
          <w:rFonts w:ascii="David" w:hAnsi="David" w:cs="David"/>
          <w:b/>
          <w:bCs/>
          <w:sz w:val="24"/>
          <w:szCs w:val="24"/>
          <w:rtl/>
        </w:rPr>
        <w:t xml:space="preserve"> </w:t>
      </w:r>
      <w:r w:rsidRPr="00EF4F1C">
        <w:rPr>
          <w:rFonts w:ascii="David" w:hAnsi="David" w:cs="David" w:hint="eastAsia"/>
          <w:b/>
          <w:bCs/>
          <w:sz w:val="24"/>
          <w:szCs w:val="24"/>
          <w:rtl/>
        </w:rPr>
        <w:t>עבורכם</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w:t>
      </w:r>
      <w:r w:rsidRPr="00EF4F1C">
        <w:rPr>
          <w:rFonts w:ascii="David" w:hAnsi="David" w:cs="David"/>
          <w:b/>
          <w:bCs/>
          <w:sz w:val="24"/>
          <w:szCs w:val="24"/>
        </w:rPr>
        <w:t xml:space="preserve"> </w:t>
      </w:r>
      <w:r w:rsidRPr="00EF4F1C">
        <w:rPr>
          <w:rFonts w:ascii="David" w:hAnsi="David" w:cs="David"/>
          <w:b/>
          <w:bCs/>
          <w:sz w:val="24"/>
          <w:szCs w:val="24"/>
          <w:rtl/>
        </w:rPr>
        <w:t>___________</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חלקן</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p>
    <w:p w14:paraId="72E8B33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______________________________________________________________________________________________________________________________________</w:t>
      </w:r>
    </w:p>
    <w:p w14:paraId="643136C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היתרה</w:t>
      </w:r>
      <w:r w:rsidRPr="00EF4F1C">
        <w:rPr>
          <w:rFonts w:ascii="David" w:hAnsi="David" w:cs="David"/>
          <w:b/>
          <w:bCs/>
          <w:sz w:val="24"/>
          <w:szCs w:val="24"/>
          <w:rtl/>
        </w:rPr>
        <w:t xml:space="preserve"> </w:t>
      </w:r>
      <w:r w:rsidRPr="00EF4F1C">
        <w:rPr>
          <w:rFonts w:ascii="David" w:hAnsi="David" w:cs="David" w:hint="eastAsia"/>
          <w:b/>
          <w:bCs/>
          <w:sz w:val="24"/>
          <w:szCs w:val="24"/>
          <w:rtl/>
        </w:rPr>
        <w:t>הסופית</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תהיינה</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למי</w:t>
      </w:r>
      <w:r w:rsidRPr="00EF4F1C">
        <w:rPr>
          <w:rFonts w:ascii="David" w:hAnsi="David" w:cs="David"/>
          <w:b/>
          <w:bCs/>
          <w:sz w:val="24"/>
          <w:szCs w:val="24"/>
          <w:rtl/>
        </w:rPr>
        <w:t xml:space="preserve"> </w:t>
      </w:r>
      <w:r w:rsidRPr="00EF4F1C">
        <w:rPr>
          <w:rFonts w:ascii="David" w:hAnsi="David" w:cs="David" w:hint="eastAsia"/>
          <w:b/>
          <w:bCs/>
          <w:sz w:val="24"/>
          <w:szCs w:val="24"/>
          <w:rtl/>
        </w:rPr>
        <w:t>מטעמנו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תביעות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דרישות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 xml:space="preserve"> </w:t>
      </w:r>
      <w:r w:rsidRPr="00EF4F1C">
        <w:rPr>
          <w:rFonts w:ascii="David" w:hAnsi="David" w:cs="David" w:hint="eastAsia"/>
          <w:b/>
          <w:bCs/>
          <w:sz w:val="24"/>
          <w:szCs w:val="24"/>
          <w:rtl/>
        </w:rPr>
        <w:t>מכוחכם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מאן</w:t>
      </w:r>
      <w:r w:rsidRPr="00EF4F1C">
        <w:rPr>
          <w:rFonts w:ascii="David" w:hAnsi="David" w:cs="David"/>
          <w:b/>
          <w:bCs/>
          <w:sz w:val="24"/>
          <w:szCs w:val="24"/>
          <w:rtl/>
        </w:rPr>
        <w:t xml:space="preserve"> </w:t>
      </w:r>
      <w:r w:rsidRPr="00EF4F1C">
        <w:rPr>
          <w:rFonts w:ascii="David" w:hAnsi="David" w:cs="David" w:hint="eastAsia"/>
          <w:b/>
          <w:bCs/>
          <w:sz w:val="24"/>
          <w:szCs w:val="24"/>
          <w:rtl/>
        </w:rPr>
        <w:t>דהוא</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הכרוך</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הנובע</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w:t>
      </w:r>
    </w:p>
    <w:p w14:paraId="4F0E4CE0" w14:textId="77777777" w:rsidR="00EF4F1C" w:rsidRPr="00EF4F1C" w:rsidRDefault="00EF4F1C" w:rsidP="00A11D74">
      <w:pPr>
        <w:spacing w:after="0" w:afterAutospacing="0" w:line="240" w:lineRule="auto"/>
        <w:rPr>
          <w:rFonts w:ascii="David" w:hAnsi="David" w:cs="David"/>
          <w:b/>
          <w:bCs/>
          <w:sz w:val="24"/>
          <w:szCs w:val="24"/>
          <w:rtl/>
        </w:rPr>
      </w:pPr>
    </w:p>
    <w:p w14:paraId="72A8012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מצהירים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בחשבונות</w:t>
      </w:r>
      <w:r w:rsidRPr="00EF4F1C">
        <w:rPr>
          <w:rFonts w:ascii="David" w:hAnsi="David" w:cs="David"/>
          <w:b/>
          <w:bCs/>
          <w:sz w:val="24"/>
          <w:szCs w:val="24"/>
          <w:rtl/>
        </w:rPr>
        <w:t xml:space="preserve"> </w:t>
      </w:r>
      <w:r w:rsidRPr="00EF4F1C">
        <w:rPr>
          <w:rFonts w:ascii="David" w:hAnsi="David" w:cs="David" w:hint="eastAsia"/>
          <w:b/>
          <w:bCs/>
          <w:sz w:val="24"/>
          <w:szCs w:val="24"/>
          <w:rtl/>
        </w:rPr>
        <w:t>שהוגשו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אושרו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נפלה</w:t>
      </w:r>
      <w:r w:rsidRPr="00EF4F1C">
        <w:rPr>
          <w:rFonts w:ascii="David" w:hAnsi="David" w:cs="David"/>
          <w:b/>
          <w:bCs/>
          <w:sz w:val="24"/>
          <w:szCs w:val="24"/>
          <w:rtl/>
        </w:rPr>
        <w:t xml:space="preserve"> </w:t>
      </w:r>
      <w:r w:rsidRPr="00EF4F1C">
        <w:rPr>
          <w:rFonts w:ascii="David" w:hAnsi="David" w:cs="David" w:hint="eastAsia"/>
          <w:b/>
          <w:bCs/>
          <w:sz w:val="24"/>
          <w:szCs w:val="24"/>
          <w:rtl/>
        </w:rPr>
        <w:t>טעות</w:t>
      </w:r>
      <w:r w:rsidRPr="00EF4F1C">
        <w:rPr>
          <w:rFonts w:ascii="David" w:hAnsi="David" w:cs="David"/>
          <w:b/>
          <w:bCs/>
          <w:sz w:val="24"/>
          <w:szCs w:val="24"/>
          <w:rtl/>
        </w:rPr>
        <w:t xml:space="preserve"> </w:t>
      </w:r>
      <w:r w:rsidRPr="00EF4F1C">
        <w:rPr>
          <w:rFonts w:ascii="David" w:hAnsi="David" w:cs="David" w:hint="eastAsia"/>
          <w:b/>
          <w:bCs/>
          <w:sz w:val="24"/>
          <w:szCs w:val="24"/>
          <w:rtl/>
        </w:rPr>
        <w:t>כלשהי</w:t>
      </w:r>
      <w:r w:rsidRPr="00EF4F1C">
        <w:rPr>
          <w:rFonts w:ascii="David" w:hAnsi="David" w:cs="David"/>
          <w:b/>
          <w:bCs/>
          <w:sz w:val="24"/>
          <w:szCs w:val="24"/>
          <w:rtl/>
        </w:rPr>
        <w:t xml:space="preserve">, </w:t>
      </w:r>
      <w:r w:rsidRPr="00EF4F1C">
        <w:rPr>
          <w:rFonts w:ascii="David" w:hAnsi="David" w:cs="David" w:hint="eastAsia"/>
          <w:b/>
          <w:bCs/>
          <w:sz w:val="24"/>
          <w:szCs w:val="24"/>
          <w:rtl/>
        </w:rPr>
        <w:t>הם</w:t>
      </w:r>
      <w:r w:rsidRPr="00EF4F1C">
        <w:rPr>
          <w:rFonts w:ascii="David" w:hAnsi="David" w:cs="David"/>
          <w:b/>
          <w:bCs/>
          <w:sz w:val="24"/>
          <w:szCs w:val="24"/>
          <w:rtl/>
        </w:rPr>
        <w:t xml:space="preserve"> </w:t>
      </w:r>
      <w:r w:rsidRPr="00EF4F1C">
        <w:rPr>
          <w:rFonts w:ascii="David" w:hAnsi="David" w:cs="David" w:hint="eastAsia"/>
          <w:b/>
          <w:bCs/>
          <w:sz w:val="24"/>
          <w:szCs w:val="24"/>
          <w:rtl/>
        </w:rPr>
        <w:t>מדויקים</w:t>
      </w:r>
      <w:r w:rsidRPr="00EF4F1C">
        <w:rPr>
          <w:rFonts w:ascii="David" w:hAnsi="David" w:cs="David"/>
          <w:b/>
          <w:bCs/>
          <w:sz w:val="24"/>
          <w:szCs w:val="24"/>
          <w:rtl/>
        </w:rPr>
        <w:t xml:space="preserve"> </w:t>
      </w:r>
      <w:r w:rsidRPr="00EF4F1C">
        <w:rPr>
          <w:rFonts w:ascii="David" w:hAnsi="David" w:cs="David" w:hint="eastAsia"/>
          <w:b/>
          <w:bCs/>
          <w:sz w:val="24"/>
          <w:szCs w:val="24"/>
          <w:rtl/>
        </w:rPr>
        <w:t>ומעודכנים</w:t>
      </w:r>
      <w:r w:rsidRPr="00EF4F1C">
        <w:rPr>
          <w:rFonts w:ascii="David" w:hAnsi="David" w:cs="David"/>
          <w:b/>
          <w:bCs/>
          <w:sz w:val="24"/>
          <w:szCs w:val="24"/>
          <w:rtl/>
        </w:rPr>
        <w:t xml:space="preserve">, </w:t>
      </w:r>
      <w:r w:rsidRPr="00EF4F1C">
        <w:rPr>
          <w:rFonts w:ascii="David" w:hAnsi="David" w:cs="David" w:hint="eastAsia"/>
          <w:b/>
          <w:bCs/>
          <w:sz w:val="24"/>
          <w:szCs w:val="24"/>
          <w:rtl/>
        </w:rPr>
        <w:t>נערכו</w:t>
      </w:r>
      <w:r w:rsidRPr="00EF4F1C">
        <w:rPr>
          <w:rFonts w:ascii="David" w:hAnsi="David" w:cs="David"/>
          <w:b/>
          <w:bCs/>
          <w:sz w:val="24"/>
          <w:szCs w:val="24"/>
          <w:rtl/>
        </w:rPr>
        <w:t xml:space="preserve"> </w:t>
      </w:r>
      <w:r w:rsidRPr="00EF4F1C">
        <w:rPr>
          <w:rFonts w:ascii="David" w:hAnsi="David" w:cs="David" w:hint="eastAsia"/>
          <w:b/>
          <w:bCs/>
          <w:sz w:val="24"/>
          <w:szCs w:val="24"/>
          <w:rtl/>
        </w:rPr>
        <w:t>כיאות</w:t>
      </w:r>
      <w:r w:rsidRPr="00EF4F1C">
        <w:rPr>
          <w:rFonts w:ascii="David" w:hAnsi="David" w:cs="David"/>
          <w:b/>
          <w:bCs/>
          <w:sz w:val="24"/>
          <w:szCs w:val="24"/>
          <w:rtl/>
        </w:rPr>
        <w:t xml:space="preserve"> </w:t>
      </w:r>
      <w:r w:rsidRPr="00EF4F1C">
        <w:rPr>
          <w:rFonts w:ascii="David" w:hAnsi="David" w:cs="David" w:hint="eastAsia"/>
          <w:b/>
          <w:bCs/>
          <w:sz w:val="24"/>
          <w:szCs w:val="24"/>
          <w:rtl/>
        </w:rPr>
        <w:t>ובדרך</w:t>
      </w:r>
      <w:r w:rsidRPr="00EF4F1C">
        <w:rPr>
          <w:rFonts w:ascii="David" w:hAnsi="David" w:cs="David"/>
          <w:b/>
          <w:bCs/>
          <w:sz w:val="24"/>
          <w:szCs w:val="24"/>
          <w:rtl/>
        </w:rPr>
        <w:t xml:space="preserve"> </w:t>
      </w:r>
      <w:r w:rsidRPr="00EF4F1C">
        <w:rPr>
          <w:rFonts w:ascii="David" w:hAnsi="David" w:cs="David" w:hint="eastAsia"/>
          <w:b/>
          <w:bCs/>
          <w:sz w:val="24"/>
          <w:szCs w:val="24"/>
          <w:rtl/>
        </w:rPr>
        <w:t>חשבונאית</w:t>
      </w:r>
      <w:r w:rsidRPr="00EF4F1C">
        <w:rPr>
          <w:rFonts w:ascii="David" w:hAnsi="David" w:cs="David"/>
          <w:b/>
          <w:bCs/>
          <w:sz w:val="24"/>
          <w:szCs w:val="24"/>
          <w:rtl/>
        </w:rPr>
        <w:t xml:space="preserve"> </w:t>
      </w:r>
      <w:r w:rsidRPr="00EF4F1C">
        <w:rPr>
          <w:rFonts w:ascii="David" w:hAnsi="David" w:cs="David" w:hint="eastAsia"/>
          <w:b/>
          <w:bCs/>
          <w:sz w:val="24"/>
          <w:szCs w:val="24"/>
          <w:rtl/>
        </w:rPr>
        <w:t>נכונה</w:t>
      </w:r>
      <w:r w:rsidRPr="00EF4F1C">
        <w:rPr>
          <w:rFonts w:ascii="David" w:hAnsi="David" w:cs="David"/>
          <w:b/>
          <w:bCs/>
          <w:sz w:val="24"/>
          <w:szCs w:val="24"/>
          <w:rtl/>
        </w:rPr>
        <w:t xml:space="preserve"> </w:t>
      </w:r>
      <w:r w:rsidRPr="00EF4F1C">
        <w:rPr>
          <w:rFonts w:ascii="David" w:hAnsi="David" w:cs="David" w:hint="eastAsia"/>
          <w:b/>
          <w:bCs/>
          <w:sz w:val="24"/>
          <w:szCs w:val="24"/>
          <w:rtl/>
        </w:rPr>
        <w:t>ומתאימה</w:t>
      </w:r>
      <w:r w:rsidRPr="00EF4F1C">
        <w:rPr>
          <w:rFonts w:ascii="David" w:hAnsi="David" w:cs="David"/>
          <w:b/>
          <w:bCs/>
          <w:sz w:val="24"/>
          <w:szCs w:val="24"/>
          <w:rtl/>
        </w:rPr>
        <w:t>.</w:t>
      </w:r>
    </w:p>
    <w:p w14:paraId="3240C521" w14:textId="77777777" w:rsidR="00EF4F1C" w:rsidRPr="00EF4F1C" w:rsidRDefault="00EF4F1C" w:rsidP="00A11D74">
      <w:pPr>
        <w:spacing w:after="0" w:afterAutospacing="0" w:line="240" w:lineRule="auto"/>
        <w:rPr>
          <w:rFonts w:ascii="David" w:hAnsi="David" w:cs="David"/>
          <w:b/>
          <w:bCs/>
          <w:sz w:val="24"/>
          <w:szCs w:val="24"/>
          <w:rtl/>
        </w:rPr>
      </w:pPr>
    </w:p>
    <w:p w14:paraId="79D750F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בהצהרתנו</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סעד</w:t>
      </w:r>
      <w:r w:rsidRPr="00EF4F1C">
        <w:rPr>
          <w:rFonts w:ascii="David" w:hAnsi="David" w:cs="David"/>
          <w:b/>
          <w:bCs/>
          <w:sz w:val="24"/>
          <w:szCs w:val="24"/>
          <w:rtl/>
        </w:rPr>
        <w:t xml:space="preserve"> </w:t>
      </w:r>
      <w:r w:rsidRPr="00EF4F1C">
        <w:rPr>
          <w:rFonts w:ascii="David" w:hAnsi="David" w:cs="David" w:hint="eastAsia"/>
          <w:b/>
          <w:bCs/>
          <w:sz w:val="24"/>
          <w:szCs w:val="24"/>
          <w:rtl/>
        </w:rPr>
        <w:t>לו</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544AD71F" w14:textId="77777777" w:rsidR="00EF4F1C" w:rsidRPr="00EF4F1C" w:rsidRDefault="00EF4F1C" w:rsidP="00A11D74">
      <w:pPr>
        <w:spacing w:after="0" w:afterAutospacing="0" w:line="240" w:lineRule="auto"/>
        <w:rPr>
          <w:rFonts w:ascii="David" w:hAnsi="David" w:cs="David"/>
          <w:b/>
          <w:bCs/>
          <w:sz w:val="24"/>
          <w:szCs w:val="24"/>
          <w:rtl/>
        </w:rPr>
      </w:pPr>
    </w:p>
    <w:p w14:paraId="562B989A" w14:textId="77777777" w:rsidR="00EF4F1C" w:rsidRPr="00EF4F1C" w:rsidRDefault="00EF4F1C" w:rsidP="00A11D74">
      <w:pPr>
        <w:spacing w:after="0" w:afterAutospacing="0" w:line="240" w:lineRule="auto"/>
        <w:rPr>
          <w:rFonts w:ascii="David" w:hAnsi="David" w:cs="David"/>
          <w:b/>
          <w:bCs/>
          <w:sz w:val="24"/>
          <w:szCs w:val="24"/>
          <w:rtl/>
        </w:rPr>
      </w:pPr>
    </w:p>
    <w:p w14:paraId="618A2BB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ולראיה</w:t>
      </w:r>
      <w:r w:rsidRPr="00EF4F1C">
        <w:rPr>
          <w:rFonts w:ascii="David" w:hAnsi="David" w:cs="David"/>
          <w:b/>
          <w:bCs/>
          <w:sz w:val="24"/>
          <w:szCs w:val="24"/>
          <w:rtl/>
        </w:rPr>
        <w:t xml:space="preserve"> </w:t>
      </w:r>
      <w:r w:rsidRPr="00EF4F1C">
        <w:rPr>
          <w:rFonts w:ascii="David" w:hAnsi="David" w:cs="David" w:hint="eastAsia"/>
          <w:b/>
          <w:bCs/>
          <w:sz w:val="24"/>
          <w:szCs w:val="24"/>
          <w:rtl/>
        </w:rPr>
        <w:t>באנו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החתום</w:t>
      </w:r>
      <w:r w:rsidRPr="00EF4F1C">
        <w:rPr>
          <w:rFonts w:ascii="David" w:hAnsi="David" w:cs="David"/>
          <w:b/>
          <w:bCs/>
          <w:sz w:val="24"/>
          <w:szCs w:val="24"/>
          <w:rtl/>
        </w:rPr>
        <w:t>:</w:t>
      </w:r>
    </w:p>
    <w:p w14:paraId="0CBB777A" w14:textId="77777777" w:rsidR="00EF4F1C" w:rsidRPr="00EF4F1C" w:rsidRDefault="00EF4F1C" w:rsidP="00A11D74">
      <w:pPr>
        <w:spacing w:after="0" w:afterAutospacing="0" w:line="240" w:lineRule="auto"/>
        <w:rPr>
          <w:rFonts w:ascii="David" w:hAnsi="David" w:cs="David"/>
          <w:b/>
          <w:bCs/>
          <w:sz w:val="24"/>
          <w:szCs w:val="24"/>
          <w:rtl/>
        </w:rPr>
      </w:pPr>
    </w:p>
    <w:p w14:paraId="0EE34A0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היום</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לחודש</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לשנה</w:t>
      </w:r>
      <w:r w:rsidRPr="00EF4F1C">
        <w:rPr>
          <w:rFonts w:ascii="David" w:hAnsi="David" w:cs="David"/>
          <w:b/>
          <w:bCs/>
          <w:sz w:val="24"/>
          <w:szCs w:val="24"/>
          <w:rtl/>
        </w:rPr>
        <w:t xml:space="preserve"> _________</w:t>
      </w:r>
    </w:p>
    <w:p w14:paraId="409CC08B" w14:textId="77777777" w:rsidR="00EF4F1C" w:rsidRPr="00EF4F1C" w:rsidRDefault="00EF4F1C" w:rsidP="00A11D74">
      <w:pPr>
        <w:spacing w:after="0" w:afterAutospacing="0" w:line="240" w:lineRule="auto"/>
        <w:rPr>
          <w:rFonts w:ascii="David" w:hAnsi="David" w:cs="David"/>
          <w:b/>
          <w:bCs/>
          <w:sz w:val="24"/>
          <w:szCs w:val="24"/>
          <w:rtl/>
        </w:rPr>
      </w:pPr>
    </w:p>
    <w:p w14:paraId="58937CF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חתימה</w:t>
      </w:r>
      <w:r w:rsidRPr="00EF4F1C">
        <w:rPr>
          <w:rFonts w:ascii="David" w:hAnsi="David" w:cs="David"/>
          <w:b/>
          <w:bCs/>
          <w:sz w:val="24"/>
          <w:szCs w:val="24"/>
          <w:rtl/>
        </w:rPr>
        <w:t xml:space="preserve"> </w:t>
      </w:r>
      <w:r w:rsidRPr="00EF4F1C">
        <w:rPr>
          <w:rFonts w:ascii="David" w:hAnsi="David" w:cs="David" w:hint="eastAsia"/>
          <w:b/>
          <w:bCs/>
          <w:sz w:val="24"/>
          <w:szCs w:val="24"/>
          <w:rtl/>
        </w:rPr>
        <w:t>וחותמת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_______________</w:t>
      </w:r>
    </w:p>
    <w:p w14:paraId="2D2D31B2" w14:textId="77777777" w:rsidR="00EF4F1C" w:rsidRPr="00EF4F1C" w:rsidRDefault="00EF4F1C" w:rsidP="00A11D74">
      <w:pPr>
        <w:spacing w:after="0" w:afterAutospacing="0" w:line="240" w:lineRule="auto"/>
        <w:rPr>
          <w:rFonts w:ascii="David" w:hAnsi="David" w:cs="David"/>
          <w:b/>
          <w:bCs/>
          <w:sz w:val="24"/>
          <w:szCs w:val="24"/>
          <w:rtl/>
        </w:rPr>
      </w:pPr>
    </w:p>
    <w:p w14:paraId="39D85514" w14:textId="77777777" w:rsidR="00EF4F1C" w:rsidRPr="00EF4F1C" w:rsidRDefault="00EF4F1C" w:rsidP="00A11D74">
      <w:pPr>
        <w:spacing w:after="0" w:afterAutospacing="0" w:line="240" w:lineRule="auto"/>
        <w:rPr>
          <w:rFonts w:ascii="David" w:hAnsi="David" w:cs="David"/>
          <w:b/>
          <w:bCs/>
          <w:sz w:val="24"/>
          <w:szCs w:val="24"/>
          <w:rtl/>
        </w:rPr>
      </w:pPr>
    </w:p>
    <w:p w14:paraId="3B44AAD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אישור</w:t>
      </w:r>
    </w:p>
    <w:p w14:paraId="545A09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____________________ </w:t>
      </w:r>
      <w:r w:rsidRPr="00EF4F1C">
        <w:rPr>
          <w:rFonts w:ascii="David" w:hAnsi="David" w:cs="David" w:hint="eastAsia"/>
          <w:b/>
          <w:bCs/>
          <w:sz w:val="24"/>
          <w:szCs w:val="24"/>
          <w:rtl/>
        </w:rPr>
        <w:t>עו</w:t>
      </w:r>
      <w:r w:rsidRPr="00EF4F1C">
        <w:rPr>
          <w:rFonts w:ascii="David" w:hAnsi="David" w:cs="David"/>
          <w:b/>
          <w:bCs/>
          <w:sz w:val="24"/>
          <w:szCs w:val="24"/>
          <w:rtl/>
        </w:rPr>
        <w:t>"</w:t>
      </w: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hint="eastAsia"/>
          <w:b/>
          <w:bCs/>
          <w:sz w:val="24"/>
          <w:szCs w:val="24"/>
          <w:rtl/>
        </w:rPr>
        <w:t>רו</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מאשר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w:t>
      </w:r>
      <w:r w:rsidRPr="00EF4F1C">
        <w:rPr>
          <w:rFonts w:ascii="David" w:hAnsi="David" w:cs="David"/>
          <w:b/>
          <w:bCs/>
          <w:sz w:val="24"/>
          <w:szCs w:val="24"/>
          <w:rtl/>
        </w:rPr>
        <w:t>"</w:t>
      </w:r>
      <w:r w:rsidRPr="00EF4F1C">
        <w:rPr>
          <w:rFonts w:ascii="David" w:hAnsi="David" w:cs="David" w:hint="eastAsia"/>
          <w:b/>
          <w:bCs/>
          <w:sz w:val="24"/>
          <w:szCs w:val="24"/>
          <w:rtl/>
        </w:rPr>
        <w:t>ה</w:t>
      </w:r>
      <w:r w:rsidRPr="00EF4F1C">
        <w:rPr>
          <w:rFonts w:ascii="David" w:hAnsi="David" w:cs="David"/>
          <w:b/>
          <w:bCs/>
          <w:sz w:val="24"/>
          <w:szCs w:val="24"/>
          <w:rtl/>
        </w:rPr>
        <w:t xml:space="preserve"> _________________</w:t>
      </w:r>
      <w:r w:rsidRPr="00EF4F1C">
        <w:rPr>
          <w:rFonts w:ascii="David" w:hAnsi="David" w:cs="David" w:hint="eastAsia"/>
          <w:b/>
          <w:bCs/>
          <w:sz w:val="24"/>
          <w:szCs w:val="24"/>
          <w:rtl/>
        </w:rPr>
        <w:t>שחתימתם</w:t>
      </w:r>
      <w:r w:rsidRPr="00EF4F1C">
        <w:rPr>
          <w:rFonts w:ascii="David" w:hAnsi="David" w:cs="David"/>
          <w:b/>
          <w:bCs/>
          <w:sz w:val="24"/>
          <w:szCs w:val="24"/>
          <w:rtl/>
        </w:rPr>
        <w:t xml:space="preserve">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חותמת</w:t>
      </w:r>
      <w:r w:rsidRPr="00EF4F1C">
        <w:rPr>
          <w:rFonts w:ascii="David" w:hAnsi="David" w:cs="David"/>
          <w:b/>
          <w:bCs/>
          <w:sz w:val="24"/>
          <w:szCs w:val="24"/>
          <w:rtl/>
        </w:rPr>
        <w:t xml:space="preserve"> _________________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שמה</w:t>
      </w:r>
      <w:r w:rsidRPr="00EF4F1C">
        <w:rPr>
          <w:rFonts w:ascii="David" w:hAnsi="David" w:cs="David"/>
          <w:b/>
          <w:bCs/>
          <w:sz w:val="24"/>
          <w:szCs w:val="24"/>
          <w:rtl/>
        </w:rPr>
        <w:t xml:space="preserve"> </w:t>
      </w:r>
      <w:r w:rsidRPr="00EF4F1C">
        <w:rPr>
          <w:rFonts w:ascii="David" w:hAnsi="David" w:cs="David" w:hint="eastAsia"/>
          <w:b/>
          <w:bCs/>
          <w:sz w:val="24"/>
          <w:szCs w:val="24"/>
          <w:rtl/>
        </w:rPr>
        <w:t>המודפס</w:t>
      </w:r>
      <w:r w:rsidRPr="00EF4F1C">
        <w:rPr>
          <w:rFonts w:ascii="David" w:hAnsi="David" w:cs="David"/>
          <w:b/>
          <w:bCs/>
          <w:sz w:val="24"/>
          <w:szCs w:val="24"/>
          <w:rtl/>
        </w:rPr>
        <w:t xml:space="preserve"> </w:t>
      </w:r>
      <w:r w:rsidRPr="00EF4F1C">
        <w:rPr>
          <w:rFonts w:ascii="David" w:hAnsi="David" w:cs="David" w:hint="eastAsia"/>
          <w:b/>
          <w:bCs/>
          <w:sz w:val="24"/>
          <w:szCs w:val="24"/>
          <w:rtl/>
        </w:rPr>
        <w:t>מחייבת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דבר</w:t>
      </w:r>
      <w:r w:rsidRPr="00EF4F1C">
        <w:rPr>
          <w:rFonts w:ascii="David" w:hAnsi="David" w:cs="David"/>
          <w:b/>
          <w:bCs/>
          <w:sz w:val="24"/>
          <w:szCs w:val="24"/>
          <w:rtl/>
        </w:rPr>
        <w:t xml:space="preserve"> </w:t>
      </w:r>
      <w:r w:rsidRPr="00EF4F1C">
        <w:rPr>
          <w:rFonts w:ascii="David" w:hAnsi="David" w:cs="David" w:hint="eastAsia"/>
          <w:b/>
          <w:bCs/>
          <w:sz w:val="24"/>
          <w:szCs w:val="24"/>
          <w:rtl/>
        </w:rPr>
        <w:t>וענין</w:t>
      </w:r>
      <w:r w:rsidRPr="00EF4F1C">
        <w:rPr>
          <w:rFonts w:ascii="David" w:hAnsi="David" w:cs="David"/>
          <w:b/>
          <w:bCs/>
          <w:sz w:val="24"/>
          <w:szCs w:val="24"/>
          <w:rtl/>
        </w:rPr>
        <w:t xml:space="preserve">, </w:t>
      </w:r>
      <w:r w:rsidRPr="00EF4F1C">
        <w:rPr>
          <w:rFonts w:ascii="David" w:hAnsi="David" w:cs="David" w:hint="eastAsia"/>
          <w:b/>
          <w:bCs/>
          <w:sz w:val="24"/>
          <w:szCs w:val="24"/>
          <w:rtl/>
        </w:rPr>
        <w:t>חתמו</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מסמך</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1D393961" w14:textId="77777777" w:rsidR="00EF4F1C" w:rsidRPr="00EF4F1C" w:rsidRDefault="00EF4F1C" w:rsidP="00A11D74">
      <w:pPr>
        <w:spacing w:after="0" w:afterAutospacing="0" w:line="240" w:lineRule="auto"/>
        <w:rPr>
          <w:rFonts w:ascii="David" w:hAnsi="David" w:cs="David"/>
          <w:b/>
          <w:bCs/>
          <w:sz w:val="24"/>
          <w:szCs w:val="24"/>
          <w:rtl/>
        </w:rPr>
      </w:pPr>
    </w:p>
    <w:p w14:paraId="375B0C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 _______   </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eastAsia"/>
          <w:b/>
          <w:bCs/>
          <w:sz w:val="24"/>
          <w:szCs w:val="24"/>
          <w:rtl/>
        </w:rPr>
        <w:t>חתימה</w:t>
      </w:r>
      <w:r w:rsidRPr="00EF4F1C">
        <w:rPr>
          <w:rFonts w:ascii="David" w:hAnsi="David" w:cs="David"/>
          <w:b/>
          <w:bCs/>
          <w:sz w:val="24"/>
          <w:szCs w:val="24"/>
          <w:rtl/>
        </w:rPr>
        <w:t xml:space="preserve"> </w:t>
      </w:r>
      <w:r w:rsidRPr="00EF4F1C">
        <w:rPr>
          <w:rFonts w:ascii="David" w:hAnsi="David" w:cs="David" w:hint="eastAsia"/>
          <w:b/>
          <w:bCs/>
          <w:sz w:val="24"/>
          <w:szCs w:val="24"/>
          <w:rtl/>
        </w:rPr>
        <w:t>וחותמת</w:t>
      </w:r>
      <w:r w:rsidRPr="00EF4F1C">
        <w:rPr>
          <w:rFonts w:ascii="David" w:hAnsi="David" w:cs="David"/>
          <w:b/>
          <w:bCs/>
          <w:sz w:val="24"/>
          <w:szCs w:val="24"/>
          <w:rtl/>
        </w:rPr>
        <w:t xml:space="preserve"> </w:t>
      </w:r>
      <w:r w:rsidRPr="00EF4F1C">
        <w:rPr>
          <w:rFonts w:ascii="David" w:hAnsi="David" w:cs="David" w:hint="eastAsia"/>
          <w:b/>
          <w:bCs/>
          <w:sz w:val="24"/>
          <w:szCs w:val="24"/>
          <w:rtl/>
        </w:rPr>
        <w:t>עו</w:t>
      </w:r>
      <w:r w:rsidRPr="00EF4F1C">
        <w:rPr>
          <w:rFonts w:ascii="David" w:hAnsi="David" w:cs="David"/>
          <w:b/>
          <w:bCs/>
          <w:sz w:val="24"/>
          <w:szCs w:val="24"/>
          <w:rtl/>
        </w:rPr>
        <w:t>"</w:t>
      </w: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hint="eastAsia"/>
          <w:b/>
          <w:bCs/>
          <w:sz w:val="24"/>
          <w:szCs w:val="24"/>
          <w:rtl/>
        </w:rPr>
        <w:t>רו</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 ______________________</w:t>
      </w:r>
    </w:p>
    <w:p w14:paraId="3B057C77" w14:textId="77777777" w:rsidR="00EF4F1C" w:rsidRPr="00EF4F1C" w:rsidRDefault="00EF4F1C" w:rsidP="00A11D74">
      <w:pPr>
        <w:spacing w:after="0" w:afterAutospacing="0" w:line="240" w:lineRule="auto"/>
        <w:rPr>
          <w:rFonts w:ascii="David" w:hAnsi="David" w:cs="David"/>
          <w:b/>
          <w:bCs/>
          <w:sz w:val="24"/>
          <w:szCs w:val="24"/>
          <w:rtl/>
        </w:rPr>
      </w:pPr>
    </w:p>
    <w:p w14:paraId="5C84C31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p>
    <w:p w14:paraId="6C3D055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22</w:t>
      </w:r>
    </w:p>
    <w:p w14:paraId="7C03FA4E"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הצהרת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הממונה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הבטיחות</w:t>
      </w:r>
    </w:p>
    <w:p w14:paraId="3FA678A6" w14:textId="77777777" w:rsidR="00EF4F1C" w:rsidRPr="00EF4F1C" w:rsidRDefault="00EF4F1C" w:rsidP="00A11D74">
      <w:pPr>
        <w:spacing w:after="0" w:afterAutospacing="0" w:line="240" w:lineRule="auto"/>
        <w:rPr>
          <w:rFonts w:ascii="David" w:hAnsi="David" w:cs="David"/>
          <w:b/>
          <w:bCs/>
          <w:sz w:val="24"/>
          <w:szCs w:val="24"/>
          <w:rtl/>
        </w:rPr>
      </w:pPr>
    </w:p>
    <w:p w14:paraId="706F4AF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r w:rsidRPr="00EF4F1C">
        <w:rPr>
          <w:rFonts w:ascii="David" w:hAnsi="David" w:cs="David"/>
          <w:b/>
          <w:bCs/>
          <w:sz w:val="24"/>
          <w:szCs w:val="24"/>
          <w:rtl/>
        </w:rPr>
        <w:t>:</w:t>
      </w:r>
    </w:p>
    <w:p w14:paraId="789B33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7514A79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המזמין</w:t>
      </w:r>
      <w:r w:rsidRPr="00EF4F1C">
        <w:rPr>
          <w:rFonts w:ascii="David" w:hAnsi="David" w:cs="David"/>
          <w:b/>
          <w:bCs/>
          <w:sz w:val="24"/>
          <w:szCs w:val="24"/>
          <w:rtl/>
        </w:rPr>
        <w:t>)</w:t>
      </w:r>
    </w:p>
    <w:p w14:paraId="346D6AAD" w14:textId="77777777" w:rsidR="00EF4F1C" w:rsidRPr="00EF4F1C" w:rsidRDefault="00EF4F1C" w:rsidP="00A11D74">
      <w:pPr>
        <w:spacing w:after="0" w:afterAutospacing="0" w:line="240" w:lineRule="auto"/>
        <w:rPr>
          <w:rFonts w:ascii="David" w:hAnsi="David" w:cs="David"/>
          <w:b/>
          <w:bCs/>
          <w:sz w:val="24"/>
          <w:szCs w:val="24"/>
          <w:rtl/>
        </w:rPr>
      </w:pPr>
    </w:p>
    <w:p w14:paraId="64A23235" w14:textId="77777777" w:rsidR="00EF4F1C" w:rsidRPr="00EF4F1C" w:rsidRDefault="00EF4F1C" w:rsidP="00A11D74">
      <w:pPr>
        <w:spacing w:after="0" w:afterAutospacing="0" w:line="240" w:lineRule="auto"/>
        <w:rPr>
          <w:rFonts w:ascii="David" w:hAnsi="David" w:cs="David"/>
          <w:b/>
          <w:bCs/>
          <w:sz w:val="24"/>
          <w:szCs w:val="24"/>
          <w:rtl/>
        </w:rPr>
      </w:pPr>
    </w:p>
    <w:p w14:paraId="3D6D006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19B577DD" w14:textId="77777777" w:rsidR="00EF4F1C" w:rsidRPr="00EF4F1C" w:rsidRDefault="00EF4F1C" w:rsidP="00A11D74">
      <w:pPr>
        <w:spacing w:after="0" w:afterAutospacing="0" w:line="240" w:lineRule="auto"/>
        <w:rPr>
          <w:rFonts w:ascii="David" w:hAnsi="David" w:cs="David"/>
          <w:b/>
          <w:bCs/>
          <w:sz w:val="24"/>
          <w:szCs w:val="24"/>
          <w:rtl/>
        </w:rPr>
      </w:pPr>
    </w:p>
    <w:p w14:paraId="61C42A35" w14:textId="77777777" w:rsidR="00EF4F1C" w:rsidRPr="00EF4F1C" w:rsidRDefault="00EF4F1C" w:rsidP="00A11D74">
      <w:pPr>
        <w:spacing w:after="0" w:afterAutospacing="0" w:line="240" w:lineRule="auto"/>
        <w:rPr>
          <w:rFonts w:ascii="David" w:hAnsi="David" w:cs="David"/>
          <w:b/>
          <w:bCs/>
          <w:sz w:val="24"/>
          <w:szCs w:val="24"/>
          <w:rtl/>
        </w:rPr>
      </w:pPr>
    </w:p>
    <w:p w14:paraId="3D9413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u w:val="single"/>
          <w:rtl/>
        </w:rPr>
        <w:t>הממונה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בטיחות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באתר</w:t>
      </w:r>
      <w:r w:rsidRPr="00EF4F1C">
        <w:rPr>
          <w:rFonts w:ascii="David" w:hAnsi="David" w:cs="David"/>
          <w:b/>
          <w:bCs/>
          <w:sz w:val="24"/>
          <w:szCs w:val="24"/>
          <w:u w:val="single"/>
          <w:rtl/>
        </w:rPr>
        <w:t xml:space="preserve"> (</w:t>
      </w:r>
      <w:r w:rsidRPr="00EF4F1C">
        <w:rPr>
          <w:rFonts w:ascii="David" w:hAnsi="David" w:cs="David" w:hint="cs"/>
          <w:b/>
          <w:bCs/>
          <w:sz w:val="24"/>
          <w:szCs w:val="24"/>
          <w:rtl/>
        </w:rPr>
        <w:t>שם אתר</w:t>
      </w:r>
      <w:r w:rsidRPr="00EF4F1C">
        <w:rPr>
          <w:rFonts w:ascii="David" w:hAnsi="David" w:cs="David"/>
          <w:b/>
          <w:bCs/>
          <w:sz w:val="24"/>
          <w:szCs w:val="24"/>
          <w:rtl/>
        </w:rPr>
        <w:t>)</w:t>
      </w:r>
    </w:p>
    <w:p w14:paraId="74C41802" w14:textId="77777777" w:rsidR="00EF4F1C" w:rsidRPr="00EF4F1C" w:rsidRDefault="00EF4F1C" w:rsidP="00A11D74">
      <w:pPr>
        <w:spacing w:after="0" w:afterAutospacing="0" w:line="240" w:lineRule="auto"/>
        <w:rPr>
          <w:rFonts w:ascii="David" w:hAnsi="David" w:cs="David"/>
          <w:b/>
          <w:bCs/>
          <w:sz w:val="24"/>
          <w:szCs w:val="24"/>
          <w:rtl/>
        </w:rPr>
      </w:pPr>
    </w:p>
    <w:p w14:paraId="21D9F3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הריני</w:t>
      </w:r>
      <w:r w:rsidRPr="00EF4F1C">
        <w:rPr>
          <w:rFonts w:ascii="David" w:hAnsi="David" w:cs="David"/>
          <w:b/>
          <w:bCs/>
          <w:sz w:val="24"/>
          <w:szCs w:val="24"/>
          <w:rtl/>
        </w:rPr>
        <w:t xml:space="preserve"> </w:t>
      </w:r>
      <w:r w:rsidRPr="00EF4F1C">
        <w:rPr>
          <w:rFonts w:ascii="David" w:hAnsi="David" w:cs="David" w:hint="eastAsia"/>
          <w:b/>
          <w:bCs/>
          <w:sz w:val="24"/>
          <w:szCs w:val="24"/>
          <w:rtl/>
        </w:rPr>
        <w:t>לאשר</w:t>
      </w:r>
      <w:r w:rsidRPr="00EF4F1C">
        <w:rPr>
          <w:rFonts w:ascii="David" w:hAnsi="David" w:cs="David"/>
          <w:b/>
          <w:bCs/>
          <w:sz w:val="24"/>
          <w:szCs w:val="24"/>
          <w:rtl/>
        </w:rPr>
        <w:t xml:space="preserve"> </w:t>
      </w:r>
      <w:r w:rsidRPr="00EF4F1C">
        <w:rPr>
          <w:rFonts w:ascii="David" w:hAnsi="David" w:cs="David" w:hint="eastAsia"/>
          <w:b/>
          <w:bCs/>
          <w:sz w:val="24"/>
          <w:szCs w:val="24"/>
          <w:rtl/>
        </w:rPr>
        <w:t>בפניכם</w:t>
      </w:r>
      <w:r w:rsidRPr="00EF4F1C">
        <w:rPr>
          <w:rFonts w:ascii="David" w:hAnsi="David" w:cs="David"/>
          <w:b/>
          <w:bCs/>
          <w:sz w:val="24"/>
          <w:szCs w:val="24"/>
          <w:rtl/>
        </w:rPr>
        <w:t xml:space="preserve"> </w:t>
      </w:r>
      <w:r w:rsidRPr="00EF4F1C">
        <w:rPr>
          <w:rFonts w:ascii="David" w:hAnsi="David" w:cs="David" w:hint="eastAsia"/>
          <w:b/>
          <w:bCs/>
          <w:sz w:val="24"/>
          <w:szCs w:val="24"/>
          <w:rtl/>
        </w:rPr>
        <w:t>מינויי</w:t>
      </w:r>
      <w:r w:rsidRPr="00EF4F1C">
        <w:rPr>
          <w:rFonts w:ascii="David" w:hAnsi="David" w:cs="David"/>
          <w:b/>
          <w:bCs/>
          <w:sz w:val="24"/>
          <w:szCs w:val="24"/>
          <w:rtl/>
        </w:rPr>
        <w:t xml:space="preserve"> </w:t>
      </w:r>
      <w:r w:rsidRPr="00EF4F1C">
        <w:rPr>
          <w:rFonts w:ascii="David" w:hAnsi="David" w:cs="David" w:hint="eastAsia"/>
          <w:b/>
          <w:bCs/>
          <w:sz w:val="24"/>
          <w:szCs w:val="24"/>
          <w:rtl/>
        </w:rPr>
        <w:t>כממונה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מבצע</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hint="cs"/>
          <w:b/>
          <w:bCs/>
          <w:sz w:val="24"/>
          <w:szCs w:val="24"/>
          <w:rtl/>
        </w:rPr>
        <w:t>________שם אתר</w:t>
      </w:r>
      <w:r w:rsidRPr="00EF4F1C">
        <w:rPr>
          <w:rFonts w:ascii="David" w:hAnsi="David" w:cs="David"/>
          <w:b/>
          <w:bCs/>
          <w:sz w:val="24"/>
          <w:szCs w:val="24"/>
          <w:rtl/>
        </w:rPr>
        <w:t>.</w:t>
      </w:r>
    </w:p>
    <w:p w14:paraId="414FCEFD" w14:textId="77777777" w:rsidR="00EF4F1C" w:rsidRPr="00EF4F1C" w:rsidRDefault="00EF4F1C" w:rsidP="00A11D74">
      <w:pPr>
        <w:spacing w:after="0" w:afterAutospacing="0" w:line="240" w:lineRule="auto"/>
        <w:rPr>
          <w:rFonts w:ascii="David" w:hAnsi="David" w:cs="David"/>
          <w:b/>
          <w:bCs/>
          <w:sz w:val="24"/>
          <w:szCs w:val="24"/>
          <w:rtl/>
        </w:rPr>
      </w:pPr>
    </w:p>
    <w:p w14:paraId="2DC48FA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אבצע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תפקידי</w:t>
      </w:r>
      <w:r w:rsidRPr="00EF4F1C">
        <w:rPr>
          <w:rFonts w:ascii="David" w:hAnsi="David" w:cs="David"/>
          <w:b/>
          <w:bCs/>
          <w:sz w:val="24"/>
          <w:szCs w:val="24"/>
          <w:rtl/>
        </w:rPr>
        <w:t xml:space="preserve"> </w:t>
      </w:r>
      <w:r w:rsidRPr="00EF4F1C">
        <w:rPr>
          <w:rFonts w:ascii="David" w:hAnsi="David" w:cs="David" w:hint="eastAsia"/>
          <w:b/>
          <w:bCs/>
          <w:sz w:val="24"/>
          <w:szCs w:val="24"/>
          <w:rtl/>
        </w:rPr>
        <w:t>במיומנות</w:t>
      </w:r>
      <w:r w:rsidRPr="00EF4F1C">
        <w:rPr>
          <w:rFonts w:ascii="David" w:hAnsi="David" w:cs="David"/>
          <w:b/>
          <w:bCs/>
          <w:sz w:val="24"/>
          <w:szCs w:val="24"/>
          <w:rtl/>
        </w:rPr>
        <w:t xml:space="preserve"> </w:t>
      </w:r>
      <w:r w:rsidRPr="00EF4F1C">
        <w:rPr>
          <w:rFonts w:ascii="David" w:hAnsi="David" w:cs="David" w:hint="eastAsia"/>
          <w:b/>
          <w:bCs/>
          <w:sz w:val="24"/>
          <w:szCs w:val="24"/>
          <w:rtl/>
        </w:rPr>
        <w:t>ובמקצועיות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ואהיה</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אתרשל</w:t>
      </w:r>
      <w:r w:rsidRPr="00EF4F1C">
        <w:rPr>
          <w:rFonts w:ascii="David" w:hAnsi="David" w:cs="David"/>
          <w:b/>
          <w:bCs/>
          <w:sz w:val="24"/>
          <w:szCs w:val="24"/>
          <w:rtl/>
        </w:rPr>
        <w:t xml:space="preserve"> </w:t>
      </w:r>
      <w:r w:rsidRPr="00EF4F1C">
        <w:rPr>
          <w:rFonts w:ascii="David" w:hAnsi="David" w:cs="David" w:hint="eastAsia"/>
          <w:b/>
          <w:bCs/>
          <w:sz w:val="24"/>
          <w:szCs w:val="24"/>
          <w:rtl/>
        </w:rPr>
        <w:t>במילוי</w:t>
      </w:r>
      <w:r w:rsidRPr="00EF4F1C">
        <w:rPr>
          <w:rFonts w:ascii="David" w:hAnsi="David" w:cs="David"/>
          <w:b/>
          <w:bCs/>
          <w:sz w:val="24"/>
          <w:szCs w:val="24"/>
          <w:rtl/>
        </w:rPr>
        <w:t xml:space="preserve"> </w:t>
      </w:r>
      <w:r w:rsidRPr="00EF4F1C">
        <w:rPr>
          <w:rFonts w:ascii="David" w:hAnsi="David" w:cs="David" w:hint="eastAsia"/>
          <w:b/>
          <w:bCs/>
          <w:sz w:val="24"/>
          <w:szCs w:val="24"/>
          <w:rtl/>
        </w:rPr>
        <w:t>תפקידי</w:t>
      </w:r>
      <w:r w:rsidRPr="00EF4F1C">
        <w:rPr>
          <w:rFonts w:ascii="David" w:hAnsi="David" w:cs="David"/>
          <w:b/>
          <w:bCs/>
          <w:sz w:val="24"/>
          <w:szCs w:val="24"/>
          <w:rtl/>
        </w:rPr>
        <w:t>.</w:t>
      </w:r>
    </w:p>
    <w:p w14:paraId="68C71DE1" w14:textId="77777777" w:rsidR="00EF4F1C" w:rsidRPr="00EF4F1C" w:rsidRDefault="00EF4F1C" w:rsidP="00A11D74">
      <w:pPr>
        <w:spacing w:after="0" w:afterAutospacing="0" w:line="240" w:lineRule="auto"/>
        <w:rPr>
          <w:rFonts w:ascii="David" w:hAnsi="David" w:cs="David"/>
          <w:b/>
          <w:bCs/>
          <w:sz w:val="24"/>
          <w:szCs w:val="24"/>
          <w:rtl/>
        </w:rPr>
      </w:pPr>
    </w:p>
    <w:p w14:paraId="39D22D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אינני</w:t>
      </w:r>
      <w:r w:rsidRPr="00EF4F1C">
        <w:rPr>
          <w:rFonts w:ascii="David" w:hAnsi="David" w:cs="David"/>
          <w:b/>
          <w:bCs/>
          <w:sz w:val="24"/>
          <w:szCs w:val="24"/>
          <w:rtl/>
        </w:rPr>
        <w:t xml:space="preserve"> </w:t>
      </w:r>
      <w:r w:rsidRPr="00EF4F1C">
        <w:rPr>
          <w:rFonts w:ascii="David" w:hAnsi="David" w:cs="David" w:hint="eastAsia"/>
          <w:b/>
          <w:bCs/>
          <w:sz w:val="24"/>
          <w:szCs w:val="24"/>
          <w:rtl/>
        </w:rPr>
        <w:t>משמש</w:t>
      </w:r>
      <w:r w:rsidRPr="00EF4F1C">
        <w:rPr>
          <w:rFonts w:ascii="David" w:hAnsi="David" w:cs="David"/>
          <w:b/>
          <w:bCs/>
          <w:sz w:val="24"/>
          <w:szCs w:val="24"/>
          <w:rtl/>
        </w:rPr>
        <w:t xml:space="preserve"> </w:t>
      </w:r>
      <w:r w:rsidRPr="00EF4F1C">
        <w:rPr>
          <w:rFonts w:ascii="David" w:hAnsi="David" w:cs="David" w:hint="eastAsia"/>
          <w:b/>
          <w:bCs/>
          <w:sz w:val="24"/>
          <w:szCs w:val="24"/>
          <w:rtl/>
        </w:rPr>
        <w:t>עובד</w:t>
      </w:r>
      <w:r w:rsidRPr="00EF4F1C">
        <w:rPr>
          <w:rFonts w:ascii="David" w:hAnsi="David" w:cs="David"/>
          <w:b/>
          <w:bCs/>
          <w:sz w:val="24"/>
          <w:szCs w:val="24"/>
          <w:rtl/>
        </w:rPr>
        <w:t>/</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מצידי</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ענין</w:t>
      </w:r>
      <w:r w:rsidRPr="00EF4F1C">
        <w:rPr>
          <w:rFonts w:ascii="David" w:hAnsi="David" w:cs="David"/>
          <w:b/>
          <w:bCs/>
          <w:sz w:val="24"/>
          <w:szCs w:val="24"/>
          <w:rtl/>
        </w:rPr>
        <w:t xml:space="preserve"> </w:t>
      </w:r>
      <w:r w:rsidRPr="00EF4F1C">
        <w:rPr>
          <w:rFonts w:ascii="David" w:hAnsi="David" w:cs="David" w:hint="eastAsia"/>
          <w:b/>
          <w:bCs/>
          <w:sz w:val="24"/>
          <w:szCs w:val="24"/>
          <w:rtl/>
        </w:rPr>
        <w:t>הנוגע</w:t>
      </w:r>
      <w:r w:rsidRPr="00EF4F1C">
        <w:rPr>
          <w:rFonts w:ascii="David" w:hAnsi="David" w:cs="David"/>
          <w:b/>
          <w:bCs/>
          <w:sz w:val="24"/>
          <w:szCs w:val="24"/>
          <w:rtl/>
        </w:rPr>
        <w:t xml:space="preserve"> </w:t>
      </w:r>
      <w:r w:rsidRPr="00EF4F1C">
        <w:rPr>
          <w:rFonts w:ascii="David" w:hAnsi="David" w:cs="David" w:hint="eastAsia"/>
          <w:b/>
          <w:bCs/>
          <w:sz w:val="24"/>
          <w:szCs w:val="24"/>
          <w:rtl/>
        </w:rPr>
        <w:t>במישרין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בעקיפין</w:t>
      </w:r>
      <w:r w:rsidRPr="00EF4F1C">
        <w:rPr>
          <w:rFonts w:ascii="David" w:hAnsi="David" w:cs="David"/>
          <w:b/>
          <w:bCs/>
          <w:sz w:val="24"/>
          <w:szCs w:val="24"/>
          <w:rtl/>
        </w:rPr>
        <w:t xml:space="preserve"> </w:t>
      </w:r>
      <w:r w:rsidRPr="00EF4F1C">
        <w:rPr>
          <w:rFonts w:ascii="David" w:hAnsi="David" w:cs="David" w:hint="eastAsia"/>
          <w:b/>
          <w:bCs/>
          <w:sz w:val="24"/>
          <w:szCs w:val="24"/>
          <w:rtl/>
        </w:rPr>
        <w:t>לתפקידי</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לעניי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שכרי</w:t>
      </w:r>
      <w:r w:rsidRPr="00EF4F1C">
        <w:rPr>
          <w:rFonts w:ascii="David" w:hAnsi="David" w:cs="David"/>
          <w:b/>
          <w:bCs/>
          <w:sz w:val="24"/>
          <w:szCs w:val="24"/>
          <w:rtl/>
        </w:rPr>
        <w:t xml:space="preserve">, </w:t>
      </w:r>
      <w:r w:rsidRPr="00EF4F1C">
        <w:rPr>
          <w:rFonts w:ascii="David" w:hAnsi="David" w:cs="David" w:hint="eastAsia"/>
          <w:b/>
          <w:bCs/>
          <w:sz w:val="24"/>
          <w:szCs w:val="24"/>
          <w:rtl/>
        </w:rPr>
        <w:t>ולרבות</w:t>
      </w:r>
      <w:r w:rsidRPr="00EF4F1C">
        <w:rPr>
          <w:rFonts w:ascii="David" w:hAnsi="David" w:cs="David"/>
          <w:b/>
          <w:bCs/>
          <w:sz w:val="24"/>
          <w:szCs w:val="24"/>
          <w:rtl/>
        </w:rPr>
        <w:t xml:space="preserve"> </w:t>
      </w:r>
      <w:r w:rsidRPr="00EF4F1C">
        <w:rPr>
          <w:rFonts w:ascii="David" w:hAnsi="David" w:cs="David" w:hint="cs"/>
          <w:b/>
          <w:bCs/>
          <w:sz w:val="24"/>
          <w:szCs w:val="24"/>
          <w:rtl/>
        </w:rPr>
        <w:t>לעניי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חובות</w:t>
      </w:r>
      <w:r w:rsidRPr="00EF4F1C">
        <w:rPr>
          <w:rFonts w:ascii="David" w:hAnsi="David" w:cs="David"/>
          <w:b/>
          <w:bCs/>
          <w:sz w:val="24"/>
          <w:szCs w:val="24"/>
          <w:rtl/>
        </w:rPr>
        <w:t xml:space="preserve"> </w:t>
      </w:r>
      <w:r w:rsidRPr="00EF4F1C">
        <w:rPr>
          <w:rFonts w:ascii="David" w:hAnsi="David" w:cs="David" w:hint="eastAsia"/>
          <w:b/>
          <w:bCs/>
          <w:sz w:val="24"/>
          <w:szCs w:val="24"/>
          <w:rtl/>
        </w:rPr>
        <w:t>המעביד</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הדין</w:t>
      </w:r>
      <w:r w:rsidRPr="00EF4F1C">
        <w:rPr>
          <w:rFonts w:ascii="David" w:hAnsi="David" w:cs="David"/>
          <w:b/>
          <w:bCs/>
          <w:sz w:val="24"/>
          <w:szCs w:val="24"/>
          <w:rtl/>
        </w:rPr>
        <w:t xml:space="preserve">, </w:t>
      </w:r>
      <w:r w:rsidRPr="00EF4F1C">
        <w:rPr>
          <w:rFonts w:ascii="David" w:hAnsi="David" w:cs="David" w:hint="eastAsia"/>
          <w:b/>
          <w:bCs/>
          <w:sz w:val="24"/>
          <w:szCs w:val="24"/>
          <w:rtl/>
        </w:rPr>
        <w:t>תופנה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4F23F0FA" w14:textId="77777777" w:rsidR="00EF4F1C" w:rsidRPr="00EF4F1C" w:rsidRDefault="00EF4F1C" w:rsidP="00A11D74">
      <w:pPr>
        <w:spacing w:after="0" w:afterAutospacing="0" w:line="240" w:lineRule="auto"/>
        <w:rPr>
          <w:rFonts w:ascii="David" w:hAnsi="David" w:cs="David"/>
          <w:b/>
          <w:bCs/>
          <w:sz w:val="24"/>
          <w:szCs w:val="24"/>
          <w:rtl/>
        </w:rPr>
      </w:pPr>
    </w:p>
    <w:p w14:paraId="30E081A2" w14:textId="77777777" w:rsidR="00EF4F1C" w:rsidRPr="00EF4F1C" w:rsidRDefault="00EF4F1C" w:rsidP="00A11D74">
      <w:pPr>
        <w:spacing w:after="0" w:afterAutospacing="0" w:line="240" w:lineRule="auto"/>
        <w:rPr>
          <w:rFonts w:ascii="David" w:hAnsi="David" w:cs="David"/>
          <w:b/>
          <w:bCs/>
          <w:sz w:val="24"/>
          <w:szCs w:val="24"/>
          <w:rtl/>
        </w:rPr>
      </w:pPr>
    </w:p>
    <w:p w14:paraId="2FDA0363" w14:textId="77777777" w:rsidR="00EF4F1C" w:rsidRPr="00EF4F1C" w:rsidRDefault="00EF4F1C" w:rsidP="00A11D74">
      <w:pPr>
        <w:spacing w:after="0" w:afterAutospacing="0" w:line="240" w:lineRule="auto"/>
        <w:rPr>
          <w:rFonts w:ascii="David" w:hAnsi="David" w:cs="David"/>
          <w:b/>
          <w:bCs/>
          <w:sz w:val="24"/>
          <w:szCs w:val="24"/>
          <w:rtl/>
        </w:rPr>
      </w:pPr>
    </w:p>
    <w:p w14:paraId="59C0B725" w14:textId="77777777" w:rsidR="00EF4F1C" w:rsidRPr="00EF4F1C" w:rsidRDefault="00EF4F1C" w:rsidP="00A11D74">
      <w:pPr>
        <w:spacing w:after="0" w:afterAutospacing="0" w:line="240" w:lineRule="auto"/>
        <w:rPr>
          <w:rFonts w:ascii="David" w:hAnsi="David" w:cs="David"/>
          <w:b/>
          <w:bCs/>
          <w:sz w:val="24"/>
          <w:szCs w:val="24"/>
          <w:rtl/>
        </w:rPr>
      </w:pPr>
    </w:p>
    <w:p w14:paraId="513ED989" w14:textId="77777777" w:rsidR="00EF4F1C" w:rsidRPr="00EF4F1C" w:rsidRDefault="00EF4F1C" w:rsidP="00A11D74">
      <w:pPr>
        <w:spacing w:after="0" w:afterAutospacing="0" w:line="240" w:lineRule="auto"/>
        <w:rPr>
          <w:rFonts w:ascii="David" w:hAnsi="David" w:cs="David"/>
          <w:b/>
          <w:bCs/>
          <w:sz w:val="24"/>
          <w:szCs w:val="24"/>
          <w:rtl/>
        </w:rPr>
      </w:pPr>
    </w:p>
    <w:p w14:paraId="732C4777" w14:textId="77777777" w:rsidR="00EF4F1C" w:rsidRPr="00EF4F1C" w:rsidRDefault="00EF4F1C" w:rsidP="00A11D74">
      <w:pPr>
        <w:spacing w:after="0" w:afterAutospacing="0" w:line="240" w:lineRule="auto"/>
        <w:rPr>
          <w:rFonts w:ascii="David" w:hAnsi="David" w:cs="David"/>
          <w:b/>
          <w:bCs/>
          <w:sz w:val="24"/>
          <w:szCs w:val="24"/>
          <w:rtl/>
        </w:rPr>
      </w:pPr>
    </w:p>
    <w:p w14:paraId="04BE93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t>___________________________</w:t>
      </w:r>
    </w:p>
    <w:p w14:paraId="1E23AAD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w:t>
      </w:r>
      <w:r w:rsidRPr="00EF4F1C">
        <w:rPr>
          <w:rFonts w:ascii="David" w:hAnsi="David" w:cs="David" w:hint="eastAsia"/>
          <w:b/>
          <w:bCs/>
          <w:sz w:val="24"/>
          <w:szCs w:val="24"/>
          <w:rtl/>
        </w:rPr>
        <w:t>ממונה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w:t>
      </w:r>
    </w:p>
    <w:p w14:paraId="595D8A24"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26</w:t>
      </w:r>
    </w:p>
    <w:p w14:paraId="74895BF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מפרט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מבנה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מפקח</w:t>
      </w:r>
      <w:r w:rsidRPr="00EF4F1C">
        <w:rPr>
          <w:rFonts w:ascii="David" w:hAnsi="David" w:cs="David"/>
          <w:b/>
          <w:bCs/>
          <w:sz w:val="24"/>
          <w:szCs w:val="24"/>
          <w:u w:val="single"/>
          <w:rtl/>
        </w:rPr>
        <w:t xml:space="preserve"> </w:t>
      </w:r>
    </w:p>
    <w:p w14:paraId="549A319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p>
    <w:p w14:paraId="3A6CD79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המבנה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יכלול</w:t>
      </w:r>
      <w:r w:rsidRPr="00EF4F1C">
        <w:rPr>
          <w:rFonts w:ascii="David" w:hAnsi="David" w:cs="David"/>
          <w:b/>
          <w:bCs/>
          <w:sz w:val="24"/>
          <w:szCs w:val="24"/>
          <w:rtl/>
        </w:rPr>
        <w:t>:</w:t>
      </w:r>
    </w:p>
    <w:p w14:paraId="7C980ACE" w14:textId="77777777" w:rsidR="00EF4F1C" w:rsidRPr="00EF4F1C" w:rsidRDefault="00EF4F1C" w:rsidP="00A11D74">
      <w:pPr>
        <w:spacing w:after="0" w:afterAutospacing="0" w:line="240" w:lineRule="auto"/>
        <w:rPr>
          <w:rFonts w:ascii="David" w:hAnsi="David" w:cs="David"/>
          <w:b/>
          <w:bCs/>
          <w:sz w:val="24"/>
          <w:szCs w:val="24"/>
          <w:rtl/>
        </w:rPr>
      </w:pPr>
    </w:p>
    <w:p w14:paraId="6FE375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ישיבות</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2.5 </w:t>
      </w:r>
      <w:r w:rsidRPr="00EF4F1C">
        <w:rPr>
          <w:rFonts w:ascii="David" w:hAnsi="David" w:cs="David"/>
          <w:b/>
          <w:bCs/>
          <w:sz w:val="24"/>
          <w:szCs w:val="24"/>
        </w:rPr>
        <w:t>x</w:t>
      </w:r>
      <w:r w:rsidRPr="00EF4F1C">
        <w:rPr>
          <w:rFonts w:ascii="David" w:hAnsi="David" w:cs="David"/>
          <w:b/>
          <w:bCs/>
          <w:sz w:val="24"/>
          <w:szCs w:val="24"/>
          <w:rtl/>
        </w:rPr>
        <w:t xml:space="preserve"> 6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ר</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041402D1" w14:textId="77777777" w:rsidR="00EF4F1C" w:rsidRPr="00EF4F1C" w:rsidRDefault="00EF4F1C" w:rsidP="00A11D74">
      <w:pPr>
        <w:spacing w:after="0" w:afterAutospacing="0" w:line="240" w:lineRule="auto"/>
        <w:rPr>
          <w:rFonts w:ascii="David" w:hAnsi="David" w:cs="David"/>
          <w:b/>
          <w:bCs/>
          <w:sz w:val="24"/>
          <w:szCs w:val="24"/>
          <w:rtl/>
        </w:rPr>
      </w:pPr>
    </w:p>
    <w:p w14:paraId="0EBCC4F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6 </w:t>
      </w:r>
      <w:r w:rsidRPr="00EF4F1C">
        <w:rPr>
          <w:rFonts w:ascii="David" w:hAnsi="David" w:cs="David"/>
          <w:b/>
          <w:bCs/>
          <w:sz w:val="24"/>
          <w:szCs w:val="24"/>
        </w:rPr>
        <w:t>x</w:t>
      </w:r>
      <w:r w:rsidRPr="00EF4F1C">
        <w:rPr>
          <w:rFonts w:ascii="David" w:hAnsi="David" w:cs="David"/>
          <w:b/>
          <w:bCs/>
          <w:sz w:val="24"/>
          <w:szCs w:val="24"/>
          <w:rtl/>
        </w:rPr>
        <w:t xml:space="preserve"> 2.5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ר</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7ADC5A84" w14:textId="77777777" w:rsidR="00EF4F1C" w:rsidRPr="00EF4F1C" w:rsidRDefault="00EF4F1C" w:rsidP="00A11D74">
      <w:pPr>
        <w:spacing w:after="0" w:afterAutospacing="0" w:line="240" w:lineRule="auto"/>
        <w:rPr>
          <w:rFonts w:ascii="David" w:hAnsi="David" w:cs="David"/>
          <w:b/>
          <w:bCs/>
          <w:sz w:val="24"/>
          <w:szCs w:val="24"/>
          <w:rtl/>
        </w:rPr>
      </w:pPr>
    </w:p>
    <w:p w14:paraId="72897B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תא</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hint="cs"/>
          <w:b/>
          <w:bCs/>
          <w:sz w:val="24"/>
          <w:szCs w:val="24"/>
          <w:rtl/>
        </w:rPr>
        <w:t>י</w:t>
      </w:r>
      <w:r w:rsidRPr="00EF4F1C">
        <w:rPr>
          <w:rFonts w:ascii="David" w:hAnsi="David" w:cs="David" w:hint="eastAsia"/>
          <w:b/>
          <w:bCs/>
          <w:sz w:val="24"/>
          <w:szCs w:val="24"/>
          <w:rtl/>
        </w:rPr>
        <w:t>רותים</w:t>
      </w:r>
      <w:r w:rsidRPr="00EF4F1C">
        <w:rPr>
          <w:rFonts w:ascii="David" w:hAnsi="David" w:cs="David"/>
          <w:b/>
          <w:bCs/>
          <w:sz w:val="24"/>
          <w:szCs w:val="24"/>
          <w:rtl/>
        </w:rPr>
        <w:t xml:space="preserve"> </w:t>
      </w:r>
      <w:r w:rsidRPr="00EF4F1C">
        <w:rPr>
          <w:rFonts w:ascii="David" w:hAnsi="David" w:cs="David" w:hint="eastAsia"/>
          <w:b/>
          <w:bCs/>
          <w:sz w:val="24"/>
          <w:szCs w:val="24"/>
          <w:rtl/>
        </w:rPr>
        <w:t>ופינת</w:t>
      </w:r>
      <w:r w:rsidRPr="00EF4F1C">
        <w:rPr>
          <w:rFonts w:ascii="David" w:hAnsi="David" w:cs="David"/>
          <w:b/>
          <w:bCs/>
          <w:sz w:val="24"/>
          <w:szCs w:val="24"/>
          <w:rtl/>
        </w:rPr>
        <w:t xml:space="preserve"> </w:t>
      </w:r>
      <w:r w:rsidRPr="00EF4F1C">
        <w:rPr>
          <w:rFonts w:ascii="David" w:hAnsi="David" w:cs="David" w:hint="eastAsia"/>
          <w:b/>
          <w:bCs/>
          <w:sz w:val="24"/>
          <w:szCs w:val="24"/>
          <w:rtl/>
        </w:rPr>
        <w:t>מטבחון</w:t>
      </w:r>
      <w:r w:rsidRPr="00EF4F1C">
        <w:rPr>
          <w:rFonts w:ascii="David" w:hAnsi="David" w:cs="David"/>
          <w:b/>
          <w:bCs/>
          <w:sz w:val="24"/>
          <w:szCs w:val="24"/>
          <w:rtl/>
        </w:rPr>
        <w:t xml:space="preserve"> </w:t>
      </w:r>
      <w:r w:rsidRPr="00EF4F1C">
        <w:rPr>
          <w:rFonts w:ascii="David" w:hAnsi="David" w:cs="David" w:hint="eastAsia"/>
          <w:b/>
          <w:bCs/>
          <w:sz w:val="24"/>
          <w:szCs w:val="24"/>
          <w:rtl/>
        </w:rPr>
        <w:t>צמודים</w:t>
      </w:r>
      <w:r w:rsidRPr="00EF4F1C">
        <w:rPr>
          <w:rFonts w:ascii="David" w:hAnsi="David" w:cs="David"/>
          <w:b/>
          <w:bCs/>
          <w:sz w:val="24"/>
          <w:szCs w:val="24"/>
          <w:rtl/>
        </w:rPr>
        <w:t xml:space="preserve"> </w:t>
      </w:r>
      <w:r w:rsidRPr="00EF4F1C">
        <w:rPr>
          <w:rFonts w:ascii="David" w:hAnsi="David" w:cs="David" w:hint="eastAsia"/>
          <w:b/>
          <w:bCs/>
          <w:sz w:val="24"/>
          <w:szCs w:val="24"/>
          <w:rtl/>
        </w:rPr>
        <w:t>למכלול</w:t>
      </w:r>
      <w:r w:rsidRPr="00EF4F1C">
        <w:rPr>
          <w:rFonts w:ascii="David" w:hAnsi="David" w:cs="David"/>
          <w:b/>
          <w:bCs/>
          <w:sz w:val="24"/>
          <w:szCs w:val="24"/>
          <w:rtl/>
        </w:rPr>
        <w:t xml:space="preserve"> </w:t>
      </w:r>
      <w:r w:rsidRPr="00EF4F1C">
        <w:rPr>
          <w:rFonts w:ascii="David" w:hAnsi="David" w:cs="David" w:hint="eastAsia"/>
          <w:b/>
          <w:bCs/>
          <w:sz w:val="24"/>
          <w:szCs w:val="24"/>
          <w:rtl/>
        </w:rPr>
        <w:t>החדרים</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F599FB2" w14:textId="77777777" w:rsidR="00EF4F1C" w:rsidRPr="00EF4F1C" w:rsidRDefault="00EF4F1C" w:rsidP="00A11D74">
      <w:pPr>
        <w:spacing w:after="0" w:afterAutospacing="0" w:line="240" w:lineRule="auto"/>
        <w:rPr>
          <w:rFonts w:ascii="David" w:hAnsi="David" w:cs="David"/>
          <w:b/>
          <w:bCs/>
          <w:sz w:val="24"/>
          <w:szCs w:val="24"/>
          <w:rtl/>
        </w:rPr>
      </w:pPr>
    </w:p>
    <w:p w14:paraId="4C50240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p>
    <w:p w14:paraId="39836C3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כניסה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מנעול</w:t>
      </w:r>
      <w:r w:rsidRPr="00EF4F1C">
        <w:rPr>
          <w:rFonts w:ascii="David" w:hAnsi="David" w:cs="David"/>
          <w:b/>
          <w:bCs/>
          <w:sz w:val="24"/>
          <w:szCs w:val="24"/>
          <w:rtl/>
        </w:rPr>
        <w:t xml:space="preserve"> </w:t>
      </w:r>
      <w:r w:rsidRPr="00EF4F1C">
        <w:rPr>
          <w:rFonts w:ascii="David" w:hAnsi="David" w:cs="David" w:hint="eastAsia"/>
          <w:b/>
          <w:bCs/>
          <w:sz w:val="24"/>
          <w:szCs w:val="24"/>
          <w:rtl/>
        </w:rPr>
        <w:t>צילינדר</w:t>
      </w:r>
      <w:r w:rsidRPr="00EF4F1C">
        <w:rPr>
          <w:rFonts w:ascii="David" w:hAnsi="David" w:cs="David"/>
          <w:b/>
          <w:bCs/>
          <w:sz w:val="24"/>
          <w:szCs w:val="24"/>
          <w:rtl/>
        </w:rPr>
        <w:t>.</w:t>
      </w:r>
    </w:p>
    <w:p w14:paraId="01DAAE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t xml:space="preserve">2 </w:t>
      </w:r>
      <w:r w:rsidRPr="00EF4F1C">
        <w:rPr>
          <w:rFonts w:ascii="David" w:hAnsi="David" w:cs="David" w:hint="eastAsia"/>
          <w:b/>
          <w:bCs/>
          <w:sz w:val="24"/>
          <w:szCs w:val="24"/>
          <w:rtl/>
        </w:rPr>
        <w:t>חלונות</w:t>
      </w:r>
      <w:r w:rsidRPr="00EF4F1C">
        <w:rPr>
          <w:rFonts w:ascii="David" w:hAnsi="David" w:cs="David"/>
          <w:b/>
          <w:bCs/>
          <w:sz w:val="24"/>
          <w:szCs w:val="24"/>
          <w:rtl/>
        </w:rPr>
        <w:t xml:space="preserve"> </w:t>
      </w:r>
      <w:r w:rsidRPr="00EF4F1C">
        <w:rPr>
          <w:rFonts w:ascii="David" w:hAnsi="David" w:cs="David" w:hint="eastAsia"/>
          <w:b/>
          <w:bCs/>
          <w:sz w:val="24"/>
          <w:szCs w:val="24"/>
          <w:rtl/>
        </w:rPr>
        <w:t>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צלונים</w:t>
      </w:r>
      <w:r w:rsidRPr="00EF4F1C">
        <w:rPr>
          <w:rFonts w:ascii="David" w:hAnsi="David" w:cs="David"/>
          <w:b/>
          <w:bCs/>
          <w:sz w:val="24"/>
          <w:szCs w:val="24"/>
          <w:rtl/>
        </w:rPr>
        <w:t xml:space="preserve"> </w:t>
      </w:r>
      <w:r w:rsidRPr="00EF4F1C">
        <w:rPr>
          <w:rFonts w:ascii="David" w:hAnsi="David" w:cs="David" w:hint="eastAsia"/>
          <w:b/>
          <w:bCs/>
          <w:sz w:val="24"/>
          <w:szCs w:val="24"/>
          <w:rtl/>
        </w:rPr>
        <w:t>מזוגגים</w:t>
      </w:r>
      <w:r w:rsidRPr="00EF4F1C">
        <w:rPr>
          <w:rFonts w:ascii="David" w:hAnsi="David" w:cs="David"/>
          <w:b/>
          <w:bCs/>
          <w:sz w:val="24"/>
          <w:szCs w:val="24"/>
          <w:rtl/>
        </w:rPr>
        <w:t xml:space="preserve"> </w:t>
      </w:r>
      <w:r w:rsidRPr="00EF4F1C">
        <w:rPr>
          <w:rFonts w:ascii="David" w:hAnsi="David" w:cs="David" w:hint="eastAsia"/>
          <w:b/>
          <w:bCs/>
          <w:sz w:val="24"/>
          <w:szCs w:val="24"/>
          <w:rtl/>
        </w:rPr>
        <w:t>ומסורגים</w:t>
      </w:r>
      <w:r w:rsidRPr="00EF4F1C">
        <w:rPr>
          <w:rFonts w:ascii="David" w:hAnsi="David" w:cs="David"/>
          <w:b/>
          <w:bCs/>
          <w:sz w:val="24"/>
          <w:szCs w:val="24"/>
          <w:rtl/>
        </w:rPr>
        <w:t>.</w:t>
      </w:r>
    </w:p>
    <w:p w14:paraId="3D71CD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כח</w:t>
      </w:r>
      <w:r w:rsidRPr="00EF4F1C">
        <w:rPr>
          <w:rFonts w:ascii="David" w:hAnsi="David" w:cs="David"/>
          <w:b/>
          <w:bCs/>
          <w:sz w:val="24"/>
          <w:szCs w:val="24"/>
          <w:rtl/>
        </w:rPr>
        <w:t xml:space="preserve"> </w:t>
      </w:r>
      <w:r w:rsidRPr="00EF4F1C">
        <w:rPr>
          <w:rFonts w:ascii="David" w:hAnsi="David" w:cs="David" w:hint="eastAsia"/>
          <w:b/>
          <w:bCs/>
          <w:sz w:val="24"/>
          <w:szCs w:val="24"/>
          <w:rtl/>
        </w:rPr>
        <w:t>ומאור</w:t>
      </w:r>
      <w:r w:rsidRPr="00EF4F1C">
        <w:rPr>
          <w:rFonts w:ascii="David" w:hAnsi="David" w:cs="David"/>
          <w:b/>
          <w:bCs/>
          <w:sz w:val="24"/>
          <w:szCs w:val="24"/>
          <w:rtl/>
        </w:rPr>
        <w:t xml:space="preserve"> (</w:t>
      </w:r>
      <w:r w:rsidRPr="00EF4F1C">
        <w:rPr>
          <w:rFonts w:ascii="David" w:hAnsi="David" w:cs="David" w:hint="eastAsia"/>
          <w:b/>
          <w:bCs/>
          <w:sz w:val="24"/>
          <w:szCs w:val="24"/>
          <w:rtl/>
        </w:rPr>
        <w:t>תאורת</w:t>
      </w:r>
      <w:r w:rsidRPr="00EF4F1C">
        <w:rPr>
          <w:rFonts w:ascii="David" w:hAnsi="David" w:cs="David"/>
          <w:b/>
          <w:bCs/>
          <w:sz w:val="24"/>
          <w:szCs w:val="24"/>
          <w:rtl/>
        </w:rPr>
        <w:t xml:space="preserve"> </w:t>
      </w:r>
      <w:r w:rsidRPr="00EF4F1C">
        <w:rPr>
          <w:rFonts w:ascii="David" w:hAnsi="David" w:cs="David" w:hint="eastAsia"/>
          <w:b/>
          <w:bCs/>
          <w:sz w:val="24"/>
          <w:szCs w:val="24"/>
          <w:rtl/>
        </w:rPr>
        <w:t>פלורסנט</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חבור</w:t>
      </w:r>
      <w:r w:rsidRPr="00EF4F1C">
        <w:rPr>
          <w:rFonts w:ascii="David" w:hAnsi="David" w:cs="David"/>
          <w:b/>
          <w:bCs/>
          <w:sz w:val="24"/>
          <w:szCs w:val="24"/>
          <w:rtl/>
        </w:rPr>
        <w:t xml:space="preserve"> </w:t>
      </w:r>
      <w:r w:rsidRPr="00EF4F1C">
        <w:rPr>
          <w:rFonts w:ascii="David" w:hAnsi="David" w:cs="David" w:hint="eastAsia"/>
          <w:b/>
          <w:bCs/>
          <w:sz w:val="24"/>
          <w:szCs w:val="24"/>
          <w:rtl/>
        </w:rPr>
        <w:t>למקור</w:t>
      </w:r>
      <w:r w:rsidRPr="00EF4F1C">
        <w:rPr>
          <w:rFonts w:ascii="David" w:hAnsi="David" w:cs="David"/>
          <w:b/>
          <w:bCs/>
          <w:sz w:val="24"/>
          <w:szCs w:val="24"/>
          <w:rtl/>
        </w:rPr>
        <w:t xml:space="preserve"> </w:t>
      </w:r>
      <w:r w:rsidRPr="00EF4F1C">
        <w:rPr>
          <w:rFonts w:ascii="David" w:hAnsi="David" w:cs="David" w:hint="eastAsia"/>
          <w:b/>
          <w:bCs/>
          <w:sz w:val="24"/>
          <w:szCs w:val="24"/>
          <w:rtl/>
        </w:rPr>
        <w:t>כח</w:t>
      </w:r>
      <w:r w:rsidRPr="00EF4F1C">
        <w:rPr>
          <w:rFonts w:ascii="David" w:hAnsi="David" w:cs="David"/>
          <w:b/>
          <w:bCs/>
          <w:sz w:val="24"/>
          <w:szCs w:val="24"/>
          <w:rtl/>
        </w:rPr>
        <w:t xml:space="preserve"> </w:t>
      </w:r>
      <w:r w:rsidRPr="00EF4F1C">
        <w:rPr>
          <w:rFonts w:ascii="David" w:hAnsi="David" w:cs="David" w:hint="eastAsia"/>
          <w:b/>
          <w:bCs/>
          <w:sz w:val="24"/>
          <w:szCs w:val="24"/>
          <w:rtl/>
        </w:rPr>
        <w:t>ואספקת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w:t>
      </w:r>
    </w:p>
    <w:p w14:paraId="51EE938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מזגים</w:t>
      </w:r>
      <w:r w:rsidRPr="00EF4F1C">
        <w:rPr>
          <w:rFonts w:ascii="David" w:hAnsi="David" w:cs="David"/>
          <w:b/>
          <w:bCs/>
          <w:sz w:val="24"/>
          <w:szCs w:val="24"/>
          <w:rtl/>
        </w:rPr>
        <w:t xml:space="preserve"> </w:t>
      </w:r>
      <w:r w:rsidRPr="00EF4F1C">
        <w:rPr>
          <w:rFonts w:ascii="David" w:hAnsi="David" w:cs="David" w:hint="eastAsia"/>
          <w:b/>
          <w:bCs/>
          <w:sz w:val="24"/>
          <w:szCs w:val="24"/>
          <w:rtl/>
        </w:rPr>
        <w:t>מפוצלים</w:t>
      </w:r>
      <w:r w:rsidRPr="00EF4F1C">
        <w:rPr>
          <w:rFonts w:ascii="David" w:hAnsi="David" w:cs="David"/>
          <w:b/>
          <w:bCs/>
          <w:sz w:val="24"/>
          <w:szCs w:val="24"/>
          <w:rtl/>
        </w:rPr>
        <w:t xml:space="preserve"> </w:t>
      </w:r>
      <w:r w:rsidRPr="00EF4F1C">
        <w:rPr>
          <w:rFonts w:ascii="David" w:hAnsi="David" w:cs="David" w:hint="eastAsia"/>
          <w:b/>
          <w:bCs/>
          <w:sz w:val="24"/>
          <w:szCs w:val="24"/>
          <w:rtl/>
        </w:rPr>
        <w:t>חדשים</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שיידרש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489E273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לוחות</w:t>
      </w:r>
      <w:r w:rsidRPr="00EF4F1C">
        <w:rPr>
          <w:rFonts w:ascii="David" w:hAnsi="David" w:cs="David"/>
          <w:b/>
          <w:bCs/>
          <w:sz w:val="24"/>
          <w:szCs w:val="24"/>
          <w:rtl/>
        </w:rPr>
        <w:t xml:space="preserve"> </w:t>
      </w:r>
      <w:r w:rsidRPr="00EF4F1C">
        <w:rPr>
          <w:rFonts w:ascii="David" w:hAnsi="David" w:cs="David" w:hint="eastAsia"/>
          <w:b/>
          <w:bCs/>
          <w:sz w:val="24"/>
          <w:szCs w:val="24"/>
          <w:rtl/>
        </w:rPr>
        <w:t>לנעיצת</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מקובעים</w:t>
      </w:r>
      <w:r w:rsidRPr="00EF4F1C">
        <w:rPr>
          <w:rFonts w:ascii="David" w:hAnsi="David" w:cs="David"/>
          <w:b/>
          <w:bCs/>
          <w:sz w:val="24"/>
          <w:szCs w:val="24"/>
          <w:rtl/>
        </w:rPr>
        <w:t xml:space="preserve"> </w:t>
      </w:r>
      <w:r w:rsidRPr="00EF4F1C">
        <w:rPr>
          <w:rFonts w:ascii="David" w:hAnsi="David" w:cs="David" w:hint="eastAsia"/>
          <w:b/>
          <w:bCs/>
          <w:sz w:val="24"/>
          <w:szCs w:val="24"/>
          <w:rtl/>
        </w:rPr>
        <w:t>לקירות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היקף</w:t>
      </w:r>
      <w:r w:rsidRPr="00EF4F1C">
        <w:rPr>
          <w:rFonts w:ascii="David" w:hAnsi="David" w:cs="David"/>
          <w:b/>
          <w:bCs/>
          <w:sz w:val="24"/>
          <w:szCs w:val="24"/>
          <w:rtl/>
        </w:rPr>
        <w:t xml:space="preserve"> </w:t>
      </w:r>
      <w:r w:rsidRPr="00EF4F1C">
        <w:rPr>
          <w:rFonts w:ascii="David" w:hAnsi="David" w:cs="David" w:hint="eastAsia"/>
          <w:b/>
          <w:bCs/>
          <w:sz w:val="24"/>
          <w:szCs w:val="24"/>
          <w:rtl/>
        </w:rPr>
        <w:t>החדר</w:t>
      </w:r>
      <w:r w:rsidRPr="00EF4F1C">
        <w:rPr>
          <w:rFonts w:ascii="David" w:hAnsi="David" w:cs="David"/>
          <w:b/>
          <w:bCs/>
          <w:sz w:val="24"/>
          <w:szCs w:val="24"/>
          <w:rtl/>
        </w:rPr>
        <w:t>.</w:t>
      </w:r>
    </w:p>
    <w:p w14:paraId="765330E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טלפון</w:t>
      </w:r>
      <w:r w:rsidRPr="00EF4F1C">
        <w:rPr>
          <w:rFonts w:ascii="David" w:hAnsi="David" w:cs="David"/>
          <w:b/>
          <w:bCs/>
          <w:sz w:val="24"/>
          <w:szCs w:val="24"/>
          <w:rtl/>
        </w:rPr>
        <w:t>:</w:t>
      </w:r>
    </w:p>
    <w:p w14:paraId="708842D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2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שלוחות</w:t>
      </w:r>
      <w:r w:rsidRPr="00EF4F1C">
        <w:rPr>
          <w:rFonts w:ascii="David" w:hAnsi="David" w:cs="David"/>
          <w:b/>
          <w:bCs/>
          <w:sz w:val="24"/>
          <w:szCs w:val="24"/>
          <w:rtl/>
        </w:rPr>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הישיבות</w:t>
      </w:r>
      <w:r w:rsidRPr="00EF4F1C">
        <w:rPr>
          <w:rFonts w:ascii="David" w:hAnsi="David" w:cs="David"/>
          <w:b/>
          <w:bCs/>
          <w:sz w:val="24"/>
          <w:szCs w:val="24"/>
          <w:rtl/>
        </w:rPr>
        <w:t xml:space="preserve"> </w:t>
      </w:r>
      <w:r w:rsidRPr="00EF4F1C">
        <w:rPr>
          <w:rFonts w:ascii="David" w:hAnsi="David" w:cs="David" w:hint="eastAsia"/>
          <w:b/>
          <w:bCs/>
          <w:sz w:val="24"/>
          <w:szCs w:val="24"/>
          <w:rtl/>
        </w:rPr>
        <w:t>ולמכשיר</w:t>
      </w:r>
      <w:r w:rsidRPr="00EF4F1C">
        <w:rPr>
          <w:rFonts w:ascii="David" w:hAnsi="David" w:cs="David"/>
          <w:b/>
          <w:bCs/>
          <w:sz w:val="24"/>
          <w:szCs w:val="24"/>
          <w:rtl/>
        </w:rPr>
        <w:t xml:space="preserve"> </w:t>
      </w:r>
      <w:r w:rsidRPr="00EF4F1C">
        <w:rPr>
          <w:rFonts w:ascii="David" w:hAnsi="David" w:cs="David" w:hint="eastAsia"/>
          <w:b/>
          <w:bCs/>
          <w:sz w:val="24"/>
          <w:szCs w:val="24"/>
          <w:rtl/>
        </w:rPr>
        <w:t>הפקס</w:t>
      </w:r>
      <w:r w:rsidRPr="00EF4F1C">
        <w:rPr>
          <w:rFonts w:ascii="David" w:hAnsi="David" w:cs="David"/>
          <w:b/>
          <w:bCs/>
          <w:sz w:val="24"/>
          <w:szCs w:val="24"/>
          <w:rtl/>
        </w:rPr>
        <w:t xml:space="preserve">' + </w:t>
      </w:r>
      <w:r w:rsidRPr="00EF4F1C">
        <w:rPr>
          <w:rFonts w:ascii="David" w:hAnsi="David" w:cs="David" w:hint="eastAsia"/>
          <w:b/>
          <w:bCs/>
          <w:sz w:val="24"/>
          <w:szCs w:val="24"/>
          <w:rtl/>
        </w:rPr>
        <w:t>טל</w:t>
      </w:r>
      <w:r w:rsidRPr="00EF4F1C">
        <w:rPr>
          <w:rFonts w:ascii="David" w:hAnsi="David" w:cs="David"/>
          <w:b/>
          <w:bCs/>
          <w:sz w:val="24"/>
          <w:szCs w:val="24"/>
          <w:rtl/>
        </w:rPr>
        <w:t xml:space="preserve">' </w:t>
      </w:r>
      <w:r w:rsidRPr="00EF4F1C">
        <w:rPr>
          <w:rFonts w:ascii="David" w:hAnsi="David" w:cs="David" w:hint="eastAsia"/>
          <w:b/>
          <w:bCs/>
          <w:sz w:val="24"/>
          <w:szCs w:val="24"/>
          <w:rtl/>
        </w:rPr>
        <w:t>נייד</w:t>
      </w:r>
      <w:r w:rsidRPr="00EF4F1C">
        <w:rPr>
          <w:rFonts w:ascii="David" w:hAnsi="David" w:cs="David"/>
          <w:b/>
          <w:bCs/>
          <w:sz w:val="24"/>
          <w:szCs w:val="24"/>
          <w:rtl/>
        </w:rPr>
        <w:t>/</w:t>
      </w:r>
      <w:r w:rsidRPr="00EF4F1C">
        <w:rPr>
          <w:rFonts w:ascii="David" w:hAnsi="David" w:cs="David" w:hint="eastAsia"/>
          <w:b/>
          <w:bCs/>
          <w:sz w:val="24"/>
          <w:szCs w:val="24"/>
          <w:rtl/>
        </w:rPr>
        <w:t>מכשיר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w:t>
      </w:r>
    </w:p>
    <w:p w14:paraId="367A31F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לאספקת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קרים</w:t>
      </w:r>
      <w:r w:rsidRPr="00EF4F1C">
        <w:rPr>
          <w:rFonts w:ascii="David" w:hAnsi="David" w:cs="David"/>
          <w:b/>
          <w:bCs/>
          <w:sz w:val="24"/>
          <w:szCs w:val="24"/>
          <w:rtl/>
        </w:rPr>
        <w:t>/</w:t>
      </w:r>
      <w:r w:rsidRPr="00EF4F1C">
        <w:rPr>
          <w:rFonts w:ascii="David" w:hAnsi="David" w:cs="David" w:hint="eastAsia"/>
          <w:b/>
          <w:bCs/>
          <w:sz w:val="24"/>
          <w:szCs w:val="24"/>
          <w:rtl/>
        </w:rPr>
        <w:t>חמים</w:t>
      </w:r>
      <w:r w:rsidRPr="00EF4F1C">
        <w:rPr>
          <w:rFonts w:ascii="David" w:hAnsi="David" w:cs="David"/>
          <w:b/>
          <w:bCs/>
          <w:sz w:val="24"/>
          <w:szCs w:val="24"/>
          <w:rtl/>
        </w:rPr>
        <w:t>.</w:t>
      </w:r>
    </w:p>
    <w:p w14:paraId="08DB993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רהוט</w:t>
      </w:r>
      <w:r w:rsidRPr="00EF4F1C">
        <w:rPr>
          <w:rFonts w:ascii="David" w:hAnsi="David" w:cs="David"/>
          <w:b/>
          <w:bCs/>
          <w:sz w:val="24"/>
          <w:szCs w:val="24"/>
          <w:rtl/>
        </w:rPr>
        <w:t xml:space="preserve"> </w:t>
      </w:r>
      <w:r w:rsidRPr="00EF4F1C">
        <w:rPr>
          <w:rFonts w:ascii="David" w:hAnsi="David" w:cs="David" w:hint="eastAsia"/>
          <w:b/>
          <w:bCs/>
          <w:sz w:val="24"/>
          <w:szCs w:val="24"/>
          <w:rtl/>
        </w:rPr>
        <w:t>וציוד</w:t>
      </w:r>
      <w:r w:rsidRPr="00EF4F1C">
        <w:rPr>
          <w:rFonts w:ascii="David" w:hAnsi="David" w:cs="David"/>
          <w:b/>
          <w:bCs/>
          <w:sz w:val="24"/>
          <w:szCs w:val="24"/>
          <w:rtl/>
        </w:rPr>
        <w:t xml:space="preserve"> </w:t>
      </w:r>
      <w:r w:rsidRPr="00EF4F1C">
        <w:rPr>
          <w:rFonts w:ascii="David" w:hAnsi="David" w:cs="David" w:hint="eastAsia"/>
          <w:b/>
          <w:bCs/>
          <w:sz w:val="24"/>
          <w:szCs w:val="24"/>
          <w:rtl/>
        </w:rPr>
        <w:t>משרדי</w:t>
      </w:r>
      <w:r w:rsidRPr="00EF4F1C">
        <w:rPr>
          <w:rFonts w:ascii="David" w:hAnsi="David" w:cs="David"/>
          <w:b/>
          <w:bCs/>
          <w:sz w:val="24"/>
          <w:szCs w:val="24"/>
          <w:rtl/>
        </w:rPr>
        <w:t>:</w:t>
      </w:r>
    </w:p>
    <w:p w14:paraId="6B9092B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הדיונים</w:t>
      </w:r>
      <w:r w:rsidRPr="00EF4F1C">
        <w:rPr>
          <w:rFonts w:ascii="David" w:hAnsi="David" w:cs="David"/>
          <w:b/>
          <w:bCs/>
          <w:sz w:val="24"/>
          <w:szCs w:val="24"/>
          <w:rtl/>
        </w:rPr>
        <w:t>:</w:t>
      </w:r>
    </w:p>
    <w:p w14:paraId="24594C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דיונים</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240</w:t>
      </w:r>
      <w:r w:rsidRPr="00EF4F1C">
        <w:rPr>
          <w:rFonts w:ascii="David" w:hAnsi="David" w:cs="David"/>
          <w:b/>
          <w:bCs/>
          <w:sz w:val="24"/>
          <w:szCs w:val="24"/>
        </w:rPr>
        <w:t>x</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10E6F17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15 </w:t>
      </w:r>
      <w:r w:rsidRPr="00EF4F1C">
        <w:rPr>
          <w:rFonts w:ascii="David" w:hAnsi="David" w:cs="David" w:hint="eastAsia"/>
          <w:b/>
          <w:bCs/>
          <w:sz w:val="24"/>
          <w:szCs w:val="24"/>
          <w:rtl/>
        </w:rPr>
        <w:t>כסאות</w:t>
      </w:r>
      <w:r w:rsidRPr="00EF4F1C">
        <w:rPr>
          <w:rFonts w:ascii="David" w:hAnsi="David" w:cs="David"/>
          <w:b/>
          <w:bCs/>
          <w:sz w:val="24"/>
          <w:szCs w:val="24"/>
          <w:rtl/>
        </w:rPr>
        <w:t>.</w:t>
      </w:r>
    </w:p>
    <w:p w14:paraId="06CB002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34D1DD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עבודה</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80 </w:t>
      </w:r>
      <w:r w:rsidRPr="00EF4F1C">
        <w:rPr>
          <w:rFonts w:ascii="David" w:hAnsi="David" w:cs="David"/>
          <w:b/>
          <w:bCs/>
          <w:sz w:val="24"/>
          <w:szCs w:val="24"/>
        </w:rPr>
        <w:t>x</w:t>
      </w:r>
      <w:r w:rsidRPr="00EF4F1C">
        <w:rPr>
          <w:rFonts w:ascii="David" w:hAnsi="David" w:cs="David"/>
          <w:b/>
          <w:bCs/>
          <w:sz w:val="24"/>
          <w:szCs w:val="24"/>
          <w:rtl/>
        </w:rPr>
        <w:t xml:space="preserve"> 160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תאים</w:t>
      </w:r>
      <w:r w:rsidRPr="00EF4F1C">
        <w:rPr>
          <w:rFonts w:ascii="David" w:hAnsi="David" w:cs="David"/>
          <w:b/>
          <w:bCs/>
          <w:sz w:val="24"/>
          <w:szCs w:val="24"/>
          <w:rtl/>
        </w:rPr>
        <w:t xml:space="preserve">,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ננעלים</w:t>
      </w:r>
      <w:r w:rsidRPr="00EF4F1C">
        <w:rPr>
          <w:rFonts w:ascii="David" w:hAnsi="David" w:cs="David"/>
          <w:b/>
          <w:bCs/>
          <w:sz w:val="24"/>
          <w:szCs w:val="24"/>
          <w:rtl/>
        </w:rPr>
        <w:t>.</w:t>
      </w:r>
    </w:p>
    <w:p w14:paraId="72357C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3 </w:t>
      </w:r>
      <w:r w:rsidRPr="00EF4F1C">
        <w:rPr>
          <w:rFonts w:ascii="David" w:hAnsi="David" w:cs="David" w:hint="eastAsia"/>
          <w:b/>
          <w:bCs/>
          <w:sz w:val="24"/>
          <w:szCs w:val="24"/>
          <w:rtl/>
        </w:rPr>
        <w:t>כסאות</w:t>
      </w:r>
      <w:r w:rsidRPr="00EF4F1C">
        <w:rPr>
          <w:rFonts w:ascii="David" w:hAnsi="David" w:cs="David"/>
          <w:b/>
          <w:bCs/>
          <w:sz w:val="24"/>
          <w:szCs w:val="24"/>
          <w:rtl/>
        </w:rPr>
        <w:t>.</w:t>
      </w:r>
    </w:p>
    <w:p w14:paraId="09045A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2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פח</w:t>
      </w:r>
      <w:r w:rsidRPr="00EF4F1C">
        <w:rPr>
          <w:rFonts w:ascii="David" w:hAnsi="David" w:cs="David"/>
          <w:b/>
          <w:bCs/>
          <w:sz w:val="24"/>
          <w:szCs w:val="24"/>
          <w:rtl/>
        </w:rPr>
        <w:t xml:space="preserve"> </w:t>
      </w:r>
      <w:r w:rsidRPr="00EF4F1C">
        <w:rPr>
          <w:rFonts w:ascii="David" w:hAnsi="David" w:cs="David" w:hint="eastAsia"/>
          <w:b/>
          <w:bCs/>
          <w:sz w:val="24"/>
          <w:szCs w:val="24"/>
          <w:rtl/>
        </w:rPr>
        <w:t>ננעלים</w:t>
      </w:r>
      <w:r w:rsidRPr="00EF4F1C">
        <w:rPr>
          <w:rFonts w:ascii="David" w:hAnsi="David" w:cs="David"/>
          <w:b/>
          <w:bCs/>
          <w:sz w:val="24"/>
          <w:szCs w:val="24"/>
          <w:rtl/>
        </w:rPr>
        <w:t xml:space="preserve"> </w:t>
      </w:r>
      <w:r w:rsidRPr="00EF4F1C">
        <w:rPr>
          <w:rFonts w:ascii="David" w:hAnsi="David" w:cs="David" w:hint="eastAsia"/>
          <w:b/>
          <w:bCs/>
          <w:sz w:val="24"/>
          <w:szCs w:val="24"/>
          <w:rtl/>
        </w:rPr>
        <w:t>כדוגמת</w:t>
      </w:r>
      <w:r w:rsidRPr="00EF4F1C">
        <w:rPr>
          <w:rFonts w:ascii="David" w:hAnsi="David" w:cs="David"/>
          <w:b/>
          <w:bCs/>
          <w:sz w:val="24"/>
          <w:szCs w:val="24"/>
          <w:rtl/>
        </w:rPr>
        <w:t xml:space="preserve"> </w:t>
      </w:r>
      <w:r w:rsidRPr="00EF4F1C">
        <w:rPr>
          <w:rFonts w:ascii="David" w:hAnsi="David" w:cs="David" w:hint="eastAsia"/>
          <w:b/>
          <w:bCs/>
          <w:sz w:val="24"/>
          <w:szCs w:val="24"/>
          <w:rtl/>
        </w:rPr>
        <w:t>הארגז</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200 </w:t>
      </w:r>
      <w:r w:rsidRPr="00EF4F1C">
        <w:rPr>
          <w:rFonts w:ascii="David" w:hAnsi="David" w:cs="David"/>
          <w:b/>
          <w:bCs/>
          <w:sz w:val="24"/>
          <w:szCs w:val="24"/>
        </w:rPr>
        <w:t>x</w:t>
      </w:r>
      <w:r w:rsidRPr="00EF4F1C">
        <w:rPr>
          <w:rFonts w:ascii="David" w:hAnsi="David" w:cs="David"/>
          <w:b/>
          <w:bCs/>
          <w:sz w:val="24"/>
          <w:szCs w:val="24"/>
          <w:rtl/>
        </w:rPr>
        <w:t xml:space="preserve"> 40 </w:t>
      </w:r>
      <w:r w:rsidRPr="00EF4F1C">
        <w:rPr>
          <w:rFonts w:ascii="David" w:hAnsi="David" w:cs="David"/>
          <w:b/>
          <w:bCs/>
          <w:sz w:val="24"/>
          <w:szCs w:val="24"/>
        </w:rPr>
        <w:t>x</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p>
    <w:p w14:paraId="07143C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60 </w:t>
      </w:r>
      <w:r w:rsidRPr="00EF4F1C">
        <w:rPr>
          <w:rFonts w:ascii="David" w:hAnsi="David" w:cs="David"/>
          <w:b/>
          <w:bCs/>
          <w:sz w:val="24"/>
          <w:szCs w:val="24"/>
        </w:rPr>
        <w:t>x</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2E539F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1 </w:t>
      </w:r>
      <w:r w:rsidRPr="00EF4F1C">
        <w:rPr>
          <w:rFonts w:ascii="David" w:hAnsi="David" w:cs="David" w:hint="eastAsia"/>
          <w:b/>
          <w:bCs/>
          <w:sz w:val="24"/>
          <w:szCs w:val="24"/>
          <w:rtl/>
        </w:rPr>
        <w:t>מחשב</w:t>
      </w:r>
      <w:r w:rsidRPr="00EF4F1C">
        <w:rPr>
          <w:rFonts w:ascii="David" w:hAnsi="David" w:cs="David"/>
          <w:b/>
          <w:bCs/>
          <w:sz w:val="24"/>
          <w:szCs w:val="24"/>
          <w:rtl/>
        </w:rPr>
        <w:t xml:space="preserve"> </w:t>
      </w:r>
      <w:r w:rsidRPr="00EF4F1C">
        <w:rPr>
          <w:rFonts w:ascii="David" w:hAnsi="David" w:cs="David" w:hint="eastAsia"/>
          <w:b/>
          <w:bCs/>
          <w:sz w:val="24"/>
          <w:szCs w:val="24"/>
          <w:rtl/>
        </w:rPr>
        <w:t>חדש</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מעבד</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w:t>
      </w:r>
      <w:r w:rsidRPr="00EF4F1C">
        <w:rPr>
          <w:rFonts w:ascii="David" w:hAnsi="David" w:cs="David"/>
          <w:b/>
          <w:bCs/>
          <w:sz w:val="24"/>
          <w:szCs w:val="24"/>
        </w:rPr>
        <w:t>i3 370</w:t>
      </w:r>
      <w:r w:rsidRPr="00EF4F1C">
        <w:rPr>
          <w:rFonts w:ascii="David" w:hAnsi="David" w:cs="David"/>
          <w:b/>
          <w:bCs/>
          <w:sz w:val="24"/>
          <w:szCs w:val="24"/>
          <w:rtl/>
        </w:rPr>
        <w:t xml:space="preserve"> </w:t>
      </w:r>
      <w:r w:rsidRPr="00EF4F1C">
        <w:rPr>
          <w:rFonts w:ascii="David" w:hAnsi="David" w:cs="David" w:hint="eastAsia"/>
          <w:b/>
          <w:bCs/>
          <w:sz w:val="24"/>
          <w:szCs w:val="24"/>
          <w:rtl/>
        </w:rPr>
        <w:t>אינטל</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דיסק</w:t>
      </w:r>
      <w:r w:rsidRPr="00EF4F1C">
        <w:rPr>
          <w:rFonts w:ascii="David" w:hAnsi="David" w:cs="David"/>
          <w:b/>
          <w:bCs/>
          <w:sz w:val="24"/>
          <w:szCs w:val="24"/>
          <w:rtl/>
        </w:rPr>
        <w:t xml:space="preserve"> </w:t>
      </w:r>
      <w:r w:rsidRPr="00EF4F1C">
        <w:rPr>
          <w:rFonts w:ascii="David" w:hAnsi="David" w:cs="David" w:hint="eastAsia"/>
          <w:b/>
          <w:bCs/>
          <w:sz w:val="24"/>
          <w:szCs w:val="24"/>
          <w:rtl/>
        </w:rPr>
        <w:t>קשיח</w:t>
      </w:r>
      <w:r w:rsidRPr="00EF4F1C">
        <w:rPr>
          <w:rFonts w:ascii="David" w:hAnsi="David" w:cs="David"/>
          <w:b/>
          <w:bCs/>
          <w:sz w:val="24"/>
          <w:szCs w:val="24"/>
          <w:rtl/>
        </w:rPr>
        <w:t xml:space="preserve"> 320 </w:t>
      </w:r>
      <w:r w:rsidRPr="00EF4F1C">
        <w:rPr>
          <w:rFonts w:ascii="David" w:hAnsi="David" w:cs="David"/>
          <w:b/>
          <w:bCs/>
          <w:sz w:val="24"/>
          <w:szCs w:val="24"/>
        </w:rPr>
        <w:t>GIGAHRTZ</w:t>
      </w:r>
      <w:r w:rsidRPr="00EF4F1C">
        <w:rPr>
          <w:rFonts w:ascii="David" w:hAnsi="David" w:cs="David"/>
          <w:b/>
          <w:bCs/>
          <w:sz w:val="24"/>
          <w:szCs w:val="24"/>
          <w:rtl/>
        </w:rPr>
        <w:t xml:space="preserve">, </w:t>
      </w:r>
      <w:r w:rsidRPr="00EF4F1C">
        <w:rPr>
          <w:rFonts w:ascii="David" w:hAnsi="David" w:cs="David" w:hint="eastAsia"/>
          <w:b/>
          <w:bCs/>
          <w:sz w:val="24"/>
          <w:szCs w:val="24"/>
          <w:rtl/>
        </w:rPr>
        <w:t>זיכרון</w:t>
      </w:r>
      <w:r w:rsidRPr="00EF4F1C">
        <w:rPr>
          <w:rFonts w:ascii="David" w:hAnsi="David" w:cs="David"/>
          <w:b/>
          <w:bCs/>
          <w:sz w:val="24"/>
          <w:szCs w:val="24"/>
          <w:rtl/>
        </w:rPr>
        <w:t xml:space="preserve"> </w:t>
      </w:r>
      <w:r w:rsidRPr="00EF4F1C">
        <w:rPr>
          <w:rFonts w:ascii="David" w:hAnsi="David" w:cs="David" w:hint="eastAsia"/>
          <w:b/>
          <w:bCs/>
          <w:sz w:val="24"/>
          <w:szCs w:val="24"/>
          <w:rtl/>
        </w:rPr>
        <w:t>פנימי</w:t>
      </w:r>
      <w:r w:rsidRPr="00EF4F1C">
        <w:rPr>
          <w:rFonts w:ascii="David" w:hAnsi="David" w:cs="David"/>
          <w:b/>
          <w:bCs/>
          <w:sz w:val="24"/>
          <w:szCs w:val="24"/>
        </w:rPr>
        <w:t xml:space="preserve"> 2048 MB DDR3</w:t>
      </w:r>
      <w:r w:rsidRPr="00EF4F1C">
        <w:rPr>
          <w:rFonts w:ascii="David" w:hAnsi="David" w:cs="David"/>
          <w:b/>
          <w:bCs/>
          <w:sz w:val="24"/>
          <w:szCs w:val="24"/>
          <w:rtl/>
        </w:rPr>
        <w:t xml:space="preserve">, </w:t>
      </w:r>
      <w:r w:rsidRPr="00EF4F1C">
        <w:rPr>
          <w:rFonts w:ascii="David" w:hAnsi="David" w:cs="David" w:hint="eastAsia"/>
          <w:b/>
          <w:bCs/>
          <w:sz w:val="24"/>
          <w:szCs w:val="24"/>
          <w:rtl/>
        </w:rPr>
        <w:t>מגה</w:t>
      </w:r>
      <w:r w:rsidRPr="00EF4F1C">
        <w:rPr>
          <w:rFonts w:ascii="David" w:hAnsi="David" w:cs="David"/>
          <w:b/>
          <w:bCs/>
          <w:sz w:val="24"/>
          <w:szCs w:val="24"/>
          <w:rtl/>
        </w:rPr>
        <w:t xml:space="preserve"> </w:t>
      </w:r>
      <w:r w:rsidRPr="00EF4F1C">
        <w:rPr>
          <w:rFonts w:ascii="David" w:hAnsi="David" w:cs="David" w:hint="eastAsia"/>
          <w:b/>
          <w:bCs/>
          <w:sz w:val="24"/>
          <w:szCs w:val="24"/>
          <w:rtl/>
        </w:rPr>
        <w:t>ותוכנות</w:t>
      </w:r>
      <w:r w:rsidRPr="00EF4F1C">
        <w:rPr>
          <w:rFonts w:ascii="David" w:hAnsi="David" w:cs="David"/>
          <w:b/>
          <w:bCs/>
          <w:sz w:val="24"/>
          <w:szCs w:val="24"/>
          <w:rtl/>
        </w:rPr>
        <w:t xml:space="preserve"> </w:t>
      </w:r>
      <w:r w:rsidRPr="00EF4F1C">
        <w:rPr>
          <w:rFonts w:ascii="David" w:hAnsi="David" w:cs="David" w:hint="eastAsia"/>
          <w:b/>
          <w:bCs/>
          <w:sz w:val="24"/>
          <w:szCs w:val="24"/>
          <w:rtl/>
        </w:rPr>
        <w:t>חלונות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אופיס</w:t>
      </w:r>
      <w:r w:rsidRPr="00EF4F1C">
        <w:rPr>
          <w:rFonts w:ascii="David" w:hAnsi="David" w:cs="David"/>
          <w:b/>
          <w:bCs/>
          <w:sz w:val="24"/>
          <w:szCs w:val="24"/>
          <w:rtl/>
        </w:rPr>
        <w:t xml:space="preserve">" </w:t>
      </w:r>
      <w:r w:rsidRPr="00EF4F1C">
        <w:rPr>
          <w:rFonts w:ascii="David" w:hAnsi="David" w:cs="David" w:hint="eastAsia"/>
          <w:b/>
          <w:bCs/>
          <w:sz w:val="24"/>
          <w:szCs w:val="24"/>
          <w:rtl/>
        </w:rPr>
        <w:t>מהדורה</w:t>
      </w:r>
      <w:r w:rsidRPr="00EF4F1C">
        <w:rPr>
          <w:rFonts w:ascii="David" w:hAnsi="David" w:cs="David"/>
          <w:b/>
          <w:bCs/>
          <w:sz w:val="24"/>
          <w:szCs w:val="24"/>
          <w:rtl/>
        </w:rPr>
        <w:t xml:space="preserve"> </w:t>
      </w:r>
      <w:r w:rsidRPr="00EF4F1C">
        <w:rPr>
          <w:rFonts w:ascii="David" w:hAnsi="David" w:cs="David" w:hint="eastAsia"/>
          <w:b/>
          <w:bCs/>
          <w:sz w:val="24"/>
          <w:szCs w:val="24"/>
          <w:rtl/>
        </w:rPr>
        <w:t>אחרונה</w:t>
      </w:r>
      <w:r w:rsidRPr="00EF4F1C">
        <w:rPr>
          <w:rFonts w:ascii="David" w:hAnsi="David" w:cs="David"/>
          <w:b/>
          <w:bCs/>
          <w:sz w:val="24"/>
          <w:szCs w:val="24"/>
          <w:rtl/>
        </w:rPr>
        <w:t xml:space="preserve">, </w:t>
      </w:r>
      <w:r w:rsidRPr="00EF4F1C">
        <w:rPr>
          <w:rFonts w:ascii="David" w:hAnsi="David" w:cs="David"/>
          <w:b/>
          <w:bCs/>
          <w:sz w:val="24"/>
          <w:szCs w:val="24"/>
        </w:rPr>
        <w:t>M.S Project</w:t>
      </w:r>
      <w:r w:rsidRPr="00EF4F1C">
        <w:rPr>
          <w:rFonts w:ascii="David" w:hAnsi="David" w:cs="David"/>
          <w:b/>
          <w:bCs/>
          <w:sz w:val="24"/>
          <w:szCs w:val="24"/>
          <w:rtl/>
        </w:rPr>
        <w:t xml:space="preserve">, </w:t>
      </w:r>
      <w:r w:rsidRPr="00EF4F1C">
        <w:rPr>
          <w:rFonts w:ascii="David" w:hAnsi="David" w:cs="David" w:hint="eastAsia"/>
          <w:b/>
          <w:bCs/>
          <w:sz w:val="24"/>
          <w:szCs w:val="24"/>
          <w:rtl/>
        </w:rPr>
        <w:t>וסופר</w:t>
      </w:r>
      <w:r w:rsidRPr="00EF4F1C">
        <w:rPr>
          <w:rFonts w:ascii="David" w:hAnsi="David" w:cs="David"/>
          <w:b/>
          <w:bCs/>
          <w:sz w:val="24"/>
          <w:szCs w:val="24"/>
          <w:rtl/>
        </w:rPr>
        <w:t xml:space="preserve"> </w:t>
      </w:r>
      <w:r w:rsidRPr="00EF4F1C">
        <w:rPr>
          <w:rFonts w:ascii="David" w:hAnsi="David" w:cs="David" w:hint="eastAsia"/>
          <w:b/>
          <w:bCs/>
          <w:sz w:val="24"/>
          <w:szCs w:val="24"/>
          <w:rtl/>
        </w:rPr>
        <w:t>תקציב</w:t>
      </w:r>
      <w:r w:rsidRPr="00EF4F1C">
        <w:rPr>
          <w:rFonts w:ascii="David" w:hAnsi="David" w:cs="David"/>
          <w:b/>
          <w:bCs/>
          <w:sz w:val="24"/>
          <w:szCs w:val="24"/>
          <w:rtl/>
        </w:rPr>
        <w:t xml:space="preserve"> </w:t>
      </w:r>
      <w:r w:rsidRPr="00EF4F1C">
        <w:rPr>
          <w:rFonts w:ascii="David" w:hAnsi="David" w:cs="David" w:hint="eastAsia"/>
          <w:b/>
          <w:bCs/>
          <w:sz w:val="24"/>
          <w:szCs w:val="24"/>
          <w:rtl/>
        </w:rPr>
        <w:t>סופר</w:t>
      </w:r>
      <w:r w:rsidRPr="00EF4F1C">
        <w:rPr>
          <w:rFonts w:ascii="David" w:hAnsi="David" w:cs="David"/>
          <w:b/>
          <w:bCs/>
          <w:sz w:val="24"/>
          <w:szCs w:val="24"/>
          <w:rtl/>
        </w:rPr>
        <w:t xml:space="preserve"> </w:t>
      </w:r>
      <w:r w:rsidRPr="00EF4F1C">
        <w:rPr>
          <w:rFonts w:ascii="David" w:hAnsi="David" w:cs="David" w:hint="eastAsia"/>
          <w:b/>
          <w:bCs/>
          <w:sz w:val="24"/>
          <w:szCs w:val="24"/>
          <w:rtl/>
        </w:rPr>
        <w:t>מכרז</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רמדור</w:t>
      </w:r>
      <w:r w:rsidRPr="00EF4F1C">
        <w:rPr>
          <w:rFonts w:ascii="David" w:hAnsi="David" w:cs="David"/>
          <w:b/>
          <w:bCs/>
          <w:sz w:val="24"/>
          <w:szCs w:val="24"/>
          <w:rtl/>
        </w:rPr>
        <w:t xml:space="preserve"> </w:t>
      </w:r>
      <w:r w:rsidRPr="00EF4F1C">
        <w:rPr>
          <w:rFonts w:ascii="David" w:hAnsi="David" w:cs="David" w:hint="eastAsia"/>
          <w:b/>
          <w:bCs/>
          <w:sz w:val="24"/>
          <w:szCs w:val="24"/>
          <w:rtl/>
        </w:rPr>
        <w:t>ותוכנת</w:t>
      </w:r>
      <w:r w:rsidRPr="00EF4F1C">
        <w:rPr>
          <w:rFonts w:ascii="David" w:hAnsi="David" w:cs="David"/>
          <w:b/>
          <w:bCs/>
          <w:sz w:val="24"/>
          <w:szCs w:val="24"/>
          <w:rtl/>
        </w:rPr>
        <w:t xml:space="preserve">  "</w:t>
      </w:r>
      <w:r w:rsidRPr="00EF4F1C">
        <w:rPr>
          <w:rFonts w:ascii="David" w:hAnsi="David" w:cs="David"/>
          <w:b/>
          <w:bCs/>
          <w:sz w:val="24"/>
          <w:szCs w:val="24"/>
        </w:rPr>
        <w:t>view</w:t>
      </w:r>
      <w:r w:rsidRPr="00EF4F1C">
        <w:rPr>
          <w:rFonts w:ascii="David" w:hAnsi="David" w:cs="David"/>
          <w:b/>
          <w:bCs/>
          <w:sz w:val="24"/>
          <w:szCs w:val="24"/>
          <w:rtl/>
        </w:rPr>
        <w:t xml:space="preserve"> @"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חיבור</w:t>
      </w:r>
      <w:r w:rsidRPr="00EF4F1C">
        <w:rPr>
          <w:rFonts w:ascii="David" w:hAnsi="David" w:cs="David"/>
          <w:b/>
          <w:bCs/>
          <w:sz w:val="24"/>
          <w:szCs w:val="24"/>
          <w:rtl/>
        </w:rPr>
        <w:t xml:space="preserve"> </w:t>
      </w:r>
      <w:r w:rsidRPr="00EF4F1C">
        <w:rPr>
          <w:rFonts w:ascii="David" w:hAnsi="David" w:cs="David" w:hint="eastAsia"/>
          <w:b/>
          <w:bCs/>
          <w:sz w:val="24"/>
          <w:szCs w:val="24"/>
          <w:rtl/>
        </w:rPr>
        <w:t>מהיר</w:t>
      </w:r>
      <w:r w:rsidRPr="00EF4F1C">
        <w:rPr>
          <w:rFonts w:ascii="David" w:hAnsi="David" w:cs="David"/>
          <w:b/>
          <w:bCs/>
          <w:sz w:val="24"/>
          <w:szCs w:val="24"/>
          <w:rtl/>
        </w:rPr>
        <w:t xml:space="preserve"> </w:t>
      </w:r>
      <w:r w:rsidRPr="00EF4F1C">
        <w:rPr>
          <w:rFonts w:ascii="David" w:hAnsi="David" w:cs="David" w:hint="eastAsia"/>
          <w:b/>
          <w:bCs/>
          <w:sz w:val="24"/>
          <w:szCs w:val="24"/>
          <w:rtl/>
        </w:rPr>
        <w:t>לאינטרנט</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b/>
          <w:bCs/>
          <w:sz w:val="24"/>
          <w:szCs w:val="24"/>
        </w:rPr>
        <w:t>ADSL</w:t>
      </w:r>
      <w:r w:rsidRPr="00EF4F1C">
        <w:rPr>
          <w:rFonts w:ascii="David" w:hAnsi="David" w:cs="David"/>
          <w:b/>
          <w:bCs/>
          <w:sz w:val="24"/>
          <w:szCs w:val="24"/>
          <w:rtl/>
        </w:rPr>
        <w:t xml:space="preserve"> </w:t>
      </w:r>
      <w:r w:rsidRPr="00EF4F1C">
        <w:rPr>
          <w:rFonts w:ascii="David" w:hAnsi="David" w:cs="David" w:hint="eastAsia"/>
          <w:b/>
          <w:bCs/>
          <w:sz w:val="24"/>
          <w:szCs w:val="24"/>
          <w:rtl/>
        </w:rPr>
        <w:t>בחיבור</w:t>
      </w:r>
      <w:r w:rsidRPr="00EF4F1C">
        <w:rPr>
          <w:rFonts w:ascii="David" w:hAnsi="David" w:cs="David"/>
          <w:b/>
          <w:bCs/>
          <w:sz w:val="24"/>
          <w:szCs w:val="24"/>
          <w:rtl/>
        </w:rPr>
        <w:t xml:space="preserve"> </w:t>
      </w:r>
      <w:r w:rsidRPr="00EF4F1C">
        <w:rPr>
          <w:rFonts w:ascii="David" w:hAnsi="David" w:cs="David" w:hint="eastAsia"/>
          <w:b/>
          <w:bCs/>
          <w:sz w:val="24"/>
          <w:szCs w:val="24"/>
          <w:rtl/>
        </w:rPr>
        <w:t>שלפחות</w:t>
      </w:r>
      <w:r w:rsidRPr="00EF4F1C">
        <w:rPr>
          <w:rFonts w:ascii="David" w:hAnsi="David" w:cs="David"/>
          <w:b/>
          <w:bCs/>
          <w:sz w:val="24"/>
          <w:szCs w:val="24"/>
        </w:rPr>
        <w:t>MB</w:t>
      </w:r>
      <w:r w:rsidRPr="00EF4F1C">
        <w:rPr>
          <w:rFonts w:ascii="David" w:hAnsi="David" w:cs="David"/>
          <w:b/>
          <w:bCs/>
          <w:sz w:val="24"/>
          <w:szCs w:val="24"/>
          <w:rtl/>
        </w:rPr>
        <w:t>5.</w:t>
      </w:r>
    </w:p>
    <w:p w14:paraId="5922441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המחשב</w:t>
      </w:r>
      <w:r w:rsidRPr="00EF4F1C">
        <w:rPr>
          <w:rFonts w:ascii="David" w:hAnsi="David" w:cs="David"/>
          <w:b/>
          <w:bCs/>
          <w:sz w:val="24"/>
          <w:szCs w:val="24"/>
          <w:rtl/>
        </w:rPr>
        <w:t xml:space="preserve"> </w:t>
      </w:r>
      <w:r w:rsidRPr="00EF4F1C">
        <w:rPr>
          <w:rFonts w:ascii="David" w:hAnsi="David" w:cs="David" w:hint="eastAsia"/>
          <w:b/>
          <w:bCs/>
          <w:sz w:val="24"/>
          <w:szCs w:val="24"/>
          <w:rtl/>
        </w:rPr>
        <w:t>והתוכנות</w:t>
      </w:r>
      <w:r w:rsidRPr="00EF4F1C">
        <w:rPr>
          <w:rFonts w:ascii="David" w:hAnsi="David" w:cs="David"/>
          <w:b/>
          <w:bCs/>
          <w:sz w:val="24"/>
          <w:szCs w:val="24"/>
          <w:rtl/>
        </w:rPr>
        <w:t xml:space="preserve"> </w:t>
      </w:r>
      <w:r w:rsidRPr="00EF4F1C">
        <w:rPr>
          <w:rFonts w:ascii="David" w:hAnsi="David" w:cs="David" w:hint="eastAsia"/>
          <w:b/>
          <w:bCs/>
          <w:sz w:val="24"/>
          <w:szCs w:val="24"/>
          <w:rtl/>
        </w:rPr>
        <w:t>טעון</w:t>
      </w:r>
      <w:r w:rsidRPr="00EF4F1C">
        <w:rPr>
          <w:rFonts w:ascii="David" w:hAnsi="David" w:cs="David"/>
          <w:b/>
          <w:bCs/>
          <w:sz w:val="24"/>
          <w:szCs w:val="24"/>
          <w:rtl/>
        </w:rPr>
        <w:t xml:space="preserve"> </w:t>
      </w:r>
      <w:r w:rsidRPr="00EF4F1C">
        <w:rPr>
          <w:rFonts w:ascii="David" w:hAnsi="David" w:cs="David" w:hint="eastAsia"/>
          <w:b/>
          <w:bCs/>
          <w:sz w:val="24"/>
          <w:szCs w:val="24"/>
          <w:rtl/>
        </w:rPr>
        <w:t>אישור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129BB4D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מדפסת</w:t>
      </w:r>
      <w:r w:rsidRPr="00EF4F1C">
        <w:rPr>
          <w:rFonts w:ascii="David" w:hAnsi="David" w:cs="David"/>
          <w:b/>
          <w:bCs/>
          <w:sz w:val="24"/>
          <w:szCs w:val="24"/>
          <w:rtl/>
        </w:rPr>
        <w:t xml:space="preserve"> </w:t>
      </w:r>
      <w:r w:rsidRPr="00EF4F1C">
        <w:rPr>
          <w:rFonts w:ascii="David" w:hAnsi="David" w:cs="David" w:hint="eastAsia"/>
          <w:b/>
          <w:bCs/>
          <w:sz w:val="24"/>
          <w:szCs w:val="24"/>
          <w:rtl/>
        </w:rPr>
        <w:t>צבעונית</w:t>
      </w:r>
      <w:r w:rsidRPr="00EF4F1C">
        <w:rPr>
          <w:rFonts w:ascii="David" w:hAnsi="David" w:cs="David"/>
          <w:b/>
          <w:bCs/>
          <w:sz w:val="24"/>
          <w:szCs w:val="24"/>
          <w:rtl/>
        </w:rPr>
        <w:t xml:space="preserve"> </w:t>
      </w:r>
      <w:r w:rsidRPr="00EF4F1C">
        <w:rPr>
          <w:rFonts w:ascii="David" w:hAnsi="David" w:cs="David"/>
          <w:b/>
          <w:bCs/>
          <w:sz w:val="24"/>
          <w:szCs w:val="24"/>
        </w:rPr>
        <w:t>A4</w:t>
      </w:r>
      <w:r w:rsidRPr="00EF4F1C">
        <w:rPr>
          <w:rFonts w:ascii="David" w:hAnsi="David" w:cs="David"/>
          <w:b/>
          <w:bCs/>
          <w:sz w:val="24"/>
          <w:szCs w:val="24"/>
          <w:rtl/>
        </w:rPr>
        <w:t xml:space="preserve"> </w:t>
      </w:r>
      <w:r w:rsidRPr="00EF4F1C">
        <w:rPr>
          <w:rFonts w:ascii="David" w:hAnsi="David" w:cs="David" w:hint="eastAsia"/>
          <w:b/>
          <w:bCs/>
          <w:sz w:val="24"/>
          <w:szCs w:val="24"/>
          <w:rtl/>
        </w:rPr>
        <w:t>חדשה</w:t>
      </w:r>
      <w:r w:rsidRPr="00EF4F1C">
        <w:rPr>
          <w:rFonts w:ascii="David" w:hAnsi="David" w:cs="David"/>
          <w:b/>
          <w:bCs/>
          <w:sz w:val="24"/>
          <w:szCs w:val="24"/>
          <w:rtl/>
        </w:rPr>
        <w:t xml:space="preserve">, </w:t>
      </w:r>
      <w:r w:rsidRPr="00EF4F1C">
        <w:rPr>
          <w:rFonts w:ascii="David" w:hAnsi="David" w:cs="David" w:hint="eastAsia"/>
          <w:b/>
          <w:bCs/>
          <w:sz w:val="24"/>
          <w:szCs w:val="24"/>
          <w:rtl/>
        </w:rPr>
        <w:t>דגם</w:t>
      </w:r>
      <w:r w:rsidRPr="00EF4F1C">
        <w:rPr>
          <w:rFonts w:ascii="David" w:hAnsi="David" w:cs="David"/>
          <w:b/>
          <w:bCs/>
          <w:sz w:val="24"/>
          <w:szCs w:val="24"/>
          <w:rtl/>
        </w:rPr>
        <w:t xml:space="preserve"> </w:t>
      </w:r>
      <w:r w:rsidRPr="00EF4F1C">
        <w:rPr>
          <w:rFonts w:ascii="David" w:hAnsi="David" w:cs="David" w:hint="eastAsia"/>
          <w:b/>
          <w:bCs/>
          <w:sz w:val="24"/>
          <w:szCs w:val="24"/>
          <w:rtl/>
        </w:rPr>
        <w:t>יימסר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w:t>
      </w:r>
      <w:r w:rsidRPr="00EF4F1C">
        <w:rPr>
          <w:rFonts w:ascii="David" w:hAnsi="David" w:cs="David" w:hint="eastAsia"/>
          <w:b/>
          <w:bCs/>
          <w:sz w:val="24"/>
          <w:szCs w:val="24"/>
          <w:rtl/>
        </w:rPr>
        <w:t>המפקח</w:t>
      </w:r>
      <w:r w:rsidRPr="00EF4F1C">
        <w:rPr>
          <w:rFonts w:ascii="David" w:hAnsi="David" w:cs="David"/>
          <w:b/>
          <w:bCs/>
          <w:sz w:val="24"/>
          <w:szCs w:val="24"/>
          <w:rtl/>
        </w:rPr>
        <w:t>.</w:t>
      </w:r>
    </w:p>
    <w:p w14:paraId="7A75B80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מכשיר</w:t>
      </w:r>
      <w:r w:rsidRPr="00EF4F1C">
        <w:rPr>
          <w:rFonts w:ascii="David" w:hAnsi="David" w:cs="David"/>
          <w:b/>
          <w:bCs/>
          <w:sz w:val="24"/>
          <w:szCs w:val="24"/>
          <w:rtl/>
        </w:rPr>
        <w:t xml:space="preserve"> </w:t>
      </w:r>
      <w:r w:rsidRPr="00EF4F1C">
        <w:rPr>
          <w:rFonts w:ascii="David" w:hAnsi="David" w:cs="David" w:hint="eastAsia"/>
          <w:b/>
          <w:bCs/>
          <w:sz w:val="24"/>
          <w:szCs w:val="24"/>
          <w:rtl/>
        </w:rPr>
        <w:t>פקסימיליה</w:t>
      </w:r>
      <w:r w:rsidRPr="00EF4F1C">
        <w:rPr>
          <w:rFonts w:ascii="David" w:hAnsi="David" w:cs="David"/>
          <w:b/>
          <w:bCs/>
          <w:sz w:val="24"/>
          <w:szCs w:val="24"/>
          <w:rtl/>
        </w:rPr>
        <w:t xml:space="preserve"> </w:t>
      </w:r>
      <w:r w:rsidRPr="00EF4F1C">
        <w:rPr>
          <w:rFonts w:ascii="David" w:hAnsi="David" w:cs="David" w:hint="eastAsia"/>
          <w:b/>
          <w:bCs/>
          <w:sz w:val="24"/>
          <w:szCs w:val="24"/>
          <w:rtl/>
        </w:rPr>
        <w:t>המאפשר</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b/>
          <w:bCs/>
          <w:sz w:val="24"/>
          <w:szCs w:val="24"/>
        </w:rPr>
        <w:t>A4</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רגיל</w:t>
      </w:r>
      <w:r w:rsidRPr="00EF4F1C">
        <w:rPr>
          <w:rFonts w:ascii="David" w:hAnsi="David" w:cs="David"/>
          <w:b/>
          <w:bCs/>
          <w:sz w:val="24"/>
          <w:szCs w:val="24"/>
          <w:rtl/>
        </w:rPr>
        <w:t>.</w:t>
      </w:r>
    </w:p>
    <w:p w14:paraId="1121E48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בנוסף</w:t>
      </w:r>
      <w:r w:rsidRPr="00EF4F1C">
        <w:rPr>
          <w:rFonts w:ascii="David" w:hAnsi="David" w:cs="David"/>
          <w:b/>
          <w:bCs/>
          <w:sz w:val="24"/>
          <w:szCs w:val="24"/>
          <w:rtl/>
        </w:rPr>
        <w:t xml:space="preserve"> </w:t>
      </w:r>
      <w:r w:rsidRPr="00EF4F1C">
        <w:rPr>
          <w:rFonts w:ascii="David" w:hAnsi="David" w:cs="David" w:hint="eastAsia"/>
          <w:b/>
          <w:bCs/>
          <w:sz w:val="24"/>
          <w:szCs w:val="24"/>
          <w:rtl/>
        </w:rPr>
        <w:t>יעמיד</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מכונת</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חדישה</w:t>
      </w:r>
      <w:r w:rsidRPr="00EF4F1C">
        <w:rPr>
          <w:rFonts w:ascii="David" w:hAnsi="David" w:cs="David"/>
          <w:b/>
          <w:bCs/>
          <w:sz w:val="24"/>
          <w:szCs w:val="24"/>
          <w:rtl/>
        </w:rPr>
        <w:t xml:space="preserve"> </w:t>
      </w:r>
      <w:r w:rsidRPr="00EF4F1C">
        <w:rPr>
          <w:rFonts w:ascii="David" w:hAnsi="David" w:cs="David" w:hint="eastAsia"/>
          <w:b/>
          <w:bCs/>
          <w:sz w:val="24"/>
          <w:szCs w:val="24"/>
          <w:rtl/>
        </w:rPr>
        <w:t>לדפי</w:t>
      </w:r>
      <w:r w:rsidRPr="00EF4F1C">
        <w:rPr>
          <w:rFonts w:ascii="David" w:hAnsi="David" w:cs="David"/>
          <w:b/>
          <w:bCs/>
          <w:sz w:val="24"/>
          <w:szCs w:val="24"/>
          <w:rtl/>
        </w:rPr>
        <w:t xml:space="preserve"> </w:t>
      </w:r>
      <w:r w:rsidRPr="00EF4F1C">
        <w:rPr>
          <w:rFonts w:ascii="David" w:hAnsi="David" w:cs="David"/>
          <w:b/>
          <w:bCs/>
          <w:sz w:val="24"/>
          <w:szCs w:val="24"/>
        </w:rPr>
        <w:t>A4, A3</w:t>
      </w:r>
      <w:r w:rsidRPr="00EF4F1C">
        <w:rPr>
          <w:rFonts w:ascii="David" w:hAnsi="David" w:cs="David"/>
          <w:b/>
          <w:bCs/>
          <w:sz w:val="24"/>
          <w:szCs w:val="24"/>
          <w:rtl/>
        </w:rPr>
        <w:t xml:space="preserve"> </w:t>
      </w:r>
      <w:r w:rsidRPr="00EF4F1C">
        <w:rPr>
          <w:rFonts w:ascii="David" w:hAnsi="David" w:cs="David" w:hint="eastAsia"/>
          <w:b/>
          <w:bCs/>
          <w:sz w:val="24"/>
          <w:szCs w:val="24"/>
          <w:rtl/>
        </w:rPr>
        <w:t>לשימוש</w:t>
      </w:r>
      <w:r w:rsidRPr="00EF4F1C">
        <w:rPr>
          <w:rFonts w:ascii="David" w:hAnsi="David" w:cs="David"/>
          <w:b/>
          <w:bCs/>
          <w:sz w:val="24"/>
          <w:szCs w:val="24"/>
          <w:rtl/>
        </w:rPr>
        <w:t xml:space="preserve"> </w:t>
      </w:r>
      <w:r w:rsidRPr="00EF4F1C">
        <w:rPr>
          <w:rFonts w:ascii="David" w:hAnsi="David" w:cs="David" w:hint="eastAsia"/>
          <w:b/>
          <w:bCs/>
          <w:sz w:val="24"/>
          <w:szCs w:val="24"/>
          <w:rtl/>
        </w:rPr>
        <w:t>משותף</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והמפקח</w:t>
      </w:r>
      <w:r w:rsidRPr="00EF4F1C">
        <w:rPr>
          <w:rFonts w:ascii="David" w:hAnsi="David" w:cs="David"/>
          <w:b/>
          <w:bCs/>
          <w:sz w:val="24"/>
          <w:szCs w:val="24"/>
          <w:rtl/>
        </w:rPr>
        <w:t>.</w:t>
      </w:r>
    </w:p>
    <w:p w14:paraId="5C48A572" w14:textId="77777777" w:rsidR="00EF4F1C" w:rsidRPr="00EF4F1C" w:rsidRDefault="00EF4F1C" w:rsidP="00A11D74">
      <w:pPr>
        <w:spacing w:after="0" w:afterAutospacing="0" w:line="240" w:lineRule="auto"/>
        <w:rPr>
          <w:rFonts w:ascii="David" w:hAnsi="David" w:cs="David"/>
          <w:b/>
          <w:bCs/>
          <w:sz w:val="24"/>
          <w:szCs w:val="24"/>
          <w:u w:val="single"/>
          <w:rtl/>
        </w:rPr>
      </w:pPr>
    </w:p>
    <w:p w14:paraId="69FFEC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בהקמת</w:t>
      </w:r>
      <w:r w:rsidRPr="00EF4F1C">
        <w:rPr>
          <w:rFonts w:ascii="David" w:hAnsi="David" w:cs="David"/>
          <w:b/>
          <w:bCs/>
          <w:sz w:val="24"/>
          <w:szCs w:val="24"/>
          <w:rtl/>
        </w:rPr>
        <w:t xml:space="preserve">, </w:t>
      </w:r>
      <w:r w:rsidRPr="00EF4F1C">
        <w:rPr>
          <w:rFonts w:ascii="David" w:hAnsi="David" w:cs="David" w:hint="eastAsia"/>
          <w:b/>
          <w:bCs/>
          <w:sz w:val="24"/>
          <w:szCs w:val="24"/>
          <w:rtl/>
        </w:rPr>
        <w:t>שמירת</w:t>
      </w:r>
      <w:r w:rsidRPr="00EF4F1C">
        <w:rPr>
          <w:rFonts w:ascii="David" w:hAnsi="David" w:cs="David"/>
          <w:b/>
          <w:bCs/>
          <w:sz w:val="24"/>
          <w:szCs w:val="24"/>
          <w:rtl/>
        </w:rPr>
        <w:t xml:space="preserve">, </w:t>
      </w:r>
      <w:r w:rsidRPr="00EF4F1C">
        <w:rPr>
          <w:rFonts w:ascii="David" w:hAnsi="David" w:cs="David" w:hint="eastAsia"/>
          <w:b/>
          <w:bCs/>
          <w:sz w:val="24"/>
          <w:szCs w:val="24"/>
          <w:rtl/>
        </w:rPr>
        <w:t>אחזקת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דיו</w:t>
      </w:r>
      <w:r w:rsidRPr="00EF4F1C">
        <w:rPr>
          <w:rFonts w:ascii="David" w:hAnsi="David" w:cs="David"/>
          <w:b/>
          <w:bCs/>
          <w:sz w:val="24"/>
          <w:szCs w:val="24"/>
          <w:rtl/>
        </w:rPr>
        <w:t xml:space="preserve"> </w:t>
      </w:r>
      <w:r w:rsidRPr="00EF4F1C">
        <w:rPr>
          <w:rFonts w:ascii="David" w:hAnsi="David" w:cs="David" w:hint="eastAsia"/>
          <w:b/>
          <w:bCs/>
          <w:sz w:val="24"/>
          <w:szCs w:val="24"/>
          <w:rtl/>
        </w:rPr>
        <w:t>למדפסת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w:t>
      </w:r>
      <w:r w:rsidRPr="00EF4F1C">
        <w:rPr>
          <w:rFonts w:ascii="David" w:hAnsi="David" w:cs="David" w:hint="eastAsia"/>
          <w:b/>
          <w:bCs/>
          <w:sz w:val="24"/>
          <w:szCs w:val="24"/>
          <w:rtl/>
        </w:rPr>
        <w:t>מינראליים</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אלחוטי</w:t>
      </w:r>
      <w:r w:rsidRPr="00EF4F1C">
        <w:rPr>
          <w:rFonts w:ascii="David" w:hAnsi="David" w:cs="David"/>
          <w:b/>
          <w:bCs/>
          <w:sz w:val="24"/>
          <w:szCs w:val="24"/>
          <w:rtl/>
        </w:rPr>
        <w:t xml:space="preserve"> </w:t>
      </w:r>
      <w:r w:rsidRPr="00EF4F1C">
        <w:rPr>
          <w:rFonts w:ascii="David" w:hAnsi="David" w:cs="David" w:hint="eastAsia"/>
          <w:b/>
          <w:bCs/>
          <w:sz w:val="24"/>
          <w:szCs w:val="24"/>
          <w:rtl/>
        </w:rPr>
        <w:t>ונייד</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תשלומי</w:t>
      </w:r>
      <w:r w:rsidRPr="00EF4F1C">
        <w:rPr>
          <w:rFonts w:ascii="David" w:hAnsi="David" w:cs="David"/>
          <w:b/>
          <w:bCs/>
          <w:sz w:val="24"/>
          <w:szCs w:val="24"/>
          <w:rtl/>
        </w:rPr>
        <w:t xml:space="preserve"> </w:t>
      </w:r>
      <w:r w:rsidRPr="00EF4F1C">
        <w:rPr>
          <w:rFonts w:ascii="David" w:hAnsi="David" w:cs="David" w:hint="eastAsia"/>
          <w:b/>
          <w:bCs/>
          <w:sz w:val="24"/>
          <w:szCs w:val="24"/>
          <w:rtl/>
        </w:rPr>
        <w:t>מסים</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יומי</w:t>
      </w:r>
      <w:r w:rsidRPr="00EF4F1C">
        <w:rPr>
          <w:rFonts w:ascii="David" w:hAnsi="David" w:cs="David"/>
          <w:b/>
          <w:bCs/>
          <w:sz w:val="24"/>
          <w:szCs w:val="24"/>
          <w:rtl/>
        </w:rPr>
        <w:t xml:space="preserve">, </w:t>
      </w:r>
      <w:r w:rsidRPr="00EF4F1C">
        <w:rPr>
          <w:rFonts w:ascii="David" w:hAnsi="David" w:cs="David" w:hint="eastAsia"/>
          <w:b/>
          <w:bCs/>
          <w:sz w:val="24"/>
          <w:szCs w:val="24"/>
          <w:rtl/>
        </w:rPr>
        <w:t>פירוקם</w:t>
      </w:r>
      <w:r w:rsidRPr="00EF4F1C">
        <w:rPr>
          <w:rFonts w:ascii="David" w:hAnsi="David" w:cs="David"/>
          <w:b/>
          <w:bCs/>
          <w:sz w:val="24"/>
          <w:szCs w:val="24"/>
          <w:rtl/>
        </w:rPr>
        <w:t xml:space="preserve"> </w:t>
      </w:r>
      <w:r w:rsidRPr="00EF4F1C">
        <w:rPr>
          <w:rFonts w:ascii="David" w:hAnsi="David" w:cs="David" w:hint="eastAsia"/>
          <w:b/>
          <w:bCs/>
          <w:sz w:val="24"/>
          <w:szCs w:val="24"/>
          <w:rtl/>
        </w:rPr>
        <w:t>ופינויים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המשרדים</w:t>
      </w:r>
      <w:r w:rsidRPr="00EF4F1C">
        <w:rPr>
          <w:rFonts w:ascii="David" w:hAnsi="David" w:cs="David"/>
          <w:b/>
          <w:bCs/>
          <w:sz w:val="24"/>
          <w:szCs w:val="24"/>
          <w:rtl/>
        </w:rPr>
        <w:t xml:space="preserve"> </w:t>
      </w:r>
      <w:r w:rsidRPr="00EF4F1C">
        <w:rPr>
          <w:rFonts w:ascii="David" w:hAnsi="David" w:cs="David" w:hint="eastAsia"/>
          <w:b/>
          <w:bCs/>
          <w:sz w:val="24"/>
          <w:szCs w:val="24"/>
          <w:rtl/>
        </w:rPr>
        <w:t>תחולנה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w:t>
      </w:r>
    </w:p>
    <w:p w14:paraId="1A13FABA" w14:textId="77777777" w:rsidR="00EF4F1C" w:rsidRPr="00EF4F1C" w:rsidRDefault="00EF4F1C" w:rsidP="00A11D74">
      <w:pPr>
        <w:spacing w:after="0" w:afterAutospacing="0" w:line="240" w:lineRule="auto"/>
        <w:rPr>
          <w:rFonts w:ascii="David" w:hAnsi="David" w:cs="David"/>
          <w:b/>
          <w:bCs/>
          <w:sz w:val="24"/>
          <w:szCs w:val="24"/>
          <w:rtl/>
        </w:rPr>
      </w:pPr>
    </w:p>
    <w:p w14:paraId="0B8661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בתא</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ופינת</w:t>
      </w:r>
      <w:r w:rsidRPr="00EF4F1C">
        <w:rPr>
          <w:rFonts w:ascii="David" w:hAnsi="David" w:cs="David"/>
          <w:b/>
          <w:bCs/>
          <w:sz w:val="24"/>
          <w:szCs w:val="24"/>
          <w:rtl/>
        </w:rPr>
        <w:t xml:space="preserve"> </w:t>
      </w:r>
      <w:r w:rsidRPr="00EF4F1C">
        <w:rPr>
          <w:rFonts w:ascii="David" w:hAnsi="David" w:cs="David" w:hint="eastAsia"/>
          <w:b/>
          <w:bCs/>
          <w:sz w:val="24"/>
          <w:szCs w:val="24"/>
          <w:rtl/>
        </w:rPr>
        <w:t>המטבחון</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p>
    <w:p w14:paraId="3D5835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אסלה</w:t>
      </w:r>
      <w:r w:rsidRPr="00EF4F1C">
        <w:rPr>
          <w:rFonts w:ascii="David" w:hAnsi="David" w:cs="David"/>
          <w:b/>
          <w:bCs/>
          <w:sz w:val="24"/>
          <w:szCs w:val="24"/>
          <w:rtl/>
        </w:rPr>
        <w:t xml:space="preserve"> + </w:t>
      </w:r>
      <w:r w:rsidRPr="00EF4F1C">
        <w:rPr>
          <w:rFonts w:ascii="David" w:hAnsi="David" w:cs="David" w:hint="eastAsia"/>
          <w:b/>
          <w:bCs/>
          <w:sz w:val="24"/>
          <w:szCs w:val="24"/>
          <w:rtl/>
        </w:rPr>
        <w:t>מיכל</w:t>
      </w:r>
      <w:r w:rsidRPr="00EF4F1C">
        <w:rPr>
          <w:rFonts w:ascii="David" w:hAnsi="David" w:cs="David"/>
          <w:b/>
          <w:bCs/>
          <w:sz w:val="24"/>
          <w:szCs w:val="24"/>
          <w:rtl/>
        </w:rPr>
        <w:t xml:space="preserve"> </w:t>
      </w:r>
      <w:r w:rsidRPr="00EF4F1C">
        <w:rPr>
          <w:rFonts w:ascii="David" w:hAnsi="David" w:cs="David" w:hint="eastAsia"/>
          <w:b/>
          <w:bCs/>
          <w:sz w:val="24"/>
          <w:szCs w:val="24"/>
          <w:rtl/>
        </w:rPr>
        <w:t>הדחה</w:t>
      </w:r>
      <w:r w:rsidRPr="00EF4F1C">
        <w:rPr>
          <w:rFonts w:ascii="David" w:hAnsi="David" w:cs="David"/>
          <w:b/>
          <w:bCs/>
          <w:sz w:val="24"/>
          <w:szCs w:val="24"/>
          <w:rtl/>
        </w:rPr>
        <w:t xml:space="preserve"> + </w:t>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לנייר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w:t>
      </w:r>
    </w:p>
    <w:p w14:paraId="7BFA4E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כיור</w:t>
      </w:r>
      <w:r w:rsidRPr="00EF4F1C">
        <w:rPr>
          <w:rFonts w:ascii="David" w:hAnsi="David" w:cs="David"/>
          <w:b/>
          <w:bCs/>
          <w:sz w:val="24"/>
          <w:szCs w:val="24"/>
          <w:rtl/>
        </w:rPr>
        <w:t xml:space="preserve"> 20 </w:t>
      </w:r>
      <w:r w:rsidRPr="00EF4F1C">
        <w:rPr>
          <w:rFonts w:ascii="David" w:hAnsi="David" w:cs="David"/>
          <w:b/>
          <w:bCs/>
          <w:sz w:val="24"/>
          <w:szCs w:val="24"/>
        </w:rPr>
        <w:t>x</w:t>
      </w:r>
      <w:r w:rsidRPr="00EF4F1C">
        <w:rPr>
          <w:rFonts w:ascii="David" w:hAnsi="David" w:cs="David"/>
          <w:b/>
          <w:bCs/>
          <w:sz w:val="24"/>
          <w:szCs w:val="24"/>
          <w:rtl/>
        </w:rPr>
        <w:t xml:space="preserve"> 40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בשירותים</w:t>
      </w:r>
      <w:r w:rsidRPr="00EF4F1C">
        <w:rPr>
          <w:rFonts w:ascii="David" w:hAnsi="David" w:cs="David"/>
          <w:b/>
          <w:bCs/>
          <w:sz w:val="24"/>
          <w:szCs w:val="24"/>
          <w:rtl/>
        </w:rPr>
        <w:t>.</w:t>
      </w:r>
    </w:p>
    <w:p w14:paraId="4C9FDB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כיור</w:t>
      </w:r>
      <w:r w:rsidRPr="00EF4F1C">
        <w:rPr>
          <w:rFonts w:ascii="David" w:hAnsi="David" w:cs="David"/>
          <w:b/>
          <w:bCs/>
          <w:sz w:val="24"/>
          <w:szCs w:val="24"/>
          <w:rtl/>
        </w:rPr>
        <w:t xml:space="preserve"> 40 </w:t>
      </w:r>
      <w:r w:rsidRPr="00EF4F1C">
        <w:rPr>
          <w:rFonts w:ascii="David" w:hAnsi="David" w:cs="David"/>
          <w:b/>
          <w:bCs/>
          <w:sz w:val="24"/>
          <w:szCs w:val="24"/>
        </w:rPr>
        <w:t>x</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 </w:t>
      </w:r>
      <w:r w:rsidRPr="00EF4F1C">
        <w:rPr>
          <w:rFonts w:ascii="David" w:hAnsi="David" w:cs="David" w:hint="eastAsia"/>
          <w:b/>
          <w:bCs/>
          <w:sz w:val="24"/>
          <w:szCs w:val="24"/>
          <w:rtl/>
        </w:rPr>
        <w:t>משטח</w:t>
      </w:r>
      <w:r w:rsidRPr="00EF4F1C">
        <w:rPr>
          <w:rFonts w:ascii="David" w:hAnsi="David" w:cs="David"/>
          <w:b/>
          <w:bCs/>
          <w:sz w:val="24"/>
          <w:szCs w:val="24"/>
          <w:rtl/>
        </w:rPr>
        <w:t xml:space="preserve"> 60 </w:t>
      </w:r>
      <w:r w:rsidRPr="00EF4F1C">
        <w:rPr>
          <w:rFonts w:ascii="David" w:hAnsi="David" w:cs="David"/>
          <w:b/>
          <w:bCs/>
          <w:sz w:val="24"/>
          <w:szCs w:val="24"/>
        </w:rPr>
        <w:t>x</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במטבחון</w:t>
      </w:r>
      <w:r w:rsidRPr="00EF4F1C">
        <w:rPr>
          <w:rFonts w:ascii="David" w:hAnsi="David" w:cs="David"/>
          <w:b/>
          <w:bCs/>
          <w:sz w:val="24"/>
          <w:szCs w:val="24"/>
          <w:rtl/>
        </w:rPr>
        <w:t>.</w:t>
      </w:r>
    </w:p>
    <w:p w14:paraId="2BAD17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חלון</w:t>
      </w:r>
      <w:r w:rsidRPr="00EF4F1C">
        <w:rPr>
          <w:rFonts w:ascii="David" w:hAnsi="David" w:cs="David"/>
          <w:b/>
          <w:bCs/>
          <w:sz w:val="24"/>
          <w:szCs w:val="24"/>
          <w:rtl/>
        </w:rPr>
        <w:t xml:space="preserve"> </w:t>
      </w:r>
      <w:r w:rsidRPr="00EF4F1C">
        <w:rPr>
          <w:rFonts w:ascii="David" w:hAnsi="David" w:cs="David" w:hint="eastAsia"/>
          <w:b/>
          <w:bCs/>
          <w:sz w:val="24"/>
          <w:szCs w:val="24"/>
          <w:rtl/>
        </w:rPr>
        <w:t>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מזוגג</w:t>
      </w:r>
      <w:r w:rsidRPr="00EF4F1C">
        <w:rPr>
          <w:rFonts w:ascii="David" w:hAnsi="David" w:cs="David"/>
          <w:b/>
          <w:bCs/>
          <w:sz w:val="24"/>
          <w:szCs w:val="24"/>
          <w:rtl/>
        </w:rPr>
        <w:t xml:space="preserve"> </w:t>
      </w:r>
      <w:r w:rsidRPr="00EF4F1C">
        <w:rPr>
          <w:rFonts w:ascii="David" w:hAnsi="David" w:cs="David" w:hint="eastAsia"/>
          <w:b/>
          <w:bCs/>
          <w:sz w:val="24"/>
          <w:szCs w:val="24"/>
          <w:rtl/>
        </w:rPr>
        <w:t>ומסורג</w:t>
      </w:r>
      <w:r w:rsidRPr="00EF4F1C">
        <w:rPr>
          <w:rFonts w:ascii="David" w:hAnsi="David" w:cs="David"/>
          <w:b/>
          <w:bCs/>
          <w:sz w:val="24"/>
          <w:szCs w:val="24"/>
          <w:rtl/>
        </w:rPr>
        <w:t>.</w:t>
      </w:r>
    </w:p>
    <w:p w14:paraId="2A60E86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תאורה</w:t>
      </w:r>
      <w:r w:rsidRPr="00EF4F1C">
        <w:rPr>
          <w:rFonts w:ascii="David" w:hAnsi="David" w:cs="David"/>
          <w:b/>
          <w:bCs/>
          <w:sz w:val="24"/>
          <w:szCs w:val="24"/>
          <w:rtl/>
        </w:rPr>
        <w:t>.</w:t>
      </w:r>
    </w:p>
    <w:p w14:paraId="62BFC9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כניסה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מנעול</w:t>
      </w:r>
      <w:r w:rsidRPr="00EF4F1C">
        <w:rPr>
          <w:rFonts w:ascii="David" w:hAnsi="David" w:cs="David"/>
          <w:b/>
          <w:bCs/>
          <w:sz w:val="24"/>
          <w:szCs w:val="24"/>
          <w:rtl/>
        </w:rPr>
        <w:t xml:space="preserve"> </w:t>
      </w:r>
      <w:r w:rsidRPr="00EF4F1C">
        <w:rPr>
          <w:rFonts w:ascii="David" w:hAnsi="David" w:cs="David" w:hint="eastAsia"/>
          <w:b/>
          <w:bCs/>
          <w:sz w:val="24"/>
          <w:szCs w:val="24"/>
          <w:rtl/>
        </w:rPr>
        <w:t>צילינדר</w:t>
      </w:r>
      <w:r w:rsidRPr="00EF4F1C">
        <w:rPr>
          <w:rFonts w:ascii="David" w:hAnsi="David" w:cs="David"/>
          <w:b/>
          <w:bCs/>
          <w:sz w:val="24"/>
          <w:szCs w:val="24"/>
          <w:rtl/>
        </w:rPr>
        <w:t>.</w:t>
      </w:r>
    </w:p>
    <w:p w14:paraId="7290BC3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(7) </w:t>
      </w:r>
      <w:r w:rsidRPr="00EF4F1C">
        <w:rPr>
          <w:rFonts w:ascii="David" w:hAnsi="David" w:cs="David"/>
          <w:b/>
          <w:bCs/>
          <w:sz w:val="24"/>
          <w:szCs w:val="24"/>
          <w:rtl/>
        </w:rPr>
        <w:tab/>
      </w:r>
      <w:r w:rsidRPr="00EF4F1C">
        <w:rPr>
          <w:rFonts w:ascii="David" w:hAnsi="David" w:cs="David" w:hint="eastAsia"/>
          <w:b/>
          <w:bCs/>
          <w:sz w:val="24"/>
          <w:szCs w:val="24"/>
          <w:rtl/>
        </w:rPr>
        <w:t>קולר</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קרים</w:t>
      </w:r>
      <w:r w:rsidRPr="00EF4F1C">
        <w:rPr>
          <w:rFonts w:ascii="David" w:hAnsi="David" w:cs="David"/>
          <w:b/>
          <w:bCs/>
          <w:sz w:val="24"/>
          <w:szCs w:val="24"/>
          <w:rtl/>
        </w:rPr>
        <w:t xml:space="preserve"> </w:t>
      </w:r>
      <w:r w:rsidRPr="00EF4F1C">
        <w:rPr>
          <w:rFonts w:ascii="David" w:hAnsi="David" w:cs="David" w:hint="eastAsia"/>
          <w:b/>
          <w:bCs/>
          <w:sz w:val="24"/>
          <w:szCs w:val="24"/>
          <w:rtl/>
        </w:rPr>
        <w:t>וחמים</w:t>
      </w:r>
      <w:r w:rsidRPr="00EF4F1C">
        <w:rPr>
          <w:rFonts w:ascii="David" w:hAnsi="David" w:cs="David"/>
          <w:b/>
          <w:bCs/>
          <w:sz w:val="24"/>
          <w:szCs w:val="24"/>
          <w:rtl/>
        </w:rPr>
        <w:t xml:space="preserve">  .</w:t>
      </w:r>
    </w:p>
    <w:p w14:paraId="359117D8" w14:textId="77777777" w:rsidR="00EF4F1C" w:rsidRPr="00EF4F1C" w:rsidRDefault="00EF4F1C" w:rsidP="00A11D74">
      <w:pPr>
        <w:spacing w:after="0" w:afterAutospacing="0" w:line="240" w:lineRule="auto"/>
        <w:rPr>
          <w:rFonts w:ascii="David" w:hAnsi="David" w:cs="David"/>
          <w:b/>
          <w:bCs/>
          <w:sz w:val="24"/>
          <w:szCs w:val="24"/>
          <w:rtl/>
        </w:rPr>
      </w:pPr>
    </w:p>
    <w:p w14:paraId="1A4C842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בהקמת</w:t>
      </w:r>
      <w:r w:rsidRPr="00EF4F1C">
        <w:rPr>
          <w:rFonts w:ascii="David" w:hAnsi="David" w:cs="David"/>
          <w:b/>
          <w:bCs/>
          <w:sz w:val="24"/>
          <w:szCs w:val="24"/>
          <w:rtl/>
        </w:rPr>
        <w:t xml:space="preserve">, </w:t>
      </w:r>
      <w:r w:rsidRPr="00EF4F1C">
        <w:rPr>
          <w:rFonts w:ascii="David" w:hAnsi="David" w:cs="David" w:hint="eastAsia"/>
          <w:b/>
          <w:bCs/>
          <w:sz w:val="24"/>
          <w:szCs w:val="24"/>
          <w:rtl/>
        </w:rPr>
        <w:t>שמירת</w:t>
      </w:r>
      <w:r w:rsidRPr="00EF4F1C">
        <w:rPr>
          <w:rFonts w:ascii="David" w:hAnsi="David" w:cs="David"/>
          <w:b/>
          <w:bCs/>
          <w:sz w:val="24"/>
          <w:szCs w:val="24"/>
          <w:rtl/>
        </w:rPr>
        <w:t xml:space="preserve">, </w:t>
      </w:r>
      <w:r w:rsidRPr="00EF4F1C">
        <w:rPr>
          <w:rFonts w:ascii="David" w:hAnsi="David" w:cs="David" w:hint="eastAsia"/>
          <w:b/>
          <w:bCs/>
          <w:sz w:val="24"/>
          <w:szCs w:val="24"/>
          <w:rtl/>
        </w:rPr>
        <w:t>אחזקת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דיו</w:t>
      </w:r>
      <w:r w:rsidRPr="00EF4F1C">
        <w:rPr>
          <w:rFonts w:ascii="David" w:hAnsi="David" w:cs="David"/>
          <w:b/>
          <w:bCs/>
          <w:sz w:val="24"/>
          <w:szCs w:val="24"/>
          <w:rtl/>
        </w:rPr>
        <w:t xml:space="preserve"> </w:t>
      </w:r>
      <w:r w:rsidRPr="00EF4F1C">
        <w:rPr>
          <w:rFonts w:ascii="David" w:hAnsi="David" w:cs="David" w:hint="eastAsia"/>
          <w:b/>
          <w:bCs/>
          <w:sz w:val="24"/>
          <w:szCs w:val="24"/>
          <w:rtl/>
        </w:rPr>
        <w:t>למדפסת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מינראליים</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אלחוטי</w:t>
      </w:r>
      <w:r w:rsidRPr="00EF4F1C">
        <w:rPr>
          <w:rFonts w:ascii="David" w:hAnsi="David" w:cs="David"/>
          <w:b/>
          <w:bCs/>
          <w:sz w:val="24"/>
          <w:szCs w:val="24"/>
          <w:rtl/>
        </w:rPr>
        <w:t xml:space="preserve"> </w:t>
      </w:r>
      <w:r w:rsidRPr="00EF4F1C">
        <w:rPr>
          <w:rFonts w:ascii="David" w:hAnsi="David" w:cs="David" w:hint="eastAsia"/>
          <w:b/>
          <w:bCs/>
          <w:sz w:val="24"/>
          <w:szCs w:val="24"/>
          <w:rtl/>
        </w:rPr>
        <w:t>נייד</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תשלומי</w:t>
      </w:r>
      <w:r w:rsidRPr="00EF4F1C">
        <w:rPr>
          <w:rFonts w:ascii="David" w:hAnsi="David" w:cs="David"/>
          <w:b/>
          <w:bCs/>
          <w:sz w:val="24"/>
          <w:szCs w:val="24"/>
          <w:rtl/>
        </w:rPr>
        <w:t xml:space="preserve"> </w:t>
      </w:r>
      <w:r w:rsidRPr="00EF4F1C">
        <w:rPr>
          <w:rFonts w:ascii="David" w:hAnsi="David" w:cs="David" w:hint="eastAsia"/>
          <w:b/>
          <w:bCs/>
          <w:sz w:val="24"/>
          <w:szCs w:val="24"/>
          <w:rtl/>
        </w:rPr>
        <w:t>מיסים</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יומי</w:t>
      </w:r>
      <w:r w:rsidRPr="00EF4F1C">
        <w:rPr>
          <w:rFonts w:ascii="David" w:hAnsi="David" w:cs="David"/>
          <w:b/>
          <w:bCs/>
          <w:sz w:val="24"/>
          <w:szCs w:val="24"/>
          <w:rtl/>
        </w:rPr>
        <w:t xml:space="preserve">, </w:t>
      </w:r>
      <w:r w:rsidRPr="00EF4F1C">
        <w:rPr>
          <w:rFonts w:ascii="David" w:hAnsi="David" w:cs="David" w:hint="eastAsia"/>
          <w:b/>
          <w:bCs/>
          <w:sz w:val="24"/>
          <w:szCs w:val="24"/>
          <w:rtl/>
        </w:rPr>
        <w:t>פירוקים</w:t>
      </w:r>
      <w:r w:rsidRPr="00EF4F1C">
        <w:rPr>
          <w:rFonts w:ascii="David" w:hAnsi="David" w:cs="David"/>
          <w:b/>
          <w:bCs/>
          <w:sz w:val="24"/>
          <w:szCs w:val="24"/>
          <w:rtl/>
        </w:rPr>
        <w:t xml:space="preserve"> </w:t>
      </w:r>
      <w:r w:rsidRPr="00EF4F1C">
        <w:rPr>
          <w:rFonts w:ascii="David" w:hAnsi="David" w:cs="David" w:hint="eastAsia"/>
          <w:b/>
          <w:bCs/>
          <w:sz w:val="24"/>
          <w:szCs w:val="24"/>
          <w:rtl/>
        </w:rPr>
        <w:t>ופינויים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המשרדים</w:t>
      </w:r>
      <w:r w:rsidRPr="00EF4F1C">
        <w:rPr>
          <w:rFonts w:ascii="David" w:hAnsi="David" w:cs="David"/>
          <w:b/>
          <w:bCs/>
          <w:sz w:val="24"/>
          <w:szCs w:val="24"/>
          <w:rtl/>
        </w:rPr>
        <w:t xml:space="preserve"> </w:t>
      </w:r>
      <w:r w:rsidRPr="00EF4F1C">
        <w:rPr>
          <w:rFonts w:ascii="David" w:hAnsi="David" w:cs="David" w:hint="eastAsia"/>
          <w:b/>
          <w:bCs/>
          <w:sz w:val="24"/>
          <w:szCs w:val="24"/>
          <w:rtl/>
        </w:rPr>
        <w:t>תחולנה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w:t>
      </w:r>
    </w:p>
    <w:p w14:paraId="0477698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w:t>
      </w:r>
      <w:r w:rsidRPr="00EF4F1C">
        <w:rPr>
          <w:rFonts w:ascii="David" w:hAnsi="David" w:cs="David" w:hint="cs"/>
          <w:b/>
          <w:bCs/>
          <w:sz w:val="24"/>
          <w:szCs w:val="24"/>
          <w:u w:val="single"/>
          <w:rtl/>
        </w:rPr>
        <w:t>7</w:t>
      </w:r>
      <w:r w:rsidRPr="00EF4F1C">
        <w:rPr>
          <w:rFonts w:ascii="David" w:hAnsi="David" w:cs="David"/>
          <w:b/>
          <w:bCs/>
          <w:sz w:val="24"/>
          <w:szCs w:val="24"/>
          <w:u w:val="single"/>
          <w:rtl/>
        </w:rPr>
        <w:t xml:space="preserve"> </w:t>
      </w:r>
    </w:p>
    <w:p w14:paraId="7416FAFC" w14:textId="77777777" w:rsidR="00EF4F1C" w:rsidRPr="00EF4F1C" w:rsidRDefault="00EF4F1C" w:rsidP="00A11D74">
      <w:pPr>
        <w:spacing w:after="0" w:afterAutospacing="0" w:line="240" w:lineRule="auto"/>
        <w:rPr>
          <w:rFonts w:ascii="David" w:hAnsi="David" w:cs="David"/>
          <w:b/>
          <w:bCs/>
          <w:sz w:val="24"/>
          <w:szCs w:val="24"/>
          <w:rtl/>
        </w:rPr>
      </w:pPr>
    </w:p>
    <w:p w14:paraId="30A78B30"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אריחי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ריצוף</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וחיפוי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כלים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סניטריים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ברזים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אמבטיה</w:t>
      </w:r>
    </w:p>
    <w:p w14:paraId="26936ACF"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00754DC9" w14:textId="77777777" w:rsidR="00EF4F1C" w:rsidRPr="00EF4F1C" w:rsidRDefault="00EF4F1C" w:rsidP="00A11D74">
      <w:pPr>
        <w:spacing w:after="0" w:afterAutospacing="0" w:line="240" w:lineRule="auto"/>
        <w:rPr>
          <w:rFonts w:ascii="David" w:hAnsi="David" w:cs="David"/>
          <w:b/>
          <w:bCs/>
          <w:sz w:val="24"/>
          <w:szCs w:val="24"/>
          <w:rtl/>
        </w:rPr>
      </w:pPr>
    </w:p>
    <w:p w14:paraId="2F35CF8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p>
    <w:p w14:paraId="3E67D1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אריחי</w:t>
      </w:r>
      <w:r w:rsidRPr="00EF4F1C">
        <w:rPr>
          <w:rFonts w:ascii="David" w:hAnsi="David" w:cs="David"/>
          <w:b/>
          <w:bCs/>
          <w:sz w:val="24"/>
          <w:szCs w:val="24"/>
          <w:rtl/>
        </w:rPr>
        <w:t xml:space="preserve"> </w:t>
      </w:r>
      <w:r w:rsidRPr="00EF4F1C">
        <w:rPr>
          <w:rFonts w:ascii="David" w:hAnsi="David" w:cs="David" w:hint="eastAsia"/>
          <w:b/>
          <w:bCs/>
          <w:sz w:val="24"/>
          <w:szCs w:val="24"/>
          <w:rtl/>
        </w:rPr>
        <w:t>ריצוף</w:t>
      </w:r>
      <w:r w:rsidRPr="00EF4F1C">
        <w:rPr>
          <w:rFonts w:ascii="David" w:hAnsi="David" w:cs="David"/>
          <w:b/>
          <w:bCs/>
          <w:sz w:val="24"/>
          <w:szCs w:val="24"/>
          <w:rtl/>
        </w:rPr>
        <w:t xml:space="preserve"> </w:t>
      </w:r>
      <w:r w:rsidRPr="00EF4F1C">
        <w:rPr>
          <w:rFonts w:ascii="David" w:hAnsi="David" w:cs="David" w:hint="eastAsia"/>
          <w:b/>
          <w:bCs/>
          <w:sz w:val="24"/>
          <w:szCs w:val="24"/>
          <w:rtl/>
        </w:rPr>
        <w:t>וחיפוי</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והתקנה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w:t>
      </w:r>
    </w:p>
    <w:p w14:paraId="2FE978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האריחים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הכלים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בתאום</w:t>
      </w:r>
      <w:r w:rsidRPr="00EF4F1C">
        <w:rPr>
          <w:rFonts w:ascii="David" w:hAnsi="David" w:cs="David"/>
          <w:b/>
          <w:bCs/>
          <w:sz w:val="24"/>
          <w:szCs w:val="24"/>
          <w:rtl/>
        </w:rPr>
        <w:t xml:space="preserve"> </w:t>
      </w:r>
      <w:r w:rsidRPr="00EF4F1C">
        <w:rPr>
          <w:rFonts w:ascii="David" w:hAnsi="David" w:cs="David" w:hint="eastAsia"/>
          <w:b/>
          <w:bCs/>
          <w:sz w:val="24"/>
          <w:szCs w:val="24"/>
          <w:rtl/>
        </w:rPr>
        <w:t>ובאישור</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w:t>
      </w:r>
    </w:p>
    <w:p w14:paraId="2AB494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6CA6E6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שיסופקו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שהחומרים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המוצעים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מתאימים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שהוצגו</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ומפרט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ושהחומרים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שיסופקו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w:t>
      </w:r>
    </w:p>
    <w:p w14:paraId="59E406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סתירה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המפרט</w:t>
      </w:r>
      <w:r w:rsidRPr="00EF4F1C">
        <w:rPr>
          <w:rFonts w:ascii="David" w:hAnsi="David" w:cs="David"/>
          <w:b/>
          <w:bCs/>
          <w:sz w:val="24"/>
          <w:szCs w:val="24"/>
          <w:rtl/>
        </w:rPr>
        <w:t xml:space="preserve"> </w:t>
      </w:r>
      <w:r w:rsidRPr="00EF4F1C">
        <w:rPr>
          <w:rFonts w:ascii="David" w:hAnsi="David" w:cs="David" w:hint="eastAsia"/>
          <w:b/>
          <w:bCs/>
          <w:sz w:val="24"/>
          <w:szCs w:val="24"/>
          <w:rtl/>
        </w:rPr>
        <w:t>שלהלן</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ותכניות</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יפנה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וליזם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הייצור</w:t>
      </w:r>
      <w:r w:rsidRPr="00EF4F1C">
        <w:rPr>
          <w:rFonts w:ascii="David" w:hAnsi="David" w:cs="David"/>
          <w:b/>
          <w:bCs/>
          <w:sz w:val="24"/>
          <w:szCs w:val="24"/>
          <w:rtl/>
        </w:rPr>
        <w:t>/</w:t>
      </w:r>
      <w:r w:rsidRPr="00EF4F1C">
        <w:rPr>
          <w:rFonts w:ascii="David" w:hAnsi="David" w:cs="David" w:hint="eastAsia"/>
          <w:b/>
          <w:bCs/>
          <w:sz w:val="24"/>
          <w:szCs w:val="24"/>
          <w:rtl/>
        </w:rPr>
        <w:t>האספקה</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שמחיר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החיפויים</w:t>
      </w:r>
      <w:r w:rsidRPr="00EF4F1C">
        <w:rPr>
          <w:rFonts w:ascii="David" w:hAnsi="David" w:cs="David"/>
          <w:b/>
          <w:bCs/>
          <w:sz w:val="24"/>
          <w:szCs w:val="24"/>
          <w:rtl/>
        </w:rPr>
        <w:t xml:space="preserve"> </w:t>
      </w:r>
      <w:r w:rsidRPr="00EF4F1C">
        <w:rPr>
          <w:rFonts w:ascii="David" w:hAnsi="David" w:cs="David" w:hint="eastAsia"/>
          <w:b/>
          <w:bCs/>
          <w:sz w:val="24"/>
          <w:szCs w:val="24"/>
          <w:rtl/>
        </w:rPr>
        <w:t>והכלים</w:t>
      </w:r>
      <w:r w:rsidRPr="00EF4F1C">
        <w:rPr>
          <w:rFonts w:ascii="David" w:hAnsi="David" w:cs="David"/>
          <w:b/>
          <w:bCs/>
          <w:sz w:val="24"/>
          <w:szCs w:val="24"/>
          <w:rtl/>
        </w:rPr>
        <w:t xml:space="preserve"> </w:t>
      </w:r>
      <w:r w:rsidRPr="00EF4F1C">
        <w:rPr>
          <w:rFonts w:ascii="David" w:hAnsi="David" w:cs="David" w:hint="eastAsia"/>
          <w:b/>
          <w:bCs/>
          <w:sz w:val="24"/>
          <w:szCs w:val="24"/>
          <w:rtl/>
        </w:rPr>
        <w:t>הסניטריים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היקרה</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1BDDEB3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יספק</w:t>
      </w:r>
      <w:r w:rsidRPr="00EF4F1C">
        <w:rPr>
          <w:rFonts w:ascii="David" w:hAnsi="David" w:cs="David"/>
          <w:b/>
          <w:bCs/>
          <w:sz w:val="24"/>
          <w:szCs w:val="24"/>
          <w:rtl/>
        </w:rPr>
        <w:t xml:space="preserve"> </w:t>
      </w:r>
      <w:r w:rsidRPr="00EF4F1C">
        <w:rPr>
          <w:rFonts w:ascii="David" w:hAnsi="David" w:cs="David" w:hint="eastAsia"/>
          <w:b/>
          <w:bCs/>
          <w:sz w:val="24"/>
          <w:szCs w:val="24"/>
          <w:rtl/>
        </w:rPr>
        <w:t>תעודות</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לחומרים</w:t>
      </w:r>
      <w:r w:rsidRPr="00EF4F1C">
        <w:rPr>
          <w:rFonts w:ascii="David" w:hAnsi="David" w:cs="David"/>
          <w:b/>
          <w:bCs/>
          <w:sz w:val="24"/>
          <w:szCs w:val="24"/>
          <w:rtl/>
        </w:rPr>
        <w:t xml:space="preserve"> </w:t>
      </w:r>
      <w:r w:rsidRPr="00EF4F1C">
        <w:rPr>
          <w:rFonts w:ascii="David" w:hAnsi="David" w:cs="David" w:hint="eastAsia"/>
          <w:b/>
          <w:bCs/>
          <w:sz w:val="24"/>
          <w:szCs w:val="24"/>
          <w:rtl/>
        </w:rPr>
        <w:t>ולאביזרים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להתחייבות</w:t>
      </w:r>
      <w:r w:rsidRPr="00EF4F1C">
        <w:rPr>
          <w:rFonts w:ascii="David" w:hAnsi="David" w:cs="David"/>
          <w:b/>
          <w:bCs/>
          <w:sz w:val="24"/>
          <w:szCs w:val="24"/>
          <w:rtl/>
        </w:rPr>
        <w:t xml:space="preserve"> </w:t>
      </w:r>
      <w:r w:rsidRPr="00EF4F1C">
        <w:rPr>
          <w:rFonts w:ascii="David" w:hAnsi="David" w:cs="David" w:hint="eastAsia"/>
          <w:b/>
          <w:bCs/>
          <w:sz w:val="24"/>
          <w:szCs w:val="24"/>
          <w:rtl/>
        </w:rPr>
        <w:t>מוכר</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w:t>
      </w:r>
    </w:p>
    <w:p w14:paraId="2B9613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         </w:t>
      </w:r>
      <w:r w:rsidRPr="00EF4F1C">
        <w:rPr>
          <w:rFonts w:ascii="David" w:hAnsi="David" w:cs="David"/>
          <w:b/>
          <w:bCs/>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776B98B" w14:textId="77777777" w:rsidR="00EF4F1C" w:rsidRPr="00EF4F1C" w:rsidRDefault="00EF4F1C" w:rsidP="00A11D74">
      <w:pPr>
        <w:spacing w:after="0" w:afterAutospacing="0" w:line="240" w:lineRule="auto"/>
        <w:rPr>
          <w:rFonts w:ascii="David" w:hAnsi="David" w:cs="David"/>
          <w:b/>
          <w:bCs/>
          <w:sz w:val="24"/>
          <w:szCs w:val="24"/>
          <w:rtl/>
        </w:rPr>
      </w:pPr>
    </w:p>
    <w:p w14:paraId="60B8CB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u w:val="single"/>
          <w:rtl/>
        </w:rPr>
        <w:t>כללי</w:t>
      </w:r>
    </w:p>
    <w:p w14:paraId="2C55B5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לאספקת</w:t>
      </w:r>
      <w:r w:rsidRPr="00EF4F1C">
        <w:rPr>
          <w:rFonts w:ascii="David" w:hAnsi="David" w:cs="David"/>
          <w:b/>
          <w:bCs/>
          <w:sz w:val="24"/>
          <w:szCs w:val="24"/>
          <w:rtl/>
        </w:rPr>
        <w:t xml:space="preserve"> </w:t>
      </w:r>
      <w:r w:rsidRPr="00EF4F1C">
        <w:rPr>
          <w:rFonts w:ascii="David" w:hAnsi="David" w:cs="David" w:hint="eastAsia"/>
          <w:b/>
          <w:bCs/>
          <w:sz w:val="24"/>
          <w:szCs w:val="24"/>
          <w:rtl/>
        </w:rPr>
        <w:t>אריחי</w:t>
      </w:r>
      <w:r w:rsidRPr="00EF4F1C">
        <w:rPr>
          <w:rFonts w:ascii="David" w:hAnsi="David" w:cs="David"/>
          <w:b/>
          <w:bCs/>
          <w:sz w:val="24"/>
          <w:szCs w:val="24"/>
          <w:rtl/>
        </w:rPr>
        <w:t xml:space="preserve"> </w:t>
      </w:r>
      <w:r w:rsidRPr="00EF4F1C">
        <w:rPr>
          <w:rFonts w:ascii="David" w:hAnsi="David" w:cs="David" w:hint="eastAsia"/>
          <w:b/>
          <w:bCs/>
          <w:sz w:val="24"/>
          <w:szCs w:val="24"/>
          <w:rtl/>
        </w:rPr>
        <w:t>ריצוף</w:t>
      </w:r>
      <w:r w:rsidRPr="00EF4F1C">
        <w:rPr>
          <w:rFonts w:ascii="David" w:hAnsi="David" w:cs="David"/>
          <w:b/>
          <w:bCs/>
          <w:sz w:val="24"/>
          <w:szCs w:val="24"/>
          <w:rtl/>
        </w:rPr>
        <w:t xml:space="preserve"> </w:t>
      </w:r>
      <w:r w:rsidRPr="00EF4F1C">
        <w:rPr>
          <w:rFonts w:ascii="David" w:hAnsi="David" w:cs="David" w:hint="eastAsia"/>
          <w:b/>
          <w:bCs/>
          <w:sz w:val="24"/>
          <w:szCs w:val="24"/>
          <w:rtl/>
        </w:rPr>
        <w:t>וחיפוי</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w:t>
      </w:r>
    </w:p>
    <w:p w14:paraId="6F27EEB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יוזמנו</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מספקים</w:t>
      </w:r>
      <w:r w:rsidRPr="00EF4F1C">
        <w:rPr>
          <w:rFonts w:ascii="David" w:hAnsi="David" w:cs="David"/>
          <w:b/>
          <w:bCs/>
          <w:sz w:val="24"/>
          <w:szCs w:val="24"/>
          <w:rtl/>
        </w:rPr>
        <w:t xml:space="preserve"> </w:t>
      </w:r>
      <w:r w:rsidRPr="00EF4F1C">
        <w:rPr>
          <w:rFonts w:ascii="David" w:hAnsi="David" w:cs="David" w:hint="eastAsia"/>
          <w:b/>
          <w:bCs/>
          <w:sz w:val="24"/>
          <w:szCs w:val="24"/>
          <w:rtl/>
        </w:rPr>
        <w:t>שהיזם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התקשר</w:t>
      </w:r>
      <w:r w:rsidRPr="00EF4F1C">
        <w:rPr>
          <w:rFonts w:ascii="David" w:hAnsi="David" w:cs="David"/>
          <w:b/>
          <w:bCs/>
          <w:sz w:val="24"/>
          <w:szCs w:val="24"/>
          <w:rtl/>
        </w:rPr>
        <w:t xml:space="preserve"> </w:t>
      </w:r>
      <w:r w:rsidRPr="00EF4F1C">
        <w:rPr>
          <w:rFonts w:ascii="David" w:hAnsi="David" w:cs="David" w:hint="eastAsia"/>
          <w:b/>
          <w:bCs/>
          <w:sz w:val="24"/>
          <w:szCs w:val="24"/>
          <w:rtl/>
        </w:rPr>
        <w:t>עימם</w:t>
      </w:r>
      <w:r w:rsidRPr="00EF4F1C">
        <w:rPr>
          <w:rFonts w:ascii="David" w:hAnsi="David" w:cs="David"/>
          <w:b/>
          <w:bCs/>
          <w:sz w:val="24"/>
          <w:szCs w:val="24"/>
          <w:rtl/>
        </w:rPr>
        <w:t>.</w:t>
      </w:r>
    </w:p>
    <w:p w14:paraId="69FDAA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438DC5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יוכלו</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בדירתם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יספק</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w:t>
      </w:r>
    </w:p>
    <w:p w14:paraId="30EA08B7" w14:textId="77777777" w:rsidR="00EF4F1C" w:rsidRPr="00EF4F1C" w:rsidRDefault="00EF4F1C" w:rsidP="00A11D74">
      <w:pPr>
        <w:spacing w:after="0" w:afterAutospacing="0" w:line="240" w:lineRule="auto"/>
        <w:rPr>
          <w:rFonts w:ascii="David" w:hAnsi="David" w:cs="David"/>
          <w:b/>
          <w:bCs/>
          <w:sz w:val="24"/>
          <w:szCs w:val="24"/>
          <w:rtl/>
        </w:rPr>
      </w:pPr>
    </w:p>
    <w:p w14:paraId="1D5D13A6" w14:textId="77777777" w:rsidR="00EF4F1C" w:rsidRPr="00EF4F1C" w:rsidRDefault="00EF4F1C" w:rsidP="00A11D74">
      <w:pPr>
        <w:spacing w:after="0" w:afterAutospacing="0" w:line="240" w:lineRule="auto"/>
        <w:rPr>
          <w:rFonts w:ascii="David" w:hAnsi="David" w:cs="David"/>
          <w:b/>
          <w:bCs/>
          <w:sz w:val="24"/>
          <w:szCs w:val="24"/>
          <w:rtl/>
        </w:rPr>
      </w:pPr>
    </w:p>
    <w:p w14:paraId="16C77F8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b/>
          <w:bCs/>
          <w:sz w:val="24"/>
          <w:szCs w:val="24"/>
          <w:u w:val="single"/>
          <w:rtl/>
        </w:rPr>
        <w:t>מפרט החומרים/אביזרים/ארונות</w:t>
      </w:r>
    </w:p>
    <w:p w14:paraId="7E73342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(יימסר לקבלן לאחר שהיזם יסכם עם הספקים הממונים)</w:t>
      </w:r>
    </w:p>
    <w:p w14:paraId="24A5AB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3.1       הספק מתחייב שהפריטים הנ"ל יהיו ברשותו בכל עת עד לסיום הקמת הפרויקט. </w:t>
      </w:r>
    </w:p>
    <w:p w14:paraId="029E9E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3.2       הספק לא יציע לרוכשי הדירות (במסגרת הסטנדרט) פריטים אחרים אלא באישור       היזם.</w:t>
      </w:r>
    </w:p>
    <w:p w14:paraId="1A2B043A" w14:textId="77777777" w:rsidR="00EF4F1C" w:rsidRPr="00EF4F1C" w:rsidRDefault="00EF4F1C" w:rsidP="00A11D74">
      <w:pPr>
        <w:spacing w:after="0" w:afterAutospacing="0" w:line="240" w:lineRule="auto"/>
        <w:rPr>
          <w:rFonts w:ascii="David" w:hAnsi="David" w:cs="David"/>
          <w:b/>
          <w:bCs/>
          <w:sz w:val="24"/>
          <w:szCs w:val="24"/>
          <w:rtl/>
        </w:rPr>
      </w:pPr>
    </w:p>
    <w:p w14:paraId="7F4DF7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b/>
          <w:bCs/>
          <w:sz w:val="24"/>
          <w:szCs w:val="24"/>
          <w:u w:val="single"/>
          <w:rtl/>
        </w:rPr>
        <w:t>מחיר החומרים, האביזרים והעבודות</w:t>
      </w:r>
      <w:r w:rsidRPr="00EF4F1C">
        <w:rPr>
          <w:rFonts w:ascii="David" w:hAnsi="David" w:cs="David"/>
          <w:b/>
          <w:bCs/>
          <w:sz w:val="24"/>
          <w:szCs w:val="24"/>
          <w:rtl/>
        </w:rPr>
        <w:t xml:space="preserve"> בכפוף למפרט הדייר</w:t>
      </w:r>
    </w:p>
    <w:p w14:paraId="6D13E68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4.1</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u w:val="single"/>
          <w:rtl/>
        </w:rPr>
        <w:t>תיאור ומחיר</w:t>
      </w:r>
      <w:r w:rsidRPr="00EF4F1C">
        <w:rPr>
          <w:rFonts w:ascii="David" w:hAnsi="David" w:cs="David"/>
          <w:b/>
          <w:bCs/>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F4F1C" w:rsidRPr="00EF4F1C" w14:paraId="76D866A0" w14:textId="77777777" w:rsidTr="00EF4F1C">
        <w:tc>
          <w:tcPr>
            <w:tcW w:w="567" w:type="dxa"/>
            <w:tcBorders>
              <w:top w:val="single" w:sz="4" w:space="0" w:color="auto"/>
              <w:left w:val="single" w:sz="4" w:space="0" w:color="auto"/>
              <w:bottom w:val="single" w:sz="4" w:space="0" w:color="auto"/>
              <w:right w:val="single" w:sz="4" w:space="0" w:color="auto"/>
            </w:tcBorders>
          </w:tcPr>
          <w:p w14:paraId="2F7EFE57" w14:textId="77777777" w:rsidR="00EF4F1C" w:rsidRPr="00EF4F1C" w:rsidRDefault="00EF4F1C" w:rsidP="00A11D74">
            <w:pPr>
              <w:spacing w:after="0" w:afterAutospacing="0" w:line="240" w:lineRule="auto"/>
              <w:rPr>
                <w:rFonts w:ascii="David" w:hAnsi="David" w:cs="David"/>
                <w:b/>
                <w:bCs/>
                <w:sz w:val="24"/>
                <w:szCs w:val="24"/>
              </w:rPr>
            </w:pPr>
          </w:p>
        </w:tc>
        <w:tc>
          <w:tcPr>
            <w:tcW w:w="5670" w:type="dxa"/>
            <w:tcBorders>
              <w:top w:val="single" w:sz="4" w:space="0" w:color="auto"/>
              <w:left w:val="single" w:sz="4" w:space="0" w:color="auto"/>
              <w:bottom w:val="single" w:sz="4" w:space="0" w:color="auto"/>
              <w:right w:val="single" w:sz="4" w:space="0" w:color="auto"/>
            </w:tcBorders>
          </w:tcPr>
          <w:p w14:paraId="35F025D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תאור</w:t>
            </w:r>
          </w:p>
        </w:tc>
        <w:tc>
          <w:tcPr>
            <w:tcW w:w="2552" w:type="dxa"/>
            <w:tcBorders>
              <w:top w:val="single" w:sz="4" w:space="0" w:color="auto"/>
              <w:left w:val="single" w:sz="4" w:space="0" w:color="auto"/>
              <w:bottom w:val="single" w:sz="4" w:space="0" w:color="auto"/>
              <w:right w:val="single" w:sz="4" w:space="0" w:color="auto"/>
            </w:tcBorders>
          </w:tcPr>
          <w:p w14:paraId="58E8D24B"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מחיר</w:t>
            </w:r>
          </w:p>
        </w:tc>
      </w:tr>
      <w:tr w:rsidR="00EF4F1C" w:rsidRPr="00EF4F1C" w14:paraId="5E49ACF7" w14:textId="77777777" w:rsidTr="00EF4F1C">
        <w:tc>
          <w:tcPr>
            <w:tcW w:w="567" w:type="dxa"/>
            <w:tcBorders>
              <w:top w:val="single" w:sz="4" w:space="0" w:color="auto"/>
              <w:left w:val="single" w:sz="4" w:space="0" w:color="auto"/>
              <w:bottom w:val="single" w:sz="4" w:space="0" w:color="auto"/>
              <w:right w:val="single" w:sz="4" w:space="0" w:color="auto"/>
            </w:tcBorders>
          </w:tcPr>
          <w:p w14:paraId="66E611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232AA1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357180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  ₪ /יח'</w:t>
            </w:r>
          </w:p>
        </w:tc>
      </w:tr>
      <w:tr w:rsidR="00EF4F1C" w:rsidRPr="00EF4F1C" w14:paraId="338AD04D" w14:textId="77777777" w:rsidTr="00EF4F1C">
        <w:tc>
          <w:tcPr>
            <w:tcW w:w="567" w:type="dxa"/>
            <w:tcBorders>
              <w:top w:val="single" w:sz="4" w:space="0" w:color="auto"/>
              <w:left w:val="single" w:sz="4" w:space="0" w:color="auto"/>
              <w:bottom w:val="single" w:sz="4" w:space="0" w:color="auto"/>
              <w:right w:val="single" w:sz="4" w:space="0" w:color="auto"/>
            </w:tcBorders>
          </w:tcPr>
          <w:p w14:paraId="4B7D55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2243E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232DEA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44814D7C" w14:textId="77777777" w:rsidTr="00EF4F1C">
        <w:tc>
          <w:tcPr>
            <w:tcW w:w="567" w:type="dxa"/>
            <w:tcBorders>
              <w:top w:val="single" w:sz="4" w:space="0" w:color="auto"/>
              <w:left w:val="single" w:sz="4" w:space="0" w:color="auto"/>
              <w:bottom w:val="single" w:sz="4" w:space="0" w:color="auto"/>
              <w:right w:val="single" w:sz="4" w:space="0" w:color="auto"/>
            </w:tcBorders>
          </w:tcPr>
          <w:p w14:paraId="6F65E7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3372B9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533C1F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28F585E9" w14:textId="77777777" w:rsidTr="00EF4F1C">
        <w:tc>
          <w:tcPr>
            <w:tcW w:w="567" w:type="dxa"/>
            <w:tcBorders>
              <w:top w:val="single" w:sz="4" w:space="0" w:color="auto"/>
              <w:left w:val="single" w:sz="4" w:space="0" w:color="auto"/>
              <w:bottom w:val="single" w:sz="4" w:space="0" w:color="auto"/>
              <w:right w:val="single" w:sz="4" w:space="0" w:color="auto"/>
            </w:tcBorders>
          </w:tcPr>
          <w:p w14:paraId="2F8654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4F5B23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765B55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3B192652" w14:textId="77777777" w:rsidTr="00EF4F1C">
        <w:tc>
          <w:tcPr>
            <w:tcW w:w="567" w:type="dxa"/>
            <w:tcBorders>
              <w:top w:val="single" w:sz="4" w:space="0" w:color="auto"/>
              <w:left w:val="single" w:sz="4" w:space="0" w:color="auto"/>
              <w:bottom w:val="single" w:sz="4" w:space="0" w:color="auto"/>
              <w:right w:val="single" w:sz="4" w:space="0" w:color="auto"/>
            </w:tcBorders>
          </w:tcPr>
          <w:p w14:paraId="6E1F09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37BC1C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469AC8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3B1EA6B2" w14:textId="77777777" w:rsidTr="00EF4F1C">
        <w:tc>
          <w:tcPr>
            <w:tcW w:w="567" w:type="dxa"/>
            <w:tcBorders>
              <w:top w:val="single" w:sz="4" w:space="0" w:color="auto"/>
              <w:left w:val="single" w:sz="4" w:space="0" w:color="auto"/>
              <w:bottom w:val="single" w:sz="4" w:space="0" w:color="auto"/>
              <w:right w:val="single" w:sz="4" w:space="0" w:color="auto"/>
            </w:tcBorders>
          </w:tcPr>
          <w:p w14:paraId="4EDFF5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00E0B8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480677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554A177C" w14:textId="77777777" w:rsidTr="00EF4F1C">
        <w:trPr>
          <w:trHeight w:val="457"/>
        </w:trPr>
        <w:tc>
          <w:tcPr>
            <w:tcW w:w="567" w:type="dxa"/>
            <w:tcBorders>
              <w:top w:val="single" w:sz="4" w:space="0" w:color="auto"/>
              <w:left w:val="single" w:sz="4" w:space="0" w:color="auto"/>
              <w:bottom w:val="single" w:sz="4" w:space="0" w:color="auto"/>
              <w:right w:val="single" w:sz="4" w:space="0" w:color="auto"/>
            </w:tcBorders>
          </w:tcPr>
          <w:p w14:paraId="21EDD3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3BD8CC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071F42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כולל במחיר האסלה</w:t>
            </w:r>
          </w:p>
        </w:tc>
      </w:tr>
      <w:tr w:rsidR="00EF4F1C" w:rsidRPr="00EF4F1C" w14:paraId="20BAA2FD" w14:textId="77777777" w:rsidTr="00EF4F1C">
        <w:tc>
          <w:tcPr>
            <w:tcW w:w="567" w:type="dxa"/>
            <w:tcBorders>
              <w:top w:val="single" w:sz="4" w:space="0" w:color="auto"/>
              <w:left w:val="single" w:sz="4" w:space="0" w:color="auto"/>
              <w:bottom w:val="single" w:sz="4" w:space="0" w:color="auto"/>
              <w:right w:val="single" w:sz="4" w:space="0" w:color="auto"/>
            </w:tcBorders>
          </w:tcPr>
          <w:p w14:paraId="1673C3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721506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2BACD6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20C9ABDF" w14:textId="77777777" w:rsidTr="00EF4F1C">
        <w:tc>
          <w:tcPr>
            <w:tcW w:w="567" w:type="dxa"/>
            <w:tcBorders>
              <w:top w:val="single" w:sz="4" w:space="0" w:color="auto"/>
              <w:left w:val="single" w:sz="4" w:space="0" w:color="auto"/>
              <w:bottom w:val="single" w:sz="4" w:space="0" w:color="auto"/>
              <w:right w:val="single" w:sz="4" w:space="0" w:color="auto"/>
            </w:tcBorders>
          </w:tcPr>
          <w:p w14:paraId="330B96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5E8D4D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6DE261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25B534DE" w14:textId="77777777" w:rsidTr="00EF4F1C">
        <w:tc>
          <w:tcPr>
            <w:tcW w:w="567" w:type="dxa"/>
            <w:tcBorders>
              <w:top w:val="single" w:sz="4" w:space="0" w:color="auto"/>
              <w:left w:val="single" w:sz="4" w:space="0" w:color="auto"/>
              <w:bottom w:val="single" w:sz="4" w:space="0" w:color="auto"/>
              <w:right w:val="single" w:sz="4" w:space="0" w:color="auto"/>
            </w:tcBorders>
          </w:tcPr>
          <w:p w14:paraId="73D360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0F207A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6BF80A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718C5E32" w14:textId="77777777" w:rsidTr="00EF4F1C">
        <w:tc>
          <w:tcPr>
            <w:tcW w:w="567" w:type="dxa"/>
            <w:tcBorders>
              <w:top w:val="single" w:sz="4" w:space="0" w:color="auto"/>
              <w:left w:val="single" w:sz="4" w:space="0" w:color="auto"/>
              <w:bottom w:val="single" w:sz="4" w:space="0" w:color="auto"/>
              <w:right w:val="single" w:sz="4" w:space="0" w:color="auto"/>
            </w:tcBorders>
          </w:tcPr>
          <w:p w14:paraId="33B9FB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010152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2AC563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54BF3963" w14:textId="77777777" w:rsidTr="00EF4F1C">
        <w:tc>
          <w:tcPr>
            <w:tcW w:w="567" w:type="dxa"/>
            <w:tcBorders>
              <w:top w:val="single" w:sz="4" w:space="0" w:color="auto"/>
              <w:left w:val="single" w:sz="4" w:space="0" w:color="auto"/>
              <w:bottom w:val="single" w:sz="4" w:space="0" w:color="auto"/>
              <w:right w:val="single" w:sz="4" w:space="0" w:color="auto"/>
            </w:tcBorders>
          </w:tcPr>
          <w:p w14:paraId="3106A4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66EC4B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120E96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3EAA026D" w14:textId="77777777" w:rsidTr="00EF4F1C">
        <w:tc>
          <w:tcPr>
            <w:tcW w:w="567" w:type="dxa"/>
            <w:tcBorders>
              <w:top w:val="single" w:sz="4" w:space="0" w:color="auto"/>
              <w:left w:val="single" w:sz="4" w:space="0" w:color="auto"/>
              <w:bottom w:val="single" w:sz="4" w:space="0" w:color="auto"/>
              <w:right w:val="single" w:sz="4" w:space="0" w:color="auto"/>
            </w:tcBorders>
          </w:tcPr>
          <w:p w14:paraId="47096A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4F3EDB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3966FA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604953D7" w14:textId="77777777" w:rsidTr="00EF4F1C">
        <w:tc>
          <w:tcPr>
            <w:tcW w:w="567" w:type="dxa"/>
            <w:tcBorders>
              <w:top w:val="single" w:sz="4" w:space="0" w:color="auto"/>
              <w:left w:val="single" w:sz="4" w:space="0" w:color="auto"/>
              <w:bottom w:val="single" w:sz="4" w:space="0" w:color="auto"/>
              <w:right w:val="single" w:sz="4" w:space="0" w:color="auto"/>
            </w:tcBorders>
          </w:tcPr>
          <w:p w14:paraId="1B2BE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7E42A3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5D960B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13B3CDE5" w14:textId="77777777" w:rsidTr="00EF4F1C">
        <w:tc>
          <w:tcPr>
            <w:tcW w:w="567" w:type="dxa"/>
            <w:tcBorders>
              <w:top w:val="single" w:sz="4" w:space="0" w:color="auto"/>
              <w:left w:val="single" w:sz="4" w:space="0" w:color="auto"/>
              <w:bottom w:val="single" w:sz="4" w:space="0" w:color="auto"/>
              <w:right w:val="single" w:sz="4" w:space="0" w:color="auto"/>
            </w:tcBorders>
          </w:tcPr>
          <w:p w14:paraId="782240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5522FF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ארון אמבטיה באורך </w:t>
            </w:r>
            <w:smartTag w:uri="urn:schemas-microsoft-com:office:smarttags" w:element="metricconverter">
              <w:smartTagPr>
                <w:attr w:name="ProductID" w:val="160 ס&quot;מ"/>
              </w:smartTagPr>
              <w:r w:rsidRPr="00EF4F1C">
                <w:rPr>
                  <w:rFonts w:ascii="David" w:hAnsi="David" w:cs="David"/>
                  <w:b/>
                  <w:bCs/>
                  <w:sz w:val="24"/>
                  <w:szCs w:val="24"/>
                  <w:rtl/>
                </w:rPr>
                <w:t>160 ס"מ</w:t>
              </w:r>
            </w:smartTag>
            <w:r w:rsidRPr="00EF4F1C">
              <w:rPr>
                <w:rFonts w:ascii="David" w:hAnsi="David" w:cs="David"/>
                <w:b/>
                <w:bCs/>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3ABA2F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r w:rsidR="00EF4F1C" w:rsidRPr="00EF4F1C" w14:paraId="274AD0AE" w14:textId="77777777" w:rsidTr="00EF4F1C">
        <w:tc>
          <w:tcPr>
            <w:tcW w:w="567" w:type="dxa"/>
            <w:tcBorders>
              <w:top w:val="single" w:sz="4" w:space="0" w:color="auto"/>
              <w:left w:val="single" w:sz="4" w:space="0" w:color="auto"/>
              <w:bottom w:val="single" w:sz="4" w:space="0" w:color="auto"/>
              <w:right w:val="single" w:sz="4" w:space="0" w:color="auto"/>
            </w:tcBorders>
          </w:tcPr>
          <w:p w14:paraId="73EE98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2362AC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1B765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r w:rsidR="00EF4F1C" w:rsidRPr="00EF4F1C" w14:paraId="4C9FF390" w14:textId="77777777" w:rsidTr="00EF4F1C">
        <w:tc>
          <w:tcPr>
            <w:tcW w:w="567" w:type="dxa"/>
            <w:tcBorders>
              <w:top w:val="single" w:sz="4" w:space="0" w:color="auto"/>
              <w:left w:val="single" w:sz="4" w:space="0" w:color="auto"/>
              <w:bottom w:val="single" w:sz="4" w:space="0" w:color="auto"/>
              <w:right w:val="single" w:sz="4" w:space="0" w:color="auto"/>
            </w:tcBorders>
          </w:tcPr>
          <w:p w14:paraId="7C3464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011097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747F24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bl>
    <w:p w14:paraId="2F4FC809" w14:textId="77777777" w:rsidR="00EF4F1C" w:rsidRPr="00EF4F1C" w:rsidRDefault="00EF4F1C" w:rsidP="00A11D74">
      <w:pPr>
        <w:spacing w:after="0" w:afterAutospacing="0" w:line="240" w:lineRule="auto"/>
        <w:rPr>
          <w:rFonts w:ascii="David" w:hAnsi="David" w:cs="David"/>
          <w:b/>
          <w:bCs/>
          <w:sz w:val="24"/>
          <w:szCs w:val="24"/>
          <w:rtl/>
        </w:rPr>
      </w:pPr>
    </w:p>
    <w:p w14:paraId="22B9CA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4.2</w:t>
      </w:r>
      <w:r w:rsidRPr="00EF4F1C">
        <w:rPr>
          <w:rFonts w:ascii="David" w:hAnsi="David" w:cs="David"/>
          <w:b/>
          <w:bCs/>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4C90CFF1" w14:textId="77777777" w:rsidR="00EF4F1C" w:rsidRPr="00EF4F1C" w:rsidRDefault="00EF4F1C" w:rsidP="00A11D74">
      <w:pPr>
        <w:spacing w:after="0" w:afterAutospacing="0" w:line="240" w:lineRule="auto"/>
        <w:rPr>
          <w:rFonts w:ascii="David" w:hAnsi="David" w:cs="David"/>
          <w:b/>
          <w:bCs/>
          <w:sz w:val="24"/>
          <w:szCs w:val="24"/>
          <w:rtl/>
        </w:rPr>
      </w:pPr>
    </w:p>
    <w:p w14:paraId="6A8630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4.3  </w:t>
      </w:r>
      <w:r w:rsidRPr="00EF4F1C">
        <w:rPr>
          <w:rFonts w:ascii="David" w:hAnsi="David" w:cs="David"/>
          <w:b/>
          <w:bCs/>
          <w:sz w:val="24"/>
          <w:szCs w:val="24"/>
          <w:rtl/>
        </w:rPr>
        <w:tab/>
        <w:t>המחירים יהיו צמודים ל-&lt;@@</w:t>
      </w:r>
      <w:r w:rsidRPr="00EF4F1C">
        <w:rPr>
          <w:rFonts w:ascii="David" w:hAnsi="David" w:cs="David"/>
          <w:b/>
          <w:bCs/>
          <w:sz w:val="24"/>
          <w:szCs w:val="24"/>
        </w:rPr>
        <w:t>TypeMadadID</w:t>
      </w:r>
      <w:r w:rsidRPr="00EF4F1C">
        <w:rPr>
          <w:rFonts w:ascii="David" w:hAnsi="David" w:cs="David"/>
          <w:b/>
          <w:bCs/>
          <w:sz w:val="24"/>
          <w:szCs w:val="24"/>
          <w:rtl/>
        </w:rPr>
        <w:t>@@&gt; &lt;@@</w:t>
      </w:r>
      <w:r w:rsidRPr="00EF4F1C">
        <w:rPr>
          <w:rFonts w:ascii="David" w:hAnsi="David" w:cs="David"/>
          <w:b/>
          <w:bCs/>
          <w:sz w:val="24"/>
          <w:szCs w:val="24"/>
        </w:rPr>
        <w:t>IsMadadKnown</w:t>
      </w:r>
      <w:r w:rsidRPr="00EF4F1C">
        <w:rPr>
          <w:rFonts w:ascii="David" w:hAnsi="David" w:cs="David"/>
          <w:b/>
          <w:bCs/>
          <w:sz w:val="24"/>
          <w:szCs w:val="24"/>
          <w:rtl/>
        </w:rPr>
        <w:t>@@&gt; בתאריך &lt;@@</w:t>
      </w:r>
      <w:r w:rsidRPr="00EF4F1C">
        <w:rPr>
          <w:rFonts w:ascii="David" w:hAnsi="David" w:cs="David"/>
          <w:b/>
          <w:bCs/>
          <w:sz w:val="24"/>
          <w:szCs w:val="24"/>
        </w:rPr>
        <w:t>MadadDate</w:t>
      </w:r>
      <w:r w:rsidRPr="00EF4F1C">
        <w:rPr>
          <w:rFonts w:ascii="David" w:hAnsi="David" w:cs="David"/>
          <w:b/>
          <w:bCs/>
          <w:sz w:val="24"/>
          <w:szCs w:val="24"/>
          <w:rtl/>
        </w:rPr>
        <w:t>@@&gt; אשר עמד על &lt;@@</w:t>
      </w:r>
      <w:r w:rsidRPr="00EF4F1C">
        <w:rPr>
          <w:rFonts w:ascii="David" w:hAnsi="David" w:cs="David"/>
          <w:b/>
          <w:bCs/>
          <w:sz w:val="24"/>
          <w:szCs w:val="24"/>
        </w:rPr>
        <w:t>MadadPoints</w:t>
      </w:r>
      <w:r w:rsidRPr="00EF4F1C">
        <w:rPr>
          <w:rFonts w:ascii="David" w:hAnsi="David" w:cs="David"/>
          <w:b/>
          <w:bCs/>
          <w:sz w:val="24"/>
          <w:szCs w:val="24"/>
          <w:rtl/>
        </w:rPr>
        <w:t>@@&gt; נקודות.</w:t>
      </w:r>
    </w:p>
    <w:p w14:paraId="38FDE5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4.4      הסכומים הנ"ל אינם כוללים מע"מ.</w:t>
      </w:r>
    </w:p>
    <w:p w14:paraId="7F5B2A88" w14:textId="77777777" w:rsidR="00EF4F1C" w:rsidRPr="00EF4F1C" w:rsidRDefault="00EF4F1C" w:rsidP="00A11D74">
      <w:pPr>
        <w:spacing w:after="0" w:afterAutospacing="0" w:line="240" w:lineRule="auto"/>
        <w:rPr>
          <w:rFonts w:ascii="David" w:hAnsi="David" w:cs="David"/>
          <w:b/>
          <w:bCs/>
          <w:sz w:val="24"/>
          <w:szCs w:val="24"/>
          <w:rtl/>
        </w:rPr>
      </w:pPr>
    </w:p>
    <w:p w14:paraId="677B8F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b/>
          <w:bCs/>
          <w:sz w:val="24"/>
          <w:szCs w:val="24"/>
          <w:u w:val="single"/>
          <w:rtl/>
        </w:rPr>
        <w:t>ערבויות</w:t>
      </w:r>
    </w:p>
    <w:p w14:paraId="0A4F4B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הספק ימסור לקבלן ערבות אוטונומית בסך 5% מאומדן מחיר החומרים (אביזרים) העבודות הכולל לפרויקט/לבניין.</w:t>
      </w:r>
    </w:p>
    <w:p w14:paraId="1F08AEE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כתנאי לתשלום הח-ן הסופי ימסור הספק לקבלן ערבות בנקאית אוטונומית בסך 5% מסך החשבון הסופי המצטבר.</w:t>
      </w:r>
    </w:p>
    <w:p w14:paraId="2B29A26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r>
      <w:r w:rsidRPr="00EF4F1C">
        <w:rPr>
          <w:rFonts w:ascii="David" w:hAnsi="David" w:cs="David" w:hint="cs"/>
          <w:b/>
          <w:bCs/>
          <w:sz w:val="24"/>
          <w:szCs w:val="24"/>
          <w:rtl/>
        </w:rPr>
        <w:t xml:space="preserve">הקבלן אחראי כי </w:t>
      </w:r>
      <w:r w:rsidRPr="00EF4F1C">
        <w:rPr>
          <w:rFonts w:ascii="David" w:hAnsi="David" w:cs="David"/>
          <w:b/>
          <w:bCs/>
          <w:sz w:val="24"/>
          <w:szCs w:val="24"/>
          <w:rtl/>
        </w:rPr>
        <w:t xml:space="preserve">הספק </w:t>
      </w:r>
      <w:r w:rsidRPr="00EF4F1C">
        <w:rPr>
          <w:rFonts w:ascii="David" w:hAnsi="David" w:cs="David" w:hint="cs"/>
          <w:b/>
          <w:bCs/>
          <w:sz w:val="24"/>
          <w:szCs w:val="24"/>
          <w:rtl/>
        </w:rPr>
        <w:t>י</w:t>
      </w:r>
      <w:r w:rsidRPr="00EF4F1C">
        <w:rPr>
          <w:rFonts w:ascii="David" w:hAnsi="David" w:cs="David"/>
          <w:b/>
          <w:bCs/>
          <w:sz w:val="24"/>
          <w:szCs w:val="24"/>
          <w:rtl/>
        </w:rPr>
        <w:t>תחייב להציע 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77488A94" w14:textId="77777777" w:rsidR="00EF4F1C" w:rsidRPr="00EF4F1C" w:rsidRDefault="00EF4F1C" w:rsidP="00A11D74">
      <w:pPr>
        <w:spacing w:after="0" w:afterAutospacing="0" w:line="240" w:lineRule="auto"/>
        <w:rPr>
          <w:rFonts w:ascii="David" w:hAnsi="David" w:cs="David"/>
          <w:b/>
          <w:bCs/>
          <w:sz w:val="24"/>
          <w:szCs w:val="24"/>
          <w:rtl/>
        </w:rPr>
      </w:pPr>
    </w:p>
    <w:p w14:paraId="34F95A4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b/>
          <w:bCs/>
          <w:sz w:val="24"/>
          <w:szCs w:val="24"/>
          <w:u w:val="single"/>
          <w:rtl/>
        </w:rPr>
        <w:t>שלבי תשלום</w:t>
      </w:r>
    </w:p>
    <w:p w14:paraId="5D0A5C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 xml:space="preserve">לאחר אספקת החומרים/האביזרים לדירה באתר </w:t>
      </w:r>
      <w:r w:rsidRPr="00EF4F1C">
        <w:rPr>
          <w:rFonts w:ascii="David" w:hAnsi="David" w:cs="David"/>
          <w:b/>
          <w:bCs/>
          <w:sz w:val="24"/>
          <w:szCs w:val="24"/>
          <w:rtl/>
        </w:rPr>
        <w:tab/>
        <w:t>-60%</w:t>
      </w:r>
    </w:p>
    <w:p w14:paraId="719E63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t xml:space="preserve">לאחר גמר התקנת החומרים/האביזרים בדירה </w:t>
      </w:r>
      <w:r w:rsidRPr="00EF4F1C">
        <w:rPr>
          <w:rFonts w:ascii="David" w:hAnsi="David" w:cs="David"/>
          <w:b/>
          <w:bCs/>
          <w:sz w:val="24"/>
          <w:szCs w:val="24"/>
          <w:rtl/>
        </w:rPr>
        <w:tab/>
        <w:t>- 30%</w:t>
      </w:r>
    </w:p>
    <w:p w14:paraId="645731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w:t>
      </w:r>
      <w:r w:rsidRPr="00EF4F1C">
        <w:rPr>
          <w:rFonts w:ascii="David" w:hAnsi="David" w:cs="David"/>
          <w:b/>
          <w:bCs/>
          <w:sz w:val="24"/>
          <w:szCs w:val="24"/>
          <w:rtl/>
        </w:rPr>
        <w:tab/>
        <w:t>לאחר גמר התקנת כל החומרים/האביזרים</w:t>
      </w:r>
    </w:p>
    <w:p w14:paraId="000BC9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שהוזמנו מהספק בפרויקט/בבניין ואישור קבלתם </w:t>
      </w:r>
    </w:p>
    <w:p w14:paraId="5F38E5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לשביעות רצונם ע"י היזם/ הקבלן והרוכש</w:t>
      </w:r>
      <w:r w:rsidRPr="00EF4F1C">
        <w:rPr>
          <w:rFonts w:ascii="David" w:hAnsi="David" w:cs="David"/>
          <w:b/>
          <w:bCs/>
          <w:sz w:val="24"/>
          <w:szCs w:val="24"/>
          <w:rtl/>
        </w:rPr>
        <w:tab/>
      </w:r>
      <w:r w:rsidRPr="00EF4F1C">
        <w:rPr>
          <w:rFonts w:ascii="David" w:hAnsi="David" w:cs="David"/>
          <w:b/>
          <w:bCs/>
          <w:sz w:val="24"/>
          <w:szCs w:val="24"/>
          <w:rtl/>
        </w:rPr>
        <w:tab/>
        <w:t>10%.</w:t>
      </w:r>
    </w:p>
    <w:p w14:paraId="24D99994" w14:textId="77777777" w:rsidR="00EF4F1C" w:rsidRPr="00EF4F1C" w:rsidRDefault="00EF4F1C" w:rsidP="00A11D74">
      <w:pPr>
        <w:spacing w:after="0" w:afterAutospacing="0" w:line="240" w:lineRule="auto"/>
        <w:rPr>
          <w:rFonts w:ascii="David" w:hAnsi="David" w:cs="David"/>
          <w:b/>
          <w:bCs/>
          <w:sz w:val="24"/>
          <w:szCs w:val="24"/>
          <w:rtl/>
        </w:rPr>
      </w:pPr>
    </w:p>
    <w:p w14:paraId="4AE59A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b/>
          <w:bCs/>
          <w:sz w:val="24"/>
          <w:szCs w:val="24"/>
          <w:u w:val="single"/>
          <w:rtl/>
        </w:rPr>
        <w:t>הפניית רוכשי הדירות לספק - שינויים ותוספות</w:t>
      </w:r>
    </w:p>
    <w:p w14:paraId="6556DC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F4F1C">
        <w:rPr>
          <w:rFonts w:ascii="David" w:hAnsi="David" w:cs="David"/>
          <w:b/>
          <w:bCs/>
          <w:sz w:val="24"/>
          <w:szCs w:val="24"/>
          <w:u w:val="single"/>
          <w:rtl/>
        </w:rPr>
        <w:t>כתובת החנות</w:t>
      </w:r>
      <w:r w:rsidRPr="00EF4F1C">
        <w:rPr>
          <w:rFonts w:ascii="David" w:hAnsi="David" w:cs="David"/>
          <w:b/>
          <w:bCs/>
          <w:sz w:val="24"/>
          <w:szCs w:val="24"/>
          <w:rtl/>
        </w:rPr>
        <w:t>).</w:t>
      </w:r>
    </w:p>
    <w:p w14:paraId="504C4B2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19ED0BF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35EFC3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4A1B249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w:t>
      </w:r>
      <w:r w:rsidRPr="00EF4F1C">
        <w:rPr>
          <w:rFonts w:ascii="David" w:hAnsi="David" w:cs="David"/>
          <w:b/>
          <w:bCs/>
          <w:sz w:val="24"/>
          <w:szCs w:val="24"/>
          <w:rtl/>
        </w:rPr>
        <w:tab/>
        <w:t>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ב</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אחוז</w:t>
      </w:r>
      <w:r w:rsidRPr="00EF4F1C">
        <w:rPr>
          <w:rFonts w:ascii="David" w:hAnsi="David" w:cs="David" w:hint="cs"/>
          <w:b/>
          <w:bCs/>
          <w:sz w:val="24"/>
          <w:szCs w:val="24"/>
          <w:rtl/>
        </w:rPr>
        <w:t xml:space="preserve"> </w:t>
      </w:r>
      <w:r w:rsidRPr="00EF4F1C">
        <w:rPr>
          <w:rFonts w:ascii="David" w:hAnsi="David" w:cs="David"/>
          <w:b/>
          <w:bCs/>
          <w:sz w:val="24"/>
          <w:szCs w:val="24"/>
          <w:rtl/>
        </w:rPr>
        <w:t>ממחירון הספק. התחשיב הנ"ל יערך רק במקרים בהם הפריטים האחרים יהיו שונים בצורה מהותית מהפריטים המפורטים בחוזה זה.</w:t>
      </w:r>
    </w:p>
    <w:p w14:paraId="0E577E4A" w14:textId="77777777" w:rsidR="00EF4F1C" w:rsidRPr="00EF4F1C" w:rsidRDefault="00EF4F1C" w:rsidP="00A11D74">
      <w:pPr>
        <w:spacing w:after="0" w:afterAutospacing="0" w:line="240" w:lineRule="auto"/>
        <w:rPr>
          <w:rFonts w:ascii="David" w:hAnsi="David" w:cs="David"/>
          <w:b/>
          <w:bCs/>
          <w:sz w:val="24"/>
          <w:szCs w:val="24"/>
          <w:rtl/>
        </w:rPr>
      </w:pPr>
    </w:p>
    <w:p w14:paraId="4D9490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למען הסר ספק השינויים/התוספות המפורטים להלן חלקם או כולם אינם שינוי מהותי ובגינם ידרשו הרוכשים לשלם את הסכומים הבאים:</w:t>
      </w:r>
    </w:p>
    <w:p w14:paraId="577E6A93"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בגין תוספת כמות לפריטי הסטנדרט – המחיר שנקבע בסעיף 4.1 בתוספת 20%.</w:t>
      </w:r>
    </w:p>
    <w:p w14:paraId="27CB78AC"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43E12E35"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בגין אספקת ארונות האמבטיה לדירה ללא הרכבה – </w:t>
      </w:r>
      <w:r w:rsidRPr="00EF4F1C">
        <w:rPr>
          <w:rFonts w:ascii="David" w:hAnsi="David" w:cs="David"/>
          <w:b/>
          <w:bCs/>
          <w:sz w:val="24"/>
          <w:szCs w:val="24"/>
          <w:u w:val="single"/>
          <w:rtl/>
        </w:rPr>
        <w:t>ללא חיוב</w:t>
      </w:r>
      <w:r w:rsidRPr="00EF4F1C">
        <w:rPr>
          <w:rFonts w:ascii="David" w:hAnsi="David" w:cs="David"/>
          <w:b/>
          <w:bCs/>
          <w:sz w:val="24"/>
          <w:szCs w:val="24"/>
          <w:rtl/>
        </w:rPr>
        <w:t>.</w:t>
      </w:r>
    </w:p>
    <w:p w14:paraId="30B68B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w:t>
      </w:r>
      <w:r w:rsidRPr="00EF4F1C">
        <w:rPr>
          <w:rFonts w:ascii="David" w:hAnsi="David" w:cs="David"/>
          <w:b/>
          <w:bCs/>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660A3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w:t>
      </w:r>
      <w:r w:rsidRPr="00EF4F1C">
        <w:rPr>
          <w:rFonts w:ascii="David" w:hAnsi="David" w:cs="David"/>
          <w:b/>
          <w:bCs/>
          <w:sz w:val="24"/>
          <w:szCs w:val="24"/>
          <w:rtl/>
        </w:rPr>
        <w:tab/>
        <w:t>הספק מכיר את יתר התנאים הנהוגים בחוזים בין קבלנים ראשיים  לספקים</w:t>
      </w:r>
    </w:p>
    <w:p w14:paraId="30BEE1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(ובין היתר בנושאי בטיחות שמירה ובטוח) ומתחייב לחתום על החוזה בנוסח שנהוג אצל הקבלן הראשי שיבחר ע"י היזם לביצוע הפרוייקט.</w:t>
      </w:r>
    </w:p>
    <w:p w14:paraId="25EB1CA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3.1.28</w:t>
      </w:r>
    </w:p>
    <w:p w14:paraId="47B6C57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לדעתי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מיותר</w:t>
      </w:r>
    </w:p>
    <w:p w14:paraId="49C2A380" w14:textId="77777777" w:rsidR="00EF4F1C" w:rsidRPr="00EF4F1C" w:rsidRDefault="00EF4F1C" w:rsidP="00A11D74">
      <w:pPr>
        <w:spacing w:after="0" w:afterAutospacing="0" w:line="240" w:lineRule="auto"/>
        <w:rPr>
          <w:rFonts w:ascii="David" w:hAnsi="David" w:cs="David"/>
          <w:b/>
          <w:bCs/>
          <w:sz w:val="24"/>
          <w:szCs w:val="24"/>
          <w:u w:val="single"/>
          <w:rtl/>
        </w:rPr>
      </w:pPr>
    </w:p>
    <w:p w14:paraId="4B07389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והתקנת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מטבח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אמבטיה</w:t>
      </w:r>
    </w:p>
    <w:p w14:paraId="6F1309E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4870490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העבודה</w:t>
      </w:r>
      <w:r w:rsidRPr="00EF4F1C">
        <w:rPr>
          <w:rFonts w:ascii="David" w:hAnsi="David" w:cs="David"/>
          <w:b/>
          <w:bCs/>
          <w:sz w:val="24"/>
          <w:szCs w:val="24"/>
          <w:u w:val="single"/>
          <w:rtl/>
        </w:rPr>
        <w:t xml:space="preserve"> </w:t>
      </w:r>
    </w:p>
    <w:p w14:paraId="16AE3E2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והתקנה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באורכים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p>
    <w:p w14:paraId="35922E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חלוקה</w:t>
      </w:r>
      <w:r w:rsidRPr="00EF4F1C">
        <w:rPr>
          <w:rFonts w:ascii="David" w:hAnsi="David" w:cs="David"/>
          <w:b/>
          <w:bCs/>
          <w:sz w:val="24"/>
          <w:szCs w:val="24"/>
          <w:rtl/>
        </w:rPr>
        <w:t xml:space="preserve"> </w:t>
      </w:r>
      <w:r w:rsidRPr="00EF4F1C">
        <w:rPr>
          <w:rFonts w:ascii="David" w:hAnsi="David" w:cs="David" w:hint="eastAsia"/>
          <w:b/>
          <w:bCs/>
          <w:sz w:val="24"/>
          <w:szCs w:val="24"/>
          <w:rtl/>
        </w:rPr>
        <w:t>סופית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בתאום</w:t>
      </w:r>
      <w:r w:rsidRPr="00EF4F1C">
        <w:rPr>
          <w:rFonts w:ascii="David" w:hAnsi="David" w:cs="David"/>
          <w:b/>
          <w:bCs/>
          <w:sz w:val="24"/>
          <w:szCs w:val="24"/>
          <w:rtl/>
        </w:rPr>
        <w:t xml:space="preserve"> </w:t>
      </w:r>
      <w:r w:rsidRPr="00EF4F1C">
        <w:rPr>
          <w:rFonts w:ascii="David" w:hAnsi="David" w:cs="David" w:hint="eastAsia"/>
          <w:b/>
          <w:bCs/>
          <w:sz w:val="24"/>
          <w:szCs w:val="24"/>
          <w:rtl/>
        </w:rPr>
        <w:t>ובאישור</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פ</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מבט</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איזומטריה</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נק</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גז</w:t>
      </w:r>
      <w:r w:rsidRPr="00EF4F1C">
        <w:rPr>
          <w:rFonts w:ascii="David" w:hAnsi="David" w:cs="David"/>
          <w:b/>
          <w:bCs/>
          <w:sz w:val="24"/>
          <w:szCs w:val="24"/>
          <w:rtl/>
        </w:rPr>
        <w:t xml:space="preserve"> </w:t>
      </w:r>
      <w:r w:rsidRPr="00EF4F1C">
        <w:rPr>
          <w:rFonts w:ascii="David" w:hAnsi="David" w:cs="David" w:hint="eastAsia"/>
          <w:b/>
          <w:bCs/>
          <w:sz w:val="24"/>
          <w:szCs w:val="24"/>
          <w:rtl/>
        </w:rPr>
        <w:t>ואינסטלציה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מפורטות</w:t>
      </w:r>
      <w:r w:rsidRPr="00EF4F1C">
        <w:rPr>
          <w:rFonts w:ascii="David" w:hAnsi="David" w:cs="David"/>
          <w:b/>
          <w:bCs/>
          <w:sz w:val="24"/>
          <w:szCs w:val="24"/>
          <w:rtl/>
        </w:rPr>
        <w:t xml:space="preserve">) </w:t>
      </w:r>
      <w:r w:rsidRPr="00EF4F1C">
        <w:rPr>
          <w:rFonts w:ascii="David" w:hAnsi="David" w:cs="David" w:hint="eastAsia"/>
          <w:b/>
          <w:bCs/>
          <w:sz w:val="24"/>
          <w:szCs w:val="24"/>
          <w:rtl/>
        </w:rPr>
        <w:t>שיכין</w:t>
      </w:r>
      <w:r w:rsidRPr="00EF4F1C">
        <w:rPr>
          <w:rFonts w:ascii="David" w:hAnsi="David" w:cs="David"/>
          <w:b/>
          <w:bCs/>
          <w:sz w:val="24"/>
          <w:szCs w:val="24"/>
          <w:rtl/>
        </w:rPr>
        <w:t xml:space="preserve"> </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לתכניות</w:t>
      </w:r>
      <w:r w:rsidRPr="00EF4F1C">
        <w:rPr>
          <w:rFonts w:ascii="David" w:hAnsi="David" w:cs="David"/>
          <w:b/>
          <w:bCs/>
          <w:sz w:val="24"/>
          <w:szCs w:val="24"/>
          <w:rtl/>
        </w:rPr>
        <w:t xml:space="preserve"> </w:t>
      </w:r>
      <w:r w:rsidRPr="00EF4F1C">
        <w:rPr>
          <w:rFonts w:ascii="David" w:hAnsi="David" w:cs="David" w:hint="eastAsia"/>
          <w:b/>
          <w:bCs/>
          <w:sz w:val="24"/>
          <w:szCs w:val="24"/>
          <w:rtl/>
        </w:rPr>
        <w:t>כלליות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לדירות</w:t>
      </w:r>
      <w:r w:rsidRPr="00EF4F1C">
        <w:rPr>
          <w:rFonts w:ascii="David" w:hAnsi="David" w:cs="David"/>
          <w:b/>
          <w:bCs/>
          <w:sz w:val="24"/>
          <w:szCs w:val="24"/>
          <w:rtl/>
        </w:rPr>
        <w:t xml:space="preserve"> "</w:t>
      </w:r>
      <w:r w:rsidRPr="00EF4F1C">
        <w:rPr>
          <w:rFonts w:ascii="David" w:hAnsi="David" w:cs="David" w:hint="eastAsia"/>
          <w:b/>
          <w:bCs/>
          <w:sz w:val="24"/>
          <w:szCs w:val="24"/>
          <w:rtl/>
        </w:rPr>
        <w:t>ראי</w:t>
      </w:r>
      <w:r w:rsidRPr="00EF4F1C">
        <w:rPr>
          <w:rFonts w:ascii="David" w:hAnsi="David" w:cs="David"/>
          <w:b/>
          <w:bCs/>
          <w:sz w:val="24"/>
          <w:szCs w:val="24"/>
          <w:rtl/>
        </w:rPr>
        <w:t>".</w:t>
      </w:r>
    </w:p>
    <w:p w14:paraId="440A60D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תשומת</w:t>
      </w:r>
      <w:r w:rsidRPr="00EF4F1C">
        <w:rPr>
          <w:rFonts w:ascii="David" w:hAnsi="David" w:cs="David"/>
          <w:b/>
          <w:bCs/>
          <w:sz w:val="24"/>
          <w:szCs w:val="24"/>
          <w:rtl/>
        </w:rPr>
        <w:t xml:space="preserve"> </w:t>
      </w:r>
      <w:r w:rsidRPr="00EF4F1C">
        <w:rPr>
          <w:rFonts w:ascii="David" w:hAnsi="David" w:cs="David" w:hint="eastAsia"/>
          <w:b/>
          <w:bCs/>
          <w:sz w:val="24"/>
          <w:szCs w:val="24"/>
          <w:rtl/>
        </w:rPr>
        <w:t>לב</w:t>
      </w:r>
      <w:r w:rsidRPr="00EF4F1C">
        <w:rPr>
          <w:rFonts w:ascii="David" w:hAnsi="David" w:cs="David"/>
          <w:b/>
          <w:bCs/>
          <w:sz w:val="24"/>
          <w:szCs w:val="24"/>
          <w:rtl/>
        </w:rPr>
        <w:t xml:space="preserve"> </w:t>
      </w:r>
      <w:r w:rsidRPr="00EF4F1C">
        <w:rPr>
          <w:rFonts w:ascii="David" w:hAnsi="David" w:cs="David" w:hint="eastAsia"/>
          <w:b/>
          <w:bCs/>
          <w:sz w:val="24"/>
          <w:szCs w:val="24"/>
          <w:rtl/>
        </w:rPr>
        <w:t>מיוחדת</w:t>
      </w:r>
      <w:r w:rsidRPr="00EF4F1C">
        <w:rPr>
          <w:rFonts w:ascii="David" w:hAnsi="David" w:cs="David"/>
          <w:b/>
          <w:bCs/>
          <w:sz w:val="24"/>
          <w:szCs w:val="24"/>
          <w:rtl/>
        </w:rPr>
        <w:t xml:space="preserve"> </w:t>
      </w:r>
      <w:r w:rsidRPr="00EF4F1C">
        <w:rPr>
          <w:rFonts w:ascii="David" w:hAnsi="David" w:cs="David" w:hint="eastAsia"/>
          <w:b/>
          <w:bCs/>
          <w:sz w:val="24"/>
          <w:szCs w:val="24"/>
          <w:rtl/>
        </w:rPr>
        <w:t>נדרשת</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יעיל</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אזורי</w:t>
      </w:r>
      <w:r w:rsidRPr="00EF4F1C">
        <w:rPr>
          <w:rFonts w:ascii="David" w:hAnsi="David" w:cs="David"/>
          <w:b/>
          <w:bCs/>
          <w:sz w:val="24"/>
          <w:szCs w:val="24"/>
          <w:rtl/>
        </w:rPr>
        <w:t xml:space="preserve"> </w:t>
      </w:r>
      <w:r w:rsidRPr="00EF4F1C">
        <w:rPr>
          <w:rFonts w:ascii="David" w:hAnsi="David" w:cs="David" w:hint="eastAsia"/>
          <w:b/>
          <w:bCs/>
          <w:sz w:val="24"/>
          <w:szCs w:val="24"/>
          <w:rtl/>
        </w:rPr>
        <w:t>הפעילות</w:t>
      </w:r>
      <w:r w:rsidRPr="00EF4F1C">
        <w:rPr>
          <w:rFonts w:ascii="David" w:hAnsi="David" w:cs="David"/>
          <w:b/>
          <w:bCs/>
          <w:sz w:val="24"/>
          <w:szCs w:val="24"/>
          <w:rtl/>
        </w:rPr>
        <w:t xml:space="preserve"> </w:t>
      </w:r>
      <w:r w:rsidRPr="00EF4F1C">
        <w:rPr>
          <w:rFonts w:ascii="David" w:hAnsi="David" w:cs="David" w:hint="eastAsia"/>
          <w:b/>
          <w:bCs/>
          <w:sz w:val="24"/>
          <w:szCs w:val="24"/>
          <w:rtl/>
        </w:rPr>
        <w:t>השונים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אחסון</w:t>
      </w:r>
      <w:r w:rsidRPr="00EF4F1C">
        <w:rPr>
          <w:rFonts w:ascii="David" w:hAnsi="David" w:cs="David"/>
          <w:b/>
          <w:bCs/>
          <w:sz w:val="24"/>
          <w:szCs w:val="24"/>
          <w:rtl/>
        </w:rPr>
        <w:t xml:space="preserve"> </w:t>
      </w:r>
      <w:r w:rsidRPr="00EF4F1C">
        <w:rPr>
          <w:rFonts w:ascii="David" w:hAnsi="David" w:cs="David" w:hint="eastAsia"/>
          <w:b/>
          <w:bCs/>
          <w:sz w:val="24"/>
          <w:szCs w:val="24"/>
          <w:rtl/>
        </w:rPr>
        <w:t>מזון</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אחסון</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איזור</w:t>
      </w:r>
      <w:r w:rsidRPr="00EF4F1C">
        <w:rPr>
          <w:rFonts w:ascii="David" w:hAnsi="David" w:cs="David"/>
          <w:b/>
          <w:bCs/>
          <w:sz w:val="24"/>
          <w:szCs w:val="24"/>
          <w:rtl/>
        </w:rPr>
        <w:t xml:space="preserve"> </w:t>
      </w:r>
      <w:r w:rsidRPr="00EF4F1C">
        <w:rPr>
          <w:rFonts w:ascii="David" w:hAnsi="David" w:cs="David" w:hint="eastAsia"/>
          <w:b/>
          <w:bCs/>
          <w:sz w:val="24"/>
          <w:szCs w:val="24"/>
          <w:rtl/>
        </w:rPr>
        <w:t>הכנה</w:t>
      </w:r>
      <w:r w:rsidRPr="00EF4F1C">
        <w:rPr>
          <w:rFonts w:ascii="David" w:hAnsi="David" w:cs="David"/>
          <w:b/>
          <w:bCs/>
          <w:sz w:val="24"/>
          <w:szCs w:val="24"/>
          <w:rtl/>
        </w:rPr>
        <w:t xml:space="preserve"> </w:t>
      </w:r>
      <w:r w:rsidRPr="00EF4F1C">
        <w:rPr>
          <w:rFonts w:ascii="David" w:hAnsi="David" w:cs="David" w:hint="eastAsia"/>
          <w:b/>
          <w:bCs/>
          <w:sz w:val="24"/>
          <w:szCs w:val="24"/>
          <w:rtl/>
        </w:rPr>
        <w:t>ואיזור</w:t>
      </w:r>
      <w:r w:rsidRPr="00EF4F1C">
        <w:rPr>
          <w:rFonts w:ascii="David" w:hAnsi="David" w:cs="David"/>
          <w:b/>
          <w:bCs/>
          <w:sz w:val="24"/>
          <w:szCs w:val="24"/>
          <w:rtl/>
        </w:rPr>
        <w:t xml:space="preserve"> </w:t>
      </w:r>
      <w:r w:rsidRPr="00EF4F1C">
        <w:rPr>
          <w:rFonts w:ascii="David" w:hAnsi="David" w:cs="David" w:hint="eastAsia"/>
          <w:b/>
          <w:bCs/>
          <w:sz w:val="24"/>
          <w:szCs w:val="24"/>
          <w:rtl/>
        </w:rPr>
        <w:t>בישול</w:t>
      </w:r>
      <w:r w:rsidRPr="00EF4F1C">
        <w:rPr>
          <w:rFonts w:ascii="David" w:hAnsi="David" w:cs="David"/>
          <w:b/>
          <w:bCs/>
          <w:sz w:val="24"/>
          <w:szCs w:val="24"/>
          <w:rtl/>
        </w:rPr>
        <w:t xml:space="preserve"> </w:t>
      </w:r>
      <w:r w:rsidRPr="00EF4F1C">
        <w:rPr>
          <w:rFonts w:ascii="David" w:hAnsi="David" w:cs="David" w:hint="eastAsia"/>
          <w:b/>
          <w:bCs/>
          <w:sz w:val="24"/>
          <w:szCs w:val="24"/>
          <w:rtl/>
        </w:rPr>
        <w:t>ואפיה</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מדידות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בניה</w:t>
      </w:r>
      <w:r w:rsidRPr="00EF4F1C">
        <w:rPr>
          <w:rFonts w:ascii="David" w:hAnsi="David" w:cs="David"/>
          <w:b/>
          <w:bCs/>
          <w:sz w:val="24"/>
          <w:szCs w:val="24"/>
          <w:rtl/>
        </w:rPr>
        <w:t xml:space="preserve"> </w:t>
      </w:r>
      <w:r w:rsidRPr="00EF4F1C">
        <w:rPr>
          <w:rFonts w:ascii="David" w:hAnsi="David" w:cs="David" w:hint="eastAsia"/>
          <w:b/>
          <w:bCs/>
          <w:sz w:val="24"/>
          <w:szCs w:val="24"/>
          <w:rtl/>
        </w:rPr>
        <w:t>וטיח</w:t>
      </w:r>
      <w:r w:rsidRPr="00EF4F1C">
        <w:rPr>
          <w:rFonts w:ascii="David" w:hAnsi="David" w:cs="David"/>
          <w:b/>
          <w:bCs/>
          <w:sz w:val="24"/>
          <w:szCs w:val="24"/>
          <w:rtl/>
        </w:rPr>
        <w:t xml:space="preserve">, </w:t>
      </w:r>
      <w:r w:rsidRPr="00EF4F1C">
        <w:rPr>
          <w:rFonts w:ascii="David" w:hAnsi="David" w:cs="David" w:hint="eastAsia"/>
          <w:b/>
          <w:bCs/>
          <w:sz w:val="24"/>
          <w:szCs w:val="24"/>
          <w:rtl/>
        </w:rPr>
        <w:t>להתריע</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תואמת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ולבצע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בהתאמה</w:t>
      </w:r>
      <w:r w:rsidRPr="00EF4F1C">
        <w:rPr>
          <w:rFonts w:ascii="David" w:hAnsi="David" w:cs="David"/>
          <w:b/>
          <w:bCs/>
          <w:sz w:val="24"/>
          <w:szCs w:val="24"/>
          <w:rtl/>
        </w:rPr>
        <w:t xml:space="preserve"> </w:t>
      </w:r>
      <w:r w:rsidRPr="00EF4F1C">
        <w:rPr>
          <w:rFonts w:ascii="David" w:hAnsi="David" w:cs="David" w:hint="eastAsia"/>
          <w:b/>
          <w:bCs/>
          <w:sz w:val="24"/>
          <w:szCs w:val="24"/>
          <w:rtl/>
        </w:rPr>
        <w:t>לבניה</w:t>
      </w:r>
      <w:r w:rsidRPr="00EF4F1C">
        <w:rPr>
          <w:rFonts w:ascii="David" w:hAnsi="David" w:cs="David"/>
          <w:b/>
          <w:bCs/>
          <w:sz w:val="24"/>
          <w:szCs w:val="24"/>
          <w:rtl/>
        </w:rPr>
        <w:t>.</w:t>
      </w:r>
    </w:p>
    <w:p w14:paraId="5D32AA0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7BB244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w:t>
      </w:r>
    </w:p>
    <w:p w14:paraId="01077B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סתירה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יפנה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 xml:space="preserve">/לקבלן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 xml:space="preserve">"י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היקרה</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170FC7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ד</w:t>
      </w:r>
      <w:r w:rsidRPr="00EF4F1C">
        <w:rPr>
          <w:rFonts w:ascii="David" w:hAnsi="David" w:cs="David"/>
          <w:b/>
          <w:bCs/>
          <w:sz w:val="24"/>
          <w:szCs w:val="24"/>
          <w:rtl/>
        </w:rPr>
        <w:t xml:space="preserve">. </w:t>
      </w:r>
      <w:r w:rsidRPr="00EF4F1C">
        <w:rPr>
          <w:rFonts w:ascii="David" w:hAnsi="David" w:cs="David" w:hint="cs"/>
          <w:b/>
          <w:bCs/>
          <w:sz w:val="24"/>
          <w:szCs w:val="24"/>
          <w:rtl/>
        </w:rPr>
        <w:t xml:space="preserve">      </w:t>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יובהר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לשמור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שלמות</w:t>
      </w:r>
      <w:r w:rsidRPr="00EF4F1C">
        <w:rPr>
          <w:rFonts w:ascii="David" w:hAnsi="David" w:cs="David"/>
          <w:b/>
          <w:bCs/>
          <w:sz w:val="24"/>
          <w:szCs w:val="24"/>
          <w:rtl/>
        </w:rPr>
        <w:t xml:space="preserve"> </w:t>
      </w:r>
      <w:r w:rsidRPr="00EF4F1C">
        <w:rPr>
          <w:rFonts w:ascii="David" w:hAnsi="David" w:cs="David" w:hint="eastAsia"/>
          <w:b/>
          <w:bCs/>
          <w:sz w:val="24"/>
          <w:szCs w:val="24"/>
          <w:rtl/>
        </w:rPr>
        <w:t>ותקינות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המוצרים</w:t>
      </w:r>
      <w:r w:rsidRPr="00EF4F1C">
        <w:rPr>
          <w:rFonts w:ascii="David" w:hAnsi="David" w:cs="David"/>
          <w:b/>
          <w:bCs/>
          <w:sz w:val="24"/>
          <w:szCs w:val="24"/>
          <w:rtl/>
        </w:rPr>
        <w:t xml:space="preserve"> </w:t>
      </w:r>
      <w:r w:rsidRPr="00EF4F1C">
        <w:rPr>
          <w:rFonts w:ascii="David" w:hAnsi="David" w:cs="David" w:hint="eastAsia"/>
          <w:b/>
          <w:bCs/>
          <w:sz w:val="24"/>
          <w:szCs w:val="24"/>
          <w:rtl/>
        </w:rPr>
        <w:t>והעבודות</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סופקו</w:t>
      </w:r>
      <w:r w:rsidRPr="00EF4F1C">
        <w:rPr>
          <w:rFonts w:ascii="David" w:hAnsi="David" w:cs="David"/>
          <w:b/>
          <w:bCs/>
          <w:sz w:val="24"/>
          <w:szCs w:val="24"/>
          <w:rtl/>
        </w:rPr>
        <w:t xml:space="preserve"> </w:t>
      </w:r>
      <w:r w:rsidRPr="00EF4F1C">
        <w:rPr>
          <w:rFonts w:ascii="David" w:hAnsi="David" w:cs="David" w:hint="eastAsia"/>
          <w:b/>
          <w:bCs/>
          <w:sz w:val="24"/>
          <w:szCs w:val="24"/>
          <w:rtl/>
        </w:rPr>
        <w:t>ובוצעו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בה</w:t>
      </w:r>
      <w:r w:rsidRPr="00EF4F1C">
        <w:rPr>
          <w:rFonts w:ascii="David" w:hAnsi="David" w:cs="David"/>
          <w:b/>
          <w:bCs/>
          <w:sz w:val="24"/>
          <w:szCs w:val="24"/>
          <w:rtl/>
        </w:rPr>
        <w:t xml:space="preserve"> </w:t>
      </w:r>
      <w:r w:rsidRPr="00EF4F1C">
        <w:rPr>
          <w:rFonts w:ascii="David" w:hAnsi="David" w:cs="David" w:hint="eastAsia"/>
          <w:b/>
          <w:bCs/>
          <w:sz w:val="24"/>
          <w:szCs w:val="24"/>
          <w:rtl/>
        </w:rPr>
        <w:t>הותקנו</w:t>
      </w:r>
      <w:r w:rsidRPr="00EF4F1C">
        <w:rPr>
          <w:rFonts w:ascii="David" w:hAnsi="David" w:cs="David"/>
          <w:b/>
          <w:bCs/>
          <w:sz w:val="24"/>
          <w:szCs w:val="24"/>
          <w:rtl/>
        </w:rPr>
        <w:t xml:space="preserve"> </w:t>
      </w:r>
      <w:r w:rsidRPr="00EF4F1C">
        <w:rPr>
          <w:rFonts w:ascii="David" w:hAnsi="David" w:cs="David" w:hint="eastAsia"/>
          <w:b/>
          <w:bCs/>
          <w:sz w:val="24"/>
          <w:szCs w:val="24"/>
          <w:rtl/>
        </w:rPr>
        <w:t>המוצרים</w:t>
      </w:r>
      <w:r w:rsidRPr="00EF4F1C">
        <w:rPr>
          <w:rFonts w:ascii="David" w:hAnsi="David" w:cs="David"/>
          <w:b/>
          <w:bCs/>
          <w:sz w:val="24"/>
          <w:szCs w:val="24"/>
          <w:rtl/>
        </w:rPr>
        <w:t xml:space="preserve"> </w:t>
      </w:r>
      <w:r w:rsidRPr="00EF4F1C">
        <w:rPr>
          <w:rFonts w:ascii="David" w:hAnsi="David" w:cs="David" w:hint="eastAsia"/>
          <w:b/>
          <w:bCs/>
          <w:sz w:val="24"/>
          <w:szCs w:val="24"/>
          <w:rtl/>
        </w:rPr>
        <w:t>ובוצעו</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w:t>
      </w:r>
    </w:p>
    <w:p w14:paraId="536BFCA2" w14:textId="77777777" w:rsidR="00EF4F1C" w:rsidRPr="00EF4F1C" w:rsidRDefault="00EF4F1C" w:rsidP="00A11D74">
      <w:pPr>
        <w:spacing w:after="0" w:afterAutospacing="0" w:line="240" w:lineRule="auto"/>
        <w:rPr>
          <w:rFonts w:ascii="David" w:hAnsi="David" w:cs="David"/>
          <w:b/>
          <w:bCs/>
          <w:sz w:val="24"/>
          <w:szCs w:val="24"/>
          <w:rtl/>
        </w:rPr>
      </w:pPr>
    </w:p>
    <w:p w14:paraId="70C7AE73" w14:textId="77777777" w:rsidR="00EF4F1C" w:rsidRPr="00EF4F1C" w:rsidRDefault="00EF4F1C" w:rsidP="00A11D74">
      <w:pPr>
        <w:spacing w:after="0" w:afterAutospacing="0" w:line="240" w:lineRule="auto"/>
        <w:rPr>
          <w:rFonts w:ascii="David" w:hAnsi="David" w:cs="David"/>
          <w:b/>
          <w:bCs/>
          <w:sz w:val="24"/>
          <w:szCs w:val="24"/>
          <w:rtl/>
        </w:rPr>
      </w:pPr>
    </w:p>
    <w:p w14:paraId="377C60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u w:val="single"/>
          <w:rtl/>
        </w:rPr>
        <w:t>כללי</w:t>
      </w:r>
    </w:p>
    <w:p w14:paraId="39A0F93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w:t>
      </w:r>
      <w:r w:rsidRPr="00EF4F1C">
        <w:rPr>
          <w:rFonts w:ascii="David" w:hAnsi="David" w:cs="David" w:hint="eastAsia"/>
          <w:b/>
          <w:bCs/>
          <w:sz w:val="24"/>
          <w:szCs w:val="24"/>
          <w:rtl/>
        </w:rPr>
        <w:t>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w:t>
      </w:r>
    </w:p>
    <w:p w14:paraId="6F8574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תוזמן</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w:t>
      </w:r>
    </w:p>
    <w:p w14:paraId="6DDD6F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630A60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יוכלו</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בדירתם</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והן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יותקנו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כלשהם</w:t>
      </w:r>
      <w:r w:rsidRPr="00EF4F1C">
        <w:rPr>
          <w:rFonts w:ascii="David" w:hAnsi="David" w:cs="David" w:hint="cs"/>
          <w:b/>
          <w:bCs/>
          <w:sz w:val="24"/>
          <w:szCs w:val="24"/>
          <w:rtl/>
        </w:rPr>
        <w:t xml:space="preserve"> </w:t>
      </w:r>
      <w:r w:rsidRPr="00EF4F1C">
        <w:rPr>
          <w:rFonts w:ascii="David" w:hAnsi="David" w:cs="David"/>
          <w:b/>
          <w:bCs/>
          <w:sz w:val="24"/>
          <w:szCs w:val="24"/>
          <w:rtl/>
        </w:rPr>
        <w:t>והנל יותקן לאחר מסירת הדירה ובאחריותם.</w:t>
      </w:r>
    </w:p>
    <w:p w14:paraId="20355A90" w14:textId="77777777" w:rsidR="00EF4F1C" w:rsidRPr="00EF4F1C" w:rsidRDefault="00EF4F1C" w:rsidP="00A11D74">
      <w:pPr>
        <w:spacing w:after="0" w:afterAutospacing="0" w:line="240" w:lineRule="auto"/>
        <w:rPr>
          <w:rFonts w:ascii="David" w:hAnsi="David" w:cs="David"/>
          <w:b/>
          <w:bCs/>
          <w:sz w:val="24"/>
          <w:szCs w:val="24"/>
          <w:rtl/>
        </w:rPr>
      </w:pPr>
    </w:p>
    <w:p w14:paraId="39E000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לדיירים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תינתן</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חיצוניים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ספקי</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לצורך</w:t>
      </w:r>
      <w:r w:rsidRPr="00EF4F1C">
        <w:rPr>
          <w:rFonts w:ascii="David" w:hAnsi="David" w:cs="David"/>
          <w:b/>
          <w:bCs/>
          <w:sz w:val="24"/>
          <w:szCs w:val="24"/>
          <w:rtl/>
        </w:rPr>
        <w:t xml:space="preserve"> </w:t>
      </w:r>
      <w:r w:rsidRPr="00EF4F1C">
        <w:rPr>
          <w:rFonts w:ascii="David" w:hAnsi="David" w:cs="David" w:hint="eastAsia"/>
          <w:b/>
          <w:bCs/>
          <w:sz w:val="24"/>
          <w:szCs w:val="24"/>
          <w:rtl/>
        </w:rPr>
        <w:t>שדרוג</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ציוד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p>
    <w:p w14:paraId="617E608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u w:val="single"/>
          <w:rtl/>
        </w:rPr>
        <w:t>מפרט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הארונות</w:t>
      </w:r>
      <w:r w:rsidRPr="00EF4F1C">
        <w:rPr>
          <w:rFonts w:ascii="David" w:hAnsi="David" w:cs="David"/>
          <w:b/>
          <w:bCs/>
          <w:sz w:val="24"/>
          <w:szCs w:val="24"/>
          <w:rtl/>
        </w:rPr>
        <w:t xml:space="preserve"> –</w:t>
      </w:r>
      <w:r w:rsidRPr="00EF4F1C">
        <w:rPr>
          <w:rFonts w:ascii="David" w:hAnsi="David" w:cs="David" w:hint="cs"/>
          <w:b/>
          <w:bCs/>
          <w:sz w:val="24"/>
          <w:szCs w:val="24"/>
          <w:rtl/>
        </w:rPr>
        <w:t xml:space="preserve"> </w:t>
      </w:r>
      <w:r w:rsidRPr="00EF4F1C">
        <w:rPr>
          <w:rFonts w:ascii="David" w:hAnsi="David" w:cs="David" w:hint="eastAsia"/>
          <w:b/>
          <w:bCs/>
          <w:sz w:val="24"/>
          <w:szCs w:val="24"/>
          <w:rtl/>
        </w:rPr>
        <w:t>נמצא</w:t>
      </w:r>
      <w:r w:rsidRPr="00EF4F1C">
        <w:rPr>
          <w:rFonts w:ascii="David" w:hAnsi="David" w:cs="David"/>
          <w:b/>
          <w:bCs/>
          <w:sz w:val="24"/>
          <w:szCs w:val="24"/>
          <w:rtl/>
        </w:rPr>
        <w:t xml:space="preserve"> בפרוט של הסטנדרט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צריך</w:t>
      </w:r>
      <w:r w:rsidRPr="00EF4F1C">
        <w:rPr>
          <w:rFonts w:ascii="David" w:hAnsi="David" w:cs="David"/>
          <w:b/>
          <w:bCs/>
          <w:sz w:val="24"/>
          <w:szCs w:val="24"/>
          <w:rtl/>
        </w:rPr>
        <w:t xml:space="preserve"> </w:t>
      </w:r>
      <w:r w:rsidRPr="00EF4F1C">
        <w:rPr>
          <w:rFonts w:ascii="David" w:hAnsi="David" w:cs="David" w:hint="eastAsia"/>
          <w:b/>
          <w:bCs/>
          <w:sz w:val="24"/>
          <w:szCs w:val="24"/>
          <w:rtl/>
        </w:rPr>
        <w:t>לחזור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למה</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בפרוט</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w:t>
      </w:r>
    </w:p>
    <w:p w14:paraId="484A9EB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מטבח</w:t>
      </w:r>
      <w:r w:rsidRPr="00EF4F1C">
        <w:rPr>
          <w:rFonts w:ascii="David" w:hAnsi="David" w:cs="David"/>
          <w:b/>
          <w:bCs/>
          <w:sz w:val="24"/>
          <w:szCs w:val="24"/>
          <w:u w:val="single"/>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סטנדרט</w:t>
      </w:r>
      <w:r w:rsidRPr="00EF4F1C">
        <w:rPr>
          <w:rFonts w:ascii="David" w:hAnsi="David" w:cs="David"/>
          <w:b/>
          <w:bCs/>
          <w:sz w:val="24"/>
          <w:szCs w:val="24"/>
          <w:rtl/>
        </w:rPr>
        <w:t xml:space="preserve"> ,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טכני</w:t>
      </w:r>
      <w:r w:rsidRPr="00EF4F1C">
        <w:rPr>
          <w:rFonts w:ascii="David" w:hAnsi="David" w:cs="David"/>
          <w:b/>
          <w:bCs/>
          <w:sz w:val="24"/>
          <w:szCs w:val="24"/>
          <w:rtl/>
        </w:rPr>
        <w:t xml:space="preserve"> </w:t>
      </w:r>
      <w:r w:rsidRPr="00EF4F1C">
        <w:rPr>
          <w:rFonts w:ascii="David" w:hAnsi="David" w:cs="David" w:hint="eastAsia"/>
          <w:b/>
          <w:bCs/>
          <w:sz w:val="24"/>
          <w:szCs w:val="24"/>
          <w:rtl/>
        </w:rPr>
        <w:t>והרצ</w:t>
      </w:r>
      <w:r w:rsidRPr="00EF4F1C">
        <w:rPr>
          <w:rFonts w:ascii="David" w:hAnsi="David" w:cs="David"/>
          <w:b/>
          <w:bCs/>
          <w:sz w:val="24"/>
          <w:szCs w:val="24"/>
          <w:rtl/>
        </w:rPr>
        <w:t>"</w:t>
      </w:r>
      <w:r w:rsidRPr="00EF4F1C">
        <w:rPr>
          <w:rFonts w:ascii="David" w:hAnsi="David" w:cs="David" w:hint="eastAsia"/>
          <w:b/>
          <w:bCs/>
          <w:sz w:val="24"/>
          <w:szCs w:val="24"/>
          <w:rtl/>
        </w:rPr>
        <w:t>ב</w:t>
      </w:r>
      <w:r w:rsidRPr="00EF4F1C">
        <w:rPr>
          <w:rFonts w:ascii="David" w:hAnsi="David" w:cs="David"/>
          <w:b/>
          <w:bCs/>
          <w:sz w:val="24"/>
          <w:szCs w:val="24"/>
          <w:rtl/>
        </w:rPr>
        <w:t xml:space="preserve"> – </w:t>
      </w:r>
      <w:r w:rsidRPr="00EF4F1C">
        <w:rPr>
          <w:rFonts w:ascii="David" w:hAnsi="David" w:cs="David" w:hint="eastAsia"/>
          <w:b/>
          <w:bCs/>
          <w:sz w:val="24"/>
          <w:szCs w:val="24"/>
          <w:rtl/>
        </w:rPr>
        <w:t>הגבוה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המחמיר</w:t>
      </w:r>
      <w:r w:rsidRPr="00EF4F1C">
        <w:rPr>
          <w:rFonts w:ascii="David" w:hAnsi="David" w:cs="David"/>
          <w:b/>
          <w:bCs/>
          <w:sz w:val="24"/>
          <w:szCs w:val="24"/>
          <w:rtl/>
        </w:rPr>
        <w:t xml:space="preserve"> </w:t>
      </w:r>
      <w:r w:rsidRPr="00EF4F1C">
        <w:rPr>
          <w:rFonts w:ascii="David" w:hAnsi="David" w:cs="David" w:hint="eastAsia"/>
          <w:b/>
          <w:bCs/>
          <w:sz w:val="24"/>
          <w:szCs w:val="24"/>
          <w:rtl/>
        </w:rPr>
        <w:t>בינהם</w:t>
      </w:r>
      <w:r w:rsidRPr="00EF4F1C">
        <w:rPr>
          <w:rFonts w:ascii="David" w:hAnsi="David" w:cs="David"/>
          <w:b/>
          <w:bCs/>
          <w:sz w:val="24"/>
          <w:szCs w:val="24"/>
          <w:rtl/>
        </w:rPr>
        <w:t xml:space="preserve">  .</w:t>
      </w:r>
    </w:p>
    <w:p w14:paraId="71B8CE9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גוף</w:t>
      </w:r>
      <w:r w:rsidRPr="00EF4F1C">
        <w:rPr>
          <w:rFonts w:ascii="David" w:hAnsi="David" w:cs="David"/>
          <w:b/>
          <w:bCs/>
          <w:sz w:val="24"/>
          <w:szCs w:val="24"/>
          <w:rtl/>
        </w:rPr>
        <w:t xml:space="preserve"> </w:t>
      </w:r>
      <w:r w:rsidRPr="00EF4F1C">
        <w:rPr>
          <w:rFonts w:ascii="David" w:hAnsi="David" w:cs="David" w:hint="eastAsia"/>
          <w:b/>
          <w:bCs/>
          <w:sz w:val="24"/>
          <w:szCs w:val="24"/>
          <w:rtl/>
        </w:rPr>
        <w:t>ומדפים</w:t>
      </w:r>
      <w:r w:rsidRPr="00EF4F1C">
        <w:rPr>
          <w:rFonts w:ascii="David" w:hAnsi="David" w:cs="David"/>
          <w:b/>
          <w:bCs/>
          <w:sz w:val="24"/>
          <w:szCs w:val="24"/>
          <w:rtl/>
        </w:rPr>
        <w:t xml:space="preserve">   - </w:t>
      </w:r>
      <w:r w:rsidRPr="00EF4F1C">
        <w:rPr>
          <w:rFonts w:ascii="David" w:hAnsi="David" w:cs="David" w:hint="eastAsia"/>
          <w:b/>
          <w:bCs/>
          <w:sz w:val="24"/>
          <w:szCs w:val="24"/>
          <w:rtl/>
        </w:rPr>
        <w:t>סנדביץ</w:t>
      </w:r>
      <w:r w:rsidRPr="00EF4F1C">
        <w:rPr>
          <w:rFonts w:ascii="David" w:hAnsi="David" w:cs="David"/>
          <w:b/>
          <w:bCs/>
          <w:sz w:val="24"/>
          <w:szCs w:val="24"/>
          <w:rtl/>
        </w:rPr>
        <w:t xml:space="preserve"> </w:t>
      </w:r>
      <w:r w:rsidRPr="00EF4F1C">
        <w:rPr>
          <w:rFonts w:ascii="David" w:hAnsi="David" w:cs="David" w:hint="eastAsia"/>
          <w:b/>
          <w:bCs/>
          <w:sz w:val="24"/>
          <w:szCs w:val="24"/>
          <w:rtl/>
        </w:rPr>
        <w:t>מלוחות</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17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cs"/>
          <w:b/>
          <w:bCs/>
          <w:sz w:val="24"/>
          <w:szCs w:val="24"/>
          <w:rtl/>
        </w:rPr>
        <w:t xml:space="preserve"> </w:t>
      </w:r>
    </w:p>
    <w:p w14:paraId="59DA627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גב</w:t>
      </w:r>
      <w:r w:rsidRPr="00EF4F1C">
        <w:rPr>
          <w:rFonts w:ascii="David" w:hAnsi="David" w:cs="David"/>
          <w:b/>
          <w:bCs/>
          <w:sz w:val="24"/>
          <w:szCs w:val="24"/>
          <w:rtl/>
        </w:rPr>
        <w:t xml:space="preserve"> - </w:t>
      </w:r>
      <w:r w:rsidRPr="00EF4F1C">
        <w:rPr>
          <w:rFonts w:ascii="David" w:hAnsi="David" w:cs="David"/>
          <w:b/>
          <w:bCs/>
          <w:sz w:val="24"/>
          <w:szCs w:val="24"/>
          <w:rtl/>
        </w:rPr>
        <w:tab/>
      </w:r>
      <w:r w:rsidRPr="00EF4F1C">
        <w:rPr>
          <w:rFonts w:ascii="David" w:hAnsi="David" w:cs="David" w:hint="eastAsia"/>
          <w:b/>
          <w:bCs/>
          <w:sz w:val="24"/>
          <w:szCs w:val="24"/>
          <w:rtl/>
        </w:rPr>
        <w:t>דיקט</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4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מצופה</w:t>
      </w:r>
      <w:r w:rsidRPr="00EF4F1C">
        <w:rPr>
          <w:rFonts w:ascii="David" w:hAnsi="David" w:cs="David"/>
          <w:b/>
          <w:bCs/>
          <w:sz w:val="24"/>
          <w:szCs w:val="24"/>
          <w:rtl/>
        </w:rPr>
        <w:t xml:space="preserve"> </w:t>
      </w:r>
      <w:r w:rsidRPr="00EF4F1C">
        <w:rPr>
          <w:rFonts w:ascii="David" w:hAnsi="David" w:cs="David" w:hint="eastAsia"/>
          <w:b/>
          <w:bCs/>
          <w:sz w:val="24"/>
          <w:szCs w:val="24"/>
          <w:rtl/>
        </w:rPr>
        <w:t>פורמיקה</w:t>
      </w:r>
      <w:r w:rsidRPr="00EF4F1C">
        <w:rPr>
          <w:rFonts w:ascii="David" w:hAnsi="David" w:cs="David"/>
          <w:b/>
          <w:bCs/>
          <w:sz w:val="24"/>
          <w:szCs w:val="24"/>
          <w:rtl/>
        </w:rPr>
        <w:t xml:space="preserve"> </w:t>
      </w:r>
      <w:r w:rsidRPr="00EF4F1C">
        <w:rPr>
          <w:rFonts w:ascii="David" w:hAnsi="David" w:cs="David" w:hint="eastAsia"/>
          <w:b/>
          <w:bCs/>
          <w:sz w:val="24"/>
          <w:szCs w:val="24"/>
          <w:rtl/>
        </w:rPr>
        <w:t>לבנה</w:t>
      </w:r>
      <w:r w:rsidRPr="00EF4F1C">
        <w:rPr>
          <w:rFonts w:ascii="David" w:hAnsi="David" w:cs="David"/>
          <w:b/>
          <w:bCs/>
          <w:sz w:val="24"/>
          <w:szCs w:val="24"/>
          <w:rtl/>
        </w:rPr>
        <w:t>.</w:t>
      </w:r>
    </w:p>
    <w:p w14:paraId="29FFCF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לבנה</w:t>
      </w:r>
      <w:r w:rsidRPr="00EF4F1C">
        <w:rPr>
          <w:rFonts w:ascii="David" w:hAnsi="David" w:cs="David"/>
          <w:b/>
          <w:bCs/>
          <w:sz w:val="24"/>
          <w:szCs w:val="24"/>
          <w:rtl/>
        </w:rPr>
        <w:t>.</w:t>
      </w:r>
    </w:p>
    <w:p w14:paraId="55CF5AB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חוץ</w:t>
      </w:r>
      <w:r w:rsidRPr="00EF4F1C">
        <w:rPr>
          <w:rFonts w:ascii="David" w:hAnsi="David" w:cs="David"/>
          <w:b/>
          <w:bCs/>
          <w:sz w:val="24"/>
          <w:szCs w:val="24"/>
          <w:rtl/>
        </w:rPr>
        <w:t xml:space="preserve"> –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בגוון</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6 </w:t>
      </w:r>
      <w:r w:rsidRPr="00EF4F1C">
        <w:rPr>
          <w:rFonts w:ascii="David" w:hAnsi="David" w:cs="David" w:hint="eastAsia"/>
          <w:b/>
          <w:bCs/>
          <w:sz w:val="24"/>
          <w:szCs w:val="24"/>
          <w:rtl/>
        </w:rPr>
        <w:t>האפשרויות</w:t>
      </w:r>
      <w:r w:rsidRPr="00EF4F1C">
        <w:rPr>
          <w:rFonts w:ascii="David" w:hAnsi="David" w:cs="David"/>
          <w:b/>
          <w:bCs/>
          <w:sz w:val="24"/>
          <w:szCs w:val="24"/>
          <w:rtl/>
        </w:rPr>
        <w:t xml:space="preserve"> .</w:t>
      </w:r>
    </w:p>
    <w:p w14:paraId="0ED81F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סוקל</w:t>
      </w:r>
      <w:r w:rsidRPr="00EF4F1C">
        <w:rPr>
          <w:rFonts w:ascii="David" w:hAnsi="David" w:cs="David"/>
          <w:b/>
          <w:bCs/>
          <w:sz w:val="24"/>
          <w:szCs w:val="24"/>
          <w:rtl/>
        </w:rPr>
        <w:t>/</w:t>
      </w:r>
      <w:r w:rsidRPr="00EF4F1C">
        <w:rPr>
          <w:rFonts w:ascii="David" w:hAnsi="David" w:cs="David" w:hint="eastAsia"/>
          <w:b/>
          <w:bCs/>
          <w:sz w:val="24"/>
          <w:szCs w:val="24"/>
          <w:rtl/>
        </w:rPr>
        <w:t>מסד</w:t>
      </w:r>
      <w:r w:rsidRPr="00EF4F1C">
        <w:rPr>
          <w:rFonts w:ascii="David" w:hAnsi="David" w:cs="David"/>
          <w:b/>
          <w:bCs/>
          <w:sz w:val="24"/>
          <w:szCs w:val="24"/>
          <w:rtl/>
        </w:rPr>
        <w:t xml:space="preserve"> – </w:t>
      </w:r>
      <w:r w:rsidRPr="00EF4F1C">
        <w:rPr>
          <w:rFonts w:ascii="David" w:hAnsi="David" w:cs="David" w:hint="eastAsia"/>
          <w:b/>
          <w:bCs/>
          <w:sz w:val="24"/>
          <w:szCs w:val="24"/>
          <w:rtl/>
        </w:rPr>
        <w:t>הארון</w:t>
      </w:r>
      <w:r w:rsidRPr="00EF4F1C">
        <w:rPr>
          <w:rFonts w:ascii="David" w:hAnsi="David" w:cs="David"/>
          <w:b/>
          <w:bCs/>
          <w:sz w:val="24"/>
          <w:szCs w:val="24"/>
          <w:rtl/>
        </w:rPr>
        <w:t xml:space="preserve"> </w:t>
      </w:r>
      <w:r w:rsidRPr="00EF4F1C">
        <w:rPr>
          <w:rFonts w:ascii="David" w:hAnsi="David" w:cs="David" w:hint="eastAsia"/>
          <w:b/>
          <w:bCs/>
          <w:sz w:val="24"/>
          <w:szCs w:val="24"/>
          <w:rtl/>
        </w:rPr>
        <w:t>התחתון</w:t>
      </w:r>
      <w:r w:rsidRPr="00EF4F1C">
        <w:rPr>
          <w:rFonts w:ascii="David" w:hAnsi="David" w:cs="David"/>
          <w:b/>
          <w:bCs/>
          <w:sz w:val="24"/>
          <w:szCs w:val="24"/>
          <w:rtl/>
        </w:rPr>
        <w:t xml:space="preserve"> </w:t>
      </w:r>
      <w:r w:rsidRPr="00EF4F1C">
        <w:rPr>
          <w:rFonts w:ascii="David" w:hAnsi="David" w:cs="David" w:hint="eastAsia"/>
          <w:b/>
          <w:bCs/>
          <w:sz w:val="24"/>
          <w:szCs w:val="24"/>
          <w:rtl/>
        </w:rPr>
        <w:t>יותקן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רגליים</w:t>
      </w:r>
      <w:r w:rsidRPr="00EF4F1C">
        <w:rPr>
          <w:rFonts w:ascii="David" w:hAnsi="David" w:cs="David"/>
          <w:b/>
          <w:bCs/>
          <w:sz w:val="24"/>
          <w:szCs w:val="24"/>
          <w:rtl/>
        </w:rPr>
        <w:t xml:space="preserve"> </w:t>
      </w:r>
      <w:r w:rsidRPr="00EF4F1C">
        <w:rPr>
          <w:rFonts w:ascii="David" w:hAnsi="David" w:cs="David" w:hint="eastAsia"/>
          <w:b/>
          <w:bCs/>
          <w:sz w:val="24"/>
          <w:szCs w:val="24"/>
          <w:rtl/>
        </w:rPr>
        <w:t>מתכוונות</w:t>
      </w:r>
      <w:r w:rsidRPr="00EF4F1C">
        <w:rPr>
          <w:rFonts w:ascii="David" w:hAnsi="David" w:cs="David"/>
          <w:b/>
          <w:bCs/>
          <w:sz w:val="24"/>
          <w:szCs w:val="24"/>
          <w:rtl/>
        </w:rPr>
        <w:t xml:space="preserve"> </w:t>
      </w:r>
      <w:r w:rsidRPr="00EF4F1C">
        <w:rPr>
          <w:rFonts w:ascii="David" w:hAnsi="David" w:cs="David" w:hint="eastAsia"/>
          <w:b/>
          <w:bCs/>
          <w:sz w:val="24"/>
          <w:szCs w:val="24"/>
          <w:rtl/>
        </w:rPr>
        <w:t>טלסקופיות</w:t>
      </w:r>
      <w:r w:rsidRPr="00EF4F1C">
        <w:rPr>
          <w:rFonts w:ascii="David" w:hAnsi="David" w:cs="David"/>
          <w:b/>
          <w:bCs/>
          <w:sz w:val="24"/>
          <w:szCs w:val="24"/>
          <w:rtl/>
        </w:rPr>
        <w:t xml:space="preserve"> </w:t>
      </w:r>
      <w:r w:rsidRPr="00EF4F1C">
        <w:rPr>
          <w:rFonts w:ascii="David" w:hAnsi="David" w:cs="David" w:hint="eastAsia"/>
          <w:b/>
          <w:bCs/>
          <w:sz w:val="24"/>
          <w:szCs w:val="24"/>
          <w:rtl/>
        </w:rPr>
        <w:t>מתפרקות</w:t>
      </w:r>
      <w:r w:rsidRPr="00EF4F1C">
        <w:rPr>
          <w:rFonts w:ascii="David" w:hAnsi="David" w:cs="David"/>
          <w:b/>
          <w:bCs/>
          <w:sz w:val="24"/>
          <w:szCs w:val="24"/>
          <w:rtl/>
        </w:rPr>
        <w:t xml:space="preserve"> </w:t>
      </w:r>
      <w:r w:rsidRPr="00EF4F1C">
        <w:rPr>
          <w:rFonts w:ascii="David" w:hAnsi="David" w:cs="David" w:hint="eastAsia"/>
          <w:b/>
          <w:bCs/>
          <w:sz w:val="24"/>
          <w:szCs w:val="24"/>
          <w:rtl/>
        </w:rPr>
        <w:t>בגובה</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 xml:space="preserve">-12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לרגליים</w:t>
      </w:r>
      <w:r w:rsidRPr="00EF4F1C">
        <w:rPr>
          <w:rFonts w:ascii="David" w:hAnsi="David" w:cs="David"/>
          <w:b/>
          <w:bCs/>
          <w:sz w:val="24"/>
          <w:szCs w:val="24"/>
          <w:rtl/>
        </w:rPr>
        <w:t xml:space="preserve"> </w:t>
      </w:r>
      <w:r w:rsidRPr="00EF4F1C">
        <w:rPr>
          <w:rFonts w:ascii="David" w:hAnsi="David" w:cs="David" w:hint="eastAsia"/>
          <w:b/>
          <w:bCs/>
          <w:sz w:val="24"/>
          <w:szCs w:val="24"/>
          <w:rtl/>
        </w:rPr>
        <w:t>יוצמד</w:t>
      </w:r>
      <w:r w:rsidRPr="00EF4F1C">
        <w:rPr>
          <w:rFonts w:ascii="David" w:hAnsi="David" w:cs="David"/>
          <w:b/>
          <w:bCs/>
          <w:sz w:val="24"/>
          <w:szCs w:val="24"/>
          <w:rtl/>
        </w:rPr>
        <w:t xml:space="preserve"> </w:t>
      </w:r>
      <w:r w:rsidRPr="00EF4F1C">
        <w:rPr>
          <w:rFonts w:ascii="David" w:hAnsi="David" w:cs="David" w:hint="eastAsia"/>
          <w:b/>
          <w:bCs/>
          <w:sz w:val="24"/>
          <w:szCs w:val="24"/>
          <w:rtl/>
        </w:rPr>
        <w:t>בהיקף</w:t>
      </w:r>
      <w:r w:rsidRPr="00EF4F1C">
        <w:rPr>
          <w:rFonts w:ascii="David" w:hAnsi="David" w:cs="David"/>
          <w:b/>
          <w:bCs/>
          <w:sz w:val="24"/>
          <w:szCs w:val="24"/>
          <w:rtl/>
        </w:rPr>
        <w:t xml:space="preserve"> </w:t>
      </w:r>
      <w:r w:rsidRPr="00EF4F1C">
        <w:rPr>
          <w:rFonts w:ascii="David" w:hAnsi="David" w:cs="David" w:hint="eastAsia"/>
          <w:b/>
          <w:bCs/>
          <w:sz w:val="24"/>
          <w:szCs w:val="24"/>
          <w:rtl/>
        </w:rPr>
        <w:t>הגלוי</w:t>
      </w:r>
      <w:r w:rsidRPr="00EF4F1C">
        <w:rPr>
          <w:rFonts w:ascii="David" w:hAnsi="David" w:cs="David"/>
          <w:b/>
          <w:bCs/>
          <w:sz w:val="24"/>
          <w:szCs w:val="24"/>
          <w:rtl/>
        </w:rPr>
        <w:t xml:space="preserve"> </w:t>
      </w:r>
      <w:r w:rsidRPr="00EF4F1C">
        <w:rPr>
          <w:rFonts w:ascii="David" w:hAnsi="David" w:cs="David" w:hint="eastAsia"/>
          <w:b/>
          <w:bCs/>
          <w:sz w:val="24"/>
          <w:szCs w:val="24"/>
          <w:rtl/>
        </w:rPr>
        <w:t>סוקל</w:t>
      </w:r>
      <w:r w:rsidRPr="00EF4F1C">
        <w:rPr>
          <w:rFonts w:ascii="David" w:hAnsi="David" w:cs="David"/>
          <w:b/>
          <w:bCs/>
          <w:sz w:val="24"/>
          <w:szCs w:val="24"/>
          <w:rtl/>
        </w:rPr>
        <w:t xml:space="preserve"> </w:t>
      </w:r>
      <w:r w:rsidRPr="00EF4F1C">
        <w:rPr>
          <w:rFonts w:ascii="David" w:hAnsi="David" w:cs="David" w:hint="eastAsia"/>
          <w:b/>
          <w:bCs/>
          <w:sz w:val="24"/>
          <w:szCs w:val="24"/>
          <w:rtl/>
        </w:rPr>
        <w:t>מ</w:t>
      </w:r>
      <w:r w:rsidRPr="00EF4F1C">
        <w:rPr>
          <w:rFonts w:ascii="David" w:hAnsi="David" w:cs="David"/>
          <w:b/>
          <w:bCs/>
          <w:sz w:val="24"/>
          <w:szCs w:val="24"/>
          <w:rtl/>
        </w:rPr>
        <w:t>- _________.</w:t>
      </w:r>
    </w:p>
    <w:p w14:paraId="142F30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צירים</w:t>
      </w:r>
      <w:r w:rsidRPr="00EF4F1C">
        <w:rPr>
          <w:rFonts w:ascii="David" w:hAnsi="David" w:cs="David"/>
          <w:b/>
          <w:bCs/>
          <w:sz w:val="24"/>
          <w:szCs w:val="24"/>
          <w:rtl/>
        </w:rPr>
        <w:t xml:space="preserve">  - (</w:t>
      </w:r>
      <w:r w:rsidRPr="00EF4F1C">
        <w:rPr>
          <w:rFonts w:ascii="David" w:hAnsi="David" w:cs="David" w:hint="eastAsia"/>
          <w:b/>
          <w:bCs/>
          <w:sz w:val="24"/>
          <w:szCs w:val="24"/>
          <w:rtl/>
        </w:rPr>
        <w:t>בלום</w:t>
      </w:r>
      <w:r w:rsidRPr="00EF4F1C">
        <w:rPr>
          <w:rFonts w:ascii="David" w:hAnsi="David" w:cs="David"/>
          <w:b/>
          <w:bCs/>
          <w:sz w:val="24"/>
          <w:szCs w:val="24"/>
          <w:rtl/>
        </w:rPr>
        <w:t xml:space="preserve">, </w:t>
      </w:r>
      <w:r w:rsidRPr="00EF4F1C">
        <w:rPr>
          <w:rFonts w:ascii="David" w:hAnsi="David" w:cs="David" w:hint="eastAsia"/>
          <w:b/>
          <w:bCs/>
          <w:sz w:val="24"/>
          <w:szCs w:val="24"/>
          <w:rtl/>
        </w:rPr>
        <w:t>הטיש</w:t>
      </w:r>
      <w:r w:rsidRPr="00EF4F1C">
        <w:rPr>
          <w:rFonts w:ascii="David" w:hAnsi="David" w:cs="David"/>
          <w:b/>
          <w:bCs/>
          <w:sz w:val="24"/>
          <w:szCs w:val="24"/>
          <w:rtl/>
        </w:rPr>
        <w:t xml:space="preserve"> </w:t>
      </w:r>
      <w:r w:rsidRPr="00EF4F1C">
        <w:rPr>
          <w:rFonts w:ascii="David" w:hAnsi="David" w:cs="David" w:hint="eastAsia"/>
          <w:b/>
          <w:bCs/>
          <w:sz w:val="24"/>
          <w:szCs w:val="24"/>
          <w:rtl/>
        </w:rPr>
        <w:t>גראס</w:t>
      </w:r>
      <w:r w:rsidRPr="00EF4F1C">
        <w:rPr>
          <w:rFonts w:ascii="David" w:hAnsi="David" w:cs="David"/>
          <w:b/>
          <w:bCs/>
          <w:sz w:val="24"/>
          <w:szCs w:val="24"/>
          <w:rtl/>
        </w:rPr>
        <w:t xml:space="preserve">) </w:t>
      </w:r>
      <w:r w:rsidRPr="00EF4F1C">
        <w:rPr>
          <w:rFonts w:ascii="David" w:hAnsi="David" w:cs="David" w:hint="eastAsia"/>
          <w:b/>
          <w:bCs/>
          <w:sz w:val="24"/>
          <w:szCs w:val="24"/>
          <w:rtl/>
        </w:rPr>
        <w:t>המאפשרים</w:t>
      </w:r>
      <w:r w:rsidRPr="00EF4F1C">
        <w:rPr>
          <w:rFonts w:ascii="David" w:hAnsi="David" w:cs="David"/>
          <w:b/>
          <w:bCs/>
          <w:sz w:val="24"/>
          <w:szCs w:val="24"/>
          <w:rtl/>
        </w:rPr>
        <w:t xml:space="preserve"> </w:t>
      </w:r>
      <w:r w:rsidRPr="00EF4F1C">
        <w:rPr>
          <w:rFonts w:ascii="David" w:hAnsi="David" w:cs="David" w:hint="eastAsia"/>
          <w:b/>
          <w:bCs/>
          <w:sz w:val="24"/>
          <w:szCs w:val="24"/>
          <w:rtl/>
        </w:rPr>
        <w:t>פתיחה</w:t>
      </w:r>
      <w:r w:rsidRPr="00EF4F1C">
        <w:rPr>
          <w:rFonts w:ascii="David" w:hAnsi="David" w:cs="David"/>
          <w:b/>
          <w:bCs/>
          <w:sz w:val="24"/>
          <w:szCs w:val="24"/>
          <w:rtl/>
        </w:rPr>
        <w:t xml:space="preserve"> </w:t>
      </w:r>
      <w:r w:rsidRPr="00EF4F1C">
        <w:rPr>
          <w:rFonts w:ascii="David" w:hAnsi="David" w:cs="David" w:hint="eastAsia"/>
          <w:b/>
          <w:bCs/>
          <w:sz w:val="24"/>
          <w:szCs w:val="24"/>
          <w:rtl/>
        </w:rPr>
        <w:t>בז</w:t>
      </w:r>
      <w:r w:rsidRPr="00EF4F1C">
        <w:rPr>
          <w:rFonts w:ascii="David" w:hAnsi="David" w:cs="David" w:hint="cs"/>
          <w:b/>
          <w:bCs/>
          <w:sz w:val="24"/>
          <w:szCs w:val="24"/>
          <w:rtl/>
        </w:rPr>
        <w:t>י</w:t>
      </w:r>
      <w:r w:rsidRPr="00EF4F1C">
        <w:rPr>
          <w:rFonts w:ascii="David" w:hAnsi="David" w:cs="David" w:hint="eastAsia"/>
          <w:b/>
          <w:bCs/>
          <w:sz w:val="24"/>
          <w:szCs w:val="24"/>
          <w:rtl/>
        </w:rPr>
        <w:t>וית</w:t>
      </w:r>
      <w:r w:rsidRPr="00EF4F1C">
        <w:rPr>
          <w:rFonts w:ascii="David" w:hAnsi="David" w:cs="David"/>
          <w:b/>
          <w:bCs/>
          <w:sz w:val="24"/>
          <w:szCs w:val="24"/>
          <w:rtl/>
        </w:rPr>
        <w:t xml:space="preserve"> 110 </w:t>
      </w:r>
      <w:r w:rsidRPr="00EF4F1C">
        <w:rPr>
          <w:rFonts w:ascii="David" w:hAnsi="David" w:cs="David" w:hint="eastAsia"/>
          <w:b/>
          <w:bCs/>
          <w:sz w:val="24"/>
          <w:szCs w:val="24"/>
          <w:rtl/>
        </w:rPr>
        <w:t>מעלות</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716352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למגירות</w:t>
      </w:r>
      <w:r w:rsidRPr="00EF4F1C">
        <w:rPr>
          <w:rFonts w:ascii="David" w:hAnsi="David" w:cs="David"/>
          <w:b/>
          <w:bCs/>
          <w:sz w:val="24"/>
          <w:szCs w:val="24"/>
          <w:rtl/>
        </w:rPr>
        <w:t xml:space="preserve"> - </w:t>
      </w:r>
      <w:r w:rsidRPr="00EF4F1C">
        <w:rPr>
          <w:rFonts w:ascii="David" w:hAnsi="David" w:cs="David" w:hint="eastAsia"/>
          <w:b/>
          <w:bCs/>
          <w:sz w:val="24"/>
          <w:szCs w:val="24"/>
          <w:rtl/>
        </w:rPr>
        <w:t>דפנות</w:t>
      </w:r>
      <w:r w:rsidRPr="00EF4F1C">
        <w:rPr>
          <w:rFonts w:ascii="David" w:hAnsi="David" w:cs="David"/>
          <w:b/>
          <w:bCs/>
          <w:sz w:val="24"/>
          <w:szCs w:val="24"/>
          <w:rtl/>
        </w:rPr>
        <w:t xml:space="preserve"> </w:t>
      </w:r>
      <w:r w:rsidRPr="00EF4F1C">
        <w:rPr>
          <w:rFonts w:ascii="David" w:hAnsi="David" w:cs="David" w:hint="eastAsia"/>
          <w:b/>
          <w:bCs/>
          <w:sz w:val="24"/>
          <w:szCs w:val="24"/>
          <w:rtl/>
        </w:rPr>
        <w:t>טלסקופיות</w:t>
      </w:r>
      <w:r w:rsidRPr="00EF4F1C">
        <w:rPr>
          <w:rFonts w:ascii="David" w:hAnsi="David" w:cs="David"/>
          <w:b/>
          <w:bCs/>
          <w:sz w:val="24"/>
          <w:szCs w:val="24"/>
          <w:rtl/>
        </w:rPr>
        <w:t xml:space="preserve"> </w:t>
      </w:r>
      <w:r w:rsidRPr="00EF4F1C">
        <w:rPr>
          <w:rFonts w:ascii="David" w:hAnsi="David" w:cs="David" w:hint="eastAsia"/>
          <w:b/>
          <w:bCs/>
          <w:sz w:val="24"/>
          <w:szCs w:val="24"/>
          <w:rtl/>
        </w:rPr>
        <w:t>ממתכת</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מנגנון</w:t>
      </w:r>
      <w:r w:rsidRPr="00EF4F1C">
        <w:rPr>
          <w:rFonts w:ascii="David" w:hAnsi="David" w:cs="David"/>
          <w:b/>
          <w:bCs/>
          <w:sz w:val="24"/>
          <w:szCs w:val="24"/>
          <w:rtl/>
        </w:rPr>
        <w:t xml:space="preserve"> </w:t>
      </w:r>
      <w:r w:rsidRPr="00EF4F1C">
        <w:rPr>
          <w:rFonts w:ascii="David" w:hAnsi="David" w:cs="David" w:hint="eastAsia"/>
          <w:b/>
          <w:bCs/>
          <w:sz w:val="24"/>
          <w:szCs w:val="24"/>
          <w:rtl/>
        </w:rPr>
        <w:t>הבלימה</w:t>
      </w:r>
      <w:r w:rsidRPr="00EF4F1C">
        <w:rPr>
          <w:rFonts w:ascii="David" w:hAnsi="David" w:cs="David"/>
          <w:b/>
          <w:bCs/>
          <w:sz w:val="24"/>
          <w:szCs w:val="24"/>
          <w:rtl/>
        </w:rPr>
        <w:t xml:space="preserve"> </w:t>
      </w:r>
      <w:r w:rsidRPr="00EF4F1C">
        <w:rPr>
          <w:rFonts w:ascii="David" w:hAnsi="David" w:cs="David" w:hint="eastAsia"/>
          <w:b/>
          <w:bCs/>
          <w:sz w:val="24"/>
          <w:szCs w:val="24"/>
          <w:rtl/>
        </w:rPr>
        <w:t>השקט</w:t>
      </w:r>
    </w:p>
    <w:p w14:paraId="0A656E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(SiLENT</w:t>
      </w:r>
      <w:r w:rsidRPr="00EF4F1C">
        <w:rPr>
          <w:rFonts w:ascii="David" w:hAnsi="David" w:cs="David"/>
          <w:b/>
          <w:bCs/>
          <w:sz w:val="24"/>
          <w:szCs w:val="24"/>
          <w:u w:val="single"/>
        </w:rPr>
        <w:t xml:space="preserve"> SYSTEM)</w:t>
      </w:r>
      <w:r w:rsidRPr="00EF4F1C">
        <w:rPr>
          <w:rFonts w:ascii="David" w:hAnsi="David" w:cs="David"/>
          <w:b/>
          <w:bCs/>
          <w:sz w:val="24"/>
          <w:szCs w:val="24"/>
        </w:rPr>
        <w:t xml:space="preserve">             </w:t>
      </w:r>
      <w:r w:rsidRPr="00EF4F1C">
        <w:rPr>
          <w:rFonts w:ascii="David" w:hAnsi="David" w:cs="David"/>
          <w:b/>
          <w:bCs/>
          <w:sz w:val="24"/>
          <w:szCs w:val="24"/>
          <w:u w:val="single"/>
        </w:rPr>
        <w:tab/>
        <w:t>)</w:t>
      </w:r>
      <w:r w:rsidRPr="00EF4F1C">
        <w:rPr>
          <w:rFonts w:ascii="David" w:hAnsi="David" w:cs="David" w:hint="eastAsia"/>
          <w:b/>
          <w:bCs/>
          <w:sz w:val="24"/>
          <w:szCs w:val="24"/>
          <w:u w:val="single"/>
          <w:rtl/>
        </w:rPr>
        <w:t>בלום</w:t>
      </w:r>
      <w:r w:rsidRPr="00EF4F1C">
        <w:rPr>
          <w:rFonts w:ascii="David" w:hAnsi="David" w:cs="David"/>
          <w:b/>
          <w:bCs/>
          <w:sz w:val="24"/>
          <w:szCs w:val="24"/>
          <w:u w:val="single"/>
          <w:rtl/>
        </w:rPr>
        <w:t>,</w:t>
      </w:r>
      <w:r w:rsidRPr="00EF4F1C">
        <w:rPr>
          <w:rFonts w:ascii="David" w:hAnsi="David" w:cs="David" w:hint="cs"/>
          <w:b/>
          <w:bCs/>
          <w:sz w:val="24"/>
          <w:szCs w:val="24"/>
          <w:u w:val="single"/>
          <w:rtl/>
        </w:rPr>
        <w:t xml:space="preserve"> </w:t>
      </w:r>
      <w:r w:rsidRPr="00EF4F1C">
        <w:rPr>
          <w:rFonts w:ascii="David" w:hAnsi="David" w:cs="David" w:hint="eastAsia"/>
          <w:b/>
          <w:bCs/>
          <w:sz w:val="24"/>
          <w:szCs w:val="24"/>
          <w:u w:val="single"/>
          <w:rtl/>
        </w:rPr>
        <w:t>הטיש</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גראס</w:t>
      </w:r>
      <w:r w:rsidRPr="00EF4F1C">
        <w:rPr>
          <w:rFonts w:ascii="David" w:hAnsi="David" w:cs="David"/>
          <w:b/>
          <w:bCs/>
          <w:sz w:val="24"/>
          <w:szCs w:val="24"/>
          <w:u w:val="single"/>
          <w:rtl/>
        </w:rPr>
        <w:t>).</w:t>
      </w:r>
    </w:p>
    <w:p w14:paraId="7042D0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יסופקו</w:t>
      </w:r>
      <w:r w:rsidRPr="00EF4F1C">
        <w:rPr>
          <w:rFonts w:ascii="David" w:hAnsi="David" w:cs="David"/>
          <w:b/>
          <w:bCs/>
          <w:sz w:val="24"/>
          <w:szCs w:val="24"/>
          <w:rtl/>
        </w:rPr>
        <w:t xml:space="preserve"> </w:t>
      </w: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טנדם</w:t>
      </w:r>
      <w:r w:rsidRPr="00EF4F1C">
        <w:rPr>
          <w:rFonts w:ascii="David" w:hAnsi="David" w:cs="David"/>
          <w:b/>
          <w:bCs/>
          <w:sz w:val="24"/>
          <w:szCs w:val="24"/>
          <w:rtl/>
        </w:rPr>
        <w:t xml:space="preserve"> </w:t>
      </w:r>
      <w:r w:rsidRPr="00EF4F1C">
        <w:rPr>
          <w:rFonts w:ascii="David" w:hAnsi="David" w:cs="David" w:hint="eastAsia"/>
          <w:b/>
          <w:bCs/>
          <w:sz w:val="24"/>
          <w:szCs w:val="24"/>
          <w:rtl/>
        </w:rPr>
        <w:t>למשקל</w:t>
      </w:r>
      <w:r w:rsidRPr="00EF4F1C">
        <w:rPr>
          <w:rFonts w:ascii="David" w:hAnsi="David" w:cs="David"/>
          <w:b/>
          <w:bCs/>
          <w:sz w:val="24"/>
          <w:szCs w:val="24"/>
          <w:rtl/>
        </w:rPr>
        <w:t xml:space="preserve"> 50 </w:t>
      </w:r>
      <w:r w:rsidRPr="00EF4F1C">
        <w:rPr>
          <w:rFonts w:ascii="David" w:hAnsi="David" w:cs="David" w:hint="eastAsia"/>
          <w:b/>
          <w:bCs/>
          <w:sz w:val="24"/>
          <w:szCs w:val="24"/>
          <w:rtl/>
        </w:rPr>
        <w:t>ק</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p>
    <w:p w14:paraId="4E5632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150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יסופקו</w:t>
      </w:r>
      <w:r w:rsidRPr="00EF4F1C">
        <w:rPr>
          <w:rFonts w:ascii="David" w:hAnsi="David" w:cs="David"/>
          <w:b/>
          <w:bCs/>
          <w:sz w:val="24"/>
          <w:szCs w:val="24"/>
          <w:rtl/>
        </w:rPr>
        <w:t xml:space="preserve"> </w:t>
      </w: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טנדם</w:t>
      </w:r>
      <w:r w:rsidRPr="00EF4F1C">
        <w:rPr>
          <w:rFonts w:ascii="David" w:hAnsi="David" w:cs="David"/>
          <w:b/>
          <w:bCs/>
          <w:sz w:val="24"/>
          <w:szCs w:val="24"/>
          <w:rtl/>
        </w:rPr>
        <w:t xml:space="preserve"> </w:t>
      </w:r>
      <w:r w:rsidRPr="00EF4F1C">
        <w:rPr>
          <w:rFonts w:ascii="David" w:hAnsi="David" w:cs="David" w:hint="eastAsia"/>
          <w:b/>
          <w:bCs/>
          <w:sz w:val="24"/>
          <w:szCs w:val="24"/>
          <w:rtl/>
        </w:rPr>
        <w:t>למשקל</w:t>
      </w:r>
      <w:r w:rsidRPr="00EF4F1C">
        <w:rPr>
          <w:rFonts w:ascii="David" w:hAnsi="David" w:cs="David"/>
          <w:b/>
          <w:bCs/>
          <w:sz w:val="24"/>
          <w:szCs w:val="24"/>
          <w:rtl/>
        </w:rPr>
        <w:t xml:space="preserve"> 80 </w:t>
      </w:r>
      <w:r w:rsidRPr="00EF4F1C">
        <w:rPr>
          <w:rFonts w:ascii="David" w:hAnsi="David" w:cs="David" w:hint="eastAsia"/>
          <w:b/>
          <w:bCs/>
          <w:sz w:val="24"/>
          <w:szCs w:val="24"/>
          <w:rtl/>
        </w:rPr>
        <w:t>ק</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p>
    <w:p w14:paraId="5BD08C3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קרוסלה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מתכת</w:t>
      </w:r>
    </w:p>
    <w:p w14:paraId="6A9F20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עליונים</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 </w:t>
      </w:r>
      <w:r w:rsidRPr="00EF4F1C">
        <w:rPr>
          <w:rFonts w:ascii="David" w:hAnsi="David" w:cs="David" w:hint="eastAsia"/>
          <w:b/>
          <w:bCs/>
          <w:sz w:val="24"/>
          <w:szCs w:val="24"/>
          <w:rtl/>
        </w:rPr>
        <w:t>עומק</w:t>
      </w:r>
      <w:r w:rsidRPr="00EF4F1C">
        <w:rPr>
          <w:rFonts w:ascii="David" w:hAnsi="David" w:cs="David"/>
          <w:b/>
          <w:bCs/>
          <w:sz w:val="24"/>
          <w:szCs w:val="24"/>
          <w:rtl/>
        </w:rPr>
        <w:t xml:space="preserve">: 32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78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אורך</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מאושרות</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מיחידות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משתנה</w:t>
      </w:r>
      <w:r w:rsidRPr="00EF4F1C">
        <w:rPr>
          <w:rFonts w:ascii="David" w:hAnsi="David" w:cs="David"/>
          <w:b/>
          <w:bCs/>
          <w:sz w:val="24"/>
          <w:szCs w:val="24"/>
          <w:rtl/>
        </w:rPr>
        <w:t xml:space="preserve">. </w:t>
      </w:r>
    </w:p>
    <w:p w14:paraId="75AC9D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תחתונים</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 </w:t>
      </w:r>
      <w:r w:rsidRPr="00EF4F1C">
        <w:rPr>
          <w:rFonts w:ascii="David" w:hAnsi="David" w:cs="David" w:hint="eastAsia"/>
          <w:b/>
          <w:bCs/>
          <w:sz w:val="24"/>
          <w:szCs w:val="24"/>
          <w:rtl/>
        </w:rPr>
        <w:t>עומק</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מסד</w:t>
      </w:r>
      <w:r w:rsidRPr="00EF4F1C">
        <w:rPr>
          <w:rFonts w:ascii="David" w:hAnsi="David" w:cs="David"/>
          <w:b/>
          <w:bCs/>
          <w:sz w:val="24"/>
          <w:szCs w:val="24"/>
          <w:rtl/>
        </w:rPr>
        <w:t xml:space="preserve">: 90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אורך</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מאושרות</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מיחידות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משתנה</w:t>
      </w:r>
      <w:r w:rsidRPr="00EF4F1C">
        <w:rPr>
          <w:rFonts w:ascii="David" w:hAnsi="David" w:cs="David"/>
          <w:b/>
          <w:bCs/>
          <w:sz w:val="24"/>
          <w:szCs w:val="24"/>
          <w:rtl/>
        </w:rPr>
        <w:t xml:space="preserve"> </w:t>
      </w:r>
      <w:r w:rsidRPr="00EF4F1C">
        <w:rPr>
          <w:rFonts w:ascii="David" w:hAnsi="David" w:cs="David" w:hint="eastAsia"/>
          <w:b/>
          <w:bCs/>
          <w:sz w:val="24"/>
          <w:szCs w:val="24"/>
          <w:rtl/>
        </w:rPr>
        <w:t>הכוללות</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בודדות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צירית</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הכוללת</w:t>
      </w:r>
      <w:r w:rsidRPr="00EF4F1C">
        <w:rPr>
          <w:rFonts w:ascii="David" w:hAnsi="David" w:cs="David"/>
          <w:b/>
          <w:bCs/>
          <w:sz w:val="24"/>
          <w:szCs w:val="24"/>
          <w:u w:val="single"/>
          <w:rtl/>
        </w:rPr>
        <w:t xml:space="preserve">        5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7A2E29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הכל</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המוצע</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יחידת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כהכנה</w:t>
      </w:r>
      <w:r w:rsidRPr="00EF4F1C">
        <w:rPr>
          <w:rFonts w:ascii="David" w:hAnsi="David" w:cs="David"/>
          <w:b/>
          <w:bCs/>
          <w:sz w:val="24"/>
          <w:szCs w:val="24"/>
          <w:rtl/>
        </w:rPr>
        <w:t xml:space="preserve"> </w:t>
      </w:r>
      <w:r w:rsidRPr="00EF4F1C">
        <w:rPr>
          <w:rFonts w:ascii="David" w:hAnsi="David" w:cs="David" w:hint="eastAsia"/>
          <w:b/>
          <w:bCs/>
          <w:sz w:val="24"/>
          <w:szCs w:val="24"/>
          <w:rtl/>
        </w:rPr>
        <w:t>למדיח</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בסמוך</w:t>
      </w:r>
      <w:r w:rsidRPr="00EF4F1C">
        <w:rPr>
          <w:rFonts w:ascii="David" w:hAnsi="David" w:cs="David"/>
          <w:b/>
          <w:bCs/>
          <w:sz w:val="24"/>
          <w:szCs w:val="24"/>
          <w:rtl/>
        </w:rPr>
        <w:t xml:space="preserve"> </w:t>
      </w:r>
      <w:r w:rsidRPr="00EF4F1C">
        <w:rPr>
          <w:rFonts w:ascii="David" w:hAnsi="David" w:cs="David" w:hint="eastAsia"/>
          <w:b/>
          <w:bCs/>
          <w:sz w:val="24"/>
          <w:szCs w:val="24"/>
          <w:rtl/>
        </w:rPr>
        <w:t>לכיור</w:t>
      </w:r>
      <w:r w:rsidRPr="00EF4F1C">
        <w:rPr>
          <w:rFonts w:ascii="David" w:hAnsi="David" w:cs="David"/>
          <w:b/>
          <w:bCs/>
          <w:sz w:val="24"/>
          <w:szCs w:val="24"/>
          <w:rtl/>
        </w:rPr>
        <w:t xml:space="preserve">). </w:t>
      </w:r>
    </w:p>
    <w:p w14:paraId="57EF42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u w:val="single"/>
          <w:rtl/>
        </w:rPr>
        <w:t>בתכנון</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כפול</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סמוכה</w:t>
      </w:r>
      <w:r w:rsidRPr="00EF4F1C">
        <w:rPr>
          <w:rFonts w:ascii="David" w:hAnsi="David" w:cs="David"/>
          <w:b/>
          <w:bCs/>
          <w:sz w:val="24"/>
          <w:szCs w:val="24"/>
          <w:rtl/>
        </w:rPr>
        <w:t xml:space="preserve">. </w:t>
      </w:r>
      <w:r w:rsidRPr="00EF4F1C">
        <w:rPr>
          <w:rFonts w:ascii="David" w:hAnsi="David" w:cs="David" w:hint="eastAsia"/>
          <w:b/>
          <w:bCs/>
          <w:sz w:val="24"/>
          <w:szCs w:val="24"/>
          <w:rtl/>
        </w:rPr>
        <w:t>המבקש</w:t>
      </w:r>
      <w:r w:rsidRPr="00EF4F1C">
        <w:rPr>
          <w:rFonts w:ascii="David" w:hAnsi="David" w:cs="David"/>
          <w:b/>
          <w:bCs/>
          <w:sz w:val="24"/>
          <w:szCs w:val="24"/>
          <w:rtl/>
        </w:rPr>
        <w:t xml:space="preserve"> </w:t>
      </w:r>
      <w:r w:rsidRPr="00EF4F1C">
        <w:rPr>
          <w:rFonts w:ascii="David" w:hAnsi="David" w:cs="David" w:hint="eastAsia"/>
          <w:b/>
          <w:bCs/>
          <w:sz w:val="24"/>
          <w:szCs w:val="24"/>
          <w:rtl/>
        </w:rPr>
        <w:t>ליישם</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תוספת</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w:t>
      </w:r>
    </w:p>
    <w:p w14:paraId="10DE9749" w14:textId="77777777" w:rsidR="00EF4F1C" w:rsidRPr="00EF4F1C" w:rsidRDefault="00EF4F1C" w:rsidP="00A11D74">
      <w:pPr>
        <w:spacing w:after="0" w:afterAutospacing="0" w:line="240" w:lineRule="auto"/>
        <w:rPr>
          <w:rFonts w:ascii="David" w:hAnsi="David" w:cs="David"/>
          <w:b/>
          <w:bCs/>
          <w:sz w:val="24"/>
          <w:szCs w:val="24"/>
          <w:rtl/>
        </w:rPr>
      </w:pPr>
    </w:p>
    <w:p w14:paraId="465E7F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יחידת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עומדת</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w:t>
      </w:r>
      <w:r w:rsidRPr="00EF4F1C">
        <w:rPr>
          <w:rFonts w:ascii="David" w:hAnsi="David" w:cs="David" w:hint="eastAsia"/>
          <w:b/>
          <w:bCs/>
          <w:sz w:val="24"/>
          <w:szCs w:val="24"/>
          <w:rtl/>
        </w:rPr>
        <w:t>עומק</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(228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רוחב</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תחתונה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2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המיועדת</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תנור</w:t>
      </w:r>
      <w:r w:rsidRPr="00EF4F1C">
        <w:rPr>
          <w:rFonts w:ascii="David" w:hAnsi="David" w:cs="David"/>
          <w:b/>
          <w:bCs/>
          <w:sz w:val="24"/>
          <w:szCs w:val="24"/>
          <w:rtl/>
        </w:rPr>
        <w:t xml:space="preserve"> </w:t>
      </w:r>
      <w:r w:rsidRPr="00EF4F1C">
        <w:rPr>
          <w:rFonts w:ascii="David" w:hAnsi="David" w:cs="David"/>
          <w:b/>
          <w:bCs/>
          <w:sz w:val="24"/>
          <w:szCs w:val="24"/>
        </w:rPr>
        <w:t>B.I.</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עליונה</w:t>
      </w:r>
      <w:r w:rsidRPr="00EF4F1C">
        <w:rPr>
          <w:rFonts w:ascii="David" w:hAnsi="David" w:cs="David"/>
          <w:b/>
          <w:bCs/>
          <w:sz w:val="24"/>
          <w:szCs w:val="24"/>
          <w:rtl/>
        </w:rPr>
        <w:t xml:space="preserve"> (</w:t>
      </w:r>
      <w:r w:rsidRPr="00EF4F1C">
        <w:rPr>
          <w:rFonts w:ascii="David" w:hAnsi="David" w:cs="David" w:hint="eastAsia"/>
          <w:b/>
          <w:bCs/>
          <w:sz w:val="24"/>
          <w:szCs w:val="24"/>
          <w:rtl/>
        </w:rPr>
        <w:t>קלפה</w:t>
      </w:r>
      <w:r w:rsidRPr="00EF4F1C">
        <w:rPr>
          <w:rFonts w:ascii="David" w:hAnsi="David" w:cs="David"/>
          <w:b/>
          <w:bCs/>
          <w:sz w:val="24"/>
          <w:szCs w:val="24"/>
          <w:rtl/>
        </w:rPr>
        <w:t xml:space="preserve"> – </w:t>
      </w:r>
      <w:r w:rsidRPr="00EF4F1C">
        <w:rPr>
          <w:rFonts w:ascii="David" w:hAnsi="David" w:cs="David" w:hint="eastAsia"/>
          <w:b/>
          <w:bCs/>
          <w:sz w:val="24"/>
          <w:szCs w:val="24"/>
          <w:rtl/>
        </w:rPr>
        <w:t>למיקרוגל</w:t>
      </w:r>
      <w:r w:rsidRPr="00EF4F1C">
        <w:rPr>
          <w:rFonts w:ascii="David" w:hAnsi="David" w:cs="David"/>
          <w:b/>
          <w:bCs/>
          <w:sz w:val="24"/>
          <w:szCs w:val="24"/>
          <w:rtl/>
        </w:rPr>
        <w:t xml:space="preserve">) </w:t>
      </w:r>
      <w:r w:rsidRPr="00EF4F1C">
        <w:rPr>
          <w:rFonts w:ascii="David" w:hAnsi="David" w:cs="David" w:hint="eastAsia"/>
          <w:b/>
          <w:bCs/>
          <w:sz w:val="24"/>
          <w:szCs w:val="24"/>
          <w:rtl/>
        </w:rPr>
        <w:t>ויחידה</w:t>
      </w:r>
      <w:r w:rsidRPr="00EF4F1C">
        <w:rPr>
          <w:rFonts w:ascii="David" w:hAnsi="David" w:cs="David"/>
          <w:b/>
          <w:bCs/>
          <w:sz w:val="24"/>
          <w:szCs w:val="24"/>
          <w:rtl/>
        </w:rPr>
        <w:t xml:space="preserve"> </w:t>
      </w:r>
      <w:r w:rsidRPr="00EF4F1C">
        <w:rPr>
          <w:rFonts w:ascii="David" w:hAnsi="David" w:cs="David" w:hint="eastAsia"/>
          <w:b/>
          <w:bCs/>
          <w:sz w:val="24"/>
          <w:szCs w:val="24"/>
          <w:rtl/>
        </w:rPr>
        <w:t>עליונה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2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צירית</w:t>
      </w:r>
      <w:r w:rsidRPr="00EF4F1C">
        <w:rPr>
          <w:rFonts w:ascii="David" w:hAnsi="David" w:cs="David"/>
          <w:b/>
          <w:bCs/>
          <w:sz w:val="24"/>
          <w:szCs w:val="24"/>
          <w:rtl/>
        </w:rPr>
        <w:t>.</w:t>
      </w:r>
    </w:p>
    <w:p w14:paraId="32436DE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והתכנון</w:t>
      </w:r>
      <w:r w:rsidRPr="00EF4F1C">
        <w:rPr>
          <w:rFonts w:ascii="David" w:hAnsi="David" w:cs="David"/>
          <w:b/>
          <w:bCs/>
          <w:sz w:val="24"/>
          <w:szCs w:val="24"/>
          <w:rtl/>
        </w:rPr>
        <w:t xml:space="preserve"> </w:t>
      </w:r>
      <w:r w:rsidRPr="00EF4F1C">
        <w:rPr>
          <w:rFonts w:ascii="David" w:hAnsi="David" w:cs="David" w:hint="eastAsia"/>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יבוצע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בסיס</w:t>
      </w:r>
      <w:r w:rsidRPr="00EF4F1C">
        <w:rPr>
          <w:rFonts w:ascii="David" w:hAnsi="David" w:cs="David"/>
          <w:b/>
          <w:bCs/>
          <w:sz w:val="24"/>
          <w:szCs w:val="24"/>
          <w:rtl/>
        </w:rPr>
        <w:t xml:space="preserve"> </w:t>
      </w:r>
      <w:r w:rsidRPr="00EF4F1C">
        <w:rPr>
          <w:rFonts w:ascii="David" w:hAnsi="David" w:cs="David" w:hint="eastAsia"/>
          <w:b/>
          <w:bCs/>
          <w:sz w:val="24"/>
          <w:szCs w:val="24"/>
          <w:rtl/>
        </w:rPr>
        <w:t>התוכנית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האדריכלית</w:t>
      </w:r>
      <w:r w:rsidRPr="00EF4F1C">
        <w:rPr>
          <w:rFonts w:ascii="David" w:hAnsi="David" w:cs="David"/>
          <w:b/>
          <w:bCs/>
          <w:sz w:val="24"/>
          <w:szCs w:val="24"/>
          <w:rtl/>
        </w:rPr>
        <w:t xml:space="preserve"> </w:t>
      </w:r>
      <w:r w:rsidRPr="00EF4F1C">
        <w:rPr>
          <w:rFonts w:ascii="David" w:hAnsi="David" w:cs="David" w:hint="eastAsia"/>
          <w:b/>
          <w:bCs/>
          <w:sz w:val="24"/>
          <w:szCs w:val="24"/>
          <w:rtl/>
        </w:rPr>
        <w:t>תכנון</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ויאושר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 xml:space="preserve">"י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הכל</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לס</w:t>
      </w:r>
      <w:r w:rsidRPr="00EF4F1C">
        <w:rPr>
          <w:rFonts w:ascii="David" w:hAnsi="David" w:cs="David" w:hint="cs"/>
          <w:b/>
          <w:bCs/>
          <w:sz w:val="24"/>
          <w:szCs w:val="24"/>
          <w:rtl/>
        </w:rPr>
        <w:t>ט</w:t>
      </w:r>
      <w:r w:rsidRPr="00EF4F1C">
        <w:rPr>
          <w:rFonts w:ascii="David" w:hAnsi="David" w:cs="David" w:hint="eastAsia"/>
          <w:b/>
          <w:bCs/>
          <w:sz w:val="24"/>
          <w:szCs w:val="24"/>
          <w:rtl/>
        </w:rPr>
        <w:t>נדרט</w:t>
      </w:r>
      <w:r w:rsidRPr="00EF4F1C">
        <w:rPr>
          <w:rFonts w:ascii="David" w:hAnsi="David" w:cs="David"/>
          <w:b/>
          <w:bCs/>
          <w:sz w:val="24"/>
          <w:szCs w:val="24"/>
          <w:rtl/>
        </w:rPr>
        <w:t xml:space="preserve"> </w:t>
      </w:r>
      <w:r w:rsidRPr="00EF4F1C">
        <w:rPr>
          <w:rFonts w:ascii="David" w:hAnsi="David" w:cs="David" w:hint="eastAsia"/>
          <w:b/>
          <w:bCs/>
          <w:sz w:val="24"/>
          <w:szCs w:val="24"/>
          <w:rtl/>
        </w:rPr>
        <w:t>ולמידות</w:t>
      </w:r>
      <w:r w:rsidRPr="00EF4F1C">
        <w:rPr>
          <w:rFonts w:ascii="David" w:hAnsi="David" w:cs="David"/>
          <w:b/>
          <w:bCs/>
          <w:sz w:val="24"/>
          <w:szCs w:val="24"/>
          <w:rtl/>
        </w:rPr>
        <w:t xml:space="preserve"> </w:t>
      </w:r>
      <w:r w:rsidRPr="00EF4F1C">
        <w:rPr>
          <w:rFonts w:ascii="David" w:hAnsi="David" w:cs="David" w:hint="eastAsia"/>
          <w:b/>
          <w:bCs/>
          <w:sz w:val="24"/>
          <w:szCs w:val="24"/>
          <w:rtl/>
        </w:rPr>
        <w:t>החוזיות</w:t>
      </w:r>
      <w:r w:rsidRPr="00EF4F1C">
        <w:rPr>
          <w:rFonts w:ascii="David" w:hAnsi="David" w:cs="David"/>
          <w:b/>
          <w:bCs/>
          <w:sz w:val="24"/>
          <w:szCs w:val="24"/>
          <w:rtl/>
        </w:rPr>
        <w:t xml:space="preserve"> </w:t>
      </w:r>
      <w:r w:rsidRPr="00EF4F1C">
        <w:rPr>
          <w:rFonts w:ascii="David" w:hAnsi="David" w:cs="David" w:hint="eastAsia"/>
          <w:b/>
          <w:bCs/>
          <w:sz w:val="24"/>
          <w:szCs w:val="24"/>
          <w:rtl/>
        </w:rPr>
        <w:t>ושסוכמו</w:t>
      </w:r>
      <w:r w:rsidRPr="00EF4F1C">
        <w:rPr>
          <w:rFonts w:ascii="David" w:hAnsi="David" w:cs="David"/>
          <w:b/>
          <w:bCs/>
          <w:sz w:val="24"/>
          <w:szCs w:val="24"/>
          <w:rtl/>
        </w:rPr>
        <w:t xml:space="preserve"> </w:t>
      </w:r>
      <w:r w:rsidRPr="00EF4F1C">
        <w:rPr>
          <w:rFonts w:ascii="David" w:hAnsi="David" w:cs="David" w:hint="eastAsia"/>
          <w:b/>
          <w:bCs/>
          <w:sz w:val="24"/>
          <w:szCs w:val="24"/>
          <w:rtl/>
        </w:rPr>
        <w:t>בסיור</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5FDCC3C2" w14:textId="77777777" w:rsidR="00EF4F1C" w:rsidRPr="00EF4F1C" w:rsidRDefault="00EF4F1C" w:rsidP="00A11D74">
      <w:pPr>
        <w:spacing w:after="0" w:afterAutospacing="0" w:line="240" w:lineRule="auto"/>
        <w:rPr>
          <w:rFonts w:ascii="David" w:hAnsi="David" w:cs="David"/>
          <w:b/>
          <w:bCs/>
          <w:sz w:val="24"/>
          <w:szCs w:val="24"/>
          <w:rtl/>
        </w:rPr>
      </w:pPr>
    </w:p>
    <w:p w14:paraId="334EDF31" w14:textId="77777777" w:rsidR="00EF4F1C" w:rsidRPr="00EF4F1C" w:rsidRDefault="00EF4F1C" w:rsidP="00A11D74">
      <w:pPr>
        <w:spacing w:after="0" w:afterAutospacing="0" w:line="240" w:lineRule="auto"/>
        <w:rPr>
          <w:rFonts w:ascii="David" w:hAnsi="David" w:cs="David"/>
          <w:b/>
          <w:bCs/>
          <w:sz w:val="24"/>
          <w:szCs w:val="24"/>
          <w:u w:val="single"/>
          <w:rtl/>
        </w:rPr>
      </w:pPr>
    </w:p>
    <w:p w14:paraId="73D51BFC" w14:textId="77777777" w:rsidR="00EF4F1C" w:rsidRPr="00EF4F1C" w:rsidRDefault="00EF4F1C" w:rsidP="00A11D74">
      <w:pPr>
        <w:spacing w:after="0" w:afterAutospacing="0" w:line="240" w:lineRule="auto"/>
        <w:rPr>
          <w:rFonts w:ascii="David" w:hAnsi="David" w:cs="David"/>
          <w:b/>
          <w:bCs/>
          <w:sz w:val="24"/>
          <w:szCs w:val="24"/>
          <w:u w:val="single"/>
          <w:rtl/>
        </w:rPr>
      </w:pPr>
    </w:p>
    <w:p w14:paraId="519F93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p>
    <w:p w14:paraId="71F5DFAF" w14:textId="77777777" w:rsidR="00EF4F1C" w:rsidRPr="00EF4F1C" w:rsidRDefault="00EF4F1C" w:rsidP="00A11D74">
      <w:pPr>
        <w:spacing w:after="0" w:afterAutospacing="0" w:line="240" w:lineRule="auto"/>
        <w:rPr>
          <w:rFonts w:ascii="David" w:hAnsi="David" w:cs="David"/>
          <w:b/>
          <w:bCs/>
          <w:sz w:val="24"/>
          <w:szCs w:val="24"/>
          <w:rtl/>
        </w:rPr>
      </w:pPr>
    </w:p>
    <w:p w14:paraId="00932FF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u w:val="single"/>
          <w:rtl/>
        </w:rPr>
        <w:t>ערבויות</w:t>
      </w:r>
    </w:p>
    <w:p w14:paraId="29A3E61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מאומדן</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לפרויקט</w:t>
      </w:r>
      <w:r w:rsidRPr="00EF4F1C">
        <w:rPr>
          <w:rFonts w:ascii="David" w:hAnsi="David" w:cs="David"/>
          <w:b/>
          <w:bCs/>
          <w:sz w:val="24"/>
          <w:szCs w:val="24"/>
          <w:rtl/>
        </w:rPr>
        <w:t>/</w:t>
      </w:r>
      <w:r w:rsidRPr="00EF4F1C">
        <w:rPr>
          <w:rFonts w:ascii="David" w:hAnsi="David" w:cs="David" w:hint="eastAsia"/>
          <w:b/>
          <w:bCs/>
          <w:sz w:val="24"/>
          <w:szCs w:val="24"/>
          <w:rtl/>
        </w:rPr>
        <w:t>לבניין</w:t>
      </w:r>
      <w:r w:rsidRPr="00EF4F1C">
        <w:rPr>
          <w:rFonts w:ascii="David" w:hAnsi="David" w:cs="David"/>
          <w:b/>
          <w:bCs/>
          <w:sz w:val="24"/>
          <w:szCs w:val="24"/>
          <w:rtl/>
        </w:rPr>
        <w:t>.</w:t>
      </w:r>
    </w:p>
    <w:p w14:paraId="0FBE74D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מסך</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המצטבר</w:t>
      </w:r>
      <w:r w:rsidRPr="00EF4F1C">
        <w:rPr>
          <w:rFonts w:ascii="David" w:hAnsi="David" w:cs="David"/>
          <w:b/>
          <w:bCs/>
          <w:sz w:val="24"/>
          <w:szCs w:val="24"/>
          <w:rtl/>
        </w:rPr>
        <w:t>.</w:t>
      </w:r>
    </w:p>
    <w:p w14:paraId="18945C5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אחראי כי </w:t>
      </w:r>
      <w:r w:rsidRPr="00EF4F1C">
        <w:rPr>
          <w:rFonts w:ascii="David" w:hAnsi="David" w:cs="David" w:hint="cs"/>
          <w:b/>
          <w:bCs/>
          <w:sz w:val="24"/>
          <w:szCs w:val="24"/>
          <w:rtl/>
        </w:rPr>
        <w:t xml:space="preserve"> </w:t>
      </w:r>
      <w:r w:rsidRPr="00EF4F1C">
        <w:rPr>
          <w:rFonts w:ascii="David" w:hAnsi="David" w:cs="David"/>
          <w:b/>
          <w:bCs/>
          <w:sz w:val="24"/>
          <w:szCs w:val="24"/>
          <w:rtl/>
        </w:rPr>
        <w:t xml:space="preserve">הספק </w:t>
      </w:r>
      <w:r w:rsidRPr="00EF4F1C">
        <w:rPr>
          <w:rFonts w:ascii="David" w:hAnsi="David" w:cs="David" w:hint="cs"/>
          <w:b/>
          <w:bCs/>
          <w:sz w:val="24"/>
          <w:szCs w:val="24"/>
          <w:rtl/>
        </w:rPr>
        <w:t>ית</w:t>
      </w:r>
      <w:r w:rsidRPr="00EF4F1C">
        <w:rPr>
          <w:rFonts w:ascii="David" w:hAnsi="David" w:cs="David"/>
          <w:b/>
          <w:bCs/>
          <w:sz w:val="24"/>
          <w:szCs w:val="24"/>
          <w:rtl/>
        </w:rPr>
        <w:t>חייב להציע 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0EA65E37" w14:textId="77777777" w:rsidR="00EF4F1C" w:rsidRPr="00EF4F1C" w:rsidRDefault="00EF4F1C" w:rsidP="00A11D74">
      <w:pPr>
        <w:spacing w:after="0" w:afterAutospacing="0" w:line="240" w:lineRule="auto"/>
        <w:rPr>
          <w:rFonts w:ascii="David" w:hAnsi="David" w:cs="David"/>
          <w:b/>
          <w:bCs/>
          <w:sz w:val="24"/>
          <w:szCs w:val="24"/>
          <w:rtl/>
        </w:rPr>
      </w:pPr>
    </w:p>
    <w:p w14:paraId="1F792A7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u w:val="single"/>
          <w:rtl/>
        </w:rPr>
        <w:t>שלבי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065E64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לאתר</w:t>
      </w:r>
      <w:r w:rsidRPr="00EF4F1C">
        <w:rPr>
          <w:rFonts w:ascii="David" w:hAnsi="David" w:cs="David"/>
          <w:b/>
          <w:bCs/>
          <w:sz w:val="24"/>
          <w:szCs w:val="24"/>
          <w:rtl/>
        </w:rPr>
        <w:t xml:space="preserve"> -</w:t>
      </w:r>
      <w:r w:rsidRPr="00EF4F1C">
        <w:rPr>
          <w:rFonts w:ascii="David" w:hAnsi="David" w:cs="David"/>
          <w:b/>
          <w:bCs/>
          <w:sz w:val="24"/>
          <w:szCs w:val="24"/>
          <w:rtl/>
        </w:rPr>
        <w:tab/>
        <w:t>40%</w:t>
      </w:r>
    </w:p>
    <w:p w14:paraId="6E3E34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b/>
          <w:bCs/>
          <w:sz w:val="24"/>
          <w:szCs w:val="24"/>
          <w:rtl/>
        </w:rPr>
        <w:tab/>
        <w:t xml:space="preserve"> </w:t>
      </w:r>
      <w:r w:rsidRPr="00EF4F1C">
        <w:rPr>
          <w:rFonts w:ascii="David" w:hAnsi="David" w:cs="David"/>
          <w:b/>
          <w:bCs/>
          <w:sz w:val="24"/>
          <w:szCs w:val="24"/>
          <w:rtl/>
        </w:rPr>
        <w:tab/>
        <w:t>50%</w:t>
      </w:r>
    </w:p>
    <w:p w14:paraId="635E84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p>
    <w:p w14:paraId="3C05CC4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מהקבלן</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 xml:space="preserve"> </w:t>
      </w:r>
    </w:p>
    <w:p w14:paraId="457B490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ואישור</w:t>
      </w:r>
      <w:r w:rsidRPr="00EF4F1C">
        <w:rPr>
          <w:rFonts w:ascii="David" w:hAnsi="David" w:cs="David"/>
          <w:b/>
          <w:bCs/>
          <w:sz w:val="24"/>
          <w:szCs w:val="24"/>
          <w:rtl/>
        </w:rPr>
        <w:t xml:space="preserve"> </w:t>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 </w:t>
      </w:r>
      <w:r w:rsidRPr="00EF4F1C">
        <w:rPr>
          <w:rFonts w:ascii="David" w:hAnsi="David" w:cs="David"/>
          <w:b/>
          <w:bCs/>
          <w:sz w:val="24"/>
          <w:szCs w:val="24"/>
          <w:rtl/>
        </w:rPr>
        <w:tab/>
        <w:t>10%.</w:t>
      </w:r>
    </w:p>
    <w:p w14:paraId="25ADDEC6" w14:textId="77777777" w:rsidR="00EF4F1C" w:rsidRPr="00EF4F1C" w:rsidRDefault="00EF4F1C" w:rsidP="00A11D74">
      <w:pPr>
        <w:spacing w:after="0" w:afterAutospacing="0" w:line="240" w:lineRule="auto"/>
        <w:rPr>
          <w:rFonts w:ascii="David" w:hAnsi="David" w:cs="David"/>
          <w:b/>
          <w:bCs/>
          <w:sz w:val="24"/>
          <w:szCs w:val="24"/>
          <w:rtl/>
        </w:rPr>
      </w:pPr>
    </w:p>
    <w:p w14:paraId="1A4819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u w:val="single"/>
          <w:rtl/>
        </w:rPr>
        <w:t>הפניית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רוכשי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הדירות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לספק</w:t>
      </w:r>
      <w:r w:rsidRPr="00EF4F1C">
        <w:rPr>
          <w:rFonts w:ascii="David" w:hAnsi="David" w:cs="David"/>
          <w:b/>
          <w:bCs/>
          <w:sz w:val="24"/>
          <w:szCs w:val="24"/>
          <w:u w:val="single"/>
          <w:rtl/>
        </w:rPr>
        <w:t xml:space="preserve"> - </w:t>
      </w: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ותוספות</w:t>
      </w:r>
    </w:p>
    <w:p w14:paraId="5AF8367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מעת</w:t>
      </w:r>
      <w:r w:rsidRPr="00EF4F1C">
        <w:rPr>
          <w:rFonts w:ascii="David" w:hAnsi="David" w:cs="David"/>
          <w:b/>
          <w:bCs/>
          <w:sz w:val="24"/>
          <w:szCs w:val="24"/>
          <w:rtl/>
        </w:rPr>
        <w:t xml:space="preserve"> </w:t>
      </w:r>
      <w:r w:rsidRPr="00EF4F1C">
        <w:rPr>
          <w:rFonts w:ascii="David" w:hAnsi="David" w:cs="David" w:hint="eastAsia"/>
          <w:b/>
          <w:bCs/>
          <w:sz w:val="24"/>
          <w:szCs w:val="24"/>
          <w:rtl/>
        </w:rPr>
        <w:t>לעת</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/בבניין (כולל טלפונים ומיילים).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יצור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ויזמינם</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p>
    <w:p w14:paraId="7F4D5CC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מעצב</w:t>
      </w:r>
      <w:r w:rsidRPr="00EF4F1C">
        <w:rPr>
          <w:rFonts w:ascii="David" w:hAnsi="David" w:cs="David"/>
          <w:b/>
          <w:bCs/>
          <w:sz w:val="24"/>
          <w:szCs w:val="24"/>
          <w:rtl/>
        </w:rPr>
        <w:t>/</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יציג</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השונות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התכניות</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פרוט</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שנבחרו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ויעביר</w:t>
      </w:r>
      <w:r w:rsidRPr="00EF4F1C">
        <w:rPr>
          <w:rFonts w:ascii="David" w:hAnsi="David" w:cs="David"/>
          <w:b/>
          <w:bCs/>
          <w:sz w:val="24"/>
          <w:szCs w:val="24"/>
          <w:rtl/>
        </w:rPr>
        <w:t xml:space="preserve"> </w:t>
      </w:r>
      <w:r w:rsidRPr="00EF4F1C">
        <w:rPr>
          <w:rFonts w:ascii="David" w:hAnsi="David" w:cs="David" w:hint="eastAsia"/>
          <w:b/>
          <w:bCs/>
          <w:sz w:val="24"/>
          <w:szCs w:val="24"/>
          <w:rtl/>
        </w:rPr>
        <w:t>עותק</w:t>
      </w:r>
      <w:r w:rsidRPr="00EF4F1C">
        <w:rPr>
          <w:rFonts w:ascii="David" w:hAnsi="David" w:cs="David"/>
          <w:b/>
          <w:bCs/>
          <w:sz w:val="24"/>
          <w:szCs w:val="24"/>
          <w:rtl/>
        </w:rPr>
        <w:t xml:space="preserve"> </w:t>
      </w:r>
      <w:r w:rsidRPr="00EF4F1C">
        <w:rPr>
          <w:rFonts w:ascii="David" w:hAnsi="David" w:cs="David" w:hint="eastAsia"/>
          <w:b/>
          <w:bCs/>
          <w:sz w:val="24"/>
          <w:szCs w:val="24"/>
          <w:rtl/>
        </w:rPr>
        <w:t>מהתכניות</w:t>
      </w:r>
      <w:r w:rsidRPr="00EF4F1C">
        <w:rPr>
          <w:rFonts w:ascii="David" w:hAnsi="David" w:cs="David"/>
          <w:b/>
          <w:bCs/>
          <w:sz w:val="24"/>
          <w:szCs w:val="24"/>
          <w:rtl/>
        </w:rPr>
        <w:t xml:space="preserve"> </w:t>
      </w:r>
      <w:r w:rsidRPr="00EF4F1C">
        <w:rPr>
          <w:rFonts w:ascii="David" w:hAnsi="David" w:cs="David" w:hint="eastAsia"/>
          <w:b/>
          <w:bCs/>
          <w:sz w:val="24"/>
          <w:szCs w:val="24"/>
          <w:rtl/>
        </w:rPr>
        <w:t>החתומות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ובתכנית</w:t>
      </w:r>
      <w:r w:rsidRPr="00EF4F1C">
        <w:rPr>
          <w:rFonts w:ascii="David" w:hAnsi="David" w:cs="David"/>
          <w:b/>
          <w:bCs/>
          <w:sz w:val="24"/>
          <w:szCs w:val="24"/>
          <w:rtl/>
        </w:rPr>
        <w:t xml:space="preserve"> </w:t>
      </w:r>
      <w:r w:rsidRPr="00EF4F1C">
        <w:rPr>
          <w:rFonts w:ascii="David" w:hAnsi="David" w:cs="David" w:hint="eastAsia"/>
          <w:b/>
          <w:bCs/>
          <w:sz w:val="24"/>
          <w:szCs w:val="24"/>
          <w:rtl/>
        </w:rPr>
        <w:t>יפורטו</w:t>
      </w:r>
      <w:r w:rsidRPr="00EF4F1C">
        <w:rPr>
          <w:rFonts w:ascii="David" w:hAnsi="David" w:cs="David"/>
          <w:b/>
          <w:bCs/>
          <w:sz w:val="24"/>
          <w:szCs w:val="24"/>
          <w:rtl/>
        </w:rPr>
        <w:t xml:space="preserve">: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הבנין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w:t>
      </w:r>
      <w:r w:rsidRPr="00EF4F1C">
        <w:rPr>
          <w:rFonts w:ascii="David" w:hAnsi="David" w:cs="David" w:hint="eastAsia"/>
          <w:b/>
          <w:bCs/>
          <w:sz w:val="24"/>
          <w:szCs w:val="24"/>
          <w:rtl/>
        </w:rPr>
        <w:t>וזיהוי</w:t>
      </w:r>
      <w:r w:rsidRPr="00EF4F1C">
        <w:rPr>
          <w:rFonts w:ascii="David" w:hAnsi="David" w:cs="David"/>
          <w:b/>
          <w:bCs/>
          <w:sz w:val="24"/>
          <w:szCs w:val="24"/>
          <w:rtl/>
        </w:rPr>
        <w:t xml:space="preserve"> </w:t>
      </w:r>
      <w:r w:rsidRPr="00EF4F1C">
        <w:rPr>
          <w:rFonts w:ascii="David" w:hAnsi="David" w:cs="David" w:hint="eastAsia"/>
          <w:b/>
          <w:bCs/>
          <w:sz w:val="24"/>
          <w:szCs w:val="24"/>
          <w:rtl/>
        </w:rPr>
        <w:t>בחירות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הכלולות</w:t>
      </w:r>
      <w:r w:rsidRPr="00EF4F1C">
        <w:rPr>
          <w:rFonts w:ascii="David" w:hAnsi="David" w:cs="David"/>
          <w:b/>
          <w:bCs/>
          <w:sz w:val="24"/>
          <w:szCs w:val="24"/>
          <w:rtl/>
        </w:rPr>
        <w:t xml:space="preserve"> </w:t>
      </w:r>
      <w:r w:rsidRPr="00EF4F1C">
        <w:rPr>
          <w:rFonts w:ascii="David" w:hAnsi="David" w:cs="David" w:hint="eastAsia"/>
          <w:b/>
          <w:bCs/>
          <w:sz w:val="24"/>
          <w:szCs w:val="24"/>
          <w:rtl/>
        </w:rPr>
        <w:t>בסטנדרט</w:t>
      </w:r>
      <w:r w:rsidRPr="00EF4F1C">
        <w:rPr>
          <w:rFonts w:ascii="David" w:hAnsi="David" w:cs="David"/>
          <w:b/>
          <w:bCs/>
          <w:sz w:val="24"/>
          <w:szCs w:val="24"/>
          <w:rtl/>
        </w:rPr>
        <w:t>.</w:t>
      </w:r>
    </w:p>
    <w:p w14:paraId="55ECFBF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הסטנדרטיים</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חלופיים</w:t>
      </w:r>
      <w:r w:rsidRPr="00EF4F1C">
        <w:rPr>
          <w:rFonts w:ascii="David" w:hAnsi="David" w:cs="David"/>
          <w:b/>
          <w:bCs/>
          <w:sz w:val="24"/>
          <w:szCs w:val="24"/>
          <w:rtl/>
        </w:rPr>
        <w:t xml:space="preserve"> </w:t>
      </w:r>
      <w:r w:rsidRPr="00EF4F1C">
        <w:rPr>
          <w:rFonts w:ascii="David" w:hAnsi="David" w:cs="David" w:hint="eastAsia"/>
          <w:b/>
          <w:bCs/>
          <w:sz w:val="24"/>
          <w:szCs w:val="24"/>
          <w:rtl/>
        </w:rPr>
        <w:t>מתוצרת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יופנו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w:t>
      </w:r>
    </w:p>
    <w:p w14:paraId="7F8AD2B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יוצעו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הנמוך</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-20% </w:t>
      </w:r>
      <w:r w:rsidRPr="00EF4F1C">
        <w:rPr>
          <w:rFonts w:ascii="David" w:hAnsi="David" w:cs="David" w:hint="eastAsia"/>
          <w:b/>
          <w:bCs/>
          <w:sz w:val="24"/>
          <w:szCs w:val="24"/>
          <w:rtl/>
        </w:rPr>
        <w:t>ממחירון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וממחיר</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יופחת</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הגדול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2 </w:t>
      </w:r>
      <w:r w:rsidRPr="00EF4F1C">
        <w:rPr>
          <w:rFonts w:ascii="David" w:hAnsi="David" w:cs="David" w:hint="eastAsia"/>
          <w:b/>
          <w:bCs/>
          <w:sz w:val="24"/>
          <w:szCs w:val="24"/>
          <w:rtl/>
        </w:rPr>
        <w:t>ממחיר</w:t>
      </w:r>
      <w:r w:rsidRPr="00EF4F1C">
        <w:rPr>
          <w:rFonts w:ascii="David" w:hAnsi="David" w:cs="David"/>
          <w:b/>
          <w:bCs/>
          <w:sz w:val="24"/>
          <w:szCs w:val="24"/>
          <w:rtl/>
        </w:rPr>
        <w:t xml:space="preserve"> </w:t>
      </w:r>
      <w:r w:rsidRPr="00EF4F1C">
        <w:rPr>
          <w:rFonts w:ascii="David" w:hAnsi="David" w:cs="David" w:hint="eastAsia"/>
          <w:b/>
          <w:bCs/>
          <w:sz w:val="24"/>
          <w:szCs w:val="24"/>
          <w:rtl/>
        </w:rPr>
        <w:t>היסוד</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4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ובגין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w:t>
      </w:r>
      <w:r w:rsidRPr="00EF4F1C">
        <w:rPr>
          <w:rFonts w:ascii="David" w:hAnsi="David" w:cs="David" w:hint="eastAsia"/>
          <w:b/>
          <w:bCs/>
          <w:sz w:val="24"/>
          <w:szCs w:val="24"/>
          <w:rtl/>
        </w:rPr>
        <w:t>המדידה</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ישלם</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הסכום</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4 </w:t>
      </w:r>
      <w:r w:rsidRPr="00EF4F1C">
        <w:rPr>
          <w:rFonts w:ascii="David" w:hAnsi="David" w:cs="David" w:hint="eastAsia"/>
          <w:b/>
          <w:bCs/>
          <w:sz w:val="24"/>
          <w:szCs w:val="24"/>
          <w:rtl/>
        </w:rPr>
        <w:t>לעיל</w:t>
      </w:r>
      <w:r w:rsidRPr="00EF4F1C">
        <w:rPr>
          <w:rFonts w:ascii="David" w:hAnsi="David" w:cs="David"/>
          <w:b/>
          <w:bCs/>
          <w:sz w:val="24"/>
          <w:szCs w:val="24"/>
          <w:rtl/>
        </w:rPr>
        <w:t>.</w:t>
      </w:r>
    </w:p>
    <w:p w14:paraId="0BC2F28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התחשיב</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יערך</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מהותית</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50DFE21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w:t>
      </w:r>
      <w:r w:rsidRPr="00EF4F1C">
        <w:rPr>
          <w:rFonts w:ascii="David" w:hAnsi="David" w:cs="David" w:hint="eastAsia"/>
          <w:b/>
          <w:bCs/>
          <w:sz w:val="24"/>
          <w:szCs w:val="24"/>
          <w:rtl/>
        </w:rPr>
        <w:t>התוספות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חלקם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כולם</w:t>
      </w:r>
      <w:r w:rsidRPr="00EF4F1C">
        <w:rPr>
          <w:rFonts w:ascii="David" w:hAnsi="David" w:cs="David"/>
          <w:b/>
          <w:bCs/>
          <w:sz w:val="24"/>
          <w:szCs w:val="24"/>
          <w:rtl/>
        </w:rPr>
        <w:t xml:space="preserve"> </w:t>
      </w:r>
      <w:r w:rsidRPr="00EF4F1C">
        <w:rPr>
          <w:rFonts w:ascii="David" w:hAnsi="David" w:cs="David" w:hint="eastAsia"/>
          <w:b/>
          <w:bCs/>
          <w:sz w:val="24"/>
          <w:szCs w:val="24"/>
          <w:rtl/>
        </w:rPr>
        <w:t>אינם</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מהותי</w:t>
      </w:r>
      <w:r w:rsidRPr="00EF4F1C">
        <w:rPr>
          <w:rFonts w:ascii="David" w:hAnsi="David" w:cs="David"/>
          <w:b/>
          <w:bCs/>
          <w:sz w:val="24"/>
          <w:szCs w:val="24"/>
          <w:rtl/>
        </w:rPr>
        <w:t xml:space="preserve"> </w:t>
      </w:r>
      <w:r w:rsidRPr="00EF4F1C">
        <w:rPr>
          <w:rFonts w:ascii="David" w:hAnsi="David" w:cs="David" w:hint="eastAsia"/>
          <w:b/>
          <w:bCs/>
          <w:sz w:val="24"/>
          <w:szCs w:val="24"/>
          <w:rtl/>
        </w:rPr>
        <w:t>ובגינם</w:t>
      </w:r>
      <w:r w:rsidRPr="00EF4F1C">
        <w:rPr>
          <w:rFonts w:ascii="David" w:hAnsi="David" w:cs="David"/>
          <w:b/>
          <w:bCs/>
          <w:sz w:val="24"/>
          <w:szCs w:val="24"/>
          <w:rtl/>
        </w:rPr>
        <w:t xml:space="preserve"> </w:t>
      </w:r>
      <w:r w:rsidRPr="00EF4F1C">
        <w:rPr>
          <w:rFonts w:ascii="David" w:hAnsi="David" w:cs="David" w:hint="eastAsia"/>
          <w:b/>
          <w:bCs/>
          <w:sz w:val="24"/>
          <w:szCs w:val="24"/>
          <w:rtl/>
        </w:rPr>
        <w:t>ידרשו</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הסכומים</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w:t>
      </w:r>
    </w:p>
    <w:p w14:paraId="37F06DA8"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גוון</w:t>
      </w:r>
      <w:r w:rsidRPr="00EF4F1C">
        <w:rPr>
          <w:rFonts w:ascii="David" w:hAnsi="David" w:cs="David"/>
          <w:b/>
          <w:bCs/>
          <w:sz w:val="24"/>
          <w:szCs w:val="24"/>
          <w:rtl/>
        </w:rPr>
        <w:t xml:space="preserve">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חוץ</w:t>
      </w:r>
      <w:r w:rsidRPr="00EF4F1C">
        <w:rPr>
          <w:rFonts w:ascii="David" w:hAnsi="David" w:cs="David"/>
          <w:b/>
          <w:bCs/>
          <w:sz w:val="24"/>
          <w:szCs w:val="24"/>
          <w:rtl/>
        </w:rPr>
        <w:t xml:space="preserve"> </w:t>
      </w:r>
      <w:r w:rsidRPr="00EF4F1C">
        <w:rPr>
          <w:rFonts w:ascii="David" w:hAnsi="David" w:cs="David" w:hint="eastAsia"/>
          <w:b/>
          <w:bCs/>
          <w:sz w:val="24"/>
          <w:szCs w:val="24"/>
          <w:rtl/>
        </w:rPr>
        <w:t>לגוון</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 ____________.</w:t>
      </w:r>
    </w:p>
    <w:p w14:paraId="1DABAAD0"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החלפת</w:t>
      </w:r>
      <w:r w:rsidRPr="00EF4F1C">
        <w:rPr>
          <w:rFonts w:ascii="David" w:hAnsi="David" w:cs="David"/>
          <w:b/>
          <w:bCs/>
          <w:sz w:val="24"/>
          <w:szCs w:val="24"/>
          <w:rtl/>
        </w:rPr>
        <w:t xml:space="preserve"> </w:t>
      </w:r>
      <w:r w:rsidRPr="00EF4F1C">
        <w:rPr>
          <w:rFonts w:ascii="David" w:hAnsi="David" w:cs="David" w:hint="eastAsia"/>
          <w:b/>
          <w:bCs/>
          <w:sz w:val="24"/>
          <w:szCs w:val="24"/>
          <w:rtl/>
        </w:rPr>
        <w:t>ידיות</w:t>
      </w:r>
      <w:r w:rsidRPr="00EF4F1C">
        <w:rPr>
          <w:rFonts w:ascii="David" w:hAnsi="David" w:cs="David"/>
          <w:b/>
          <w:bCs/>
          <w:sz w:val="24"/>
          <w:szCs w:val="24"/>
          <w:rtl/>
        </w:rPr>
        <w:t xml:space="preserve"> </w:t>
      </w:r>
      <w:r w:rsidRPr="00EF4F1C">
        <w:rPr>
          <w:rFonts w:ascii="David" w:hAnsi="David" w:cs="David" w:hint="eastAsia"/>
          <w:b/>
          <w:bCs/>
          <w:sz w:val="24"/>
          <w:szCs w:val="24"/>
          <w:rtl/>
        </w:rPr>
        <w:t>לידיות</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סטנדרטיות</w:t>
      </w:r>
      <w:r w:rsidRPr="00EF4F1C">
        <w:rPr>
          <w:rFonts w:ascii="David" w:hAnsi="David" w:cs="David"/>
          <w:b/>
          <w:bCs/>
          <w:sz w:val="24"/>
          <w:szCs w:val="24"/>
          <w:rtl/>
        </w:rPr>
        <w:t xml:space="preserve"> </w:t>
      </w:r>
      <w:r w:rsidRPr="00EF4F1C">
        <w:rPr>
          <w:rFonts w:ascii="David" w:hAnsi="David" w:cs="David" w:hint="eastAsia"/>
          <w:b/>
          <w:bCs/>
          <w:sz w:val="24"/>
          <w:szCs w:val="24"/>
          <w:rtl/>
        </w:rPr>
        <w:t>מדגם</w:t>
      </w:r>
      <w:r w:rsidRPr="00EF4F1C">
        <w:rPr>
          <w:rFonts w:ascii="David" w:hAnsi="David" w:cs="David"/>
          <w:b/>
          <w:bCs/>
          <w:sz w:val="24"/>
          <w:szCs w:val="24"/>
          <w:rtl/>
        </w:rPr>
        <w:t xml:space="preserve"> (</w:t>
      </w:r>
      <w:r w:rsidRPr="00EF4F1C">
        <w:rPr>
          <w:rFonts w:ascii="David" w:hAnsi="David" w:cs="David" w:hint="eastAsia"/>
          <w:b/>
          <w:bCs/>
          <w:sz w:val="24"/>
          <w:szCs w:val="24"/>
          <w:rtl/>
        </w:rPr>
        <w:t>לפרט</w:t>
      </w:r>
      <w:r w:rsidRPr="00EF4F1C">
        <w:rPr>
          <w:rFonts w:ascii="David" w:hAnsi="David" w:cs="David"/>
          <w:b/>
          <w:bCs/>
          <w:sz w:val="24"/>
          <w:szCs w:val="24"/>
          <w:rtl/>
        </w:rPr>
        <w:t>) - ______________.</w:t>
      </w:r>
    </w:p>
    <w:p w14:paraId="5DC4ACCD"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שילוב</w:t>
      </w:r>
      <w:r w:rsidRPr="00EF4F1C">
        <w:rPr>
          <w:rFonts w:ascii="David" w:hAnsi="David" w:cs="David"/>
          <w:b/>
          <w:bCs/>
          <w:sz w:val="24"/>
          <w:szCs w:val="24"/>
          <w:rtl/>
        </w:rPr>
        <w:t xml:space="preserve"> </w:t>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קבוע</w:t>
      </w:r>
      <w:r w:rsidRPr="00EF4F1C">
        <w:rPr>
          <w:rFonts w:ascii="David" w:hAnsi="David" w:cs="David"/>
          <w:b/>
          <w:bCs/>
          <w:sz w:val="24"/>
          <w:szCs w:val="24"/>
          <w:rtl/>
        </w:rPr>
        <w:t xml:space="preserve"> </w:t>
      </w:r>
      <w:r w:rsidRPr="00EF4F1C">
        <w:rPr>
          <w:rFonts w:ascii="David" w:hAnsi="David" w:cs="David" w:hint="eastAsia"/>
          <w:b/>
          <w:bCs/>
          <w:sz w:val="24"/>
          <w:szCs w:val="24"/>
          <w:rtl/>
        </w:rPr>
        <w:t>ליבוש</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פתח</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בארון</w:t>
      </w:r>
      <w:r w:rsidRPr="00EF4F1C">
        <w:rPr>
          <w:rFonts w:ascii="David" w:hAnsi="David" w:cs="David"/>
          <w:b/>
          <w:bCs/>
          <w:sz w:val="24"/>
          <w:szCs w:val="24"/>
          <w:rtl/>
        </w:rPr>
        <w:t xml:space="preserve"> </w:t>
      </w:r>
      <w:r w:rsidRPr="00EF4F1C">
        <w:rPr>
          <w:rFonts w:ascii="David" w:hAnsi="David" w:cs="David" w:hint="eastAsia"/>
          <w:b/>
          <w:bCs/>
          <w:sz w:val="24"/>
          <w:szCs w:val="24"/>
          <w:rtl/>
        </w:rPr>
        <w:t>עליון</w:t>
      </w:r>
      <w:r w:rsidRPr="00EF4F1C">
        <w:rPr>
          <w:rFonts w:ascii="David" w:hAnsi="David" w:cs="David"/>
          <w:b/>
          <w:bCs/>
          <w:sz w:val="24"/>
          <w:szCs w:val="24"/>
          <w:rtl/>
        </w:rPr>
        <w:t xml:space="preserve"> – </w:t>
      </w:r>
    </w:p>
    <w:p w14:paraId="5D261A00" w14:textId="77777777" w:rsidR="00EF4F1C" w:rsidRPr="00EF4F1C" w:rsidRDefault="00EF4F1C" w:rsidP="00A11D74">
      <w:pPr>
        <w:numPr>
          <w:ilvl w:val="0"/>
          <w:numId w:val="5"/>
        </w:num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 xml:space="preserve">120 </w:t>
      </w:r>
      <w:r w:rsidRPr="00EF4F1C">
        <w:rPr>
          <w:rFonts w:ascii="David" w:hAnsi="David" w:cs="David" w:hint="eastAsia"/>
          <w:b/>
          <w:bCs/>
          <w:sz w:val="24"/>
          <w:szCs w:val="24"/>
          <w:u w:val="single"/>
          <w:rtl/>
        </w:rPr>
        <w:t>₪</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ניתן</w:t>
      </w:r>
      <w:r w:rsidRPr="00EF4F1C">
        <w:rPr>
          <w:rFonts w:ascii="David" w:hAnsi="David" w:cs="David"/>
          <w:b/>
          <w:bCs/>
          <w:sz w:val="24"/>
          <w:szCs w:val="24"/>
          <w:u w:val="single"/>
          <w:rtl/>
        </w:rPr>
        <w:t xml:space="preserve"> למחוק... </w:t>
      </w:r>
    </w:p>
    <w:p w14:paraId="19C05090"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חלל</w:t>
      </w:r>
      <w:r w:rsidRPr="00EF4F1C">
        <w:rPr>
          <w:rFonts w:ascii="David" w:hAnsi="David" w:cs="David"/>
          <w:b/>
          <w:bCs/>
          <w:sz w:val="24"/>
          <w:szCs w:val="24"/>
          <w:rtl/>
        </w:rPr>
        <w:t xml:space="preserve"> </w:t>
      </w:r>
      <w:r w:rsidRPr="00EF4F1C">
        <w:rPr>
          <w:rFonts w:ascii="David" w:hAnsi="David" w:cs="David" w:hint="eastAsia"/>
          <w:b/>
          <w:bCs/>
          <w:sz w:val="24"/>
          <w:szCs w:val="24"/>
          <w:rtl/>
        </w:rPr>
        <w:t>למדיח</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יח</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דפנות</w:t>
      </w:r>
      <w:r w:rsidRPr="00EF4F1C">
        <w:rPr>
          <w:rFonts w:ascii="David" w:hAnsi="David" w:cs="David"/>
          <w:b/>
          <w:bCs/>
          <w:sz w:val="24"/>
          <w:szCs w:val="24"/>
          <w:rtl/>
        </w:rPr>
        <w:t xml:space="preserve"> – </w:t>
      </w:r>
    </w:p>
    <w:p w14:paraId="01DF60A2" w14:textId="77777777" w:rsidR="00EF4F1C" w:rsidRPr="00EF4F1C" w:rsidRDefault="00EF4F1C" w:rsidP="00A11D74">
      <w:pPr>
        <w:numPr>
          <w:ilvl w:val="0"/>
          <w:numId w:val="5"/>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ללא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תוספת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718AE2CB"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התאמת</w:t>
      </w:r>
      <w:r w:rsidRPr="00EF4F1C">
        <w:rPr>
          <w:rFonts w:ascii="David" w:hAnsi="David" w:cs="David"/>
          <w:b/>
          <w:bCs/>
          <w:sz w:val="24"/>
          <w:szCs w:val="24"/>
          <w:rtl/>
        </w:rPr>
        <w:t xml:space="preserve"> </w:t>
      </w:r>
      <w:r w:rsidRPr="00EF4F1C">
        <w:rPr>
          <w:rFonts w:ascii="David" w:hAnsi="David" w:cs="David" w:hint="eastAsia"/>
          <w:b/>
          <w:bCs/>
          <w:sz w:val="24"/>
          <w:szCs w:val="24"/>
          <w:rtl/>
        </w:rPr>
        <w:t>שתי</w:t>
      </w:r>
      <w:r w:rsidRPr="00EF4F1C">
        <w:rPr>
          <w:rFonts w:ascii="David" w:hAnsi="David" w:cs="David"/>
          <w:b/>
          <w:bCs/>
          <w:sz w:val="24"/>
          <w:szCs w:val="24"/>
          <w:rtl/>
        </w:rPr>
        <w:t xml:space="preserve"> </w:t>
      </w:r>
      <w:r w:rsidRPr="00EF4F1C">
        <w:rPr>
          <w:rFonts w:ascii="David" w:hAnsi="David" w:cs="David" w:hint="eastAsia"/>
          <w:b/>
          <w:bCs/>
          <w:sz w:val="24"/>
          <w:szCs w:val="24"/>
          <w:rtl/>
        </w:rPr>
        <w:t>יחידות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כפול</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בודד</w:t>
      </w:r>
      <w:r w:rsidRPr="00EF4F1C">
        <w:rPr>
          <w:rFonts w:ascii="David" w:hAnsi="David" w:cs="David"/>
          <w:b/>
          <w:bCs/>
          <w:sz w:val="24"/>
          <w:szCs w:val="24"/>
          <w:rtl/>
        </w:rPr>
        <w:t xml:space="preserve">  </w:t>
      </w:r>
      <w:r w:rsidRPr="00EF4F1C">
        <w:rPr>
          <w:rFonts w:ascii="David" w:hAnsi="David" w:cs="David" w:hint="eastAsia"/>
          <w:b/>
          <w:bCs/>
          <w:sz w:val="24"/>
          <w:szCs w:val="24"/>
          <w:u w:val="single"/>
          <w:rtl/>
        </w:rPr>
        <w:t>ללא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תוספת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r w:rsidRPr="00EF4F1C">
        <w:rPr>
          <w:rFonts w:ascii="David" w:hAnsi="David" w:cs="David"/>
          <w:b/>
          <w:bCs/>
          <w:sz w:val="24"/>
          <w:szCs w:val="24"/>
          <w:rtl/>
        </w:rPr>
        <w:t xml:space="preserve">. </w:t>
      </w:r>
    </w:p>
    <w:p w14:paraId="782B6B93"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ביחידה</w:t>
      </w:r>
      <w:r w:rsidRPr="00EF4F1C">
        <w:rPr>
          <w:rFonts w:ascii="David" w:hAnsi="David" w:cs="David"/>
          <w:b/>
          <w:bCs/>
          <w:sz w:val="24"/>
          <w:szCs w:val="24"/>
          <w:rtl/>
        </w:rPr>
        <w:t xml:space="preserve"> </w:t>
      </w:r>
      <w:r w:rsidRPr="00EF4F1C">
        <w:rPr>
          <w:rFonts w:ascii="David" w:hAnsi="David" w:cs="David" w:hint="eastAsia"/>
          <w:b/>
          <w:bCs/>
          <w:sz w:val="24"/>
          <w:szCs w:val="24"/>
          <w:rtl/>
        </w:rPr>
        <w:t>אחת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בשתי</w:t>
      </w:r>
      <w:r w:rsidRPr="00EF4F1C">
        <w:rPr>
          <w:rFonts w:ascii="David" w:hAnsi="David" w:cs="David"/>
          <w:b/>
          <w:bCs/>
          <w:sz w:val="24"/>
          <w:szCs w:val="24"/>
          <w:rtl/>
        </w:rPr>
        <w:t xml:space="preserve"> </w:t>
      </w:r>
      <w:r w:rsidRPr="00EF4F1C">
        <w:rPr>
          <w:rFonts w:ascii="David" w:hAnsi="David" w:cs="David" w:hint="eastAsia"/>
          <w:b/>
          <w:bCs/>
          <w:sz w:val="24"/>
          <w:szCs w:val="24"/>
          <w:rtl/>
        </w:rPr>
        <w:t>יחידות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לעומת</w:t>
      </w:r>
      <w:r w:rsidRPr="00EF4F1C">
        <w:rPr>
          <w:rFonts w:ascii="David" w:hAnsi="David" w:cs="David"/>
          <w:b/>
          <w:bCs/>
          <w:sz w:val="24"/>
          <w:szCs w:val="24"/>
          <w:rtl/>
        </w:rPr>
        <w:t xml:space="preserve"> </w:t>
      </w:r>
      <w:r w:rsidRPr="00EF4F1C">
        <w:rPr>
          <w:rFonts w:ascii="David" w:hAnsi="David" w:cs="David" w:hint="eastAsia"/>
          <w:b/>
          <w:bCs/>
          <w:sz w:val="24"/>
          <w:szCs w:val="24"/>
          <w:rtl/>
        </w:rPr>
        <w:t>היחידות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בהנחה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__%).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יזוכה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היחידות</w:t>
      </w:r>
      <w:r w:rsidRPr="00EF4F1C">
        <w:rPr>
          <w:rFonts w:ascii="David" w:hAnsi="David" w:cs="David"/>
          <w:b/>
          <w:bCs/>
          <w:sz w:val="24"/>
          <w:szCs w:val="24"/>
          <w:rtl/>
        </w:rPr>
        <w:t xml:space="preserve"> </w:t>
      </w:r>
      <w:r w:rsidRPr="00EF4F1C">
        <w:rPr>
          <w:rFonts w:ascii="David" w:hAnsi="David" w:cs="David" w:hint="eastAsia"/>
          <w:b/>
          <w:bCs/>
          <w:sz w:val="24"/>
          <w:szCs w:val="24"/>
          <w:rtl/>
        </w:rPr>
        <w:t>שבוטלו</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-_____ </w:t>
      </w:r>
      <w:r w:rsidRPr="00EF4F1C">
        <w:rPr>
          <w:rFonts w:ascii="David" w:hAnsi="David" w:cs="David" w:hint="eastAsia"/>
          <w:b/>
          <w:bCs/>
          <w:sz w:val="24"/>
          <w:szCs w:val="24"/>
          <w:rtl/>
        </w:rPr>
        <w:t>₪</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p>
    <w:p w14:paraId="34CAD17A"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הרכבה</w:t>
      </w:r>
      <w:r w:rsidRPr="00EF4F1C">
        <w:rPr>
          <w:rFonts w:ascii="David" w:hAnsi="David" w:cs="David"/>
          <w:b/>
          <w:bCs/>
          <w:sz w:val="24"/>
          <w:szCs w:val="24"/>
          <w:rtl/>
        </w:rPr>
        <w:t xml:space="preserve"> - ___________.</w:t>
      </w:r>
    </w:p>
    <w:p w14:paraId="63D2FE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שהרוכש</w:t>
      </w:r>
      <w:r w:rsidRPr="00EF4F1C">
        <w:rPr>
          <w:rFonts w:ascii="David" w:hAnsi="David" w:cs="David"/>
          <w:b/>
          <w:bCs/>
          <w:sz w:val="24"/>
          <w:szCs w:val="24"/>
          <w:rtl/>
        </w:rPr>
        <w:t xml:space="preserve"> </w:t>
      </w:r>
      <w:r w:rsidRPr="00EF4F1C">
        <w:rPr>
          <w:rFonts w:ascii="David" w:hAnsi="David" w:cs="David" w:hint="eastAsia"/>
          <w:b/>
          <w:bCs/>
          <w:sz w:val="24"/>
          <w:szCs w:val="24"/>
          <w:rtl/>
        </w:rPr>
        <w:t>יזמין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יכין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מבט</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איזומטריה</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נק</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גז</w:t>
      </w:r>
      <w:r w:rsidRPr="00EF4F1C">
        <w:rPr>
          <w:rFonts w:ascii="David" w:hAnsi="David" w:cs="David"/>
          <w:b/>
          <w:bCs/>
          <w:sz w:val="24"/>
          <w:szCs w:val="24"/>
          <w:rtl/>
        </w:rPr>
        <w:t xml:space="preserve"> </w:t>
      </w:r>
      <w:r w:rsidRPr="00EF4F1C">
        <w:rPr>
          <w:rFonts w:ascii="David" w:hAnsi="David" w:cs="David" w:hint="eastAsia"/>
          <w:b/>
          <w:bCs/>
          <w:sz w:val="24"/>
          <w:szCs w:val="24"/>
          <w:rtl/>
        </w:rPr>
        <w:t>ואינסטלציה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מפורטות</w:t>
      </w:r>
      <w:r w:rsidRPr="00EF4F1C">
        <w:rPr>
          <w:rFonts w:ascii="David" w:hAnsi="David" w:cs="David"/>
          <w:b/>
          <w:bCs/>
          <w:sz w:val="24"/>
          <w:szCs w:val="24"/>
          <w:rtl/>
        </w:rPr>
        <w:t xml:space="preserve">) </w:t>
      </w:r>
      <w:r w:rsidRPr="00EF4F1C">
        <w:rPr>
          <w:rFonts w:ascii="David" w:hAnsi="David" w:cs="David" w:hint="eastAsia"/>
          <w:b/>
          <w:bCs/>
          <w:sz w:val="24"/>
          <w:szCs w:val="24"/>
          <w:rtl/>
        </w:rPr>
        <w:t>ויחתים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בתכניות</w:t>
      </w:r>
      <w:r w:rsidRPr="00EF4F1C">
        <w:rPr>
          <w:rFonts w:ascii="David" w:hAnsi="David" w:cs="David"/>
          <w:b/>
          <w:bCs/>
          <w:sz w:val="24"/>
          <w:szCs w:val="24"/>
          <w:rtl/>
        </w:rPr>
        <w:t xml:space="preserve"> </w:t>
      </w:r>
      <w:r w:rsidRPr="00EF4F1C">
        <w:rPr>
          <w:rFonts w:ascii="David" w:hAnsi="David" w:cs="David" w:hint="eastAsia"/>
          <w:b/>
          <w:bCs/>
          <w:sz w:val="24"/>
          <w:szCs w:val="24"/>
          <w:rtl/>
        </w:rPr>
        <w:t>יפורטו</w:t>
      </w:r>
      <w:r w:rsidRPr="00EF4F1C">
        <w:rPr>
          <w:rFonts w:ascii="David" w:hAnsi="David" w:cs="David"/>
          <w:b/>
          <w:bCs/>
          <w:sz w:val="24"/>
          <w:szCs w:val="24"/>
          <w:rtl/>
        </w:rPr>
        <w:t xml:space="preserve"> </w:t>
      </w:r>
      <w:r w:rsidRPr="00EF4F1C">
        <w:rPr>
          <w:rFonts w:ascii="David" w:hAnsi="David" w:cs="David" w:hint="eastAsia"/>
          <w:b/>
          <w:bCs/>
          <w:sz w:val="24"/>
          <w:szCs w:val="24"/>
          <w:rtl/>
        </w:rPr>
        <w:t>הנתונים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3 </w:t>
      </w:r>
      <w:r w:rsidRPr="00EF4F1C">
        <w:rPr>
          <w:rFonts w:ascii="David" w:hAnsi="David" w:cs="David" w:hint="eastAsia"/>
          <w:b/>
          <w:bCs/>
          <w:sz w:val="24"/>
          <w:szCs w:val="24"/>
          <w:rtl/>
        </w:rPr>
        <w:t>א</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פרזול</w:t>
      </w:r>
      <w:r w:rsidRPr="00EF4F1C">
        <w:rPr>
          <w:rFonts w:ascii="David" w:hAnsi="David" w:cs="David"/>
          <w:b/>
          <w:bCs/>
          <w:sz w:val="24"/>
          <w:szCs w:val="24"/>
          <w:rtl/>
        </w:rPr>
        <w:t xml:space="preserve">, </w:t>
      </w:r>
      <w:r w:rsidRPr="00EF4F1C">
        <w:rPr>
          <w:rFonts w:ascii="David" w:hAnsi="David" w:cs="David" w:hint="eastAsia"/>
          <w:b/>
          <w:bCs/>
          <w:sz w:val="24"/>
          <w:szCs w:val="24"/>
          <w:rtl/>
        </w:rPr>
        <w:t>מסד</w:t>
      </w:r>
      <w:r w:rsidRPr="00EF4F1C">
        <w:rPr>
          <w:rFonts w:ascii="David" w:hAnsi="David" w:cs="David"/>
          <w:b/>
          <w:bCs/>
          <w:sz w:val="24"/>
          <w:szCs w:val="24"/>
          <w:rtl/>
        </w:rPr>
        <w:t xml:space="preserve"> </w:t>
      </w:r>
      <w:r w:rsidRPr="00EF4F1C">
        <w:rPr>
          <w:rFonts w:ascii="David" w:hAnsi="David" w:cs="David" w:hint="eastAsia"/>
          <w:b/>
          <w:bCs/>
          <w:sz w:val="24"/>
          <w:szCs w:val="24"/>
          <w:rtl/>
        </w:rPr>
        <w:t>וכיוב</w:t>
      </w:r>
      <w:r w:rsidRPr="00EF4F1C">
        <w:rPr>
          <w:rFonts w:ascii="David" w:hAnsi="David" w:cs="David"/>
          <w:b/>
          <w:bCs/>
          <w:sz w:val="24"/>
          <w:szCs w:val="24"/>
          <w:rtl/>
        </w:rPr>
        <w:t>"</w:t>
      </w:r>
      <w:r w:rsidRPr="00EF4F1C">
        <w:rPr>
          <w:rFonts w:ascii="David" w:hAnsi="David" w:cs="David" w:hint="eastAsia"/>
          <w:b/>
          <w:bCs/>
          <w:sz w:val="24"/>
          <w:szCs w:val="24"/>
          <w:rtl/>
        </w:rPr>
        <w:t>ז</w:t>
      </w:r>
      <w:r w:rsidRPr="00EF4F1C">
        <w:rPr>
          <w:rFonts w:ascii="David" w:hAnsi="David" w:cs="David"/>
          <w:b/>
          <w:bCs/>
          <w:sz w:val="24"/>
          <w:szCs w:val="24"/>
          <w:rtl/>
        </w:rPr>
        <w:t>.</w:t>
      </w:r>
    </w:p>
    <w:p w14:paraId="307B46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w:t>
      </w:r>
      <w:r w:rsidRPr="00EF4F1C">
        <w:rPr>
          <w:rFonts w:ascii="David" w:hAnsi="David" w:cs="David" w:hint="eastAsia"/>
          <w:b/>
          <w:bCs/>
          <w:sz w:val="24"/>
          <w:szCs w:val="24"/>
          <w:rtl/>
        </w:rPr>
        <w:t>דיווח</w:t>
      </w:r>
      <w:r w:rsidRPr="00EF4F1C">
        <w:rPr>
          <w:rFonts w:ascii="David" w:hAnsi="David" w:cs="David"/>
          <w:b/>
          <w:bCs/>
          <w:sz w:val="24"/>
          <w:szCs w:val="24"/>
          <w:rtl/>
        </w:rPr>
        <w:t xml:space="preserve"> </w:t>
      </w:r>
      <w:r w:rsidRPr="00EF4F1C">
        <w:rPr>
          <w:rFonts w:ascii="David" w:hAnsi="David" w:cs="David" w:hint="eastAsia"/>
          <w:b/>
          <w:bCs/>
          <w:sz w:val="24"/>
          <w:szCs w:val="24"/>
          <w:rtl/>
        </w:rPr>
        <w:t>מודפס</w:t>
      </w:r>
      <w:r w:rsidRPr="00EF4F1C">
        <w:rPr>
          <w:rFonts w:ascii="David" w:hAnsi="David" w:cs="David"/>
          <w:b/>
          <w:bCs/>
          <w:sz w:val="24"/>
          <w:szCs w:val="24"/>
          <w:rtl/>
        </w:rPr>
        <w:t xml:space="preserve"> </w:t>
      </w:r>
      <w:r w:rsidRPr="00EF4F1C">
        <w:rPr>
          <w:rFonts w:ascii="David" w:hAnsi="David" w:cs="David" w:hint="eastAsia"/>
          <w:b/>
          <w:bCs/>
          <w:sz w:val="24"/>
          <w:szCs w:val="24"/>
          <w:rtl/>
        </w:rPr>
        <w:t>המרכז</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סטטוס</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התרעה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שטרם</w:t>
      </w:r>
      <w:r w:rsidRPr="00EF4F1C">
        <w:rPr>
          <w:rFonts w:ascii="David" w:hAnsi="David" w:cs="David"/>
          <w:b/>
          <w:bCs/>
          <w:sz w:val="24"/>
          <w:szCs w:val="24"/>
          <w:rtl/>
        </w:rPr>
        <w:t xml:space="preserve"> </w:t>
      </w:r>
      <w:r w:rsidRPr="00EF4F1C">
        <w:rPr>
          <w:rFonts w:ascii="David" w:hAnsi="David" w:cs="David" w:hint="eastAsia"/>
          <w:b/>
          <w:bCs/>
          <w:sz w:val="24"/>
          <w:szCs w:val="24"/>
          <w:rtl/>
        </w:rPr>
        <w:t>הגיעו</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0443E5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מכיר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התנאים</w:t>
      </w:r>
      <w:r w:rsidRPr="00EF4F1C">
        <w:rPr>
          <w:rFonts w:ascii="David" w:hAnsi="David" w:cs="David"/>
          <w:b/>
          <w:bCs/>
          <w:sz w:val="24"/>
          <w:szCs w:val="24"/>
          <w:rtl/>
        </w:rPr>
        <w:t xml:space="preserve"> </w:t>
      </w:r>
      <w:r w:rsidRPr="00EF4F1C">
        <w:rPr>
          <w:rFonts w:ascii="David" w:hAnsi="David" w:cs="David" w:hint="eastAsia"/>
          <w:b/>
          <w:bCs/>
          <w:sz w:val="24"/>
          <w:szCs w:val="24"/>
          <w:rtl/>
        </w:rPr>
        <w:t>הנהוגים</w:t>
      </w:r>
      <w:r w:rsidRPr="00EF4F1C">
        <w:rPr>
          <w:rFonts w:ascii="David" w:hAnsi="David" w:cs="David"/>
          <w:b/>
          <w:bCs/>
          <w:sz w:val="24"/>
          <w:szCs w:val="24"/>
          <w:rtl/>
        </w:rPr>
        <w:t xml:space="preserve">  </w:t>
      </w:r>
      <w:r w:rsidRPr="00EF4F1C">
        <w:rPr>
          <w:rFonts w:ascii="David" w:hAnsi="David" w:cs="David" w:hint="eastAsia"/>
          <w:b/>
          <w:bCs/>
          <w:sz w:val="24"/>
          <w:szCs w:val="24"/>
          <w:rtl/>
        </w:rPr>
        <w:t>בחוזים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קבלנים</w:t>
      </w:r>
      <w:r w:rsidRPr="00EF4F1C">
        <w:rPr>
          <w:rFonts w:ascii="David" w:hAnsi="David" w:cs="David"/>
          <w:b/>
          <w:bCs/>
          <w:sz w:val="24"/>
          <w:szCs w:val="24"/>
          <w:rtl/>
        </w:rPr>
        <w:t xml:space="preserve"> </w:t>
      </w:r>
      <w:r w:rsidRPr="00EF4F1C">
        <w:rPr>
          <w:rFonts w:ascii="David" w:hAnsi="David" w:cs="David" w:hint="eastAsia"/>
          <w:b/>
          <w:bCs/>
          <w:sz w:val="24"/>
          <w:szCs w:val="24"/>
          <w:rtl/>
        </w:rPr>
        <w:t>ראשיים</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בנושאי</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שמירה</w:t>
      </w:r>
      <w:r w:rsidRPr="00EF4F1C">
        <w:rPr>
          <w:rFonts w:ascii="David" w:hAnsi="David" w:cs="David"/>
          <w:b/>
          <w:bCs/>
          <w:sz w:val="24"/>
          <w:szCs w:val="24"/>
          <w:rtl/>
        </w:rPr>
        <w:t xml:space="preserve"> </w:t>
      </w:r>
      <w:r w:rsidRPr="00EF4F1C">
        <w:rPr>
          <w:rFonts w:ascii="David" w:hAnsi="David" w:cs="David" w:hint="eastAsia"/>
          <w:b/>
          <w:bCs/>
          <w:sz w:val="24"/>
          <w:szCs w:val="24"/>
          <w:rtl/>
        </w:rPr>
        <w:t>ובטוח</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לחתום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שנהוג</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שיבחר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3BC20263"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3.1.29 – לא רלוונטי לדעתי</w:t>
      </w:r>
    </w:p>
    <w:p w14:paraId="1CE26A42" w14:textId="77777777" w:rsidR="00EF4F1C" w:rsidRPr="00EF4F1C" w:rsidRDefault="00EF4F1C" w:rsidP="00A11D74">
      <w:pPr>
        <w:spacing w:after="0" w:afterAutospacing="0" w:line="240" w:lineRule="auto"/>
        <w:rPr>
          <w:rFonts w:ascii="David" w:hAnsi="David" w:cs="David"/>
          <w:b/>
          <w:bCs/>
          <w:sz w:val="24"/>
          <w:szCs w:val="24"/>
          <w:rtl/>
        </w:rPr>
      </w:pPr>
    </w:p>
    <w:p w14:paraId="351314BC"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והרכבת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דלתות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פנים</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 xml:space="preserve"> משקופים פולימר וסף תחתון</w:t>
      </w:r>
    </w:p>
    <w:p w14:paraId="380F30F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39D61DD7" w14:textId="77777777" w:rsidR="00EF4F1C" w:rsidRPr="00EF4F1C" w:rsidRDefault="00EF4F1C" w:rsidP="00A11D74">
      <w:pPr>
        <w:spacing w:after="0" w:afterAutospacing="0" w:line="240" w:lineRule="auto"/>
        <w:rPr>
          <w:rFonts w:ascii="David" w:hAnsi="David" w:cs="David"/>
          <w:b/>
          <w:bCs/>
          <w:sz w:val="24"/>
          <w:szCs w:val="24"/>
          <w:rtl/>
        </w:rPr>
      </w:pPr>
    </w:p>
    <w:p w14:paraId="66439E17"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העבודה</w:t>
      </w:r>
      <w:r w:rsidRPr="00EF4F1C">
        <w:rPr>
          <w:rFonts w:ascii="David" w:hAnsi="David" w:cs="David"/>
          <w:b/>
          <w:bCs/>
          <w:sz w:val="24"/>
          <w:szCs w:val="24"/>
          <w:u w:val="single"/>
          <w:rtl/>
        </w:rPr>
        <w:t xml:space="preserve"> </w:t>
      </w:r>
    </w:p>
    <w:p w14:paraId="4B14C2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ייצור</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אספקה</w:t>
      </w:r>
      <w:r w:rsidRPr="00EF4F1C">
        <w:rPr>
          <w:rFonts w:ascii="David" w:hAnsi="David" w:cs="David" w:hint="cs"/>
          <w:b/>
          <w:bCs/>
          <w:sz w:val="24"/>
          <w:szCs w:val="24"/>
          <w:rtl/>
        </w:rPr>
        <w:t xml:space="preserve"> </w:t>
      </w:r>
      <w:r w:rsidRPr="00EF4F1C">
        <w:rPr>
          <w:rFonts w:ascii="David" w:hAnsi="David" w:cs="David" w:hint="eastAsia"/>
          <w:b/>
          <w:bCs/>
          <w:sz w:val="24"/>
          <w:szCs w:val="24"/>
          <w:rtl/>
        </w:rPr>
        <w:t>והרכבה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משקופים</w:t>
      </w:r>
      <w:r w:rsidRPr="00EF4F1C">
        <w:rPr>
          <w:rFonts w:ascii="David" w:hAnsi="David" w:cs="David"/>
          <w:b/>
          <w:bCs/>
          <w:sz w:val="24"/>
          <w:szCs w:val="24"/>
          <w:rtl/>
        </w:rPr>
        <w:t xml:space="preserve"> </w:t>
      </w:r>
      <w:r w:rsidRPr="00EF4F1C">
        <w:rPr>
          <w:rFonts w:ascii="David" w:hAnsi="David" w:cs="David" w:hint="eastAsia"/>
          <w:b/>
          <w:bCs/>
          <w:sz w:val="24"/>
          <w:szCs w:val="24"/>
          <w:rtl/>
        </w:rPr>
        <w:t>ודלתות</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w:t>
      </w:r>
      <w:r w:rsidRPr="00EF4F1C">
        <w:rPr>
          <w:rFonts w:ascii="David" w:hAnsi="David" w:cs="David" w:hint="eastAsia"/>
          <w:b/>
          <w:bCs/>
          <w:sz w:val="24"/>
          <w:szCs w:val="24"/>
          <w:rtl/>
        </w:rPr>
        <w:t>שונות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וכתב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w:t>
      </w:r>
    </w:p>
    <w:p w14:paraId="76693E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מדידות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משקוף</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בניה</w:t>
      </w:r>
      <w:r w:rsidRPr="00EF4F1C">
        <w:rPr>
          <w:rFonts w:ascii="David" w:hAnsi="David" w:cs="David"/>
          <w:b/>
          <w:bCs/>
          <w:sz w:val="24"/>
          <w:szCs w:val="24"/>
          <w:rtl/>
        </w:rPr>
        <w:t xml:space="preserve"> </w:t>
      </w:r>
      <w:r w:rsidRPr="00EF4F1C">
        <w:rPr>
          <w:rFonts w:ascii="David" w:hAnsi="David" w:cs="David" w:hint="eastAsia"/>
          <w:b/>
          <w:bCs/>
          <w:sz w:val="24"/>
          <w:szCs w:val="24"/>
          <w:rtl/>
        </w:rPr>
        <w:t>וטיח</w:t>
      </w:r>
      <w:r w:rsidRPr="00EF4F1C">
        <w:rPr>
          <w:rFonts w:ascii="David" w:hAnsi="David" w:cs="David"/>
          <w:b/>
          <w:bCs/>
          <w:sz w:val="24"/>
          <w:szCs w:val="24"/>
          <w:rtl/>
        </w:rPr>
        <w:t xml:space="preserve">, </w:t>
      </w:r>
      <w:r w:rsidRPr="00EF4F1C">
        <w:rPr>
          <w:rFonts w:ascii="David" w:hAnsi="David" w:cs="David" w:hint="eastAsia"/>
          <w:b/>
          <w:bCs/>
          <w:sz w:val="24"/>
          <w:szCs w:val="24"/>
          <w:rtl/>
        </w:rPr>
        <w:t>להתריע</w:t>
      </w:r>
      <w:r w:rsidRPr="00EF4F1C">
        <w:rPr>
          <w:rFonts w:ascii="David" w:hAnsi="David" w:cs="David"/>
          <w:b/>
          <w:bCs/>
          <w:sz w:val="24"/>
          <w:szCs w:val="24"/>
          <w:rtl/>
        </w:rPr>
        <w:t xml:space="preserve"> </w:t>
      </w:r>
      <w:r w:rsidRPr="00EF4F1C">
        <w:rPr>
          <w:rFonts w:ascii="David" w:hAnsi="David" w:cs="David"/>
          <w:b/>
          <w:bCs/>
          <w:sz w:val="24"/>
          <w:szCs w:val="24"/>
          <w:rtl/>
        </w:rPr>
        <w:br/>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תואמת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p>
    <w:p w14:paraId="3E877A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והמשקופים</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6E8081E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w:t>
      </w:r>
    </w:p>
    <w:p w14:paraId="5304D8DB" w14:textId="77777777" w:rsidR="00EF4F1C" w:rsidRPr="00EF4F1C" w:rsidRDefault="00EF4F1C" w:rsidP="00A11D74">
      <w:pPr>
        <w:spacing w:after="0" w:afterAutospacing="0" w:line="240" w:lineRule="auto"/>
        <w:rPr>
          <w:rFonts w:ascii="David" w:hAnsi="David" w:cs="David"/>
          <w:b/>
          <w:bCs/>
          <w:sz w:val="24"/>
          <w:szCs w:val="24"/>
          <w:rtl/>
        </w:rPr>
      </w:pPr>
    </w:p>
    <w:p w14:paraId="7C00244B" w14:textId="77777777" w:rsidR="00EF4F1C" w:rsidRPr="00EF4F1C" w:rsidRDefault="00EF4F1C" w:rsidP="00A11D74">
      <w:pPr>
        <w:spacing w:after="0" w:afterAutospacing="0" w:line="240" w:lineRule="auto"/>
        <w:rPr>
          <w:rFonts w:ascii="David" w:hAnsi="David" w:cs="David"/>
          <w:b/>
          <w:bCs/>
          <w:sz w:val="24"/>
          <w:szCs w:val="24"/>
          <w:rtl/>
        </w:rPr>
      </w:pPr>
    </w:p>
    <w:p w14:paraId="2C7D502D"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כללי</w:t>
      </w:r>
    </w:p>
    <w:p w14:paraId="5E799C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w:t>
      </w:r>
      <w:r w:rsidRPr="00EF4F1C">
        <w:rPr>
          <w:rFonts w:ascii="David" w:hAnsi="David" w:cs="David" w:hint="eastAsia"/>
          <w:b/>
          <w:bCs/>
          <w:sz w:val="24"/>
          <w:szCs w:val="24"/>
          <w:rtl/>
        </w:rPr>
        <w:t>קבלן</w:t>
      </w:r>
      <w:r w:rsidRPr="00EF4F1C">
        <w:rPr>
          <w:rFonts w:ascii="David" w:hAnsi="David" w:cs="David"/>
          <w:b/>
          <w:bCs/>
          <w:sz w:val="24"/>
          <w:szCs w:val="24"/>
          <w:rtl/>
        </w:rPr>
        <w:t>/</w:t>
      </w:r>
      <w:r w:rsidRPr="00EF4F1C">
        <w:rPr>
          <w:rFonts w:ascii="David" w:hAnsi="David" w:cs="David" w:hint="eastAsia"/>
          <w:b/>
          <w:bCs/>
          <w:sz w:val="24"/>
          <w:szCs w:val="24"/>
          <w:rtl/>
        </w:rPr>
        <w:t>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ומשקופים</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 </w:t>
      </w:r>
      <w:r w:rsidRPr="00EF4F1C">
        <w:rPr>
          <w:rFonts w:ascii="David" w:hAnsi="David" w:cs="David" w:hint="eastAsia"/>
          <w:b/>
          <w:bCs/>
          <w:sz w:val="24"/>
          <w:szCs w:val="24"/>
          <w:rtl/>
        </w:rPr>
        <w:t>בבניין</w:t>
      </w:r>
      <w:r w:rsidRPr="00EF4F1C">
        <w:rPr>
          <w:rFonts w:ascii="David" w:hAnsi="David" w:cs="David"/>
          <w:b/>
          <w:bCs/>
          <w:sz w:val="24"/>
          <w:szCs w:val="24"/>
          <w:rtl/>
        </w:rPr>
        <w:t>.</w:t>
      </w:r>
    </w:p>
    <w:p w14:paraId="7A811E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p>
    <w:p w14:paraId="46862B2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תוזמן</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p>
    <w:p w14:paraId="243365C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62D4EDAB" w14:textId="77777777" w:rsidR="00EF4F1C" w:rsidRPr="00EF4F1C" w:rsidRDefault="00EF4F1C" w:rsidP="00A11D74">
      <w:pPr>
        <w:spacing w:after="0" w:afterAutospacing="0" w:line="240" w:lineRule="auto"/>
        <w:rPr>
          <w:rFonts w:ascii="David" w:hAnsi="David" w:cs="David"/>
          <w:b/>
          <w:bCs/>
          <w:sz w:val="24"/>
          <w:szCs w:val="24"/>
          <w:rtl/>
        </w:rPr>
      </w:pPr>
    </w:p>
    <w:p w14:paraId="1DAE998E"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סוגי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עץ</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לעבודות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נגרות</w:t>
      </w:r>
    </w:p>
    <w:p w14:paraId="4E45AD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חדש</w:t>
      </w:r>
      <w:r w:rsidRPr="00EF4F1C">
        <w:rPr>
          <w:rFonts w:ascii="David" w:hAnsi="David" w:cs="David"/>
          <w:b/>
          <w:bCs/>
          <w:sz w:val="24"/>
          <w:szCs w:val="24"/>
          <w:rtl/>
        </w:rPr>
        <w:t xml:space="preserve">, </w:t>
      </w:r>
      <w:r w:rsidRPr="00EF4F1C">
        <w:rPr>
          <w:rFonts w:ascii="David" w:hAnsi="David" w:cs="David" w:hint="eastAsia"/>
          <w:b/>
          <w:bCs/>
          <w:sz w:val="24"/>
          <w:szCs w:val="24"/>
          <w:rtl/>
        </w:rPr>
        <w:t>יבש</w:t>
      </w:r>
      <w:r w:rsidRPr="00EF4F1C">
        <w:rPr>
          <w:rFonts w:ascii="David" w:hAnsi="David" w:cs="David"/>
          <w:b/>
          <w:bCs/>
          <w:sz w:val="24"/>
          <w:szCs w:val="24"/>
          <w:rtl/>
        </w:rPr>
        <w:t>,</w:t>
      </w:r>
      <w:r w:rsidRPr="00EF4F1C">
        <w:rPr>
          <w:rFonts w:ascii="David" w:hAnsi="David" w:cs="David" w:hint="eastAsia"/>
          <w:b/>
          <w:bCs/>
          <w:sz w:val="24"/>
          <w:szCs w:val="24"/>
          <w:rtl/>
        </w:rPr>
        <w:t>בריא</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מחלות</w:t>
      </w:r>
      <w:r w:rsidRPr="00EF4F1C">
        <w:rPr>
          <w:rFonts w:ascii="David" w:hAnsi="David" w:cs="David"/>
          <w:b/>
          <w:bCs/>
          <w:sz w:val="24"/>
          <w:szCs w:val="24"/>
          <w:rtl/>
        </w:rPr>
        <w:t xml:space="preserve"> </w:t>
      </w:r>
      <w:r w:rsidRPr="00EF4F1C">
        <w:rPr>
          <w:rFonts w:ascii="David" w:hAnsi="David" w:cs="David" w:hint="eastAsia"/>
          <w:b/>
          <w:bCs/>
          <w:sz w:val="24"/>
          <w:szCs w:val="24"/>
          <w:rtl/>
        </w:rPr>
        <w:t>ופגמים</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אפשרי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שהעץ</w:t>
      </w:r>
      <w:r w:rsidRPr="00EF4F1C">
        <w:rPr>
          <w:rFonts w:ascii="David" w:hAnsi="David" w:cs="David"/>
          <w:b/>
          <w:bCs/>
          <w:sz w:val="24"/>
          <w:szCs w:val="24"/>
          <w:rtl/>
        </w:rPr>
        <w:t xml:space="preserve"> </w:t>
      </w:r>
      <w:r w:rsidRPr="00EF4F1C">
        <w:rPr>
          <w:rFonts w:ascii="David" w:hAnsi="David" w:cs="David" w:hint="eastAsia"/>
          <w:b/>
          <w:bCs/>
          <w:sz w:val="24"/>
          <w:szCs w:val="24"/>
          <w:rtl/>
        </w:rPr>
        <w:t>בא</w:t>
      </w:r>
      <w:r w:rsidRPr="00EF4F1C">
        <w:rPr>
          <w:rFonts w:ascii="David" w:hAnsi="David" w:cs="David"/>
          <w:b/>
          <w:bCs/>
          <w:sz w:val="24"/>
          <w:szCs w:val="24"/>
          <w:rtl/>
        </w:rPr>
        <w:t xml:space="preserve"> </w:t>
      </w:r>
      <w:r w:rsidRPr="00EF4F1C">
        <w:rPr>
          <w:rFonts w:ascii="David" w:hAnsi="David" w:cs="David" w:hint="eastAsia"/>
          <w:b/>
          <w:bCs/>
          <w:sz w:val="24"/>
          <w:szCs w:val="24"/>
          <w:rtl/>
        </w:rPr>
        <w:t>ממקור</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דאג</w:t>
      </w:r>
      <w:r w:rsidRPr="00EF4F1C">
        <w:rPr>
          <w:rFonts w:ascii="David" w:hAnsi="David" w:cs="David"/>
          <w:b/>
          <w:bCs/>
          <w:sz w:val="24"/>
          <w:szCs w:val="24"/>
          <w:rtl/>
        </w:rPr>
        <w:t xml:space="preserve"> </w:t>
      </w:r>
      <w:r w:rsidRPr="00EF4F1C">
        <w:rPr>
          <w:rFonts w:ascii="David" w:hAnsi="David" w:cs="David" w:hint="eastAsia"/>
          <w:b/>
          <w:bCs/>
          <w:sz w:val="24"/>
          <w:szCs w:val="24"/>
          <w:rtl/>
        </w:rPr>
        <w:t>לטפל</w:t>
      </w:r>
      <w:r w:rsidRPr="00EF4F1C">
        <w:rPr>
          <w:rFonts w:ascii="David" w:hAnsi="David" w:cs="David"/>
          <w:b/>
          <w:bCs/>
          <w:sz w:val="24"/>
          <w:szCs w:val="24"/>
          <w:rtl/>
        </w:rPr>
        <w:t xml:space="preserve"> </w:t>
      </w:r>
      <w:r w:rsidRPr="00EF4F1C">
        <w:rPr>
          <w:rFonts w:ascii="David" w:hAnsi="David" w:cs="David" w:hint="eastAsia"/>
          <w:b/>
          <w:bCs/>
          <w:sz w:val="24"/>
          <w:szCs w:val="24"/>
          <w:rtl/>
        </w:rPr>
        <w:t>טיפול</w:t>
      </w:r>
      <w:r w:rsidRPr="00EF4F1C">
        <w:rPr>
          <w:rFonts w:ascii="David" w:hAnsi="David" w:cs="David"/>
          <w:b/>
          <w:bCs/>
          <w:sz w:val="24"/>
          <w:szCs w:val="24"/>
          <w:rtl/>
        </w:rPr>
        <w:t xml:space="preserve"> </w:t>
      </w:r>
      <w:r w:rsidRPr="00EF4F1C">
        <w:rPr>
          <w:rFonts w:ascii="David" w:hAnsi="David" w:cs="David" w:hint="eastAsia"/>
          <w:b/>
          <w:bCs/>
          <w:sz w:val="24"/>
          <w:szCs w:val="24"/>
          <w:rtl/>
        </w:rPr>
        <w:t>כימי</w:t>
      </w:r>
      <w:r w:rsidRPr="00EF4F1C">
        <w:rPr>
          <w:rFonts w:ascii="David" w:hAnsi="David" w:cs="David"/>
          <w:b/>
          <w:bCs/>
          <w:sz w:val="24"/>
          <w:szCs w:val="24"/>
          <w:rtl/>
        </w:rPr>
        <w:t xml:space="preserve"> </w:t>
      </w:r>
      <w:r w:rsidRPr="00EF4F1C">
        <w:rPr>
          <w:rFonts w:ascii="David" w:hAnsi="David" w:cs="David" w:hint="eastAsia"/>
          <w:b/>
          <w:bCs/>
          <w:sz w:val="24"/>
          <w:szCs w:val="24"/>
          <w:rtl/>
        </w:rPr>
        <w:t>מוקדם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מנת</w:t>
      </w:r>
      <w:r w:rsidRPr="00EF4F1C">
        <w:rPr>
          <w:rFonts w:ascii="David" w:hAnsi="David" w:cs="David"/>
          <w:b/>
          <w:bCs/>
          <w:sz w:val="24"/>
          <w:szCs w:val="24"/>
          <w:rtl/>
        </w:rPr>
        <w:t xml:space="preserve"> </w:t>
      </w:r>
      <w:r w:rsidRPr="00EF4F1C">
        <w:rPr>
          <w:rFonts w:ascii="David" w:hAnsi="David" w:cs="David" w:hint="eastAsia"/>
          <w:b/>
          <w:bCs/>
          <w:sz w:val="24"/>
          <w:szCs w:val="24"/>
          <w:rtl/>
        </w:rPr>
        <w:t>למנוע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הימצאות</w:t>
      </w:r>
      <w:r w:rsidRPr="00EF4F1C">
        <w:rPr>
          <w:rFonts w:ascii="David" w:hAnsi="David" w:cs="David"/>
          <w:b/>
          <w:bCs/>
          <w:sz w:val="24"/>
          <w:szCs w:val="24"/>
          <w:rtl/>
        </w:rPr>
        <w:t xml:space="preserve"> </w:t>
      </w:r>
      <w:r w:rsidRPr="00EF4F1C">
        <w:rPr>
          <w:rFonts w:ascii="David" w:hAnsi="David" w:cs="David" w:hint="eastAsia"/>
          <w:b/>
          <w:bCs/>
          <w:sz w:val="24"/>
          <w:szCs w:val="24"/>
          <w:rtl/>
        </w:rPr>
        <w:t>מזיקים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בעץ</w:t>
      </w:r>
      <w:r w:rsidRPr="00EF4F1C">
        <w:rPr>
          <w:rFonts w:ascii="David" w:hAnsi="David" w:cs="David"/>
          <w:b/>
          <w:bCs/>
          <w:sz w:val="24"/>
          <w:szCs w:val="24"/>
          <w:rtl/>
        </w:rPr>
        <w:t>.</w:t>
      </w:r>
    </w:p>
    <w:p w14:paraId="6223F4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להוכיח</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ברורה</w:t>
      </w:r>
      <w:r w:rsidRPr="00EF4F1C">
        <w:rPr>
          <w:rFonts w:ascii="David" w:hAnsi="David" w:cs="David"/>
          <w:b/>
          <w:bCs/>
          <w:sz w:val="24"/>
          <w:szCs w:val="24"/>
          <w:rtl/>
        </w:rPr>
        <w:t xml:space="preserve"> </w:t>
      </w:r>
      <w:r w:rsidRPr="00EF4F1C">
        <w:rPr>
          <w:rFonts w:ascii="David" w:hAnsi="David" w:cs="David" w:hint="eastAsia"/>
          <w:b/>
          <w:bCs/>
          <w:sz w:val="24"/>
          <w:szCs w:val="24"/>
          <w:rtl/>
        </w:rPr>
        <w:t>שאכן</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מזיקים</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כנ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863DC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עצים</w:t>
      </w:r>
      <w:r w:rsidRPr="00EF4F1C">
        <w:rPr>
          <w:rFonts w:ascii="David" w:hAnsi="David" w:cs="David"/>
          <w:b/>
          <w:bCs/>
          <w:sz w:val="24"/>
          <w:szCs w:val="24"/>
          <w:rtl/>
        </w:rPr>
        <w:t xml:space="preserve"> </w:t>
      </w:r>
      <w:r w:rsidRPr="00EF4F1C">
        <w:rPr>
          <w:rFonts w:ascii="David" w:hAnsi="David" w:cs="David" w:hint="eastAsia"/>
          <w:b/>
          <w:bCs/>
          <w:sz w:val="24"/>
          <w:szCs w:val="24"/>
          <w:rtl/>
        </w:rPr>
        <w:t>החשופים</w:t>
      </w:r>
      <w:r w:rsidRPr="00EF4F1C">
        <w:rPr>
          <w:rFonts w:ascii="David" w:hAnsi="David" w:cs="David"/>
          <w:b/>
          <w:bCs/>
          <w:sz w:val="24"/>
          <w:szCs w:val="24"/>
          <w:rtl/>
        </w:rPr>
        <w:t xml:space="preserve"> </w:t>
      </w:r>
      <w:r w:rsidRPr="00EF4F1C">
        <w:rPr>
          <w:rFonts w:ascii="David" w:hAnsi="David" w:cs="David" w:hint="eastAsia"/>
          <w:b/>
          <w:bCs/>
          <w:sz w:val="24"/>
          <w:szCs w:val="24"/>
          <w:rtl/>
        </w:rPr>
        <w:t>לרטיבות</w:t>
      </w:r>
      <w:r w:rsidRPr="00EF4F1C">
        <w:rPr>
          <w:rFonts w:ascii="David" w:hAnsi="David" w:cs="David"/>
          <w:b/>
          <w:bCs/>
          <w:sz w:val="24"/>
          <w:szCs w:val="24"/>
          <w:rtl/>
        </w:rPr>
        <w:t xml:space="preserve"> </w:t>
      </w:r>
      <w:r w:rsidRPr="00EF4F1C">
        <w:rPr>
          <w:rFonts w:ascii="David" w:hAnsi="David" w:cs="David" w:hint="eastAsia"/>
          <w:b/>
          <w:bCs/>
          <w:sz w:val="24"/>
          <w:szCs w:val="24"/>
          <w:rtl/>
        </w:rPr>
        <w:t>יטופלו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w:t>
      </w:r>
    </w:p>
    <w:p w14:paraId="4A054C0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להשתמש</w:t>
      </w:r>
      <w:r w:rsidRPr="00EF4F1C">
        <w:rPr>
          <w:rFonts w:ascii="David" w:hAnsi="David" w:cs="David"/>
          <w:b/>
          <w:bCs/>
          <w:sz w:val="24"/>
          <w:szCs w:val="24"/>
          <w:rtl/>
        </w:rPr>
        <w:t xml:space="preserve"> </w:t>
      </w:r>
      <w:r w:rsidRPr="00EF4F1C">
        <w:rPr>
          <w:rFonts w:ascii="David" w:hAnsi="David" w:cs="David" w:hint="eastAsia"/>
          <w:b/>
          <w:bCs/>
          <w:sz w:val="24"/>
          <w:szCs w:val="24"/>
          <w:rtl/>
        </w:rPr>
        <w:t>בלוחות</w:t>
      </w:r>
      <w:r w:rsidRPr="00EF4F1C">
        <w:rPr>
          <w:rFonts w:ascii="David" w:hAnsi="David" w:cs="David"/>
          <w:b/>
          <w:bCs/>
          <w:sz w:val="24"/>
          <w:szCs w:val="24"/>
          <w:rtl/>
        </w:rPr>
        <w:t xml:space="preserve"> </w:t>
      </w:r>
      <w:r w:rsidRPr="00EF4F1C">
        <w:rPr>
          <w:rFonts w:ascii="David" w:hAnsi="David" w:cs="David" w:hint="eastAsia"/>
          <w:b/>
          <w:bCs/>
          <w:sz w:val="24"/>
          <w:szCs w:val="24"/>
          <w:rtl/>
        </w:rPr>
        <w:t>שבביים</w:t>
      </w:r>
      <w:r w:rsidRPr="00EF4F1C">
        <w:rPr>
          <w:rFonts w:ascii="David" w:hAnsi="David" w:cs="David"/>
          <w:b/>
          <w:bCs/>
          <w:sz w:val="24"/>
          <w:szCs w:val="24"/>
          <w:rtl/>
        </w:rPr>
        <w:t xml:space="preserve"> ("</w:t>
      </w:r>
      <w:r w:rsidRPr="00EF4F1C">
        <w:rPr>
          <w:rFonts w:ascii="David" w:hAnsi="David" w:cs="David" w:hint="eastAsia"/>
          <w:b/>
          <w:bCs/>
          <w:sz w:val="24"/>
          <w:szCs w:val="24"/>
          <w:rtl/>
        </w:rPr>
        <w:t>סיבית</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צוין</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אושר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r w:rsidRPr="00EF4F1C">
        <w:rPr>
          <w:rFonts w:ascii="David" w:hAnsi="David" w:cs="David"/>
          <w:b/>
          <w:bCs/>
          <w:sz w:val="24"/>
          <w:szCs w:val="24"/>
          <w:rtl/>
        </w:rPr>
        <w:tab/>
      </w:r>
    </w:p>
    <w:p w14:paraId="4841AA83" w14:textId="77777777" w:rsidR="00EF4F1C" w:rsidRPr="00EF4F1C" w:rsidRDefault="00EF4F1C" w:rsidP="00A11D74">
      <w:pPr>
        <w:spacing w:after="0" w:afterAutospacing="0" w:line="240" w:lineRule="auto"/>
        <w:rPr>
          <w:rFonts w:ascii="David" w:hAnsi="David" w:cs="David"/>
          <w:b/>
          <w:bCs/>
          <w:sz w:val="24"/>
          <w:szCs w:val="24"/>
          <w:rtl/>
        </w:rPr>
      </w:pPr>
    </w:p>
    <w:p w14:paraId="1A374FDD"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פורמייקה</w:t>
      </w:r>
    </w:p>
    <w:p w14:paraId="56FF96D1" w14:textId="77777777" w:rsidR="00EF4F1C" w:rsidRPr="00EF4F1C" w:rsidRDefault="00EF4F1C" w:rsidP="00A11D74">
      <w:pPr>
        <w:numPr>
          <w:ilvl w:val="1"/>
          <w:numId w:val="8"/>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לציפויים</w:t>
      </w:r>
      <w:r w:rsidRPr="00EF4F1C">
        <w:rPr>
          <w:rFonts w:ascii="David" w:hAnsi="David" w:cs="David"/>
          <w:b/>
          <w:bCs/>
          <w:sz w:val="24"/>
          <w:szCs w:val="24"/>
          <w:rtl/>
        </w:rPr>
        <w:t xml:space="preserve"> </w:t>
      </w:r>
      <w:r w:rsidRPr="00EF4F1C">
        <w:rPr>
          <w:rFonts w:ascii="David" w:hAnsi="David" w:cs="David" w:hint="eastAsia"/>
          <w:b/>
          <w:bCs/>
          <w:sz w:val="24"/>
          <w:szCs w:val="24"/>
          <w:rtl/>
        </w:rPr>
        <w:t>השונים</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מהסוג</w:t>
      </w:r>
      <w:r w:rsidRPr="00EF4F1C">
        <w:rPr>
          <w:rFonts w:ascii="David" w:hAnsi="David" w:cs="David"/>
          <w:b/>
          <w:bCs/>
          <w:sz w:val="24"/>
          <w:szCs w:val="24"/>
          <w:rtl/>
        </w:rPr>
        <w:t xml:space="preserve"> </w:t>
      </w:r>
      <w:r w:rsidRPr="00EF4F1C">
        <w:rPr>
          <w:rFonts w:ascii="David" w:hAnsi="David" w:cs="David" w:hint="eastAsia"/>
          <w:b/>
          <w:bCs/>
          <w:sz w:val="24"/>
          <w:szCs w:val="24"/>
          <w:rtl/>
        </w:rPr>
        <w:t>המעולה</w:t>
      </w:r>
      <w:r w:rsidRPr="00EF4F1C">
        <w:rPr>
          <w:rFonts w:ascii="David" w:hAnsi="David" w:cs="David"/>
          <w:b/>
          <w:bCs/>
          <w:sz w:val="24"/>
          <w:szCs w:val="24"/>
          <w:rtl/>
        </w:rPr>
        <w:t xml:space="preserve"> </w:t>
      </w:r>
      <w:r w:rsidRPr="00EF4F1C">
        <w:rPr>
          <w:rFonts w:ascii="David" w:hAnsi="David" w:cs="David" w:hint="eastAsia"/>
          <w:b/>
          <w:bCs/>
          <w:sz w:val="24"/>
          <w:szCs w:val="24"/>
          <w:rtl/>
        </w:rPr>
        <w:t>ביותר</w:t>
      </w:r>
      <w:r w:rsidRPr="00EF4F1C">
        <w:rPr>
          <w:rFonts w:ascii="David" w:hAnsi="David" w:cs="David"/>
          <w:b/>
          <w:bCs/>
          <w:sz w:val="24"/>
          <w:szCs w:val="24"/>
          <w:rtl/>
        </w:rPr>
        <w:t xml:space="preserve"> </w:t>
      </w:r>
      <w:r w:rsidRPr="00EF4F1C">
        <w:rPr>
          <w:rFonts w:ascii="David" w:hAnsi="David" w:cs="David" w:hint="eastAsia"/>
          <w:b/>
          <w:bCs/>
          <w:sz w:val="24"/>
          <w:szCs w:val="24"/>
          <w:rtl/>
        </w:rPr>
        <w:t>המיוצרת</w:t>
      </w:r>
      <w:r w:rsidRPr="00EF4F1C">
        <w:rPr>
          <w:rFonts w:ascii="David" w:hAnsi="David" w:cs="David"/>
          <w:b/>
          <w:bCs/>
          <w:sz w:val="24"/>
          <w:szCs w:val="24"/>
          <w:rtl/>
        </w:rPr>
        <w:t xml:space="preserve"> </w:t>
      </w:r>
      <w:r w:rsidRPr="00EF4F1C">
        <w:rPr>
          <w:rFonts w:ascii="David" w:hAnsi="David" w:cs="David" w:hint="eastAsia"/>
          <w:b/>
          <w:bCs/>
          <w:sz w:val="24"/>
          <w:szCs w:val="24"/>
          <w:rtl/>
        </w:rPr>
        <w:t>בארץ</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507 </w:t>
      </w:r>
      <w:r w:rsidRPr="00EF4F1C">
        <w:rPr>
          <w:rFonts w:ascii="David" w:hAnsi="David" w:cs="David" w:hint="eastAsia"/>
          <w:b/>
          <w:bCs/>
          <w:sz w:val="24"/>
          <w:szCs w:val="24"/>
          <w:rtl/>
        </w:rPr>
        <w:t>בגוונים</w:t>
      </w:r>
      <w:r w:rsidRPr="00EF4F1C">
        <w:rPr>
          <w:rFonts w:ascii="David" w:hAnsi="David" w:cs="David"/>
          <w:b/>
          <w:bCs/>
          <w:sz w:val="24"/>
          <w:szCs w:val="24"/>
          <w:rtl/>
        </w:rPr>
        <w:t xml:space="preserve"> </w:t>
      </w:r>
      <w:r w:rsidRPr="00EF4F1C">
        <w:rPr>
          <w:rFonts w:ascii="David" w:hAnsi="David" w:cs="David" w:hint="eastAsia"/>
          <w:b/>
          <w:bCs/>
          <w:sz w:val="24"/>
          <w:szCs w:val="24"/>
          <w:rtl/>
        </w:rPr>
        <w:t>ובגמר</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לוחות</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אלמנט</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שלמים</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חיבורים</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חפיות</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בקיעים</w:t>
      </w:r>
      <w:r w:rsidRPr="00EF4F1C">
        <w:rPr>
          <w:rFonts w:ascii="David" w:hAnsi="David" w:cs="David"/>
          <w:b/>
          <w:bCs/>
          <w:sz w:val="24"/>
          <w:szCs w:val="24"/>
          <w:rtl/>
        </w:rPr>
        <w:t xml:space="preserve"> </w:t>
      </w:r>
      <w:r w:rsidRPr="00EF4F1C">
        <w:rPr>
          <w:rFonts w:ascii="David" w:hAnsi="David" w:cs="David" w:hint="eastAsia"/>
          <w:b/>
          <w:bCs/>
          <w:sz w:val="24"/>
          <w:szCs w:val="24"/>
          <w:rtl/>
        </w:rPr>
        <w:t>וכו</w:t>
      </w:r>
      <w:r w:rsidRPr="00EF4F1C">
        <w:rPr>
          <w:rFonts w:ascii="David" w:hAnsi="David" w:cs="David"/>
          <w:b/>
          <w:bCs/>
          <w:sz w:val="24"/>
          <w:szCs w:val="24"/>
          <w:rtl/>
        </w:rPr>
        <w:t xml:space="preserve">' . </w:t>
      </w:r>
      <w:r w:rsidRPr="00EF4F1C">
        <w:rPr>
          <w:rFonts w:ascii="David" w:hAnsi="David" w:cs="David" w:hint="eastAsia"/>
          <w:b/>
          <w:bCs/>
          <w:sz w:val="24"/>
          <w:szCs w:val="24"/>
          <w:rtl/>
        </w:rPr>
        <w:t>עובי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1.0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בצידם</w:t>
      </w:r>
      <w:r w:rsidRPr="00EF4F1C">
        <w:rPr>
          <w:rFonts w:ascii="David" w:hAnsi="David" w:cs="David"/>
          <w:b/>
          <w:bCs/>
          <w:sz w:val="24"/>
          <w:szCs w:val="24"/>
          <w:rtl/>
        </w:rPr>
        <w:t xml:space="preserve"> </w:t>
      </w:r>
      <w:r w:rsidRPr="00EF4F1C">
        <w:rPr>
          <w:rFonts w:ascii="David" w:hAnsi="David" w:cs="David" w:hint="eastAsia"/>
          <w:b/>
          <w:bCs/>
          <w:sz w:val="24"/>
          <w:szCs w:val="24"/>
          <w:rtl/>
        </w:rPr>
        <w:t>הפנימי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האלמנטים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גלויים</w:t>
      </w:r>
      <w:r w:rsidRPr="00EF4F1C">
        <w:rPr>
          <w:rFonts w:ascii="David" w:hAnsi="David" w:cs="David"/>
          <w:b/>
          <w:bCs/>
          <w:sz w:val="24"/>
          <w:szCs w:val="24"/>
          <w:rtl/>
        </w:rPr>
        <w:t xml:space="preserve"> </w:t>
      </w:r>
      <w:r w:rsidRPr="00EF4F1C">
        <w:rPr>
          <w:rFonts w:ascii="David" w:hAnsi="David" w:cs="David" w:hint="eastAsia"/>
          <w:b/>
          <w:bCs/>
          <w:sz w:val="24"/>
          <w:szCs w:val="24"/>
          <w:rtl/>
        </w:rPr>
        <w:t>לעין</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להשתמש</w:t>
      </w:r>
      <w:r w:rsidRPr="00EF4F1C">
        <w:rPr>
          <w:rFonts w:ascii="David" w:hAnsi="David" w:cs="David"/>
          <w:b/>
          <w:bCs/>
          <w:sz w:val="24"/>
          <w:szCs w:val="24"/>
          <w:rtl/>
        </w:rPr>
        <w:t xml:space="preserve"> </w:t>
      </w:r>
      <w:r w:rsidRPr="00EF4F1C">
        <w:rPr>
          <w:rFonts w:ascii="David" w:hAnsi="David" w:cs="David" w:hint="eastAsia"/>
          <w:b/>
          <w:bCs/>
          <w:sz w:val="24"/>
          <w:szCs w:val="24"/>
          <w:rtl/>
        </w:rPr>
        <w:t>בפורמייקה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גב</w:t>
      </w:r>
      <w:r w:rsidRPr="00EF4F1C">
        <w:rPr>
          <w:rFonts w:ascii="David" w:hAnsi="David" w:cs="David"/>
          <w:b/>
          <w:bCs/>
          <w:sz w:val="24"/>
          <w:szCs w:val="24"/>
          <w:rtl/>
        </w:rPr>
        <w:t xml:space="preserve"> </w:t>
      </w:r>
      <w:r w:rsidRPr="00EF4F1C">
        <w:rPr>
          <w:rFonts w:ascii="David" w:hAnsi="David" w:cs="David" w:hint="eastAsia"/>
          <w:b/>
          <w:bCs/>
          <w:sz w:val="24"/>
          <w:szCs w:val="24"/>
          <w:rtl/>
        </w:rPr>
        <w:t>דקה</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0.8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אולם</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באישור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w:t>
      </w:r>
    </w:p>
    <w:p w14:paraId="2649BF59" w14:textId="77777777" w:rsidR="00EF4F1C" w:rsidRPr="00EF4F1C" w:rsidRDefault="00EF4F1C" w:rsidP="00A11D74">
      <w:pPr>
        <w:numPr>
          <w:ilvl w:val="1"/>
          <w:numId w:val="8"/>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הדבק</w:t>
      </w:r>
      <w:r w:rsidRPr="00EF4F1C">
        <w:rPr>
          <w:rFonts w:ascii="David" w:hAnsi="David" w:cs="David"/>
          <w:b/>
          <w:bCs/>
          <w:sz w:val="24"/>
          <w:szCs w:val="24"/>
          <w:rtl/>
        </w:rPr>
        <w:t xml:space="preserve"> </w:t>
      </w:r>
      <w:r w:rsidRPr="00EF4F1C">
        <w:rPr>
          <w:rFonts w:ascii="David" w:hAnsi="David" w:cs="David" w:hint="eastAsia"/>
          <w:b/>
          <w:bCs/>
          <w:sz w:val="24"/>
          <w:szCs w:val="24"/>
          <w:rtl/>
        </w:rPr>
        <w:t>לשימוש</w:t>
      </w:r>
      <w:r w:rsidRPr="00EF4F1C">
        <w:rPr>
          <w:rFonts w:ascii="David" w:hAnsi="David" w:cs="David"/>
          <w:b/>
          <w:bCs/>
          <w:sz w:val="24"/>
          <w:szCs w:val="24"/>
          <w:rtl/>
        </w:rPr>
        <w:t xml:space="preserve"> </w:t>
      </w:r>
      <w:r w:rsidRPr="00EF4F1C">
        <w:rPr>
          <w:rFonts w:ascii="David" w:hAnsi="David" w:cs="David" w:hint="eastAsia"/>
          <w:b/>
          <w:bCs/>
          <w:sz w:val="24"/>
          <w:szCs w:val="24"/>
          <w:rtl/>
        </w:rPr>
        <w:t>בהדבקת</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מעולה</w:t>
      </w:r>
      <w:r w:rsidRPr="00EF4F1C">
        <w:rPr>
          <w:rFonts w:ascii="David" w:hAnsi="David" w:cs="David"/>
          <w:b/>
          <w:bCs/>
          <w:sz w:val="24"/>
          <w:szCs w:val="24"/>
          <w:rtl/>
        </w:rPr>
        <w:t xml:space="preserve"> </w:t>
      </w:r>
      <w:r w:rsidRPr="00EF4F1C">
        <w:rPr>
          <w:rFonts w:ascii="David" w:hAnsi="David" w:cs="David" w:hint="eastAsia"/>
          <w:b/>
          <w:bCs/>
          <w:sz w:val="24"/>
          <w:szCs w:val="24"/>
          <w:rtl/>
        </w:rPr>
        <w:t>ומתאים</w:t>
      </w:r>
      <w:r w:rsidRPr="00EF4F1C">
        <w:rPr>
          <w:rFonts w:ascii="David" w:hAnsi="David" w:cs="David"/>
          <w:b/>
          <w:bCs/>
          <w:sz w:val="24"/>
          <w:szCs w:val="24"/>
          <w:rtl/>
        </w:rPr>
        <w:t xml:space="preserve"> </w:t>
      </w:r>
      <w:r w:rsidRPr="00EF4F1C">
        <w:rPr>
          <w:rFonts w:ascii="David" w:hAnsi="David" w:cs="David" w:hint="eastAsia"/>
          <w:b/>
          <w:bCs/>
          <w:sz w:val="24"/>
          <w:szCs w:val="24"/>
          <w:rtl/>
        </w:rPr>
        <w:t>לתפקידו</w:t>
      </w:r>
      <w:r w:rsidRPr="00EF4F1C">
        <w:rPr>
          <w:rFonts w:ascii="David" w:hAnsi="David" w:cs="David"/>
          <w:b/>
          <w:bCs/>
          <w:sz w:val="24"/>
          <w:szCs w:val="24"/>
          <w:rtl/>
        </w:rPr>
        <w:t xml:space="preserve">, </w:t>
      </w:r>
      <w:r w:rsidRPr="00EF4F1C">
        <w:rPr>
          <w:rFonts w:ascii="David" w:hAnsi="David" w:cs="David" w:hint="eastAsia"/>
          <w:b/>
          <w:bCs/>
          <w:sz w:val="24"/>
          <w:szCs w:val="24"/>
          <w:rtl/>
        </w:rPr>
        <w:t>ויהיה</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להסרה</w:t>
      </w:r>
      <w:r w:rsidRPr="00EF4F1C">
        <w:rPr>
          <w:rFonts w:ascii="David" w:hAnsi="David" w:cs="David"/>
          <w:b/>
          <w:bCs/>
          <w:sz w:val="24"/>
          <w:szCs w:val="24"/>
          <w:rtl/>
        </w:rPr>
        <w:t xml:space="preserve"> </w:t>
      </w:r>
      <w:r w:rsidRPr="00EF4F1C">
        <w:rPr>
          <w:rFonts w:ascii="David" w:hAnsi="David" w:cs="David" w:hint="eastAsia"/>
          <w:b/>
          <w:bCs/>
          <w:sz w:val="24"/>
          <w:szCs w:val="24"/>
          <w:rtl/>
        </w:rPr>
        <w:t>בקלות</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שהתלכלכו</w:t>
      </w:r>
      <w:r w:rsidRPr="00EF4F1C">
        <w:rPr>
          <w:rFonts w:ascii="David" w:hAnsi="David" w:cs="David"/>
          <w:b/>
          <w:bCs/>
          <w:sz w:val="24"/>
          <w:szCs w:val="24"/>
          <w:rtl/>
        </w:rPr>
        <w:t xml:space="preserve"> </w:t>
      </w:r>
      <w:r w:rsidRPr="00EF4F1C">
        <w:rPr>
          <w:rFonts w:ascii="David" w:hAnsi="David" w:cs="David" w:hint="eastAsia"/>
          <w:b/>
          <w:bCs/>
          <w:sz w:val="24"/>
          <w:szCs w:val="24"/>
          <w:rtl/>
        </w:rPr>
        <w:t>בדבק</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תקלקל</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תשנה</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אופי</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הוסר</w:t>
      </w:r>
      <w:r w:rsidRPr="00EF4F1C">
        <w:rPr>
          <w:rFonts w:ascii="David" w:hAnsi="David" w:cs="David"/>
          <w:b/>
          <w:bCs/>
          <w:sz w:val="24"/>
          <w:szCs w:val="24"/>
          <w:rtl/>
        </w:rPr>
        <w:t xml:space="preserve"> </w:t>
      </w:r>
      <w:r w:rsidRPr="00EF4F1C">
        <w:rPr>
          <w:rFonts w:ascii="David" w:hAnsi="David" w:cs="David" w:hint="eastAsia"/>
          <w:b/>
          <w:bCs/>
          <w:sz w:val="24"/>
          <w:szCs w:val="24"/>
          <w:rtl/>
        </w:rPr>
        <w:t>הדבק</w:t>
      </w:r>
      <w:r w:rsidRPr="00EF4F1C">
        <w:rPr>
          <w:rFonts w:ascii="David" w:hAnsi="David" w:cs="David"/>
          <w:b/>
          <w:bCs/>
          <w:sz w:val="24"/>
          <w:szCs w:val="24"/>
          <w:rtl/>
        </w:rPr>
        <w:t xml:space="preserve">. </w:t>
      </w:r>
    </w:p>
    <w:p w14:paraId="763E70A0" w14:textId="77777777" w:rsidR="00EF4F1C" w:rsidRPr="00EF4F1C" w:rsidRDefault="00EF4F1C" w:rsidP="00A11D74">
      <w:pPr>
        <w:numPr>
          <w:ilvl w:val="1"/>
          <w:numId w:val="8"/>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המצופות</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בביצוען</w:t>
      </w:r>
      <w:r w:rsidRPr="00EF4F1C">
        <w:rPr>
          <w:rFonts w:ascii="David" w:hAnsi="David" w:cs="David"/>
          <w:b/>
          <w:bCs/>
          <w:sz w:val="24"/>
          <w:szCs w:val="24"/>
          <w:rtl/>
        </w:rPr>
        <w:t xml:space="preserve"> </w:t>
      </w:r>
      <w:r w:rsidRPr="00EF4F1C">
        <w:rPr>
          <w:rFonts w:ascii="David" w:hAnsi="David" w:cs="David" w:hint="eastAsia"/>
          <w:b/>
          <w:bCs/>
          <w:sz w:val="24"/>
          <w:szCs w:val="24"/>
          <w:rtl/>
        </w:rPr>
        <w:t>סרגל</w:t>
      </w:r>
      <w:r w:rsidRPr="00EF4F1C">
        <w:rPr>
          <w:rFonts w:ascii="David" w:hAnsi="David" w:cs="David"/>
          <w:b/>
          <w:bCs/>
          <w:sz w:val="24"/>
          <w:szCs w:val="24"/>
          <w:rtl/>
        </w:rPr>
        <w:t xml:space="preserve"> </w:t>
      </w:r>
      <w:r w:rsidRPr="00EF4F1C">
        <w:rPr>
          <w:rFonts w:ascii="David" w:hAnsi="David" w:cs="David" w:hint="eastAsia"/>
          <w:b/>
          <w:bCs/>
          <w:sz w:val="24"/>
          <w:szCs w:val="24"/>
          <w:rtl/>
        </w:rPr>
        <w:t>מסביב</w:t>
      </w:r>
      <w:r w:rsidRPr="00EF4F1C">
        <w:rPr>
          <w:rFonts w:ascii="David" w:hAnsi="David" w:cs="David"/>
          <w:b/>
          <w:bCs/>
          <w:sz w:val="24"/>
          <w:szCs w:val="24"/>
          <w:rtl/>
        </w:rPr>
        <w:t xml:space="preserve"> </w:t>
      </w:r>
      <w:r w:rsidRPr="00EF4F1C">
        <w:rPr>
          <w:rFonts w:ascii="David" w:hAnsi="David" w:cs="David" w:hint="eastAsia"/>
          <w:b/>
          <w:bCs/>
          <w:sz w:val="24"/>
          <w:szCs w:val="24"/>
          <w:rtl/>
        </w:rPr>
        <w:t>מעץ</w:t>
      </w:r>
      <w:r w:rsidRPr="00EF4F1C">
        <w:rPr>
          <w:rFonts w:ascii="David" w:hAnsi="David" w:cs="David"/>
          <w:b/>
          <w:bCs/>
          <w:sz w:val="24"/>
          <w:szCs w:val="24"/>
          <w:rtl/>
        </w:rPr>
        <w:t xml:space="preserve"> </w:t>
      </w:r>
      <w:r w:rsidRPr="00EF4F1C">
        <w:rPr>
          <w:rFonts w:ascii="David" w:hAnsi="David" w:cs="David" w:hint="eastAsia"/>
          <w:b/>
          <w:bCs/>
          <w:sz w:val="24"/>
          <w:szCs w:val="24"/>
          <w:rtl/>
        </w:rPr>
        <w:t>גושני</w:t>
      </w:r>
      <w:r w:rsidRPr="00EF4F1C">
        <w:rPr>
          <w:rFonts w:ascii="David" w:hAnsi="David" w:cs="David"/>
          <w:b/>
          <w:bCs/>
          <w:sz w:val="24"/>
          <w:szCs w:val="24"/>
          <w:rtl/>
        </w:rPr>
        <w:t xml:space="preserve"> </w:t>
      </w:r>
      <w:r w:rsidRPr="00EF4F1C">
        <w:rPr>
          <w:rFonts w:ascii="David" w:hAnsi="David" w:cs="David" w:hint="eastAsia"/>
          <w:b/>
          <w:bCs/>
          <w:sz w:val="24"/>
          <w:szCs w:val="24"/>
          <w:rtl/>
        </w:rPr>
        <w:t>מאסיבי</w:t>
      </w:r>
      <w:r w:rsidRPr="00EF4F1C">
        <w:rPr>
          <w:rFonts w:ascii="David" w:hAnsi="David" w:cs="David"/>
          <w:b/>
          <w:bCs/>
          <w:sz w:val="24"/>
          <w:szCs w:val="24"/>
          <w:rtl/>
        </w:rPr>
        <w:t xml:space="preserve"> "</w:t>
      </w:r>
      <w:r w:rsidRPr="00EF4F1C">
        <w:rPr>
          <w:rFonts w:ascii="David" w:hAnsi="David" w:cs="David" w:hint="eastAsia"/>
          <w:b/>
          <w:bCs/>
          <w:sz w:val="24"/>
          <w:szCs w:val="24"/>
          <w:rtl/>
        </w:rPr>
        <w:t>אשה</w:t>
      </w:r>
      <w:r w:rsidRPr="00EF4F1C">
        <w:rPr>
          <w:rFonts w:ascii="David" w:hAnsi="David" w:cs="David"/>
          <w:b/>
          <w:bCs/>
          <w:sz w:val="24"/>
          <w:szCs w:val="24"/>
          <w:rtl/>
        </w:rPr>
        <w:t xml:space="preserve">" </w:t>
      </w:r>
      <w:r w:rsidRPr="00EF4F1C">
        <w:rPr>
          <w:rFonts w:ascii="David" w:hAnsi="David" w:cs="David" w:hint="eastAsia"/>
          <w:b/>
          <w:bCs/>
          <w:sz w:val="24"/>
          <w:szCs w:val="24"/>
          <w:rtl/>
        </w:rPr>
        <w:t>צבוע</w:t>
      </w:r>
      <w:r w:rsidRPr="00EF4F1C">
        <w:rPr>
          <w:rFonts w:ascii="David" w:hAnsi="David" w:cs="David"/>
          <w:b/>
          <w:bCs/>
          <w:sz w:val="24"/>
          <w:szCs w:val="24"/>
          <w:rtl/>
        </w:rPr>
        <w:t>"</w:t>
      </w:r>
      <w:r w:rsidRPr="00EF4F1C">
        <w:rPr>
          <w:rFonts w:ascii="David" w:hAnsi="David" w:cs="David" w:hint="eastAsia"/>
          <w:b/>
          <w:bCs/>
          <w:sz w:val="24"/>
          <w:szCs w:val="24"/>
          <w:rtl/>
        </w:rPr>
        <w:t>דור</w:t>
      </w:r>
      <w:r w:rsidRPr="00EF4F1C">
        <w:rPr>
          <w:rFonts w:ascii="David" w:hAnsi="David" w:cs="David"/>
          <w:b/>
          <w:bCs/>
          <w:sz w:val="24"/>
          <w:szCs w:val="24"/>
          <w:rtl/>
        </w:rPr>
        <w:t xml:space="preserve"> </w:t>
      </w:r>
      <w:r w:rsidRPr="00EF4F1C">
        <w:rPr>
          <w:rFonts w:ascii="David" w:hAnsi="David" w:cs="David" w:hint="eastAsia"/>
          <w:b/>
          <w:bCs/>
          <w:sz w:val="24"/>
          <w:szCs w:val="24"/>
          <w:rtl/>
        </w:rPr>
        <w:t>לק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הולצלזור</w:t>
      </w:r>
      <w:r w:rsidRPr="00EF4F1C">
        <w:rPr>
          <w:rFonts w:ascii="David" w:hAnsi="David" w:cs="David"/>
          <w:b/>
          <w:bCs/>
          <w:sz w:val="24"/>
          <w:szCs w:val="24"/>
          <w:rtl/>
        </w:rPr>
        <w:t xml:space="preserve"> 2000 " .</w:t>
      </w:r>
    </w:p>
    <w:p w14:paraId="5473AC46" w14:textId="77777777" w:rsidR="00EF4F1C" w:rsidRPr="00EF4F1C" w:rsidRDefault="00EF4F1C" w:rsidP="00A11D74">
      <w:pPr>
        <w:numPr>
          <w:ilvl w:val="1"/>
          <w:numId w:val="8"/>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משקופי</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לדלתות</w:t>
      </w:r>
      <w:r w:rsidRPr="00EF4F1C">
        <w:rPr>
          <w:rFonts w:ascii="David" w:hAnsi="David" w:cs="David"/>
          <w:b/>
          <w:bCs/>
          <w:sz w:val="24"/>
          <w:szCs w:val="24"/>
          <w:rtl/>
        </w:rPr>
        <w:t xml:space="preserve"> </w:t>
      </w:r>
      <w:r w:rsidRPr="00EF4F1C">
        <w:rPr>
          <w:rFonts w:ascii="David" w:hAnsi="David" w:cs="David" w:hint="eastAsia"/>
          <w:b/>
          <w:bCs/>
          <w:sz w:val="24"/>
          <w:szCs w:val="24"/>
          <w:rtl/>
        </w:rPr>
        <w:t>מצופות</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פורניר</w:t>
      </w:r>
      <w:r w:rsidRPr="00EF4F1C">
        <w:rPr>
          <w:rFonts w:ascii="David" w:hAnsi="David" w:cs="David"/>
          <w:b/>
          <w:bCs/>
          <w:sz w:val="24"/>
          <w:szCs w:val="24"/>
          <w:rtl/>
        </w:rPr>
        <w:t xml:space="preserve"> </w:t>
      </w:r>
      <w:r w:rsidRPr="00EF4F1C">
        <w:rPr>
          <w:rFonts w:ascii="David" w:hAnsi="David" w:cs="David" w:hint="eastAsia"/>
          <w:b/>
          <w:bCs/>
          <w:sz w:val="24"/>
          <w:szCs w:val="24"/>
          <w:rtl/>
        </w:rPr>
        <w:t>ייצבעו</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סופרלק</w:t>
      </w:r>
      <w:r w:rsidRPr="00EF4F1C">
        <w:rPr>
          <w:rFonts w:ascii="David" w:hAnsi="David" w:cs="David"/>
          <w:b/>
          <w:bCs/>
          <w:sz w:val="24"/>
          <w:szCs w:val="24"/>
          <w:rtl/>
        </w:rPr>
        <w:t>".</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יקבלו</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דוגמת</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p>
    <w:p w14:paraId="74A4E6E6" w14:textId="77777777" w:rsidR="00EF4F1C" w:rsidRPr="00EF4F1C" w:rsidRDefault="00EF4F1C" w:rsidP="00A11D74">
      <w:pPr>
        <w:spacing w:after="0" w:afterAutospacing="0" w:line="240" w:lineRule="auto"/>
        <w:rPr>
          <w:rFonts w:ascii="David" w:hAnsi="David" w:cs="David"/>
          <w:b/>
          <w:bCs/>
          <w:sz w:val="24"/>
          <w:szCs w:val="24"/>
        </w:rPr>
      </w:pPr>
    </w:p>
    <w:p w14:paraId="753AEDDA"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פורניר</w:t>
      </w:r>
      <w:r w:rsidRPr="00EF4F1C">
        <w:rPr>
          <w:rFonts w:ascii="David" w:hAnsi="David" w:cs="David"/>
          <w:b/>
          <w:bCs/>
          <w:sz w:val="24"/>
          <w:szCs w:val="24"/>
          <w:u w:val="single"/>
          <w:rtl/>
        </w:rPr>
        <w:t xml:space="preserve"> </w:t>
      </w:r>
    </w:p>
    <w:p w14:paraId="70C3BE67" w14:textId="77777777" w:rsidR="00EF4F1C" w:rsidRPr="00EF4F1C" w:rsidRDefault="00EF4F1C" w:rsidP="00A11D74">
      <w:pPr>
        <w:numPr>
          <w:ilvl w:val="0"/>
          <w:numId w:val="9"/>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משטחים</w:t>
      </w:r>
      <w:r w:rsidRPr="00EF4F1C">
        <w:rPr>
          <w:rFonts w:ascii="David" w:hAnsi="David" w:cs="David"/>
          <w:b/>
          <w:bCs/>
          <w:sz w:val="24"/>
          <w:szCs w:val="24"/>
          <w:rtl/>
        </w:rPr>
        <w:t xml:space="preserve"> </w:t>
      </w:r>
      <w:r w:rsidRPr="00EF4F1C">
        <w:rPr>
          <w:rFonts w:ascii="David" w:hAnsi="David" w:cs="David" w:hint="eastAsia"/>
          <w:b/>
          <w:bCs/>
          <w:sz w:val="24"/>
          <w:szCs w:val="24"/>
          <w:rtl/>
        </w:rPr>
        <w:t>המיועדים</w:t>
      </w:r>
      <w:r w:rsidRPr="00EF4F1C">
        <w:rPr>
          <w:rFonts w:ascii="David" w:hAnsi="David" w:cs="David"/>
          <w:b/>
          <w:bCs/>
          <w:sz w:val="24"/>
          <w:szCs w:val="24"/>
          <w:rtl/>
        </w:rPr>
        <w:t xml:space="preserve"> </w:t>
      </w:r>
      <w:r w:rsidRPr="00EF4F1C">
        <w:rPr>
          <w:rFonts w:ascii="David" w:hAnsi="David" w:cs="David" w:hint="eastAsia"/>
          <w:b/>
          <w:bCs/>
          <w:sz w:val="24"/>
          <w:szCs w:val="24"/>
          <w:rtl/>
        </w:rPr>
        <w:t>לציפוי</w:t>
      </w:r>
      <w:r w:rsidRPr="00EF4F1C">
        <w:rPr>
          <w:rFonts w:ascii="David" w:hAnsi="David" w:cs="David"/>
          <w:b/>
          <w:bCs/>
          <w:sz w:val="24"/>
          <w:szCs w:val="24"/>
          <w:rtl/>
        </w:rPr>
        <w:t xml:space="preserve"> </w:t>
      </w:r>
      <w:r w:rsidRPr="00EF4F1C">
        <w:rPr>
          <w:rFonts w:ascii="David" w:hAnsi="David" w:cs="David" w:hint="eastAsia"/>
          <w:b/>
          <w:bCs/>
          <w:sz w:val="24"/>
          <w:szCs w:val="24"/>
          <w:rtl/>
        </w:rPr>
        <w:t>פורניר</w:t>
      </w:r>
      <w:r w:rsidRPr="00EF4F1C">
        <w:rPr>
          <w:rFonts w:ascii="David" w:hAnsi="David" w:cs="David"/>
          <w:b/>
          <w:bCs/>
          <w:sz w:val="24"/>
          <w:szCs w:val="24"/>
          <w:rtl/>
        </w:rPr>
        <w:t xml:space="preserve"> </w:t>
      </w:r>
      <w:r w:rsidRPr="00EF4F1C">
        <w:rPr>
          <w:rFonts w:ascii="David" w:hAnsi="David" w:cs="David" w:hint="eastAsia"/>
          <w:b/>
          <w:bCs/>
          <w:sz w:val="24"/>
          <w:szCs w:val="24"/>
          <w:rtl/>
        </w:rPr>
        <w:t>יצופו</w:t>
      </w:r>
      <w:r w:rsidRPr="00EF4F1C">
        <w:rPr>
          <w:rFonts w:ascii="David" w:hAnsi="David" w:cs="David"/>
          <w:b/>
          <w:bCs/>
          <w:sz w:val="24"/>
          <w:szCs w:val="24"/>
          <w:rtl/>
        </w:rPr>
        <w:t xml:space="preserve"> </w:t>
      </w:r>
      <w:r w:rsidRPr="00EF4F1C">
        <w:rPr>
          <w:rFonts w:ascii="David" w:hAnsi="David" w:cs="David" w:hint="eastAsia"/>
          <w:b/>
          <w:bCs/>
          <w:sz w:val="24"/>
          <w:szCs w:val="24"/>
          <w:rtl/>
        </w:rPr>
        <w:t>בפורניר</w:t>
      </w:r>
      <w:r w:rsidRPr="00EF4F1C">
        <w:rPr>
          <w:rFonts w:ascii="David" w:hAnsi="David" w:cs="David"/>
          <w:b/>
          <w:bCs/>
          <w:sz w:val="24"/>
          <w:szCs w:val="24"/>
          <w:rtl/>
        </w:rPr>
        <w:t xml:space="preserve"> </w:t>
      </w:r>
      <w:r w:rsidRPr="00EF4F1C">
        <w:rPr>
          <w:rFonts w:ascii="David" w:hAnsi="David" w:cs="David" w:hint="eastAsia"/>
          <w:b/>
          <w:bCs/>
          <w:sz w:val="24"/>
          <w:szCs w:val="24"/>
          <w:rtl/>
        </w:rPr>
        <w:t>שתבחר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הדלת</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מייצור</w:t>
      </w:r>
      <w:r w:rsidRPr="00EF4F1C">
        <w:rPr>
          <w:rFonts w:ascii="David" w:hAnsi="David" w:cs="David"/>
          <w:b/>
          <w:bCs/>
          <w:sz w:val="24"/>
          <w:szCs w:val="24"/>
          <w:rtl/>
        </w:rPr>
        <w:t xml:space="preserve"> </w:t>
      </w:r>
      <w:r w:rsidRPr="00EF4F1C">
        <w:rPr>
          <w:rFonts w:ascii="David" w:hAnsi="David" w:cs="David" w:hint="eastAsia"/>
          <w:b/>
          <w:bCs/>
          <w:sz w:val="24"/>
          <w:szCs w:val="24"/>
          <w:rtl/>
        </w:rPr>
        <w:t>מתועש</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ההדבקה</w:t>
      </w:r>
      <w:r w:rsidRPr="00EF4F1C">
        <w:rPr>
          <w:rFonts w:ascii="David" w:hAnsi="David" w:cs="David"/>
          <w:b/>
          <w:bCs/>
          <w:sz w:val="24"/>
          <w:szCs w:val="24"/>
          <w:rtl/>
        </w:rPr>
        <w:t xml:space="preserve"> </w:t>
      </w:r>
      <w:r w:rsidRPr="00EF4F1C">
        <w:rPr>
          <w:rFonts w:ascii="David" w:hAnsi="David" w:cs="David" w:hint="eastAsia"/>
          <w:b/>
          <w:bCs/>
          <w:sz w:val="24"/>
          <w:szCs w:val="24"/>
          <w:rtl/>
        </w:rPr>
        <w:t>בכבישה</w:t>
      </w:r>
      <w:r w:rsidRPr="00EF4F1C">
        <w:rPr>
          <w:rFonts w:ascii="David" w:hAnsi="David" w:cs="David"/>
          <w:b/>
          <w:bCs/>
          <w:sz w:val="24"/>
          <w:szCs w:val="24"/>
          <w:rtl/>
        </w:rPr>
        <w:t xml:space="preserve"> (</w:t>
      </w:r>
      <w:r w:rsidRPr="00EF4F1C">
        <w:rPr>
          <w:rFonts w:ascii="David" w:hAnsi="David" w:cs="David"/>
          <w:b/>
          <w:bCs/>
          <w:sz w:val="24"/>
          <w:szCs w:val="24"/>
        </w:rPr>
        <w:t>PRESS</w:t>
      </w:r>
      <w:r w:rsidRPr="00EF4F1C">
        <w:rPr>
          <w:rFonts w:ascii="David" w:hAnsi="David" w:cs="David"/>
          <w:b/>
          <w:bCs/>
          <w:sz w:val="24"/>
          <w:szCs w:val="24"/>
          <w:rtl/>
        </w:rPr>
        <w:t xml:space="preserve"> ).</w:t>
      </w:r>
    </w:p>
    <w:p w14:paraId="206C5926" w14:textId="77777777" w:rsidR="00EF4F1C" w:rsidRPr="00EF4F1C" w:rsidRDefault="00EF4F1C" w:rsidP="00A11D74">
      <w:pPr>
        <w:numPr>
          <w:ilvl w:val="0"/>
          <w:numId w:val="9"/>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הפורניר</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אחידים</w:t>
      </w:r>
      <w:r w:rsidRPr="00EF4F1C">
        <w:rPr>
          <w:rFonts w:ascii="David" w:hAnsi="David" w:cs="David"/>
          <w:b/>
          <w:bCs/>
          <w:sz w:val="24"/>
          <w:szCs w:val="24"/>
          <w:rtl/>
        </w:rPr>
        <w:t xml:space="preserve"> </w:t>
      </w:r>
      <w:r w:rsidRPr="00EF4F1C">
        <w:rPr>
          <w:rFonts w:ascii="David" w:hAnsi="David" w:cs="David" w:hint="eastAsia"/>
          <w:b/>
          <w:bCs/>
          <w:sz w:val="24"/>
          <w:szCs w:val="24"/>
          <w:rtl/>
        </w:rPr>
        <w:t>באופיים</w:t>
      </w:r>
      <w:r w:rsidRPr="00EF4F1C">
        <w:rPr>
          <w:rFonts w:ascii="David" w:hAnsi="David" w:cs="David"/>
          <w:b/>
          <w:bCs/>
          <w:sz w:val="24"/>
          <w:szCs w:val="24"/>
          <w:rtl/>
        </w:rPr>
        <w:t xml:space="preserve"> </w:t>
      </w:r>
      <w:r w:rsidRPr="00EF4F1C">
        <w:rPr>
          <w:rFonts w:ascii="David" w:hAnsi="David" w:cs="David" w:hint="eastAsia"/>
          <w:b/>
          <w:bCs/>
          <w:sz w:val="24"/>
          <w:szCs w:val="24"/>
          <w:rtl/>
        </w:rPr>
        <w:t>ובגוונם</w:t>
      </w:r>
      <w:r w:rsidRPr="00EF4F1C">
        <w:rPr>
          <w:rFonts w:ascii="David" w:hAnsi="David" w:cs="David"/>
          <w:b/>
          <w:bCs/>
          <w:sz w:val="24"/>
          <w:szCs w:val="24"/>
          <w:rtl/>
        </w:rPr>
        <w:t xml:space="preserve">, </w:t>
      </w:r>
      <w:r w:rsidRPr="00EF4F1C">
        <w:rPr>
          <w:rFonts w:ascii="David" w:hAnsi="David" w:cs="David" w:hint="eastAsia"/>
          <w:b/>
          <w:bCs/>
          <w:sz w:val="24"/>
          <w:szCs w:val="24"/>
          <w:rtl/>
        </w:rPr>
        <w:t>שלמים</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פיצוצים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סדקים</w:t>
      </w:r>
      <w:r w:rsidRPr="00EF4F1C">
        <w:rPr>
          <w:rFonts w:ascii="David" w:hAnsi="David" w:cs="David"/>
          <w:b/>
          <w:bCs/>
          <w:sz w:val="24"/>
          <w:szCs w:val="24"/>
          <w:rtl/>
        </w:rPr>
        <w:t>.</w:t>
      </w:r>
    </w:p>
    <w:p w14:paraId="77A4D7A6" w14:textId="77777777" w:rsidR="00EF4F1C" w:rsidRPr="00EF4F1C" w:rsidRDefault="00EF4F1C" w:rsidP="00A11D74">
      <w:pPr>
        <w:numPr>
          <w:ilvl w:val="0"/>
          <w:numId w:val="9"/>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מוצרי</w:t>
      </w:r>
      <w:r w:rsidRPr="00EF4F1C">
        <w:rPr>
          <w:rFonts w:ascii="David" w:hAnsi="David" w:cs="David"/>
          <w:b/>
          <w:bCs/>
          <w:sz w:val="24"/>
          <w:szCs w:val="24"/>
          <w:rtl/>
        </w:rPr>
        <w:t xml:space="preserve"> </w:t>
      </w:r>
      <w:r w:rsidRPr="00EF4F1C">
        <w:rPr>
          <w:rFonts w:ascii="David" w:hAnsi="David" w:cs="David" w:hint="eastAsia"/>
          <w:b/>
          <w:bCs/>
          <w:sz w:val="24"/>
          <w:szCs w:val="24"/>
          <w:rtl/>
        </w:rPr>
        <w:t>הנגרות</w:t>
      </w:r>
      <w:r w:rsidRPr="00EF4F1C">
        <w:rPr>
          <w:rFonts w:ascii="David" w:hAnsi="David" w:cs="David"/>
          <w:b/>
          <w:bCs/>
          <w:sz w:val="24"/>
          <w:szCs w:val="24"/>
          <w:rtl/>
        </w:rPr>
        <w:t xml:space="preserve"> </w:t>
      </w:r>
      <w:r w:rsidRPr="00EF4F1C">
        <w:rPr>
          <w:rFonts w:ascii="David" w:hAnsi="David" w:cs="David" w:hint="eastAsia"/>
          <w:b/>
          <w:bCs/>
          <w:sz w:val="24"/>
          <w:szCs w:val="24"/>
          <w:rtl/>
        </w:rPr>
        <w:t>המצופים</w:t>
      </w:r>
      <w:r w:rsidRPr="00EF4F1C">
        <w:rPr>
          <w:rFonts w:ascii="David" w:hAnsi="David" w:cs="David"/>
          <w:b/>
          <w:bCs/>
          <w:sz w:val="24"/>
          <w:szCs w:val="24"/>
          <w:rtl/>
        </w:rPr>
        <w:t xml:space="preserve"> </w:t>
      </w:r>
      <w:r w:rsidRPr="00EF4F1C">
        <w:rPr>
          <w:rFonts w:ascii="David" w:hAnsi="David" w:cs="David" w:hint="eastAsia"/>
          <w:b/>
          <w:bCs/>
          <w:sz w:val="24"/>
          <w:szCs w:val="24"/>
          <w:rtl/>
        </w:rPr>
        <w:t>בפורניר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u w:val="single"/>
          <w:rtl/>
        </w:rPr>
        <w:t>משקופי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עץ</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מצופים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בפורניר</w:t>
      </w:r>
      <w:r w:rsidRPr="00EF4F1C">
        <w:rPr>
          <w:rFonts w:ascii="David" w:hAnsi="David" w:cs="David"/>
          <w:b/>
          <w:bCs/>
          <w:sz w:val="24"/>
          <w:szCs w:val="24"/>
          <w:u w:val="single"/>
          <w:rtl/>
        </w:rPr>
        <w:t xml:space="preserve"> </w:t>
      </w:r>
      <w:r w:rsidRPr="00EF4F1C">
        <w:rPr>
          <w:rFonts w:ascii="David" w:hAnsi="David" w:cs="David" w:hint="eastAsia"/>
          <w:b/>
          <w:bCs/>
          <w:sz w:val="24"/>
          <w:szCs w:val="24"/>
          <w:rtl/>
        </w:rPr>
        <w:t>ואת</w:t>
      </w:r>
      <w:r w:rsidRPr="00EF4F1C">
        <w:rPr>
          <w:rFonts w:ascii="David" w:hAnsi="David" w:cs="David"/>
          <w:b/>
          <w:bCs/>
          <w:sz w:val="24"/>
          <w:szCs w:val="24"/>
          <w:rtl/>
        </w:rPr>
        <w:t xml:space="preserve"> </w:t>
      </w:r>
      <w:r w:rsidRPr="00EF4F1C">
        <w:rPr>
          <w:rFonts w:ascii="David" w:hAnsi="David" w:cs="David" w:hint="eastAsia"/>
          <w:b/>
          <w:bCs/>
          <w:sz w:val="24"/>
          <w:szCs w:val="24"/>
          <w:rtl/>
        </w:rPr>
        <w:t>צביעת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הפורניר</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יוצא</w:t>
      </w:r>
      <w:r w:rsidRPr="00EF4F1C">
        <w:rPr>
          <w:rFonts w:ascii="David" w:hAnsi="David" w:cs="David"/>
          <w:b/>
          <w:bCs/>
          <w:sz w:val="24"/>
          <w:szCs w:val="24"/>
          <w:rtl/>
        </w:rPr>
        <w:t xml:space="preserve"> </w:t>
      </w:r>
      <w:r w:rsidRPr="00EF4F1C">
        <w:rPr>
          <w:rFonts w:ascii="David" w:hAnsi="David" w:cs="David" w:hint="eastAsia"/>
          <w:b/>
          <w:bCs/>
          <w:sz w:val="24"/>
          <w:szCs w:val="24"/>
          <w:rtl/>
        </w:rPr>
        <w:t>מן</w:t>
      </w:r>
      <w:r w:rsidRPr="00EF4F1C">
        <w:rPr>
          <w:rFonts w:ascii="David" w:hAnsi="David" w:cs="David"/>
          <w:b/>
          <w:bCs/>
          <w:sz w:val="24"/>
          <w:szCs w:val="24"/>
          <w:rtl/>
        </w:rPr>
        <w:t xml:space="preserve"> </w:t>
      </w:r>
      <w:r w:rsidRPr="00EF4F1C">
        <w:rPr>
          <w:rFonts w:ascii="David" w:hAnsi="David" w:cs="David" w:hint="eastAsia"/>
          <w:b/>
          <w:bCs/>
          <w:sz w:val="24"/>
          <w:szCs w:val="24"/>
          <w:rtl/>
        </w:rPr>
        <w:t>הכלל</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דור</w:t>
      </w:r>
      <w:r w:rsidRPr="00EF4F1C">
        <w:rPr>
          <w:rFonts w:ascii="David" w:hAnsi="David" w:cs="David"/>
          <w:b/>
          <w:bCs/>
          <w:sz w:val="24"/>
          <w:szCs w:val="24"/>
          <w:rtl/>
        </w:rPr>
        <w:t xml:space="preserve"> </w:t>
      </w:r>
      <w:r w:rsidRPr="00EF4F1C">
        <w:rPr>
          <w:rFonts w:ascii="David" w:hAnsi="David" w:cs="David" w:hint="eastAsia"/>
          <w:b/>
          <w:bCs/>
          <w:sz w:val="24"/>
          <w:szCs w:val="24"/>
          <w:rtl/>
        </w:rPr>
        <w:t>לק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הולצלזור</w:t>
      </w:r>
      <w:r w:rsidRPr="00EF4F1C">
        <w:rPr>
          <w:rFonts w:ascii="David" w:hAnsi="David" w:cs="David"/>
          <w:b/>
          <w:bCs/>
          <w:sz w:val="24"/>
          <w:szCs w:val="24"/>
          <w:rtl/>
        </w:rPr>
        <w:t xml:space="preserve"> 2000 "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קנטים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כנפי</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w:t>
      </w:r>
    </w:p>
    <w:p w14:paraId="09F1FB23" w14:textId="77777777" w:rsidR="00EF4F1C" w:rsidRPr="00EF4F1C" w:rsidRDefault="00EF4F1C" w:rsidP="00A11D74">
      <w:pPr>
        <w:spacing w:after="0" w:afterAutospacing="0" w:line="240" w:lineRule="auto"/>
        <w:rPr>
          <w:rFonts w:ascii="David" w:hAnsi="David" w:cs="David"/>
          <w:b/>
          <w:bCs/>
          <w:sz w:val="24"/>
          <w:szCs w:val="24"/>
        </w:rPr>
      </w:pPr>
    </w:p>
    <w:p w14:paraId="233C1CB2"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פרזול</w:t>
      </w:r>
    </w:p>
    <w:p w14:paraId="5425AE3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צויין</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בפירוט</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הידיות</w:t>
      </w:r>
      <w:r w:rsidRPr="00EF4F1C">
        <w:rPr>
          <w:rFonts w:ascii="David" w:hAnsi="David" w:cs="David"/>
          <w:b/>
          <w:bCs/>
          <w:sz w:val="24"/>
          <w:szCs w:val="24"/>
          <w:rtl/>
        </w:rPr>
        <w:t xml:space="preserve">, </w:t>
      </w:r>
      <w:r w:rsidRPr="00EF4F1C">
        <w:rPr>
          <w:rFonts w:ascii="David" w:hAnsi="David" w:cs="David" w:hint="eastAsia"/>
          <w:b/>
          <w:bCs/>
          <w:sz w:val="24"/>
          <w:szCs w:val="24"/>
          <w:rtl/>
        </w:rPr>
        <w:t>המנעולים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מפתחות</w:t>
      </w:r>
      <w:r w:rsidRPr="00EF4F1C">
        <w:rPr>
          <w:rFonts w:ascii="David" w:hAnsi="David" w:cs="David"/>
          <w:b/>
          <w:bCs/>
          <w:sz w:val="24"/>
          <w:szCs w:val="24"/>
          <w:rtl/>
        </w:rPr>
        <w:t xml:space="preserve"> </w:t>
      </w:r>
      <w:r w:rsidRPr="00EF4F1C">
        <w:rPr>
          <w:rFonts w:ascii="David" w:hAnsi="David" w:cs="David" w:hint="eastAsia"/>
          <w:b/>
          <w:bCs/>
          <w:sz w:val="24"/>
          <w:szCs w:val="24"/>
          <w:rtl/>
        </w:rPr>
        <w:t>ושיניים</w:t>
      </w:r>
      <w:r w:rsidRPr="00EF4F1C">
        <w:rPr>
          <w:rFonts w:ascii="David" w:hAnsi="David" w:cs="David"/>
          <w:b/>
          <w:bCs/>
          <w:sz w:val="24"/>
          <w:szCs w:val="24"/>
          <w:rtl/>
        </w:rPr>
        <w:t xml:space="preserve"> </w:t>
      </w:r>
      <w:r w:rsidRPr="00EF4F1C">
        <w:rPr>
          <w:rFonts w:ascii="David" w:hAnsi="David" w:cs="David" w:hint="eastAsia"/>
          <w:b/>
          <w:bCs/>
          <w:sz w:val="24"/>
          <w:szCs w:val="24"/>
          <w:rtl/>
        </w:rPr>
        <w:t>ורוזטות</w:t>
      </w:r>
      <w:r w:rsidRPr="00EF4F1C">
        <w:rPr>
          <w:rFonts w:ascii="David" w:hAnsi="David" w:cs="David"/>
          <w:b/>
          <w:bCs/>
          <w:sz w:val="24"/>
          <w:szCs w:val="24"/>
          <w:rtl/>
        </w:rPr>
        <w:t xml:space="preserve">  </w:t>
      </w:r>
      <w:r w:rsidRPr="00EF4F1C">
        <w:rPr>
          <w:rFonts w:ascii="David" w:hAnsi="David" w:cs="David" w:hint="eastAsia"/>
          <w:b/>
          <w:bCs/>
          <w:sz w:val="24"/>
          <w:szCs w:val="24"/>
          <w:rtl/>
        </w:rPr>
        <w:t>בדלתות</w:t>
      </w:r>
      <w:r w:rsidRPr="00EF4F1C">
        <w:rPr>
          <w:rFonts w:ascii="David" w:hAnsi="David" w:cs="David"/>
          <w:b/>
          <w:bCs/>
          <w:sz w:val="24"/>
          <w:szCs w:val="24"/>
          <w:rtl/>
        </w:rPr>
        <w:t xml:space="preserve"> </w:t>
      </w:r>
      <w:r w:rsidRPr="00EF4F1C">
        <w:rPr>
          <w:rFonts w:ascii="David" w:hAnsi="David" w:cs="David" w:hint="eastAsia"/>
          <w:b/>
          <w:bCs/>
          <w:sz w:val="24"/>
          <w:szCs w:val="24"/>
          <w:rtl/>
        </w:rPr>
        <w:t>לחדרים</w:t>
      </w:r>
      <w:r w:rsidRPr="00EF4F1C">
        <w:rPr>
          <w:rFonts w:ascii="David" w:hAnsi="David" w:cs="David"/>
          <w:b/>
          <w:bCs/>
          <w:sz w:val="24"/>
          <w:szCs w:val="24"/>
          <w:rtl/>
        </w:rPr>
        <w:t xml:space="preserve"> </w:t>
      </w:r>
      <w:r w:rsidRPr="00EF4F1C">
        <w:rPr>
          <w:rFonts w:ascii="David" w:hAnsi="David" w:cs="David" w:hint="eastAsia"/>
          <w:b/>
          <w:bCs/>
          <w:sz w:val="24"/>
          <w:szCs w:val="24"/>
          <w:rtl/>
        </w:rPr>
        <w:t>והשירותים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תוצרת</w:t>
      </w:r>
      <w:r w:rsidRPr="00EF4F1C">
        <w:rPr>
          <w:rFonts w:ascii="David" w:hAnsi="David" w:cs="David"/>
          <w:b/>
          <w:bCs/>
          <w:sz w:val="24"/>
          <w:szCs w:val="24"/>
          <w:rtl/>
        </w:rPr>
        <w:t xml:space="preserve"> </w:t>
      </w:r>
      <w:r w:rsidRPr="00EF4F1C">
        <w:rPr>
          <w:rFonts w:ascii="David" w:hAnsi="David" w:cs="David" w:hint="eastAsia"/>
          <w:b/>
          <w:bCs/>
          <w:sz w:val="24"/>
          <w:szCs w:val="24"/>
          <w:rtl/>
        </w:rPr>
        <w:t>אלבה</w:t>
      </w:r>
      <w:r w:rsidRPr="00EF4F1C">
        <w:rPr>
          <w:rFonts w:ascii="David" w:hAnsi="David" w:cs="David"/>
          <w:b/>
          <w:bCs/>
          <w:sz w:val="24"/>
          <w:szCs w:val="24"/>
          <w:rtl/>
        </w:rPr>
        <w:t xml:space="preserve"> </w:t>
      </w:r>
      <w:r w:rsidRPr="00EF4F1C">
        <w:rPr>
          <w:rFonts w:ascii="David" w:hAnsi="David" w:cs="David" w:hint="eastAsia"/>
          <w:b/>
          <w:bCs/>
          <w:sz w:val="24"/>
          <w:szCs w:val="24"/>
          <w:rtl/>
        </w:rPr>
        <w:t>מסוג</w:t>
      </w:r>
      <w:r w:rsidRPr="00EF4F1C">
        <w:rPr>
          <w:rFonts w:ascii="David" w:hAnsi="David" w:cs="David"/>
          <w:b/>
          <w:bCs/>
          <w:sz w:val="24"/>
          <w:szCs w:val="24"/>
          <w:rtl/>
        </w:rPr>
        <w:t xml:space="preserve"> </w:t>
      </w:r>
      <w:r w:rsidRPr="00EF4F1C">
        <w:rPr>
          <w:rFonts w:ascii="David" w:hAnsi="David" w:cs="David" w:hint="eastAsia"/>
          <w:b/>
          <w:bCs/>
          <w:sz w:val="24"/>
          <w:szCs w:val="24"/>
          <w:rtl/>
        </w:rPr>
        <w:t>אפולו</w:t>
      </w:r>
      <w:r w:rsidRPr="00EF4F1C">
        <w:rPr>
          <w:rFonts w:ascii="David" w:hAnsi="David" w:cs="David"/>
          <w:b/>
          <w:bCs/>
          <w:sz w:val="24"/>
          <w:szCs w:val="24"/>
          <w:rtl/>
        </w:rPr>
        <w:t xml:space="preserve"> </w:t>
      </w:r>
      <w:r w:rsidRPr="00EF4F1C">
        <w:rPr>
          <w:rFonts w:ascii="David" w:hAnsi="David" w:cs="David" w:hint="eastAsia"/>
          <w:b/>
          <w:bCs/>
          <w:sz w:val="24"/>
          <w:szCs w:val="24"/>
          <w:rtl/>
        </w:rPr>
        <w:t>ניקל</w:t>
      </w:r>
      <w:r w:rsidRPr="00EF4F1C">
        <w:rPr>
          <w:rFonts w:ascii="David" w:hAnsi="David" w:cs="David"/>
          <w:b/>
          <w:bCs/>
          <w:sz w:val="24"/>
          <w:szCs w:val="24"/>
          <w:rtl/>
        </w:rPr>
        <w:t xml:space="preserve"> </w:t>
      </w:r>
      <w:r w:rsidRPr="00EF4F1C">
        <w:rPr>
          <w:rFonts w:ascii="David" w:hAnsi="David" w:cs="David" w:hint="eastAsia"/>
          <w:b/>
          <w:bCs/>
          <w:sz w:val="24"/>
          <w:szCs w:val="24"/>
          <w:rtl/>
        </w:rPr>
        <w:t>מוברש</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מט</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שוו</w:t>
      </w:r>
      <w:r w:rsidRPr="00EF4F1C">
        <w:rPr>
          <w:rFonts w:ascii="David" w:hAnsi="David" w:cs="David"/>
          <w:b/>
          <w:bCs/>
          <w:sz w:val="24"/>
          <w:szCs w:val="24"/>
          <w:rtl/>
        </w:rPr>
        <w:t>"</w:t>
      </w:r>
      <w:r w:rsidRPr="00EF4F1C">
        <w:rPr>
          <w:rFonts w:ascii="David" w:hAnsi="David" w:cs="David" w:hint="eastAsia"/>
          <w:b/>
          <w:bCs/>
          <w:sz w:val="24"/>
          <w:szCs w:val="24"/>
          <w:rtl/>
        </w:rPr>
        <w:t>ע</w:t>
      </w:r>
      <w:r w:rsidRPr="00EF4F1C">
        <w:rPr>
          <w:rFonts w:ascii="David" w:hAnsi="David" w:cs="David"/>
          <w:b/>
          <w:bCs/>
          <w:sz w:val="24"/>
          <w:szCs w:val="24"/>
          <w:rtl/>
        </w:rPr>
        <w:t xml:space="preserve"> </w:t>
      </w:r>
      <w:r w:rsidRPr="00EF4F1C">
        <w:rPr>
          <w:rFonts w:ascii="David" w:hAnsi="David" w:cs="David" w:hint="eastAsia"/>
          <w:b/>
          <w:bCs/>
          <w:sz w:val="24"/>
          <w:szCs w:val="24"/>
          <w:rtl/>
        </w:rPr>
        <w:t>באישור</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 xml:space="preserve"> </w:t>
      </w:r>
      <w:r w:rsidRPr="00EF4F1C">
        <w:rPr>
          <w:rFonts w:ascii="David" w:hAnsi="David" w:cs="David" w:hint="eastAsia"/>
          <w:b/>
          <w:bCs/>
          <w:sz w:val="24"/>
          <w:szCs w:val="24"/>
          <w:rtl/>
        </w:rPr>
        <w:t>צירים</w:t>
      </w:r>
      <w:r w:rsidRPr="00EF4F1C">
        <w:rPr>
          <w:rFonts w:ascii="David" w:hAnsi="David" w:cs="David"/>
          <w:b/>
          <w:bCs/>
          <w:sz w:val="24"/>
          <w:szCs w:val="24"/>
          <w:rtl/>
        </w:rPr>
        <w:t xml:space="preserve"> </w:t>
      </w:r>
      <w:r w:rsidRPr="00EF4F1C">
        <w:rPr>
          <w:rFonts w:ascii="David" w:hAnsi="David" w:cs="David" w:hint="eastAsia"/>
          <w:b/>
          <w:bCs/>
          <w:sz w:val="24"/>
          <w:szCs w:val="24"/>
          <w:rtl/>
        </w:rPr>
        <w:t>תואמים</w:t>
      </w:r>
      <w:r w:rsidRPr="00EF4F1C">
        <w:rPr>
          <w:rFonts w:ascii="David" w:hAnsi="David" w:cs="David"/>
          <w:b/>
          <w:bCs/>
          <w:sz w:val="24"/>
          <w:szCs w:val="24"/>
          <w:rtl/>
        </w:rPr>
        <w:t xml:space="preserve"> </w:t>
      </w:r>
      <w:r w:rsidRPr="00EF4F1C">
        <w:rPr>
          <w:rFonts w:ascii="David" w:hAnsi="David" w:cs="David" w:hint="eastAsia"/>
          <w:b/>
          <w:bCs/>
          <w:sz w:val="24"/>
          <w:szCs w:val="24"/>
          <w:rtl/>
        </w:rPr>
        <w:t>למשקוף</w:t>
      </w:r>
      <w:r w:rsidRPr="00EF4F1C">
        <w:rPr>
          <w:rFonts w:ascii="David" w:hAnsi="David" w:cs="David"/>
          <w:b/>
          <w:bCs/>
          <w:sz w:val="24"/>
          <w:szCs w:val="24"/>
          <w:rtl/>
        </w:rPr>
        <w:t xml:space="preserve"> </w:t>
      </w:r>
      <w:r w:rsidRPr="00EF4F1C">
        <w:rPr>
          <w:rFonts w:ascii="David" w:hAnsi="David" w:cs="David" w:hint="eastAsia"/>
          <w:b/>
          <w:bCs/>
          <w:sz w:val="24"/>
          <w:szCs w:val="24"/>
          <w:rtl/>
        </w:rPr>
        <w:t>ולמשקל</w:t>
      </w:r>
      <w:r w:rsidRPr="00EF4F1C">
        <w:rPr>
          <w:rFonts w:ascii="David" w:hAnsi="David" w:cs="David"/>
          <w:b/>
          <w:bCs/>
          <w:sz w:val="24"/>
          <w:szCs w:val="24"/>
          <w:rtl/>
        </w:rPr>
        <w:t xml:space="preserve"> </w:t>
      </w:r>
      <w:r w:rsidRPr="00EF4F1C">
        <w:rPr>
          <w:rFonts w:ascii="David" w:hAnsi="David" w:cs="David" w:hint="eastAsia"/>
          <w:b/>
          <w:bCs/>
          <w:sz w:val="24"/>
          <w:szCs w:val="24"/>
          <w:rtl/>
        </w:rPr>
        <w:t>הדלת</w:t>
      </w:r>
      <w:r w:rsidRPr="00EF4F1C">
        <w:rPr>
          <w:rFonts w:ascii="David" w:hAnsi="David" w:cs="David"/>
          <w:b/>
          <w:bCs/>
          <w:sz w:val="24"/>
          <w:szCs w:val="24"/>
          <w:rtl/>
        </w:rPr>
        <w:t>.</w:t>
      </w:r>
    </w:p>
    <w:p w14:paraId="4499F7E8" w14:textId="77777777" w:rsidR="00EF4F1C" w:rsidRPr="00EF4F1C" w:rsidRDefault="00EF4F1C" w:rsidP="00A11D74">
      <w:pPr>
        <w:spacing w:after="0" w:afterAutospacing="0" w:line="240" w:lineRule="auto"/>
        <w:rPr>
          <w:rFonts w:ascii="David" w:hAnsi="David" w:cs="David"/>
          <w:b/>
          <w:bCs/>
          <w:sz w:val="24"/>
          <w:szCs w:val="24"/>
        </w:rPr>
      </w:pPr>
    </w:p>
    <w:p w14:paraId="61C85D64"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אגפי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דלתות</w:t>
      </w:r>
    </w:p>
    <w:p w14:paraId="5EB3A48F" w14:textId="77777777" w:rsidR="00EF4F1C" w:rsidRPr="00EF4F1C" w:rsidRDefault="00EF4F1C" w:rsidP="00A11D74">
      <w:pPr>
        <w:numPr>
          <w:ilvl w:val="0"/>
          <w:numId w:val="10"/>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מתועשות</w:t>
      </w:r>
      <w:r w:rsidRPr="00EF4F1C">
        <w:rPr>
          <w:rFonts w:ascii="David" w:hAnsi="David" w:cs="David"/>
          <w:b/>
          <w:bCs/>
          <w:sz w:val="24"/>
          <w:szCs w:val="24"/>
          <w:rtl/>
        </w:rPr>
        <w:t xml:space="preserve">, </w:t>
      </w:r>
      <w:r w:rsidRPr="00EF4F1C">
        <w:rPr>
          <w:rFonts w:ascii="David" w:hAnsi="David" w:cs="David" w:hint="eastAsia"/>
          <w:b/>
          <w:bCs/>
          <w:sz w:val="24"/>
          <w:szCs w:val="24"/>
          <w:rtl/>
        </w:rPr>
        <w:t>תהינה</w:t>
      </w:r>
      <w:r w:rsidRPr="00EF4F1C">
        <w:rPr>
          <w:rFonts w:ascii="David" w:hAnsi="David" w:cs="David"/>
          <w:b/>
          <w:bCs/>
          <w:sz w:val="24"/>
          <w:szCs w:val="24"/>
          <w:rtl/>
        </w:rPr>
        <w:t xml:space="preserve"> </w:t>
      </w:r>
      <w:r w:rsidRPr="00EF4F1C">
        <w:rPr>
          <w:rFonts w:ascii="David" w:hAnsi="David" w:cs="David" w:hint="eastAsia"/>
          <w:b/>
          <w:bCs/>
          <w:sz w:val="24"/>
          <w:szCs w:val="24"/>
          <w:rtl/>
        </w:rPr>
        <w:t>ברחבים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יסוד</w:t>
      </w:r>
      <w:r w:rsidRPr="00EF4F1C">
        <w:rPr>
          <w:rFonts w:ascii="David" w:hAnsi="David" w:cs="David"/>
          <w:b/>
          <w:bCs/>
          <w:sz w:val="24"/>
          <w:szCs w:val="24"/>
          <w:rtl/>
        </w:rPr>
        <w:t xml:space="preserve"> </w:t>
      </w:r>
      <w:r w:rsidRPr="00EF4F1C">
        <w:rPr>
          <w:rFonts w:ascii="David" w:hAnsi="David" w:cs="David" w:hint="eastAsia"/>
          <w:b/>
          <w:bCs/>
          <w:sz w:val="24"/>
          <w:szCs w:val="24"/>
          <w:rtl/>
        </w:rPr>
        <w:t>ממוצע</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w:t>
      </w:r>
      <w:r w:rsidRPr="00EF4F1C">
        <w:rPr>
          <w:rFonts w:ascii="David" w:hAnsi="David" w:cs="David"/>
          <w:b/>
          <w:bCs/>
          <w:sz w:val="24"/>
          <w:szCs w:val="24"/>
          <w:rtl/>
        </w:rPr>
        <w:t xml:space="preserve"> </w:t>
      </w:r>
      <w:r w:rsidRPr="00EF4F1C">
        <w:rPr>
          <w:rFonts w:ascii="David" w:hAnsi="David" w:cs="David"/>
          <w:b/>
          <w:bCs/>
          <w:sz w:val="24"/>
          <w:szCs w:val="24"/>
          <w:u w:val="single"/>
          <w:rtl/>
        </w:rPr>
        <w:t>/</w:t>
      </w:r>
      <w:r w:rsidRPr="00EF4F1C">
        <w:rPr>
          <w:rFonts w:ascii="David" w:hAnsi="David" w:cs="David" w:hint="eastAsia"/>
          <w:b/>
          <w:bCs/>
          <w:sz w:val="24"/>
          <w:szCs w:val="24"/>
          <w:u w:val="single"/>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כוללת</w:t>
      </w:r>
      <w:r w:rsidRPr="00EF4F1C">
        <w:rPr>
          <w:rFonts w:ascii="David" w:hAnsi="David" w:cs="David"/>
          <w:b/>
          <w:bCs/>
          <w:sz w:val="24"/>
          <w:szCs w:val="24"/>
          <w:rtl/>
        </w:rPr>
        <w:t xml:space="preserve"> </w:t>
      </w:r>
      <w:r w:rsidRPr="00EF4F1C">
        <w:rPr>
          <w:rFonts w:ascii="David" w:hAnsi="David" w:cs="David" w:hint="eastAsia"/>
          <w:b/>
          <w:bCs/>
          <w:sz w:val="24"/>
          <w:szCs w:val="24"/>
          <w:rtl/>
        </w:rPr>
        <w:t>משקוף</w:t>
      </w:r>
      <w:r w:rsidRPr="00EF4F1C">
        <w:rPr>
          <w:rFonts w:ascii="David" w:hAnsi="David" w:cs="David"/>
          <w:b/>
          <w:bCs/>
          <w:sz w:val="24"/>
          <w:szCs w:val="24"/>
          <w:rtl/>
        </w:rPr>
        <w:t xml:space="preserve"> </w:t>
      </w:r>
      <w:r w:rsidRPr="00EF4F1C">
        <w:rPr>
          <w:rFonts w:ascii="David" w:hAnsi="David" w:cs="David" w:hint="eastAsia"/>
          <w:b/>
          <w:bCs/>
          <w:sz w:val="24"/>
          <w:szCs w:val="24"/>
          <w:rtl/>
        </w:rPr>
        <w:t>עיוור</w:t>
      </w:r>
      <w:r w:rsidRPr="00EF4F1C">
        <w:rPr>
          <w:rFonts w:ascii="David" w:hAnsi="David" w:cs="David"/>
          <w:b/>
          <w:bCs/>
          <w:sz w:val="24"/>
          <w:szCs w:val="24"/>
          <w:rtl/>
        </w:rPr>
        <w:t xml:space="preserve"> </w:t>
      </w:r>
      <w:r w:rsidRPr="00EF4F1C">
        <w:rPr>
          <w:rFonts w:ascii="David" w:hAnsi="David" w:cs="David" w:hint="eastAsia"/>
          <w:b/>
          <w:bCs/>
          <w:sz w:val="24"/>
          <w:szCs w:val="24"/>
          <w:rtl/>
        </w:rPr>
        <w:t>וביטון</w:t>
      </w:r>
      <w:r w:rsidRPr="00EF4F1C">
        <w:rPr>
          <w:rFonts w:ascii="David" w:hAnsi="David" w:cs="David"/>
          <w:b/>
          <w:bCs/>
          <w:sz w:val="24"/>
          <w:szCs w:val="24"/>
          <w:rtl/>
        </w:rPr>
        <w:t>).</w:t>
      </w:r>
    </w:p>
    <w:p w14:paraId="2CBCFCFC" w14:textId="77777777" w:rsidR="00EF4F1C" w:rsidRPr="00EF4F1C" w:rsidRDefault="00EF4F1C" w:rsidP="00A11D74">
      <w:pPr>
        <w:numPr>
          <w:ilvl w:val="0"/>
          <w:numId w:val="10"/>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מילוי</w:t>
      </w:r>
      <w:r w:rsidRPr="00EF4F1C">
        <w:rPr>
          <w:rFonts w:ascii="David" w:hAnsi="David" w:cs="David"/>
          <w:b/>
          <w:bCs/>
          <w:sz w:val="24"/>
          <w:szCs w:val="24"/>
          <w:rtl/>
        </w:rPr>
        <w:t xml:space="preserve"> </w:t>
      </w:r>
      <w:r w:rsidRPr="00EF4F1C">
        <w:rPr>
          <w:rFonts w:ascii="David" w:hAnsi="David" w:cs="David" w:hint="eastAsia"/>
          <w:b/>
          <w:bCs/>
          <w:sz w:val="24"/>
          <w:szCs w:val="24"/>
          <w:rtl/>
        </w:rPr>
        <w:t>אגפי</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ייעשה</w:t>
      </w:r>
      <w:r w:rsidRPr="00EF4F1C">
        <w:rPr>
          <w:rFonts w:ascii="David" w:hAnsi="David" w:cs="David"/>
          <w:b/>
          <w:bCs/>
          <w:sz w:val="24"/>
          <w:szCs w:val="24"/>
          <w:rtl/>
        </w:rPr>
        <w:t xml:space="preserve"> </w:t>
      </w:r>
      <w:r w:rsidRPr="00EF4F1C">
        <w:rPr>
          <w:rFonts w:ascii="David" w:hAnsi="David" w:cs="David" w:hint="eastAsia"/>
          <w:b/>
          <w:bCs/>
          <w:sz w:val="24"/>
          <w:szCs w:val="24"/>
          <w:rtl/>
        </w:rPr>
        <w:t>בשימוש</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לבן</w:t>
      </w:r>
      <w:r w:rsidRPr="00EF4F1C">
        <w:rPr>
          <w:rFonts w:ascii="David" w:hAnsi="David" w:cs="David"/>
          <w:b/>
          <w:bCs/>
          <w:sz w:val="24"/>
          <w:szCs w:val="24"/>
          <w:rtl/>
        </w:rPr>
        <w:t xml:space="preserve"> </w:t>
      </w:r>
      <w:r w:rsidRPr="00EF4F1C">
        <w:rPr>
          <w:rFonts w:ascii="David" w:hAnsi="David" w:cs="David" w:hint="eastAsia"/>
          <w:b/>
          <w:bCs/>
          <w:sz w:val="24"/>
          <w:szCs w:val="24"/>
          <w:rtl/>
        </w:rPr>
        <w:t>יבש</w:t>
      </w:r>
      <w:r w:rsidRPr="00EF4F1C">
        <w:rPr>
          <w:rFonts w:ascii="David" w:hAnsi="David" w:cs="David"/>
          <w:b/>
          <w:bCs/>
          <w:sz w:val="24"/>
          <w:szCs w:val="24"/>
          <w:rtl/>
        </w:rPr>
        <w:t xml:space="preserve"> </w:t>
      </w:r>
      <w:r w:rsidRPr="00EF4F1C">
        <w:rPr>
          <w:rFonts w:ascii="David" w:hAnsi="David" w:cs="David" w:hint="eastAsia"/>
          <w:b/>
          <w:bCs/>
          <w:sz w:val="24"/>
          <w:szCs w:val="24"/>
          <w:rtl/>
        </w:rPr>
        <w:t>ובריא</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r w:rsidRPr="00EF4F1C">
        <w:rPr>
          <w:rFonts w:ascii="David" w:hAnsi="David" w:cs="David" w:hint="eastAsia"/>
          <w:b/>
          <w:bCs/>
          <w:sz w:val="24"/>
          <w:szCs w:val="24"/>
          <w:rtl/>
        </w:rPr>
        <w:t>פלקסבורד</w:t>
      </w:r>
      <w:r w:rsidRPr="00EF4F1C">
        <w:rPr>
          <w:rFonts w:ascii="David" w:hAnsi="David" w:cs="David"/>
          <w:b/>
          <w:bCs/>
          <w:sz w:val="24"/>
          <w:szCs w:val="24"/>
          <w:rtl/>
        </w:rPr>
        <w:t>.</w:t>
      </w:r>
    </w:p>
    <w:p w14:paraId="69420CC3"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כנף</w:t>
      </w:r>
      <w:r w:rsidRPr="00EF4F1C">
        <w:rPr>
          <w:rFonts w:ascii="David" w:hAnsi="David" w:cs="David"/>
          <w:b/>
          <w:bCs/>
          <w:sz w:val="24"/>
          <w:szCs w:val="24"/>
          <w:rtl/>
        </w:rPr>
        <w:t xml:space="preserve"> </w:t>
      </w:r>
      <w:r w:rsidRPr="00EF4F1C">
        <w:rPr>
          <w:rFonts w:ascii="David" w:hAnsi="David" w:cs="David" w:hint="eastAsia"/>
          <w:b/>
          <w:bCs/>
          <w:sz w:val="24"/>
          <w:szCs w:val="24"/>
          <w:rtl/>
        </w:rPr>
        <w:t>יבוצע</w:t>
      </w:r>
      <w:r w:rsidRPr="00EF4F1C">
        <w:rPr>
          <w:rFonts w:ascii="David" w:hAnsi="David" w:cs="David"/>
          <w:b/>
          <w:bCs/>
          <w:sz w:val="24"/>
          <w:szCs w:val="24"/>
          <w:rtl/>
        </w:rPr>
        <w:t xml:space="preserve"> </w:t>
      </w:r>
      <w:r w:rsidRPr="00EF4F1C">
        <w:rPr>
          <w:rFonts w:ascii="David" w:hAnsi="David" w:cs="David" w:hint="eastAsia"/>
          <w:b/>
          <w:bCs/>
          <w:sz w:val="24"/>
          <w:szCs w:val="24"/>
          <w:u w:val="single"/>
          <w:rtl/>
        </w:rPr>
        <w:t>תופס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רצפה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קפיצי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דגם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ליפסקי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שו</w:t>
      </w:r>
      <w:r w:rsidRPr="00EF4F1C">
        <w:rPr>
          <w:rFonts w:ascii="David" w:hAnsi="David" w:cs="David"/>
          <w:b/>
          <w:bCs/>
          <w:sz w:val="24"/>
          <w:szCs w:val="24"/>
          <w:u w:val="single"/>
          <w:rtl/>
        </w:rPr>
        <w:t>"</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p>
    <w:p w14:paraId="25F07E0B"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הכנף</w:t>
      </w:r>
      <w:r w:rsidRPr="00EF4F1C">
        <w:rPr>
          <w:rFonts w:ascii="David" w:hAnsi="David" w:cs="David"/>
          <w:b/>
          <w:bCs/>
          <w:sz w:val="24"/>
          <w:szCs w:val="24"/>
          <w:rtl/>
        </w:rPr>
        <w:t xml:space="preserve"> </w:t>
      </w:r>
      <w:r w:rsidRPr="00EF4F1C">
        <w:rPr>
          <w:rFonts w:ascii="David" w:hAnsi="David" w:cs="David" w:hint="eastAsia"/>
          <w:b/>
          <w:bCs/>
          <w:sz w:val="24"/>
          <w:szCs w:val="24"/>
          <w:rtl/>
        </w:rPr>
        <w:t>תיצבע</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בחלקה</w:t>
      </w:r>
      <w:r w:rsidRPr="00EF4F1C">
        <w:rPr>
          <w:rFonts w:ascii="David" w:hAnsi="David" w:cs="David"/>
          <w:b/>
          <w:bCs/>
          <w:sz w:val="24"/>
          <w:szCs w:val="24"/>
          <w:rtl/>
        </w:rPr>
        <w:t xml:space="preserve"> </w:t>
      </w:r>
      <w:r w:rsidRPr="00EF4F1C">
        <w:rPr>
          <w:rFonts w:ascii="David" w:hAnsi="David" w:cs="David" w:hint="eastAsia"/>
          <w:b/>
          <w:bCs/>
          <w:sz w:val="24"/>
          <w:szCs w:val="24"/>
          <w:rtl/>
        </w:rPr>
        <w:t>התחתון</w:t>
      </w:r>
      <w:r w:rsidRPr="00EF4F1C">
        <w:rPr>
          <w:rFonts w:ascii="David" w:hAnsi="David" w:cs="David"/>
          <w:b/>
          <w:bCs/>
          <w:sz w:val="24"/>
          <w:szCs w:val="24"/>
          <w:rtl/>
        </w:rPr>
        <w:t xml:space="preserve"> </w:t>
      </w:r>
      <w:r w:rsidRPr="00EF4F1C">
        <w:rPr>
          <w:rFonts w:ascii="David" w:hAnsi="David" w:cs="David" w:hint="eastAsia"/>
          <w:b/>
          <w:bCs/>
          <w:sz w:val="24"/>
          <w:szCs w:val="24"/>
          <w:rtl/>
        </w:rPr>
        <w:t>בלכה</w:t>
      </w:r>
      <w:r w:rsidRPr="00EF4F1C">
        <w:rPr>
          <w:rFonts w:ascii="David" w:hAnsi="David" w:cs="David"/>
          <w:b/>
          <w:bCs/>
          <w:sz w:val="24"/>
          <w:szCs w:val="24"/>
          <w:rtl/>
        </w:rPr>
        <w:t xml:space="preserve"> </w:t>
      </w:r>
      <w:r w:rsidRPr="00EF4F1C">
        <w:rPr>
          <w:rFonts w:ascii="David" w:hAnsi="David" w:cs="David" w:hint="eastAsia"/>
          <w:b/>
          <w:bCs/>
          <w:sz w:val="24"/>
          <w:szCs w:val="24"/>
          <w:rtl/>
        </w:rPr>
        <w:t>שקופה</w:t>
      </w:r>
      <w:r w:rsidRPr="00EF4F1C">
        <w:rPr>
          <w:rFonts w:ascii="David" w:hAnsi="David" w:cs="David"/>
          <w:b/>
          <w:bCs/>
          <w:sz w:val="24"/>
          <w:szCs w:val="24"/>
          <w:rtl/>
        </w:rPr>
        <w:t xml:space="preserve"> </w:t>
      </w:r>
      <w:r w:rsidRPr="00EF4F1C">
        <w:rPr>
          <w:rFonts w:ascii="David" w:hAnsi="David" w:cs="David" w:hint="eastAsia"/>
          <w:b/>
          <w:bCs/>
          <w:sz w:val="24"/>
          <w:szCs w:val="24"/>
          <w:rtl/>
        </w:rPr>
        <w:t>לעמידות</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יינתן</w:t>
      </w:r>
      <w:r w:rsidRPr="00EF4F1C">
        <w:rPr>
          <w:rFonts w:ascii="David" w:hAnsi="David" w:cs="David"/>
          <w:b/>
          <w:bCs/>
          <w:sz w:val="24"/>
          <w:szCs w:val="24"/>
          <w:rtl/>
        </w:rPr>
        <w:t xml:space="preserve"> </w:t>
      </w:r>
      <w:r w:rsidRPr="00EF4F1C">
        <w:rPr>
          <w:rFonts w:ascii="David" w:hAnsi="David" w:cs="David" w:hint="eastAsia"/>
          <w:b/>
          <w:bCs/>
          <w:sz w:val="24"/>
          <w:szCs w:val="24"/>
          <w:rtl/>
        </w:rPr>
        <w:t>פתרון</w:t>
      </w:r>
      <w:r w:rsidRPr="00EF4F1C">
        <w:rPr>
          <w:rFonts w:ascii="David" w:hAnsi="David" w:cs="David"/>
          <w:b/>
          <w:bCs/>
          <w:sz w:val="24"/>
          <w:szCs w:val="24"/>
          <w:rtl/>
        </w:rPr>
        <w:t xml:space="preserve"> </w:t>
      </w:r>
      <w:r w:rsidRPr="00EF4F1C">
        <w:rPr>
          <w:rFonts w:ascii="David" w:hAnsi="David" w:cs="David" w:hint="eastAsia"/>
          <w:b/>
          <w:bCs/>
          <w:sz w:val="24"/>
          <w:szCs w:val="24"/>
          <w:rtl/>
        </w:rPr>
        <w:t>נגד</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להלבשות</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כל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המכלול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יאושר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בכתב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r w:rsidRPr="00EF4F1C">
        <w:rPr>
          <w:rFonts w:ascii="David" w:hAnsi="David" w:cs="David" w:hint="eastAsia"/>
          <w:b/>
          <w:bCs/>
          <w:sz w:val="24"/>
          <w:szCs w:val="24"/>
          <w:u w:val="single"/>
          <w:rtl/>
        </w:rPr>
        <w:t>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האדריכל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והמזמין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לאחר</w:t>
      </w:r>
      <w:r w:rsidRPr="00EF4F1C">
        <w:rPr>
          <w:rFonts w:ascii="David" w:hAnsi="David" w:cs="David"/>
          <w:b/>
          <w:bCs/>
          <w:sz w:val="24"/>
          <w:szCs w:val="24"/>
          <w:rtl/>
        </w:rPr>
        <w:t xml:space="preserve"> </w:t>
      </w:r>
      <w:r w:rsidRPr="00EF4F1C">
        <w:rPr>
          <w:rFonts w:ascii="David" w:hAnsi="David" w:cs="David" w:hint="eastAsia"/>
          <w:b/>
          <w:bCs/>
          <w:sz w:val="24"/>
          <w:szCs w:val="24"/>
          <w:u w:val="single"/>
          <w:rtl/>
        </w:rPr>
        <w:t>הבאת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דוגמא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r w:rsidRPr="00EF4F1C">
        <w:rPr>
          <w:rFonts w:ascii="David" w:hAnsi="David" w:cs="David" w:hint="eastAsia"/>
          <w:b/>
          <w:bCs/>
          <w:sz w:val="24"/>
          <w:szCs w:val="24"/>
          <w:u w:val="single"/>
          <w:rtl/>
        </w:rPr>
        <w:t>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הספק</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לאתר</w:t>
      </w:r>
      <w:r w:rsidRPr="00EF4F1C">
        <w:rPr>
          <w:rFonts w:ascii="David" w:hAnsi="David" w:cs="David"/>
          <w:b/>
          <w:bCs/>
          <w:sz w:val="24"/>
          <w:szCs w:val="24"/>
          <w:rtl/>
        </w:rPr>
        <w:t xml:space="preserve"> .</w:t>
      </w:r>
    </w:p>
    <w:p w14:paraId="16202060"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לצבוע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המשקופים</w:t>
      </w:r>
      <w:r w:rsidRPr="00EF4F1C">
        <w:rPr>
          <w:rFonts w:ascii="David" w:hAnsi="David" w:cs="David"/>
          <w:b/>
          <w:bCs/>
          <w:sz w:val="24"/>
          <w:szCs w:val="24"/>
          <w:rtl/>
        </w:rPr>
        <w:t xml:space="preserve">  </w:t>
      </w:r>
      <w:r w:rsidRPr="00EF4F1C">
        <w:rPr>
          <w:rFonts w:ascii="David" w:hAnsi="David" w:cs="David" w:hint="eastAsia"/>
          <w:b/>
          <w:bCs/>
          <w:sz w:val="24"/>
          <w:szCs w:val="24"/>
          <w:rtl/>
        </w:rPr>
        <w:t>בצבע</w:t>
      </w:r>
      <w:r w:rsidRPr="00EF4F1C">
        <w:rPr>
          <w:rFonts w:ascii="David" w:hAnsi="David" w:cs="David"/>
          <w:b/>
          <w:bCs/>
          <w:sz w:val="24"/>
          <w:szCs w:val="24"/>
          <w:rtl/>
        </w:rPr>
        <w:t xml:space="preserve"> </w:t>
      </w:r>
      <w:r w:rsidRPr="00EF4F1C">
        <w:rPr>
          <w:rFonts w:ascii="David" w:hAnsi="David" w:cs="David" w:hint="eastAsia"/>
          <w:b/>
          <w:bCs/>
          <w:sz w:val="24"/>
          <w:szCs w:val="24"/>
          <w:rtl/>
        </w:rPr>
        <w:t>אוטם</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w:t>
      </w:r>
      <w:r w:rsidRPr="00EF4F1C">
        <w:rPr>
          <w:rFonts w:ascii="David" w:hAnsi="David" w:cs="David" w:hint="eastAsia"/>
          <w:b/>
          <w:bCs/>
          <w:sz w:val="24"/>
          <w:szCs w:val="24"/>
          <w:rtl/>
        </w:rPr>
        <w:t>פני</w:t>
      </w:r>
      <w:r w:rsidRPr="00EF4F1C">
        <w:rPr>
          <w:rFonts w:ascii="David" w:hAnsi="David" w:cs="David"/>
          <w:b/>
          <w:bCs/>
          <w:sz w:val="24"/>
          <w:szCs w:val="24"/>
          <w:rtl/>
        </w:rPr>
        <w:t xml:space="preserve"> </w:t>
      </w:r>
      <w:r w:rsidRPr="00EF4F1C">
        <w:rPr>
          <w:rFonts w:ascii="David" w:hAnsi="David" w:cs="David" w:hint="eastAsia"/>
          <w:b/>
          <w:bCs/>
          <w:sz w:val="24"/>
          <w:szCs w:val="24"/>
          <w:rtl/>
        </w:rPr>
        <w:t>הריצוף</w:t>
      </w:r>
      <w:r w:rsidRPr="00EF4F1C">
        <w:rPr>
          <w:rFonts w:ascii="David" w:hAnsi="David" w:cs="David"/>
          <w:b/>
          <w:bCs/>
          <w:sz w:val="24"/>
          <w:szCs w:val="24"/>
          <w:rtl/>
        </w:rPr>
        <w:t>.</w:t>
      </w:r>
    </w:p>
    <w:p w14:paraId="6986B513"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בגוון</w:t>
      </w:r>
      <w:r w:rsidRPr="00EF4F1C">
        <w:rPr>
          <w:rFonts w:ascii="David" w:hAnsi="David" w:cs="David"/>
          <w:b/>
          <w:bCs/>
          <w:sz w:val="24"/>
          <w:szCs w:val="24"/>
          <w:rtl/>
        </w:rPr>
        <w:t xml:space="preserve"> </w:t>
      </w:r>
      <w:r w:rsidRPr="00EF4F1C">
        <w:rPr>
          <w:rFonts w:ascii="David" w:hAnsi="David" w:cs="David" w:hint="eastAsia"/>
          <w:b/>
          <w:bCs/>
          <w:sz w:val="24"/>
          <w:szCs w:val="24"/>
          <w:rtl/>
        </w:rPr>
        <w:t>אחיד</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3 </w:t>
      </w:r>
      <w:r w:rsidRPr="00EF4F1C">
        <w:rPr>
          <w:rFonts w:ascii="David" w:hAnsi="David" w:cs="David" w:hint="eastAsia"/>
          <w:b/>
          <w:bCs/>
          <w:sz w:val="24"/>
          <w:szCs w:val="24"/>
          <w:rtl/>
        </w:rPr>
        <w:t>גוונים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שיבחרו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כלל</w:t>
      </w:r>
      <w:r w:rsidRPr="00EF4F1C">
        <w:rPr>
          <w:rFonts w:ascii="David" w:hAnsi="David" w:cs="David"/>
          <w:b/>
          <w:bCs/>
          <w:sz w:val="24"/>
          <w:szCs w:val="24"/>
          <w:rtl/>
        </w:rPr>
        <w:t xml:space="preserve"> </w:t>
      </w:r>
      <w:r w:rsidRPr="00EF4F1C">
        <w:rPr>
          <w:rFonts w:ascii="David" w:hAnsi="David" w:cs="David" w:hint="eastAsia"/>
          <w:b/>
          <w:bCs/>
          <w:sz w:val="24"/>
          <w:szCs w:val="24"/>
          <w:rtl/>
        </w:rPr>
        <w:t>המבחר</w:t>
      </w:r>
      <w:r w:rsidRPr="00EF4F1C">
        <w:rPr>
          <w:rFonts w:ascii="David" w:hAnsi="David" w:cs="David"/>
          <w:b/>
          <w:bCs/>
          <w:sz w:val="24"/>
          <w:szCs w:val="24"/>
          <w:rtl/>
        </w:rPr>
        <w:t xml:space="preserve"> </w:t>
      </w:r>
      <w:r w:rsidRPr="00EF4F1C">
        <w:rPr>
          <w:rFonts w:ascii="David" w:hAnsi="David" w:cs="David" w:hint="eastAsia"/>
          <w:b/>
          <w:bCs/>
          <w:sz w:val="24"/>
          <w:szCs w:val="24"/>
          <w:rtl/>
        </w:rPr>
        <w:t>המיוצר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המאושר</w:t>
      </w:r>
      <w:r w:rsidRPr="00EF4F1C">
        <w:rPr>
          <w:rFonts w:ascii="David" w:hAnsi="David" w:cs="David"/>
          <w:b/>
          <w:bCs/>
          <w:sz w:val="24"/>
          <w:szCs w:val="24"/>
          <w:rtl/>
        </w:rPr>
        <w:t>.</w:t>
      </w:r>
    </w:p>
    <w:p w14:paraId="6FDD8E90"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ומשקופים</w:t>
      </w:r>
      <w:r w:rsidRPr="00EF4F1C">
        <w:rPr>
          <w:rFonts w:ascii="David" w:hAnsi="David" w:cs="David"/>
          <w:b/>
          <w:bCs/>
          <w:sz w:val="24"/>
          <w:szCs w:val="24"/>
          <w:rtl/>
        </w:rPr>
        <w:t xml:space="preserve"> </w:t>
      </w:r>
      <w:r w:rsidRPr="00EF4F1C">
        <w:rPr>
          <w:rFonts w:ascii="David" w:hAnsi="David" w:cs="David" w:hint="eastAsia"/>
          <w:b/>
          <w:bCs/>
          <w:sz w:val="24"/>
          <w:szCs w:val="24"/>
          <w:rtl/>
        </w:rPr>
        <w:t>חדרי</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ומרפסת</w:t>
      </w:r>
      <w:r w:rsidRPr="00EF4F1C">
        <w:rPr>
          <w:rFonts w:ascii="David" w:hAnsi="David" w:cs="David"/>
          <w:b/>
          <w:bCs/>
          <w:sz w:val="24"/>
          <w:szCs w:val="24"/>
          <w:rtl/>
        </w:rPr>
        <w:t xml:space="preserve"> </w:t>
      </w:r>
      <w:r w:rsidRPr="00EF4F1C">
        <w:rPr>
          <w:rFonts w:ascii="David" w:hAnsi="David" w:cs="David" w:hint="eastAsia"/>
          <w:b/>
          <w:bCs/>
          <w:sz w:val="24"/>
          <w:szCs w:val="24"/>
          <w:rtl/>
        </w:rPr>
        <w:t>שרות</w:t>
      </w:r>
      <w:r w:rsidRPr="00EF4F1C">
        <w:rPr>
          <w:rFonts w:ascii="David" w:hAnsi="David" w:cs="David"/>
          <w:b/>
          <w:bCs/>
          <w:sz w:val="24"/>
          <w:szCs w:val="24"/>
          <w:rtl/>
        </w:rPr>
        <w:t xml:space="preserve"> </w:t>
      </w:r>
      <w:r w:rsidRPr="00EF4F1C">
        <w:rPr>
          <w:rFonts w:ascii="David" w:hAnsi="David" w:cs="David" w:hint="eastAsia"/>
          <w:b/>
          <w:bCs/>
          <w:sz w:val="24"/>
          <w:szCs w:val="24"/>
          <w:rtl/>
        </w:rPr>
        <w:t>כנ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צוהר</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זכוכית</w:t>
      </w:r>
      <w:r w:rsidRPr="00EF4F1C">
        <w:rPr>
          <w:rFonts w:ascii="David" w:hAnsi="David" w:cs="David"/>
          <w:b/>
          <w:bCs/>
          <w:sz w:val="24"/>
          <w:szCs w:val="24"/>
          <w:rtl/>
        </w:rPr>
        <w:t xml:space="preserve"> </w:t>
      </w:r>
      <w:r w:rsidRPr="00EF4F1C">
        <w:rPr>
          <w:rFonts w:ascii="David" w:hAnsi="David" w:cs="David" w:hint="eastAsia"/>
          <w:b/>
          <w:bCs/>
          <w:sz w:val="24"/>
          <w:szCs w:val="24"/>
          <w:rtl/>
        </w:rPr>
        <w:t>מחוסמת</w:t>
      </w:r>
      <w:r w:rsidRPr="00EF4F1C">
        <w:rPr>
          <w:rFonts w:ascii="David" w:hAnsi="David" w:cs="David"/>
          <w:b/>
          <w:bCs/>
          <w:sz w:val="24"/>
          <w:szCs w:val="24"/>
          <w:rtl/>
        </w:rPr>
        <w:t xml:space="preserve"> 6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חלבית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שתי</w:t>
      </w:r>
      <w:r w:rsidRPr="00EF4F1C">
        <w:rPr>
          <w:rFonts w:ascii="David" w:hAnsi="David" w:cs="David"/>
          <w:b/>
          <w:bCs/>
          <w:sz w:val="24"/>
          <w:szCs w:val="24"/>
          <w:rtl/>
        </w:rPr>
        <w:t xml:space="preserve"> </w:t>
      </w:r>
      <w:r w:rsidRPr="00EF4F1C">
        <w:rPr>
          <w:rFonts w:ascii="David" w:hAnsi="David" w:cs="David" w:hint="eastAsia"/>
          <w:b/>
          <w:bCs/>
          <w:sz w:val="24"/>
          <w:szCs w:val="24"/>
          <w:rtl/>
        </w:rPr>
        <w:t>וערב</w:t>
      </w:r>
      <w:r w:rsidRPr="00EF4F1C">
        <w:rPr>
          <w:rFonts w:ascii="David" w:hAnsi="David" w:cs="David"/>
          <w:b/>
          <w:bCs/>
          <w:sz w:val="24"/>
          <w:szCs w:val="24"/>
          <w:rtl/>
        </w:rPr>
        <w:t xml:space="preserve"> ,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שקופה</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לדלתות</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יורכב</w:t>
      </w:r>
      <w:r w:rsidRPr="00EF4F1C">
        <w:rPr>
          <w:rFonts w:ascii="David" w:hAnsi="David" w:cs="David"/>
          <w:b/>
          <w:bCs/>
          <w:sz w:val="24"/>
          <w:szCs w:val="24"/>
          <w:rtl/>
        </w:rPr>
        <w:t xml:space="preserve"> </w:t>
      </w:r>
      <w:r w:rsidRPr="00EF4F1C">
        <w:rPr>
          <w:rFonts w:ascii="David" w:hAnsi="David" w:cs="David" w:hint="eastAsia"/>
          <w:b/>
          <w:bCs/>
          <w:sz w:val="24"/>
          <w:szCs w:val="24"/>
          <w:rtl/>
        </w:rPr>
        <w:t>מנגנון</w:t>
      </w:r>
      <w:r w:rsidRPr="00EF4F1C">
        <w:rPr>
          <w:rFonts w:ascii="David" w:hAnsi="David" w:cs="David"/>
          <w:b/>
          <w:bCs/>
          <w:sz w:val="24"/>
          <w:szCs w:val="24"/>
          <w:rtl/>
        </w:rPr>
        <w:t xml:space="preserve"> </w:t>
      </w:r>
      <w:r w:rsidRPr="00EF4F1C">
        <w:rPr>
          <w:rFonts w:ascii="David" w:hAnsi="David" w:cs="David" w:hint="eastAsia"/>
          <w:b/>
          <w:bCs/>
          <w:sz w:val="24"/>
          <w:szCs w:val="24"/>
          <w:rtl/>
        </w:rPr>
        <w:t>סגירה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לדרישות</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w:t>
      </w:r>
    </w:p>
    <w:p w14:paraId="21B32366"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המחירים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צמודים</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-&lt;@@</w:t>
      </w:r>
      <w:r w:rsidRPr="00EF4F1C">
        <w:rPr>
          <w:rFonts w:ascii="David" w:hAnsi="David" w:cs="David"/>
          <w:b/>
          <w:bCs/>
          <w:sz w:val="24"/>
          <w:szCs w:val="24"/>
        </w:rPr>
        <w:t>TypeMadadID</w:t>
      </w:r>
      <w:r w:rsidRPr="00EF4F1C">
        <w:rPr>
          <w:rFonts w:ascii="David" w:hAnsi="David" w:cs="David"/>
          <w:b/>
          <w:bCs/>
          <w:sz w:val="24"/>
          <w:szCs w:val="24"/>
          <w:rtl/>
        </w:rPr>
        <w:t>@@&gt; &lt;@@</w:t>
      </w:r>
      <w:r w:rsidRPr="00EF4F1C">
        <w:rPr>
          <w:rFonts w:ascii="David" w:hAnsi="David" w:cs="David"/>
          <w:b/>
          <w:bCs/>
          <w:sz w:val="24"/>
          <w:szCs w:val="24"/>
        </w:rPr>
        <w:t>IsMadadKnown</w:t>
      </w:r>
      <w:r w:rsidRPr="00EF4F1C">
        <w:rPr>
          <w:rFonts w:ascii="David" w:hAnsi="David" w:cs="David"/>
          <w:b/>
          <w:bCs/>
          <w:sz w:val="24"/>
          <w:szCs w:val="24"/>
          <w:rtl/>
        </w:rPr>
        <w:t xml:space="preserve">@@&gt; </w:t>
      </w:r>
      <w:r w:rsidRPr="00EF4F1C">
        <w:rPr>
          <w:rFonts w:ascii="David" w:hAnsi="David" w:cs="David" w:hint="eastAsia"/>
          <w:b/>
          <w:bCs/>
          <w:sz w:val="24"/>
          <w:szCs w:val="24"/>
          <w:rtl/>
        </w:rPr>
        <w:t>בתאריך</w:t>
      </w:r>
      <w:r w:rsidRPr="00EF4F1C">
        <w:rPr>
          <w:rFonts w:ascii="David" w:hAnsi="David" w:cs="David"/>
          <w:b/>
          <w:bCs/>
          <w:sz w:val="24"/>
          <w:szCs w:val="24"/>
          <w:rtl/>
        </w:rPr>
        <w:t xml:space="preserve"> &lt;@@</w:t>
      </w:r>
      <w:r w:rsidRPr="00EF4F1C">
        <w:rPr>
          <w:rFonts w:ascii="David" w:hAnsi="David" w:cs="David"/>
          <w:b/>
          <w:bCs/>
          <w:sz w:val="24"/>
          <w:szCs w:val="24"/>
        </w:rPr>
        <w:t>MadadDate</w:t>
      </w:r>
      <w:r w:rsidRPr="00EF4F1C">
        <w:rPr>
          <w:rFonts w:ascii="David" w:hAnsi="David" w:cs="David"/>
          <w:b/>
          <w:bCs/>
          <w:sz w:val="24"/>
          <w:szCs w:val="24"/>
          <w:rtl/>
        </w:rPr>
        <w:t xml:space="preserve">@@&gt;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עמד</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&lt;@@</w:t>
      </w:r>
      <w:r w:rsidRPr="00EF4F1C">
        <w:rPr>
          <w:rFonts w:ascii="David" w:hAnsi="David" w:cs="David"/>
          <w:b/>
          <w:bCs/>
          <w:sz w:val="24"/>
          <w:szCs w:val="24"/>
        </w:rPr>
        <w:t>MadadPoints</w:t>
      </w:r>
      <w:r w:rsidRPr="00EF4F1C">
        <w:rPr>
          <w:rFonts w:ascii="David" w:hAnsi="David" w:cs="David"/>
          <w:b/>
          <w:bCs/>
          <w:sz w:val="24"/>
          <w:szCs w:val="24"/>
          <w:rtl/>
        </w:rPr>
        <w:t xml:space="preserve">@@&gt; </w:t>
      </w:r>
      <w:r w:rsidRPr="00EF4F1C">
        <w:rPr>
          <w:rFonts w:ascii="David" w:hAnsi="David" w:cs="David" w:hint="eastAsia"/>
          <w:b/>
          <w:bCs/>
          <w:sz w:val="24"/>
          <w:szCs w:val="24"/>
          <w:rtl/>
        </w:rPr>
        <w:t>נקודות</w:t>
      </w:r>
      <w:r w:rsidRPr="00EF4F1C">
        <w:rPr>
          <w:rFonts w:ascii="David" w:hAnsi="David" w:cs="David"/>
          <w:b/>
          <w:bCs/>
          <w:sz w:val="24"/>
          <w:szCs w:val="24"/>
          <w:rtl/>
        </w:rPr>
        <w:t>.</w:t>
      </w:r>
      <w:r w:rsidRPr="00EF4F1C">
        <w:rPr>
          <w:rFonts w:ascii="David" w:hAnsi="David" w:cs="David" w:hint="cs"/>
          <w:b/>
          <w:bCs/>
          <w:sz w:val="24"/>
          <w:szCs w:val="24"/>
          <w:rtl/>
        </w:rPr>
        <w:t xml:space="preserve"> </w:t>
      </w:r>
    </w:p>
    <w:p w14:paraId="7061C7E9"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ערבויות</w:t>
      </w:r>
    </w:p>
    <w:p w14:paraId="723F16E6" w14:textId="77777777" w:rsidR="00EF4F1C" w:rsidRPr="00EF4F1C" w:rsidRDefault="00EF4F1C" w:rsidP="00A11D74">
      <w:pPr>
        <w:numPr>
          <w:ilvl w:val="0"/>
          <w:numId w:val="11"/>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מאומדן</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לפרויקט</w:t>
      </w:r>
      <w:r w:rsidRPr="00EF4F1C">
        <w:rPr>
          <w:rFonts w:ascii="David" w:hAnsi="David" w:cs="David"/>
          <w:b/>
          <w:bCs/>
          <w:sz w:val="24"/>
          <w:szCs w:val="24"/>
          <w:rtl/>
        </w:rPr>
        <w:t xml:space="preserve">/ </w:t>
      </w:r>
      <w:r w:rsidRPr="00EF4F1C">
        <w:rPr>
          <w:rFonts w:ascii="David" w:hAnsi="David" w:cs="David" w:hint="eastAsia"/>
          <w:b/>
          <w:bCs/>
          <w:sz w:val="24"/>
          <w:szCs w:val="24"/>
          <w:rtl/>
        </w:rPr>
        <w:t>לבניין</w:t>
      </w:r>
      <w:r w:rsidRPr="00EF4F1C">
        <w:rPr>
          <w:rFonts w:ascii="David" w:hAnsi="David" w:cs="David"/>
          <w:b/>
          <w:bCs/>
          <w:sz w:val="24"/>
          <w:szCs w:val="24"/>
          <w:rtl/>
        </w:rPr>
        <w:t>.</w:t>
      </w:r>
    </w:p>
    <w:p w14:paraId="795E6D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מסך</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המצטבר</w:t>
      </w:r>
      <w:r w:rsidRPr="00EF4F1C">
        <w:rPr>
          <w:rFonts w:ascii="David" w:hAnsi="David" w:cs="David"/>
          <w:b/>
          <w:bCs/>
          <w:sz w:val="24"/>
          <w:szCs w:val="24"/>
          <w:rtl/>
        </w:rPr>
        <w:t>.</w:t>
      </w:r>
    </w:p>
    <w:p w14:paraId="368AF43A" w14:textId="77777777" w:rsidR="00EF4F1C" w:rsidRPr="00EF4F1C" w:rsidRDefault="00EF4F1C" w:rsidP="00A11D74">
      <w:pPr>
        <w:numPr>
          <w:ilvl w:val="0"/>
          <w:numId w:val="11"/>
        </w:num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הקבלן אחראי כי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י</w:t>
      </w:r>
      <w:r w:rsidRPr="00EF4F1C">
        <w:rPr>
          <w:rFonts w:ascii="David" w:hAnsi="David" w:cs="David" w:hint="eastAsia"/>
          <w:b/>
          <w:bCs/>
          <w:sz w:val="24"/>
          <w:szCs w:val="24"/>
          <w:rtl/>
        </w:rPr>
        <w:t>תחייב</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היקף</w:t>
      </w:r>
      <w:r w:rsidRPr="00EF4F1C">
        <w:rPr>
          <w:rFonts w:ascii="David" w:hAnsi="David" w:cs="David"/>
          <w:b/>
          <w:bCs/>
          <w:sz w:val="24"/>
          <w:szCs w:val="24"/>
          <w:rtl/>
        </w:rPr>
        <w:t xml:space="preserve"> </w:t>
      </w:r>
      <w:r w:rsidRPr="00EF4F1C">
        <w:rPr>
          <w:rFonts w:ascii="David" w:hAnsi="David" w:cs="David" w:hint="eastAsia"/>
          <w:b/>
          <w:bCs/>
          <w:sz w:val="24"/>
          <w:szCs w:val="24"/>
          <w:rtl/>
        </w:rPr>
        <w:t>הכספי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השדרוג</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להודיע</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w:t>
      </w:r>
      <w:r w:rsidRPr="00EF4F1C">
        <w:rPr>
          <w:rFonts w:ascii="David" w:hAnsi="David" w:cs="David" w:hint="eastAsia"/>
          <w:b/>
          <w:bCs/>
          <w:sz w:val="24"/>
          <w:szCs w:val="24"/>
          <w:rtl/>
        </w:rPr>
        <w:t>ציון</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עלות</w:t>
      </w:r>
      <w:r w:rsidRPr="00EF4F1C">
        <w:rPr>
          <w:rFonts w:ascii="David" w:hAnsi="David" w:cs="David"/>
          <w:b/>
          <w:bCs/>
          <w:sz w:val="24"/>
          <w:szCs w:val="24"/>
          <w:rtl/>
        </w:rPr>
        <w:t xml:space="preserve"> </w:t>
      </w:r>
      <w:r w:rsidRPr="00EF4F1C">
        <w:rPr>
          <w:rFonts w:ascii="David" w:hAnsi="David" w:cs="David" w:hint="eastAsia"/>
          <w:b/>
          <w:bCs/>
          <w:sz w:val="24"/>
          <w:szCs w:val="24"/>
          <w:rtl/>
        </w:rPr>
        <w:t>עמלת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p>
    <w:p w14:paraId="0BC820D4" w14:textId="77777777" w:rsidR="00EF4F1C" w:rsidRPr="00EF4F1C" w:rsidRDefault="00EF4F1C" w:rsidP="00A11D74">
      <w:pPr>
        <w:spacing w:after="0" w:afterAutospacing="0" w:line="240" w:lineRule="auto"/>
        <w:rPr>
          <w:rFonts w:ascii="David" w:hAnsi="David" w:cs="David"/>
          <w:b/>
          <w:bCs/>
          <w:sz w:val="24"/>
          <w:szCs w:val="24"/>
          <w:rtl/>
        </w:rPr>
      </w:pPr>
    </w:p>
    <w:p w14:paraId="17A00AA2" w14:textId="77777777" w:rsidR="00EF4F1C" w:rsidRPr="00EF4F1C" w:rsidRDefault="00EF4F1C" w:rsidP="00A11D74">
      <w:pPr>
        <w:spacing w:after="0" w:afterAutospacing="0" w:line="240" w:lineRule="auto"/>
        <w:rPr>
          <w:rFonts w:ascii="David" w:hAnsi="David" w:cs="David"/>
          <w:b/>
          <w:bCs/>
          <w:sz w:val="24"/>
          <w:szCs w:val="24"/>
          <w:u w:val="single"/>
          <w:rtl/>
        </w:rPr>
      </w:pPr>
    </w:p>
    <w:p w14:paraId="71C4A35E"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שלבי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1FBC4808" w14:textId="77777777" w:rsidR="00EF4F1C" w:rsidRPr="00EF4F1C" w:rsidRDefault="00EF4F1C" w:rsidP="00A11D74">
      <w:pPr>
        <w:spacing w:after="0" w:afterAutospacing="0" w:line="240" w:lineRule="auto"/>
        <w:rPr>
          <w:rFonts w:ascii="David" w:hAnsi="David" w:cs="David"/>
          <w:b/>
          <w:bCs/>
          <w:sz w:val="24"/>
          <w:szCs w:val="24"/>
          <w:u w:val="single"/>
        </w:rPr>
      </w:pPr>
    </w:p>
    <w:p w14:paraId="1524308D" w14:textId="77777777" w:rsidR="00EF4F1C" w:rsidRPr="00EF4F1C" w:rsidRDefault="00EF4F1C" w:rsidP="00A11D74">
      <w:pPr>
        <w:numPr>
          <w:ilvl w:val="0"/>
          <w:numId w:val="12"/>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הספקת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ab/>
        <w:t xml:space="preserve"> 60% </w:t>
      </w:r>
    </w:p>
    <w:p w14:paraId="28675C4D" w14:textId="77777777" w:rsidR="00EF4F1C" w:rsidRPr="00EF4F1C" w:rsidRDefault="00EF4F1C" w:rsidP="00A11D74">
      <w:pPr>
        <w:numPr>
          <w:ilvl w:val="0"/>
          <w:numId w:val="12"/>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b/>
          <w:bCs/>
          <w:sz w:val="24"/>
          <w:szCs w:val="24"/>
          <w:rtl/>
        </w:rPr>
        <w:tab/>
        <w:t xml:space="preserve"> 30% </w:t>
      </w:r>
    </w:p>
    <w:p w14:paraId="204CCFF7" w14:textId="77777777" w:rsidR="00EF4F1C" w:rsidRPr="00EF4F1C" w:rsidRDefault="00EF4F1C" w:rsidP="00A11D74">
      <w:pPr>
        <w:numPr>
          <w:ilvl w:val="0"/>
          <w:numId w:val="12"/>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p>
    <w:p w14:paraId="3DD2EF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בבניין</w:t>
      </w:r>
      <w:r w:rsidRPr="00EF4F1C">
        <w:rPr>
          <w:rFonts w:ascii="David" w:hAnsi="David" w:cs="David"/>
          <w:b/>
          <w:bCs/>
          <w:sz w:val="24"/>
          <w:szCs w:val="24"/>
          <w:rtl/>
        </w:rPr>
        <w:t xml:space="preserve"> </w:t>
      </w:r>
      <w:r w:rsidRPr="00EF4F1C">
        <w:rPr>
          <w:rFonts w:ascii="David" w:hAnsi="David" w:cs="David" w:hint="eastAsia"/>
          <w:b/>
          <w:bCs/>
          <w:sz w:val="24"/>
          <w:szCs w:val="24"/>
          <w:rtl/>
        </w:rPr>
        <w:t>ואישור</w:t>
      </w:r>
      <w:r w:rsidRPr="00EF4F1C">
        <w:rPr>
          <w:rFonts w:ascii="David" w:hAnsi="David" w:cs="David"/>
          <w:b/>
          <w:bCs/>
          <w:sz w:val="24"/>
          <w:szCs w:val="24"/>
          <w:rtl/>
        </w:rPr>
        <w:t xml:space="preserve"> </w:t>
      </w:r>
    </w:p>
    <w:p w14:paraId="604D1A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לשביעת</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w:t>
      </w:r>
      <w:r w:rsidRPr="00EF4F1C">
        <w:rPr>
          <w:rFonts w:ascii="David" w:hAnsi="David" w:cs="David"/>
          <w:b/>
          <w:bCs/>
          <w:sz w:val="24"/>
          <w:szCs w:val="24"/>
          <w:rtl/>
        </w:rPr>
        <w:tab/>
        <w:t>10%.</w:t>
      </w:r>
    </w:p>
    <w:p w14:paraId="09106B12" w14:textId="77777777" w:rsidR="00EF4F1C" w:rsidRPr="00EF4F1C" w:rsidRDefault="00EF4F1C" w:rsidP="00A11D74">
      <w:pPr>
        <w:spacing w:after="0" w:afterAutospacing="0" w:line="240" w:lineRule="auto"/>
        <w:rPr>
          <w:rFonts w:ascii="David" w:hAnsi="David" w:cs="David"/>
          <w:b/>
          <w:bCs/>
          <w:sz w:val="24"/>
          <w:szCs w:val="24"/>
          <w:rtl/>
        </w:rPr>
      </w:pPr>
    </w:p>
    <w:p w14:paraId="55E8563F" w14:textId="77777777" w:rsidR="00EF4F1C" w:rsidRPr="00EF4F1C" w:rsidRDefault="00EF4F1C" w:rsidP="00A11D74">
      <w:pPr>
        <w:spacing w:after="0" w:afterAutospacing="0" w:line="240" w:lineRule="auto"/>
        <w:rPr>
          <w:rFonts w:ascii="David" w:hAnsi="David" w:cs="David"/>
          <w:b/>
          <w:bCs/>
          <w:sz w:val="24"/>
          <w:szCs w:val="24"/>
          <w:u w:val="single"/>
          <w:rtl/>
        </w:rPr>
      </w:pPr>
    </w:p>
    <w:p w14:paraId="4D419E61"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הפניית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רוכשי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בדירות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לספק</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ותוספות</w:t>
      </w:r>
    </w:p>
    <w:p w14:paraId="6965D3DD" w14:textId="77777777" w:rsidR="00EF4F1C" w:rsidRPr="00EF4F1C" w:rsidRDefault="00EF4F1C" w:rsidP="00A11D74">
      <w:pPr>
        <w:numPr>
          <w:ilvl w:val="0"/>
          <w:numId w:val="13"/>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מעת</w:t>
      </w:r>
      <w:r w:rsidRPr="00EF4F1C">
        <w:rPr>
          <w:rFonts w:ascii="David" w:hAnsi="David" w:cs="David"/>
          <w:b/>
          <w:bCs/>
          <w:sz w:val="24"/>
          <w:szCs w:val="24"/>
          <w:rtl/>
        </w:rPr>
        <w:t xml:space="preserve"> </w:t>
      </w:r>
      <w:r w:rsidRPr="00EF4F1C">
        <w:rPr>
          <w:rFonts w:ascii="David" w:hAnsi="David" w:cs="David" w:hint="eastAsia"/>
          <w:b/>
          <w:bCs/>
          <w:sz w:val="24"/>
          <w:szCs w:val="24"/>
          <w:rtl/>
        </w:rPr>
        <w:t>לעת</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cs"/>
          <w:b/>
          <w:bCs/>
          <w:sz w:val="24"/>
          <w:szCs w:val="24"/>
          <w:rtl/>
        </w:rPr>
        <w:t>בבניי</w:t>
      </w:r>
      <w:r w:rsidRPr="00EF4F1C">
        <w:rPr>
          <w:rFonts w:ascii="David" w:hAnsi="David" w:cs="David" w:hint="eastAsia"/>
          <w:b/>
          <w:bCs/>
          <w:sz w:val="24"/>
          <w:szCs w:val="24"/>
          <w:rtl/>
        </w:rPr>
        <w:t>ן</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יצור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ויזמינם</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w:t>
      </w:r>
      <w:r w:rsidRPr="00EF4F1C">
        <w:rPr>
          <w:rFonts w:ascii="David" w:hAnsi="David" w:cs="David" w:hint="eastAsia"/>
          <w:b/>
          <w:bCs/>
          <w:sz w:val="24"/>
          <w:szCs w:val="24"/>
          <w:rtl/>
        </w:rPr>
        <w:t>לאולם</w:t>
      </w:r>
      <w:r w:rsidRPr="00EF4F1C">
        <w:rPr>
          <w:rFonts w:ascii="David" w:hAnsi="David" w:cs="David"/>
          <w:b/>
          <w:bCs/>
          <w:sz w:val="24"/>
          <w:szCs w:val="24"/>
          <w:rtl/>
        </w:rPr>
        <w:t xml:space="preserve"> </w:t>
      </w:r>
      <w:r w:rsidRPr="00EF4F1C">
        <w:rPr>
          <w:rFonts w:ascii="David" w:hAnsi="David" w:cs="David" w:hint="eastAsia"/>
          <w:b/>
          <w:bCs/>
          <w:sz w:val="24"/>
          <w:szCs w:val="24"/>
          <w:rtl/>
        </w:rPr>
        <w:t>התצוגה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u w:val="single"/>
          <w:rtl/>
        </w:rPr>
        <w:t>-(</w:t>
      </w:r>
      <w:r w:rsidRPr="00EF4F1C">
        <w:rPr>
          <w:rFonts w:ascii="David" w:hAnsi="David" w:cs="David" w:hint="eastAsia"/>
          <w:b/>
          <w:bCs/>
          <w:sz w:val="24"/>
          <w:szCs w:val="24"/>
          <w:u w:val="single"/>
          <w:rtl/>
        </w:rPr>
        <w:t>כתובת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אולם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התצוגה</w:t>
      </w:r>
      <w:r w:rsidRPr="00EF4F1C">
        <w:rPr>
          <w:rFonts w:ascii="David" w:hAnsi="David" w:cs="David"/>
          <w:b/>
          <w:bCs/>
          <w:sz w:val="24"/>
          <w:szCs w:val="24"/>
          <w:u w:val="single"/>
          <w:rtl/>
        </w:rPr>
        <w:t xml:space="preserve">) </w:t>
      </w:r>
      <w:r w:rsidRPr="00EF4F1C">
        <w:rPr>
          <w:rFonts w:ascii="David" w:hAnsi="David" w:cs="David"/>
          <w:b/>
          <w:bCs/>
          <w:sz w:val="24"/>
          <w:szCs w:val="24"/>
          <w:rtl/>
        </w:rPr>
        <w:t>.</w:t>
      </w:r>
    </w:p>
    <w:p w14:paraId="027DC352" w14:textId="77777777" w:rsidR="00EF4F1C" w:rsidRPr="00EF4F1C" w:rsidRDefault="00EF4F1C" w:rsidP="00A11D74">
      <w:pPr>
        <w:spacing w:after="0" w:afterAutospacing="0" w:line="240" w:lineRule="auto"/>
        <w:rPr>
          <w:rFonts w:ascii="David" w:hAnsi="David" w:cs="David"/>
          <w:b/>
          <w:bCs/>
          <w:sz w:val="24"/>
          <w:szCs w:val="24"/>
        </w:rPr>
      </w:pPr>
    </w:p>
    <w:p w14:paraId="2DBAC1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ימקם</w:t>
      </w:r>
      <w:r w:rsidRPr="00EF4F1C">
        <w:rPr>
          <w:rFonts w:ascii="David" w:hAnsi="David" w:cs="David"/>
          <w:b/>
          <w:bCs/>
          <w:sz w:val="24"/>
          <w:szCs w:val="24"/>
          <w:rtl/>
        </w:rPr>
        <w:t xml:space="preserve"> </w:t>
      </w:r>
      <w:r w:rsidRPr="00EF4F1C">
        <w:rPr>
          <w:rFonts w:ascii="David" w:hAnsi="David" w:cs="David" w:hint="eastAsia"/>
          <w:b/>
          <w:bCs/>
          <w:sz w:val="24"/>
          <w:szCs w:val="24"/>
          <w:rtl/>
        </w:rPr>
        <w:t>במרוכז</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האזורים</w:t>
      </w:r>
      <w:r w:rsidRPr="00EF4F1C">
        <w:rPr>
          <w:rFonts w:ascii="David" w:hAnsi="David" w:cs="David"/>
          <w:b/>
          <w:bCs/>
          <w:sz w:val="24"/>
          <w:szCs w:val="24"/>
          <w:rtl/>
        </w:rPr>
        <w:t xml:space="preserve"> </w:t>
      </w:r>
      <w:r w:rsidRPr="00EF4F1C">
        <w:rPr>
          <w:rFonts w:ascii="David" w:hAnsi="David" w:cs="David" w:hint="eastAsia"/>
          <w:b/>
          <w:bCs/>
          <w:sz w:val="24"/>
          <w:szCs w:val="24"/>
          <w:rtl/>
        </w:rPr>
        <w:t>המרכזיים</w:t>
      </w:r>
      <w:r w:rsidRPr="00EF4F1C">
        <w:rPr>
          <w:rFonts w:ascii="David" w:hAnsi="David" w:cs="David"/>
          <w:b/>
          <w:bCs/>
          <w:sz w:val="24"/>
          <w:szCs w:val="24"/>
          <w:rtl/>
        </w:rPr>
        <w:t xml:space="preserve">, </w:t>
      </w:r>
      <w:r w:rsidRPr="00EF4F1C">
        <w:rPr>
          <w:rFonts w:ascii="David" w:hAnsi="David" w:cs="David" w:hint="eastAsia"/>
          <w:b/>
          <w:bCs/>
          <w:sz w:val="24"/>
          <w:szCs w:val="24"/>
          <w:rtl/>
        </w:rPr>
        <w:t>המוארים</w:t>
      </w:r>
      <w:r w:rsidRPr="00EF4F1C">
        <w:rPr>
          <w:rFonts w:ascii="David" w:hAnsi="David" w:cs="David"/>
          <w:b/>
          <w:bCs/>
          <w:sz w:val="24"/>
          <w:szCs w:val="24"/>
          <w:rtl/>
        </w:rPr>
        <w:t xml:space="preserve"> </w:t>
      </w:r>
      <w:r w:rsidRPr="00EF4F1C">
        <w:rPr>
          <w:rFonts w:ascii="David" w:hAnsi="David" w:cs="David" w:hint="eastAsia"/>
          <w:b/>
          <w:bCs/>
          <w:sz w:val="24"/>
          <w:szCs w:val="24"/>
          <w:rtl/>
        </w:rPr>
        <w:t>והבולטים</w:t>
      </w:r>
      <w:r w:rsidRPr="00EF4F1C">
        <w:rPr>
          <w:rFonts w:ascii="David" w:hAnsi="David" w:cs="David"/>
          <w:b/>
          <w:bCs/>
          <w:sz w:val="24"/>
          <w:szCs w:val="24"/>
          <w:rtl/>
        </w:rPr>
        <w:t xml:space="preserve"> </w:t>
      </w:r>
      <w:r w:rsidRPr="00EF4F1C">
        <w:rPr>
          <w:rFonts w:ascii="David" w:hAnsi="David" w:cs="David" w:hint="eastAsia"/>
          <w:b/>
          <w:bCs/>
          <w:sz w:val="24"/>
          <w:szCs w:val="24"/>
          <w:rtl/>
        </w:rPr>
        <w:t>באולם</w:t>
      </w:r>
      <w:r w:rsidRPr="00EF4F1C">
        <w:rPr>
          <w:rFonts w:ascii="David" w:hAnsi="David" w:cs="David"/>
          <w:b/>
          <w:bCs/>
          <w:sz w:val="24"/>
          <w:szCs w:val="24"/>
          <w:rtl/>
        </w:rPr>
        <w:t xml:space="preserve"> </w:t>
      </w:r>
      <w:r w:rsidRPr="00EF4F1C">
        <w:rPr>
          <w:rFonts w:ascii="David" w:hAnsi="David" w:cs="David" w:hint="eastAsia"/>
          <w:b/>
          <w:bCs/>
          <w:sz w:val="24"/>
          <w:szCs w:val="24"/>
          <w:rtl/>
        </w:rPr>
        <w:t>דוגמאות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השונות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איש</w:t>
      </w:r>
      <w:r w:rsidRPr="00EF4F1C">
        <w:rPr>
          <w:rFonts w:ascii="David" w:hAnsi="David" w:cs="David"/>
          <w:b/>
          <w:bCs/>
          <w:sz w:val="24"/>
          <w:szCs w:val="24"/>
          <w:rtl/>
        </w:rPr>
        <w:t xml:space="preserve"> </w:t>
      </w:r>
      <w:r w:rsidRPr="00EF4F1C">
        <w:rPr>
          <w:rFonts w:ascii="David" w:hAnsi="David" w:cs="David" w:hint="eastAsia"/>
          <w:b/>
          <w:bCs/>
          <w:sz w:val="24"/>
          <w:szCs w:val="24"/>
          <w:rtl/>
        </w:rPr>
        <w:t>מכירות</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יציג</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אביזרים</w:t>
      </w:r>
      <w:r w:rsidRPr="00EF4F1C">
        <w:rPr>
          <w:rFonts w:ascii="David" w:hAnsi="David" w:cs="David"/>
          <w:b/>
          <w:bCs/>
          <w:sz w:val="24"/>
          <w:szCs w:val="24"/>
          <w:rtl/>
        </w:rPr>
        <w:t xml:space="preserve"> , </w:t>
      </w:r>
      <w:r w:rsidRPr="00EF4F1C">
        <w:rPr>
          <w:rFonts w:ascii="David" w:hAnsi="David" w:cs="David" w:hint="eastAsia"/>
          <w:b/>
          <w:bCs/>
          <w:sz w:val="24"/>
          <w:szCs w:val="24"/>
          <w:rtl/>
        </w:rPr>
        <w:t>ויתאר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איכותם</w:t>
      </w:r>
      <w:r w:rsidRPr="00EF4F1C">
        <w:rPr>
          <w:rFonts w:ascii="David" w:hAnsi="David" w:cs="David"/>
          <w:b/>
          <w:bCs/>
          <w:sz w:val="24"/>
          <w:szCs w:val="24"/>
          <w:rtl/>
        </w:rPr>
        <w:t xml:space="preserve"> </w:t>
      </w:r>
      <w:r w:rsidRPr="00EF4F1C">
        <w:rPr>
          <w:rFonts w:ascii="David" w:hAnsi="David" w:cs="David" w:hint="eastAsia"/>
          <w:b/>
          <w:bCs/>
          <w:sz w:val="24"/>
          <w:szCs w:val="24"/>
          <w:rtl/>
        </w:rPr>
        <w:t>הגבוה</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רשימה</w:t>
      </w:r>
      <w:r w:rsidRPr="00EF4F1C">
        <w:rPr>
          <w:rFonts w:ascii="David" w:hAnsi="David" w:cs="David"/>
          <w:b/>
          <w:bCs/>
          <w:sz w:val="24"/>
          <w:szCs w:val="24"/>
          <w:rtl/>
        </w:rPr>
        <w:t xml:space="preserve"> </w:t>
      </w:r>
      <w:r w:rsidRPr="00EF4F1C">
        <w:rPr>
          <w:rFonts w:ascii="David" w:hAnsi="David" w:cs="David" w:hint="eastAsia"/>
          <w:b/>
          <w:bCs/>
          <w:sz w:val="24"/>
          <w:szCs w:val="24"/>
          <w:rtl/>
        </w:rPr>
        <w:t>בה</w:t>
      </w:r>
      <w:r w:rsidRPr="00EF4F1C">
        <w:rPr>
          <w:rFonts w:ascii="David" w:hAnsi="David" w:cs="David"/>
          <w:b/>
          <w:bCs/>
          <w:sz w:val="24"/>
          <w:szCs w:val="24"/>
          <w:rtl/>
        </w:rPr>
        <w:t xml:space="preserve"> </w:t>
      </w:r>
      <w:r w:rsidRPr="00EF4F1C">
        <w:rPr>
          <w:rFonts w:ascii="David" w:hAnsi="David" w:cs="David" w:hint="eastAsia"/>
          <w:b/>
          <w:bCs/>
          <w:sz w:val="24"/>
          <w:szCs w:val="24"/>
          <w:rtl/>
        </w:rPr>
        <w:t>יופיע</w:t>
      </w:r>
      <w:r w:rsidRPr="00EF4F1C">
        <w:rPr>
          <w:rFonts w:ascii="David" w:hAnsi="David" w:cs="David"/>
          <w:b/>
          <w:bCs/>
          <w:sz w:val="24"/>
          <w:szCs w:val="24"/>
          <w:rtl/>
        </w:rPr>
        <w:t xml:space="preserve"> </w:t>
      </w:r>
      <w:r w:rsidRPr="00EF4F1C">
        <w:rPr>
          <w:rFonts w:ascii="David" w:hAnsi="David" w:cs="David" w:hint="eastAsia"/>
          <w:b/>
          <w:bCs/>
          <w:sz w:val="24"/>
          <w:szCs w:val="24"/>
          <w:rtl/>
        </w:rPr>
        <w:t>פרוט</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שנבחרו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ויעביר</w:t>
      </w:r>
      <w:r w:rsidRPr="00EF4F1C">
        <w:rPr>
          <w:rFonts w:ascii="David" w:hAnsi="David" w:cs="David"/>
          <w:b/>
          <w:bCs/>
          <w:sz w:val="24"/>
          <w:szCs w:val="24"/>
          <w:rtl/>
        </w:rPr>
        <w:t xml:space="preserve"> </w:t>
      </w:r>
      <w:r w:rsidRPr="00EF4F1C">
        <w:rPr>
          <w:rFonts w:ascii="David" w:hAnsi="David" w:cs="David" w:hint="eastAsia"/>
          <w:b/>
          <w:bCs/>
          <w:sz w:val="24"/>
          <w:szCs w:val="24"/>
          <w:rtl/>
        </w:rPr>
        <w:t>עותק</w:t>
      </w:r>
      <w:r w:rsidRPr="00EF4F1C">
        <w:rPr>
          <w:rFonts w:ascii="David" w:hAnsi="David" w:cs="David"/>
          <w:b/>
          <w:bCs/>
          <w:sz w:val="24"/>
          <w:szCs w:val="24"/>
          <w:rtl/>
        </w:rPr>
        <w:t xml:space="preserve"> </w:t>
      </w:r>
      <w:r w:rsidRPr="00EF4F1C">
        <w:rPr>
          <w:rFonts w:ascii="David" w:hAnsi="David" w:cs="David" w:hint="eastAsia"/>
          <w:b/>
          <w:bCs/>
          <w:sz w:val="24"/>
          <w:szCs w:val="24"/>
          <w:rtl/>
        </w:rPr>
        <w:t>מהרשימות</w:t>
      </w:r>
      <w:r w:rsidRPr="00EF4F1C">
        <w:rPr>
          <w:rFonts w:ascii="David" w:hAnsi="David" w:cs="David"/>
          <w:b/>
          <w:bCs/>
          <w:sz w:val="24"/>
          <w:szCs w:val="24"/>
          <w:rtl/>
        </w:rPr>
        <w:t xml:space="preserve"> </w:t>
      </w:r>
      <w:r w:rsidRPr="00EF4F1C">
        <w:rPr>
          <w:rFonts w:ascii="David" w:hAnsi="David" w:cs="David" w:hint="eastAsia"/>
          <w:b/>
          <w:bCs/>
          <w:sz w:val="24"/>
          <w:szCs w:val="24"/>
          <w:rtl/>
        </w:rPr>
        <w:t>החתומות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 </w:t>
      </w:r>
      <w:r w:rsidRPr="00EF4F1C">
        <w:rPr>
          <w:rFonts w:ascii="David" w:hAnsi="David" w:cs="David" w:hint="eastAsia"/>
          <w:b/>
          <w:bCs/>
          <w:sz w:val="24"/>
          <w:szCs w:val="24"/>
          <w:rtl/>
        </w:rPr>
        <w:t>הרשימה</w:t>
      </w:r>
      <w:r w:rsidRPr="00EF4F1C">
        <w:rPr>
          <w:rFonts w:ascii="David" w:hAnsi="David" w:cs="David"/>
          <w:b/>
          <w:bCs/>
          <w:sz w:val="24"/>
          <w:szCs w:val="24"/>
          <w:rtl/>
        </w:rPr>
        <w:t xml:space="preserve"> </w:t>
      </w:r>
      <w:r w:rsidRPr="00EF4F1C">
        <w:rPr>
          <w:rFonts w:ascii="David" w:hAnsi="David" w:cs="David" w:hint="eastAsia"/>
          <w:b/>
          <w:bCs/>
          <w:sz w:val="24"/>
          <w:szCs w:val="24"/>
          <w:rtl/>
        </w:rPr>
        <w:t>תפרט</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w:t>
      </w:r>
      <w:r w:rsidRPr="00EF4F1C">
        <w:rPr>
          <w:rFonts w:ascii="David" w:hAnsi="David" w:cs="David" w:hint="eastAsia"/>
          <w:b/>
          <w:bCs/>
          <w:sz w:val="24"/>
          <w:szCs w:val="24"/>
          <w:rtl/>
        </w:rPr>
        <w:t>וזיהוי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הכלולות</w:t>
      </w:r>
      <w:r w:rsidRPr="00EF4F1C">
        <w:rPr>
          <w:rFonts w:ascii="David" w:hAnsi="David" w:cs="David"/>
          <w:b/>
          <w:bCs/>
          <w:sz w:val="24"/>
          <w:szCs w:val="24"/>
          <w:rtl/>
        </w:rPr>
        <w:t xml:space="preserve"> </w:t>
      </w:r>
      <w:r w:rsidRPr="00EF4F1C">
        <w:rPr>
          <w:rFonts w:ascii="David" w:hAnsi="David" w:cs="David" w:hint="eastAsia"/>
          <w:b/>
          <w:bCs/>
          <w:sz w:val="24"/>
          <w:szCs w:val="24"/>
          <w:rtl/>
        </w:rPr>
        <w:t>בסטנדרט</w:t>
      </w:r>
      <w:r w:rsidRPr="00EF4F1C">
        <w:rPr>
          <w:rFonts w:ascii="David" w:hAnsi="David" w:cs="David"/>
          <w:b/>
          <w:bCs/>
          <w:sz w:val="24"/>
          <w:szCs w:val="24"/>
          <w:rtl/>
        </w:rPr>
        <w:t>.</w:t>
      </w:r>
    </w:p>
    <w:p w14:paraId="70AAE630" w14:textId="77777777" w:rsidR="00EF4F1C" w:rsidRPr="00EF4F1C" w:rsidRDefault="00EF4F1C" w:rsidP="00A11D74">
      <w:pPr>
        <w:spacing w:after="0" w:afterAutospacing="0" w:line="240" w:lineRule="auto"/>
        <w:rPr>
          <w:rFonts w:ascii="David" w:hAnsi="David" w:cs="David"/>
          <w:b/>
          <w:bCs/>
          <w:sz w:val="24"/>
          <w:szCs w:val="24"/>
          <w:rtl/>
        </w:rPr>
      </w:pPr>
    </w:p>
    <w:p w14:paraId="674DC02A" w14:textId="77777777" w:rsidR="00EF4F1C" w:rsidRPr="00EF4F1C" w:rsidRDefault="00EF4F1C" w:rsidP="00A11D74">
      <w:pPr>
        <w:numPr>
          <w:ilvl w:val="0"/>
          <w:numId w:val="13"/>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בחלקם</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חלופיים</w:t>
      </w:r>
      <w:r w:rsidRPr="00EF4F1C">
        <w:rPr>
          <w:rFonts w:ascii="David" w:hAnsi="David" w:cs="David"/>
          <w:b/>
          <w:bCs/>
          <w:sz w:val="24"/>
          <w:szCs w:val="24"/>
          <w:rtl/>
        </w:rPr>
        <w:t xml:space="preserve"> </w:t>
      </w:r>
      <w:r w:rsidRPr="00EF4F1C">
        <w:rPr>
          <w:rFonts w:ascii="David" w:hAnsi="David" w:cs="David" w:hint="eastAsia"/>
          <w:b/>
          <w:bCs/>
          <w:sz w:val="24"/>
          <w:szCs w:val="24"/>
          <w:rtl/>
        </w:rPr>
        <w:t>המשווקים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יופנו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w:t>
      </w:r>
    </w:p>
    <w:p w14:paraId="2CD1E77F" w14:textId="77777777" w:rsidR="00EF4F1C" w:rsidRPr="00EF4F1C" w:rsidRDefault="00EF4F1C" w:rsidP="00A11D74">
      <w:pPr>
        <w:spacing w:after="0" w:afterAutospacing="0" w:line="240" w:lineRule="auto"/>
        <w:rPr>
          <w:rFonts w:ascii="David" w:hAnsi="David" w:cs="David"/>
          <w:b/>
          <w:bCs/>
          <w:sz w:val="24"/>
          <w:szCs w:val="24"/>
        </w:rPr>
      </w:pPr>
    </w:p>
    <w:p w14:paraId="0BAABD9E" w14:textId="77777777" w:rsidR="00EF4F1C" w:rsidRPr="00EF4F1C" w:rsidRDefault="00EF4F1C" w:rsidP="00A11D74">
      <w:pPr>
        <w:numPr>
          <w:ilvl w:val="0"/>
          <w:numId w:val="13"/>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שמצב</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מאפשר</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הפריטים</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הנמוך</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b/>
          <w:bCs/>
          <w:sz w:val="24"/>
          <w:szCs w:val="24"/>
          <w:u w:val="single"/>
          <w:rtl/>
        </w:rPr>
        <w:tab/>
      </w:r>
      <w:r w:rsidRPr="00EF4F1C">
        <w:rPr>
          <w:rFonts w:ascii="David" w:hAnsi="David" w:cs="David" w:hint="eastAsia"/>
          <w:b/>
          <w:bCs/>
          <w:sz w:val="24"/>
          <w:szCs w:val="24"/>
          <w:rtl/>
        </w:rPr>
        <w:t>אחוז</w:t>
      </w:r>
      <w:r w:rsidRPr="00EF4F1C">
        <w:rPr>
          <w:rFonts w:ascii="David" w:hAnsi="David" w:cs="David"/>
          <w:b/>
          <w:bCs/>
          <w:sz w:val="24"/>
          <w:szCs w:val="24"/>
          <w:rtl/>
        </w:rPr>
        <w:t xml:space="preserve"> </w:t>
      </w:r>
      <w:r w:rsidRPr="00EF4F1C">
        <w:rPr>
          <w:rFonts w:ascii="David" w:hAnsi="David" w:cs="David" w:hint="eastAsia"/>
          <w:b/>
          <w:bCs/>
          <w:sz w:val="24"/>
          <w:szCs w:val="24"/>
          <w:rtl/>
        </w:rPr>
        <w:t>ממחירון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b/>
          <w:bCs/>
          <w:sz w:val="24"/>
          <w:szCs w:val="24"/>
          <w:rtl/>
        </w:rPr>
        <w:tab/>
      </w:r>
    </w:p>
    <w:p w14:paraId="30391F01" w14:textId="77777777" w:rsidR="00EF4F1C" w:rsidRPr="00EF4F1C" w:rsidRDefault="00EF4F1C" w:rsidP="00A11D74">
      <w:pPr>
        <w:spacing w:after="0" w:afterAutospacing="0" w:line="240" w:lineRule="auto"/>
        <w:rPr>
          <w:rFonts w:ascii="David" w:hAnsi="David" w:cs="David"/>
          <w:b/>
          <w:bCs/>
          <w:sz w:val="24"/>
          <w:szCs w:val="24"/>
          <w:u w:val="single"/>
          <w:rtl/>
        </w:rPr>
      </w:pPr>
    </w:p>
    <w:p w14:paraId="1A674394"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w:t>
      </w:r>
      <w:r w:rsidRPr="00EF4F1C">
        <w:rPr>
          <w:rFonts w:ascii="David" w:hAnsi="David" w:cs="David" w:hint="eastAsia"/>
          <w:b/>
          <w:bCs/>
          <w:sz w:val="24"/>
          <w:szCs w:val="24"/>
          <w:rtl/>
        </w:rPr>
        <w:t>דיווח</w:t>
      </w:r>
      <w:r w:rsidRPr="00EF4F1C">
        <w:rPr>
          <w:rFonts w:ascii="David" w:hAnsi="David" w:cs="David"/>
          <w:b/>
          <w:bCs/>
          <w:sz w:val="24"/>
          <w:szCs w:val="24"/>
          <w:rtl/>
        </w:rPr>
        <w:t xml:space="preserve"> </w:t>
      </w:r>
      <w:r w:rsidRPr="00EF4F1C">
        <w:rPr>
          <w:rFonts w:ascii="David" w:hAnsi="David" w:cs="David" w:hint="eastAsia"/>
          <w:b/>
          <w:bCs/>
          <w:sz w:val="24"/>
          <w:szCs w:val="24"/>
          <w:rtl/>
        </w:rPr>
        <w:t>מודפס</w:t>
      </w:r>
      <w:r w:rsidRPr="00EF4F1C">
        <w:rPr>
          <w:rFonts w:ascii="David" w:hAnsi="David" w:cs="David"/>
          <w:b/>
          <w:bCs/>
          <w:sz w:val="24"/>
          <w:szCs w:val="24"/>
          <w:rtl/>
        </w:rPr>
        <w:t xml:space="preserve"> </w:t>
      </w:r>
      <w:r w:rsidRPr="00EF4F1C">
        <w:rPr>
          <w:rFonts w:ascii="David" w:hAnsi="David" w:cs="David" w:hint="eastAsia"/>
          <w:b/>
          <w:bCs/>
          <w:sz w:val="24"/>
          <w:szCs w:val="24"/>
          <w:rtl/>
        </w:rPr>
        <w:t>המרכז</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סטטוס</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xml:space="preserve"> (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התרעה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שטרם</w:t>
      </w:r>
      <w:r w:rsidRPr="00EF4F1C">
        <w:rPr>
          <w:rFonts w:ascii="David" w:hAnsi="David" w:cs="David"/>
          <w:b/>
          <w:bCs/>
          <w:sz w:val="24"/>
          <w:szCs w:val="24"/>
          <w:rtl/>
        </w:rPr>
        <w:t xml:space="preserve"> </w:t>
      </w:r>
      <w:r w:rsidRPr="00EF4F1C">
        <w:rPr>
          <w:rFonts w:ascii="David" w:hAnsi="David" w:cs="David" w:hint="eastAsia"/>
          <w:b/>
          <w:bCs/>
          <w:sz w:val="24"/>
          <w:szCs w:val="24"/>
          <w:rtl/>
        </w:rPr>
        <w:t>הגיעו</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069852EB" w14:textId="77777777" w:rsidR="00EF4F1C" w:rsidRPr="00EF4F1C" w:rsidRDefault="00EF4F1C" w:rsidP="00A11D74">
      <w:pPr>
        <w:spacing w:after="0" w:afterAutospacing="0" w:line="240" w:lineRule="auto"/>
        <w:rPr>
          <w:rFonts w:ascii="David" w:hAnsi="David" w:cs="David"/>
          <w:b/>
          <w:bCs/>
          <w:sz w:val="24"/>
          <w:szCs w:val="24"/>
          <w:u w:val="single"/>
        </w:rPr>
      </w:pPr>
    </w:p>
    <w:p w14:paraId="1CB1C628"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מכיר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התנאים</w:t>
      </w:r>
      <w:r w:rsidRPr="00EF4F1C">
        <w:rPr>
          <w:rFonts w:ascii="David" w:hAnsi="David" w:cs="David"/>
          <w:b/>
          <w:bCs/>
          <w:sz w:val="24"/>
          <w:szCs w:val="24"/>
          <w:rtl/>
        </w:rPr>
        <w:t xml:space="preserve"> </w:t>
      </w:r>
      <w:r w:rsidRPr="00EF4F1C">
        <w:rPr>
          <w:rFonts w:ascii="David" w:hAnsi="David" w:cs="David" w:hint="eastAsia"/>
          <w:b/>
          <w:bCs/>
          <w:sz w:val="24"/>
          <w:szCs w:val="24"/>
          <w:rtl/>
        </w:rPr>
        <w:t>הנהוגים</w:t>
      </w:r>
      <w:r w:rsidRPr="00EF4F1C">
        <w:rPr>
          <w:rFonts w:ascii="David" w:hAnsi="David" w:cs="David"/>
          <w:b/>
          <w:bCs/>
          <w:sz w:val="24"/>
          <w:szCs w:val="24"/>
          <w:rtl/>
        </w:rPr>
        <w:t xml:space="preserve"> </w:t>
      </w:r>
      <w:r w:rsidRPr="00EF4F1C">
        <w:rPr>
          <w:rFonts w:ascii="David" w:hAnsi="David" w:cs="David" w:hint="eastAsia"/>
          <w:b/>
          <w:bCs/>
          <w:sz w:val="24"/>
          <w:szCs w:val="24"/>
          <w:rtl/>
        </w:rPr>
        <w:t>בחוזים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קבלנים</w:t>
      </w:r>
      <w:r w:rsidRPr="00EF4F1C">
        <w:rPr>
          <w:rFonts w:ascii="David" w:hAnsi="David" w:cs="David"/>
          <w:b/>
          <w:bCs/>
          <w:sz w:val="24"/>
          <w:szCs w:val="24"/>
          <w:rtl/>
        </w:rPr>
        <w:t xml:space="preserve"> </w:t>
      </w:r>
      <w:r w:rsidRPr="00EF4F1C">
        <w:rPr>
          <w:rFonts w:ascii="David" w:hAnsi="David" w:cs="David" w:hint="eastAsia"/>
          <w:b/>
          <w:bCs/>
          <w:sz w:val="24"/>
          <w:szCs w:val="24"/>
          <w:rtl/>
        </w:rPr>
        <w:t>ראשים</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בנושאי</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שמירה</w:t>
      </w:r>
      <w:r w:rsidRPr="00EF4F1C">
        <w:rPr>
          <w:rFonts w:ascii="David" w:hAnsi="David" w:cs="David"/>
          <w:b/>
          <w:bCs/>
          <w:sz w:val="24"/>
          <w:szCs w:val="24"/>
          <w:rtl/>
        </w:rPr>
        <w:t xml:space="preserve"> </w:t>
      </w:r>
      <w:r w:rsidRPr="00EF4F1C">
        <w:rPr>
          <w:rFonts w:ascii="David" w:hAnsi="David" w:cs="David" w:hint="eastAsia"/>
          <w:b/>
          <w:bCs/>
          <w:sz w:val="24"/>
          <w:szCs w:val="24"/>
          <w:rtl/>
        </w:rPr>
        <w:t>ובטוח</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לחתום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שנהוג</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שיבחר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6B0BBCA1" w14:textId="77777777" w:rsidR="00EF4F1C" w:rsidRPr="00EF4F1C" w:rsidRDefault="00EF4F1C" w:rsidP="00A11D74">
      <w:pPr>
        <w:spacing w:after="0" w:afterAutospacing="0" w:line="240" w:lineRule="auto"/>
        <w:rPr>
          <w:rFonts w:ascii="David" w:hAnsi="David" w:cs="David"/>
          <w:b/>
          <w:bCs/>
          <w:sz w:val="24"/>
          <w:szCs w:val="24"/>
        </w:rPr>
      </w:pPr>
    </w:p>
    <w:p w14:paraId="3C504CFF" w14:textId="77777777" w:rsidR="00EF4F1C" w:rsidRPr="00EF4F1C" w:rsidRDefault="00EF4F1C" w:rsidP="00A11D74">
      <w:pPr>
        <w:spacing w:after="0" w:afterAutospacing="0" w:line="240" w:lineRule="auto"/>
        <w:rPr>
          <w:rFonts w:ascii="David" w:hAnsi="David" w:cs="David"/>
          <w:b/>
          <w:bCs/>
          <w:sz w:val="24"/>
          <w:szCs w:val="24"/>
          <w:rtl/>
        </w:rPr>
      </w:pPr>
    </w:p>
    <w:p w14:paraId="6FA6AAAD"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3.1.30</w:t>
      </w:r>
      <w:r w:rsidRPr="00EF4F1C">
        <w:rPr>
          <w:rFonts w:ascii="David" w:hAnsi="David" w:cs="David" w:hint="cs"/>
          <w:b/>
          <w:bCs/>
          <w:sz w:val="24"/>
          <w:szCs w:val="24"/>
          <w:u w:val="single"/>
          <w:rtl/>
        </w:rPr>
        <w:t xml:space="preserve"> לא רלוונטי לדעתי</w:t>
      </w:r>
    </w:p>
    <w:p w14:paraId="67EE9918" w14:textId="77777777" w:rsidR="00EF4F1C" w:rsidRPr="00EF4F1C" w:rsidRDefault="00EF4F1C" w:rsidP="00A11D74">
      <w:pPr>
        <w:spacing w:after="0" w:afterAutospacing="0" w:line="240" w:lineRule="auto"/>
        <w:rPr>
          <w:rFonts w:ascii="David" w:hAnsi="David" w:cs="David"/>
          <w:b/>
          <w:bCs/>
          <w:sz w:val="24"/>
          <w:szCs w:val="24"/>
          <w:rtl/>
        </w:rPr>
      </w:pPr>
    </w:p>
    <w:p w14:paraId="47741D70" w14:textId="77777777" w:rsidR="00EF4F1C" w:rsidRPr="00EF4F1C" w:rsidRDefault="00EF4F1C" w:rsidP="00A11D74">
      <w:pPr>
        <w:spacing w:after="0" w:afterAutospacing="0" w:line="240" w:lineRule="auto"/>
        <w:rPr>
          <w:rFonts w:ascii="David" w:hAnsi="David" w:cs="David"/>
          <w:b/>
          <w:bCs/>
          <w:sz w:val="24"/>
          <w:szCs w:val="24"/>
          <w:u w:val="single"/>
          <w:rtl/>
        </w:rPr>
      </w:pPr>
    </w:p>
    <w:p w14:paraId="4C9A24DC"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מיוחדים לאספקת והתקנת חיפוי פרקט לרצפה, לפנלים </w:t>
      </w:r>
      <w:r w:rsidRPr="00EF4F1C">
        <w:rPr>
          <w:rFonts w:ascii="David" w:hAnsi="David" w:cs="David" w:hint="eastAsia"/>
          <w:b/>
          <w:bCs/>
          <w:sz w:val="24"/>
          <w:szCs w:val="24"/>
          <w:u w:val="single"/>
          <w:rtl/>
        </w:rPr>
        <w:t>וכיוצ</w:t>
      </w:r>
      <w:r w:rsidRPr="00EF4F1C">
        <w:rPr>
          <w:rFonts w:ascii="David" w:hAnsi="David" w:cs="David"/>
          <w:b/>
          <w:bCs/>
          <w:sz w:val="24"/>
          <w:szCs w:val="24"/>
          <w:u w:val="single"/>
          <w:rtl/>
        </w:rPr>
        <w:t>"ב עבודות הקשורות לפרקט בחדר שינה הורים ו/או בחדרים נוספים לפי החלטת היזם</w:t>
      </w:r>
      <w:r w:rsidRPr="00EF4F1C">
        <w:rPr>
          <w:rFonts w:ascii="David" w:hAnsi="David" w:cs="David" w:hint="cs"/>
          <w:b/>
          <w:bCs/>
          <w:sz w:val="24"/>
          <w:szCs w:val="24"/>
          <w:u w:val="single"/>
          <w:rtl/>
        </w:rPr>
        <w:t xml:space="preserve"> </w:t>
      </w:r>
    </w:p>
    <w:p w14:paraId="5084D73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פרויקט &lt;@@</w:t>
      </w:r>
      <w:r w:rsidRPr="00EF4F1C">
        <w:rPr>
          <w:rFonts w:ascii="David" w:hAnsi="David" w:cs="David"/>
          <w:b/>
          <w:bCs/>
          <w:sz w:val="24"/>
          <w:szCs w:val="24"/>
          <w:u w:val="single"/>
        </w:rPr>
        <w:t>BuildingID</w:t>
      </w:r>
      <w:r w:rsidRPr="00EF4F1C">
        <w:rPr>
          <w:rFonts w:ascii="David" w:hAnsi="David" w:cs="David" w:hint="cs"/>
          <w:b/>
          <w:bCs/>
          <w:sz w:val="24"/>
          <w:szCs w:val="24"/>
          <w:u w:val="single"/>
          <w:rtl/>
        </w:rPr>
        <w:t>@@&gt;</w:t>
      </w:r>
    </w:p>
    <w:p w14:paraId="1341949B" w14:textId="77777777" w:rsidR="00EF4F1C" w:rsidRPr="00EF4F1C" w:rsidRDefault="00EF4F1C" w:rsidP="00A11D74">
      <w:pPr>
        <w:spacing w:after="0" w:afterAutospacing="0" w:line="240" w:lineRule="auto"/>
        <w:rPr>
          <w:rFonts w:ascii="David" w:hAnsi="David" w:cs="David"/>
          <w:b/>
          <w:bCs/>
          <w:sz w:val="24"/>
          <w:szCs w:val="24"/>
          <w:rtl/>
        </w:rPr>
      </w:pPr>
    </w:p>
    <w:p w14:paraId="55EEAB31" w14:textId="77777777" w:rsidR="00EF4F1C" w:rsidRPr="00EF4F1C" w:rsidRDefault="00EF4F1C" w:rsidP="00A11D74">
      <w:pPr>
        <w:spacing w:after="0" w:afterAutospacing="0" w:line="240" w:lineRule="auto"/>
        <w:rPr>
          <w:rFonts w:ascii="David" w:hAnsi="David" w:cs="David"/>
          <w:b/>
          <w:bCs/>
          <w:sz w:val="24"/>
          <w:szCs w:val="24"/>
          <w:rtl/>
        </w:rPr>
      </w:pPr>
    </w:p>
    <w:p w14:paraId="402A4913"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אספקה והתקנת חיפוי פרקט למינציה מדגמים כמפורט להלן אשר יסופק בגוונים אחידים,על פי בחירת הדייר,על גבי מצע ספוג לבן רגיל. הקבלן מצהיר ומתחייב בזאת כי הפרקט הינו מסוג א' , " דאבל קליק" בעל גב ירוק 3- </w:t>
      </w:r>
      <w:r w:rsidRPr="00EF4F1C">
        <w:rPr>
          <w:rFonts w:ascii="David" w:hAnsi="David" w:cs="David"/>
          <w:b/>
          <w:bCs/>
          <w:sz w:val="24"/>
          <w:szCs w:val="24"/>
        </w:rPr>
        <w:t xml:space="preserve">AC </w:t>
      </w:r>
      <w:r w:rsidRPr="00EF4F1C">
        <w:rPr>
          <w:rFonts w:ascii="David" w:hAnsi="David" w:cs="David" w:hint="cs"/>
          <w:b/>
          <w:bCs/>
          <w:sz w:val="24"/>
          <w:szCs w:val="24"/>
          <w:rtl/>
        </w:rPr>
        <w:t xml:space="preserve"> 7  מ"מ וכי הוא מתאים ועומד בכל  תקן ישראלי ישראלי מחייב ובכלל זה בכל תקן אש מחייב. הדגמים הם:</w:t>
      </w:r>
    </w:p>
    <w:p w14:paraId="31422250" w14:textId="77777777" w:rsidR="00EF4F1C" w:rsidRPr="00EF4F1C" w:rsidRDefault="00EF4F1C" w:rsidP="00A11D74">
      <w:pPr>
        <w:spacing w:after="0" w:afterAutospacing="0" w:line="240" w:lineRule="auto"/>
        <w:rPr>
          <w:rFonts w:ascii="David" w:hAnsi="David" w:cs="David"/>
          <w:b/>
          <w:bCs/>
          <w:sz w:val="24"/>
          <w:szCs w:val="24"/>
          <w:rtl/>
        </w:rPr>
      </w:pPr>
    </w:p>
    <w:p w14:paraId="512B2AAF"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11803 – </w:t>
      </w:r>
      <w:r w:rsidRPr="00EF4F1C">
        <w:rPr>
          <w:rFonts w:ascii="David" w:hAnsi="David" w:cs="David"/>
          <w:b/>
          <w:bCs/>
          <w:sz w:val="24"/>
          <w:szCs w:val="24"/>
        </w:rPr>
        <w:t xml:space="preserve">cherry </w:t>
      </w:r>
      <w:r w:rsidRPr="00EF4F1C">
        <w:rPr>
          <w:rFonts w:ascii="David" w:hAnsi="David" w:cs="David"/>
          <w:b/>
          <w:bCs/>
          <w:sz w:val="24"/>
          <w:szCs w:val="24"/>
          <w:rtl/>
        </w:rPr>
        <w:t xml:space="preserve">  </w:t>
      </w:r>
      <w:r w:rsidRPr="00EF4F1C">
        <w:rPr>
          <w:rFonts w:ascii="David" w:hAnsi="David" w:cs="David"/>
          <w:b/>
          <w:bCs/>
          <w:sz w:val="24"/>
          <w:szCs w:val="24"/>
        </w:rPr>
        <w:t>Free</w:t>
      </w:r>
      <w:r w:rsidRPr="00EF4F1C">
        <w:rPr>
          <w:rFonts w:ascii="David" w:hAnsi="David" w:cs="David"/>
          <w:b/>
          <w:bCs/>
          <w:sz w:val="24"/>
          <w:szCs w:val="24"/>
          <w:rtl/>
        </w:rPr>
        <w:t xml:space="preserve">  או שווה ערך</w:t>
      </w:r>
    </w:p>
    <w:p w14:paraId="00114A54"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15501- </w:t>
      </w:r>
      <w:r w:rsidRPr="00EF4F1C">
        <w:rPr>
          <w:rFonts w:ascii="David" w:hAnsi="David" w:cs="David"/>
          <w:b/>
          <w:bCs/>
          <w:sz w:val="24"/>
          <w:szCs w:val="24"/>
        </w:rPr>
        <w:t>free traditional oak</w:t>
      </w:r>
      <w:r w:rsidRPr="00EF4F1C">
        <w:rPr>
          <w:rFonts w:ascii="David" w:hAnsi="David" w:cs="David"/>
          <w:b/>
          <w:bCs/>
          <w:sz w:val="24"/>
          <w:szCs w:val="24"/>
          <w:rtl/>
        </w:rPr>
        <w:t xml:space="preserve"> או שווה ערך</w:t>
      </w:r>
    </w:p>
    <w:p w14:paraId="325D2852"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11301 – </w:t>
      </w:r>
      <w:r w:rsidRPr="00EF4F1C">
        <w:rPr>
          <w:rFonts w:ascii="David" w:hAnsi="David" w:cs="David"/>
          <w:b/>
          <w:bCs/>
          <w:sz w:val="24"/>
          <w:szCs w:val="24"/>
        </w:rPr>
        <w:t>free beech</w:t>
      </w:r>
      <w:r w:rsidRPr="00EF4F1C">
        <w:rPr>
          <w:rFonts w:ascii="David" w:hAnsi="David" w:cs="David"/>
          <w:b/>
          <w:bCs/>
          <w:sz w:val="24"/>
          <w:szCs w:val="24"/>
          <w:rtl/>
        </w:rPr>
        <w:t xml:space="preserve">  או שווה ערך </w:t>
      </w:r>
    </w:p>
    <w:p w14:paraId="3AE0A749" w14:textId="77777777" w:rsidR="00EF4F1C" w:rsidRPr="00EF4F1C" w:rsidRDefault="00EF4F1C" w:rsidP="00A11D74">
      <w:pPr>
        <w:spacing w:after="0" w:afterAutospacing="0" w:line="240" w:lineRule="auto"/>
        <w:rPr>
          <w:rFonts w:ascii="David" w:hAnsi="David" w:cs="David"/>
          <w:b/>
          <w:bCs/>
          <w:sz w:val="24"/>
          <w:szCs w:val="24"/>
        </w:rPr>
      </w:pPr>
    </w:p>
    <w:p w14:paraId="577E664C"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27275617" w14:textId="77777777" w:rsidR="00EF4F1C" w:rsidRPr="00EF4F1C" w:rsidRDefault="00EF4F1C" w:rsidP="00A11D74">
      <w:pPr>
        <w:spacing w:after="0" w:afterAutospacing="0" w:line="240" w:lineRule="auto"/>
        <w:rPr>
          <w:rFonts w:ascii="David" w:hAnsi="David" w:cs="David"/>
          <w:b/>
          <w:bCs/>
          <w:sz w:val="24"/>
          <w:szCs w:val="24"/>
          <w:rtl/>
        </w:rPr>
      </w:pPr>
    </w:p>
    <w:p w14:paraId="2B1E7A16" w14:textId="77777777" w:rsidR="00EF4F1C" w:rsidRPr="00EF4F1C" w:rsidRDefault="00EF4F1C" w:rsidP="00A11D74">
      <w:pPr>
        <w:spacing w:after="0" w:afterAutospacing="0" w:line="240" w:lineRule="auto"/>
        <w:rPr>
          <w:rFonts w:ascii="David" w:hAnsi="David" w:cs="David"/>
          <w:b/>
          <w:bCs/>
          <w:sz w:val="24"/>
          <w:szCs w:val="24"/>
        </w:rPr>
      </w:pPr>
    </w:p>
    <w:p w14:paraId="4B3E6DA4"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350109A4" w14:textId="77777777" w:rsidR="00EF4F1C" w:rsidRPr="00EF4F1C" w:rsidRDefault="00EF4F1C" w:rsidP="00A11D74">
      <w:pPr>
        <w:spacing w:after="0" w:afterAutospacing="0" w:line="240" w:lineRule="auto"/>
        <w:rPr>
          <w:rFonts w:ascii="David" w:hAnsi="David" w:cs="David"/>
          <w:b/>
          <w:bCs/>
          <w:sz w:val="24"/>
          <w:szCs w:val="24"/>
          <w:rtl/>
        </w:rPr>
      </w:pPr>
    </w:p>
    <w:p w14:paraId="03DBA2FC"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1C085F30" w14:textId="77777777" w:rsidR="00EF4F1C" w:rsidRPr="00EF4F1C" w:rsidRDefault="00EF4F1C" w:rsidP="00A11D74">
      <w:pPr>
        <w:spacing w:after="0" w:afterAutospacing="0" w:line="240" w:lineRule="auto"/>
        <w:rPr>
          <w:rFonts w:ascii="David" w:hAnsi="David" w:cs="David"/>
          <w:b/>
          <w:bCs/>
          <w:sz w:val="24"/>
          <w:szCs w:val="24"/>
        </w:rPr>
      </w:pPr>
    </w:p>
    <w:p w14:paraId="08386C6A" w14:textId="77777777" w:rsidR="00EF4F1C" w:rsidRPr="00EF4F1C" w:rsidRDefault="00EF4F1C" w:rsidP="00A11D74">
      <w:pPr>
        <w:numPr>
          <w:ilvl w:val="0"/>
          <w:numId w:val="6"/>
        </w:numPr>
        <w:spacing w:after="0" w:afterAutospacing="0" w:line="240" w:lineRule="auto"/>
        <w:rPr>
          <w:rFonts w:ascii="David" w:hAnsi="David" w:cs="David"/>
          <w:b/>
          <w:bCs/>
          <w:sz w:val="24"/>
          <w:szCs w:val="24"/>
        </w:rPr>
      </w:pPr>
      <w:r w:rsidRPr="00EF4F1C">
        <w:rPr>
          <w:rFonts w:ascii="David" w:hAnsi="David" w:cs="David" w:hint="cs"/>
          <w:b/>
          <w:bCs/>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77A3C5EB" w14:textId="77777777" w:rsidR="00EF4F1C" w:rsidRPr="00EF4F1C" w:rsidRDefault="00EF4F1C" w:rsidP="00A11D74">
      <w:pPr>
        <w:spacing w:after="0" w:afterAutospacing="0" w:line="240" w:lineRule="auto"/>
        <w:rPr>
          <w:rFonts w:ascii="David" w:hAnsi="David" w:cs="David"/>
          <w:b/>
          <w:bCs/>
          <w:sz w:val="24"/>
          <w:szCs w:val="24"/>
          <w:rtl/>
        </w:rPr>
      </w:pPr>
    </w:p>
    <w:p w14:paraId="60ECB70A" w14:textId="77777777" w:rsidR="00EF4F1C" w:rsidRPr="00EF4F1C" w:rsidRDefault="00EF4F1C" w:rsidP="00A11D74">
      <w:pPr>
        <w:numPr>
          <w:ilvl w:val="0"/>
          <w:numId w:val="6"/>
        </w:numPr>
        <w:spacing w:after="0" w:afterAutospacing="0" w:line="240" w:lineRule="auto"/>
        <w:rPr>
          <w:rFonts w:ascii="David" w:hAnsi="David" w:cs="David"/>
          <w:b/>
          <w:bCs/>
          <w:sz w:val="24"/>
          <w:szCs w:val="24"/>
        </w:rPr>
      </w:pPr>
      <w:r w:rsidRPr="00EF4F1C">
        <w:rPr>
          <w:rFonts w:ascii="David" w:hAnsi="David" w:cs="David" w:hint="cs"/>
          <w:b/>
          <w:bCs/>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7436DF69" w14:textId="77777777" w:rsidR="00EF4F1C" w:rsidRPr="00EF4F1C" w:rsidRDefault="00EF4F1C" w:rsidP="00A11D74">
      <w:pPr>
        <w:spacing w:after="0" w:afterAutospacing="0" w:line="240" w:lineRule="auto"/>
        <w:rPr>
          <w:rFonts w:ascii="David" w:hAnsi="David" w:cs="David"/>
          <w:b/>
          <w:bCs/>
          <w:sz w:val="24"/>
          <w:szCs w:val="24"/>
          <w:rtl/>
        </w:rPr>
      </w:pPr>
    </w:p>
    <w:p w14:paraId="7825A4BF" w14:textId="77777777" w:rsidR="00EF4F1C" w:rsidRPr="00EF4F1C" w:rsidRDefault="00EF4F1C" w:rsidP="00A11D74">
      <w:pPr>
        <w:spacing w:after="0" w:afterAutospacing="0" w:line="240" w:lineRule="auto"/>
        <w:rPr>
          <w:rFonts w:ascii="David" w:hAnsi="David" w:cs="David"/>
          <w:b/>
          <w:bCs/>
          <w:sz w:val="24"/>
          <w:szCs w:val="24"/>
          <w:u w:val="single"/>
          <w:rtl/>
        </w:rPr>
      </w:pPr>
    </w:p>
    <w:p w14:paraId="572E18EA" w14:textId="77777777" w:rsidR="00EF4F1C" w:rsidRPr="00EF4F1C" w:rsidRDefault="00EF4F1C" w:rsidP="00A11D74">
      <w:pPr>
        <w:spacing w:after="0" w:afterAutospacing="0" w:line="240" w:lineRule="auto"/>
        <w:rPr>
          <w:rFonts w:ascii="David" w:hAnsi="David" w:cs="David"/>
          <w:b/>
          <w:bCs/>
          <w:sz w:val="24"/>
          <w:szCs w:val="24"/>
          <w:u w:val="single"/>
          <w:rtl/>
        </w:rPr>
      </w:pPr>
    </w:p>
    <w:p w14:paraId="1E7EA7A5" w14:textId="77777777" w:rsidR="00EF4F1C" w:rsidRPr="00EF4F1C" w:rsidRDefault="00EF4F1C" w:rsidP="00A11D74">
      <w:pPr>
        <w:spacing w:after="0" w:afterAutospacing="0" w:line="240" w:lineRule="auto"/>
        <w:rPr>
          <w:rFonts w:ascii="David" w:hAnsi="David" w:cs="David"/>
          <w:b/>
          <w:bCs/>
          <w:sz w:val="24"/>
          <w:szCs w:val="24"/>
          <w:u w:val="single"/>
          <w:rtl/>
        </w:rPr>
      </w:pPr>
    </w:p>
    <w:p w14:paraId="7BF22839" w14:textId="77777777" w:rsidR="00EF4F1C" w:rsidRPr="00EF4F1C" w:rsidRDefault="00EF4F1C" w:rsidP="00A11D74">
      <w:pPr>
        <w:spacing w:after="0" w:afterAutospacing="0" w:line="240" w:lineRule="auto"/>
        <w:rPr>
          <w:rFonts w:ascii="David" w:hAnsi="David" w:cs="David"/>
          <w:b/>
          <w:bCs/>
          <w:sz w:val="24"/>
          <w:szCs w:val="24"/>
          <w:u w:val="single"/>
          <w:rtl/>
        </w:rPr>
      </w:pPr>
    </w:p>
    <w:p w14:paraId="13FE1742" w14:textId="77777777" w:rsidR="00EF4F1C" w:rsidRPr="00EF4F1C" w:rsidRDefault="00EF4F1C" w:rsidP="00A11D74">
      <w:pPr>
        <w:spacing w:after="0" w:afterAutospacing="0" w:line="240" w:lineRule="auto"/>
        <w:rPr>
          <w:rFonts w:ascii="David" w:hAnsi="David" w:cs="David"/>
          <w:b/>
          <w:bCs/>
          <w:sz w:val="24"/>
          <w:szCs w:val="24"/>
          <w:u w:val="single"/>
          <w:rtl/>
        </w:rPr>
      </w:pPr>
    </w:p>
    <w:p w14:paraId="15CEFEE5" w14:textId="77777777" w:rsidR="00EF4F1C" w:rsidRPr="00EF4F1C" w:rsidRDefault="00EF4F1C" w:rsidP="00A11D74">
      <w:pPr>
        <w:spacing w:after="0" w:afterAutospacing="0" w:line="240" w:lineRule="auto"/>
        <w:rPr>
          <w:rFonts w:ascii="David" w:hAnsi="David" w:cs="David"/>
          <w:b/>
          <w:bCs/>
          <w:sz w:val="24"/>
          <w:szCs w:val="24"/>
          <w:u w:val="single"/>
          <w:rtl/>
        </w:rPr>
      </w:pPr>
    </w:p>
    <w:p w14:paraId="41154858" w14:textId="77777777" w:rsidR="00EF4F1C" w:rsidRPr="00EF4F1C" w:rsidRDefault="00EF4F1C" w:rsidP="00A11D74">
      <w:pPr>
        <w:spacing w:after="0" w:afterAutospacing="0" w:line="240" w:lineRule="auto"/>
        <w:rPr>
          <w:rFonts w:ascii="David" w:hAnsi="David" w:cs="David"/>
          <w:b/>
          <w:bCs/>
          <w:sz w:val="24"/>
          <w:szCs w:val="24"/>
          <w:u w:val="single"/>
          <w:rtl/>
        </w:rPr>
      </w:pPr>
    </w:p>
    <w:p w14:paraId="688537CD" w14:textId="77777777" w:rsidR="00EF4F1C" w:rsidRPr="00EF4F1C" w:rsidRDefault="00EF4F1C" w:rsidP="00A11D74">
      <w:pPr>
        <w:spacing w:after="0" w:afterAutospacing="0" w:line="240" w:lineRule="auto"/>
        <w:rPr>
          <w:rFonts w:ascii="David" w:hAnsi="David" w:cs="David"/>
          <w:b/>
          <w:bCs/>
          <w:sz w:val="24"/>
          <w:szCs w:val="24"/>
          <w:u w:val="single"/>
          <w:rtl/>
        </w:rPr>
      </w:pPr>
    </w:p>
    <w:p w14:paraId="59BA9986" w14:textId="77777777" w:rsidR="00EF4F1C" w:rsidRPr="00EF4F1C" w:rsidRDefault="00EF4F1C" w:rsidP="00A11D74">
      <w:pPr>
        <w:spacing w:after="0" w:afterAutospacing="0" w:line="240" w:lineRule="auto"/>
        <w:rPr>
          <w:rFonts w:ascii="David" w:hAnsi="David" w:cs="David"/>
          <w:b/>
          <w:bCs/>
          <w:sz w:val="24"/>
          <w:szCs w:val="24"/>
          <w:u w:val="single"/>
          <w:rtl/>
        </w:rPr>
      </w:pPr>
    </w:p>
    <w:p w14:paraId="66A092A7" w14:textId="77777777" w:rsidR="00EF4F1C" w:rsidRPr="00EF4F1C" w:rsidRDefault="00EF4F1C" w:rsidP="00A11D74">
      <w:pPr>
        <w:spacing w:after="0" w:afterAutospacing="0" w:line="240" w:lineRule="auto"/>
        <w:rPr>
          <w:rFonts w:ascii="David" w:hAnsi="David" w:cs="David"/>
          <w:b/>
          <w:bCs/>
          <w:sz w:val="24"/>
          <w:szCs w:val="24"/>
          <w:u w:val="single"/>
          <w:rtl/>
        </w:rPr>
      </w:pPr>
    </w:p>
    <w:p w14:paraId="3926FCDD" w14:textId="77777777" w:rsidR="00EF4F1C" w:rsidRPr="00EF4F1C" w:rsidRDefault="00EF4F1C" w:rsidP="00A11D74">
      <w:pPr>
        <w:spacing w:after="0" w:afterAutospacing="0" w:line="240" w:lineRule="auto"/>
        <w:rPr>
          <w:rFonts w:ascii="David" w:hAnsi="David" w:cs="David"/>
          <w:b/>
          <w:bCs/>
          <w:sz w:val="24"/>
          <w:szCs w:val="24"/>
          <w:u w:val="single"/>
          <w:rtl/>
        </w:rPr>
      </w:pPr>
    </w:p>
    <w:p w14:paraId="27BF8F37" w14:textId="77777777" w:rsidR="00EF4F1C" w:rsidRPr="00EF4F1C" w:rsidRDefault="00EF4F1C" w:rsidP="00A11D74">
      <w:pPr>
        <w:spacing w:after="0" w:afterAutospacing="0" w:line="240" w:lineRule="auto"/>
        <w:rPr>
          <w:rFonts w:ascii="David" w:hAnsi="David" w:cs="David"/>
          <w:b/>
          <w:bCs/>
          <w:sz w:val="24"/>
          <w:szCs w:val="24"/>
          <w:u w:val="single"/>
          <w:rtl/>
        </w:rPr>
      </w:pPr>
    </w:p>
    <w:p w14:paraId="7AE5FE27" w14:textId="77777777" w:rsidR="00EF4F1C" w:rsidRPr="00EF4F1C" w:rsidRDefault="00EF4F1C" w:rsidP="00A11D74">
      <w:pPr>
        <w:spacing w:after="0" w:afterAutospacing="0" w:line="240" w:lineRule="auto"/>
        <w:rPr>
          <w:rFonts w:ascii="David" w:hAnsi="David" w:cs="David"/>
          <w:b/>
          <w:bCs/>
          <w:sz w:val="24"/>
          <w:szCs w:val="24"/>
          <w:u w:val="single"/>
          <w:rtl/>
        </w:rPr>
      </w:pPr>
    </w:p>
    <w:p w14:paraId="645421D1" w14:textId="77777777" w:rsidR="00EF4F1C" w:rsidRPr="00EF4F1C" w:rsidRDefault="00EF4F1C" w:rsidP="00A11D74">
      <w:pPr>
        <w:spacing w:after="0" w:afterAutospacing="0" w:line="240" w:lineRule="auto"/>
        <w:rPr>
          <w:rFonts w:ascii="David" w:hAnsi="David" w:cs="David"/>
          <w:b/>
          <w:bCs/>
          <w:sz w:val="24"/>
          <w:szCs w:val="24"/>
          <w:u w:val="single"/>
          <w:rtl/>
        </w:rPr>
      </w:pPr>
    </w:p>
    <w:p w14:paraId="0AA22E50" w14:textId="77777777" w:rsidR="00EF4F1C" w:rsidRPr="00EF4F1C" w:rsidRDefault="00EF4F1C" w:rsidP="00A11D74">
      <w:pPr>
        <w:spacing w:after="0" w:afterAutospacing="0" w:line="240" w:lineRule="auto"/>
        <w:rPr>
          <w:rFonts w:ascii="David" w:hAnsi="David" w:cs="David"/>
          <w:b/>
          <w:bCs/>
          <w:sz w:val="24"/>
          <w:szCs w:val="24"/>
          <w:u w:val="single"/>
          <w:rtl/>
        </w:rPr>
      </w:pPr>
    </w:p>
    <w:p w14:paraId="0AD76F4F" w14:textId="77777777" w:rsidR="00EF4F1C" w:rsidRPr="00EF4F1C" w:rsidRDefault="00EF4F1C" w:rsidP="00A11D74">
      <w:pPr>
        <w:spacing w:after="0" w:afterAutospacing="0" w:line="240" w:lineRule="auto"/>
        <w:rPr>
          <w:rFonts w:ascii="David" w:hAnsi="David" w:cs="David"/>
          <w:b/>
          <w:bCs/>
          <w:sz w:val="24"/>
          <w:szCs w:val="24"/>
          <w:u w:val="single"/>
          <w:rtl/>
        </w:rPr>
      </w:pPr>
    </w:p>
    <w:p w14:paraId="05D5DEAD" w14:textId="77777777" w:rsidR="00EF4F1C" w:rsidRPr="00EF4F1C" w:rsidRDefault="00EF4F1C" w:rsidP="00A11D74">
      <w:pPr>
        <w:spacing w:after="0" w:afterAutospacing="0" w:line="240" w:lineRule="auto"/>
        <w:rPr>
          <w:rFonts w:ascii="David" w:hAnsi="David" w:cs="David"/>
          <w:b/>
          <w:bCs/>
          <w:sz w:val="24"/>
          <w:szCs w:val="24"/>
          <w:u w:val="single"/>
          <w:rtl/>
        </w:rPr>
      </w:pPr>
    </w:p>
    <w:p w14:paraId="78CC566E" w14:textId="77777777" w:rsidR="00EF4F1C" w:rsidRPr="00EF4F1C" w:rsidRDefault="00EF4F1C" w:rsidP="00A11D74">
      <w:pPr>
        <w:spacing w:after="0" w:afterAutospacing="0" w:line="240" w:lineRule="auto"/>
        <w:rPr>
          <w:rFonts w:ascii="David" w:hAnsi="David" w:cs="David"/>
          <w:b/>
          <w:bCs/>
          <w:sz w:val="24"/>
          <w:szCs w:val="24"/>
          <w:u w:val="single"/>
          <w:rtl/>
        </w:rPr>
      </w:pPr>
    </w:p>
    <w:p w14:paraId="521CB405" w14:textId="77777777" w:rsidR="00EF4F1C" w:rsidRPr="00EF4F1C" w:rsidRDefault="00EF4F1C" w:rsidP="00A11D74">
      <w:pPr>
        <w:spacing w:after="0" w:afterAutospacing="0" w:line="240" w:lineRule="auto"/>
        <w:rPr>
          <w:rFonts w:ascii="David" w:hAnsi="David" w:cs="David"/>
          <w:b/>
          <w:bCs/>
          <w:sz w:val="24"/>
          <w:szCs w:val="24"/>
          <w:u w:val="single"/>
          <w:rtl/>
        </w:rPr>
      </w:pPr>
    </w:p>
    <w:p w14:paraId="3232F99C" w14:textId="77777777" w:rsidR="00EF4F1C" w:rsidRPr="00EF4F1C" w:rsidRDefault="00EF4F1C" w:rsidP="00A11D74">
      <w:pPr>
        <w:spacing w:after="0" w:afterAutospacing="0" w:line="240" w:lineRule="auto"/>
        <w:rPr>
          <w:rFonts w:ascii="David" w:hAnsi="David" w:cs="David"/>
          <w:b/>
          <w:bCs/>
          <w:sz w:val="24"/>
          <w:szCs w:val="24"/>
          <w:u w:val="single"/>
          <w:rtl/>
        </w:rPr>
      </w:pPr>
    </w:p>
    <w:p w14:paraId="689EAEAF" w14:textId="77777777" w:rsidR="00EF4F1C" w:rsidRPr="00EF4F1C" w:rsidRDefault="00EF4F1C" w:rsidP="00A11D74">
      <w:pPr>
        <w:spacing w:after="0" w:afterAutospacing="0" w:line="240" w:lineRule="auto"/>
        <w:rPr>
          <w:rFonts w:ascii="David" w:hAnsi="David" w:cs="David"/>
          <w:b/>
          <w:bCs/>
          <w:sz w:val="24"/>
          <w:szCs w:val="24"/>
          <w:u w:val="single"/>
          <w:rtl/>
        </w:rPr>
      </w:pPr>
    </w:p>
    <w:p w14:paraId="2AA067B0" w14:textId="77777777" w:rsidR="00EF4F1C" w:rsidRPr="00EF4F1C" w:rsidRDefault="00EF4F1C" w:rsidP="00A11D74">
      <w:pPr>
        <w:spacing w:after="0" w:afterAutospacing="0" w:line="240" w:lineRule="auto"/>
        <w:rPr>
          <w:rFonts w:ascii="David" w:hAnsi="David" w:cs="David"/>
          <w:b/>
          <w:bCs/>
          <w:sz w:val="24"/>
          <w:szCs w:val="24"/>
          <w:u w:val="single"/>
          <w:rtl/>
        </w:rPr>
      </w:pPr>
    </w:p>
    <w:p w14:paraId="66B684EE" w14:textId="77777777" w:rsidR="00EF4F1C" w:rsidRPr="00EF4F1C" w:rsidRDefault="00EF4F1C" w:rsidP="00A11D74">
      <w:pPr>
        <w:spacing w:after="0" w:afterAutospacing="0" w:line="240" w:lineRule="auto"/>
        <w:rPr>
          <w:rFonts w:ascii="David" w:hAnsi="David" w:cs="David"/>
          <w:b/>
          <w:bCs/>
          <w:sz w:val="24"/>
          <w:szCs w:val="24"/>
          <w:u w:val="single"/>
          <w:rtl/>
        </w:rPr>
      </w:pPr>
    </w:p>
    <w:p w14:paraId="03168EEF" w14:textId="77777777" w:rsidR="00EF4F1C" w:rsidRPr="00EF4F1C" w:rsidRDefault="00EF4F1C" w:rsidP="00A11D74">
      <w:pPr>
        <w:spacing w:after="0" w:afterAutospacing="0" w:line="240" w:lineRule="auto"/>
        <w:rPr>
          <w:rFonts w:ascii="David" w:hAnsi="David" w:cs="David"/>
          <w:b/>
          <w:bCs/>
          <w:sz w:val="24"/>
          <w:szCs w:val="24"/>
          <w:u w:val="single"/>
          <w:rtl/>
        </w:rPr>
      </w:pPr>
    </w:p>
    <w:p w14:paraId="13760C97" w14:textId="77777777" w:rsidR="00EF4F1C" w:rsidRPr="00EF4F1C" w:rsidRDefault="00EF4F1C" w:rsidP="00A11D74">
      <w:pPr>
        <w:spacing w:after="0" w:afterAutospacing="0" w:line="240" w:lineRule="auto"/>
        <w:rPr>
          <w:rFonts w:ascii="David" w:hAnsi="David" w:cs="David"/>
          <w:b/>
          <w:bCs/>
          <w:sz w:val="24"/>
          <w:szCs w:val="24"/>
          <w:u w:val="single"/>
          <w:rtl/>
        </w:rPr>
      </w:pPr>
    </w:p>
    <w:p w14:paraId="32CDC551" w14:textId="77777777" w:rsidR="00EF4F1C" w:rsidRPr="00EF4F1C" w:rsidRDefault="00EF4F1C" w:rsidP="00A11D74">
      <w:pPr>
        <w:spacing w:after="0" w:afterAutospacing="0" w:line="240" w:lineRule="auto"/>
        <w:rPr>
          <w:rFonts w:ascii="David" w:hAnsi="David" w:cs="David"/>
          <w:b/>
          <w:bCs/>
          <w:sz w:val="24"/>
          <w:szCs w:val="24"/>
          <w:u w:val="single"/>
          <w:rtl/>
        </w:rPr>
      </w:pPr>
    </w:p>
    <w:p w14:paraId="1B177158" w14:textId="77777777" w:rsidR="00EF4F1C" w:rsidRPr="00EF4F1C" w:rsidRDefault="00EF4F1C" w:rsidP="00A11D74">
      <w:pPr>
        <w:spacing w:after="0" w:afterAutospacing="0" w:line="240" w:lineRule="auto"/>
        <w:rPr>
          <w:rFonts w:ascii="David" w:hAnsi="David" w:cs="David"/>
          <w:b/>
          <w:bCs/>
          <w:sz w:val="24"/>
          <w:szCs w:val="24"/>
          <w:u w:val="single"/>
          <w:rtl/>
        </w:rPr>
      </w:pPr>
    </w:p>
    <w:p w14:paraId="6D640A4B" w14:textId="77777777" w:rsidR="00EF4F1C" w:rsidRPr="00EF4F1C" w:rsidRDefault="00EF4F1C" w:rsidP="00A11D74">
      <w:pPr>
        <w:spacing w:after="0" w:afterAutospacing="0" w:line="240" w:lineRule="auto"/>
        <w:rPr>
          <w:rFonts w:ascii="David" w:hAnsi="David" w:cs="David"/>
          <w:b/>
          <w:bCs/>
          <w:sz w:val="24"/>
          <w:szCs w:val="24"/>
          <w:u w:val="single"/>
          <w:rtl/>
        </w:rPr>
      </w:pPr>
    </w:p>
    <w:p w14:paraId="31EBCA78" w14:textId="77777777" w:rsidR="00EF4F1C" w:rsidRPr="00EF4F1C" w:rsidRDefault="00EF4F1C" w:rsidP="00A11D74">
      <w:pPr>
        <w:spacing w:after="0" w:afterAutospacing="0" w:line="240" w:lineRule="auto"/>
        <w:rPr>
          <w:rFonts w:ascii="David" w:hAnsi="David" w:cs="David"/>
          <w:b/>
          <w:bCs/>
          <w:sz w:val="24"/>
          <w:szCs w:val="24"/>
          <w:u w:val="single"/>
          <w:rtl/>
        </w:rPr>
      </w:pPr>
    </w:p>
    <w:p w14:paraId="3DC334BC" w14:textId="77777777" w:rsidR="00EF4F1C" w:rsidRPr="00EF4F1C" w:rsidRDefault="00EF4F1C" w:rsidP="00A11D74">
      <w:pPr>
        <w:spacing w:after="0" w:afterAutospacing="0" w:line="240" w:lineRule="auto"/>
        <w:rPr>
          <w:rFonts w:ascii="David" w:hAnsi="David" w:cs="David"/>
          <w:b/>
          <w:bCs/>
          <w:sz w:val="24"/>
          <w:szCs w:val="24"/>
          <w:u w:val="single"/>
          <w:rtl/>
        </w:rPr>
      </w:pPr>
    </w:p>
    <w:p w14:paraId="04CAF3A8" w14:textId="77777777" w:rsidR="00EF4F1C" w:rsidRPr="00EF4F1C" w:rsidRDefault="00EF4F1C" w:rsidP="00A11D74">
      <w:pPr>
        <w:spacing w:after="0" w:afterAutospacing="0" w:line="240" w:lineRule="auto"/>
        <w:rPr>
          <w:rFonts w:ascii="David" w:hAnsi="David" w:cs="David"/>
          <w:b/>
          <w:bCs/>
          <w:sz w:val="24"/>
          <w:szCs w:val="24"/>
          <w:u w:val="single"/>
          <w:rtl/>
        </w:rPr>
      </w:pPr>
    </w:p>
    <w:p w14:paraId="78F221F6" w14:textId="77777777" w:rsidR="00EF4F1C" w:rsidRPr="00EF4F1C" w:rsidRDefault="00EF4F1C" w:rsidP="00A11D74">
      <w:pPr>
        <w:spacing w:after="0" w:afterAutospacing="0" w:line="240" w:lineRule="auto"/>
        <w:rPr>
          <w:rFonts w:ascii="David" w:hAnsi="David" w:cs="David"/>
          <w:b/>
          <w:bCs/>
          <w:sz w:val="24"/>
          <w:szCs w:val="24"/>
          <w:u w:val="single"/>
          <w:rtl/>
        </w:rPr>
      </w:pPr>
    </w:p>
    <w:p w14:paraId="7C0DC177" w14:textId="77777777" w:rsidR="00EF4F1C" w:rsidRPr="00EF4F1C" w:rsidRDefault="00EF4F1C" w:rsidP="00A11D74">
      <w:pPr>
        <w:spacing w:after="0" w:afterAutospacing="0" w:line="240" w:lineRule="auto"/>
        <w:rPr>
          <w:rFonts w:ascii="David" w:hAnsi="David" w:cs="David"/>
          <w:b/>
          <w:bCs/>
          <w:sz w:val="24"/>
          <w:szCs w:val="24"/>
          <w:u w:val="single"/>
          <w:rtl/>
        </w:rPr>
      </w:pPr>
    </w:p>
    <w:p w14:paraId="36C3F009" w14:textId="77777777" w:rsidR="00EF4F1C" w:rsidRPr="00EF4F1C" w:rsidRDefault="00EF4F1C" w:rsidP="00A11D74">
      <w:pPr>
        <w:spacing w:after="0" w:afterAutospacing="0" w:line="240" w:lineRule="auto"/>
        <w:rPr>
          <w:rFonts w:ascii="David" w:hAnsi="David" w:cs="David"/>
          <w:b/>
          <w:bCs/>
          <w:sz w:val="24"/>
          <w:szCs w:val="24"/>
          <w:u w:val="single"/>
          <w:rtl/>
        </w:rPr>
      </w:pPr>
    </w:p>
    <w:p w14:paraId="15DC6236" w14:textId="77777777" w:rsidR="00EF4F1C" w:rsidRPr="00EF4F1C" w:rsidRDefault="00EF4F1C" w:rsidP="00A11D74">
      <w:pPr>
        <w:spacing w:after="0" w:afterAutospacing="0" w:line="240" w:lineRule="auto"/>
        <w:rPr>
          <w:rFonts w:ascii="David" w:hAnsi="David" w:cs="David"/>
          <w:b/>
          <w:bCs/>
          <w:sz w:val="24"/>
          <w:szCs w:val="24"/>
          <w:u w:val="single"/>
          <w:rtl/>
        </w:rPr>
      </w:pPr>
    </w:p>
    <w:p w14:paraId="42B07C65" w14:textId="77777777" w:rsidR="00EF4F1C" w:rsidRPr="00EF4F1C" w:rsidRDefault="00EF4F1C" w:rsidP="00A11D74">
      <w:pPr>
        <w:spacing w:after="0" w:afterAutospacing="0" w:line="240" w:lineRule="auto"/>
        <w:rPr>
          <w:rFonts w:ascii="David" w:hAnsi="David" w:cs="David"/>
          <w:b/>
          <w:bCs/>
          <w:sz w:val="24"/>
          <w:szCs w:val="24"/>
          <w:u w:val="single"/>
          <w:rtl/>
        </w:rPr>
      </w:pPr>
    </w:p>
    <w:p w14:paraId="07A1132D" w14:textId="77777777" w:rsidR="00EF4F1C" w:rsidRPr="00EF4F1C" w:rsidRDefault="00EF4F1C" w:rsidP="00A11D74">
      <w:pPr>
        <w:spacing w:after="0" w:afterAutospacing="0" w:line="240" w:lineRule="auto"/>
        <w:rPr>
          <w:rFonts w:ascii="David" w:hAnsi="David" w:cs="David"/>
          <w:b/>
          <w:bCs/>
          <w:sz w:val="24"/>
          <w:szCs w:val="24"/>
          <w:u w:val="single"/>
          <w:rtl/>
        </w:rPr>
      </w:pPr>
    </w:p>
    <w:p w14:paraId="496948B7" w14:textId="77777777" w:rsidR="00EF4F1C" w:rsidRPr="00EF4F1C" w:rsidRDefault="00EF4F1C" w:rsidP="00A11D74">
      <w:pPr>
        <w:spacing w:after="0" w:afterAutospacing="0" w:line="240" w:lineRule="auto"/>
        <w:rPr>
          <w:rFonts w:ascii="David" w:hAnsi="David" w:cs="David"/>
          <w:b/>
          <w:bCs/>
          <w:sz w:val="24"/>
          <w:szCs w:val="24"/>
          <w:u w:val="single"/>
          <w:rtl/>
        </w:rPr>
      </w:pPr>
    </w:p>
    <w:p w14:paraId="67176421" w14:textId="77777777" w:rsidR="00EF4F1C" w:rsidRPr="00EF4F1C" w:rsidRDefault="00EF4F1C" w:rsidP="00A11D74">
      <w:pPr>
        <w:spacing w:after="0" w:afterAutospacing="0" w:line="240" w:lineRule="auto"/>
        <w:rPr>
          <w:rFonts w:ascii="David" w:hAnsi="David" w:cs="David"/>
          <w:b/>
          <w:bCs/>
          <w:sz w:val="24"/>
          <w:szCs w:val="24"/>
          <w:u w:val="single"/>
          <w:rtl/>
        </w:rPr>
      </w:pPr>
    </w:p>
    <w:p w14:paraId="0769230E" w14:textId="77777777" w:rsidR="00EF4F1C" w:rsidRPr="00EF4F1C" w:rsidRDefault="00EF4F1C" w:rsidP="00A11D74">
      <w:pPr>
        <w:spacing w:after="0" w:afterAutospacing="0" w:line="240" w:lineRule="auto"/>
        <w:rPr>
          <w:rFonts w:ascii="David" w:hAnsi="David" w:cs="David"/>
          <w:b/>
          <w:bCs/>
          <w:sz w:val="24"/>
          <w:szCs w:val="24"/>
          <w:u w:val="single"/>
          <w:rtl/>
        </w:rPr>
      </w:pPr>
    </w:p>
    <w:p w14:paraId="67727420" w14:textId="77777777" w:rsidR="00EF4F1C" w:rsidRPr="00EF4F1C" w:rsidRDefault="00EF4F1C" w:rsidP="00A11D74">
      <w:pPr>
        <w:spacing w:after="0" w:afterAutospacing="0" w:line="240" w:lineRule="auto"/>
        <w:rPr>
          <w:rFonts w:ascii="David" w:hAnsi="David" w:cs="David"/>
          <w:b/>
          <w:bCs/>
          <w:sz w:val="24"/>
          <w:szCs w:val="24"/>
          <w:u w:val="single"/>
          <w:rtl/>
        </w:rPr>
      </w:pPr>
    </w:p>
    <w:p w14:paraId="2CDDD7A1" w14:textId="77777777" w:rsidR="00EF4F1C" w:rsidRPr="00EF4F1C" w:rsidRDefault="00EF4F1C" w:rsidP="00A11D74">
      <w:pPr>
        <w:spacing w:after="0" w:afterAutospacing="0" w:line="240" w:lineRule="auto"/>
        <w:rPr>
          <w:rFonts w:ascii="David" w:hAnsi="David" w:cs="David"/>
          <w:b/>
          <w:bCs/>
          <w:sz w:val="24"/>
          <w:szCs w:val="24"/>
          <w:u w:val="single"/>
          <w:rtl/>
        </w:rPr>
      </w:pPr>
    </w:p>
    <w:p w14:paraId="55A5F375" w14:textId="77777777" w:rsidR="00EF4F1C" w:rsidRPr="00EF4F1C" w:rsidRDefault="00EF4F1C" w:rsidP="00A11D74">
      <w:pPr>
        <w:spacing w:after="0" w:afterAutospacing="0" w:line="240" w:lineRule="auto"/>
        <w:rPr>
          <w:rFonts w:ascii="David" w:hAnsi="David" w:cs="David"/>
          <w:b/>
          <w:bCs/>
          <w:sz w:val="24"/>
          <w:szCs w:val="24"/>
          <w:u w:val="single"/>
          <w:rtl/>
        </w:rPr>
      </w:pPr>
    </w:p>
    <w:p w14:paraId="5A79C3A4" w14:textId="77777777" w:rsidR="00EF4F1C" w:rsidRPr="00EF4F1C" w:rsidRDefault="00EF4F1C" w:rsidP="00A11D74">
      <w:pPr>
        <w:spacing w:after="0" w:afterAutospacing="0" w:line="240" w:lineRule="auto"/>
        <w:rPr>
          <w:rFonts w:ascii="David" w:hAnsi="David" w:cs="David"/>
          <w:b/>
          <w:bCs/>
          <w:sz w:val="24"/>
          <w:szCs w:val="24"/>
          <w:u w:val="single"/>
          <w:rtl/>
        </w:rPr>
      </w:pPr>
    </w:p>
    <w:p w14:paraId="0C535940" w14:textId="77777777" w:rsidR="00EF4F1C" w:rsidRPr="00EF4F1C" w:rsidRDefault="00EF4F1C" w:rsidP="00A11D74">
      <w:pPr>
        <w:spacing w:after="0" w:afterAutospacing="0" w:line="240" w:lineRule="auto"/>
        <w:rPr>
          <w:rFonts w:ascii="David" w:hAnsi="David" w:cs="David"/>
          <w:b/>
          <w:bCs/>
          <w:sz w:val="24"/>
          <w:szCs w:val="24"/>
          <w:u w:val="single"/>
          <w:rtl/>
        </w:rPr>
      </w:pPr>
    </w:p>
    <w:p w14:paraId="7493AA96" w14:textId="77777777" w:rsidR="00EF4F1C" w:rsidRPr="00EF4F1C" w:rsidRDefault="00EF4F1C" w:rsidP="00A11D74">
      <w:pPr>
        <w:spacing w:after="0" w:afterAutospacing="0" w:line="240" w:lineRule="auto"/>
        <w:rPr>
          <w:rFonts w:ascii="David" w:hAnsi="David" w:cs="David"/>
          <w:b/>
          <w:bCs/>
          <w:sz w:val="24"/>
          <w:szCs w:val="24"/>
          <w:u w:val="single"/>
          <w:rtl/>
        </w:rPr>
      </w:pPr>
    </w:p>
    <w:p w14:paraId="6004417D" w14:textId="77777777" w:rsidR="00EF4F1C" w:rsidRPr="00EF4F1C" w:rsidRDefault="00EF4F1C" w:rsidP="00A11D74">
      <w:pPr>
        <w:spacing w:after="0" w:afterAutospacing="0" w:line="240" w:lineRule="auto"/>
        <w:rPr>
          <w:rFonts w:ascii="David" w:hAnsi="David" w:cs="David"/>
          <w:b/>
          <w:bCs/>
          <w:sz w:val="24"/>
          <w:szCs w:val="24"/>
          <w:u w:val="single"/>
          <w:rtl/>
        </w:rPr>
      </w:pPr>
    </w:p>
    <w:p w14:paraId="1E514223" w14:textId="77777777" w:rsidR="00EF4F1C" w:rsidRPr="00EF4F1C" w:rsidRDefault="00EF4F1C" w:rsidP="00A11D74">
      <w:pPr>
        <w:spacing w:after="0" w:afterAutospacing="0" w:line="240" w:lineRule="auto"/>
        <w:rPr>
          <w:rFonts w:ascii="David" w:hAnsi="David" w:cs="David"/>
          <w:b/>
          <w:bCs/>
          <w:sz w:val="24"/>
          <w:szCs w:val="24"/>
          <w:u w:val="single"/>
          <w:rtl/>
        </w:rPr>
      </w:pPr>
    </w:p>
    <w:p w14:paraId="2E62F782" w14:textId="77777777" w:rsidR="00EF4F1C" w:rsidRPr="00EF4F1C" w:rsidRDefault="00EF4F1C" w:rsidP="00A11D74">
      <w:pPr>
        <w:spacing w:after="0" w:afterAutospacing="0" w:line="240" w:lineRule="auto"/>
        <w:rPr>
          <w:rFonts w:ascii="David" w:hAnsi="David" w:cs="David"/>
          <w:b/>
          <w:bCs/>
          <w:sz w:val="24"/>
          <w:szCs w:val="24"/>
          <w:u w:val="single"/>
          <w:rtl/>
        </w:rPr>
      </w:pPr>
    </w:p>
    <w:p w14:paraId="25BDF1F2" w14:textId="77777777" w:rsidR="00EF4F1C" w:rsidRPr="00EF4F1C" w:rsidRDefault="00EF4F1C" w:rsidP="00A11D74">
      <w:pPr>
        <w:spacing w:after="0" w:afterAutospacing="0" w:line="240" w:lineRule="auto"/>
        <w:rPr>
          <w:rFonts w:ascii="David" w:hAnsi="David" w:cs="David"/>
          <w:b/>
          <w:bCs/>
          <w:sz w:val="24"/>
          <w:szCs w:val="24"/>
          <w:u w:val="single"/>
          <w:rtl/>
        </w:rPr>
      </w:pPr>
    </w:p>
    <w:p w14:paraId="02F7A1D7" w14:textId="77777777" w:rsidR="00EF4F1C" w:rsidRPr="00EF4F1C" w:rsidRDefault="00EF4F1C" w:rsidP="00A11D74">
      <w:pPr>
        <w:spacing w:after="0" w:afterAutospacing="0" w:line="240" w:lineRule="auto"/>
        <w:rPr>
          <w:rFonts w:ascii="David" w:hAnsi="David" w:cs="David"/>
          <w:b/>
          <w:bCs/>
          <w:sz w:val="24"/>
          <w:szCs w:val="24"/>
          <w:u w:val="single"/>
          <w:rtl/>
        </w:rPr>
      </w:pPr>
    </w:p>
    <w:p w14:paraId="71086F2C" w14:textId="77777777" w:rsidR="00EF4F1C" w:rsidRPr="00EF4F1C" w:rsidRDefault="00EF4F1C" w:rsidP="00A11D74">
      <w:pPr>
        <w:spacing w:after="0" w:afterAutospacing="0" w:line="240" w:lineRule="auto"/>
        <w:rPr>
          <w:rFonts w:ascii="David" w:hAnsi="David" w:cs="David"/>
          <w:b/>
          <w:bCs/>
          <w:sz w:val="24"/>
          <w:szCs w:val="24"/>
          <w:u w:val="single"/>
          <w:rtl/>
        </w:rPr>
      </w:pPr>
    </w:p>
    <w:p w14:paraId="6B9DE26C" w14:textId="77777777" w:rsidR="00EF4F1C" w:rsidRPr="00EF4F1C" w:rsidRDefault="00EF4F1C" w:rsidP="00A11D74">
      <w:pPr>
        <w:spacing w:after="0" w:afterAutospacing="0" w:line="240" w:lineRule="auto"/>
        <w:rPr>
          <w:rFonts w:ascii="David" w:hAnsi="David" w:cs="David"/>
          <w:b/>
          <w:bCs/>
          <w:sz w:val="24"/>
          <w:szCs w:val="24"/>
          <w:u w:val="single"/>
          <w:rtl/>
        </w:rPr>
      </w:pPr>
    </w:p>
    <w:p w14:paraId="23042852" w14:textId="77777777" w:rsidR="00EF4F1C" w:rsidRPr="00EF4F1C" w:rsidRDefault="00EF4F1C" w:rsidP="00A11D74">
      <w:pPr>
        <w:spacing w:after="0" w:afterAutospacing="0" w:line="240" w:lineRule="auto"/>
        <w:rPr>
          <w:rFonts w:ascii="David" w:hAnsi="David" w:cs="David"/>
          <w:b/>
          <w:bCs/>
          <w:sz w:val="24"/>
          <w:szCs w:val="24"/>
          <w:u w:val="single"/>
          <w:rtl/>
        </w:rPr>
      </w:pPr>
    </w:p>
    <w:p w14:paraId="718B9898" w14:textId="77777777" w:rsidR="00EF4F1C" w:rsidRPr="00EF4F1C" w:rsidRDefault="00EF4F1C" w:rsidP="00A11D74">
      <w:pPr>
        <w:spacing w:after="0" w:afterAutospacing="0" w:line="240" w:lineRule="auto"/>
        <w:rPr>
          <w:rFonts w:ascii="David" w:hAnsi="David" w:cs="David"/>
          <w:b/>
          <w:bCs/>
          <w:sz w:val="24"/>
          <w:szCs w:val="24"/>
          <w:u w:val="single"/>
          <w:rtl/>
        </w:rPr>
      </w:pPr>
    </w:p>
    <w:p w14:paraId="1369F203" w14:textId="77777777" w:rsidR="00EF4F1C" w:rsidRPr="00EF4F1C" w:rsidRDefault="00EF4F1C" w:rsidP="00A11D74">
      <w:pPr>
        <w:spacing w:after="0" w:afterAutospacing="0" w:line="240" w:lineRule="auto"/>
        <w:rPr>
          <w:rFonts w:ascii="David" w:hAnsi="David" w:cs="David"/>
          <w:b/>
          <w:bCs/>
          <w:sz w:val="24"/>
          <w:szCs w:val="24"/>
          <w:u w:val="single"/>
          <w:rtl/>
        </w:rPr>
      </w:pPr>
    </w:p>
    <w:p w14:paraId="62761B0E" w14:textId="77777777" w:rsidR="00EF4F1C" w:rsidRPr="00EF4F1C" w:rsidRDefault="00EF4F1C" w:rsidP="00A11D74">
      <w:pPr>
        <w:spacing w:after="0" w:afterAutospacing="0" w:line="240" w:lineRule="auto"/>
        <w:rPr>
          <w:rFonts w:ascii="David" w:hAnsi="David" w:cs="David"/>
          <w:b/>
          <w:bCs/>
          <w:sz w:val="24"/>
          <w:szCs w:val="24"/>
          <w:u w:val="single"/>
          <w:rtl/>
        </w:rPr>
      </w:pPr>
    </w:p>
    <w:p w14:paraId="67F8CA3D"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4E73846A" w14:textId="77777777" w:rsidR="00EF4F1C" w:rsidRPr="00EF4F1C" w:rsidRDefault="00EF4F1C" w:rsidP="00A11D74">
      <w:pPr>
        <w:spacing w:after="0" w:afterAutospacing="0" w:line="240" w:lineRule="auto"/>
        <w:rPr>
          <w:rFonts w:ascii="David" w:hAnsi="David" w:cs="David"/>
          <w:b/>
          <w:bCs/>
          <w:sz w:val="24"/>
          <w:szCs w:val="24"/>
          <w:u w:val="single"/>
          <w:rtl/>
        </w:rPr>
      </w:pPr>
    </w:p>
    <w:p w14:paraId="40ABB2D2" w14:textId="77777777" w:rsidR="00EF4F1C" w:rsidRPr="00EF4F1C" w:rsidRDefault="00EF4F1C" w:rsidP="00A11D74">
      <w:pPr>
        <w:spacing w:after="0" w:afterAutospacing="0" w:line="240" w:lineRule="auto"/>
        <w:rPr>
          <w:rFonts w:ascii="David" w:hAnsi="David" w:cs="David"/>
          <w:b/>
          <w:bCs/>
          <w:sz w:val="24"/>
          <w:szCs w:val="24"/>
          <w:u w:val="single"/>
          <w:rtl/>
        </w:rPr>
      </w:pPr>
    </w:p>
    <w:p w14:paraId="15F7F3BD" w14:textId="77777777" w:rsidR="00EF4F1C" w:rsidRPr="00EF4F1C" w:rsidRDefault="00EF4F1C" w:rsidP="00A11D74">
      <w:pPr>
        <w:spacing w:after="0" w:afterAutospacing="0" w:line="240" w:lineRule="auto"/>
        <w:rPr>
          <w:rFonts w:ascii="David" w:hAnsi="David" w:cs="David"/>
          <w:b/>
          <w:bCs/>
          <w:sz w:val="24"/>
          <w:szCs w:val="24"/>
          <w:u w:val="single"/>
          <w:rtl/>
        </w:rPr>
      </w:pPr>
    </w:p>
    <w:p w14:paraId="644E5E25"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2D7E8C08" w14:textId="77777777" w:rsidR="00EF4F1C" w:rsidRPr="00EF4F1C" w:rsidRDefault="00EF4F1C" w:rsidP="00A11D74">
      <w:pPr>
        <w:spacing w:after="0" w:afterAutospacing="0" w:line="240" w:lineRule="auto"/>
        <w:rPr>
          <w:rFonts w:ascii="David" w:hAnsi="David" w:cs="David"/>
          <w:b/>
          <w:bCs/>
          <w:sz w:val="24"/>
          <w:szCs w:val="24"/>
          <w:u w:val="single"/>
          <w:rtl/>
        </w:rPr>
      </w:pPr>
    </w:p>
    <w:p w14:paraId="6ACED988" w14:textId="77777777" w:rsidR="00EF4F1C" w:rsidRPr="00EF4F1C" w:rsidRDefault="00EF4F1C" w:rsidP="00A11D74">
      <w:pPr>
        <w:spacing w:after="0" w:afterAutospacing="0" w:line="240" w:lineRule="auto"/>
        <w:rPr>
          <w:rFonts w:ascii="David" w:hAnsi="David" w:cs="David"/>
          <w:b/>
          <w:bCs/>
          <w:sz w:val="24"/>
          <w:szCs w:val="24"/>
          <w:u w:val="single"/>
          <w:rtl/>
        </w:rPr>
      </w:pPr>
    </w:p>
    <w:p w14:paraId="1C7C3350"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63C9561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31</w:t>
      </w:r>
    </w:p>
    <w:p w14:paraId="3DF9460A" w14:textId="77777777" w:rsidR="00EF4F1C" w:rsidRPr="00EF4F1C" w:rsidRDefault="00EF4F1C" w:rsidP="00A11D74">
      <w:pPr>
        <w:spacing w:after="0" w:afterAutospacing="0" w:line="240" w:lineRule="auto"/>
        <w:rPr>
          <w:rFonts w:ascii="David" w:hAnsi="David" w:cs="David"/>
          <w:b/>
          <w:bCs/>
          <w:sz w:val="24"/>
          <w:szCs w:val="24"/>
          <w:u w:val="single"/>
          <w:rtl/>
        </w:rPr>
      </w:pPr>
    </w:p>
    <w:p w14:paraId="1F00CD9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פרוגרמה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לבדיקות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מעבדה</w:t>
      </w:r>
    </w:p>
    <w:p w14:paraId="7CDCF405" w14:textId="77777777" w:rsidR="00EF4F1C" w:rsidRPr="00EF4F1C" w:rsidRDefault="00EF4F1C" w:rsidP="00A11D74">
      <w:pPr>
        <w:spacing w:after="0" w:afterAutospacing="0" w:line="240" w:lineRule="auto"/>
        <w:rPr>
          <w:rFonts w:ascii="David" w:hAnsi="David" w:cs="David"/>
          <w:b/>
          <w:bCs/>
          <w:sz w:val="24"/>
          <w:szCs w:val="24"/>
          <w:rtl/>
        </w:rPr>
      </w:pPr>
    </w:p>
    <w:p w14:paraId="438A6AEA" w14:textId="77777777" w:rsidR="00EF4F1C" w:rsidRPr="00EF4F1C" w:rsidRDefault="00EF4F1C" w:rsidP="00A11D74">
      <w:pPr>
        <w:spacing w:after="0" w:afterAutospacing="0" w:line="240" w:lineRule="auto"/>
        <w:rPr>
          <w:rFonts w:ascii="David" w:hAnsi="David" w:cs="David"/>
          <w:b/>
          <w:bCs/>
          <w:sz w:val="24"/>
          <w:szCs w:val="24"/>
          <w:rtl/>
        </w:rPr>
      </w:pPr>
    </w:p>
    <w:p w14:paraId="303459A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6360B3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         בדיקות רשות בקרה בתהליך (בכל דירה ודירה וברכוש המשותף/בדירה אופיינית לדוגמא/בקומה אופיינית לדוגמא):</w:t>
      </w:r>
    </w:p>
    <w:p w14:paraId="0FD754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52C7AF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צילומי קווי ביוב וניקוז חיצוני לפי התקן.</w:t>
      </w:r>
    </w:p>
    <w:p w14:paraId="51B51C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טיח בכל ממ"ד והתאמתו לתקן 5075.</w:t>
      </w:r>
    </w:p>
    <w:p w14:paraId="2C0F2DD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מעקות טיפוסיים והתאמתם לתקן 1142 (בכל מקרה יבדקו כל המעקות הטיפוסיים בבניין).</w:t>
      </w:r>
    </w:p>
    <w:p w14:paraId="5D5ED1E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הצפה/אטימות של כל מרפסת וכל גג ע"פ תקן 1476.</w:t>
      </w:r>
    </w:p>
    <w:p w14:paraId="19A725E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המטרה של כל החלונות לבדיקת אטימותם לחדירות מים, ע"פ נספח א' בתקן 4068.</w:t>
      </w:r>
    </w:p>
    <w:p w14:paraId="3C6584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כל משלוחי האבנים המיועדות לחיפוי קירות החוץ והתאמתם לדרישות ת"י 2378.</w:t>
      </w:r>
    </w:p>
    <w:p w14:paraId="1D9ED8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אנכיות, מישוריות, גליות וחוזק ההדבקות של הטיח בשליפה והתאמתו לדרישות ת"י 1920.2 ולת"י 1275.</w:t>
      </w:r>
    </w:p>
    <w:p w14:paraId="71F4E9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5BA5C87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רטיבות חול המילוי מתחת לאריחים ואת התאמתו לנדרש בתקן.</w:t>
      </w:r>
    </w:p>
    <w:p w14:paraId="02096E1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דלתות העץ לנדרש בת"י 23.</w:t>
      </w:r>
    </w:p>
    <w:p w14:paraId="3ED1BD9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מלבני פלדה וכנפי פלדה לנדרש בת"י 1161 ובמפמ"כ 27.</w:t>
      </w:r>
    </w:p>
    <w:p w14:paraId="0F6394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דלתות פלדה בממ"דים לנדרש בת"י 4422.</w:t>
      </w:r>
    </w:p>
    <w:p w14:paraId="7A51C90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מידות החדרים, לתכניות המכר ואת הסטייה הזוויתית (קלינים) לנדרש בת"י 789.</w:t>
      </w:r>
    </w:p>
    <w:p w14:paraId="2E9B0C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צפיפות מצעים בפתוח המגרש.</w:t>
      </w:r>
    </w:p>
    <w:p w14:paraId="0D480CD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איכות אדמת הגן.</w:t>
      </w:r>
    </w:p>
    <w:p w14:paraId="202156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אלומיניום.</w:t>
      </w:r>
    </w:p>
    <w:p w14:paraId="39F4779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סימון ארונות מטבח בתו תקן 1271.11.</w:t>
      </w:r>
    </w:p>
    <w:p w14:paraId="729C6A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סימון דלתות אש בתו תקן.</w:t>
      </w:r>
    </w:p>
    <w:p w14:paraId="75B021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הדבקות חיפויים בלובי כניסה ראשי ובמבואות קומתיות.</w:t>
      </w:r>
    </w:p>
    <w:p w14:paraId="00F0BF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תיבות דואר לנדרש בת"י 816.</w:t>
      </w:r>
    </w:p>
    <w:p w14:paraId="2EEA7CA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ברזים, סוללות ומיקום קבועות סניטריות לנדרש בת"י 1317 ובת"י 1205.3 (בדירות טיפוסיות בלבד).</w:t>
      </w:r>
    </w:p>
    <w:p w14:paraId="74BCBD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מערכת גז לנדרש בת"י 158.</w:t>
      </w:r>
    </w:p>
    <w:p w14:paraId="07C5853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אביזרי חשמל לנדרש בת"י 33.</w:t>
      </w:r>
    </w:p>
    <w:p w14:paraId="3F94EF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משטחי טרצו/מדרגות/אדני חלונות/ספים לנדרש בת"י 42, בת"י 1554, ובת"י 1182.</w:t>
      </w:r>
    </w:p>
    <w:p w14:paraId="4FB669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פרטי אלומיניום לנדרש בת"י 1068, בת"י 4001 ובת"י 1099.</w:t>
      </w:r>
    </w:p>
    <w:p w14:paraId="23F79B2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תריסים (רפפה/גלילה) לנדרש בת"י 1509.</w:t>
      </w:r>
    </w:p>
    <w:p w14:paraId="6D08A4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הימצאות גז רדון בבניין.</w:t>
      </w:r>
    </w:p>
    <w:p w14:paraId="7F9301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מעברי אש לפי ת"י 931</w:t>
      </w:r>
    </w:p>
    <w:p w14:paraId="45B121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דיחוס חדרי מדרגות לפי ת"י 1001 חלק 2</w:t>
      </w:r>
    </w:p>
    <w:p w14:paraId="37565A6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06D76223" w14:textId="77777777" w:rsidR="00EF4F1C" w:rsidRPr="00EF4F1C" w:rsidRDefault="00EF4F1C" w:rsidP="00A11D74">
      <w:pPr>
        <w:spacing w:after="0" w:afterAutospacing="0" w:line="240" w:lineRule="auto"/>
        <w:rPr>
          <w:rFonts w:ascii="David" w:hAnsi="David" w:cs="David"/>
          <w:b/>
          <w:bCs/>
          <w:sz w:val="24"/>
          <w:szCs w:val="24"/>
          <w:rtl/>
        </w:rPr>
      </w:pPr>
    </w:p>
    <w:p w14:paraId="0FDC9316" w14:textId="77777777" w:rsidR="00EF4F1C" w:rsidRPr="00EF4F1C" w:rsidRDefault="00EF4F1C" w:rsidP="00A11D74">
      <w:pPr>
        <w:spacing w:after="0" w:afterAutospacing="0" w:line="240" w:lineRule="auto"/>
        <w:rPr>
          <w:rFonts w:ascii="David" w:hAnsi="David" w:cs="David"/>
          <w:b/>
          <w:bCs/>
          <w:sz w:val="24"/>
          <w:szCs w:val="24"/>
          <w:rtl/>
        </w:rPr>
      </w:pPr>
    </w:p>
    <w:p w14:paraId="1C037994" w14:textId="77777777" w:rsidR="00EF4F1C" w:rsidRPr="00EF4F1C" w:rsidRDefault="00EF4F1C" w:rsidP="00A11D74">
      <w:pPr>
        <w:spacing w:after="0" w:afterAutospacing="0" w:line="240" w:lineRule="auto"/>
        <w:rPr>
          <w:rFonts w:ascii="David" w:hAnsi="David" w:cs="David"/>
          <w:b/>
          <w:bCs/>
          <w:sz w:val="24"/>
          <w:szCs w:val="24"/>
          <w:rtl/>
        </w:rPr>
      </w:pPr>
    </w:p>
    <w:p w14:paraId="4C5BDA49" w14:textId="77777777" w:rsidR="00EF4F1C" w:rsidRPr="00EF4F1C" w:rsidRDefault="00EF4F1C" w:rsidP="00A11D74">
      <w:pPr>
        <w:spacing w:after="0" w:afterAutospacing="0" w:line="240" w:lineRule="auto"/>
        <w:rPr>
          <w:rFonts w:ascii="David" w:hAnsi="David" w:cs="David"/>
          <w:b/>
          <w:bCs/>
          <w:sz w:val="24"/>
          <w:szCs w:val="24"/>
          <w:rtl/>
        </w:rPr>
      </w:pPr>
    </w:p>
    <w:p w14:paraId="7AD21335" w14:textId="77777777" w:rsidR="00EF4F1C" w:rsidRPr="00EF4F1C" w:rsidRDefault="00EF4F1C" w:rsidP="00A11D74">
      <w:pPr>
        <w:spacing w:after="0" w:afterAutospacing="0" w:line="240" w:lineRule="auto"/>
        <w:rPr>
          <w:rFonts w:ascii="David" w:hAnsi="David" w:cs="David"/>
          <w:b/>
          <w:bCs/>
          <w:sz w:val="24"/>
          <w:szCs w:val="24"/>
          <w:rtl/>
        </w:rPr>
      </w:pPr>
    </w:p>
    <w:p w14:paraId="6837DFA6"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pgSz w:w="11906" w:h="16838"/>
          <w:pgMar w:top="1440" w:right="1797" w:bottom="1276" w:left="1797" w:header="720" w:footer="720" w:gutter="0"/>
          <w:cols w:space="720"/>
          <w:bidi/>
          <w:rtlGutter/>
        </w:sectPr>
      </w:pPr>
    </w:p>
    <w:p w14:paraId="428BC5D6" w14:textId="77777777" w:rsidR="00EF4F1C" w:rsidRPr="00EF4F1C" w:rsidRDefault="00EF4F1C" w:rsidP="00A11D74">
      <w:pPr>
        <w:spacing w:after="0" w:afterAutospacing="0" w:line="240" w:lineRule="auto"/>
        <w:rPr>
          <w:rFonts w:ascii="David" w:hAnsi="David" w:cs="David"/>
          <w:b/>
          <w:bCs/>
          <w:sz w:val="24"/>
          <w:szCs w:val="24"/>
          <w:rtl/>
        </w:rPr>
      </w:pPr>
    </w:p>
    <w:p w14:paraId="073177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נספח 3.1.40</w:t>
      </w:r>
    </w:p>
    <w:p w14:paraId="0FB35B3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הסכם נטילת ייצוג </w:t>
      </w:r>
    </w:p>
    <w:p w14:paraId="6EC02CD7" w14:textId="77777777" w:rsidR="00EF4F1C" w:rsidRPr="00EF4F1C" w:rsidRDefault="00EF4F1C" w:rsidP="00A11D74">
      <w:pPr>
        <w:spacing w:after="0" w:afterAutospacing="0" w:line="240" w:lineRule="auto"/>
        <w:rPr>
          <w:rFonts w:ascii="David" w:hAnsi="David" w:cs="David"/>
          <w:b/>
          <w:bCs/>
          <w:sz w:val="24"/>
          <w:szCs w:val="24"/>
          <w:u w:val="single"/>
        </w:rPr>
      </w:pPr>
    </w:p>
    <w:p w14:paraId="5D8533B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נספח ___  להסכם שנחתם ביום __ לחודש _____ שנת ________</w:t>
      </w:r>
    </w:p>
    <w:p w14:paraId="5A1D8D7B" w14:textId="77777777" w:rsidR="00EF4F1C" w:rsidRPr="00EF4F1C" w:rsidRDefault="00EF4F1C" w:rsidP="00A11D74">
      <w:pPr>
        <w:spacing w:after="0" w:afterAutospacing="0" w:line="240" w:lineRule="auto"/>
        <w:rPr>
          <w:rFonts w:ascii="David" w:hAnsi="David" w:cs="David"/>
          <w:b/>
          <w:bCs/>
          <w:sz w:val="24"/>
          <w:szCs w:val="24"/>
        </w:rPr>
      </w:pPr>
    </w:p>
    <w:p w14:paraId="3AC982A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בין:                      אפריקה ישראל מגורים בע"מ </w:t>
      </w:r>
    </w:p>
    <w:p w14:paraId="5FA5E16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(להלן: "היזם")</w:t>
      </w:r>
    </w:p>
    <w:p w14:paraId="79C56171" w14:textId="77777777" w:rsidR="00EF4F1C" w:rsidRPr="00EF4F1C" w:rsidRDefault="00EF4F1C" w:rsidP="00A11D74">
      <w:pPr>
        <w:spacing w:after="0" w:afterAutospacing="0" w:line="240" w:lineRule="auto"/>
        <w:rPr>
          <w:rFonts w:ascii="David" w:hAnsi="David" w:cs="David"/>
          <w:b/>
          <w:bCs/>
          <w:sz w:val="24"/>
          <w:szCs w:val="24"/>
        </w:rPr>
      </w:pPr>
    </w:p>
    <w:p w14:paraId="2438264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לבין:                    _______________________</w:t>
      </w:r>
    </w:p>
    <w:p w14:paraId="192095B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(להלן: "______" או "הקבלן")</w:t>
      </w:r>
    </w:p>
    <w:p w14:paraId="121C1188" w14:textId="77777777" w:rsidR="00EF4F1C" w:rsidRPr="00EF4F1C" w:rsidRDefault="00EF4F1C" w:rsidP="00A11D74">
      <w:pPr>
        <w:spacing w:after="0" w:afterAutospacing="0" w:line="240" w:lineRule="auto"/>
        <w:rPr>
          <w:rFonts w:ascii="David" w:hAnsi="David" w:cs="David"/>
          <w:b/>
          <w:bCs/>
          <w:sz w:val="24"/>
          <w:szCs w:val="24"/>
          <w:rtl/>
        </w:rPr>
      </w:pPr>
    </w:p>
    <w:p w14:paraId="59D93A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הואיל:              ובין הקבלן לבין אפריקה ישראל מגורים בע"מ נחתם ביום _________ חוזה עבודה בפרויקט ___________ (להלן: "חוזה העבודה" ו- "הפרויקט" - בהתאמה);</w:t>
      </w:r>
    </w:p>
    <w:p w14:paraId="7DA799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הואיל: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21B698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והואיל:             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74F36137" w14:textId="77777777" w:rsidR="00EF4F1C" w:rsidRPr="00EF4F1C" w:rsidRDefault="00EF4F1C" w:rsidP="00A11D74">
      <w:pPr>
        <w:spacing w:after="0" w:afterAutospacing="0" w:line="240" w:lineRule="auto"/>
        <w:rPr>
          <w:rFonts w:ascii="David" w:hAnsi="David" w:cs="David"/>
          <w:b/>
          <w:bCs/>
          <w:sz w:val="24"/>
          <w:szCs w:val="24"/>
          <w:rtl/>
        </w:rPr>
      </w:pPr>
    </w:p>
    <w:p w14:paraId="37E573EA" w14:textId="77777777" w:rsidR="00EF4F1C" w:rsidRPr="00EF4F1C" w:rsidRDefault="00EF4F1C" w:rsidP="00A11D74">
      <w:pPr>
        <w:spacing w:after="0" w:afterAutospacing="0" w:line="240" w:lineRule="auto"/>
        <w:rPr>
          <w:rFonts w:ascii="David" w:hAnsi="David" w:cs="David"/>
          <w:b/>
          <w:bCs/>
          <w:sz w:val="24"/>
          <w:szCs w:val="24"/>
          <w:u w:val="single"/>
          <w:rtl/>
        </w:rPr>
      </w:pPr>
    </w:p>
    <w:p w14:paraId="789CB87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לפיכך, הוסכם, הוצהר והותנה בין הצדדים כדלקמן:</w:t>
      </w:r>
    </w:p>
    <w:p w14:paraId="2F5C9820" w14:textId="77777777" w:rsidR="00EF4F1C" w:rsidRPr="00EF4F1C" w:rsidRDefault="00EF4F1C" w:rsidP="00A11D74">
      <w:pPr>
        <w:spacing w:after="0" w:afterAutospacing="0" w:line="240" w:lineRule="auto"/>
        <w:rPr>
          <w:rFonts w:ascii="David" w:hAnsi="David" w:cs="David"/>
          <w:b/>
          <w:bCs/>
          <w:sz w:val="24"/>
          <w:szCs w:val="24"/>
          <w:rtl/>
        </w:rPr>
      </w:pPr>
    </w:p>
    <w:p w14:paraId="0E44CB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הקבלן ייטול על עצמו את הייצוג המשפטי בתביעה שבנדון ו/או בכל הכרוך והנובע ממנה.</w:t>
      </w:r>
    </w:p>
    <w:p w14:paraId="004A8E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4746AC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7D45971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הקבלן יישא בכל סכום שיפסק במסגרת התביעה, אם וככל שיפסק,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71C181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היזם יישא, בכל סכום שיפסק לתובעים במסגרת התביעה, אם וככל שיפסק, אם על דרך הפשרה ואם במסגרת פסק דין סופי, שעניינו שיפוי ו/או פיצוי התובעים בגין ליקויים שאינם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EF4F1C">
        <w:rPr>
          <w:rFonts w:ascii="David" w:hAnsi="David" w:cs="David"/>
          <w:b/>
          <w:bCs/>
          <w:sz w:val="24"/>
          <w:szCs w:val="24"/>
        </w:rPr>
        <w:t>.</w:t>
      </w:r>
    </w:p>
    <w:p w14:paraId="2784998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מבלי לגרוע מן האמור לעיל, מתחייב הקבלן:</w:t>
      </w:r>
    </w:p>
    <w:p w14:paraId="25017F5F" w14:textId="77777777" w:rsidR="00EF4F1C" w:rsidRPr="00EF4F1C" w:rsidRDefault="00EF4F1C" w:rsidP="00A11D74">
      <w:pPr>
        <w:numPr>
          <w:ilvl w:val="1"/>
          <w:numId w:val="1"/>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כי עותק מכל כתב בי-דין ו/או מסמך יועברו זמן סביר לפני הגשתם לבית המשפט לידי משרד עו"ד וקסלר ברגמן ושות' לצורך קבלת אישור להגשתם. </w:t>
      </w:r>
    </w:p>
    <w:p w14:paraId="45801802" w14:textId="77777777" w:rsidR="00EF4F1C" w:rsidRPr="00EF4F1C" w:rsidRDefault="00EF4F1C" w:rsidP="00A11D74">
      <w:pPr>
        <w:numPr>
          <w:ilvl w:val="1"/>
          <w:numId w:val="1"/>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5E25DCEA" w14:textId="77777777" w:rsidR="00EF4F1C" w:rsidRPr="00EF4F1C" w:rsidRDefault="00EF4F1C" w:rsidP="00A11D74">
      <w:pPr>
        <w:numPr>
          <w:ilvl w:val="1"/>
          <w:numId w:val="1"/>
        </w:numPr>
        <w:spacing w:after="0" w:afterAutospacing="0" w:line="240" w:lineRule="auto"/>
        <w:rPr>
          <w:rFonts w:ascii="David" w:hAnsi="David" w:cs="David"/>
          <w:b/>
          <w:bCs/>
          <w:sz w:val="24"/>
          <w:szCs w:val="24"/>
        </w:rPr>
      </w:pPr>
      <w:r w:rsidRPr="00EF4F1C">
        <w:rPr>
          <w:rFonts w:ascii="David" w:hAnsi="David" w:cs="David"/>
          <w:b/>
          <w:bCs/>
          <w:sz w:val="24"/>
          <w:szCs w:val="24"/>
          <w:rt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6D98F5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במסגרת הדיון המשפטי הקבלן ו/או מי מטעמו לא יעלה כל טענה הנוגעת לחלוקת אחריות בינו לבין היזם לרבות בחוות דעת ושאלות שיופנו למומחה מטעם בית המשפט ככל וימונה.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200340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37BFF8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כל הסדר או פשרה בתיק יעשו באישור מראש ובכתב של נציגי היזם. </w:t>
      </w:r>
    </w:p>
    <w:p w14:paraId="5A9BB7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תשלום על ידי מי מהצדדים בקשר עם התביעה יבוצע אך ורק בהתאם להסכם זה. </w:t>
      </w:r>
    </w:p>
    <w:p w14:paraId="22E82732"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ולראיה באו הצדדים על החתום:</w:t>
      </w:r>
    </w:p>
    <w:p w14:paraId="3F3461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EF4F1C" w:rsidRPr="00EF4F1C" w14:paraId="085B1DB0" w14:textId="77777777" w:rsidTr="00EF4F1C">
        <w:trPr>
          <w:trHeight w:val="1134"/>
        </w:trPr>
        <w:tc>
          <w:tcPr>
            <w:tcW w:w="3203" w:type="dxa"/>
            <w:tcMar>
              <w:top w:w="0" w:type="dxa"/>
              <w:left w:w="108" w:type="dxa"/>
              <w:bottom w:w="0" w:type="dxa"/>
              <w:right w:w="108" w:type="dxa"/>
            </w:tcMar>
            <w:hideMark/>
          </w:tcPr>
          <w:p w14:paraId="578229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________________________</w:t>
            </w:r>
          </w:p>
          <w:p w14:paraId="377998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אפריקה ישראל מגורים  בע"מ        </w:t>
            </w:r>
          </w:p>
        </w:tc>
        <w:tc>
          <w:tcPr>
            <w:tcW w:w="3204" w:type="dxa"/>
            <w:tcMar>
              <w:top w:w="0" w:type="dxa"/>
              <w:left w:w="108" w:type="dxa"/>
              <w:bottom w:w="0" w:type="dxa"/>
              <w:right w:w="108" w:type="dxa"/>
            </w:tcMar>
          </w:tcPr>
          <w:p w14:paraId="4EEE472C" w14:textId="77777777" w:rsidR="00EF4F1C" w:rsidRPr="00EF4F1C" w:rsidRDefault="00EF4F1C" w:rsidP="00A11D74">
            <w:pPr>
              <w:spacing w:after="0" w:afterAutospacing="0" w:line="240" w:lineRule="auto"/>
              <w:rPr>
                <w:rFonts w:ascii="David" w:hAnsi="David" w:cs="David"/>
                <w:b/>
                <w:bCs/>
                <w:sz w:val="24"/>
                <w:szCs w:val="24"/>
                <w:rtl/>
              </w:rPr>
            </w:pPr>
          </w:p>
        </w:tc>
        <w:tc>
          <w:tcPr>
            <w:tcW w:w="3204" w:type="dxa"/>
            <w:tcMar>
              <w:top w:w="0" w:type="dxa"/>
              <w:left w:w="108" w:type="dxa"/>
              <w:bottom w:w="0" w:type="dxa"/>
              <w:right w:w="108" w:type="dxa"/>
            </w:tcMar>
            <w:hideMark/>
          </w:tcPr>
          <w:p w14:paraId="262D3E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________________________</w:t>
            </w:r>
          </w:p>
          <w:p w14:paraId="30B41A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שם הקבלן </w:t>
            </w:r>
          </w:p>
        </w:tc>
      </w:tr>
    </w:tbl>
    <w:p w14:paraId="2A8E972B" w14:textId="77777777" w:rsidR="00EF4F1C" w:rsidRPr="00EF4F1C" w:rsidRDefault="00EF4F1C" w:rsidP="00A11D74">
      <w:pPr>
        <w:spacing w:after="0" w:afterAutospacing="0" w:line="240" w:lineRule="auto"/>
        <w:rPr>
          <w:rFonts w:ascii="David" w:hAnsi="David" w:cs="David"/>
          <w:b/>
          <w:bCs/>
          <w:sz w:val="24"/>
          <w:szCs w:val="24"/>
        </w:rPr>
      </w:pPr>
    </w:p>
    <w:p w14:paraId="3B4A293C" w14:textId="77777777" w:rsidR="00EF4F1C" w:rsidRPr="00EF4F1C" w:rsidRDefault="00EF4F1C" w:rsidP="00A11D74">
      <w:pPr>
        <w:spacing w:after="0" w:afterAutospacing="0" w:line="240" w:lineRule="auto"/>
        <w:rPr>
          <w:rFonts w:ascii="David" w:hAnsi="David" w:cs="David"/>
          <w:b/>
          <w:bCs/>
          <w:sz w:val="24"/>
          <w:szCs w:val="24"/>
          <w:u w:val="single"/>
          <w:rtl/>
        </w:rPr>
      </w:pPr>
    </w:p>
    <w:p w14:paraId="271CA9C1" w14:textId="77777777" w:rsidR="00EF4F1C" w:rsidRPr="00EF4F1C" w:rsidRDefault="00EF4F1C" w:rsidP="00A11D74">
      <w:pPr>
        <w:spacing w:after="0" w:afterAutospacing="0" w:line="240" w:lineRule="auto"/>
        <w:rPr>
          <w:rFonts w:ascii="David" w:hAnsi="David" w:cs="David"/>
          <w:b/>
          <w:bCs/>
          <w:sz w:val="24"/>
          <w:szCs w:val="24"/>
          <w:u w:val="single"/>
          <w:rtl/>
        </w:rPr>
      </w:pPr>
    </w:p>
    <w:p w14:paraId="11A92B7B" w14:textId="77777777" w:rsidR="00EF4F1C" w:rsidRPr="00EF4F1C" w:rsidRDefault="00EF4F1C" w:rsidP="00A11D74">
      <w:pPr>
        <w:spacing w:after="0" w:afterAutospacing="0" w:line="240" w:lineRule="auto"/>
        <w:rPr>
          <w:rFonts w:ascii="David" w:hAnsi="David" w:cs="David"/>
          <w:b/>
          <w:bCs/>
          <w:sz w:val="24"/>
          <w:szCs w:val="24"/>
          <w:u w:val="single"/>
          <w:rtl/>
        </w:rPr>
      </w:pPr>
    </w:p>
    <w:p w14:paraId="21F5C369" w14:textId="77777777" w:rsidR="00EF4F1C" w:rsidRPr="00EF4F1C" w:rsidRDefault="00EF4F1C" w:rsidP="00A11D74">
      <w:pPr>
        <w:spacing w:after="0" w:afterAutospacing="0" w:line="240" w:lineRule="auto"/>
        <w:rPr>
          <w:rFonts w:ascii="David" w:hAnsi="David" w:cs="David"/>
          <w:b/>
          <w:bCs/>
          <w:sz w:val="24"/>
          <w:szCs w:val="24"/>
          <w:u w:val="single"/>
          <w:rtl/>
        </w:rPr>
      </w:pPr>
    </w:p>
    <w:p w14:paraId="6C564FAF" w14:textId="77777777" w:rsidR="00EF4F1C" w:rsidRPr="00EF4F1C" w:rsidRDefault="00EF4F1C" w:rsidP="00A11D74">
      <w:pPr>
        <w:spacing w:after="0" w:afterAutospacing="0" w:line="240" w:lineRule="auto"/>
        <w:rPr>
          <w:rFonts w:ascii="David" w:hAnsi="David" w:cs="David"/>
          <w:b/>
          <w:bCs/>
          <w:sz w:val="24"/>
          <w:szCs w:val="24"/>
          <w:u w:val="single"/>
          <w:rtl/>
        </w:rPr>
      </w:pPr>
    </w:p>
    <w:p w14:paraId="463BE3C9" w14:textId="77777777" w:rsidR="00EF4F1C" w:rsidRPr="00EF4F1C" w:rsidRDefault="00EF4F1C" w:rsidP="00A11D74">
      <w:pPr>
        <w:spacing w:after="0" w:afterAutospacing="0" w:line="240" w:lineRule="auto"/>
        <w:rPr>
          <w:rFonts w:ascii="David" w:hAnsi="David" w:cs="David"/>
          <w:b/>
          <w:bCs/>
          <w:sz w:val="24"/>
          <w:szCs w:val="24"/>
          <w:rtl/>
        </w:rPr>
      </w:pPr>
    </w:p>
    <w:p w14:paraId="029E6F90" w14:textId="77777777" w:rsidR="00EF4F1C" w:rsidRPr="00EF4F1C" w:rsidRDefault="00EF4F1C" w:rsidP="00A11D74">
      <w:pPr>
        <w:spacing w:after="0" w:afterAutospacing="0" w:line="240" w:lineRule="auto"/>
        <w:rPr>
          <w:rFonts w:ascii="David" w:hAnsi="David" w:cs="David"/>
          <w:b/>
          <w:bCs/>
          <w:sz w:val="24"/>
          <w:szCs w:val="24"/>
          <w:rtl/>
        </w:rPr>
      </w:pPr>
    </w:p>
    <w:p w14:paraId="132A9D1D"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p>
    <w:p w14:paraId="64DA250C"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3.1.41</w:t>
      </w:r>
    </w:p>
    <w:p w14:paraId="1FCC2117"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מפרט לגידור אתר הפרויקט</w:t>
      </w:r>
    </w:p>
    <w:p w14:paraId="751E402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הקבלן יגדר את אתר הפרויקט בהתאם למפורט להלן:</w:t>
      </w:r>
    </w:p>
    <w:p w14:paraId="248F04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חומר: פח </w:t>
      </w:r>
      <w:r w:rsidRPr="00EF4F1C">
        <w:rPr>
          <w:rFonts w:ascii="David" w:hAnsi="David" w:cs="David" w:hint="cs"/>
          <w:b/>
          <w:bCs/>
          <w:sz w:val="24"/>
          <w:szCs w:val="24"/>
          <w:rtl/>
        </w:rPr>
        <w:t xml:space="preserve">חדש , קשיח, </w:t>
      </w:r>
      <w:r w:rsidRPr="00EF4F1C">
        <w:rPr>
          <w:rFonts w:ascii="David" w:hAnsi="David" w:cs="David"/>
          <w:b/>
          <w:bCs/>
          <w:sz w:val="24"/>
          <w:szCs w:val="24"/>
          <w:rtl/>
        </w:rPr>
        <w:t>מגולוו</w:t>
      </w:r>
      <w:r w:rsidRPr="00EF4F1C">
        <w:rPr>
          <w:rFonts w:ascii="David" w:hAnsi="David" w:cs="David" w:hint="cs"/>
          <w:b/>
          <w:bCs/>
          <w:sz w:val="24"/>
          <w:szCs w:val="24"/>
          <w:rtl/>
        </w:rPr>
        <w:t>ן ו</w:t>
      </w:r>
      <w:r w:rsidRPr="00EF4F1C">
        <w:rPr>
          <w:rFonts w:ascii="David" w:hAnsi="David" w:cs="David"/>
          <w:b/>
          <w:bCs/>
          <w:sz w:val="24"/>
          <w:szCs w:val="24"/>
          <w:rtl/>
        </w:rPr>
        <w:t xml:space="preserve">חלק </w:t>
      </w:r>
      <w:r w:rsidRPr="00EF4F1C">
        <w:rPr>
          <w:rFonts w:ascii="David" w:hAnsi="David" w:cs="David" w:hint="cs"/>
          <w:b/>
          <w:bCs/>
          <w:sz w:val="24"/>
          <w:szCs w:val="24"/>
          <w:rtl/>
        </w:rPr>
        <w:t xml:space="preserve">אשר </w:t>
      </w:r>
      <w:r w:rsidRPr="00EF4F1C">
        <w:rPr>
          <w:rFonts w:ascii="David" w:hAnsi="David" w:cs="David"/>
          <w:b/>
          <w:bCs/>
          <w:sz w:val="24"/>
          <w:szCs w:val="24"/>
          <w:rtl/>
        </w:rPr>
        <w:t>י</w:t>
      </w:r>
      <w:r w:rsidRPr="00EF4F1C">
        <w:rPr>
          <w:rFonts w:ascii="David" w:hAnsi="David" w:cs="David" w:hint="cs"/>
          <w:b/>
          <w:bCs/>
          <w:sz w:val="24"/>
          <w:szCs w:val="24"/>
          <w:rtl/>
        </w:rPr>
        <w:t>אפשר</w:t>
      </w:r>
      <w:r w:rsidRPr="00EF4F1C">
        <w:rPr>
          <w:rFonts w:ascii="David" w:hAnsi="David" w:cs="David"/>
          <w:b/>
          <w:bCs/>
          <w:sz w:val="24"/>
          <w:szCs w:val="24"/>
          <w:rtl/>
        </w:rPr>
        <w:t xml:space="preserve"> </w:t>
      </w:r>
      <w:r w:rsidRPr="00EF4F1C">
        <w:rPr>
          <w:rFonts w:ascii="David" w:hAnsi="David" w:cs="David" w:hint="cs"/>
          <w:b/>
          <w:bCs/>
          <w:sz w:val="24"/>
          <w:szCs w:val="24"/>
          <w:rtl/>
        </w:rPr>
        <w:t xml:space="preserve">הדבקת </w:t>
      </w:r>
      <w:r w:rsidRPr="00EF4F1C">
        <w:rPr>
          <w:rFonts w:ascii="David" w:hAnsi="David" w:cs="David"/>
          <w:b/>
          <w:bCs/>
          <w:sz w:val="24"/>
          <w:szCs w:val="24"/>
          <w:rtl/>
        </w:rPr>
        <w:t xml:space="preserve">פרסום </w:t>
      </w:r>
      <w:r w:rsidRPr="00EF4F1C">
        <w:rPr>
          <w:rFonts w:ascii="David" w:hAnsi="David" w:cs="David" w:hint="cs"/>
          <w:b/>
          <w:bCs/>
          <w:sz w:val="24"/>
          <w:szCs w:val="24"/>
          <w:rtl/>
        </w:rPr>
        <w:t>ה</w:t>
      </w:r>
      <w:r w:rsidRPr="00EF4F1C">
        <w:rPr>
          <w:rFonts w:ascii="David" w:hAnsi="David" w:cs="David"/>
          <w:b/>
          <w:bCs/>
          <w:sz w:val="24"/>
          <w:szCs w:val="24"/>
          <w:rtl/>
        </w:rPr>
        <w:t>פרויקט.</w:t>
      </w:r>
    </w:p>
    <w:p w14:paraId="1DABE270"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צבע: לבן.</w:t>
      </w:r>
    </w:p>
    <w:p w14:paraId="661AB0E9"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מידות: </w:t>
      </w:r>
    </w:p>
    <w:p w14:paraId="2901CCC3" w14:textId="77777777" w:rsidR="00EF4F1C" w:rsidRPr="00EF4F1C" w:rsidRDefault="00EF4F1C" w:rsidP="00A11D74">
      <w:pPr>
        <w:numPr>
          <w:ilvl w:val="0"/>
          <w:numId w:val="18"/>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מידת </w:t>
      </w:r>
      <w:r w:rsidRPr="00EF4F1C">
        <w:rPr>
          <w:rFonts w:ascii="David" w:hAnsi="David" w:cs="David"/>
          <w:b/>
          <w:bCs/>
          <w:sz w:val="24"/>
          <w:szCs w:val="24"/>
          <w:rtl/>
        </w:rPr>
        <w:t xml:space="preserve">אורך: </w:t>
      </w:r>
      <w:r w:rsidRPr="00EF4F1C">
        <w:rPr>
          <w:rFonts w:ascii="David" w:hAnsi="David" w:cs="David" w:hint="cs"/>
          <w:b/>
          <w:bCs/>
          <w:sz w:val="24"/>
          <w:szCs w:val="24"/>
          <w:rtl/>
        </w:rPr>
        <w:t>הארוך הנדרש ל</w:t>
      </w:r>
      <w:r w:rsidRPr="00EF4F1C">
        <w:rPr>
          <w:rFonts w:ascii="David" w:hAnsi="David" w:cs="David"/>
          <w:b/>
          <w:bCs/>
          <w:sz w:val="24"/>
          <w:szCs w:val="24"/>
          <w:rtl/>
        </w:rPr>
        <w:t>תחימת</w:t>
      </w:r>
      <w:r w:rsidRPr="00EF4F1C">
        <w:rPr>
          <w:rFonts w:ascii="David" w:hAnsi="David" w:cs="David" w:hint="cs"/>
          <w:b/>
          <w:bCs/>
          <w:sz w:val="24"/>
          <w:szCs w:val="24"/>
          <w:rtl/>
        </w:rPr>
        <w:t xml:space="preserve"> </w:t>
      </w:r>
      <w:r w:rsidRPr="00EF4F1C">
        <w:rPr>
          <w:rFonts w:ascii="David" w:hAnsi="David" w:cs="David"/>
          <w:b/>
          <w:bCs/>
          <w:sz w:val="24"/>
          <w:szCs w:val="24"/>
          <w:rtl/>
        </w:rPr>
        <w:t xml:space="preserve">האתר. </w:t>
      </w:r>
    </w:p>
    <w:p w14:paraId="451920D1" w14:textId="77777777" w:rsidR="00EF4F1C" w:rsidRPr="00EF4F1C" w:rsidRDefault="00EF4F1C" w:rsidP="00A11D74">
      <w:pPr>
        <w:numPr>
          <w:ilvl w:val="0"/>
          <w:numId w:val="18"/>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מידת </w:t>
      </w:r>
      <w:r w:rsidRPr="00EF4F1C">
        <w:rPr>
          <w:rFonts w:ascii="David" w:hAnsi="David" w:cs="David"/>
          <w:b/>
          <w:bCs/>
          <w:sz w:val="24"/>
          <w:szCs w:val="24"/>
          <w:rtl/>
        </w:rPr>
        <w:t xml:space="preserve">גובה: </w:t>
      </w:r>
      <w:r w:rsidRPr="00EF4F1C">
        <w:rPr>
          <w:rFonts w:ascii="David" w:hAnsi="David" w:cs="David" w:hint="cs"/>
          <w:b/>
          <w:bCs/>
          <w:sz w:val="24"/>
          <w:szCs w:val="24"/>
          <w:rtl/>
        </w:rPr>
        <w:t>מידה קבועה ומינימלית של</w:t>
      </w:r>
      <w:r w:rsidRPr="00EF4F1C">
        <w:rPr>
          <w:rFonts w:ascii="David" w:hAnsi="David" w:cs="David"/>
          <w:b/>
          <w:bCs/>
          <w:sz w:val="24"/>
          <w:szCs w:val="24"/>
          <w:rtl/>
        </w:rPr>
        <w:t xml:space="preserve"> 2מ' ו/או בהתאם להנחיית הרשות המקומית.</w:t>
      </w:r>
    </w:p>
    <w:p w14:paraId="700CD2CE"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נ</w:t>
      </w:r>
      <w:r w:rsidRPr="00EF4F1C">
        <w:rPr>
          <w:rFonts w:ascii="David" w:hAnsi="David" w:cs="David" w:hint="cs"/>
          <w:b/>
          <w:bCs/>
          <w:sz w:val="24"/>
          <w:szCs w:val="24"/>
          <w:rtl/>
        </w:rPr>
        <w:t>י</w:t>
      </w:r>
      <w:r w:rsidRPr="00EF4F1C">
        <w:rPr>
          <w:rFonts w:ascii="David" w:hAnsi="David" w:cs="David"/>
          <w:b/>
          <w:bCs/>
          <w:sz w:val="24"/>
          <w:szCs w:val="24"/>
          <w:rtl/>
        </w:rPr>
        <w:t>ראות</w:t>
      </w:r>
      <w:r w:rsidRPr="00EF4F1C">
        <w:rPr>
          <w:rFonts w:ascii="David" w:hAnsi="David" w:cs="David" w:hint="cs"/>
          <w:b/>
          <w:bCs/>
          <w:sz w:val="24"/>
          <w:szCs w:val="24"/>
          <w:rtl/>
        </w:rPr>
        <w:t xml:space="preserve"> וחוזק</w:t>
      </w:r>
      <w:r w:rsidRPr="00EF4F1C">
        <w:rPr>
          <w:rFonts w:ascii="David" w:hAnsi="David" w:cs="David"/>
          <w:b/>
          <w:bCs/>
          <w:sz w:val="24"/>
          <w:szCs w:val="24"/>
          <w:rtl/>
        </w:rPr>
        <w:t>: חזית הגדר (הצד הפונה כלפי חוץ) צריכה להיות לבנה, חלקה, רציפה ומיושרת לאורך כל היקף האתר.</w:t>
      </w:r>
      <w:r w:rsidRPr="00EF4F1C">
        <w:rPr>
          <w:rFonts w:ascii="David" w:hAnsi="David" w:cs="David" w:hint="cs"/>
          <w:b/>
          <w:bCs/>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370023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בגדר אשר נמצאת בסמיכות לכביש פעיל, יש לבצע קיר הגנה כנגד נפילת רכב מתפרץ.</w:t>
      </w:r>
    </w:p>
    <w:p w14:paraId="1B671F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hint="cs"/>
          <w:b/>
          <w:bCs/>
          <w:sz w:val="24"/>
          <w:szCs w:val="24"/>
          <w:rtl/>
        </w:rPr>
        <w:t>הלוחות יעמדו בדרישות המחלקה לאיכות הסביבה לעניין מטרדי ומפגעי רעש (קירות אקוסטיים) ואבק בהתאם להנחיות לאיכות הסביבה.</w:t>
      </w:r>
    </w:p>
    <w:p w14:paraId="5E2FC9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פתחים: </w:t>
      </w:r>
    </w:p>
    <w:p w14:paraId="6A519A66" w14:textId="77777777" w:rsidR="00EF4F1C" w:rsidRPr="00EF4F1C" w:rsidRDefault="00EF4F1C" w:rsidP="00A11D74">
      <w:pPr>
        <w:numPr>
          <w:ilvl w:val="0"/>
          <w:numId w:val="19"/>
        </w:numPr>
        <w:spacing w:after="0" w:afterAutospacing="0" w:line="240" w:lineRule="auto"/>
        <w:rPr>
          <w:rFonts w:ascii="David" w:hAnsi="David" w:cs="David"/>
          <w:b/>
          <w:bCs/>
          <w:sz w:val="24"/>
          <w:szCs w:val="24"/>
        </w:rPr>
      </w:pPr>
      <w:r w:rsidRPr="00EF4F1C">
        <w:rPr>
          <w:rFonts w:ascii="David" w:hAnsi="David" w:cs="David"/>
          <w:b/>
          <w:bCs/>
          <w:sz w:val="24"/>
          <w:szCs w:val="24"/>
          <w:rtl/>
        </w:rPr>
        <w:t>שערי</w:t>
      </w:r>
      <w:r w:rsidRPr="00EF4F1C">
        <w:rPr>
          <w:rFonts w:ascii="David" w:hAnsi="David" w:cs="David" w:hint="cs"/>
          <w:b/>
          <w:bCs/>
          <w:sz w:val="24"/>
          <w:szCs w:val="24"/>
          <w:rtl/>
        </w:rPr>
        <w:t xml:space="preserve"> כניסה יפתחו כלפי פנים האתר, רוחבם יאפשר כניסת למשאיות, שער/דלת כניסה למעבר רוכשי דירות ככל ונדרש,</w:t>
      </w:r>
      <w:r w:rsidRPr="00EF4F1C">
        <w:rPr>
          <w:rFonts w:ascii="David" w:hAnsi="David" w:cs="David"/>
          <w:b/>
          <w:bCs/>
          <w:sz w:val="24"/>
          <w:szCs w:val="24"/>
          <w:rtl/>
        </w:rPr>
        <w:t xml:space="preserve"> מאותו החומר ממנה בנויה הגדר.</w:t>
      </w:r>
    </w:p>
    <w:p w14:paraId="579D1AA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השערים יכללו שילוט הכוונה ואזהרה על אתר.</w:t>
      </w:r>
    </w:p>
    <w:p w14:paraId="4114BCE8" w14:textId="77777777" w:rsidR="00EF4F1C" w:rsidRPr="00EF4F1C" w:rsidRDefault="00EF4F1C" w:rsidP="00A11D74">
      <w:pPr>
        <w:numPr>
          <w:ilvl w:val="0"/>
          <w:numId w:val="19"/>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חלונות אטומים בשני מוקדים שונים בגדר, הסגורים ע"י חומר קשיח ושקוף המאפשר הצצה אל האתר. </w:t>
      </w:r>
      <w:r w:rsidRPr="00EF4F1C">
        <w:rPr>
          <w:rFonts w:ascii="David" w:hAnsi="David" w:cs="David" w:hint="cs"/>
          <w:b/>
          <w:bCs/>
          <w:sz w:val="24"/>
          <w:szCs w:val="24"/>
          <w:rtl/>
        </w:rPr>
        <w:t xml:space="preserve">גובה  התחתון של הפתחים יהיה לפחות 1.10מ' מעל הקרקע. </w:t>
      </w:r>
      <w:r w:rsidRPr="00EF4F1C">
        <w:rPr>
          <w:rFonts w:ascii="David" w:hAnsi="David" w:cs="David"/>
          <w:b/>
          <w:bCs/>
          <w:sz w:val="24"/>
          <w:szCs w:val="24"/>
          <w:rtl/>
        </w:rPr>
        <w:t>מידותיהם: 200ס"מ רוחב על 80ס"מ גובה כל אחד.</w:t>
      </w:r>
    </w:p>
    <w:p w14:paraId="539FDF41"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כל המפורט לעיל כולל התקנה.</w:t>
      </w:r>
    </w:p>
    <w:p w14:paraId="3744ABB0"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hint="cs"/>
          <w:b/>
          <w:bCs/>
          <w:sz w:val="24"/>
          <w:szCs w:val="24"/>
          <w:rtl/>
        </w:rPr>
        <w:t>הנ"ל צריך להתאים לדרישות הרשות המקומית ככל וישנן.</w:t>
      </w:r>
    </w:p>
    <w:p w14:paraId="607B4811" w14:textId="77777777" w:rsidR="00EF4F1C" w:rsidRPr="00EF4F1C" w:rsidRDefault="00EF4F1C" w:rsidP="00A11D74">
      <w:pPr>
        <w:spacing w:after="0" w:afterAutospacing="0" w:line="240" w:lineRule="auto"/>
        <w:rPr>
          <w:rFonts w:ascii="David" w:hAnsi="David" w:cs="David"/>
          <w:b/>
          <w:bCs/>
          <w:sz w:val="24"/>
          <w:szCs w:val="24"/>
        </w:rPr>
      </w:pPr>
    </w:p>
    <w:p w14:paraId="748898CD"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p>
    <w:p w14:paraId="375AEE8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3.1.42</w:t>
      </w:r>
    </w:p>
    <w:p w14:paraId="367C926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שלט</w:t>
      </w:r>
      <w:r w:rsidRPr="00EF4F1C">
        <w:rPr>
          <w:rFonts w:ascii="David" w:hAnsi="David" w:cs="David"/>
          <w:b/>
          <w:bCs/>
          <w:sz w:val="24"/>
          <w:szCs w:val="24"/>
          <w:rtl/>
        </w:rPr>
        <w:t xml:space="preserve"> </w:t>
      </w:r>
      <w:r w:rsidRPr="00EF4F1C">
        <w:rPr>
          <w:rFonts w:ascii="David" w:hAnsi="David" w:cs="David" w:hint="eastAsia"/>
          <w:b/>
          <w:bCs/>
          <w:sz w:val="24"/>
          <w:szCs w:val="24"/>
          <w:rtl/>
        </w:rPr>
        <w:t>יועצים</w:t>
      </w:r>
    </w:p>
    <w:p w14:paraId="6409FE9E" w14:textId="77777777" w:rsidR="00EF4F1C" w:rsidRPr="00EF4F1C" w:rsidRDefault="00EF4F1C" w:rsidP="00A11D74">
      <w:pPr>
        <w:spacing w:after="0" w:afterAutospacing="0" w:line="240" w:lineRule="auto"/>
        <w:rPr>
          <w:rFonts w:ascii="David" w:hAnsi="David" w:cs="David"/>
          <w:b/>
          <w:bCs/>
          <w:sz w:val="24"/>
          <w:szCs w:val="24"/>
          <w:u w:val="single"/>
          <w:rtl/>
        </w:rPr>
      </w:pPr>
    </w:p>
    <w:p w14:paraId="6E79D4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noProof/>
          <w:sz w:val="24"/>
          <w:szCs w:val="24"/>
        </w:rPr>
        <w:drawing>
          <wp:inline distT="0" distB="0" distL="0" distR="0" wp14:anchorId="49D8EBF4" wp14:editId="21E0C0CA">
            <wp:extent cx="5955665" cy="6933565"/>
            <wp:effectExtent l="0" t="0" r="6985" b="63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5665" cy="6933565"/>
                    </a:xfrm>
                    <a:prstGeom prst="rect">
                      <a:avLst/>
                    </a:prstGeom>
                    <a:noFill/>
                    <a:ln>
                      <a:noFill/>
                    </a:ln>
                  </pic:spPr>
                </pic:pic>
              </a:graphicData>
            </a:graphic>
          </wp:inline>
        </w:drawing>
      </w:r>
    </w:p>
    <w:p w14:paraId="52E8A1A4" w14:textId="77777777" w:rsidR="00EF4F1C" w:rsidRPr="00EF4F1C" w:rsidRDefault="00EF4F1C" w:rsidP="00A11D74">
      <w:pPr>
        <w:spacing w:after="0" w:afterAutospacing="0" w:line="240" w:lineRule="auto"/>
        <w:rPr>
          <w:rFonts w:ascii="David" w:hAnsi="David" w:cs="David"/>
          <w:b/>
          <w:bCs/>
          <w:sz w:val="24"/>
          <w:szCs w:val="24"/>
        </w:rPr>
      </w:pPr>
    </w:p>
    <w:p w14:paraId="418DEB9E" w14:textId="77777777" w:rsidR="00EF4F1C" w:rsidRPr="00EF4F1C" w:rsidRDefault="00EF4F1C" w:rsidP="00A11D74">
      <w:pPr>
        <w:spacing w:after="0" w:afterAutospacing="0" w:line="240" w:lineRule="auto"/>
        <w:rPr>
          <w:rFonts w:ascii="David" w:hAnsi="David" w:cs="David"/>
          <w:b/>
          <w:bCs/>
          <w:sz w:val="24"/>
          <w:szCs w:val="24"/>
        </w:rPr>
      </w:pPr>
    </w:p>
    <w:p w14:paraId="7C94DA78" w14:textId="77777777" w:rsidR="00EF4F1C" w:rsidRPr="00EF4F1C" w:rsidRDefault="00EF4F1C" w:rsidP="00A11D74">
      <w:pPr>
        <w:spacing w:after="0" w:afterAutospacing="0" w:line="240" w:lineRule="auto"/>
        <w:rPr>
          <w:rFonts w:ascii="David" w:hAnsi="David" w:cs="David"/>
          <w:b/>
          <w:bCs/>
          <w:sz w:val="24"/>
          <w:szCs w:val="24"/>
        </w:rPr>
      </w:pPr>
    </w:p>
    <w:p w14:paraId="758E3822" w14:textId="77777777" w:rsidR="00EF4F1C" w:rsidRPr="00EF4F1C" w:rsidRDefault="00EF4F1C" w:rsidP="00A11D74">
      <w:pPr>
        <w:spacing w:after="0" w:afterAutospacing="0" w:line="240" w:lineRule="auto"/>
        <w:rPr>
          <w:rFonts w:ascii="David" w:hAnsi="David" w:cs="David"/>
          <w:b/>
          <w:bCs/>
          <w:sz w:val="24"/>
          <w:szCs w:val="24"/>
        </w:rPr>
      </w:pPr>
    </w:p>
    <w:p w14:paraId="6C0C6B02" w14:textId="77777777" w:rsidR="00EF4F1C" w:rsidRPr="00EF4F1C" w:rsidRDefault="00EF4F1C" w:rsidP="00A11D74">
      <w:pPr>
        <w:spacing w:after="0" w:afterAutospacing="0" w:line="240" w:lineRule="auto"/>
        <w:rPr>
          <w:rFonts w:ascii="David" w:hAnsi="David" w:cs="David"/>
          <w:b/>
          <w:bCs/>
          <w:sz w:val="24"/>
          <w:szCs w:val="24"/>
        </w:rPr>
      </w:pPr>
    </w:p>
    <w:p w14:paraId="337212E7" w14:textId="77777777" w:rsidR="00EF4F1C" w:rsidRPr="00EF4F1C" w:rsidRDefault="00EF4F1C" w:rsidP="00A11D74">
      <w:pPr>
        <w:spacing w:after="0" w:afterAutospacing="0" w:line="240" w:lineRule="auto"/>
        <w:rPr>
          <w:rFonts w:ascii="David" w:hAnsi="David" w:cs="David"/>
          <w:b/>
          <w:bCs/>
          <w:sz w:val="24"/>
          <w:szCs w:val="24"/>
        </w:rPr>
      </w:pPr>
    </w:p>
    <w:p w14:paraId="3A4C0667" w14:textId="77777777" w:rsidR="00EF4F1C" w:rsidRPr="00EF4F1C" w:rsidRDefault="00EF4F1C" w:rsidP="00A11D74">
      <w:pPr>
        <w:spacing w:after="0" w:afterAutospacing="0" w:line="240" w:lineRule="auto"/>
        <w:rPr>
          <w:rFonts w:ascii="David" w:hAnsi="David" w:cs="David"/>
          <w:b/>
          <w:bCs/>
          <w:sz w:val="24"/>
          <w:szCs w:val="24"/>
        </w:rPr>
      </w:pPr>
    </w:p>
    <w:p w14:paraId="119E7922" w14:textId="77777777" w:rsidR="00EF4F1C" w:rsidRPr="00EF4F1C" w:rsidRDefault="00EF4F1C" w:rsidP="00A11D74">
      <w:pPr>
        <w:spacing w:after="0" w:afterAutospacing="0" w:line="240" w:lineRule="auto"/>
        <w:rPr>
          <w:rFonts w:ascii="David" w:hAnsi="David" w:cs="David"/>
          <w:b/>
          <w:bCs/>
          <w:sz w:val="24"/>
          <w:szCs w:val="24"/>
        </w:rPr>
      </w:pPr>
    </w:p>
    <w:p w14:paraId="0799CD6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3.1.43</w:t>
      </w:r>
    </w:p>
    <w:p w14:paraId="326A40F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 xml:space="preserve">מפרט לביצוע </w:t>
      </w:r>
      <w:r w:rsidRPr="00EF4F1C">
        <w:rPr>
          <w:rFonts w:ascii="David" w:hAnsi="David" w:cs="David"/>
          <w:b/>
          <w:bCs/>
          <w:sz w:val="24"/>
          <w:szCs w:val="24"/>
          <w:u w:val="single"/>
          <w:rtl/>
        </w:rPr>
        <w:t>מעבר</w:t>
      </w:r>
      <w:r w:rsidRPr="00EF4F1C">
        <w:rPr>
          <w:rFonts w:ascii="David" w:hAnsi="David" w:cs="David"/>
          <w:b/>
          <w:bCs/>
          <w:sz w:val="24"/>
          <w:szCs w:val="24"/>
          <w:u w:val="single"/>
        </w:rPr>
        <w:t xml:space="preserve"> </w:t>
      </w:r>
      <w:r w:rsidRPr="00EF4F1C">
        <w:rPr>
          <w:rFonts w:ascii="David" w:hAnsi="David" w:cs="David"/>
          <w:b/>
          <w:bCs/>
          <w:sz w:val="24"/>
          <w:szCs w:val="24"/>
          <w:u w:val="single"/>
          <w:rtl/>
        </w:rPr>
        <w:t>בטוח</w:t>
      </w:r>
      <w:r w:rsidRPr="00EF4F1C">
        <w:rPr>
          <w:rFonts w:ascii="David" w:hAnsi="David" w:cs="David"/>
          <w:b/>
          <w:bCs/>
          <w:sz w:val="24"/>
          <w:szCs w:val="24"/>
          <w:u w:val="single"/>
        </w:rPr>
        <w:t xml:space="preserve"> </w:t>
      </w:r>
      <w:r w:rsidRPr="00EF4F1C">
        <w:rPr>
          <w:rFonts w:ascii="David" w:hAnsi="David" w:cs="David"/>
          <w:b/>
          <w:bCs/>
          <w:sz w:val="24"/>
          <w:szCs w:val="24"/>
          <w:u w:val="single"/>
          <w:rtl/>
        </w:rPr>
        <w:t>להולכי</w:t>
      </w:r>
      <w:r w:rsidRPr="00EF4F1C">
        <w:rPr>
          <w:rFonts w:ascii="David" w:hAnsi="David" w:cs="David"/>
          <w:b/>
          <w:bCs/>
          <w:sz w:val="24"/>
          <w:szCs w:val="24"/>
          <w:u w:val="single"/>
        </w:rPr>
        <w:t xml:space="preserve"> </w:t>
      </w:r>
      <w:r w:rsidRPr="00EF4F1C">
        <w:rPr>
          <w:rFonts w:ascii="David" w:hAnsi="David" w:cs="David"/>
          <w:b/>
          <w:bCs/>
          <w:sz w:val="24"/>
          <w:szCs w:val="24"/>
          <w:u w:val="single"/>
          <w:rtl/>
        </w:rPr>
        <w:t>רגל</w:t>
      </w:r>
      <w:r w:rsidRPr="00EF4F1C">
        <w:rPr>
          <w:rFonts w:ascii="David" w:hAnsi="David" w:cs="David"/>
          <w:b/>
          <w:bCs/>
          <w:sz w:val="24"/>
          <w:szCs w:val="24"/>
          <w:u w:val="single"/>
        </w:rPr>
        <w:t xml:space="preserve"> / </w:t>
      </w:r>
      <w:r w:rsidRPr="00EF4F1C">
        <w:rPr>
          <w:rFonts w:ascii="David" w:hAnsi="David" w:cs="David"/>
          <w:b/>
          <w:bCs/>
          <w:sz w:val="24"/>
          <w:szCs w:val="24"/>
          <w:u w:val="single"/>
          <w:rtl/>
        </w:rPr>
        <w:t>מבקרים</w:t>
      </w:r>
      <w:r w:rsidRPr="00EF4F1C">
        <w:rPr>
          <w:rFonts w:ascii="David" w:hAnsi="David" w:cs="David" w:hint="cs"/>
          <w:b/>
          <w:bCs/>
          <w:sz w:val="24"/>
          <w:szCs w:val="24"/>
          <w:u w:val="single"/>
          <w:rtl/>
        </w:rPr>
        <w:t>/דיירים באתרי החברה</w:t>
      </w:r>
    </w:p>
    <w:p w14:paraId="314AF4F6" w14:textId="77777777" w:rsidR="00EF4F1C" w:rsidRPr="00EF4F1C" w:rsidRDefault="00EF4F1C" w:rsidP="00A11D74">
      <w:pPr>
        <w:spacing w:after="0" w:afterAutospacing="0" w:line="240" w:lineRule="auto"/>
        <w:rPr>
          <w:rFonts w:ascii="David" w:hAnsi="David" w:cs="David"/>
          <w:b/>
          <w:bCs/>
          <w:sz w:val="24"/>
          <w:szCs w:val="24"/>
          <w:u w:val="single"/>
          <w:rtl/>
        </w:rPr>
      </w:pPr>
    </w:p>
    <w:p w14:paraId="23A441CF" w14:textId="77777777" w:rsidR="00EF4F1C" w:rsidRPr="00EF4F1C" w:rsidRDefault="00EF4F1C" w:rsidP="00A11D74">
      <w:pPr>
        <w:spacing w:after="0" w:afterAutospacing="0" w:line="240" w:lineRule="auto"/>
        <w:rPr>
          <w:rFonts w:ascii="David" w:hAnsi="David" w:cs="David"/>
          <w:b/>
          <w:bCs/>
          <w:sz w:val="24"/>
          <w:szCs w:val="24"/>
          <w:rtl/>
        </w:rPr>
      </w:pPr>
    </w:p>
    <w:p w14:paraId="6F7D5D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1. </w:t>
      </w:r>
      <w:r w:rsidRPr="00EF4F1C">
        <w:rPr>
          <w:rFonts w:ascii="David" w:hAnsi="David" w:cs="David" w:hint="cs"/>
          <w:b/>
          <w:bCs/>
          <w:sz w:val="24"/>
          <w:szCs w:val="24"/>
          <w:u w:val="single"/>
          <w:rtl/>
        </w:rPr>
        <w:t>הקדמה</w:t>
      </w:r>
    </w:p>
    <w:p w14:paraId="3783118E" w14:textId="77777777" w:rsidR="00EF4F1C" w:rsidRPr="00EF4F1C" w:rsidRDefault="00EF4F1C" w:rsidP="00A11D74">
      <w:pPr>
        <w:spacing w:after="0" w:afterAutospacing="0" w:line="240" w:lineRule="auto"/>
        <w:rPr>
          <w:rFonts w:ascii="David" w:hAnsi="David" w:cs="David"/>
          <w:b/>
          <w:bCs/>
          <w:sz w:val="24"/>
          <w:szCs w:val="24"/>
          <w:rtl/>
        </w:rPr>
      </w:pPr>
    </w:p>
    <w:p w14:paraId="3A4537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מפרט זה נערך ע"י חברת אפריקה ישראל מגורים כמידע, מתן הדרכה ודגשים ולקבוע תקני בטיחות מינימליי</w:t>
      </w:r>
      <w:r w:rsidRPr="00EF4F1C">
        <w:rPr>
          <w:rFonts w:ascii="David" w:hAnsi="David" w:cs="David" w:hint="eastAsia"/>
          <w:b/>
          <w:bCs/>
          <w:sz w:val="24"/>
          <w:szCs w:val="24"/>
          <w:rtl/>
        </w:rPr>
        <w:t>ם</w:t>
      </w:r>
      <w:r w:rsidRPr="00EF4F1C">
        <w:rPr>
          <w:rFonts w:ascii="David" w:hAnsi="David" w:cs="David" w:hint="cs"/>
          <w:b/>
          <w:bCs/>
          <w:sz w:val="24"/>
          <w:szCs w:val="24"/>
          <w:rtl/>
        </w:rPr>
        <w:t xml:space="preserve"> להקמת מעבר בטוח להולכי רגל /מבקרים /דיירים באתרי הבניה של פרויקטים ביזמות חברת אפריקה ישראל מגורים.</w:t>
      </w:r>
    </w:p>
    <w:p w14:paraId="0C5DA59F" w14:textId="77777777" w:rsidR="00EF4F1C" w:rsidRPr="00EF4F1C" w:rsidRDefault="00EF4F1C" w:rsidP="00A11D74">
      <w:pPr>
        <w:spacing w:after="0" w:afterAutospacing="0" w:line="240" w:lineRule="auto"/>
        <w:rPr>
          <w:rFonts w:ascii="David" w:hAnsi="David" w:cs="David"/>
          <w:b/>
          <w:bCs/>
          <w:sz w:val="24"/>
          <w:szCs w:val="24"/>
          <w:rtl/>
        </w:rPr>
      </w:pPr>
    </w:p>
    <w:p w14:paraId="7FA78B9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ככלל יש למנוע מהציבור כניסה לאתרי בנייה / עבודה, והתקרבות לפעילויות העבודה באתרים השונים. מטרות המעבר הבטוח להולכי רגל:</w:t>
      </w:r>
    </w:p>
    <w:p w14:paraId="59A22C7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1. לאפשר הגנת הציבור מפני פגיעות פיזיות בזמן ביצוע עבודות הבניה באתר.</w:t>
      </w:r>
    </w:p>
    <w:p w14:paraId="3D90B58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7392111A" w14:textId="77777777" w:rsidR="00EF4F1C" w:rsidRPr="00EF4F1C" w:rsidRDefault="00EF4F1C" w:rsidP="00A11D74">
      <w:pPr>
        <w:spacing w:after="0" w:afterAutospacing="0" w:line="240" w:lineRule="auto"/>
        <w:rPr>
          <w:rFonts w:ascii="David" w:hAnsi="David" w:cs="David"/>
          <w:b/>
          <w:bCs/>
          <w:sz w:val="24"/>
          <w:szCs w:val="24"/>
          <w:rtl/>
        </w:rPr>
      </w:pPr>
    </w:p>
    <w:p w14:paraId="45A710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אליהם תהייה מבוקרת בשעות ביקור מוגדרות ובליווי של עובד שהודרך והוסמך ללוות דיירים ומבקרים מוסמכים.</w:t>
      </w:r>
    </w:p>
    <w:p w14:paraId="35387F6A" w14:textId="77777777" w:rsidR="00EF4F1C" w:rsidRPr="00EF4F1C" w:rsidRDefault="00EF4F1C" w:rsidP="00A11D74">
      <w:pPr>
        <w:spacing w:after="0" w:afterAutospacing="0" w:line="240" w:lineRule="auto"/>
        <w:rPr>
          <w:rFonts w:ascii="David" w:hAnsi="David" w:cs="David"/>
          <w:b/>
          <w:bCs/>
          <w:sz w:val="24"/>
          <w:szCs w:val="24"/>
          <w:rtl/>
        </w:rPr>
      </w:pPr>
    </w:p>
    <w:p w14:paraId="537CDDE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"המעבר הבטוח" הוא מכלול של אמצעי הגנה ובטיחות הכולל:</w:t>
      </w:r>
    </w:p>
    <w:p w14:paraId="785A8D7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מדרך.</w:t>
      </w:r>
    </w:p>
    <w:p w14:paraId="44F1C2D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גגון </w:t>
      </w:r>
      <w:r w:rsidRPr="00EF4F1C">
        <w:rPr>
          <w:rFonts w:ascii="David" w:hAnsi="David" w:cs="David"/>
          <w:b/>
          <w:bCs/>
          <w:sz w:val="24"/>
          <w:szCs w:val="24"/>
          <w:rtl/>
        </w:rPr>
        <w:t>–</w:t>
      </w:r>
      <w:r w:rsidRPr="00EF4F1C">
        <w:rPr>
          <w:rFonts w:ascii="David" w:hAnsi="David" w:cs="David" w:hint="cs"/>
          <w:b/>
          <w:bCs/>
          <w:sz w:val="24"/>
          <w:szCs w:val="24"/>
          <w:rtl/>
        </w:rPr>
        <w:t xml:space="preserve"> הגנה מפני חפצים נופלים.</w:t>
      </w:r>
    </w:p>
    <w:p w14:paraId="09CC2CA4"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גדר.</w:t>
      </w:r>
    </w:p>
    <w:p w14:paraId="78D93916"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שערים / פתחים לכניסת מבקרים.</w:t>
      </w:r>
    </w:p>
    <w:p w14:paraId="406FF2F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שילוט.</w:t>
      </w:r>
    </w:p>
    <w:p w14:paraId="21C8857C"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תאורה.</w:t>
      </w:r>
    </w:p>
    <w:p w14:paraId="24B5AFC7" w14:textId="77777777" w:rsidR="00EF4F1C" w:rsidRPr="00EF4F1C" w:rsidRDefault="00EF4F1C" w:rsidP="00A11D74">
      <w:pPr>
        <w:spacing w:after="0" w:afterAutospacing="0" w:line="240" w:lineRule="auto"/>
        <w:rPr>
          <w:rFonts w:ascii="David" w:hAnsi="David" w:cs="David"/>
          <w:b/>
          <w:bCs/>
          <w:sz w:val="24"/>
          <w:szCs w:val="24"/>
          <w:rtl/>
        </w:rPr>
      </w:pPr>
    </w:p>
    <w:p w14:paraId="692534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2. </w:t>
      </w:r>
      <w:r w:rsidRPr="00EF4F1C">
        <w:rPr>
          <w:rFonts w:ascii="David" w:hAnsi="David" w:cs="David" w:hint="cs"/>
          <w:b/>
          <w:bCs/>
          <w:sz w:val="24"/>
          <w:szCs w:val="24"/>
          <w:u w:val="single"/>
          <w:rtl/>
        </w:rPr>
        <w:t>מדרך</w:t>
      </w:r>
    </w:p>
    <w:p w14:paraId="536CDE9C" w14:textId="77777777" w:rsidR="00EF4F1C" w:rsidRPr="00EF4F1C" w:rsidRDefault="00EF4F1C" w:rsidP="00A11D74">
      <w:pPr>
        <w:spacing w:after="0" w:afterAutospacing="0" w:line="240" w:lineRule="auto"/>
        <w:rPr>
          <w:rFonts w:ascii="David" w:hAnsi="David" w:cs="David"/>
          <w:b/>
          <w:bCs/>
          <w:sz w:val="24"/>
          <w:szCs w:val="24"/>
          <w:rtl/>
        </w:rPr>
      </w:pPr>
    </w:p>
    <w:p w14:paraId="12A4F77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המדרך של ה"מעבר הבטוח"  נדרש להיות יציב, קשיח, שטוח, ללא מכשולים לכל אורכו.</w:t>
      </w:r>
    </w:p>
    <w:p w14:paraId="5DB56B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רוחבו המינימלי של המדרך 2.50 מטר. במידה ויש להתגבר על הפרשי גובה השיפוע לא יעלה על 8%.</w:t>
      </w:r>
    </w:p>
    <w:p w14:paraId="13F11D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העומס השימושי על המדרך יקבע ע"פ הגדרות מהנדס מטעם הקבלן המבצע ובהתאם לנדרש בתקנות הבטיחות. </w:t>
      </w:r>
    </w:p>
    <w:p w14:paraId="23FCD43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 </w:t>
      </w:r>
    </w:p>
    <w:p w14:paraId="3565BD9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למדרך שיפוע של לפחות 2% להסדרת ניקוז מי גשמים.</w:t>
      </w:r>
    </w:p>
    <w:p w14:paraId="1B25FB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מי הגשמים ינוקזו באופן מסודר יחד עם מי גשמים של האתר כולו.</w:t>
      </w:r>
    </w:p>
    <w:p w14:paraId="1B3414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37FBB79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3. </w:t>
      </w:r>
      <w:r w:rsidRPr="00EF4F1C">
        <w:rPr>
          <w:rFonts w:ascii="David" w:hAnsi="David" w:cs="David" w:hint="cs"/>
          <w:b/>
          <w:bCs/>
          <w:sz w:val="24"/>
          <w:szCs w:val="24"/>
          <w:u w:val="single"/>
          <w:rtl/>
        </w:rPr>
        <w:t>גגון הגנה</w:t>
      </w:r>
    </w:p>
    <w:p w14:paraId="4EC02CF2" w14:textId="77777777" w:rsidR="00EF4F1C" w:rsidRPr="00EF4F1C" w:rsidRDefault="00EF4F1C" w:rsidP="00A11D74">
      <w:pPr>
        <w:spacing w:after="0" w:afterAutospacing="0" w:line="240" w:lineRule="auto"/>
        <w:rPr>
          <w:rFonts w:ascii="David" w:hAnsi="David" w:cs="David"/>
          <w:b/>
          <w:bCs/>
          <w:sz w:val="24"/>
          <w:szCs w:val="24"/>
          <w:rtl/>
        </w:rPr>
      </w:pPr>
    </w:p>
    <w:p w14:paraId="3D8926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גגון הגנה מפני חפצים נופלים יכסה את המדרך לכל רוחבו.</w:t>
      </w:r>
    </w:p>
    <w:p w14:paraId="51881D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גובה נטו מתחת לקורות הנושאות את הגגון לא יפחת משני מטרים עשרים סנטימטר (2.20 מטר).</w:t>
      </w:r>
    </w:p>
    <w:p w14:paraId="6DDE825E" w14:textId="77777777" w:rsidR="00EF4F1C" w:rsidRPr="00EF4F1C" w:rsidRDefault="00EF4F1C" w:rsidP="00A11D74">
      <w:pPr>
        <w:spacing w:after="0" w:afterAutospacing="0" w:line="240" w:lineRule="auto"/>
        <w:rPr>
          <w:rFonts w:ascii="David" w:hAnsi="David" w:cs="David"/>
          <w:b/>
          <w:bCs/>
          <w:sz w:val="24"/>
          <w:szCs w:val="24"/>
          <w:rtl/>
        </w:rPr>
      </w:pPr>
    </w:p>
    <w:p w14:paraId="0C3C35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7CE9CC38" w14:textId="77777777" w:rsidR="00EF4F1C" w:rsidRPr="00EF4F1C" w:rsidRDefault="00EF4F1C" w:rsidP="00A11D74">
      <w:pPr>
        <w:spacing w:after="0" w:afterAutospacing="0" w:line="240" w:lineRule="auto"/>
        <w:rPr>
          <w:rFonts w:ascii="David" w:hAnsi="David" w:cs="David"/>
          <w:b/>
          <w:bCs/>
          <w:sz w:val="24"/>
          <w:szCs w:val="24"/>
          <w:rtl/>
        </w:rPr>
      </w:pPr>
    </w:p>
    <w:p w14:paraId="304C88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מתחת ללוחות הקירוי יש למתוח רשת פלדה מברזל מרותך קוטר 6.5 מ"מ כל 20 ס"מ על 20 ס"מ מחוזקת לקורות הנושאות את הלוחות.</w:t>
      </w:r>
    </w:p>
    <w:p w14:paraId="030E9F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מטרת התקנת הרשת לחזק את לוחות הקירוי כנגד כשל בגזירה בזמן נפילת חפץ עליהם.</w:t>
      </w:r>
    </w:p>
    <w:p w14:paraId="63089DC0" w14:textId="77777777" w:rsidR="00EF4F1C" w:rsidRPr="00EF4F1C" w:rsidRDefault="00EF4F1C" w:rsidP="00A11D74">
      <w:pPr>
        <w:spacing w:after="0" w:afterAutospacing="0" w:line="240" w:lineRule="auto"/>
        <w:rPr>
          <w:rFonts w:ascii="David" w:hAnsi="David" w:cs="David"/>
          <w:b/>
          <w:bCs/>
          <w:sz w:val="24"/>
          <w:szCs w:val="24"/>
          <w:rtl/>
        </w:rPr>
      </w:pPr>
    </w:p>
    <w:p w14:paraId="5C98C2D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הקונסטרוקציה הנושאת את הגגון תהיה עצמאית מבחינה מבנית ומחוזקת כנגד עומסים אופקיים.</w:t>
      </w:r>
    </w:p>
    <w:p w14:paraId="6B76A444" w14:textId="77777777" w:rsidR="00EF4F1C" w:rsidRPr="00EF4F1C" w:rsidRDefault="00EF4F1C" w:rsidP="00A11D74">
      <w:pPr>
        <w:spacing w:after="0" w:afterAutospacing="0" w:line="240" w:lineRule="auto"/>
        <w:rPr>
          <w:rFonts w:ascii="David" w:hAnsi="David" w:cs="David"/>
          <w:b/>
          <w:bCs/>
          <w:sz w:val="24"/>
          <w:szCs w:val="24"/>
          <w:rtl/>
        </w:rPr>
      </w:pPr>
    </w:p>
    <w:p w14:paraId="4188A47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ניתן להשעין במידת הצורך והכדאיות התכנונית, את הקונסטרוקציה הנושאת את הגגון </w:t>
      </w:r>
      <w:r w:rsidRPr="00EF4F1C">
        <w:rPr>
          <w:rFonts w:ascii="David" w:hAnsi="David" w:cs="David"/>
          <w:b/>
          <w:bCs/>
          <w:sz w:val="24"/>
          <w:szCs w:val="24"/>
          <w:rtl/>
        </w:rPr>
        <w:t>–</w:t>
      </w:r>
      <w:r w:rsidRPr="00EF4F1C">
        <w:rPr>
          <w:rFonts w:ascii="David" w:hAnsi="David" w:cs="David" w:hint="cs"/>
          <w:b/>
          <w:bCs/>
          <w:sz w:val="24"/>
          <w:szCs w:val="24"/>
          <w:rtl/>
        </w:rPr>
        <w:t xml:space="preserve"> או להקשיח אותה כנגד עומסים אופקיים - רק למרכיבים מבניים סמוכים של מבנים קבועים המסוגלים לשאת את העומסים המועברים אליהם. </w:t>
      </w:r>
    </w:p>
    <w:p w14:paraId="321A22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חל איסור מוחלט לחבר את הגגון המעבר הבטוח למבנה זמני כלשהו.</w:t>
      </w:r>
    </w:p>
    <w:p w14:paraId="2F9B141E" w14:textId="77777777" w:rsidR="00EF4F1C" w:rsidRPr="00EF4F1C" w:rsidRDefault="00EF4F1C" w:rsidP="00A11D74">
      <w:pPr>
        <w:spacing w:after="0" w:afterAutospacing="0" w:line="240" w:lineRule="auto"/>
        <w:rPr>
          <w:rFonts w:ascii="David" w:hAnsi="David" w:cs="David"/>
          <w:b/>
          <w:bCs/>
          <w:sz w:val="24"/>
          <w:szCs w:val="24"/>
          <w:rtl/>
        </w:rPr>
      </w:pPr>
    </w:p>
    <w:p w14:paraId="6B5F80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קורות עמודים ויסודות הגגון יתוכננו על פי כל התקנים התקפים הרלוונטיים.</w:t>
      </w:r>
    </w:p>
    <w:p w14:paraId="49C2C1BC" w14:textId="77777777" w:rsidR="00EF4F1C" w:rsidRPr="00EF4F1C" w:rsidRDefault="00EF4F1C" w:rsidP="00A11D74">
      <w:pPr>
        <w:spacing w:after="0" w:afterAutospacing="0" w:line="240" w:lineRule="auto"/>
        <w:rPr>
          <w:rFonts w:ascii="David" w:hAnsi="David" w:cs="David"/>
          <w:b/>
          <w:bCs/>
          <w:sz w:val="24"/>
          <w:szCs w:val="24"/>
          <w:rtl/>
        </w:rPr>
      </w:pPr>
    </w:p>
    <w:p w14:paraId="4F8F24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416645D6" w14:textId="77777777" w:rsidR="00EF4F1C" w:rsidRPr="00EF4F1C" w:rsidRDefault="00EF4F1C" w:rsidP="00A11D74">
      <w:pPr>
        <w:spacing w:after="0" w:afterAutospacing="0" w:line="240" w:lineRule="auto"/>
        <w:rPr>
          <w:rFonts w:ascii="David" w:hAnsi="David" w:cs="David"/>
          <w:b/>
          <w:bCs/>
          <w:sz w:val="24"/>
          <w:szCs w:val="24"/>
          <w:rtl/>
        </w:rPr>
      </w:pPr>
    </w:p>
    <w:p w14:paraId="0B91F1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המרחק בין חלקי פלדה של גגון ההגנה לרבות הקונסטרוקציה הנושאת לבין כבלי רשת חשמל, קווי תמסורת, מקורות מתח לא יפחת מ4 מטר.</w:t>
      </w:r>
    </w:p>
    <w:p w14:paraId="78D905B7" w14:textId="77777777" w:rsidR="00EF4F1C" w:rsidRPr="00EF4F1C" w:rsidRDefault="00EF4F1C" w:rsidP="00A11D74">
      <w:pPr>
        <w:spacing w:after="0" w:afterAutospacing="0" w:line="240" w:lineRule="auto"/>
        <w:rPr>
          <w:rFonts w:ascii="David" w:hAnsi="David" w:cs="David"/>
          <w:b/>
          <w:bCs/>
          <w:sz w:val="24"/>
          <w:szCs w:val="24"/>
          <w:rtl/>
        </w:rPr>
      </w:pPr>
    </w:p>
    <w:p w14:paraId="38BD2B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עבור חלקים עשויים מחומרים לא מוליכים דוגמת עץ, המרחק לא יפחת מ1.5 מטר.</w:t>
      </w:r>
    </w:p>
    <w:p w14:paraId="4C42535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הכל כפוף להנחיית יועץ חשמל שבחן את ההיבטים הבטיחותיים מבחינת קירבה למערכות חשמל.</w:t>
      </w:r>
    </w:p>
    <w:p w14:paraId="2784C864" w14:textId="77777777" w:rsidR="00EF4F1C" w:rsidRPr="00EF4F1C" w:rsidRDefault="00EF4F1C" w:rsidP="00A11D74">
      <w:pPr>
        <w:spacing w:after="0" w:afterAutospacing="0" w:line="240" w:lineRule="auto"/>
        <w:rPr>
          <w:rFonts w:ascii="David" w:hAnsi="David" w:cs="David"/>
          <w:b/>
          <w:bCs/>
          <w:sz w:val="24"/>
          <w:szCs w:val="24"/>
          <w:rtl/>
        </w:rPr>
      </w:pPr>
    </w:p>
    <w:p w14:paraId="2C0861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4. </w:t>
      </w:r>
      <w:r w:rsidRPr="00EF4F1C">
        <w:rPr>
          <w:rFonts w:ascii="David" w:hAnsi="David" w:cs="David" w:hint="cs"/>
          <w:b/>
          <w:bCs/>
          <w:sz w:val="24"/>
          <w:szCs w:val="24"/>
          <w:u w:val="single"/>
          <w:rtl/>
        </w:rPr>
        <w:t>גדר</w:t>
      </w:r>
    </w:p>
    <w:p w14:paraId="58877B36" w14:textId="77777777" w:rsidR="00EF4F1C" w:rsidRPr="00EF4F1C" w:rsidRDefault="00EF4F1C" w:rsidP="00A11D74">
      <w:pPr>
        <w:spacing w:after="0" w:afterAutospacing="0" w:line="240" w:lineRule="auto"/>
        <w:rPr>
          <w:rFonts w:ascii="David" w:hAnsi="David" w:cs="David"/>
          <w:b/>
          <w:bCs/>
          <w:sz w:val="24"/>
          <w:szCs w:val="24"/>
          <w:rtl/>
        </w:rPr>
      </w:pPr>
    </w:p>
    <w:p w14:paraId="608EB1D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מערכת גידור צריכה להקיף את כל האזור בו כל המבקרים מורשים להגיע ולשהות בו, לרבות</w:t>
      </w:r>
      <w:r w:rsidRPr="00EF4F1C">
        <w:rPr>
          <w:rFonts w:ascii="David" w:hAnsi="David" w:cs="David"/>
          <w:b/>
          <w:bCs/>
          <w:sz w:val="24"/>
          <w:szCs w:val="24"/>
          <w:rtl/>
        </w:rPr>
        <w:br/>
      </w:r>
      <w:r w:rsidRPr="00EF4F1C">
        <w:rPr>
          <w:rFonts w:ascii="David" w:hAnsi="David" w:cs="David" w:hint="cs"/>
          <w:b/>
          <w:bCs/>
          <w:sz w:val="24"/>
          <w:szCs w:val="24"/>
          <w:rtl/>
        </w:rPr>
        <w:t>"משרד שינויי דיירים", "דירה לדוגמא" ולכל אזור אחר בתחום האתר שהולכי רגל / מבקרים / דיירים מורשים לשהות בו.</w:t>
      </w:r>
    </w:p>
    <w:p w14:paraId="5D495C2C" w14:textId="77777777" w:rsidR="00EF4F1C" w:rsidRPr="00EF4F1C" w:rsidRDefault="00EF4F1C" w:rsidP="00A11D74">
      <w:pPr>
        <w:spacing w:after="0" w:afterAutospacing="0" w:line="240" w:lineRule="auto"/>
        <w:rPr>
          <w:rFonts w:ascii="David" w:hAnsi="David" w:cs="David"/>
          <w:b/>
          <w:bCs/>
          <w:sz w:val="24"/>
          <w:szCs w:val="24"/>
          <w:rtl/>
        </w:rPr>
      </w:pPr>
    </w:p>
    <w:p w14:paraId="6261E0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אם הגידור של "המעבר  הבטוח"  במלואו או בחלקו </w:t>
      </w:r>
      <w:r w:rsidRPr="00EF4F1C">
        <w:rPr>
          <w:rFonts w:ascii="David" w:hAnsi="David" w:cs="David"/>
          <w:b/>
          <w:bCs/>
          <w:sz w:val="24"/>
          <w:szCs w:val="24"/>
          <w:rtl/>
        </w:rPr>
        <w:t>–</w:t>
      </w:r>
      <w:r w:rsidRPr="00EF4F1C">
        <w:rPr>
          <w:rFonts w:ascii="David" w:hAnsi="David" w:cs="David" w:hint="cs"/>
          <w:b/>
          <w:bCs/>
          <w:sz w:val="24"/>
          <w:szCs w:val="24"/>
          <w:rtl/>
        </w:rPr>
        <w:t xml:space="preserve"> מהווה גם חלק מהגידור ההיקפי של האתר, אינו צריך להפריע לפעילות מחוץ לאתר העבודה, לא של הולכי הרגל, לא של כלי רכב.</w:t>
      </w:r>
    </w:p>
    <w:p w14:paraId="5FE974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הגידור לא צריך להסתיר שדה  ראייה, שילוט, תימרור.</w:t>
      </w:r>
    </w:p>
    <w:p w14:paraId="1A378ED4" w14:textId="77777777" w:rsidR="00EF4F1C" w:rsidRPr="00EF4F1C" w:rsidRDefault="00EF4F1C" w:rsidP="00A11D74">
      <w:pPr>
        <w:spacing w:after="0" w:afterAutospacing="0" w:line="240" w:lineRule="auto"/>
        <w:rPr>
          <w:rFonts w:ascii="David" w:hAnsi="David" w:cs="David"/>
          <w:b/>
          <w:bCs/>
          <w:sz w:val="24"/>
          <w:szCs w:val="24"/>
          <w:rtl/>
        </w:rPr>
      </w:pPr>
    </w:p>
    <w:p w14:paraId="606F0F9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סוגי הגידור:</w:t>
      </w:r>
    </w:p>
    <w:p w14:paraId="1FB6E78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סוג הגידור יתאים להערכת סיכונים שתתחשב בין היתר בסוגי הסכנות, גודלן וטבען.</w:t>
      </w:r>
    </w:p>
    <w:p w14:paraId="46DC28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הערכת הסיכונים וקביעת מתווה הגדר תבוצע ע"י גורם מוסמך.</w:t>
      </w:r>
    </w:p>
    <w:p w14:paraId="06FDA71B" w14:textId="77777777" w:rsidR="00EF4F1C" w:rsidRPr="00EF4F1C" w:rsidRDefault="00EF4F1C" w:rsidP="00A11D74">
      <w:pPr>
        <w:spacing w:after="0" w:afterAutospacing="0" w:line="240" w:lineRule="auto"/>
        <w:rPr>
          <w:rFonts w:ascii="David" w:hAnsi="David" w:cs="David"/>
          <w:b/>
          <w:bCs/>
          <w:sz w:val="24"/>
          <w:szCs w:val="24"/>
          <w:u w:val="single"/>
          <w:rtl/>
        </w:rPr>
      </w:pPr>
    </w:p>
    <w:p w14:paraId="4C0074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u w:val="single"/>
          <w:rtl/>
        </w:rPr>
        <w:t>גדר פתוחה רשת</w:t>
      </w:r>
      <w:r w:rsidRPr="00EF4F1C">
        <w:rPr>
          <w:rFonts w:ascii="David" w:hAnsi="David" w:cs="David" w:hint="cs"/>
          <w:b/>
          <w:bCs/>
          <w:sz w:val="24"/>
          <w:szCs w:val="24"/>
          <w:rtl/>
        </w:rPr>
        <w:t>:</w:t>
      </w:r>
    </w:p>
    <w:p w14:paraId="4872D3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במקומות אשר הדרישות אינם מחמירות והערכת הסיכונים מאפשרת, תותקן גדר פתוחה </w:t>
      </w:r>
      <w:r w:rsidRPr="00EF4F1C">
        <w:rPr>
          <w:rFonts w:ascii="David" w:hAnsi="David" w:cs="David"/>
          <w:b/>
          <w:bCs/>
          <w:sz w:val="24"/>
          <w:szCs w:val="24"/>
          <w:rtl/>
        </w:rPr>
        <w:t>–</w:t>
      </w:r>
      <w:r w:rsidRPr="00EF4F1C">
        <w:rPr>
          <w:rFonts w:ascii="David" w:hAnsi="David" w:cs="David" w:hint="cs"/>
          <w:b/>
          <w:bCs/>
          <w:sz w:val="24"/>
          <w:szCs w:val="24"/>
          <w:rtl/>
        </w:rPr>
        <w:t xml:space="preserve"> רשת.</w:t>
      </w:r>
    </w:p>
    <w:p w14:paraId="781F14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הגדר צריכה לעמוד כנגד עומסים שעלולים לפעול עליה באתר וכנגד עומסי רוח.</w:t>
      </w:r>
    </w:p>
    <w:p w14:paraId="5B706196" w14:textId="77777777" w:rsidR="00EF4F1C" w:rsidRPr="00EF4F1C" w:rsidRDefault="00EF4F1C" w:rsidP="00A11D74">
      <w:pPr>
        <w:spacing w:after="0" w:afterAutospacing="0" w:line="240" w:lineRule="auto"/>
        <w:rPr>
          <w:rFonts w:ascii="David" w:hAnsi="David" w:cs="David"/>
          <w:b/>
          <w:bCs/>
          <w:sz w:val="24"/>
          <w:szCs w:val="24"/>
          <w:rtl/>
        </w:rPr>
      </w:pPr>
    </w:p>
    <w:p w14:paraId="015CA8B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מסגרת גדר פתוחה עומדת על הרגליים המהווה חלק בלתי נפרד ממנה שומרות על יציבותה (נתמכת עצמאית), ומונחת על הקרקע  באופן חופשי.</w:t>
      </w:r>
    </w:p>
    <w:p w14:paraId="5AC1133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מומלץ שגובה הגידור לא יפחת מ </w:t>
      </w:r>
      <w:r w:rsidRPr="00EF4F1C">
        <w:rPr>
          <w:rFonts w:ascii="David" w:hAnsi="David" w:cs="David"/>
          <w:b/>
          <w:bCs/>
          <w:sz w:val="24"/>
          <w:szCs w:val="24"/>
          <w:rtl/>
        </w:rPr>
        <w:t>–</w:t>
      </w:r>
      <w:r w:rsidRPr="00EF4F1C">
        <w:rPr>
          <w:rFonts w:ascii="David" w:hAnsi="David" w:cs="David" w:hint="cs"/>
          <w:b/>
          <w:bCs/>
          <w:sz w:val="24"/>
          <w:szCs w:val="24"/>
          <w:rtl/>
        </w:rPr>
        <w:t xml:space="preserve"> 1.6 מטר ולא יעלה על גובה של 2 מ'.</w:t>
      </w:r>
    </w:p>
    <w:p w14:paraId="3C0A7780" w14:textId="77777777" w:rsidR="00EF4F1C" w:rsidRPr="00EF4F1C" w:rsidRDefault="00EF4F1C" w:rsidP="00A11D74">
      <w:pPr>
        <w:spacing w:after="0" w:afterAutospacing="0" w:line="240" w:lineRule="auto"/>
        <w:rPr>
          <w:rFonts w:ascii="David" w:hAnsi="David" w:cs="David"/>
          <w:b/>
          <w:bCs/>
          <w:sz w:val="24"/>
          <w:szCs w:val="24"/>
          <w:rtl/>
        </w:rPr>
      </w:pPr>
    </w:p>
    <w:p w14:paraId="789744FC"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גדר קשיחה אטומה</w:t>
      </w:r>
    </w:p>
    <w:p w14:paraId="5E3E6F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גדר זמנית מסוג זה בנויה מלוחות / פנלים קשיחים המחוברים ביניהם ליצירת רצף.</w:t>
      </w:r>
    </w:p>
    <w:p w14:paraId="1C45C0C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הגדר יכולה להיות נתמכת ועצמאית, או רתומה ליסודות המתאימים המסוגלים לעמוד בעומסים הנדרשים.</w:t>
      </w:r>
    </w:p>
    <w:p w14:paraId="3B0168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גובה הגדר לא יפחת מגובה של 1.8 מ', אלא אם מוקם גגון מעבר להולכי רגל.</w:t>
      </w:r>
    </w:p>
    <w:p w14:paraId="401CCBD8" w14:textId="77777777" w:rsidR="00EF4F1C" w:rsidRPr="00EF4F1C" w:rsidRDefault="00EF4F1C" w:rsidP="00A11D74">
      <w:pPr>
        <w:spacing w:after="0" w:afterAutospacing="0" w:line="240" w:lineRule="auto"/>
        <w:rPr>
          <w:rFonts w:ascii="David" w:hAnsi="David" w:cs="David"/>
          <w:b/>
          <w:bCs/>
          <w:sz w:val="24"/>
          <w:szCs w:val="24"/>
          <w:rtl/>
        </w:rPr>
      </w:pPr>
    </w:p>
    <w:p w14:paraId="2BC4F07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הדרישות מהגדר כוללות בין השאר:</w:t>
      </w:r>
    </w:p>
    <w:p w14:paraId="3D4ACF24" w14:textId="77777777" w:rsidR="00EF4F1C" w:rsidRPr="00EF4F1C" w:rsidRDefault="00EF4F1C" w:rsidP="00A11D74">
      <w:pPr>
        <w:spacing w:after="0" w:afterAutospacing="0" w:line="240" w:lineRule="auto"/>
        <w:rPr>
          <w:rFonts w:ascii="David" w:hAnsi="David" w:cs="David"/>
          <w:b/>
          <w:bCs/>
          <w:sz w:val="24"/>
          <w:szCs w:val="24"/>
          <w:rtl/>
        </w:rPr>
      </w:pPr>
    </w:p>
    <w:p w14:paraId="79F968D9"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בהתאם להערכת הסיכונים המקומית, ודרישת הרשויות.</w:t>
      </w:r>
    </w:p>
    <w:p w14:paraId="703845B0"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כנגד עומסים העשויים לחול עליה.</w:t>
      </w:r>
    </w:p>
    <w:p w14:paraId="39D670B1"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בעומסי רוח.</w:t>
      </w:r>
    </w:p>
    <w:p w14:paraId="72AE0499"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לוחות הגדר צריכים להיות מחוברים אולם ללא אביזרי חיבור בולטים כברגים, מסמרים וכדומה.</w:t>
      </w:r>
    </w:p>
    <w:p w14:paraId="18F35AAB"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אסור שתמיכות הגדר יבלטו למסלולי הליכה.</w:t>
      </w:r>
    </w:p>
    <w:p w14:paraId="4AEA19FA"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גדר קשיחה המותקנת בשיפוע (בגלל מבנה האתר) וקיימת בה פינות בולטות בקצוות הפנלים (גדר מודרגת) יש לכסות אותן.</w:t>
      </w:r>
    </w:p>
    <w:p w14:paraId="11F36D1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חובה לבצע בדיקה תקופתית של הגידור כדי להבטיח שהיא בטוחה ועומדת במטרות שלמענן הוקמה.</w:t>
      </w:r>
    </w:p>
    <w:p w14:paraId="42AC6943" w14:textId="77777777" w:rsidR="00EF4F1C" w:rsidRPr="00EF4F1C" w:rsidRDefault="00EF4F1C" w:rsidP="00A11D74">
      <w:pPr>
        <w:spacing w:after="0" w:afterAutospacing="0" w:line="240" w:lineRule="auto"/>
        <w:rPr>
          <w:rFonts w:ascii="David" w:hAnsi="David" w:cs="David"/>
          <w:b/>
          <w:bCs/>
          <w:sz w:val="24"/>
          <w:szCs w:val="24"/>
          <w:rtl/>
        </w:rPr>
      </w:pPr>
    </w:p>
    <w:p w14:paraId="6B4F16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5. </w:t>
      </w:r>
      <w:r w:rsidRPr="00EF4F1C">
        <w:rPr>
          <w:rFonts w:ascii="David" w:hAnsi="David" w:cs="David" w:hint="cs"/>
          <w:b/>
          <w:bCs/>
          <w:sz w:val="24"/>
          <w:szCs w:val="24"/>
          <w:u w:val="single"/>
          <w:rtl/>
        </w:rPr>
        <w:t>שערים / פתחים לכניסת מבקרים</w:t>
      </w:r>
    </w:p>
    <w:p w14:paraId="542843F9" w14:textId="77777777" w:rsidR="00EF4F1C" w:rsidRPr="00EF4F1C" w:rsidRDefault="00EF4F1C" w:rsidP="00A11D74">
      <w:pPr>
        <w:spacing w:after="0" w:afterAutospacing="0" w:line="240" w:lineRule="auto"/>
        <w:rPr>
          <w:rFonts w:ascii="David" w:hAnsi="David" w:cs="David"/>
          <w:b/>
          <w:bCs/>
          <w:sz w:val="24"/>
          <w:szCs w:val="24"/>
          <w:rtl/>
        </w:rPr>
      </w:pPr>
    </w:p>
    <w:p w14:paraId="27C496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שערים / פתחים לכניסת מבקרים צריכים להיפתח כלפי פנים.</w:t>
      </w:r>
    </w:p>
    <w:p w14:paraId="3BC5EE1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ל"מעבר בטוח" תהיה נפרדת ויעודית.</w:t>
      </w:r>
    </w:p>
    <w:p w14:paraId="334AFEE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תהיה מבוקרת.</w:t>
      </w:r>
    </w:p>
    <w:p w14:paraId="5F22DAD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השערים והפתחים יהיו נעולים ויפתחו לכניסת מבקרים מורשים / דיירים רק ע"י עובד שהודרך והוסמך ללוות דיירים מבקרים / מורשים.</w:t>
      </w:r>
    </w:p>
    <w:p w14:paraId="57330110" w14:textId="77777777" w:rsidR="00EF4F1C" w:rsidRPr="00EF4F1C" w:rsidRDefault="00EF4F1C" w:rsidP="00A11D74">
      <w:pPr>
        <w:spacing w:after="0" w:afterAutospacing="0" w:line="240" w:lineRule="auto"/>
        <w:rPr>
          <w:rFonts w:ascii="David" w:hAnsi="David" w:cs="David"/>
          <w:b/>
          <w:bCs/>
          <w:sz w:val="24"/>
          <w:szCs w:val="24"/>
          <w:rtl/>
        </w:rPr>
      </w:pPr>
    </w:p>
    <w:p w14:paraId="5ABCA62B" w14:textId="77777777" w:rsidR="00EF4F1C" w:rsidRPr="00EF4F1C" w:rsidRDefault="00EF4F1C" w:rsidP="00A11D74">
      <w:pPr>
        <w:spacing w:after="0" w:afterAutospacing="0" w:line="240" w:lineRule="auto"/>
        <w:rPr>
          <w:rFonts w:ascii="David" w:hAnsi="David" w:cs="David"/>
          <w:b/>
          <w:bCs/>
          <w:sz w:val="24"/>
          <w:szCs w:val="24"/>
          <w:rtl/>
        </w:rPr>
      </w:pPr>
    </w:p>
    <w:p w14:paraId="123F93EB" w14:textId="77777777" w:rsidR="00EF4F1C" w:rsidRPr="00EF4F1C" w:rsidRDefault="00EF4F1C" w:rsidP="00A11D74">
      <w:pPr>
        <w:spacing w:after="0" w:afterAutospacing="0" w:line="240" w:lineRule="auto"/>
        <w:rPr>
          <w:rFonts w:ascii="David" w:hAnsi="David" w:cs="David"/>
          <w:b/>
          <w:bCs/>
          <w:sz w:val="24"/>
          <w:szCs w:val="24"/>
          <w:rtl/>
        </w:rPr>
      </w:pPr>
    </w:p>
    <w:p w14:paraId="2C1A5F1C" w14:textId="77777777" w:rsidR="00EF4F1C" w:rsidRPr="00EF4F1C" w:rsidRDefault="00EF4F1C" w:rsidP="00A11D74">
      <w:pPr>
        <w:spacing w:after="0" w:afterAutospacing="0" w:line="240" w:lineRule="auto"/>
        <w:rPr>
          <w:rFonts w:ascii="David" w:hAnsi="David" w:cs="David"/>
          <w:b/>
          <w:bCs/>
          <w:sz w:val="24"/>
          <w:szCs w:val="24"/>
          <w:rtl/>
        </w:rPr>
      </w:pPr>
    </w:p>
    <w:p w14:paraId="0ABF8C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6. </w:t>
      </w:r>
      <w:r w:rsidRPr="00EF4F1C">
        <w:rPr>
          <w:rFonts w:ascii="David" w:hAnsi="David" w:cs="David" w:hint="cs"/>
          <w:b/>
          <w:bCs/>
          <w:sz w:val="24"/>
          <w:szCs w:val="24"/>
          <w:u w:val="single"/>
          <w:rtl/>
        </w:rPr>
        <w:t>שילוט</w:t>
      </w:r>
    </w:p>
    <w:p w14:paraId="71823BE6" w14:textId="77777777" w:rsidR="00EF4F1C" w:rsidRPr="00EF4F1C" w:rsidRDefault="00EF4F1C" w:rsidP="00A11D74">
      <w:pPr>
        <w:spacing w:after="0" w:afterAutospacing="0" w:line="240" w:lineRule="auto"/>
        <w:rPr>
          <w:rFonts w:ascii="David" w:hAnsi="David" w:cs="David"/>
          <w:b/>
          <w:bCs/>
          <w:sz w:val="24"/>
          <w:szCs w:val="24"/>
          <w:rtl/>
        </w:rPr>
      </w:pPr>
    </w:p>
    <w:p w14:paraId="2C40D0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4D94583F" w14:textId="77777777" w:rsidR="00EF4F1C" w:rsidRPr="00EF4F1C" w:rsidRDefault="00EF4F1C" w:rsidP="00A11D74">
      <w:pPr>
        <w:spacing w:after="0" w:afterAutospacing="0" w:line="240" w:lineRule="auto"/>
        <w:rPr>
          <w:rFonts w:ascii="David" w:hAnsi="David" w:cs="David"/>
          <w:b/>
          <w:bCs/>
          <w:sz w:val="24"/>
          <w:szCs w:val="24"/>
          <w:rtl/>
        </w:rPr>
      </w:pPr>
    </w:p>
    <w:p w14:paraId="4F0A393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בנוסף יש לרשום הוראות בטיחות להתנהלות המבקר בזמן  ביקורו, תוך ציון האזורים שמותר למבקרים / דיירים לשהות בהם.</w:t>
      </w:r>
    </w:p>
    <w:p w14:paraId="56419BAA" w14:textId="77777777" w:rsidR="00EF4F1C" w:rsidRPr="00EF4F1C" w:rsidRDefault="00EF4F1C" w:rsidP="00A11D74">
      <w:pPr>
        <w:spacing w:after="0" w:afterAutospacing="0" w:line="240" w:lineRule="auto"/>
        <w:rPr>
          <w:rFonts w:ascii="David" w:hAnsi="David" w:cs="David"/>
          <w:b/>
          <w:bCs/>
          <w:sz w:val="24"/>
          <w:szCs w:val="24"/>
          <w:rtl/>
        </w:rPr>
      </w:pPr>
    </w:p>
    <w:p w14:paraId="2DFDBA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79F40F7A" w14:textId="77777777" w:rsidR="00EF4F1C" w:rsidRPr="00EF4F1C" w:rsidRDefault="00EF4F1C" w:rsidP="00A11D74">
      <w:pPr>
        <w:spacing w:after="0" w:afterAutospacing="0" w:line="240" w:lineRule="auto"/>
        <w:rPr>
          <w:rFonts w:ascii="David" w:hAnsi="David" w:cs="David"/>
          <w:b/>
          <w:bCs/>
          <w:sz w:val="24"/>
          <w:szCs w:val="24"/>
          <w:rtl/>
        </w:rPr>
      </w:pPr>
    </w:p>
    <w:p w14:paraId="2302C6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7. </w:t>
      </w:r>
      <w:r w:rsidRPr="00EF4F1C">
        <w:rPr>
          <w:rFonts w:ascii="David" w:hAnsi="David" w:cs="David" w:hint="cs"/>
          <w:b/>
          <w:bCs/>
          <w:sz w:val="24"/>
          <w:szCs w:val="24"/>
          <w:u w:val="single"/>
          <w:rtl/>
        </w:rPr>
        <w:t>תאורה</w:t>
      </w:r>
    </w:p>
    <w:p w14:paraId="3C8D2215" w14:textId="77777777" w:rsidR="00EF4F1C" w:rsidRPr="00EF4F1C" w:rsidRDefault="00EF4F1C" w:rsidP="00A11D74">
      <w:pPr>
        <w:spacing w:after="0" w:afterAutospacing="0" w:line="240" w:lineRule="auto"/>
        <w:rPr>
          <w:rFonts w:ascii="David" w:hAnsi="David" w:cs="David"/>
          <w:b/>
          <w:bCs/>
          <w:sz w:val="24"/>
          <w:szCs w:val="24"/>
          <w:rtl/>
        </w:rPr>
      </w:pPr>
    </w:p>
    <w:p w14:paraId="0D6158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במעבר יותקנו גופי תאורה מלאכותית מוגני מים, שיספקו תאורה מתאימה בהתאם לתכנון יועץ החשמל.</w:t>
      </w:r>
    </w:p>
    <w:p w14:paraId="6A98436D" w14:textId="77777777" w:rsidR="00EF4F1C" w:rsidRPr="00EF4F1C" w:rsidRDefault="00EF4F1C" w:rsidP="00A11D74">
      <w:pPr>
        <w:spacing w:after="0" w:afterAutospacing="0" w:line="240" w:lineRule="auto"/>
        <w:rPr>
          <w:rFonts w:ascii="David" w:hAnsi="David" w:cs="David"/>
          <w:b/>
          <w:bCs/>
          <w:sz w:val="24"/>
          <w:szCs w:val="24"/>
          <w:rtl/>
        </w:rPr>
      </w:pPr>
    </w:p>
    <w:p w14:paraId="3F872EE2" w14:textId="40979DC0" w:rsidR="00A22BA7" w:rsidRPr="00937D2A" w:rsidRDefault="00A22BA7" w:rsidP="00A11D74">
      <w:pPr>
        <w:spacing w:after="0" w:afterAutospacing="0" w:line="240" w:lineRule="auto"/>
        <w:rPr>
          <w:rFonts w:ascii="David" w:hAnsi="David" w:cs="David"/>
          <w:b/>
          <w:bCs/>
          <w:sz w:val="24"/>
          <w:szCs w:val="24"/>
        </w:rPr>
      </w:pPr>
    </w:p>
    <w:sectPr w:rsidR="00A22BA7" w:rsidRPr="00937D2A" w:rsidSect="00435A20">
      <w:headerReference w:type="default" r:id="rId18"/>
      <w:footerReference w:type="default" r:id="rId19"/>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FFA06" w14:textId="77777777" w:rsidR="00C11C2D" w:rsidRDefault="00C11C2D" w:rsidP="00AF234B">
      <w:pPr>
        <w:spacing w:before="0" w:after="0" w:line="240" w:lineRule="auto"/>
      </w:pPr>
      <w:r>
        <w:separator/>
      </w:r>
    </w:p>
  </w:endnote>
  <w:endnote w:type="continuationSeparator" w:id="0">
    <w:p w14:paraId="28260F7B" w14:textId="77777777" w:rsidR="00C11C2D" w:rsidRDefault="00C11C2D" w:rsidP="00AF234B">
      <w:pPr>
        <w:spacing w:before="0" w:after="0" w:line="240" w:lineRule="auto"/>
      </w:pPr>
      <w:r>
        <w:continuationSeparator/>
      </w:r>
    </w:p>
  </w:endnote>
  <w:endnote w:type="continuationNotice" w:id="1">
    <w:p w14:paraId="3D1B96B2" w14:textId="77777777" w:rsidR="00C11C2D" w:rsidRDefault="00C11C2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7B250" w14:textId="77777777" w:rsidR="00C11C2D" w:rsidRDefault="00C11C2D" w:rsidP="00EF4F1C">
    <w:pPr>
      <w:jc w:val="right"/>
      <w:rPr>
        <w:rtl/>
        <w:cs/>
      </w:rPr>
    </w:pPr>
    <w:r>
      <w:rPr>
        <w:cs/>
      </w:rPr>
      <w:fldChar w:fldCharType="begin"/>
    </w:r>
    <w:r>
      <w:rPr>
        <w:rtl/>
        <w:cs/>
      </w:rPr>
      <w:instrText xml:space="preserve">PAGE   </w:instrText>
    </w:r>
    <w:r>
      <w:instrText>\</w:instrText>
    </w:r>
    <w:r>
      <w:rPr>
        <w:rtl/>
        <w:cs/>
      </w:rPr>
      <w:instrText>* MERGEFORMAT</w:instrText>
    </w:r>
    <w:r>
      <w:rPr>
        <w:cs/>
      </w:rPr>
      <w:fldChar w:fldCharType="separate"/>
    </w:r>
    <w:r w:rsidR="00497ECF" w:rsidRPr="00497ECF">
      <w:rPr>
        <w:noProof/>
        <w:rtl/>
        <w:lang w:val="he-IL"/>
      </w:rPr>
      <w:t>24</w:t>
    </w:r>
    <w:r>
      <w:rPr>
        <w: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3"/>
      <w:gridCol w:w="1805"/>
    </w:tblGrid>
    <w:tr w:rsidR="00C11C2D" w:rsidRPr="00131F3B" w14:paraId="699ACCC3" w14:textId="77777777" w:rsidTr="00131F3B">
      <w:tc>
        <w:tcPr>
          <w:tcW w:w="753" w:type="dxa"/>
          <w:hideMark/>
        </w:tcPr>
        <w:p w14:paraId="4E4E5712" w14:textId="77777777" w:rsidR="00C11C2D" w:rsidRPr="00131F3B" w:rsidRDefault="00C11C2D" w:rsidP="00131F3B">
          <w:pPr>
            <w:spacing w:line="240" w:lineRule="auto"/>
            <w:rPr>
              <w:rFonts w:ascii="David" w:hAnsi="David"/>
              <w:sz w:val="20"/>
              <w:szCs w:val="20"/>
            </w:rPr>
          </w:pPr>
          <w:r w:rsidRPr="00131F3B">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2E6F267B" w14:textId="77777777" w:rsidR="00C11C2D" w:rsidRPr="00131F3B" w:rsidRDefault="00C11C2D" w:rsidP="00131F3B">
              <w:pPr>
                <w:spacing w:line="240" w:lineRule="auto"/>
                <w:rPr>
                  <w:rFonts w:ascii="David" w:hAnsi="David"/>
                  <w:color w:val="00B0F0"/>
                  <w:sz w:val="20"/>
                  <w:szCs w:val="20"/>
                  <w:rtl/>
                </w:rPr>
              </w:pPr>
              <w:r w:rsidRPr="00131F3B">
                <w:rPr>
                  <w:color w:val="00B0F0"/>
                  <w:sz w:val="20"/>
                  <w:szCs w:val="20"/>
                  <w:rtl/>
                </w:rPr>
                <w:t>[שם הפרויקט]</w:t>
              </w:r>
            </w:p>
          </w:tc>
        </w:sdtContent>
      </w:sdt>
      <w:tc>
        <w:tcPr>
          <w:tcW w:w="2232" w:type="dxa"/>
          <w:hideMark/>
        </w:tcPr>
        <w:p w14:paraId="79240775" w14:textId="22DDCCC0" w:rsidR="00C11C2D" w:rsidRPr="00131F3B" w:rsidRDefault="00C11C2D" w:rsidP="00131F3B">
          <w:pPr>
            <w:spacing w:line="240" w:lineRule="auto"/>
            <w:rPr>
              <w:rFonts w:ascii="David" w:hAnsi="David"/>
              <w:sz w:val="20"/>
              <w:szCs w:val="20"/>
              <w:rtl/>
            </w:rPr>
          </w:pPr>
          <w:r w:rsidRPr="00131F3B">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חפירה ודיפון</w:t>
              </w:r>
            </w:sdtContent>
          </w:sdt>
        </w:p>
      </w:tc>
      <w:tc>
        <w:tcPr>
          <w:tcW w:w="236" w:type="dxa"/>
        </w:tcPr>
        <w:p w14:paraId="763F1E58" w14:textId="77777777" w:rsidR="00C11C2D" w:rsidRPr="00131F3B" w:rsidRDefault="00C11C2D" w:rsidP="00131F3B">
          <w:pPr>
            <w:spacing w:line="240" w:lineRule="auto"/>
            <w:rPr>
              <w:rFonts w:ascii="David" w:hAnsi="David"/>
              <w:sz w:val="16"/>
              <w:szCs w:val="16"/>
              <w:rtl/>
            </w:rPr>
          </w:pPr>
        </w:p>
      </w:tc>
      <w:tc>
        <w:tcPr>
          <w:tcW w:w="1129" w:type="dxa"/>
          <w:hideMark/>
        </w:tcPr>
        <w:p w14:paraId="6E7C0622"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7044369" w14:textId="5898FA03" w:rsidR="00C11C2D" w:rsidRPr="00131F3B" w:rsidRDefault="00C11C2D" w:rsidP="00131F3B">
              <w:pPr>
                <w:spacing w:line="240" w:lineRule="auto"/>
                <w:rPr>
                  <w:rFonts w:ascii="David" w:hAnsi="David"/>
                  <w:sz w:val="20"/>
                  <w:szCs w:val="20"/>
                  <w:rtl/>
                </w:rPr>
              </w:pPr>
              <w:del w:id="14" w:author="רינת הראל" w:date="2019-11-04T11:18:00Z">
                <w:r w:rsidDel="00DC3BF7">
                  <w:rPr>
                    <w:rFonts w:ascii="David" w:hAnsi="David" w:hint="cs"/>
                    <w:sz w:val="20"/>
                    <w:szCs w:val="20"/>
                  </w:rPr>
                  <w:delText>CONT-5-710</w:delText>
                </w:r>
              </w:del>
              <w:ins w:id="15" w:author="רינת הראל" w:date="2019-11-04T11:18:00Z">
                <w:r>
                  <w:rPr>
                    <w:rFonts w:ascii="David" w:hAnsi="David" w:hint="cs"/>
                    <w:sz w:val="20"/>
                    <w:szCs w:val="20"/>
                    <w:rtl/>
                  </w:rPr>
                  <w:t>CONT-5-717</w:t>
                </w:r>
              </w:ins>
            </w:p>
          </w:tc>
        </w:sdtContent>
      </w:sdt>
    </w:tr>
    <w:tr w:rsidR="00C11C2D" w:rsidRPr="00131F3B" w14:paraId="0891DE7B" w14:textId="77777777" w:rsidTr="00131F3B">
      <w:tc>
        <w:tcPr>
          <w:tcW w:w="753" w:type="dxa"/>
          <w:hideMark/>
        </w:tcPr>
        <w:p w14:paraId="72AE48D3"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232CCDC0" w14:textId="77777777" w:rsidR="00C11C2D" w:rsidRPr="00131F3B" w:rsidRDefault="00C11C2D" w:rsidP="00131F3B">
              <w:pPr>
                <w:spacing w:line="240" w:lineRule="auto"/>
                <w:rPr>
                  <w:rFonts w:ascii="David" w:hAnsi="David"/>
                  <w:color w:val="00B0F0"/>
                  <w:sz w:val="20"/>
                  <w:szCs w:val="20"/>
                  <w:rtl/>
                </w:rPr>
              </w:pPr>
              <w:r w:rsidRPr="00131F3B">
                <w:rPr>
                  <w:color w:val="00B0F0"/>
                  <w:sz w:val="20"/>
                  <w:szCs w:val="20"/>
                  <w:rtl/>
                </w:rPr>
                <w:t>[שם ספק]</w:t>
              </w:r>
            </w:p>
          </w:tc>
        </w:sdtContent>
      </w:sdt>
      <w:tc>
        <w:tcPr>
          <w:tcW w:w="2232" w:type="dxa"/>
          <w:hideMark/>
        </w:tcPr>
        <w:tbl>
          <w:tblPr>
            <w:tblStyle w:val="16"/>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11C2D" w:rsidRPr="00131F3B" w14:paraId="499C726C" w14:textId="77777777">
            <w:trPr>
              <w:trHeight w:val="201"/>
            </w:trPr>
            <w:tc>
              <w:tcPr>
                <w:tcW w:w="926" w:type="dxa"/>
                <w:hideMark/>
              </w:tcPr>
              <w:p w14:paraId="08DE0569"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48824BA2" w14:textId="77777777" w:rsidR="00C11C2D" w:rsidRPr="00131F3B" w:rsidRDefault="00C11C2D" w:rsidP="00131F3B">
                    <w:pPr>
                      <w:spacing w:line="240" w:lineRule="auto"/>
                      <w:ind w:left="1" w:hanging="1"/>
                      <w:rPr>
                        <w:rFonts w:ascii="David" w:hAnsi="David"/>
                        <w:color w:val="00B0F0"/>
                        <w:sz w:val="20"/>
                        <w:szCs w:val="20"/>
                        <w:rtl/>
                      </w:rPr>
                    </w:pPr>
                    <w:r w:rsidRPr="00131F3B">
                      <w:rPr>
                        <w:rFonts w:ascii="David" w:hAnsi="David"/>
                        <w:color w:val="00B0F0"/>
                        <w:sz w:val="20"/>
                        <w:szCs w:val="20"/>
                        <w:rtl/>
                      </w:rPr>
                      <w:t>[גרסת חוזה]</w:t>
                    </w:r>
                  </w:p>
                </w:tc>
              </w:sdtContent>
            </w:sdt>
          </w:tr>
        </w:tbl>
        <w:p w14:paraId="11DE7AA5" w14:textId="77777777" w:rsidR="00C11C2D" w:rsidRPr="00131F3B" w:rsidRDefault="00C11C2D" w:rsidP="00131F3B">
          <w:pPr>
            <w:spacing w:line="240" w:lineRule="auto"/>
            <w:rPr>
              <w:rFonts w:ascii="David" w:hAnsi="David"/>
              <w:sz w:val="20"/>
              <w:szCs w:val="20"/>
              <w:rtl/>
            </w:rPr>
          </w:pPr>
        </w:p>
      </w:tc>
      <w:tc>
        <w:tcPr>
          <w:tcW w:w="236" w:type="dxa"/>
        </w:tcPr>
        <w:p w14:paraId="1F13C484" w14:textId="77777777" w:rsidR="00C11C2D" w:rsidRPr="00131F3B" w:rsidRDefault="00C11C2D" w:rsidP="00131F3B">
          <w:pPr>
            <w:spacing w:line="240" w:lineRule="auto"/>
            <w:rPr>
              <w:rFonts w:ascii="David" w:hAnsi="David"/>
              <w:sz w:val="20"/>
              <w:szCs w:val="20"/>
              <w:rtl/>
            </w:rPr>
          </w:pPr>
        </w:p>
      </w:tc>
      <w:tc>
        <w:tcPr>
          <w:tcW w:w="1129" w:type="dxa"/>
          <w:hideMark/>
        </w:tcPr>
        <w:p w14:paraId="5466B4BF"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סטטוס:</w:t>
          </w:r>
        </w:p>
      </w:tc>
      <w:tc>
        <w:tcPr>
          <w:tcW w:w="2073" w:type="dxa"/>
          <w:hideMark/>
        </w:tcPr>
        <w:p w14:paraId="0330F774" w14:textId="77777777" w:rsidR="00C11C2D" w:rsidRPr="00131F3B" w:rsidRDefault="00497ECF" w:rsidP="00131F3B">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11C2D" w:rsidRPr="00131F3B">
                <w:rPr>
                  <w:rFonts w:ascii="David" w:hAnsi="David"/>
                  <w:color w:val="00B0F0"/>
                  <w:sz w:val="20"/>
                  <w:szCs w:val="20"/>
                  <w:rtl/>
                </w:rPr>
                <w:t>[סטטוס חוזה]</w:t>
              </w:r>
            </w:sdtContent>
          </w:sdt>
        </w:p>
      </w:tc>
    </w:tr>
    <w:tr w:rsidR="00C11C2D" w:rsidRPr="00131F3B" w14:paraId="6FB9E608" w14:textId="77777777" w:rsidTr="00131F3B">
      <w:trPr>
        <w:trHeight w:val="80"/>
      </w:trPr>
      <w:tc>
        <w:tcPr>
          <w:tcW w:w="753" w:type="dxa"/>
        </w:tcPr>
        <w:p w14:paraId="5F10D725" w14:textId="77777777" w:rsidR="00C11C2D" w:rsidRPr="00131F3B" w:rsidRDefault="00C11C2D" w:rsidP="00131F3B">
          <w:pPr>
            <w:spacing w:line="240" w:lineRule="auto"/>
            <w:rPr>
              <w:rFonts w:ascii="David" w:hAnsi="David"/>
              <w:sz w:val="20"/>
              <w:szCs w:val="20"/>
            </w:rPr>
          </w:pPr>
        </w:p>
      </w:tc>
      <w:tc>
        <w:tcPr>
          <w:tcW w:w="1883" w:type="dxa"/>
        </w:tcPr>
        <w:p w14:paraId="241A9BB2" w14:textId="77777777" w:rsidR="00C11C2D" w:rsidRPr="00131F3B" w:rsidRDefault="00C11C2D" w:rsidP="00131F3B">
          <w:pPr>
            <w:spacing w:line="240" w:lineRule="auto"/>
            <w:rPr>
              <w:rFonts w:ascii="David" w:hAnsi="David"/>
              <w:color w:val="00B0F0"/>
              <w:sz w:val="20"/>
              <w:szCs w:val="20"/>
              <w:rtl/>
            </w:rPr>
          </w:pPr>
        </w:p>
      </w:tc>
      <w:tc>
        <w:tcPr>
          <w:tcW w:w="2232" w:type="dxa"/>
        </w:tcPr>
        <w:p w14:paraId="2BD3D07C" w14:textId="77777777" w:rsidR="00C11C2D" w:rsidRPr="00131F3B" w:rsidRDefault="00C11C2D" w:rsidP="00131F3B">
          <w:pPr>
            <w:spacing w:line="240" w:lineRule="auto"/>
            <w:rPr>
              <w:rFonts w:ascii="David" w:hAnsi="David"/>
              <w:sz w:val="20"/>
              <w:szCs w:val="20"/>
              <w:rtl/>
            </w:rPr>
          </w:pPr>
        </w:p>
      </w:tc>
      <w:tc>
        <w:tcPr>
          <w:tcW w:w="236" w:type="dxa"/>
        </w:tcPr>
        <w:p w14:paraId="77F1F032" w14:textId="77777777" w:rsidR="00C11C2D" w:rsidRPr="00131F3B" w:rsidRDefault="00C11C2D" w:rsidP="00131F3B">
          <w:pPr>
            <w:spacing w:line="240" w:lineRule="auto"/>
            <w:rPr>
              <w:rFonts w:ascii="David" w:hAnsi="David"/>
              <w:sz w:val="20"/>
              <w:szCs w:val="20"/>
              <w:rtl/>
            </w:rPr>
          </w:pPr>
        </w:p>
      </w:tc>
      <w:tc>
        <w:tcPr>
          <w:tcW w:w="1129" w:type="dxa"/>
        </w:tcPr>
        <w:p w14:paraId="1798B57D" w14:textId="77777777" w:rsidR="00C11C2D" w:rsidRPr="00131F3B" w:rsidRDefault="00C11C2D" w:rsidP="00131F3B">
          <w:pPr>
            <w:spacing w:line="240" w:lineRule="auto"/>
            <w:rPr>
              <w:rFonts w:ascii="David" w:hAnsi="David"/>
              <w:sz w:val="20"/>
              <w:szCs w:val="20"/>
              <w:rtl/>
            </w:rPr>
          </w:pPr>
        </w:p>
      </w:tc>
      <w:tc>
        <w:tcPr>
          <w:tcW w:w="2073" w:type="dxa"/>
        </w:tcPr>
        <w:p w14:paraId="587731AF" w14:textId="77777777" w:rsidR="00C11C2D" w:rsidRPr="00131F3B" w:rsidRDefault="00C11C2D" w:rsidP="00131F3B">
          <w:pPr>
            <w:spacing w:line="240" w:lineRule="auto"/>
            <w:rPr>
              <w:rFonts w:ascii="David" w:hAnsi="David"/>
              <w:sz w:val="20"/>
              <w:szCs w:val="20"/>
              <w:rtl/>
            </w:rPr>
          </w:pPr>
        </w:p>
      </w:tc>
    </w:tr>
  </w:tbl>
  <w:p w14:paraId="1C317022" w14:textId="74A287AD" w:rsidR="00C11C2D" w:rsidRPr="00131F3B" w:rsidRDefault="00C11C2D" w:rsidP="00131F3B">
    <w:pPr>
      <w:spacing w:before="0" w:beforeAutospacing="0" w:after="0" w:afterAutospacing="0" w:line="240" w:lineRule="auto"/>
      <w:rPr>
        <w:rFonts w:ascii="Arial" w:eastAsia="Calibri" w:hAnsi="Arial" w:cs="Arial"/>
        <w:sz w:val="16"/>
        <w:szCs w:val="16"/>
      </w:rPr>
    </w:pPr>
    <w:r w:rsidRPr="00131F3B">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EA794" w14:textId="77777777" w:rsidR="00C11C2D" w:rsidRDefault="00C11C2D" w:rsidP="00AF234B">
      <w:pPr>
        <w:spacing w:before="0" w:after="0" w:line="240" w:lineRule="auto"/>
      </w:pPr>
      <w:r>
        <w:separator/>
      </w:r>
    </w:p>
  </w:footnote>
  <w:footnote w:type="continuationSeparator" w:id="0">
    <w:p w14:paraId="1B8421E2" w14:textId="77777777" w:rsidR="00C11C2D" w:rsidRDefault="00C11C2D" w:rsidP="00AF234B">
      <w:pPr>
        <w:spacing w:before="0" w:after="0" w:line="240" w:lineRule="auto"/>
      </w:pPr>
      <w:r>
        <w:continuationSeparator/>
      </w:r>
    </w:p>
  </w:footnote>
  <w:footnote w:type="continuationNotice" w:id="1">
    <w:p w14:paraId="0AF53C43" w14:textId="77777777" w:rsidR="00C11C2D" w:rsidRDefault="00C11C2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0D45B" w14:textId="77777777" w:rsidR="00C11C2D" w:rsidRDefault="00C11C2D" w:rsidP="00EF4F1C">
    <w:pPr>
      <w:framePr w:wrap="around" w:vAnchor="text" w:h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EF9222" w14:textId="77777777" w:rsidR="00C11C2D" w:rsidRDefault="00C11C2D" w:rsidP="00EF4F1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FD7337" w14:textId="77777777" w:rsidR="00C11C2D" w:rsidRDefault="00C11C2D" w:rsidP="00EF4F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C11C2D" w:rsidRDefault="00C11C2D">
        <w:pPr>
          <w:pStyle w:val="Header"/>
          <w:jc w:val="center"/>
        </w:pPr>
        <w:r>
          <w:fldChar w:fldCharType="begin"/>
        </w:r>
        <w:r>
          <w:instrText xml:space="preserve"> PAGE   \* MERGEFORMAT </w:instrText>
        </w:r>
        <w:r>
          <w:fldChar w:fldCharType="separate"/>
        </w:r>
        <w:r w:rsidR="00497ECF">
          <w:rPr>
            <w:noProof/>
            <w:rtl/>
          </w:rPr>
          <w:t>59</w:t>
        </w:r>
        <w:r>
          <w:rPr>
            <w:noProof/>
          </w:rPr>
          <w:fldChar w:fldCharType="end"/>
        </w:r>
      </w:p>
    </w:sdtContent>
  </w:sdt>
  <w:p w14:paraId="44464BFC" w14:textId="77777777" w:rsidR="00C11C2D" w:rsidRDefault="00C11C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6B540EDA"/>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lvl>
    <w:lvl w:ilvl="2">
      <w:start w:val="2"/>
      <w:numFmt w:val="decimal"/>
      <w:lvlText w:val="%1.%2.%3"/>
      <w:lvlJc w:val="left"/>
      <w:pPr>
        <w:ind w:left="1712" w:hanging="720"/>
      </w:pPr>
      <w:rPr>
        <w:strike w:val="0"/>
        <w:dstrike w:val="0"/>
        <w:u w:val="none"/>
        <w:effect w:val="none"/>
      </w:rPr>
    </w:lvl>
    <w:lvl w:ilvl="3">
      <w:start w:val="1"/>
      <w:numFmt w:val="decimal"/>
      <w:lvlText w:val="%1.%2.%3.%4"/>
      <w:lvlJc w:val="left"/>
      <w:pPr>
        <w:ind w:left="1440" w:hanging="72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520" w:hanging="1080"/>
      </w:pPr>
    </w:lvl>
    <w:lvl w:ilvl="7">
      <w:start w:val="1"/>
      <w:numFmt w:val="decimal"/>
      <w:lvlText w:val="%1.%2.%3.%4.%5.%6.%7.%8"/>
      <w:lvlJc w:val="left"/>
      <w:pPr>
        <w:ind w:left="3120" w:hanging="1440"/>
      </w:pPr>
    </w:lvl>
    <w:lvl w:ilvl="8">
      <w:start w:val="1"/>
      <w:numFmt w:val="decimal"/>
      <w:lvlText w:val="%1.%2.%3.%4.%5.%6.%7.%8.%9"/>
      <w:lvlJc w:val="left"/>
      <w:pPr>
        <w:ind w:left="3360" w:hanging="1440"/>
      </w:pPr>
    </w:lvl>
  </w:abstractNum>
  <w:abstractNum w:abstractNumId="7"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1C951F3"/>
    <w:multiLevelType w:val="multilevel"/>
    <w:tmpl w:val="6C042DE2"/>
    <w:lvl w:ilvl="0">
      <w:start w:val="1"/>
      <w:numFmt w:val="decimal"/>
      <w:isLgl/>
      <w:lvlText w:val="%1."/>
      <w:lvlJc w:val="left"/>
      <w:pPr>
        <w:tabs>
          <w:tab w:val="num" w:pos="360"/>
        </w:tabs>
        <w:ind w:left="360" w:hanging="360"/>
      </w:pPr>
      <w:rPr>
        <w:rFonts w:ascii="??" w:hAnsi="??" w:cs="David" w:hint="default"/>
        <w:b w:val="0"/>
        <w:bCs w:val="0"/>
        <w:iCs w:val="0"/>
        <w:sz w:val="22"/>
        <w:szCs w:val="22"/>
      </w:rPr>
    </w:lvl>
    <w:lvl w:ilvl="1">
      <w:start w:val="1"/>
      <w:numFmt w:val="decimal"/>
      <w:lvlText w:val="%1.%2"/>
      <w:lvlJc w:val="left"/>
      <w:pPr>
        <w:tabs>
          <w:tab w:val="num" w:pos="792"/>
        </w:tabs>
        <w:ind w:left="792" w:hanging="432"/>
      </w:pPr>
      <w:rPr>
        <w:rFonts w:cs="David" w:hint="default"/>
        <w:b w:val="0"/>
        <w:bCs w:val="0"/>
        <w:iCs w:val="0"/>
        <w:caps w:val="0"/>
        <w:strike w:val="0"/>
        <w:dstrike w:val="0"/>
        <w:vanish w:val="0"/>
        <w:color w:val="000000"/>
        <w:kern w:val="0"/>
        <w:sz w:val="22"/>
        <w:szCs w:val="22"/>
        <w:vertAlign w:val="baseline"/>
      </w:rPr>
    </w:lvl>
    <w:lvl w:ilvl="2">
      <w:start w:val="1"/>
      <w:numFmt w:val="decimal"/>
      <w:lvlText w:val="%1.%2.%3"/>
      <w:lvlJc w:val="left"/>
      <w:pPr>
        <w:tabs>
          <w:tab w:val="num" w:pos="1497"/>
        </w:tabs>
        <w:ind w:left="1497" w:hanging="504"/>
      </w:pPr>
      <w:rPr>
        <w:rFonts w:cs="David" w:hint="default"/>
        <w:b w:val="0"/>
        <w:bCs w:val="0"/>
        <w:iCs w:val="0"/>
        <w:caps w:val="0"/>
        <w:strike w:val="0"/>
        <w:dstrike w:val="0"/>
        <w:vanish w:val="0"/>
        <w:color w:val="000000"/>
        <w:sz w:val="22"/>
        <w:szCs w:val="22"/>
        <w:vertAlign w:val="baseline"/>
      </w:rPr>
    </w:lvl>
    <w:lvl w:ilvl="3">
      <w:start w:val="1"/>
      <w:numFmt w:val="decimal"/>
      <w:lvlText w:val="%1.%2.%3.%4"/>
      <w:lvlJc w:val="left"/>
      <w:pPr>
        <w:tabs>
          <w:tab w:val="num" w:pos="1782"/>
        </w:tabs>
        <w:ind w:left="1782" w:hanging="648"/>
      </w:pPr>
      <w:rPr>
        <w:rFonts w:cs="David"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9" w15:restartNumberingAfterBreak="0">
    <w:nsid w:val="22706D41"/>
    <w:multiLevelType w:val="multilevel"/>
    <w:tmpl w:val="AE2A31A0"/>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rPr>
    </w:lvl>
    <w:lvl w:ilvl="2">
      <w:start w:val="1"/>
      <w:numFmt w:val="decimal"/>
      <w:lvlText w:val="%1.%2.%3"/>
      <w:lvlJc w:val="left"/>
      <w:pPr>
        <w:ind w:left="1712" w:hanging="720"/>
      </w:pPr>
      <w:rPr>
        <w:rFonts w:hint="default"/>
        <w:color w:val="FFFFFF" w:themeColor="background1"/>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0"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1"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2"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4FE230B"/>
    <w:multiLevelType w:val="multilevel"/>
    <w:tmpl w:val="06985428"/>
    <w:lvl w:ilvl="0">
      <w:start w:val="10"/>
      <w:numFmt w:val="decimal"/>
      <w:lvlText w:val="%1"/>
      <w:lvlJc w:val="left"/>
      <w:pPr>
        <w:ind w:left="540" w:hanging="540"/>
      </w:pPr>
      <w:rPr>
        <w:rFonts w:cs="Times New Roman" w:hint="default"/>
      </w:rPr>
    </w:lvl>
    <w:lvl w:ilvl="1">
      <w:start w:val="6"/>
      <w:numFmt w:val="decimal"/>
      <w:lvlText w:val="%1.%2"/>
      <w:lvlJc w:val="left"/>
      <w:pPr>
        <w:ind w:left="540" w:hanging="540"/>
      </w:pPr>
      <w:rPr>
        <w:rFonts w:cs="Times New Roman" w:hint="default"/>
      </w:rPr>
    </w:lvl>
    <w:lvl w:ilvl="2">
      <w:start w:val="2"/>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5D3134"/>
    <w:multiLevelType w:val="hybridMultilevel"/>
    <w:tmpl w:val="971E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13"/>
  </w:num>
  <w:num w:numId="17">
    <w:abstractNumId w:val="16"/>
    <w:lvlOverride w:ilvl="0">
      <w:startOverride w:val="1"/>
    </w:lvlOverride>
    <w:lvlOverride w:ilvl="1"/>
    <w:lvlOverride w:ilvl="2"/>
    <w:lvlOverride w:ilvl="3"/>
    <w:lvlOverride w:ilvl="4"/>
    <w:lvlOverride w:ilvl="5"/>
    <w:lvlOverride w:ilvl="6"/>
    <w:lvlOverride w:ilvl="7"/>
    <w:lvlOverride w:ilvl="8"/>
  </w:num>
  <w:num w:numId="18">
    <w:abstractNumId w:val="7"/>
  </w:num>
  <w:num w:numId="19">
    <w:abstractNumId w:val="18"/>
  </w:num>
  <w:num w:numId="20">
    <w:abstractNumId w:val="9"/>
  </w:num>
  <w:num w:numId="21">
    <w:abstractNumId w:val="4"/>
  </w:num>
  <w:num w:numId="22">
    <w:abstractNumId w:val="17"/>
  </w:num>
  <w:num w:numId="23">
    <w:abstractNumId w:val="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5"/>
  </w:num>
  <w:num w:numId="26">
    <w:abstractNumId w:val="23"/>
  </w:num>
  <w:numIdMacAtCleanup w:val="2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at Malichi - עורכי דין  וקסלר">
    <w15:presenceInfo w15:providerId="AD" w15:userId="S-1-5-21-1915107579-1707952165-794563710-27195"/>
  </w15:person>
  <w15:person w15:author="מיה קאירי">
    <w15:presenceInfo w15:providerId="AD" w15:userId="S-1-5-21-1915107579-1707952165-794563710-13577"/>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ocumentProtection w:edit="trackedChanges" w:enforcement="0"/>
  <w:defaultTabStop w:val="720"/>
  <w:characterSpacingControl w:val="doNotCompress"/>
  <w:hdrShapeDefaults>
    <o:shapedefaults v:ext="edit" spidmax="860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1DD7"/>
    <w:rsid w:val="000141A8"/>
    <w:rsid w:val="00026AEA"/>
    <w:rsid w:val="0002730F"/>
    <w:rsid w:val="0004574D"/>
    <w:rsid w:val="00057894"/>
    <w:rsid w:val="00075B64"/>
    <w:rsid w:val="00075E55"/>
    <w:rsid w:val="000815DB"/>
    <w:rsid w:val="000A7A06"/>
    <w:rsid w:val="000B5325"/>
    <w:rsid w:val="001176CF"/>
    <w:rsid w:val="00131F3B"/>
    <w:rsid w:val="00133A00"/>
    <w:rsid w:val="00134C85"/>
    <w:rsid w:val="00136D77"/>
    <w:rsid w:val="00141F75"/>
    <w:rsid w:val="00160C8C"/>
    <w:rsid w:val="00164C02"/>
    <w:rsid w:val="001A0C3C"/>
    <w:rsid w:val="001A69D5"/>
    <w:rsid w:val="002067DE"/>
    <w:rsid w:val="00214ACF"/>
    <w:rsid w:val="00237753"/>
    <w:rsid w:val="00290AFD"/>
    <w:rsid w:val="002E4B45"/>
    <w:rsid w:val="003842CD"/>
    <w:rsid w:val="003E5C39"/>
    <w:rsid w:val="004213A6"/>
    <w:rsid w:val="00430092"/>
    <w:rsid w:val="00435A20"/>
    <w:rsid w:val="0044573C"/>
    <w:rsid w:val="00445F7E"/>
    <w:rsid w:val="004766D1"/>
    <w:rsid w:val="00476970"/>
    <w:rsid w:val="00497ECF"/>
    <w:rsid w:val="004F435D"/>
    <w:rsid w:val="004F5B39"/>
    <w:rsid w:val="00524458"/>
    <w:rsid w:val="00552E11"/>
    <w:rsid w:val="00574E8F"/>
    <w:rsid w:val="00587680"/>
    <w:rsid w:val="00634927"/>
    <w:rsid w:val="006C2253"/>
    <w:rsid w:val="006D0D0F"/>
    <w:rsid w:val="006D652D"/>
    <w:rsid w:val="006F487C"/>
    <w:rsid w:val="006F6F0D"/>
    <w:rsid w:val="00707D3C"/>
    <w:rsid w:val="0072103C"/>
    <w:rsid w:val="007233A9"/>
    <w:rsid w:val="007259C9"/>
    <w:rsid w:val="00741204"/>
    <w:rsid w:val="00761BB6"/>
    <w:rsid w:val="00787589"/>
    <w:rsid w:val="00795E25"/>
    <w:rsid w:val="007A4338"/>
    <w:rsid w:val="007B3F7E"/>
    <w:rsid w:val="007C4330"/>
    <w:rsid w:val="007D5B33"/>
    <w:rsid w:val="007E01A6"/>
    <w:rsid w:val="00803905"/>
    <w:rsid w:val="00851D4C"/>
    <w:rsid w:val="008701D2"/>
    <w:rsid w:val="0087544D"/>
    <w:rsid w:val="008906F9"/>
    <w:rsid w:val="00891AD4"/>
    <w:rsid w:val="008B398D"/>
    <w:rsid w:val="008C64C6"/>
    <w:rsid w:val="008D07AA"/>
    <w:rsid w:val="008F4851"/>
    <w:rsid w:val="009049BC"/>
    <w:rsid w:val="00927F7C"/>
    <w:rsid w:val="00937D2A"/>
    <w:rsid w:val="00942177"/>
    <w:rsid w:val="00954966"/>
    <w:rsid w:val="00966136"/>
    <w:rsid w:val="009C033B"/>
    <w:rsid w:val="009D142E"/>
    <w:rsid w:val="009E74BA"/>
    <w:rsid w:val="00A10379"/>
    <w:rsid w:val="00A11D74"/>
    <w:rsid w:val="00A22BA7"/>
    <w:rsid w:val="00A5478E"/>
    <w:rsid w:val="00A60494"/>
    <w:rsid w:val="00A77DC9"/>
    <w:rsid w:val="00AD339E"/>
    <w:rsid w:val="00AE5088"/>
    <w:rsid w:val="00AF234B"/>
    <w:rsid w:val="00AF2485"/>
    <w:rsid w:val="00B02A29"/>
    <w:rsid w:val="00B33CA0"/>
    <w:rsid w:val="00B7244F"/>
    <w:rsid w:val="00B94475"/>
    <w:rsid w:val="00BD2903"/>
    <w:rsid w:val="00BE17B4"/>
    <w:rsid w:val="00BF5C92"/>
    <w:rsid w:val="00C027C9"/>
    <w:rsid w:val="00C11C2D"/>
    <w:rsid w:val="00C3453F"/>
    <w:rsid w:val="00C41C45"/>
    <w:rsid w:val="00C67A55"/>
    <w:rsid w:val="00C94921"/>
    <w:rsid w:val="00CA5E20"/>
    <w:rsid w:val="00CB7DCC"/>
    <w:rsid w:val="00CC7A00"/>
    <w:rsid w:val="00CC7EFF"/>
    <w:rsid w:val="00D133B6"/>
    <w:rsid w:val="00D50152"/>
    <w:rsid w:val="00D52D80"/>
    <w:rsid w:val="00D53BE8"/>
    <w:rsid w:val="00DA0D66"/>
    <w:rsid w:val="00DB4E93"/>
    <w:rsid w:val="00DC3BF7"/>
    <w:rsid w:val="00DE20B5"/>
    <w:rsid w:val="00DE35F2"/>
    <w:rsid w:val="00E31467"/>
    <w:rsid w:val="00E43B1F"/>
    <w:rsid w:val="00E679C7"/>
    <w:rsid w:val="00E838AD"/>
    <w:rsid w:val="00EA39D4"/>
    <w:rsid w:val="00EB65AD"/>
    <w:rsid w:val="00EC37B6"/>
    <w:rsid w:val="00EF4F1C"/>
    <w:rsid w:val="00F06583"/>
    <w:rsid w:val="00F13018"/>
    <w:rsid w:val="00F24119"/>
    <w:rsid w:val="00F24B47"/>
    <w:rsid w:val="00F423A0"/>
    <w:rsid w:val="00F468F1"/>
    <w:rsid w:val="00F6368F"/>
    <w:rsid w:val="00F66836"/>
    <w:rsid w:val="00F7461E"/>
    <w:rsid w:val="00FC18DD"/>
    <w:rsid w:val="00FF05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60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589"/>
    <w:pPr>
      <w:bidi/>
      <w:spacing w:before="100" w:beforeAutospacing="1" w:after="100" w:afterAutospacing="1" w:line="720" w:lineRule="auto"/>
    </w:pPr>
  </w:style>
  <w:style w:type="paragraph" w:styleId="Heading1">
    <w:name w:val="heading 1"/>
    <w:aliases w:val="1,H2,1 תו,כותרת 1 תו תו,כותרת 1 תו1 תו תו2,כותרת 1 תו תו תו תו,כותרת 1 תו1 תו תו2 תו תו,כותרת 1 תו תו תו תו תו תו,כותרת 1 תו1 תו תו תו תו תו תו1,כותרת 1 תו תו תו תו תו תו תו תו1,כותרת 1 תו1 תו2 תו תו תו תו תו תו תו,כותרת 1 תו1 תו1"/>
    <w:basedOn w:val="Normal"/>
    <w:next w:val="Normal"/>
    <w:link w:val="Heading1Char"/>
    <w:uiPriority w:val="99"/>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aliases w:val="כותרת 2 תו1 תו,כותרת 2 תו תו תו,כותרת 2 תו תו1,כותרת 2 תו2,כותרת 2 תו1 תו2 תו תו,כותרת 2 תו תו תו2 תו תו,כותרת 2 תו2 תו תו תו תו,כותרת 2 תו1 תו תו תו תו תו,כותרת 2 תו תו תו תו תו תו תו,כותרת 2 תו2 תו1 תו תו,כותרת 2 תו1 תו תו1 תו תו,s"/>
    <w:basedOn w:val="Normal"/>
    <w:next w:val="Normal"/>
    <w:link w:val="Heading2Char"/>
    <w:uiPriority w:val="99"/>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aliases w:val="כותרת 3 תו1,כותרת 3 תו תו,Heading 3 Char1,Heading 3 Char Char,כותרת 3 תו תו Char Char,כותרת 3 תו3,כותרת 3 תו2 תו,כותרת 3 תו1 תו תו,כותרת 3 תו תו1,כותרת 3 תו1 תו1,כותרת 3 תו2,H3,Map,h3,H31,H32,H33,H311"/>
    <w:basedOn w:val="Normal"/>
    <w:next w:val="Normal"/>
    <w:link w:val="Heading3Char"/>
    <w:uiPriority w:val="99"/>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aliases w:val="Titlu paragraf"/>
    <w:basedOn w:val="Normal"/>
    <w:next w:val="Normal"/>
    <w:link w:val="Heading4Char"/>
    <w:uiPriority w:val="99"/>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uiPriority w:val="99"/>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uiPriority w:val="99"/>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uiPriority w:val="99"/>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uiPriority w:val="99"/>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uiPriority w:val="99"/>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iPriority w:val="99"/>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Char,H2 Char,1 תו Char,כותרת 1 תו תו Char,כותרת 1 תו1 תו תו2 Char,כותרת 1 תו תו תו תו Char,כותרת 1 תו1 תו תו2 תו תו Char,כותרת 1 תו תו תו תו תו תו Char,כותרת 1 תו1 תו תו תו תו תו תו1 Char,כותרת 1 תו תו תו תו תו תו תו תו1 Char"/>
    <w:basedOn w:val="DefaultParagraphFont"/>
    <w:link w:val="Heading1"/>
    <w:uiPriority w:val="99"/>
    <w:rsid w:val="00435A20"/>
    <w:rPr>
      <w:rFonts w:ascii="Times New Roman" w:eastAsia="Times New Roman" w:hAnsi="Times New Roman" w:cs="David"/>
      <w:sz w:val="20"/>
      <w:szCs w:val="24"/>
      <w:lang w:eastAsia="he-IL"/>
    </w:rPr>
  </w:style>
  <w:style w:type="character" w:customStyle="1" w:styleId="Heading2Char">
    <w:name w:val="Heading 2 Char"/>
    <w:aliases w:val="כותרת 2 תו1 תו Char,כותרת 2 תו תו תו Char,כותרת 2 תו תו1 Char,כותרת 2 תו2 Char,כותרת 2 תו1 תו2 תו תו Char,כותרת 2 תו תו תו2 תו תו Char,כותרת 2 תו2 תו תו תו תו Char,כותרת 2 תו1 תו תו תו תו תו Char,כותרת 2 תו תו תו תו תו תו תו Char,s Char"/>
    <w:basedOn w:val="DefaultParagraphFont"/>
    <w:link w:val="Heading2"/>
    <w:uiPriority w:val="99"/>
    <w:rsid w:val="00435A20"/>
    <w:rPr>
      <w:rFonts w:ascii="Times New Roman" w:eastAsia="Times New Roman" w:hAnsi="Times New Roman" w:cs="David"/>
      <w:bCs/>
      <w:sz w:val="20"/>
      <w:szCs w:val="24"/>
      <w:lang w:eastAsia="he-IL"/>
    </w:rPr>
  </w:style>
  <w:style w:type="character" w:customStyle="1" w:styleId="Heading3Char">
    <w:name w:val="Heading 3 Char"/>
    <w:aliases w:val="כותרת 3 תו1 Char,כותרת 3 תו תו Char,Heading 3 Char1 Char,Heading 3 Char Char Char,כותרת 3 תו תו Char Char Char,כותרת 3 תו3 Char,כותרת 3 תו2 תו Char,כותרת 3 תו1 תו תו Char,כותרת 3 תו תו1 Char,כותרת 3 תו1 תו1 Char,כותרת 3 תו2 Char,H3 Char"/>
    <w:basedOn w:val="DefaultParagraphFont"/>
    <w:link w:val="Heading3"/>
    <w:uiPriority w:val="99"/>
    <w:rsid w:val="00435A20"/>
    <w:rPr>
      <w:rFonts w:ascii="Times New Roman" w:eastAsia="Times New Roman" w:hAnsi="Times New Roman" w:cs="David"/>
      <w:b/>
      <w:bCs/>
      <w:sz w:val="20"/>
      <w:szCs w:val="24"/>
      <w:u w:val="single"/>
      <w:lang w:eastAsia="he-IL"/>
    </w:rPr>
  </w:style>
  <w:style w:type="character" w:customStyle="1" w:styleId="Heading4Char">
    <w:name w:val="Heading 4 Char"/>
    <w:aliases w:val="Titlu paragraf Char"/>
    <w:basedOn w:val="DefaultParagraphFont"/>
    <w:link w:val="Heading4"/>
    <w:uiPriority w:val="99"/>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uiPriority w:val="99"/>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uiPriority w:val="99"/>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uiPriority w:val="99"/>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uiPriority w:val="99"/>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uiPriority w:val="9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uiPriority w:val="99"/>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uiPriority w:val="99"/>
    <w:rsid w:val="00435A20"/>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uiPriority w:val="99"/>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uiPriority w:val="99"/>
    <w:rsid w:val="00435A20"/>
  </w:style>
  <w:style w:type="paragraph" w:styleId="BlockText">
    <w:name w:val="Block Text"/>
    <w:basedOn w:val="Normal"/>
    <w:uiPriority w:val="99"/>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uiPriority w:val="99"/>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uiPriority w:val="99"/>
    <w:semiHidden/>
    <w:rsid w:val="00435A20"/>
    <w:rPr>
      <w:rFonts w:ascii="Tahoma" w:eastAsia="Times New Roman" w:hAnsi="Tahoma" w:cs="Tahoma"/>
      <w:sz w:val="16"/>
      <w:szCs w:val="16"/>
      <w:lang w:eastAsia="he-IL"/>
    </w:rPr>
  </w:style>
  <w:style w:type="paragraph" w:customStyle="1" w:styleId="1">
    <w:name w:val="חתימה1"/>
    <w:basedOn w:val="Normal"/>
    <w:uiPriority w:val="99"/>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435A20"/>
    <w:pPr>
      <w:ind w:left="540" w:hanging="540"/>
    </w:pPr>
    <w:rPr>
      <w:szCs w:val="22"/>
    </w:rPr>
  </w:style>
  <w:style w:type="paragraph" w:customStyle="1" w:styleId="a1">
    <w:name w:val="חתימה קו אחד"/>
    <w:basedOn w:val="1"/>
    <w:uiPriority w:val="99"/>
    <w:rsid w:val="00435A20"/>
    <w:pPr>
      <w:tabs>
        <w:tab w:val="left" w:pos="2880"/>
        <w:tab w:val="left" w:pos="5220"/>
        <w:tab w:val="left" w:pos="7740"/>
      </w:tabs>
      <w:ind w:left="360"/>
    </w:pPr>
    <w:rPr>
      <w:sz w:val="22"/>
      <w:szCs w:val="22"/>
    </w:rPr>
  </w:style>
  <w:style w:type="paragraph" w:customStyle="1" w:styleId="10">
    <w:name w:val="חתימה קו 1 נקודות"/>
    <w:basedOn w:val="1"/>
    <w:uiPriority w:val="99"/>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uiPriority w:val="99"/>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uiPriority w:val="99"/>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2">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uiPriority w:val="99"/>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uiPriority w:val="99"/>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uiPriority w:val="99"/>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uiPriority w:val="99"/>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uiPriority w:val="99"/>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uiPriority w:val="99"/>
    <w:rsid w:val="00435A20"/>
    <w:rPr>
      <w:rFonts w:cs="Times New Roman"/>
    </w:rPr>
  </w:style>
  <w:style w:type="paragraph" w:styleId="BodyTextIndent3">
    <w:name w:val="Body Text Indent 3"/>
    <w:basedOn w:val="Normal"/>
    <w:link w:val="BodyTextIndent3Char"/>
    <w:uiPriority w:val="99"/>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uiPriority w:val="99"/>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uiPriority w:val="99"/>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uiPriority w:val="99"/>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uiPriority w:val="99"/>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uiPriority w:val="99"/>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uiPriority w:val="99"/>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99"/>
    <w:qFormat/>
    <w:rsid w:val="007E01A6"/>
    <w:pPr>
      <w:ind w:left="720"/>
      <w:contextualSpacing/>
    </w:pPr>
  </w:style>
  <w:style w:type="paragraph" w:customStyle="1" w:styleId="Heading12">
    <w:name w:val="Heading 12"/>
    <w:basedOn w:val="Normal"/>
    <w:uiPriority w:val="99"/>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
    <w:name w:val="כותרת 31"/>
    <w:basedOn w:val="Normal"/>
    <w:uiPriority w:val="99"/>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Normal"/>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Normal"/>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uiPriority w:val="99"/>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Normal"/>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1">
    <w:name w:val="ציטוט1"/>
    <w:basedOn w:val="Normal"/>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BodyText3">
    <w:name w:val="Body Text 3"/>
    <w:basedOn w:val="Normal"/>
    <w:link w:val="BodyText3Char"/>
    <w:uiPriority w:val="99"/>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uiPriority w:val="99"/>
    <w:rsid w:val="00FC18DD"/>
    <w:rPr>
      <w:rFonts w:ascii="Times New Roman" w:eastAsia="Times New Roman" w:hAnsi="Times New Roman" w:cs="David"/>
      <w:sz w:val="20"/>
      <w:szCs w:val="24"/>
    </w:rPr>
  </w:style>
  <w:style w:type="paragraph" w:styleId="Subtitle">
    <w:name w:val="Subtitle"/>
    <w:basedOn w:val="Normal"/>
    <w:link w:val="SubtitleChar"/>
    <w:uiPriority w:val="99"/>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uiPriority w:val="99"/>
    <w:rsid w:val="00FC18DD"/>
    <w:rPr>
      <w:rFonts w:ascii="Times New Roman" w:eastAsia="Times New Roman" w:hAnsi="Times New Roman" w:cs="David"/>
      <w:b/>
      <w:bCs/>
      <w:sz w:val="25"/>
      <w:szCs w:val="25"/>
    </w:rPr>
  </w:style>
  <w:style w:type="paragraph" w:customStyle="1" w:styleId="level1">
    <w:name w:val="level1"/>
    <w:basedOn w:val="Normal"/>
    <w:uiPriority w:val="99"/>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BodyTextIndent">
    <w:name w:val="Body Text Indent"/>
    <w:basedOn w:val="Normal"/>
    <w:link w:val="BodyTextIndentChar"/>
    <w:uiPriority w:val="99"/>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BodyTextIndentChar">
    <w:name w:val="Body Text Indent Char"/>
    <w:basedOn w:val="DefaultParagraphFont"/>
    <w:link w:val="BodyTextIndent"/>
    <w:uiPriority w:val="99"/>
    <w:rsid w:val="00FC18DD"/>
    <w:rPr>
      <w:rFonts w:ascii="Times New Roman" w:eastAsia="Times New Roman" w:hAnsi="Times New Roman" w:cs="David"/>
      <w:sz w:val="25"/>
      <w:szCs w:val="25"/>
    </w:rPr>
  </w:style>
  <w:style w:type="paragraph" w:customStyle="1" w:styleId="Normal1">
    <w:name w:val="Normal 1"/>
    <w:basedOn w:val="Normal"/>
    <w:uiPriority w:val="99"/>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2">
    <w:name w:val="ממסופר1"/>
    <w:basedOn w:val="Normal"/>
    <w:next w:val="Normal1"/>
    <w:uiPriority w:val="99"/>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3">
    <w:name w:val="תוכן הפקס"/>
    <w:basedOn w:val="DefaultParagraphFont"/>
    <w:uiPriority w:val="99"/>
    <w:rsid w:val="00FC18DD"/>
  </w:style>
  <w:style w:type="paragraph" w:styleId="CommentText">
    <w:name w:val="annotation text"/>
    <w:basedOn w:val="Normal"/>
    <w:link w:val="CommentTextChar"/>
    <w:uiPriority w:val="99"/>
    <w:semiHidden/>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CommentTextChar">
    <w:name w:val="Comment Text Char"/>
    <w:basedOn w:val="DefaultParagraphFont"/>
    <w:link w:val="CommentText"/>
    <w:uiPriority w:val="99"/>
    <w:semiHidden/>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3">
    <w:name w:val="פסקה 1"/>
    <w:basedOn w:val="Normal"/>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
    <w:name w:val="פסקה 2"/>
    <w:basedOn w:val="13"/>
    <w:rsid w:val="00FC18DD"/>
    <w:pPr>
      <w:tabs>
        <w:tab w:val="clear" w:pos="1871"/>
        <w:tab w:val="left" w:pos="3572"/>
      </w:tabs>
      <w:spacing w:line="360" w:lineRule="atLeast"/>
      <w:ind w:left="1872" w:hanging="1021"/>
    </w:pPr>
  </w:style>
  <w:style w:type="paragraph" w:customStyle="1" w:styleId="3">
    <w:name w:val="פסקה 3"/>
    <w:basedOn w:val="2"/>
    <w:rsid w:val="00FC18DD"/>
    <w:pPr>
      <w:tabs>
        <w:tab w:val="clear" w:pos="2722"/>
        <w:tab w:val="clear" w:pos="3572"/>
        <w:tab w:val="left" w:pos="3742"/>
        <w:tab w:val="left" w:pos="4593"/>
      </w:tabs>
      <w:ind w:left="2892"/>
    </w:pPr>
  </w:style>
  <w:style w:type="paragraph" w:customStyle="1" w:styleId="20">
    <w:name w:val="סגנון2"/>
    <w:basedOn w:val="Normal"/>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
    <w:name w:val="גוף טקסט 21"/>
    <w:aliases w:val="Body Text 2,????? ??"/>
    <w:basedOn w:val="Normal"/>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4">
    <w:name w:val="פיסקת רשימה1"/>
    <w:basedOn w:val="Normal"/>
    <w:uiPriority w:val="99"/>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5">
    <w:name w:val="ללא רשימה1"/>
    <w:next w:val="NoList"/>
    <w:semiHidden/>
    <w:rsid w:val="008D07AA"/>
  </w:style>
  <w:style w:type="paragraph" w:customStyle="1" w:styleId="32">
    <w:name w:val="כותרת 32"/>
    <w:basedOn w:val="Normal"/>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4">
    <w:name w:val="שדות בטופס"/>
    <w:basedOn w:val="Normal"/>
    <w:qFormat/>
    <w:rsid w:val="00A5478E"/>
    <w:pPr>
      <w:spacing w:line="360" w:lineRule="auto"/>
    </w:pPr>
    <w:rPr>
      <w:rFonts w:ascii="Times New Roman" w:eastAsia="Times New Roman" w:hAnsi="Times New Roman" w:cs="David"/>
      <w:color w:val="00B0F0"/>
      <w:sz w:val="24"/>
      <w:szCs w:val="24"/>
    </w:rPr>
  </w:style>
  <w:style w:type="table" w:customStyle="1" w:styleId="16">
    <w:name w:val="רשת טבלה1"/>
    <w:basedOn w:val="TableNormal"/>
    <w:rsid w:val="00131F3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ללא רשימה2"/>
    <w:next w:val="NoList"/>
    <w:uiPriority w:val="99"/>
    <w:semiHidden/>
    <w:unhideWhenUsed/>
    <w:rsid w:val="00B94475"/>
  </w:style>
  <w:style w:type="paragraph" w:customStyle="1" w:styleId="17">
    <w:name w:val="כותרת עליונה1"/>
    <w:basedOn w:val="Normal"/>
    <w:uiPriority w:val="99"/>
    <w:rsid w:val="00B94475"/>
    <w:pPr>
      <w:tabs>
        <w:tab w:val="center" w:pos="4153"/>
        <w:tab w:val="right" w:pos="8306"/>
      </w:tabs>
      <w:spacing w:before="0" w:beforeAutospacing="0" w:after="0" w:afterAutospacing="0" w:line="240" w:lineRule="auto"/>
    </w:pPr>
    <w:rPr>
      <w:rFonts w:ascii="Calibri" w:eastAsia="Calibri" w:hAnsi="Calibri" w:cs="Arial"/>
      <w:sz w:val="20"/>
      <w:szCs w:val="20"/>
    </w:rPr>
  </w:style>
  <w:style w:type="character" w:customStyle="1" w:styleId="18">
    <w:name w:val="מספר עמוד1"/>
    <w:uiPriority w:val="99"/>
    <w:rsid w:val="00B94475"/>
  </w:style>
  <w:style w:type="paragraph" w:customStyle="1" w:styleId="19">
    <w:name w:val="כניסה בגוף טקסט1"/>
    <w:basedOn w:val="Normal"/>
    <w:uiPriority w:val="99"/>
    <w:rsid w:val="00B94475"/>
    <w:pPr>
      <w:bidi w:val="0"/>
      <w:spacing w:before="0" w:beforeAutospacing="0" w:after="0" w:afterAutospacing="0" w:line="240" w:lineRule="auto"/>
      <w:ind w:left="709" w:hanging="709"/>
    </w:pPr>
    <w:rPr>
      <w:rFonts w:ascii="Garamond" w:eastAsia="Calibri" w:hAnsi="Garamond" w:cs="Arial"/>
      <w:sz w:val="25"/>
      <w:szCs w:val="25"/>
    </w:rPr>
  </w:style>
  <w:style w:type="paragraph" w:styleId="NormalWeb">
    <w:name w:val="Normal (Web)"/>
    <w:basedOn w:val="Normal"/>
    <w:uiPriority w:val="99"/>
    <w:rsid w:val="00B94475"/>
    <w:pPr>
      <w:bidi w:val="0"/>
      <w:spacing w:line="240" w:lineRule="auto"/>
    </w:pPr>
    <w:rPr>
      <w:rFonts w:ascii="Calibri" w:eastAsia="Calibri" w:hAnsi="Calibri" w:cs="Times New Roman"/>
      <w:sz w:val="24"/>
      <w:szCs w:val="24"/>
    </w:rPr>
  </w:style>
  <w:style w:type="paragraph" w:styleId="CommentSubject">
    <w:name w:val="annotation subject"/>
    <w:basedOn w:val="CommentText"/>
    <w:next w:val="CommentText"/>
    <w:link w:val="CommentSubjectChar"/>
    <w:uiPriority w:val="99"/>
    <w:semiHidden/>
    <w:rsid w:val="00B94475"/>
    <w:pPr>
      <w:spacing w:line="240" w:lineRule="auto"/>
      <w:jc w:val="left"/>
    </w:pPr>
    <w:rPr>
      <w:rFonts w:ascii="Calibri" w:eastAsia="Calibri" w:hAnsi="Calibri" w:cs="Arial"/>
      <w:b/>
      <w:bCs/>
      <w:noProof w:val="0"/>
      <w:lang w:eastAsia="en-US"/>
    </w:rPr>
  </w:style>
  <w:style w:type="character" w:customStyle="1" w:styleId="CommentSubjectChar">
    <w:name w:val="Comment Subject Char"/>
    <w:basedOn w:val="CommentTextChar"/>
    <w:link w:val="CommentSubject"/>
    <w:uiPriority w:val="99"/>
    <w:semiHidden/>
    <w:rsid w:val="00B94475"/>
    <w:rPr>
      <w:rFonts w:ascii="Calibri" w:eastAsia="Calibri" w:hAnsi="Calibri" w:cs="Arial"/>
      <w:b/>
      <w:bCs/>
      <w:noProof/>
      <w:sz w:val="20"/>
      <w:szCs w:val="20"/>
      <w:lang w:eastAsia="he-IL"/>
    </w:rPr>
  </w:style>
  <w:style w:type="character" w:customStyle="1" w:styleId="PageNumber2">
    <w:name w:val="Page Number2"/>
    <w:uiPriority w:val="99"/>
    <w:rsid w:val="00B94475"/>
    <w:rPr>
      <w:rFonts w:ascii="Times New Roman" w:hAnsi="Times New Roman"/>
    </w:rPr>
  </w:style>
  <w:style w:type="character" w:customStyle="1" w:styleId="apple-converted-space">
    <w:name w:val="apple-converted-space"/>
    <w:uiPriority w:val="99"/>
    <w:rsid w:val="00B94475"/>
    <w:rPr>
      <w:rFonts w:ascii="Times New Roman" w:hAnsi="Times New Roman"/>
    </w:rPr>
  </w:style>
  <w:style w:type="character" w:customStyle="1" w:styleId="120">
    <w:name w:val="כותרת 1 תו2"/>
    <w:aliases w:val="כותרת 1 תו1 תו2,כותרת 1 תו תו תו1,כותרת 1 תו1 תו תו2 תו1,כותרת 1 תו תו תו תו תו1,כותרת 1 תו1 תו תו2 תו תו תו1,כותרת 1 תו תו תו תו תו תו תו1,כותרת 1 תו1 תו תו תו תו תו תו1 תו1,כותרת 1 תו תו תו תו תו תו תו תו1 תו1,כותרת 1 תו1 תו1 תו1"/>
    <w:uiPriority w:val="99"/>
    <w:locked/>
    <w:rsid w:val="00B94475"/>
    <w:rPr>
      <w:b/>
      <w:sz w:val="24"/>
      <w:u w:val="single"/>
      <w:lang w:val="en-US" w:eastAsia="en-US"/>
    </w:rPr>
  </w:style>
  <w:style w:type="character" w:customStyle="1" w:styleId="1a">
    <w:name w:val="כותרת טקסט תו1"/>
    <w:uiPriority w:val="99"/>
    <w:locked/>
    <w:rsid w:val="00B94475"/>
    <w:rPr>
      <w:b/>
      <w:sz w:val="25"/>
      <w:u w:val="single"/>
      <w:lang w:val="en-US" w:eastAsia="en-US"/>
    </w:rPr>
  </w:style>
  <w:style w:type="character" w:customStyle="1" w:styleId="1b">
    <w:name w:val="כותרת משנה תו1"/>
    <w:uiPriority w:val="99"/>
    <w:locked/>
    <w:rsid w:val="00B94475"/>
    <w:rPr>
      <w:b/>
      <w:sz w:val="25"/>
      <w:lang w:val="en-US" w:eastAsia="en-US"/>
    </w:rPr>
  </w:style>
  <w:style w:type="character" w:customStyle="1" w:styleId="210">
    <w:name w:val="כניסה בגוף טקסט 2 תו1"/>
    <w:basedOn w:val="DefaultParagraphFont"/>
    <w:uiPriority w:val="99"/>
    <w:locked/>
    <w:rsid w:val="00B94475"/>
    <w:rPr>
      <w:rFonts w:ascii="Times New Roman" w:hAnsi="Times New Roman" w:cs="Times New Roman"/>
      <w:sz w:val="26"/>
      <w:szCs w:val="26"/>
    </w:rPr>
  </w:style>
  <w:style w:type="character" w:customStyle="1" w:styleId="110">
    <w:name w:val="כותרת 1 תו1"/>
    <w:uiPriority w:val="99"/>
    <w:locked/>
    <w:rsid w:val="00B94475"/>
    <w:rPr>
      <w:b/>
      <w:sz w:val="24"/>
      <w:u w:val="single"/>
    </w:rPr>
  </w:style>
  <w:style w:type="character" w:customStyle="1" w:styleId="1c">
    <w:name w:val="גוף טקסט תו1"/>
    <w:uiPriority w:val="99"/>
    <w:locked/>
    <w:rsid w:val="00B94475"/>
    <w:rPr>
      <w:sz w:val="26"/>
    </w:rPr>
  </w:style>
  <w:style w:type="paragraph" w:customStyle="1" w:styleId="220">
    <w:name w:val="כותרת 22"/>
    <w:basedOn w:val="Normal"/>
    <w:uiPriority w:val="99"/>
    <w:rsid w:val="00B94475"/>
    <w:pPr>
      <w:spacing w:before="120" w:beforeAutospacing="0" w:after="120" w:afterAutospacing="0" w:line="240" w:lineRule="auto"/>
      <w:ind w:right="851"/>
      <w:outlineLvl w:val="1"/>
    </w:pPr>
    <w:rPr>
      <w:rFonts w:ascii="Calibri" w:eastAsia="Calibri" w:hAnsi="Calibri" w:cs="Arial"/>
      <w:b/>
      <w:i/>
      <w:sz w:val="20"/>
      <w:szCs w:val="20"/>
    </w:rPr>
  </w:style>
  <w:style w:type="character" w:customStyle="1" w:styleId="CharChar19">
    <w:name w:val="Char Char19"/>
    <w:uiPriority w:val="99"/>
    <w:locked/>
    <w:rsid w:val="00B94475"/>
    <w:rPr>
      <w:b/>
      <w:sz w:val="24"/>
      <w:u w:val="single"/>
      <w:lang w:val="en-US" w:eastAsia="en-US"/>
    </w:rPr>
  </w:style>
  <w:style w:type="character" w:customStyle="1" w:styleId="FootnoteTextChar">
    <w:name w:val="Footnote Text Char"/>
    <w:link w:val="FootnoteText"/>
    <w:uiPriority w:val="99"/>
    <w:locked/>
    <w:rsid w:val="00B94475"/>
    <w:rPr>
      <w:rFonts w:ascii="Times New Roman" w:hAnsi="Times New Roman"/>
      <w:sz w:val="20"/>
    </w:rPr>
  </w:style>
  <w:style w:type="paragraph" w:styleId="FootnoteText">
    <w:name w:val="footnote text"/>
    <w:basedOn w:val="Normal"/>
    <w:link w:val="FootnoteTextChar"/>
    <w:uiPriority w:val="99"/>
    <w:rsid w:val="00B94475"/>
    <w:pPr>
      <w:spacing w:before="0" w:beforeAutospacing="0" w:after="0" w:afterAutospacing="0" w:line="240" w:lineRule="auto"/>
    </w:pPr>
    <w:rPr>
      <w:rFonts w:ascii="Times New Roman" w:hAnsi="Times New Roman"/>
      <w:sz w:val="20"/>
    </w:rPr>
  </w:style>
  <w:style w:type="character" w:customStyle="1" w:styleId="1d">
    <w:name w:val="טקסט הערת שוליים תו1"/>
    <w:basedOn w:val="DefaultParagraphFont"/>
    <w:uiPriority w:val="99"/>
    <w:rsid w:val="00B94475"/>
    <w:rPr>
      <w:sz w:val="20"/>
      <w:szCs w:val="20"/>
    </w:rPr>
  </w:style>
  <w:style w:type="character" w:customStyle="1" w:styleId="FootnoteTextChar1">
    <w:name w:val="Footnote Text Char1"/>
    <w:basedOn w:val="DefaultParagraphFont"/>
    <w:uiPriority w:val="99"/>
    <w:semiHidden/>
    <w:rsid w:val="00B94475"/>
    <w:rPr>
      <w:rFonts w:cs="Times New Roman"/>
      <w:sz w:val="20"/>
      <w:szCs w:val="20"/>
    </w:rPr>
  </w:style>
  <w:style w:type="character" w:customStyle="1" w:styleId="CharChar8">
    <w:name w:val="Char Char8"/>
    <w:uiPriority w:val="99"/>
    <w:locked/>
    <w:rsid w:val="00B94475"/>
    <w:rPr>
      <w:b/>
      <w:sz w:val="25"/>
      <w:u w:val="single"/>
      <w:lang w:val="en-US" w:eastAsia="en-US"/>
    </w:rPr>
  </w:style>
  <w:style w:type="character" w:customStyle="1" w:styleId="CharChar7">
    <w:name w:val="Char Char7"/>
    <w:uiPriority w:val="99"/>
    <w:locked/>
    <w:rsid w:val="00B94475"/>
    <w:rPr>
      <w:b/>
      <w:sz w:val="25"/>
      <w:lang w:val="en-US" w:eastAsia="en-US"/>
    </w:rPr>
  </w:style>
  <w:style w:type="character" w:customStyle="1" w:styleId="CharChar1">
    <w:name w:val="Char Char1"/>
    <w:uiPriority w:val="99"/>
    <w:locked/>
    <w:rsid w:val="00B94475"/>
    <w:rPr>
      <w:sz w:val="26"/>
      <w:lang w:val="en-US" w:eastAsia="en-US"/>
    </w:rPr>
  </w:style>
  <w:style w:type="paragraph" w:customStyle="1" w:styleId="41">
    <w:name w:val="כותרת 41"/>
    <w:basedOn w:val="Normal"/>
    <w:uiPriority w:val="99"/>
    <w:rsid w:val="00B94475"/>
    <w:pPr>
      <w:spacing w:before="0" w:beforeAutospacing="0" w:after="0" w:afterAutospacing="0" w:line="240" w:lineRule="auto"/>
    </w:pPr>
    <w:rPr>
      <w:rFonts w:ascii="Calibri" w:eastAsia="Calibri" w:hAnsi="Calibri" w:cs="Arial"/>
      <w:sz w:val="20"/>
      <w:szCs w:val="20"/>
    </w:rPr>
  </w:style>
  <w:style w:type="paragraph" w:customStyle="1" w:styleId="51">
    <w:name w:val="כותרת 51"/>
    <w:basedOn w:val="Normal"/>
    <w:uiPriority w:val="99"/>
    <w:rsid w:val="00B94475"/>
    <w:pPr>
      <w:spacing w:before="0" w:beforeAutospacing="0" w:after="0" w:afterAutospacing="0" w:line="240" w:lineRule="auto"/>
    </w:pPr>
    <w:rPr>
      <w:rFonts w:ascii="Calibri" w:eastAsia="Calibri" w:hAnsi="Calibri" w:cs="Arial"/>
      <w:sz w:val="20"/>
      <w:szCs w:val="20"/>
    </w:rPr>
  </w:style>
  <w:style w:type="paragraph" w:customStyle="1" w:styleId="Heading13">
    <w:name w:val="Heading 13"/>
    <w:basedOn w:val="Normal"/>
    <w:uiPriority w:val="99"/>
    <w:rsid w:val="00B94475"/>
    <w:pPr>
      <w:spacing w:before="120" w:beforeAutospacing="0" w:after="120" w:afterAutospacing="0" w:line="240" w:lineRule="auto"/>
      <w:ind w:right="851"/>
      <w:outlineLvl w:val="0"/>
    </w:pPr>
    <w:rPr>
      <w:rFonts w:ascii="Calibri" w:eastAsia="Calibri" w:hAnsi="Calibri" w:cs="Arial"/>
      <w:sz w:val="20"/>
      <w:szCs w:val="20"/>
    </w:rPr>
  </w:style>
  <w:style w:type="character" w:styleId="FootnoteReference">
    <w:name w:val="footnote reference"/>
    <w:basedOn w:val="DefaultParagraphFont"/>
    <w:uiPriority w:val="99"/>
    <w:rsid w:val="00B94475"/>
    <w:rPr>
      <w:rFonts w:cs="Times New Roman"/>
      <w:vertAlign w:val="superscript"/>
    </w:rPr>
  </w:style>
  <w:style w:type="table" w:customStyle="1" w:styleId="23">
    <w:name w:val="רשת טבלה2"/>
    <w:basedOn w:val="TableNormal"/>
    <w:next w:val="TableGrid"/>
    <w:uiPriority w:val="99"/>
    <w:rsid w:val="00B944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0">
    <w:name w:val="כותרת 4 תו1"/>
    <w:aliases w:val="Heading 4 תו1,Titlu paragraf תו1"/>
    <w:uiPriority w:val="99"/>
    <w:semiHidden/>
    <w:locked/>
    <w:rsid w:val="00B94475"/>
    <w:rPr>
      <w:sz w:val="26"/>
      <w:lang w:val="en-US" w:eastAsia="en-US"/>
    </w:rPr>
  </w:style>
  <w:style w:type="character" w:customStyle="1" w:styleId="510">
    <w:name w:val="כותרת 5 תו1"/>
    <w:aliases w:val="Heading 5 תו1"/>
    <w:uiPriority w:val="99"/>
    <w:semiHidden/>
    <w:locked/>
    <w:rsid w:val="00B94475"/>
    <w:rPr>
      <w:b/>
      <w:sz w:val="24"/>
      <w:u w:val="single"/>
      <w:lang w:val="en-US" w:eastAsia="en-US"/>
    </w:rPr>
  </w:style>
  <w:style w:type="character" w:customStyle="1" w:styleId="81">
    <w:name w:val="כותרת 8 תו1"/>
    <w:uiPriority w:val="99"/>
    <w:semiHidden/>
    <w:locked/>
    <w:rsid w:val="00B94475"/>
    <w:rPr>
      <w:i/>
      <w:sz w:val="24"/>
      <w:lang w:val="en-US" w:eastAsia="en-US"/>
    </w:rPr>
  </w:style>
  <w:style w:type="character" w:customStyle="1" w:styleId="91">
    <w:name w:val="כותרת 9 תו1"/>
    <w:uiPriority w:val="99"/>
    <w:semiHidden/>
    <w:locked/>
    <w:rsid w:val="00B94475"/>
    <w:rPr>
      <w:rFonts w:ascii="Arial" w:hAnsi="Arial"/>
      <w:sz w:val="22"/>
      <w:lang w:val="en-US" w:eastAsia="en-US"/>
    </w:rPr>
  </w:style>
  <w:style w:type="character" w:customStyle="1" w:styleId="24">
    <w:name w:val="גוף טקסט תו2"/>
    <w:uiPriority w:val="99"/>
    <w:semiHidden/>
    <w:locked/>
    <w:rsid w:val="00B94475"/>
    <w:rPr>
      <w:sz w:val="26"/>
      <w:lang w:val="en-US" w:eastAsia="en-US"/>
    </w:rPr>
  </w:style>
  <w:style w:type="character" w:customStyle="1" w:styleId="1e">
    <w:name w:val="כותרת עליונה תו1"/>
    <w:uiPriority w:val="99"/>
    <w:semiHidden/>
    <w:locked/>
    <w:rsid w:val="00B94475"/>
    <w:rPr>
      <w:sz w:val="26"/>
      <w:lang w:val="en-US" w:eastAsia="en-US"/>
    </w:rPr>
  </w:style>
  <w:style w:type="character" w:customStyle="1" w:styleId="1f">
    <w:name w:val="כותרת תחתונה תו1"/>
    <w:uiPriority w:val="99"/>
    <w:semiHidden/>
    <w:locked/>
    <w:rsid w:val="00B94475"/>
    <w:rPr>
      <w:sz w:val="26"/>
      <w:lang w:val="en-US" w:eastAsia="en-US"/>
    </w:rPr>
  </w:style>
  <w:style w:type="character" w:customStyle="1" w:styleId="310">
    <w:name w:val="גוף טקסט 3 תו1"/>
    <w:uiPriority w:val="99"/>
    <w:semiHidden/>
    <w:locked/>
    <w:rsid w:val="00B94475"/>
    <w:rPr>
      <w:sz w:val="24"/>
      <w:lang w:val="en-US" w:eastAsia="en-US"/>
    </w:rPr>
  </w:style>
  <w:style w:type="character" w:customStyle="1" w:styleId="1f0">
    <w:name w:val="כניסה בגוף טקסט תו1"/>
    <w:uiPriority w:val="99"/>
    <w:semiHidden/>
    <w:locked/>
    <w:rsid w:val="00B94475"/>
    <w:rPr>
      <w:sz w:val="26"/>
      <w:lang w:val="en-US" w:eastAsia="en-US"/>
    </w:rPr>
  </w:style>
  <w:style w:type="character" w:customStyle="1" w:styleId="311">
    <w:name w:val="כניסה בגוף טקסט 3 תו1"/>
    <w:uiPriority w:val="99"/>
    <w:semiHidden/>
    <w:locked/>
    <w:rsid w:val="00B94475"/>
    <w:rPr>
      <w:sz w:val="16"/>
      <w:lang w:val="en-US" w:eastAsia="en-US"/>
    </w:rPr>
  </w:style>
  <w:style w:type="character" w:customStyle="1" w:styleId="1f1">
    <w:name w:val="טקסט הערה תו1"/>
    <w:uiPriority w:val="99"/>
    <w:semiHidden/>
    <w:locked/>
    <w:rsid w:val="00B94475"/>
    <w:rPr>
      <w:lang w:val="en-US" w:eastAsia="en-US"/>
    </w:rPr>
  </w:style>
  <w:style w:type="character" w:customStyle="1" w:styleId="25">
    <w:name w:val="כותרת תחתונה תו2"/>
    <w:basedOn w:val="DefaultParagraphFont"/>
    <w:uiPriority w:val="99"/>
    <w:locked/>
    <w:rsid w:val="00B94475"/>
    <w:rPr>
      <w:rFonts w:cs="Times New Roman"/>
      <w:sz w:val="20"/>
      <w:szCs w:val="20"/>
    </w:rPr>
  </w:style>
  <w:style w:type="character" w:styleId="CommentReference">
    <w:name w:val="annotation reference"/>
    <w:basedOn w:val="DefaultParagraphFont"/>
    <w:uiPriority w:val="99"/>
    <w:semiHidden/>
    <w:rsid w:val="00B94475"/>
    <w:rPr>
      <w:rFonts w:cs="Times New Roman"/>
      <w:sz w:val="16"/>
      <w:szCs w:val="16"/>
    </w:rPr>
  </w:style>
  <w:style w:type="paragraph" w:styleId="Revision">
    <w:name w:val="Revision"/>
    <w:hidden/>
    <w:uiPriority w:val="99"/>
    <w:semiHidden/>
    <w:rsid w:val="00B94475"/>
    <w:pPr>
      <w:spacing w:after="0" w:line="240" w:lineRule="auto"/>
    </w:pPr>
    <w:rPr>
      <w:rFonts w:ascii="Calibri" w:eastAsia="Calibri" w:hAnsi="Calibri" w:cs="Arial"/>
      <w:sz w:val="20"/>
      <w:szCs w:val="20"/>
    </w:rPr>
  </w:style>
  <w:style w:type="character" w:customStyle="1" w:styleId="1f2">
    <w:name w:val="טקסט בלונים תו1"/>
    <w:basedOn w:val="DefaultParagraphFont"/>
    <w:uiPriority w:val="99"/>
    <w:semiHidden/>
    <w:locked/>
    <w:rsid w:val="00B94475"/>
    <w:rPr>
      <w:rFonts w:ascii="Tahoma" w:hAnsi="Tahoma" w:cs="Tahoma"/>
      <w:sz w:val="18"/>
      <w:szCs w:val="18"/>
    </w:rPr>
  </w:style>
  <w:style w:type="paragraph" w:customStyle="1" w:styleId="26">
    <w:name w:val="כותרת עליונה2"/>
    <w:basedOn w:val="Normal"/>
    <w:uiPriority w:val="99"/>
    <w:rsid w:val="00B94475"/>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27">
    <w:name w:val="מספר עמוד2"/>
    <w:uiPriority w:val="99"/>
    <w:rsid w:val="00B94475"/>
  </w:style>
  <w:style w:type="character" w:customStyle="1" w:styleId="HeaderChar1">
    <w:name w:val="Header Char1"/>
    <w:basedOn w:val="DefaultParagraphFont"/>
    <w:uiPriority w:val="99"/>
    <w:semiHidden/>
    <w:rsid w:val="00B94475"/>
    <w:rPr>
      <w:rFonts w:cs="Times New Roman"/>
      <w:sz w:val="20"/>
      <w:szCs w:val="20"/>
    </w:rPr>
  </w:style>
  <w:style w:type="character" w:customStyle="1" w:styleId="28">
    <w:name w:val="כותרת עליונה תו2"/>
    <w:basedOn w:val="DefaultParagraphFont"/>
    <w:uiPriority w:val="99"/>
    <w:semiHidden/>
    <w:rsid w:val="00B94475"/>
    <w:rPr>
      <w:rFonts w:cs="Times New Roman"/>
    </w:rPr>
  </w:style>
  <w:style w:type="paragraph" w:customStyle="1" w:styleId="29">
    <w:name w:val="פיסקת רשימה2"/>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211">
    <w:name w:val="כותרת 2 תו1"/>
    <w:aliases w:val="כותרת 2 תו2 תו,כותרת 2 תו1 תו2 תו תו תו,כותרת 2 תו תו תו2 תו תו תו,כותרת 2 תו2 תו תו תו תו תו,כותרת 2 תו1 תו תו תו תו תו תו,כותרת 2 תו תו תו תו תו תו תו תו,כותרת 2 תו2 תו1 תו תו תו,s תו"/>
    <w:uiPriority w:val="99"/>
    <w:semiHidden/>
    <w:locked/>
    <w:rsid w:val="00B94475"/>
    <w:rPr>
      <w:rFonts w:ascii="Cambria" w:hAnsi="Cambria"/>
      <w:b/>
      <w:i/>
      <w:sz w:val="28"/>
      <w:lang w:val="en-US" w:eastAsia="en-US"/>
    </w:rPr>
  </w:style>
  <w:style w:type="paragraph" w:customStyle="1" w:styleId="30">
    <w:name w:val="פיסקת רשימה3"/>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paragraph" w:customStyle="1" w:styleId="2a">
    <w:name w:val="2"/>
    <w:uiPriority w:val="99"/>
    <w:rsid w:val="00B94475"/>
    <w:pPr>
      <w:bidi/>
      <w:spacing w:after="0" w:line="360" w:lineRule="auto"/>
      <w:jc w:val="both"/>
    </w:pPr>
    <w:rPr>
      <w:rFonts w:ascii="Times New Roman" w:eastAsia="Times New Roman" w:hAnsi="Times New Roman" w:cs="Times New Roman"/>
      <w:sz w:val="20"/>
      <w:szCs w:val="20"/>
    </w:rPr>
  </w:style>
  <w:style w:type="character" w:customStyle="1" w:styleId="a5">
    <w:name w:val="תואר תו"/>
    <w:uiPriority w:val="99"/>
    <w:locked/>
    <w:rsid w:val="00B94475"/>
    <w:rPr>
      <w:b/>
      <w:sz w:val="25"/>
      <w:u w:val="single"/>
    </w:rPr>
  </w:style>
  <w:style w:type="character" w:customStyle="1" w:styleId="CharChar191">
    <w:name w:val="Char Char191"/>
    <w:uiPriority w:val="99"/>
    <w:locked/>
    <w:rsid w:val="00B94475"/>
    <w:rPr>
      <w:b/>
      <w:sz w:val="24"/>
      <w:u w:val="single"/>
      <w:lang w:val="en-US" w:eastAsia="en-US"/>
    </w:rPr>
  </w:style>
  <w:style w:type="character" w:customStyle="1" w:styleId="34">
    <w:name w:val="כותרת 3 תו4"/>
    <w:aliases w:val="Heading 3 Char1 תו1,Heading 3 Char Char תו1,כותרת 3 תו תו Char Char תו1,Heading 3 תו1,כותרת 3 תו3 תו1,כותרת 3 תו2 תו תו1,כותרת 3 תו תו תו תו1,כותרת 3 תו1 תו תו תו1,כותרת 3 תו תו1 תו1,כותרת 3 תו1 תו1 תו1,כותרת 3 תו2 תו2,כותרת 3 תו תו תו2"/>
    <w:basedOn w:val="DefaultParagraphFont"/>
    <w:uiPriority w:val="99"/>
    <w:semiHidden/>
    <w:rsid w:val="00B94475"/>
    <w:rPr>
      <w:rFonts w:ascii="Cambria" w:hAnsi="Cambria" w:cs="Times New Roman"/>
      <w:color w:val="243F60"/>
      <w:sz w:val="24"/>
      <w:szCs w:val="24"/>
    </w:rPr>
  </w:style>
  <w:style w:type="character" w:customStyle="1" w:styleId="61">
    <w:name w:val="כותרת 6 תו1"/>
    <w:aliases w:val="Heading 6 תו"/>
    <w:basedOn w:val="DefaultParagraphFont"/>
    <w:uiPriority w:val="99"/>
    <w:semiHidden/>
    <w:rsid w:val="00B94475"/>
    <w:rPr>
      <w:rFonts w:ascii="Cambria" w:hAnsi="Cambria" w:cs="Times New Roman"/>
      <w:color w:val="243F60"/>
      <w:sz w:val="26"/>
      <w:szCs w:val="26"/>
    </w:rPr>
  </w:style>
  <w:style w:type="character" w:customStyle="1" w:styleId="71">
    <w:name w:val="כותרת 7 תו1"/>
    <w:aliases w:val="Heading 7 תו"/>
    <w:basedOn w:val="DefaultParagraphFont"/>
    <w:uiPriority w:val="99"/>
    <w:semiHidden/>
    <w:rsid w:val="00B94475"/>
    <w:rPr>
      <w:rFonts w:ascii="Cambria" w:hAnsi="Cambria" w:cs="Times New Roman"/>
      <w:i/>
      <w:iCs/>
      <w:color w:val="243F60"/>
      <w:sz w:val="26"/>
      <w:szCs w:val="26"/>
    </w:rPr>
  </w:style>
  <w:style w:type="paragraph" w:customStyle="1" w:styleId="33">
    <w:name w:val="כותרת עליונה3"/>
    <w:basedOn w:val="Normal"/>
    <w:uiPriority w:val="99"/>
    <w:rsid w:val="00B94475"/>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paragraph" w:customStyle="1" w:styleId="4">
    <w:name w:val="פיסקת רשימה4"/>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35">
    <w:name w:val="מספר עמוד3"/>
    <w:basedOn w:val="DefaultParagraphFont"/>
    <w:uiPriority w:val="99"/>
    <w:rsid w:val="00B94475"/>
    <w:rPr>
      <w:rFonts w:ascii="Times New Roman" w:hAnsi="Times New Roman" w:cs="Times New Roman"/>
    </w:rPr>
  </w:style>
  <w:style w:type="paragraph" w:customStyle="1" w:styleId="a">
    <w:name w:val="תוכן ממוספר"/>
    <w:basedOn w:val="Normal"/>
    <w:rsid w:val="00B94475"/>
    <w:pPr>
      <w:numPr>
        <w:numId w:val="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paragraph" w:customStyle="1" w:styleId="msolistparagraph0">
    <w:name w:val="msolistparagraph"/>
    <w:basedOn w:val="Normal"/>
    <w:rsid w:val="00B94475"/>
    <w:pPr>
      <w:spacing w:before="0" w:beforeAutospacing="0" w:after="0" w:afterAutospacing="0" w:line="240" w:lineRule="auto"/>
      <w:ind w:left="720"/>
      <w:contextualSpacing/>
    </w:pPr>
    <w:rPr>
      <w:rFonts w:ascii="Calibri" w:eastAsia="Calibri" w:hAnsi="Calibri" w:cs="Times New Roman"/>
    </w:rPr>
  </w:style>
  <w:style w:type="numbering" w:customStyle="1" w:styleId="36">
    <w:name w:val="ללא רשימה3"/>
    <w:next w:val="NoList"/>
    <w:uiPriority w:val="99"/>
    <w:semiHidden/>
    <w:unhideWhenUsed/>
    <w:rsid w:val="00DC3BF7"/>
  </w:style>
  <w:style w:type="table" w:customStyle="1" w:styleId="37">
    <w:name w:val="רשת טבלה3"/>
    <w:basedOn w:val="TableNormal"/>
    <w:next w:val="TableGrid"/>
    <w:uiPriority w:val="99"/>
    <w:rsid w:val="00DC3B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A11D74"/>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A11D74"/>
    <w:rPr>
      <w:rFonts w:ascii="David" w:hAnsi="David" w:cs="David"/>
      <w:color w:val="0070C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269605">
      <w:bodyDiv w:val="1"/>
      <w:marLeft w:val="0"/>
      <w:marRight w:val="0"/>
      <w:marTop w:val="0"/>
      <w:marBottom w:val="0"/>
      <w:divBdr>
        <w:top w:val="none" w:sz="0" w:space="0" w:color="auto"/>
        <w:left w:val="none" w:sz="0" w:space="0" w:color="auto"/>
        <w:bottom w:val="none" w:sz="0" w:space="0" w:color="auto"/>
        <w:right w:val="none" w:sz="0" w:space="0" w:color="auto"/>
      </w:divBdr>
    </w:div>
    <w:div w:id="118502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23" Type="http://schemas.openxmlformats.org/officeDocument/2006/relationships/theme" Target="theme/theme1.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413AD2E0EB41A8939183702347C38F"/>
        <w:category>
          <w:name w:val="כללי"/>
          <w:gallery w:val="placeholder"/>
        </w:category>
        <w:types>
          <w:type w:val="bbPlcHdr"/>
        </w:types>
        <w:behaviors>
          <w:behavior w:val="content"/>
        </w:behaviors>
        <w:guid w:val="{1592B183-E08F-4479-8943-0F7EAD8E6B6B}"/>
      </w:docPartPr>
      <w:docPartBody>
        <w:p w:rsidR="00BD5F50" w:rsidRDefault="00BD5F50" w:rsidP="00BD5F50">
          <w:pPr>
            <w:pStyle w:val="0E413AD2E0EB41A8939183702347C38F"/>
          </w:pPr>
          <w:r w:rsidRPr="00B747E7">
            <w:rPr>
              <w:rStyle w:val="PlaceholderText"/>
              <w:rtl/>
            </w:rPr>
            <w:t>[שם הפרויקט]</w:t>
          </w:r>
        </w:p>
      </w:docPartBody>
    </w:docPart>
    <w:docPart>
      <w:docPartPr>
        <w:name w:val="7D450A68533D420D9410D8094E863509"/>
        <w:category>
          <w:name w:val="כללי"/>
          <w:gallery w:val="placeholder"/>
        </w:category>
        <w:types>
          <w:type w:val="bbPlcHdr"/>
        </w:types>
        <w:behaviors>
          <w:behavior w:val="content"/>
        </w:behaviors>
        <w:guid w:val="{AE700E3E-C17C-4909-A224-4A68F7076A30}"/>
      </w:docPartPr>
      <w:docPartBody>
        <w:p w:rsidR="00BD5F50" w:rsidRDefault="00BD5F50" w:rsidP="00BD5F50">
          <w:pPr>
            <w:pStyle w:val="7D450A68533D420D9410D8094E863509"/>
          </w:pPr>
          <w:r w:rsidRPr="00B747E7">
            <w:rPr>
              <w:rStyle w:val="PlaceholderText"/>
              <w:rtl/>
            </w:rPr>
            <w:t>[שם אתר]</w:t>
          </w:r>
        </w:p>
      </w:docPartBody>
    </w:docPart>
    <w:docPart>
      <w:docPartPr>
        <w:name w:val="A4D7F54FEA5E4EB496B24BACE4123FC2"/>
        <w:category>
          <w:name w:val="כללי"/>
          <w:gallery w:val="placeholder"/>
        </w:category>
        <w:types>
          <w:type w:val="bbPlcHdr"/>
        </w:types>
        <w:behaviors>
          <w:behavior w:val="content"/>
        </w:behaviors>
        <w:guid w:val="{1CF298AC-4CD8-4E43-913B-8DC4E7E275FA}"/>
      </w:docPartPr>
      <w:docPartBody>
        <w:p w:rsidR="00BD5F50" w:rsidRDefault="00BD5F50" w:rsidP="00BD5F50">
          <w:pPr>
            <w:pStyle w:val="A4D7F54FEA5E4EB496B24BACE4123FC2"/>
          </w:pPr>
          <w:r w:rsidRPr="00B747E7">
            <w:rPr>
              <w:rStyle w:val="PlaceholderText"/>
              <w:rtl/>
            </w:rPr>
            <w:t>[שדה נוסף 2]</w:t>
          </w:r>
        </w:p>
      </w:docPartBody>
    </w:docPart>
    <w:docPart>
      <w:docPartPr>
        <w:name w:val="40F888E938F14B169DA2B7E2114D4366"/>
        <w:category>
          <w:name w:val="כללי"/>
          <w:gallery w:val="placeholder"/>
        </w:category>
        <w:types>
          <w:type w:val="bbPlcHdr"/>
        </w:types>
        <w:behaviors>
          <w:behavior w:val="content"/>
        </w:behaviors>
        <w:guid w:val="{369DE640-DAF3-45A2-AA93-A2F24C112BF0}"/>
      </w:docPartPr>
      <w:docPartBody>
        <w:p w:rsidR="00BD5F50" w:rsidRDefault="00BD5F50" w:rsidP="00BD5F50">
          <w:pPr>
            <w:pStyle w:val="40F888E938F14B169DA2B7E2114D4366"/>
          </w:pPr>
          <w:r w:rsidRPr="00B747E7">
            <w:rPr>
              <w:rStyle w:val="PlaceholderText"/>
              <w:rtl/>
            </w:rPr>
            <w:t>[שדה נוסף 1]</w:t>
          </w:r>
        </w:p>
      </w:docPartBody>
    </w:docPart>
    <w:docPart>
      <w:docPartPr>
        <w:name w:val="133DEC846F7341FFB40493D73EC2690B"/>
        <w:category>
          <w:name w:val="כללי"/>
          <w:gallery w:val="placeholder"/>
        </w:category>
        <w:types>
          <w:type w:val="bbPlcHdr"/>
        </w:types>
        <w:behaviors>
          <w:behavior w:val="content"/>
        </w:behaviors>
        <w:guid w:val="{081F946D-1BC0-43F4-ACAD-D0481DAFF85D}"/>
      </w:docPartPr>
      <w:docPartBody>
        <w:p w:rsidR="00BD5F50" w:rsidRDefault="00BD5F50" w:rsidP="00BD5F50">
          <w:pPr>
            <w:pStyle w:val="133DEC846F7341FFB40493D73EC2690B"/>
          </w:pPr>
          <w:r w:rsidRPr="00270301">
            <w:rPr>
              <w:rStyle w:val="PlaceholderText"/>
              <w:rtl/>
            </w:rPr>
            <w:t>[תאריך חתימת חוזה]</w:t>
          </w:r>
        </w:p>
      </w:docPartBody>
    </w:docPart>
    <w:docPart>
      <w:docPartPr>
        <w:name w:val="40ECF8D398104DBABD94939DB6E407AC"/>
        <w:category>
          <w:name w:val="כללי"/>
          <w:gallery w:val="placeholder"/>
        </w:category>
        <w:types>
          <w:type w:val="bbPlcHdr"/>
        </w:types>
        <w:behaviors>
          <w:behavior w:val="content"/>
        </w:behaviors>
        <w:guid w:val="{12F33D73-A953-4D96-A49A-CC4B79A7941E}"/>
      </w:docPartPr>
      <w:docPartBody>
        <w:p w:rsidR="00BD5F50" w:rsidRDefault="00BD5F50" w:rsidP="00BD5F50">
          <w:pPr>
            <w:pStyle w:val="40ECF8D398104DBABD94939DB6E407AC"/>
          </w:pPr>
          <w:r w:rsidRPr="00270301">
            <w:rPr>
              <w:rStyle w:val="PlaceholderText"/>
              <w:rtl/>
            </w:rPr>
            <w:t>[צד א 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0"/>
    <w:rsid w:val="00BD5F50"/>
    <w:rsid w:val="00EE26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F50"/>
    <w:rPr>
      <w:color w:val="808080"/>
    </w:rPr>
  </w:style>
  <w:style w:type="paragraph" w:customStyle="1" w:styleId="0E413AD2E0EB41A8939183702347C38F">
    <w:name w:val="0E413AD2E0EB41A8939183702347C38F"/>
    <w:rsid w:val="00BD5F50"/>
    <w:pPr>
      <w:bidi/>
    </w:pPr>
  </w:style>
  <w:style w:type="paragraph" w:customStyle="1" w:styleId="7D450A68533D420D9410D8094E863509">
    <w:name w:val="7D450A68533D420D9410D8094E863509"/>
    <w:rsid w:val="00BD5F50"/>
    <w:pPr>
      <w:bidi/>
    </w:pPr>
  </w:style>
  <w:style w:type="paragraph" w:customStyle="1" w:styleId="A4D7F54FEA5E4EB496B24BACE4123FC2">
    <w:name w:val="A4D7F54FEA5E4EB496B24BACE4123FC2"/>
    <w:rsid w:val="00BD5F50"/>
    <w:pPr>
      <w:bidi/>
    </w:pPr>
  </w:style>
  <w:style w:type="paragraph" w:customStyle="1" w:styleId="40F888E938F14B169DA2B7E2114D4366">
    <w:name w:val="40F888E938F14B169DA2B7E2114D4366"/>
    <w:rsid w:val="00BD5F50"/>
    <w:pPr>
      <w:bidi/>
    </w:pPr>
  </w:style>
  <w:style w:type="paragraph" w:customStyle="1" w:styleId="133DEC846F7341FFB40493D73EC2690B">
    <w:name w:val="133DEC846F7341FFB40493D73EC2690B"/>
    <w:rsid w:val="00BD5F50"/>
    <w:pPr>
      <w:bidi/>
    </w:pPr>
  </w:style>
  <w:style w:type="paragraph" w:customStyle="1" w:styleId="40ECF8D398104DBABD94939DB6E407AC">
    <w:name w:val="40ECF8D398104DBABD94939DB6E407AC"/>
    <w:rsid w:val="00BD5F5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F4EDA-E7A8-426C-9C5F-E345AF3DE930}">
  <ds:schemaRefs>
    <ds:schemaRef ds:uri="http://schemas.microsoft.com/office/2006/metadata/customXsn"/>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034187F-2AD6-4FB0-B771-86A0B2F5C196}"/>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AB485682-A7B5-42AB-B01F-B7CCF1AAD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126</Pages>
  <Words>38364</Words>
  <Characters>191820</Characters>
  <Application>Microsoft Office Word</Application>
  <DocSecurity>0</DocSecurity>
  <Lines>1598</Lines>
  <Paragraphs>459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229725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32</cp:revision>
  <dcterms:created xsi:type="dcterms:W3CDTF">2019-11-04T09:17:00Z</dcterms:created>
  <dcterms:modified xsi:type="dcterms:W3CDTF">2024-09-10T12:12:00Z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e558fb96-7dcd-42d0-9ddb-20c615f51e50</vt:lpwstr>
  </property>
</Properties>
</file>