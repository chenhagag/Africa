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FEF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77F02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45C5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971F1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18D8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4EE4BE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4E2C60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19727416" wp14:editId="56DC403D">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AD467C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19DA6E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846C2"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F305C"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EEF86"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19C7A0B4"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6CD5A3"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4C8330"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51B262"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hint="cs"/>
          <w:bCs/>
          <w:color w:val="00B0F0"/>
          <w:sz w:val="32"/>
          <w:szCs w:val="32"/>
          <w:u w:val="single"/>
          <w:rtl/>
          <w:lang w:eastAsia="he-IL"/>
        </w:rPr>
        <w:alias w:val="שם הפרויקט"/>
        <w:tag w:val="cntProjectName"/>
        <w:id w:val="-656138962"/>
        <w:placeholder>
          <w:docPart w:val="DefaultPlaceholder_-1854013440"/>
        </w:placeholder>
      </w:sdtPr>
      <w:sdtContent>
        <w:p w14:paraId="1F3553A9" w14:textId="1B4CCD76" w:rsidR="0045396B" w:rsidRPr="009A05A4" w:rsidRDefault="00A538E1"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סביוני ראשון לציון</w:t>
          </w:r>
        </w:p>
      </w:sdtContent>
    </w:sdt>
    <w:p w14:paraId="5BD75030"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hint="cs"/>
          <w:bCs/>
          <w:color w:val="00B0F0"/>
          <w:sz w:val="32"/>
          <w:szCs w:val="32"/>
          <w:u w:val="single"/>
          <w:rtl/>
          <w:lang w:eastAsia="he-IL"/>
        </w:rPr>
        <w:alias w:val="אתר"/>
        <w:tag w:val="cntSite"/>
        <w:id w:val="-620457457"/>
        <w:placeholder>
          <w:docPart w:val="DefaultPlaceholder_-1854013440"/>
        </w:placeholder>
      </w:sdtPr>
      <w:sdtContent>
        <w:p w14:paraId="6E2C1A73" w14:textId="79131E69" w:rsidR="00CF37E4" w:rsidRPr="009A05A4" w:rsidRDefault="005420F1"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נרקיסים</w:t>
          </w:r>
        </w:p>
      </w:sdtContent>
    </w:sdt>
    <w:p w14:paraId="2CFFA5E4"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68BD5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99A9A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D4D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2C9F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EAF7D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3327F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91B4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C4B20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EF2B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E127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B8F45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83A78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BF60D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27CF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B18C7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667E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1F8CF"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0C82F4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E1B118" w14:textId="6892F316"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hint="cs"/>
            <w:sz w:val="20"/>
            <w:szCs w:val="24"/>
            <w:rtl/>
            <w:lang w:eastAsia="he-IL"/>
          </w:rPr>
          <w:alias w:val="תאריך חתימה החוזה"/>
          <w:tag w:val="cntSignDate"/>
          <w:id w:val="-787972606"/>
          <w:placeholder>
            <w:docPart w:val="DefaultPlaceholder_-1854013440"/>
          </w:placeholder>
        </w:sdtPr>
        <w:sdtEndPr>
          <w:rPr>
            <w:color w:val="800080"/>
            <w:sz w:val="24"/>
            <w:lang w:eastAsia="en-US"/>
          </w:rPr>
        </w:sdtEndPr>
        <w:sdtContent>
          <w:r w:rsidR="002E3856">
            <w:rPr>
              <w:rFonts w:ascii="Times New Roman" w:eastAsia="Times New Roman" w:hAnsi="Times New Roman" w:cs="David" w:hint="cs"/>
              <w:color w:val="800080"/>
              <w:sz w:val="24"/>
              <w:szCs w:val="24"/>
              <w:rtl/>
            </w:rPr>
            <w:t>‏09/12/2020</w:t>
          </w:r>
        </w:sdtContent>
      </w:sdt>
    </w:p>
    <w:p w14:paraId="6B5397C5"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00F2474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9A5E34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0D3599"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41CDF7DD" w14:textId="1019572B" w:rsidR="00CF37E4" w:rsidRDefault="009A05A4" w:rsidP="00EE027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צד א' בחוזה"/>
          <w:tag w:val="cntTzadA"/>
          <w:id w:val="1851988408"/>
          <w:placeholder>
            <w:docPart w:val="DefaultPlaceholder_-1854013440"/>
          </w:placeholder>
        </w:sdtPr>
        <w:sdtContent>
          <w:r w:rsidR="002E3856">
            <w:rPr>
              <w:rFonts w:ascii="Times New Roman" w:eastAsia="Times New Roman" w:hAnsi="Times New Roman" w:cs="David" w:hint="cs"/>
              <w:sz w:val="20"/>
              <w:szCs w:val="24"/>
              <w:rtl/>
              <w:lang w:eastAsia="he-IL"/>
            </w:rPr>
            <w:br/>
            <w:t>א.מ.ד.ס מחיר למשתכן</w:t>
          </w:r>
          <w:r w:rsidR="002E3856">
            <w:rPr>
              <w:rFonts w:ascii="Times New Roman" w:eastAsia="Times New Roman" w:hAnsi="Times New Roman" w:cs="David" w:hint="cs"/>
              <w:sz w:val="20"/>
              <w:szCs w:val="24"/>
              <w:rtl/>
              <w:lang w:eastAsia="he-IL"/>
            </w:rPr>
            <w:br/>
            <w:t>יהונתן נתניהו 1ג', אור יהודה</w:t>
          </w:r>
          <w:r w:rsidR="002E3856">
            <w:rPr>
              <w:rFonts w:ascii="Times New Roman" w:eastAsia="Times New Roman" w:hAnsi="Times New Roman" w:cs="David" w:hint="cs"/>
              <w:sz w:val="20"/>
              <w:szCs w:val="24"/>
              <w:rtl/>
              <w:lang w:eastAsia="he-IL"/>
            </w:rPr>
            <w:br/>
            <w:t>ש.ר 540274883</w:t>
          </w:r>
        </w:sdtContent>
      </w:sdt>
      <w:r w:rsidR="002E3856">
        <w:rPr>
          <w:rFonts w:ascii="Times New Roman" w:eastAsia="Times New Roman" w:hAnsi="Times New Roman" w:cs="David" w:hint="cs"/>
          <w:sz w:val="20"/>
          <w:szCs w:val="24"/>
          <w:rtl/>
          <w:lang w:eastAsia="he-IL"/>
        </w:rPr>
        <w:br/>
      </w:r>
      <w:r>
        <w:rPr>
          <w:rFonts w:ascii="Times New Roman" w:eastAsia="Times New Roman" w:hAnsi="Times New Roman" w:cs="David" w:hint="cs"/>
          <w:sz w:val="20"/>
          <w:szCs w:val="24"/>
          <w:rtl/>
          <w:lang w:eastAsia="he-IL"/>
        </w:rPr>
        <w:t xml:space="preserve">   </w:t>
      </w:r>
    </w:p>
    <w:p w14:paraId="15AAA57D"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4E9B7BD5"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3DEA88E6"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992B65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3C694EA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hint="cs"/>
          <w:color w:val="800080"/>
          <w:sz w:val="24"/>
          <w:szCs w:val="24"/>
          <w:rtl/>
        </w:rPr>
        <w:alias w:val="צדדים נוספים"/>
        <w:tag w:val="cntTzadB"/>
        <w:id w:val="1313686038"/>
        <w:placeholder>
          <w:docPart w:val="DefaultPlaceholder_-1854013440"/>
        </w:placeholder>
      </w:sdtPr>
      <w:sdtEndPr>
        <w:rPr>
          <w:rFonts w:hint="default"/>
          <w:color w:val="auto"/>
          <w:sz w:val="20"/>
          <w:lang w:eastAsia="he-IL"/>
        </w:rPr>
      </w:sdtEndPr>
      <w:sdtContent>
        <w:p w14:paraId="2EFBB8A9" w14:textId="64157B46" w:rsidR="0045396B" w:rsidRPr="0045396B" w:rsidRDefault="00EE027A"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מיכל גינזבורג</w:t>
          </w:r>
          <w:r>
            <w:rPr>
              <w:rFonts w:ascii="Times New Roman" w:eastAsia="Times New Roman" w:hAnsi="Times New Roman" w:cs="David" w:hint="cs"/>
              <w:color w:val="800080"/>
              <w:sz w:val="24"/>
              <w:szCs w:val="24"/>
              <w:rtl/>
            </w:rPr>
            <w:br/>
            <w:t>רשי 8 רמת השרון</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022646095</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br/>
          </w:r>
        </w:p>
      </w:sdtContent>
    </w:sdt>
    <w:p w14:paraId="09E7EA43"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2112CF0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699D0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EF6CC7"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42CDBD9"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67FAC73B"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1ABA1381"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6F8AF30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09987F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D00F7E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331A1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087D58B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4BC08B2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A7B6A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1804A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786E6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42FAA5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A7F99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3E200D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A064D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lastRenderedPageBreak/>
        <w:t>"</w:t>
      </w:r>
      <w:r w:rsidRPr="0045396B">
        <w:rPr>
          <w:rFonts w:ascii="Times New Roman" w:eastAsia="Times New Roman" w:hAnsi="Times New Roman" w:cs="David"/>
          <w:b/>
          <w:bCs/>
          <w:sz w:val="20"/>
          <w:szCs w:val="24"/>
          <w:rtl/>
          <w:lang w:eastAsia="he-IL"/>
        </w:rPr>
        <w:t>שירותי</w:t>
      </w:r>
    </w:p>
    <w:p w14:paraId="1A4A494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2EE9FE4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1CD1A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6C3A6A"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709AD0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3ED78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2AE0346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47611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B65352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4B50C2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0A139F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1438CEB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ECEC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6A2F2D5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2EEA366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3697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B58B0BB"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2480E4C1"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FD48C6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81AAEB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52ADB35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CC5088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5DE54F0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4114AE1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51682C5B"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247A842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B2C0DD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341B530F"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74E4683"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0F3BDD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11C5FD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3AA4DDF"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677A64B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5D7782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4CE57C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1AD42DE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58F0C49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7B2A30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0B2448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9FE99B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075AD5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2BB4E7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6BDA2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540B9F8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5CF41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A16C9E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774CB76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5525AAE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21199BA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E756A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w:t>
      </w:r>
      <w:r w:rsidRPr="0045396B">
        <w:rPr>
          <w:rFonts w:ascii="Times New Roman" w:eastAsia="Times New Roman" w:hAnsi="Times New Roman" w:cs="David"/>
          <w:sz w:val="20"/>
          <w:szCs w:val="24"/>
          <w:rtl/>
          <w:lang w:eastAsia="he-IL"/>
        </w:rPr>
        <w:lastRenderedPageBreak/>
        <w:t>חשבונו ואחריותו של המתכנן, במספר, לתקופה ובמקומות אותם יציין המנהל בהוראותיו.</w:t>
      </w:r>
    </w:p>
    <w:p w14:paraId="29715A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7CB8E0A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B8E475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C54DB0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5E64963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53E42FD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740D611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4051A7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17A559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3D6DAB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35FA1F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76D4D7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5E5CE6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D1300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4D12FD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6C9AFF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1453B0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27F589E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11B7418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E5981C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0AD48F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79D838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0CB22D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C045B4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2E2FD14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B7D242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AE0DA5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6F240980"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48D568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D3E648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DA3217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26481306"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0E8E9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678126A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0B4887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08E3449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11CB6A7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3C10D2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6021B56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83836E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6F9E647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A81772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43C432E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8E0F8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49AFA50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25B34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w:t>
      </w:r>
      <w:r w:rsidRPr="0045396B">
        <w:rPr>
          <w:rFonts w:ascii="Times New Roman" w:eastAsia="Times New Roman" w:hAnsi="Times New Roman" w:cs="David"/>
          <w:sz w:val="20"/>
          <w:szCs w:val="24"/>
          <w:rtl/>
          <w:lang w:eastAsia="he-IL"/>
        </w:rPr>
        <w:lastRenderedPageBreak/>
        <w:t xml:space="preserve">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300BDA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51D3A4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F542DA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B67C17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76761113"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A7A09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26BC06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164DB29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3DC8642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BB61EB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4C4BBA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13DCC7B4" w14:textId="3D1DB43E" w:rsidR="0045396B" w:rsidRPr="00CC1DD8" w:rsidRDefault="00CC1DD8" w:rsidP="00F50BB6">
      <w:pPr>
        <w:widowControl w:val="0"/>
        <w:numPr>
          <w:ilvl w:val="1"/>
          <w:numId w:val="1"/>
        </w:numPr>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C1DD8">
        <w:rPr>
          <w:rFonts w:ascii="Times New Roman" w:eastAsia="Times New Roman" w:hAnsi="Times New Roman" w:cs="David" w:hint="cs"/>
          <w:sz w:val="20"/>
          <w:szCs w:val="24"/>
          <w:rtl/>
          <w:lang w:eastAsia="he-IL"/>
        </w:rPr>
        <w:t xml:space="preserve">מבוטל </w:t>
      </w:r>
      <w:r w:rsidR="0045396B" w:rsidRPr="00CC1DD8">
        <w:rPr>
          <w:rFonts w:ascii="Times New Roman" w:eastAsia="Times New Roman" w:hAnsi="Times New Roman" w:cs="David"/>
          <w:sz w:val="20"/>
          <w:szCs w:val="24"/>
          <w:rtl/>
          <w:lang w:eastAsia="he-IL"/>
        </w:rPr>
        <w:t xml:space="preserve">מחיר השינויים ותנאי התשלום בגין תכנון השינויים </w:t>
      </w:r>
      <w:r w:rsidR="0045396B" w:rsidRPr="00CC1DD8">
        <w:rPr>
          <w:rFonts w:ascii="Times New Roman" w:eastAsia="Times New Roman" w:hAnsi="Times New Roman" w:cs="David" w:hint="cs"/>
          <w:sz w:val="20"/>
          <w:szCs w:val="24"/>
          <w:rtl/>
          <w:lang w:eastAsia="he-IL"/>
        </w:rPr>
        <w:t xml:space="preserve">כאמור, </w:t>
      </w:r>
      <w:r w:rsidR="0045396B" w:rsidRPr="00EE027A">
        <w:rPr>
          <w:rFonts w:ascii="Times New Roman" w:eastAsia="Times New Roman" w:hAnsi="Times New Roman" w:cs="David"/>
          <w:sz w:val="20"/>
          <w:szCs w:val="24"/>
          <w:rtl/>
          <w:lang w:eastAsia="he-IL"/>
        </w:rPr>
        <w:t>יסוכמו בין המתכנן לרוכשים. המתכנן יתקשר עם הרוכש</w:t>
      </w:r>
      <w:r w:rsidR="0045396B" w:rsidRPr="00EE027A">
        <w:rPr>
          <w:rFonts w:ascii="Times New Roman" w:eastAsia="Times New Roman" w:hAnsi="Times New Roman" w:cs="David" w:hint="cs"/>
          <w:sz w:val="20"/>
          <w:szCs w:val="24"/>
          <w:rtl/>
          <w:lang w:eastAsia="he-IL"/>
        </w:rPr>
        <w:t>ים</w:t>
      </w:r>
      <w:r w:rsidR="0045396B" w:rsidRPr="002E3856">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0045396B" w:rsidRPr="002E3856">
        <w:rPr>
          <w:rFonts w:ascii="Times New Roman" w:eastAsia="Times New Roman" w:hAnsi="Times New Roman" w:cs="David" w:hint="cs"/>
          <w:sz w:val="20"/>
          <w:szCs w:val="24"/>
          <w:rtl/>
          <w:lang w:eastAsia="he-IL"/>
        </w:rPr>
        <w:t>ה</w:t>
      </w:r>
      <w:r w:rsidR="0045396B" w:rsidRPr="00CC1DD8">
        <w:rPr>
          <w:rFonts w:ascii="Times New Roman" w:eastAsia="Times New Roman" w:hAnsi="Times New Roman" w:cs="David"/>
          <w:sz w:val="20"/>
          <w:szCs w:val="24"/>
          <w:rtl/>
          <w:lang w:eastAsia="he-IL"/>
        </w:rPr>
        <w:t>רוכש</w:t>
      </w:r>
      <w:r w:rsidR="0045396B" w:rsidRPr="00CC1DD8">
        <w:rPr>
          <w:rFonts w:ascii="Times New Roman" w:eastAsia="Times New Roman" w:hAnsi="Times New Roman" w:cs="David" w:hint="eastAsia"/>
          <w:sz w:val="20"/>
          <w:szCs w:val="24"/>
          <w:rtl/>
          <w:lang w:eastAsia="he-IL"/>
        </w:rPr>
        <w:t>ים</w:t>
      </w:r>
      <w:r w:rsidR="0045396B" w:rsidRPr="00CC1DD8">
        <w:rPr>
          <w:rFonts w:ascii="Times New Roman" w:eastAsia="Times New Roman" w:hAnsi="Times New Roman" w:cs="David"/>
          <w:sz w:val="20"/>
          <w:szCs w:val="24"/>
          <w:rtl/>
          <w:lang w:eastAsia="he-IL"/>
        </w:rPr>
        <w:t xml:space="preserve"> בענ</w:t>
      </w:r>
      <w:r w:rsidR="0045396B" w:rsidRPr="00CC1DD8">
        <w:rPr>
          <w:rFonts w:ascii="Times New Roman" w:eastAsia="Times New Roman" w:hAnsi="Times New Roman" w:cs="David" w:hint="eastAsia"/>
          <w:sz w:val="20"/>
          <w:szCs w:val="24"/>
          <w:rtl/>
          <w:lang w:eastAsia="he-IL"/>
        </w:rPr>
        <w:t>י</w:t>
      </w:r>
      <w:r w:rsidR="0045396B" w:rsidRPr="00CC1DD8">
        <w:rPr>
          <w:rFonts w:ascii="Times New Roman" w:eastAsia="Times New Roman" w:hAnsi="Times New Roman" w:cs="David"/>
          <w:sz w:val="20"/>
          <w:szCs w:val="24"/>
          <w:rtl/>
          <w:lang w:eastAsia="he-IL"/>
        </w:rPr>
        <w:t>ין קביעת מחיר השינויים, תובא בפני המנהל והוא יהיה המוסמך להכריע בה.</w:t>
      </w:r>
    </w:p>
    <w:p w14:paraId="17E5F83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6C7130AC"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D6521A2"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C8141A"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5B7F188"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CB997D7"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702FE1A"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8DB13F8"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799F9E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158A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A742FA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65532D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D8B869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2CB83D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321285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lastRenderedPageBreak/>
        <w:t>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A15B68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4E0804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4A189D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4314FF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2D6DC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D605C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8A94126"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03500B5"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C68F88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213CF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1D13F2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215478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0A874A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98EFE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1DB465E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CB719F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076B6B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3F15453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2E0E14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D25BBE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5BA5747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570D4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493A2A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2ED4078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1731D9F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E832E8B"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w:t>
      </w:r>
      <w:r w:rsidRPr="0045396B">
        <w:rPr>
          <w:rFonts w:ascii="Times New Roman" w:eastAsia="Times New Roman" w:hAnsi="Times New Roman" w:cs="David"/>
          <w:sz w:val="20"/>
          <w:szCs w:val="24"/>
          <w:rtl/>
          <w:lang w:eastAsia="he-IL"/>
        </w:rPr>
        <w:lastRenderedPageBreak/>
        <w:t>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399D8095"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6A5AB82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3557C32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2E77DB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5CEFD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CD885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7F4C5DF"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2457B6D5"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540DD368"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3174284E"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503B04E9"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33850E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284D490"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w:t>
      </w:r>
      <w:r w:rsidRPr="0045396B">
        <w:rPr>
          <w:rFonts w:ascii="Times New Roman" w:eastAsia="Times New Roman" w:hAnsi="Times New Roman" w:cs="David"/>
          <w:sz w:val="20"/>
          <w:szCs w:val="24"/>
          <w:rtl/>
          <w:lang w:eastAsia="he-IL"/>
        </w:rPr>
        <w:lastRenderedPageBreak/>
        <w:t>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CDB4A9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63C96F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41B90A8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2D57F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3922C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9D38E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41F8885"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8C52F68"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2FB8817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544CC15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FA34A5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56684DA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7A784CF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42DBA9B"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95CB78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14F9B38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A69E537"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B8B4346"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8A0BB8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194727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9D088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018FED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49F5405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60B2395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304DF85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3A3C5375"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375A780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4BBC4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526ECE3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7FEA4B7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5A5E814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935C1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0E408E2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D9A90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DA7C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78DEF69A"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1CA777E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FB0438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081B144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1E645F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4A169122"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5ECAA9F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E7D9D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C9D47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8D0BCC1"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AE621D6"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9ACF3E5"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B157A47"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200A05A"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D147D2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112C10"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BD429F8"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55AE5DD"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310FCD" w14:textId="6C85D868"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ספק"/>
          <w:tag w:val="cntSupllierName"/>
          <w:id w:val="-879249611"/>
          <w:placeholder>
            <w:docPart w:val="DefaultPlaceholder_-1854013440"/>
          </w:placeholder>
        </w:sdtPr>
        <w:sdtEndPr>
          <w:rPr>
            <w:rFonts w:hint="cs"/>
            <w:color w:val="00B0F0"/>
            <w:u w:val="single"/>
          </w:rPr>
        </w:sdtEndPr>
        <w:sdtContent>
          <w:r w:rsidR="008851FA">
            <w:rPr>
              <w:rFonts w:ascii="Times New Roman" w:eastAsia="Times New Roman" w:hAnsi="Times New Roman" w:cs="David" w:hint="cs"/>
              <w:color w:val="00B0F0"/>
              <w:sz w:val="20"/>
              <w:szCs w:val="24"/>
              <w:u w:val="single"/>
              <w:rtl/>
              <w:lang w:eastAsia="he-IL"/>
            </w:rPr>
            <w:t>מיכל גינזבורג</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ntPartyAName"/>
          <w:id w:val="133147369"/>
          <w:placeholder>
            <w:docPart w:val="DefaultPlaceholder_-1854013440"/>
          </w:placeholder>
        </w:sdtPr>
        <w:sdtEndPr>
          <w:rPr>
            <w:rFonts w:hint="cs"/>
          </w:rPr>
        </w:sdtEndPr>
        <w:sdtContent>
          <w:r w:rsidR="002E3856">
            <w:rPr>
              <w:rFonts w:ascii="Times New Roman" w:eastAsia="Times New Roman" w:hAnsi="Times New Roman" w:cs="David" w:hint="cs"/>
              <w:sz w:val="20"/>
              <w:szCs w:val="24"/>
              <w:rtl/>
              <w:lang w:eastAsia="he-IL"/>
            </w:rPr>
            <w:t>א.מ.ד.ס מחיר למשתכן</w:t>
          </w:r>
        </w:sdtContent>
      </w:sdt>
    </w:p>
    <w:p w14:paraId="7437EE0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0B2A7F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E224C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946F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F149B2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0B3F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E55805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12999D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FFC032"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57D180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EBB8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D5ED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6C69C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29A9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91352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B1BA2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3FCDA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4C144D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7A459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CA4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113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9097DF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33282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1993B4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85344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33FEF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C9C5F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BB719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025D5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2B8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787B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ED7D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8A405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D26A1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63C1E0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B59416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E235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70FB40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7A331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066B7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6A9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BDDBFE"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9AD7F1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lastRenderedPageBreak/>
        <w:t>נספח כללי</w:t>
      </w:r>
    </w:p>
    <w:p w14:paraId="6FF214D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51724E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EF5176" w14:textId="1E6E0328" w:rsidR="00D53CB3" w:rsidRPr="00B27B4C" w:rsidRDefault="00D53CB3" w:rsidP="000302C2">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 חניונים ועבודות פיתוח ב</w:t>
      </w:r>
      <w:sdt>
        <w:sdtPr>
          <w:rPr>
            <w:rFonts w:ascii="Times New Roman" w:eastAsia="Times New Roman" w:hAnsi="Times New Roman" w:cs="David" w:hint="cs"/>
            <w:sz w:val="24"/>
            <w:szCs w:val="24"/>
            <w:rtl/>
            <w:lang w:eastAsia="he-IL"/>
          </w:rPr>
          <w:alias w:val="רשות מקומית"/>
          <w:tag w:val="cntMunicipality"/>
          <w:id w:val="-84532534"/>
          <w:placeholder>
            <w:docPart w:val="DefaultPlaceholder_-1854013440"/>
          </w:placeholder>
        </w:sdtPr>
        <w:sdtEndPr>
          <w:rPr>
            <w:color w:val="00B0F0"/>
          </w:rPr>
        </w:sdtEndPr>
        <w:sdtContent>
          <w:r w:rsidR="008851FA">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lang w:eastAsia="he-IL"/>
          </w:rPr>
          <w:alias w:val="אתר"/>
          <w:tag w:val="cntSite"/>
          <w:id w:val="-304009556"/>
          <w:placeholder>
            <w:docPart w:val="DefaultPlaceholder_-1854013440"/>
          </w:placeholder>
        </w:sdtPr>
        <w:sdtEndPr>
          <w:rPr>
            <w:lang w:eastAsia="en-US"/>
          </w:rPr>
        </w:sdtEndPr>
        <w:sdtContent>
          <w:r w:rsidR="005420F1">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2033450451"/>
          <w:placeholder>
            <w:docPart w:val="DefaultPlaceholder_-1854013440"/>
          </w:placeholder>
        </w:sdtPr>
        <w:sdtEndPr>
          <w:rPr>
            <w:lang w:eastAsia="en-US"/>
          </w:rPr>
        </w:sdtEndPr>
        <w:sdtContent>
          <w:r w:rsidR="00A538E1">
            <w:rPr>
              <w:rFonts w:ascii="Times New Roman" w:eastAsia="Times New Roman" w:hAnsi="Times New Roman" w:cs="David" w:hint="cs"/>
              <w:color w:val="00B0F0"/>
              <w:sz w:val="24"/>
              <w:szCs w:val="24"/>
              <w:rtl/>
            </w:rPr>
            <w:t>סביוני ראשון לציון</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F1507C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7B343" w14:textId="02989186"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lang w:eastAsia="he-IL"/>
          </w:rPr>
          <w:alias w:val="שדה נוסף 2"/>
          <w:tag w:val="cntCustomField2"/>
          <w:id w:val="1680237286"/>
          <w:placeholder>
            <w:docPart w:val="DefaultPlaceholder_-1854013440"/>
          </w:placeholder>
        </w:sdtPr>
        <w:sdtEndPr>
          <w:rPr>
            <w:color w:val="008000"/>
            <w:lang w:eastAsia="en-US"/>
          </w:rPr>
        </w:sdtEndPr>
        <w:sdtContent>
          <w:r w:rsidR="004D3060">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1398635712"/>
          <w:placeholder>
            <w:docPart w:val="DefaultPlaceholder_-1854013440"/>
          </w:placeholder>
        </w:sdtPr>
        <w:sdtContent>
          <w:r w:rsidR="004D3060">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6204C8A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C91F10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D77A65" w14:textId="0E7D65A4"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lang w:eastAsia="he-IL"/>
          </w:rPr>
          <w:alias w:val="רשות מקומית"/>
          <w:tag w:val="cntMunicipality"/>
          <w:id w:val="-144595848"/>
          <w:placeholder>
            <w:docPart w:val="DefaultPlaceholder_-1854013440"/>
          </w:placeholder>
        </w:sdtPr>
        <w:sdtEndPr>
          <w:rPr>
            <w:color w:val="008000"/>
            <w:lang w:eastAsia="en-US"/>
          </w:rPr>
        </w:sdtEndPr>
        <w:sdtContent>
          <w:r w:rsidR="008851FA">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267F560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7E13FC24"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FBCFAB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EB589B" w14:textId="3B72E576"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2085442898"/>
          <w:placeholder>
            <w:docPart w:val="DefaultPlaceholder_-1854013440"/>
          </w:placeholder>
        </w:sdtPr>
        <w:sdtContent>
          <w:r w:rsidR="004D3060">
            <w:rPr>
              <w:rFonts w:ascii="Times New Roman" w:eastAsia="Times New Roman" w:hAnsi="Times New Roman" w:cs="David" w:hint="cs"/>
              <w:sz w:val="24"/>
              <w:szCs w:val="24"/>
              <w:rtl/>
              <w:lang w:eastAsia="he-IL"/>
            </w:rPr>
            <w:t>קובי רפא</w:t>
          </w:r>
        </w:sdtContent>
      </w:sdt>
    </w:p>
    <w:p w14:paraId="32B3248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D8C1573"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21F932D"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05DFA3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055EEA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10CC8" w14:textId="22B656D9"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hint="cs"/>
            <w:sz w:val="24"/>
            <w:szCs w:val="24"/>
            <w:rtl/>
            <w:lang w:eastAsia="he-IL"/>
          </w:rPr>
          <w:alias w:val="שדה נוסף 4"/>
          <w:tag w:val="cntCustomField4"/>
          <w:id w:val="-1872988359"/>
          <w:placeholder>
            <w:docPart w:val="DefaultPlaceholder_-1854013440"/>
          </w:placeholder>
        </w:sdtPr>
        <w:sdtEndPr>
          <w:rPr>
            <w:color w:val="008000"/>
          </w:rPr>
        </w:sdtEndPr>
        <w:sdtContent>
          <w:r w:rsidR="004D3060">
            <w:rPr>
              <w:rFonts w:ascii="Times New Roman" w:eastAsia="Times New Roman" w:hAnsi="Times New Roman" w:cs="David" w:hint="cs"/>
              <w:color w:val="008000"/>
              <w:sz w:val="24"/>
              <w:szCs w:val="24"/>
              <w:rtl/>
              <w:lang w:eastAsia="he-IL"/>
            </w:rPr>
            <w:t>מיכל גינזבורג</w:t>
          </w:r>
        </w:sdtContent>
      </w:sdt>
    </w:p>
    <w:p w14:paraId="72440A27" w14:textId="456C89B5"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sz w:val="24"/>
            <w:szCs w:val="24"/>
            <w:rtl/>
            <w:lang w:eastAsia="he-IL"/>
          </w:rPr>
          <w:alias w:val="שדה נוסף 5"/>
          <w:tag w:val="cntCustomField5"/>
          <w:id w:val="1640146558"/>
          <w:placeholder>
            <w:docPart w:val="DefaultPlaceholder_-1854013440"/>
          </w:placeholder>
          <w:showingPlcHdr/>
        </w:sdtPr>
        <w:sdtContent>
          <w:r w:rsidR="00B247C7" w:rsidRPr="002B1BA1">
            <w:rPr>
              <w:rStyle w:val="PlaceholderText"/>
            </w:rPr>
            <w:t>Click or tap here to enter text.</w:t>
          </w:r>
        </w:sdtContent>
      </w:sdt>
    </w:p>
    <w:p w14:paraId="37466E8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0B34B2" w14:textId="2BD6F49A"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hint="cs"/>
            <w:sz w:val="24"/>
            <w:szCs w:val="24"/>
            <w:rtl/>
            <w:lang w:eastAsia="he-IL"/>
          </w:rPr>
          <w:alias w:val="שדה נוסף 6"/>
          <w:tag w:val="cntCustomField6"/>
          <w:id w:val="-521868170"/>
          <w:placeholder>
            <w:docPart w:val="DefaultPlaceholder_-1854013440"/>
          </w:placeholder>
        </w:sdtPr>
        <w:sdtEndPr>
          <w:rPr>
            <w:color w:val="008000"/>
          </w:rPr>
        </w:sdtEndPr>
        <w:sdtContent>
          <w:r w:rsidR="004D3060">
            <w:rPr>
              <w:rFonts w:ascii="Times New Roman" w:eastAsia="Times New Roman" w:hAnsi="Times New Roman" w:cs="David" w:hint="cs"/>
              <w:color w:val="008000"/>
              <w:sz w:val="24"/>
              <w:szCs w:val="24"/>
              <w:rtl/>
              <w:lang w:eastAsia="he-IL"/>
            </w:rPr>
            <w:t>מיכל גנזבורג</w:t>
          </w:r>
        </w:sdtContent>
      </w:sdt>
    </w:p>
    <w:p w14:paraId="5CF1499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A1C14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B81D32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8E8F1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E14D61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0666E73"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4A804D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CCFC9B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7A17C4"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8EEB36F"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20CC98FD" w14:textId="77777777" w:rsidTr="008851FA">
        <w:trPr>
          <w:trHeight w:val="80"/>
        </w:trPr>
        <w:tc>
          <w:tcPr>
            <w:tcW w:w="3366" w:type="dxa"/>
          </w:tcPr>
          <w:sdt>
            <w:sdtPr>
              <w:rPr>
                <w:rFonts w:ascii="Times New Roman" w:eastAsia="Times New Roman" w:hAnsi="Times New Roman" w:cs="David" w:hint="cs"/>
                <w:color w:val="008000"/>
                <w:sz w:val="24"/>
                <w:szCs w:val="24"/>
                <w:rtl/>
                <w:lang w:eastAsia="he-IL"/>
              </w:rPr>
              <w:alias w:val="אחוז השתתפות צד א'"/>
              <w:tag w:val="cmtTzadAPercent"/>
              <w:id w:val="-1365137123"/>
              <w:placeholder>
                <w:docPart w:val="DefaultPlaceholder_-1854013440"/>
              </w:placeholder>
            </w:sdtPr>
            <w:sdtContent>
              <w:p w14:paraId="2866A57B" w14:textId="3A5B3018" w:rsidR="00D53CB3" w:rsidRDefault="002E3856"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ניסיון</w:t>
                </w:r>
              </w:p>
            </w:sdtContent>
          </w:sdt>
          <w:p w14:paraId="04E738B4"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576FCC6" w14:textId="77777777" w:rsidR="00D53CB3" w:rsidRDefault="00D53CB3" w:rsidP="008851FA">
            <w:pPr>
              <w:widowControl w:val="0"/>
              <w:spacing w:before="0" w:beforeAutospacing="0" w:after="0" w:afterAutospacing="0" w:line="240" w:lineRule="auto"/>
              <w:ind w:left="720"/>
              <w:outlineLvl w:val="2"/>
            </w:pPr>
          </w:p>
          <w:p w14:paraId="30CC184A"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415EE09"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859BE17"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5DE44A1"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AFBD13F"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99721E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FD31E0"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D6F41BB"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39773A"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79FD32C"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5975166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EA2C7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61B8950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3A895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3DB26C0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6F13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36C13B9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E1759C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50DB47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48A7E2"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095D4FD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CC8A3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50DEAEF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EB8E9B"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2CCA855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6AE4F9"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4FDF1A6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3D046AE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872F49"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762DE2E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69A9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045C1F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2EE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56706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65F1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2DFB0B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05B95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5DA375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DBB87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2241D64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70C9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393B7ED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7D9A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7F8EBB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B3841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7EDF0C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DDE9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560FA6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723F32"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2DEF207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BDD4D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129A30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03E42D7"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2F9710E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516FCC0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8F3E4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F9834B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D2AF3A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13D0FBD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35B5D1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30E6B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B32B64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3387914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2DDB9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3F1D442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CC99DB"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243752E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9745AC8"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7FCB95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448F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2148B8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DCEE9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5D502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7C4180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DBC3E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1F64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20E977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C0DC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78C85B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95A464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57463CE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9B251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26EB900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01CCE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7E1EFB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5A198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2357430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5B306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2017288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7B8E8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6179A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968D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14C739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A0676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24F4E76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5D1654"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82E872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1C03DF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5BB24B2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61F92E7E"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2F797B2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75754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F21324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91E5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31B12B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0AAA07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2CDB043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3CBB85"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59F2BBF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022B2D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5E33214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910F8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A0D098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3454D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FA6B3A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473D2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D01C41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CC14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0B4D68E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3BE3498"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22F47A6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lastRenderedPageBreak/>
        <w:tab/>
      </w:r>
    </w:p>
    <w:p w14:paraId="1809347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42F5C2E"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F0101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FA6828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EB0B2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1118A0C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DCCD8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9C6A3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7DC9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8AA9BF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2F0A5B"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2BAD2FE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E13B1D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449B82A4"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1CEFA41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30780B3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53CB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1BA4FC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9305D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2A53072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4E474AE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2011359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40D7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59C7702"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5E8E3A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654CD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764249C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15E19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A7C26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w:t>
      </w:r>
      <w:r w:rsidRPr="0045396B">
        <w:rPr>
          <w:rFonts w:ascii="Times New Roman" w:eastAsia="Times New Roman" w:hAnsi="Times New Roman" w:cs="David"/>
          <w:sz w:val="20"/>
          <w:szCs w:val="24"/>
          <w:rtl/>
          <w:lang w:eastAsia="he-IL"/>
        </w:rPr>
        <w:lastRenderedPageBreak/>
        <w:t>שיידרש ע"י המנהל.</w:t>
      </w:r>
    </w:p>
    <w:p w14:paraId="77E216D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92629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5DBF3E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2974C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B71100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8045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2FB820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B9542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DF8E0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58578AD0"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752E39"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777B0051"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44FB10" w14:textId="05FBE1A3" w:rsidR="0045396B" w:rsidRPr="00EE027A" w:rsidRDefault="0045396B" w:rsidP="00F50BB6">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EE027A">
        <w:rPr>
          <w:rFonts w:ascii="Times New Roman" w:eastAsia="Times New Roman" w:hAnsi="Times New Roman" w:cs="David"/>
          <w:sz w:val="20"/>
          <w:szCs w:val="24"/>
          <w:rtl/>
          <w:lang w:eastAsia="he-IL"/>
        </w:rPr>
        <w:t>תמורת בצוע מלוא שרותי המתכנן, כמפורט בנספח ב'</w:t>
      </w:r>
      <w:r w:rsidRPr="00EE027A">
        <w:rPr>
          <w:rFonts w:ascii="Times New Roman" w:eastAsia="Times New Roman" w:hAnsi="Times New Roman" w:cs="David" w:hint="cs"/>
          <w:sz w:val="20"/>
          <w:szCs w:val="24"/>
          <w:rtl/>
          <w:lang w:eastAsia="he-IL"/>
        </w:rPr>
        <w:t xml:space="preserve"> ובנספח ח'</w:t>
      </w:r>
      <w:r w:rsidRPr="002E3856">
        <w:rPr>
          <w:rFonts w:ascii="Times New Roman" w:eastAsia="Times New Roman" w:hAnsi="Times New Roman" w:cs="David"/>
          <w:sz w:val="20"/>
          <w:szCs w:val="24"/>
          <w:rtl/>
          <w:lang w:eastAsia="he-IL"/>
        </w:rPr>
        <w:t>, ישלם המזמין למתכנן</w:t>
      </w:r>
      <w:r w:rsidR="00EE027A" w:rsidRPr="002E3856">
        <w:rPr>
          <w:rFonts w:ascii="Times New Roman" w:eastAsia="Times New Roman" w:hAnsi="Times New Roman" w:cs="David" w:hint="cs"/>
          <w:sz w:val="20"/>
          <w:szCs w:val="24"/>
          <w:rtl/>
          <w:lang w:eastAsia="he-IL"/>
        </w:rPr>
        <w:t xml:space="preserve"> סך של </w:t>
      </w:r>
      <w:r w:rsidR="00EE027A" w:rsidRPr="00F50BB6">
        <w:rPr>
          <w:rFonts w:ascii="Times New Roman" w:eastAsia="Times New Roman" w:hAnsi="Times New Roman" w:cs="David"/>
          <w:b/>
          <w:bCs/>
          <w:sz w:val="20"/>
          <w:szCs w:val="24"/>
          <w:rtl/>
          <w:lang w:eastAsia="he-IL"/>
        </w:rPr>
        <w:t xml:space="preserve">262,000 </w:t>
      </w:r>
      <w:r w:rsidR="00EE027A" w:rsidRPr="00EE027A">
        <w:rPr>
          <w:rFonts w:ascii="Times New Roman" w:eastAsia="Times New Roman" w:hAnsi="Times New Roman" w:cs="David" w:hint="cs"/>
          <w:sz w:val="20"/>
          <w:szCs w:val="24"/>
          <w:rtl/>
          <w:lang w:eastAsia="he-IL"/>
        </w:rPr>
        <w:t>(</w:t>
      </w:r>
      <w:r w:rsidR="00EE027A" w:rsidRPr="002E3856">
        <w:rPr>
          <w:rFonts w:ascii="Times New Roman" w:eastAsia="Times New Roman" w:hAnsi="Times New Roman" w:cs="David" w:hint="cs"/>
          <w:sz w:val="20"/>
          <w:szCs w:val="24"/>
          <w:rtl/>
          <w:lang w:eastAsia="he-IL"/>
        </w:rPr>
        <w:t xml:space="preserve"> מתאים שישים ושתיים אלף ש''ח ) בהתאם לפרוט כדלקמן: </w:t>
      </w:r>
      <w:r w:rsidRPr="002E3856">
        <w:rPr>
          <w:rFonts w:ascii="Times New Roman" w:eastAsia="Times New Roman" w:hAnsi="Times New Roman" w:cs="David"/>
          <w:sz w:val="20"/>
          <w:szCs w:val="24"/>
          <w:rtl/>
          <w:lang w:eastAsia="he-IL"/>
        </w:rPr>
        <w:t xml:space="preserve"> </w:t>
      </w:r>
    </w:p>
    <w:p w14:paraId="4760795E" w14:textId="2B0BD24E" w:rsidR="0045396B" w:rsidRPr="0045396B" w:rsidRDefault="0045396B" w:rsidP="004D3060">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w:t>
      </w:r>
      <w:r w:rsidR="004D3060">
        <w:rPr>
          <w:rFonts w:ascii="Times New Roman" w:eastAsia="Times New Roman" w:hAnsi="Times New Roman" w:cs="David" w:hint="cs"/>
          <w:b/>
          <w:bCs/>
          <w:sz w:val="20"/>
          <w:szCs w:val="24"/>
          <w:rtl/>
          <w:lang w:eastAsia="he-IL"/>
        </w:rPr>
        <w:t>110,0000</w:t>
      </w:r>
      <w:r w:rsidRPr="0045396B">
        <w:rPr>
          <w:rFonts w:ascii="Times New Roman" w:eastAsia="Times New Roman" w:hAnsi="Times New Roman" w:cs="David" w:hint="cs"/>
          <w:b/>
          <w:bCs/>
          <w:sz w:val="20"/>
          <w:szCs w:val="24"/>
          <w:rtl/>
          <w:lang w:eastAsia="he-IL"/>
        </w:rPr>
        <w:t>__</w:t>
      </w:r>
      <w:r w:rsidRPr="0045396B">
        <w:rPr>
          <w:rFonts w:ascii="Times New Roman" w:eastAsia="Times New Roman" w:hAnsi="Times New Roman" w:cs="David" w:hint="cs"/>
          <w:sz w:val="20"/>
          <w:szCs w:val="24"/>
          <w:rtl/>
          <w:lang w:eastAsia="he-IL"/>
        </w:rPr>
        <w:t>(במילים: _</w:t>
      </w:r>
      <w:r w:rsidR="006F63D4">
        <w:rPr>
          <w:rFonts w:ascii="Times New Roman" w:eastAsia="Times New Roman" w:hAnsi="Times New Roman" w:cs="David" w:hint="cs"/>
          <w:sz w:val="20"/>
          <w:szCs w:val="24"/>
          <w:rtl/>
          <w:lang w:eastAsia="he-IL"/>
        </w:rPr>
        <w:t>מאה ועשרת האלפים</w:t>
      </w:r>
      <w:r w:rsidR="004D3060">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hint="cs"/>
          <w:sz w:val="20"/>
          <w:szCs w:val="24"/>
          <w:rtl/>
          <w:lang w:eastAsia="he-IL"/>
        </w:rPr>
        <w:t>_________ ₪) לתכנון לובאים ראשיים כפולים וכל השטחים הציבוריים בקומה.*</w:t>
      </w:r>
    </w:p>
    <w:p w14:paraId="5B1CDBD8"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w:t>
      </w:r>
      <w:r w:rsidR="004D3060">
        <w:rPr>
          <w:rFonts w:ascii="Times New Roman" w:eastAsia="Times New Roman" w:hAnsi="Times New Roman" w:cs="David" w:hint="cs"/>
          <w:b/>
          <w:bCs/>
          <w:sz w:val="20"/>
          <w:szCs w:val="24"/>
          <w:rtl/>
          <w:lang w:eastAsia="he-IL"/>
        </w:rPr>
        <w:t>50,000</w:t>
      </w:r>
      <w:r w:rsidRPr="0045396B">
        <w:rPr>
          <w:rFonts w:ascii="Times New Roman" w:eastAsia="Times New Roman" w:hAnsi="Times New Roman" w:cs="David" w:hint="cs"/>
          <w:b/>
          <w:bCs/>
          <w:sz w:val="20"/>
          <w:szCs w:val="24"/>
          <w:rtl/>
          <w:lang w:eastAsia="he-IL"/>
        </w:rPr>
        <w:t>______</w:t>
      </w:r>
      <w:r w:rsidRPr="0045396B">
        <w:rPr>
          <w:rFonts w:ascii="Times New Roman" w:eastAsia="Times New Roman" w:hAnsi="Times New Roman" w:cs="David" w:hint="cs"/>
          <w:sz w:val="20"/>
          <w:szCs w:val="24"/>
          <w:rtl/>
          <w:lang w:eastAsia="he-IL"/>
        </w:rPr>
        <w:t>(במילים: _</w:t>
      </w:r>
      <w:r w:rsidR="006F63D4">
        <w:rPr>
          <w:rFonts w:ascii="Times New Roman" w:eastAsia="Times New Roman" w:hAnsi="Times New Roman" w:cs="David" w:hint="cs"/>
          <w:sz w:val="20"/>
          <w:szCs w:val="24"/>
          <w:rtl/>
          <w:lang w:eastAsia="he-IL"/>
        </w:rPr>
        <w:t xml:space="preserve">חמישים אלף </w:t>
      </w:r>
      <w:r w:rsidRPr="0045396B">
        <w:rPr>
          <w:rFonts w:ascii="Times New Roman" w:eastAsia="Times New Roman" w:hAnsi="Times New Roman" w:cs="David" w:hint="cs"/>
          <w:sz w:val="20"/>
          <w:szCs w:val="24"/>
          <w:rtl/>
          <w:lang w:eastAsia="he-IL"/>
        </w:rPr>
        <w:t>________ ₪) לתכנון לובאים קומתיים*</w:t>
      </w:r>
    </w:p>
    <w:p w14:paraId="7D2ADF5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70C7A9D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36CC23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5089492D"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w:t>
      </w:r>
      <w:r w:rsidR="006F63D4">
        <w:rPr>
          <w:rFonts w:ascii="Times New Roman" w:eastAsia="Times New Roman" w:hAnsi="Times New Roman" w:cs="David" w:hint="cs"/>
          <w:b/>
          <w:bCs/>
          <w:sz w:val="20"/>
          <w:szCs w:val="24"/>
          <w:rtl/>
          <w:lang w:eastAsia="he-IL"/>
        </w:rPr>
        <w:t>22,000</w:t>
      </w:r>
      <w:r w:rsidRPr="0045396B">
        <w:rPr>
          <w:rFonts w:ascii="Times New Roman" w:eastAsia="Times New Roman" w:hAnsi="Times New Roman" w:cs="David" w:hint="cs"/>
          <w:b/>
          <w:bCs/>
          <w:sz w:val="20"/>
          <w:szCs w:val="24"/>
          <w:rtl/>
          <w:lang w:eastAsia="he-IL"/>
        </w:rPr>
        <w:t xml:space="preserve">_________ </w:t>
      </w:r>
      <w:r w:rsidRPr="0045396B">
        <w:rPr>
          <w:rFonts w:ascii="Times New Roman" w:eastAsia="Times New Roman" w:hAnsi="Times New Roman" w:cs="David" w:hint="cs"/>
          <w:sz w:val="20"/>
          <w:szCs w:val="24"/>
          <w:rtl/>
          <w:lang w:eastAsia="he-IL"/>
        </w:rPr>
        <w:t>₪ (במילים: _</w:t>
      </w:r>
      <w:r w:rsidR="006F63D4">
        <w:rPr>
          <w:rFonts w:ascii="Times New Roman" w:eastAsia="Times New Roman" w:hAnsi="Times New Roman" w:cs="David" w:hint="cs"/>
          <w:sz w:val="20"/>
          <w:szCs w:val="24"/>
          <w:rtl/>
          <w:lang w:eastAsia="he-IL"/>
        </w:rPr>
        <w:t>עשרים ושניים אלפים</w:t>
      </w:r>
      <w:r w:rsidRPr="0045396B">
        <w:rPr>
          <w:rFonts w:ascii="Times New Roman" w:eastAsia="Times New Roman" w:hAnsi="Times New Roman" w:cs="David" w:hint="cs"/>
          <w:sz w:val="20"/>
          <w:szCs w:val="24"/>
          <w:rtl/>
          <w:lang w:eastAsia="he-IL"/>
        </w:rPr>
        <w:t>_____ ₪) לתכנון דירה לדוגמא**.</w:t>
      </w:r>
    </w:p>
    <w:p w14:paraId="3DC926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68D31C3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סכום קבוע ומוחלט של</w:t>
      </w:r>
      <w:r w:rsidR="006F63D4">
        <w:rPr>
          <w:rFonts w:ascii="Times New Roman" w:eastAsia="Times New Roman" w:hAnsi="Times New Roman" w:cs="David" w:hint="cs"/>
          <w:sz w:val="20"/>
          <w:szCs w:val="24"/>
          <w:rtl/>
          <w:lang w:eastAsia="he-IL"/>
        </w:rPr>
        <w:t>15,000</w:t>
      </w:r>
      <w:r w:rsidRPr="00F50BB6">
        <w:rPr>
          <w:rFonts w:ascii="Times New Roman" w:eastAsia="Times New Roman" w:hAnsi="Times New Roman" w:cs="David"/>
          <w:b/>
          <w:bCs/>
          <w:sz w:val="20"/>
          <w:szCs w:val="24"/>
          <w:rtl/>
          <w:lang w:eastAsia="he-IL"/>
        </w:rPr>
        <w:t xml:space="preserve">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xml:space="preserve">₪ (במילים: </w:t>
      </w:r>
      <w:r w:rsidR="006F63D4">
        <w:rPr>
          <w:rFonts w:ascii="Times New Roman" w:eastAsia="Times New Roman" w:hAnsi="Times New Roman" w:cs="David" w:hint="cs"/>
          <w:sz w:val="20"/>
          <w:szCs w:val="24"/>
          <w:rtl/>
          <w:lang w:eastAsia="he-IL"/>
        </w:rPr>
        <w:t>חמשה עשר אלף</w:t>
      </w:r>
      <w:r w:rsidRPr="0045396B">
        <w:rPr>
          <w:rFonts w:ascii="Times New Roman" w:eastAsia="Times New Roman" w:hAnsi="Times New Roman" w:cs="David" w:hint="cs"/>
          <w:sz w:val="20"/>
          <w:szCs w:val="24"/>
          <w:rtl/>
          <w:lang w:eastAsia="he-IL"/>
        </w:rPr>
        <w:t>______ ₪) לתכנון משרד מכירות.</w:t>
      </w:r>
    </w:p>
    <w:p w14:paraId="05EDC81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698AED45" w14:textId="47116A77" w:rsidR="006F63D4" w:rsidRPr="0045396B" w:rsidRDefault="0045396B" w:rsidP="00F50BB6">
      <w:pPr>
        <w:widowControl w:val="0"/>
        <w:numPr>
          <w:ilvl w:val="0"/>
          <w:numId w:val="40"/>
        </w:numPr>
        <w:spacing w:before="0" w:beforeAutospacing="0" w:after="0" w:afterAutospacing="0" w:line="240" w:lineRule="auto"/>
        <w:ind w:hanging="720"/>
        <w:jc w:val="both"/>
        <w:rPr>
          <w:rFonts w:ascii="Times New Roman" w:eastAsia="Times New Roman" w:hAnsi="Times New Roman" w:cs="David"/>
          <w:sz w:val="20"/>
          <w:szCs w:val="24"/>
          <w:lang w:eastAsia="he-IL"/>
        </w:rPr>
      </w:pPr>
      <w:r w:rsidRPr="006F63D4">
        <w:rPr>
          <w:rFonts w:ascii="Times New Roman" w:eastAsia="Times New Roman" w:hAnsi="Times New Roman" w:cs="David" w:hint="cs"/>
          <w:sz w:val="20"/>
          <w:szCs w:val="24"/>
          <w:rtl/>
          <w:lang w:eastAsia="he-IL"/>
        </w:rPr>
        <w:t xml:space="preserve">סכום קבוע ומחלט של </w:t>
      </w:r>
      <w:r w:rsidR="006F63D4">
        <w:rPr>
          <w:rFonts w:ascii="Times New Roman" w:eastAsia="Times New Roman" w:hAnsi="Times New Roman" w:cs="David" w:hint="cs"/>
          <w:b/>
          <w:bCs/>
          <w:sz w:val="20"/>
          <w:szCs w:val="24"/>
          <w:rtl/>
          <w:lang w:eastAsia="he-IL"/>
        </w:rPr>
        <w:t xml:space="preserve">50,000 </w:t>
      </w:r>
      <w:r w:rsidRPr="006F63D4">
        <w:rPr>
          <w:rFonts w:ascii="Times New Roman" w:eastAsia="Times New Roman" w:hAnsi="Times New Roman" w:cs="David" w:hint="cs"/>
          <w:b/>
          <w:bCs/>
          <w:sz w:val="20"/>
          <w:szCs w:val="24"/>
          <w:rtl/>
          <w:lang w:eastAsia="he-IL"/>
        </w:rPr>
        <w:t xml:space="preserve">__________ </w:t>
      </w:r>
      <w:r w:rsidRPr="006F63D4">
        <w:rPr>
          <w:rFonts w:ascii="Times New Roman" w:eastAsia="Times New Roman" w:hAnsi="Times New Roman" w:cs="David" w:hint="cs"/>
          <w:sz w:val="20"/>
          <w:szCs w:val="24"/>
          <w:rtl/>
          <w:lang w:eastAsia="he-IL"/>
        </w:rPr>
        <w:t>₪ (במילים: __</w:t>
      </w:r>
      <w:r w:rsidR="006F63D4">
        <w:rPr>
          <w:rFonts w:ascii="Times New Roman" w:eastAsia="Times New Roman" w:hAnsi="Times New Roman" w:cs="David" w:hint="cs"/>
          <w:sz w:val="20"/>
          <w:szCs w:val="24"/>
          <w:rtl/>
          <w:lang w:eastAsia="he-IL"/>
        </w:rPr>
        <w:t>חמישים אלף</w:t>
      </w:r>
      <w:r w:rsidRPr="006F63D4">
        <w:rPr>
          <w:rFonts w:ascii="Times New Roman" w:eastAsia="Times New Roman" w:hAnsi="Times New Roman" w:cs="David" w:hint="cs"/>
          <w:sz w:val="20"/>
          <w:szCs w:val="24"/>
          <w:rtl/>
          <w:lang w:eastAsia="he-IL"/>
        </w:rPr>
        <w:t xml:space="preserve">_____ </w:t>
      </w:r>
      <w:r w:rsidR="006F63D4">
        <w:rPr>
          <w:rFonts w:ascii="Times New Roman" w:eastAsia="Times New Roman" w:hAnsi="Times New Roman" w:cs="David" w:hint="cs"/>
          <w:sz w:val="20"/>
          <w:szCs w:val="24"/>
          <w:rtl/>
          <w:lang w:eastAsia="he-IL"/>
        </w:rPr>
        <w:t xml:space="preserve">לובי חניון סכום קבוע ומוחלט של 15,000 ש''ח ( </w:t>
      </w:r>
      <w:r w:rsidR="0045187A">
        <w:rPr>
          <w:rFonts w:ascii="Times New Roman" w:eastAsia="Times New Roman" w:hAnsi="Times New Roman" w:cs="David" w:hint="cs"/>
          <w:sz w:val="20"/>
          <w:szCs w:val="24"/>
          <w:rtl/>
          <w:lang w:eastAsia="he-IL"/>
        </w:rPr>
        <w:t>חמשה עשר אלף )</w:t>
      </w:r>
    </w:p>
    <w:p w14:paraId="11BD5FF0" w14:textId="77777777" w:rsidR="0045396B" w:rsidRPr="00857538" w:rsidRDefault="0045396B" w:rsidP="00F50BB6">
      <w:pPr>
        <w:widowControl w:val="0"/>
        <w:numPr>
          <w:ilvl w:val="0"/>
          <w:numId w:val="40"/>
        </w:numPr>
        <w:spacing w:before="0" w:beforeAutospacing="0" w:after="0" w:afterAutospacing="0" w:line="240" w:lineRule="auto"/>
        <w:ind w:hanging="720"/>
        <w:jc w:val="both"/>
        <w:rPr>
          <w:rFonts w:ascii="Times New Roman" w:eastAsia="Times New Roman" w:hAnsi="Times New Roman" w:cs="David"/>
          <w:sz w:val="20"/>
          <w:szCs w:val="24"/>
          <w:lang w:eastAsia="he-IL"/>
        </w:rPr>
      </w:pPr>
      <w:r w:rsidRPr="006F63D4">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291634E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53F977E2"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247908BF"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52515397"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009748"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52B86D50"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08466CD5"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10C9E7E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2CD1FEBB"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0F260AC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41791D2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5E607AB2"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364FDF79" w14:textId="736DD213"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 xml:space="preserve">הסכום המפורט בסעיף 1 לעיל יהיה </w:t>
      </w:r>
      <w:r w:rsidR="0045187A">
        <w:rPr>
          <w:rFonts w:ascii="Times New Roman" w:eastAsia="Times New Roman" w:hAnsi="Times New Roman" w:cs="David" w:hint="cs"/>
          <w:sz w:val="20"/>
          <w:szCs w:val="24"/>
          <w:rtl/>
          <w:lang w:eastAsia="he-IL"/>
        </w:rPr>
        <w:t xml:space="preserve">לא </w:t>
      </w:r>
      <w:r w:rsidRPr="0045396B">
        <w:rPr>
          <w:rFonts w:ascii="Times New Roman" w:eastAsia="Times New Roman" w:hAnsi="Times New Roman" w:cs="David" w:hint="cs"/>
          <w:sz w:val="20"/>
          <w:szCs w:val="24"/>
          <w:rtl/>
          <w:lang w:eastAsia="he-IL"/>
        </w:rPr>
        <w:t>צמוד ל</w:t>
      </w:r>
      <w:sdt>
        <w:sdtPr>
          <w:rPr>
            <w:rFonts w:ascii="Times New Roman" w:eastAsia="Times New Roman" w:hAnsi="Times New Roman" w:cs="David" w:hint="cs"/>
            <w:sz w:val="20"/>
            <w:szCs w:val="24"/>
            <w:rtl/>
            <w:lang w:eastAsia="he-IL"/>
          </w:rPr>
          <w:alias w:val="סוג מדד"/>
          <w:tag w:val="cntMadadTypeTitle"/>
          <w:id w:val="-802774770"/>
          <w:placeholder>
            <w:docPart w:val="DefaultPlaceholder_-1854013440"/>
          </w:placeholder>
          <w:showingPlcHdr/>
        </w:sdtPr>
        <w:sdtContent>
          <w:r w:rsidR="00B247C7" w:rsidRPr="002B1BA1">
            <w:rPr>
              <w:rStyle w:val="PlaceholderText"/>
            </w:rPr>
            <w:t>Click or tap here to enter text.</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w:tag w:val="cntIsKnownTitle"/>
          <w:id w:val="-137805071"/>
          <w:placeholder>
            <w:docPart w:val="DefaultPlaceholder_-1854013440"/>
          </w:placeholder>
          <w:showingPlcHdr/>
        </w:sdtPr>
        <w:sdtContent>
          <w:r w:rsidR="00B247C7" w:rsidRPr="002B1BA1">
            <w:rPr>
              <w:rStyle w:val="PlaceholderText"/>
            </w:rPr>
            <w:t>Click or tap here to enter text.</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433022652"/>
          <w:placeholder>
            <w:docPart w:val="DefaultPlaceholder_-1854013440"/>
          </w:placeholder>
          <w:showingPlcHdr/>
        </w:sdtPr>
        <w:sdtContent>
          <w:r w:rsidR="00B247C7" w:rsidRPr="002B1BA1">
            <w:rPr>
              <w:rStyle w:val="PlaceholderText"/>
            </w:rPr>
            <w:t>Click or tap here to enter text.</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375310408"/>
          <w:placeholder>
            <w:docPart w:val="DefaultPlaceholder_-1854013440"/>
          </w:placeholder>
          <w:showingPlcHdr/>
        </w:sdtPr>
        <w:sdtContent>
          <w:r w:rsidR="00B247C7" w:rsidRPr="002B1BA1">
            <w:rPr>
              <w:rStyle w:val="PlaceholderText"/>
            </w:rPr>
            <w:t>Click or tap here to enter text.</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313CF28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A303EFF"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7ED60F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AE3454"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w:t>
      </w:r>
      <w:r w:rsidRPr="0045396B">
        <w:rPr>
          <w:rFonts w:ascii="Times New Roman" w:eastAsia="Times New Roman" w:hAnsi="Times New Roman" w:cs="David"/>
          <w:sz w:val="20"/>
          <w:szCs w:val="24"/>
          <w:rtl/>
          <w:lang w:eastAsia="he-IL"/>
        </w:rPr>
        <w:lastRenderedPageBreak/>
        <w:t>טיפוסי המבנים שיוזמנו ע"י המזמין, קצב הבניה, צורת ביצוע הבניה (קונבנציונלי ו/או טרומי ו/או מתועש) ו/או מידת, אופי וסוג השינויים שידרשו ע"י המזמין.</w:t>
      </w:r>
    </w:p>
    <w:p w14:paraId="7E1A6EBA"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716CB35"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207E90FD"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328D007E"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658BFA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5BD80B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2001A3E"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58FB78B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251F2AC"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CD78F3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549D3B6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FD51F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473D2467"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FAA5073"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DCF4C4"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1EA6C46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C90B3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01C0237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431E12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73A96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538C6F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2E3613C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6BA2750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270EB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50F848F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60151E7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3EFED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7CC46E9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16D3EFA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C935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20CD054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7450A07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28614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2C2994D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523F31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D6B31AE"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745DBF3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B7DAD7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2F74C49D"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2DA783B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74E4AA"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357517C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681E658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712A5212"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F9B6ECD"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8F6AED4" w14:textId="72B18959"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sz w:val="24"/>
            <w:szCs w:val="24"/>
            <w:rtl/>
            <w:lang w:eastAsia="he-IL"/>
          </w:rPr>
          <w:alias w:val="תאריך חתימה החוזה"/>
          <w:tag w:val="cntSignDate"/>
          <w:id w:val="1071540269"/>
          <w:placeholder>
            <w:docPart w:val="DefaultPlaceholder_-1854013440"/>
          </w:placeholder>
        </w:sdtPr>
        <w:sdtEndPr>
          <w:rPr>
            <w:color w:val="008000"/>
          </w:rPr>
        </w:sdtEndPr>
        <w:sdtContent>
          <w:r w:rsidR="002E3856">
            <w:rPr>
              <w:rFonts w:ascii="Times New Roman" w:eastAsia="Times New Roman" w:hAnsi="Times New Roman" w:cs="David" w:hint="cs"/>
              <w:color w:val="008000"/>
              <w:sz w:val="24"/>
              <w:szCs w:val="24"/>
              <w:rtl/>
              <w:lang w:eastAsia="he-IL"/>
            </w:rPr>
            <w:t>‏09/12/2020</w:t>
          </w:r>
        </w:sdtContent>
      </w:sdt>
      <w:r w:rsidRPr="00B27B4C">
        <w:rPr>
          <w:rFonts w:ascii="Times New Roman" w:eastAsia="Times New Roman" w:hAnsi="Times New Roman" w:cs="David" w:hint="cs"/>
          <w:bCs/>
          <w:color w:val="FF0000"/>
          <w:sz w:val="24"/>
          <w:szCs w:val="24"/>
          <w:rtl/>
          <w:lang w:eastAsia="he-IL"/>
        </w:rPr>
        <w:br/>
      </w:r>
    </w:p>
    <w:p w14:paraId="7A9DB45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hint="cs"/>
          <w:color w:val="008000"/>
          <w:sz w:val="24"/>
          <w:szCs w:val="24"/>
          <w:rtl/>
          <w:lang w:eastAsia="he-IL"/>
        </w:rPr>
        <w:alias w:val="צד א' בחוזה"/>
        <w:tag w:val="cntTzadA"/>
        <w:id w:val="-757514283"/>
        <w:placeholder>
          <w:docPart w:val="DefaultPlaceholder_-1854013440"/>
        </w:placeholder>
      </w:sdtPr>
      <w:sdtEndPr>
        <w:rPr>
          <w:rFonts w:hint="default"/>
        </w:rPr>
      </w:sdtEndPr>
      <w:sdtContent>
        <w:p w14:paraId="0F1C1F5C" w14:textId="01B3CA87" w:rsidR="00D53CB3" w:rsidRPr="00B27B4C" w:rsidRDefault="00A538E1"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4EBD74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6AE83E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00614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476A5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2C7FE9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7F0FBE" w14:textId="2C044CB3"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sz w:val="24"/>
            <w:szCs w:val="24"/>
            <w:rtl/>
            <w:lang w:eastAsia="he-IL"/>
          </w:rPr>
          <w:alias w:val="ספק"/>
          <w:tag w:val="cntSupllierName"/>
          <w:id w:val="2013105871"/>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rtl/>
            <w:lang w:eastAsia="he-IL"/>
          </w:rPr>
          <w:alias w:val="ספק"/>
          <w:tag w:val="cntSupllierName"/>
          <w:id w:val="343684301"/>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ספק"/>
          <w:tag w:val="cntSupllierName"/>
          <w:id w:val="1886827385"/>
          <w:placeholder>
            <w:docPart w:val="DefaultPlaceholder_-1854013440"/>
          </w:placeholder>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E8BD5E5"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99A549" w14:textId="4B43289F"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sz w:val="24"/>
            <w:szCs w:val="24"/>
            <w:rtl/>
            <w:lang w:eastAsia="he-IL"/>
          </w:rPr>
          <w:alias w:val="ספק"/>
          <w:tag w:val="cntSupllierName"/>
          <w:id w:val="-722216180"/>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sz w:val="24"/>
            <w:szCs w:val="24"/>
            <w:rtl/>
            <w:lang w:eastAsia="he-IL"/>
          </w:rPr>
          <w:alias w:val="תבנית"/>
          <w:tag w:val="cntTemplateName"/>
          <w:id w:val="-1637941224"/>
          <w:placeholder>
            <w:docPart w:val="DefaultPlaceholder_-1854013440"/>
          </w:placeholder>
        </w:sdtPr>
        <w:sdtEndPr>
          <w:rPr>
            <w:bCs/>
            <w:color w:val="00B0F0"/>
          </w:r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sz w:val="24"/>
            <w:szCs w:val="24"/>
            <w:rtl/>
            <w:lang w:eastAsia="he-IL"/>
          </w:rPr>
          <w:alias w:val="שם הפרויקט"/>
          <w:tag w:val="cntProjectName"/>
          <w:id w:val="1266424622"/>
          <w:placeholder>
            <w:docPart w:val="DefaultPlaceholder_-1854013440"/>
          </w:placeholder>
        </w:sdtPr>
        <w:sdtEndPr>
          <w:rPr>
            <w:bCs/>
            <w:color w:val="008000"/>
          </w:rPr>
        </w:sdtEndPr>
        <w:sdtContent>
          <w:r w:rsidR="00A538E1">
            <w:rPr>
              <w:rFonts w:ascii="Times New Roman" w:eastAsia="Times New Roman" w:hAnsi="Times New Roman" w:cs="David" w:hint="cs"/>
              <w:bCs/>
              <w:color w:val="008000"/>
              <w:sz w:val="24"/>
              <w:szCs w:val="24"/>
              <w:rtl/>
              <w:lang w:eastAsia="he-IL"/>
            </w:rPr>
            <w:t>סביוני ראשון לציון</w:t>
          </w:r>
        </w:sdtContent>
      </w:sdt>
      <w:r w:rsidRPr="00B27B4C">
        <w:rPr>
          <w:rFonts w:ascii="Times New Roman" w:eastAsia="Times New Roman" w:hAnsi="Times New Roman" w:cs="David" w:hint="cs"/>
          <w:color w:val="008000"/>
          <w:sz w:val="24"/>
          <w:szCs w:val="24"/>
          <w:rtl/>
          <w:lang w:eastAsia="he-IL"/>
        </w:rPr>
        <w:t>.</w:t>
      </w:r>
    </w:p>
    <w:p w14:paraId="726694F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6ECC4F" w14:textId="730F59A3"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sz w:val="24"/>
            <w:szCs w:val="24"/>
            <w:rtl/>
            <w:lang w:eastAsia="he-IL"/>
          </w:rPr>
          <w:alias w:val="ספק"/>
          <w:tag w:val="cntSupllierName"/>
          <w:id w:val="1574777208"/>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9A0CC3E"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C81C52" w14:textId="349848CD"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hint="cs"/>
            <w:sz w:val="24"/>
            <w:szCs w:val="24"/>
            <w:rtl/>
            <w:lang w:eastAsia="he-IL"/>
          </w:rPr>
          <w:alias w:val="ספק"/>
          <w:tag w:val="cntSupllierName"/>
          <w:id w:val="-1571109393"/>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FF35FAA"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A9C990"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AA653C1"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E80707"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562714F"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A1AE66"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1AC82ED"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27B25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7F07656"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F8A1D4"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364FAA9" w14:textId="6124D0BC"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194299059"/>
          <w:placeholder>
            <w:docPart w:val="DefaultPlaceholder_-1854013440"/>
          </w:placeholder>
        </w:sdtPr>
        <w:sdtEndPr>
          <w:rPr>
            <w:u w:val="single"/>
          </w:rPr>
        </w:sdtEndPr>
        <w:sdtContent>
          <w:r w:rsidR="008851FA">
            <w:rPr>
              <w:rFonts w:ascii="Times New Roman" w:eastAsia="Times New Roman" w:hAnsi="Times New Roman" w:cs="David" w:hint="cs"/>
              <w:color w:val="00B0F0"/>
              <w:sz w:val="24"/>
              <w:szCs w:val="24"/>
              <w:u w:val="single"/>
              <w:rtl/>
              <w:lang w:eastAsia="he-IL"/>
            </w:rPr>
            <w:t>מיכל גינזבורג</w:t>
          </w:r>
        </w:sdtContent>
      </w:sdt>
    </w:p>
    <w:p w14:paraId="13F10B86"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153DD43"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95C150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CA07906"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34FCB33"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67332C35"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133CE70"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8368B8"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B552000"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B992F1"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5946F39A"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1FC42CD"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59B5C8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0438BD40"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FC0E172"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59597CB"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6ED4E98"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8ECDCD5"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1E0B96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534D4EB"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6D91FEE"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2AA97F2"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593F860"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8AC766E"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B484808" w14:textId="77777777" w:rsidR="00906AB8" w:rsidRPr="0009511C" w:rsidRDefault="00906AB8" w:rsidP="00906AB8">
      <w:pPr>
        <w:ind w:left="364"/>
        <w:contextualSpacing/>
        <w:rPr>
          <w:rFonts w:ascii="Times New Roman" w:eastAsia="Calibri" w:hAnsi="Times New Roman" w:cs="Arial"/>
          <w:rtl/>
        </w:rPr>
      </w:pPr>
    </w:p>
    <w:p w14:paraId="3F002E3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FA405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81FD5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E139B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6F068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5A50F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1117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67ADC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82002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4C009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BEFAA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A24D5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7E659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0B266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CDC04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56ECE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CAB30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309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C9CA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5892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EA2A0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5AC03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8D7D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2A7C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C1BA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EE51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C507C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8431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C3D0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1C1F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E6BF8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4E4E2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18D2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C223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9A2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B83A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27565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8474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382C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FCDC2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729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1554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89F4B"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213FA62"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37937EC"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C634D07"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3303A80D" w14:textId="77777777" w:rsidTr="008851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88EB5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5D2CCB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3644DCF1" w14:textId="77777777" w:rsidTr="008851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E52B70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3F7F0D74" w14:textId="77777777" w:rsidTr="008851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ADCC90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31872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BEE50E0"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0A1852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40A0A65E" w14:textId="77777777" w:rsidTr="008851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833E98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A9246A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8ACEBA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CDA2D7B"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90F952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5DA18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AF20D20"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2EE61C2"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E294749"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1873E783" w14:textId="77777777" w:rsidTr="008851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6E1B3EE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6486308"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20BF85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439BB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B9A176"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r w:rsidR="00906AB8" w:rsidRPr="0009511C" w14:paraId="452928AD" w14:textId="77777777" w:rsidTr="008851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18556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355F7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3F37E6B" w14:textId="77777777" w:rsidR="00906AB8" w:rsidRPr="0009511C" w:rsidRDefault="00906AB8" w:rsidP="008851F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45C0C3"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00D64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bl>
    <w:p w14:paraId="570A483E"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62ACB276" w14:textId="77777777" w:rsidTr="008851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08252B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531F5F24" w14:textId="77777777" w:rsidTr="008851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647539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5F02A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p w14:paraId="5CF593F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3B2A2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CCDA7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E58E7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988FC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5D19A5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BDB6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8BC83F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17638310" w14:textId="77777777" w:rsidTr="008851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91BBB2"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2DA90C6"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5F0F889"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87B7C4E"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45CA2B0"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DA18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E7C2F3"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B2EA458"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r>
      <w:tr w:rsidR="00906AB8" w:rsidRPr="0009511C" w14:paraId="78162507"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FA7AE0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CC9C6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A9A304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83A16F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78FC4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60AA5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72DAD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4235C9"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76B8004D"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497628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EAC690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74524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972EB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CE86DC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BC7A3A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DE71B9"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4BD8C32"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57C06FF5"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BF0754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CFB61B"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589DBB7"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4BEADE8"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222807E"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0A801C6"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58AB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BA078D" w14:textId="77777777" w:rsidR="00906AB8" w:rsidRPr="0009511C" w:rsidRDefault="00906AB8" w:rsidP="008851F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C93EBA4"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67EBEE18" w14:textId="77777777" w:rsidTr="008851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1C399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3E14B86B" w14:textId="77777777" w:rsidTr="008851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11A03E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BF3B23E"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07BFC622"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09D86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06AB8" w:rsidRPr="0009511C" w14:paraId="772FE696" w14:textId="77777777" w:rsidTr="008851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320AA3E"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3ADEF13"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5AA433E5"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B952A4" w14:textId="77777777" w:rsidR="00DC781C" w:rsidRPr="0009511C" w:rsidRDefault="00DC781C"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C781C" w:rsidRPr="0009511C" w14:paraId="6E959E06" w14:textId="77777777" w:rsidTr="008851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867BB9E" w14:textId="77777777" w:rsidR="00DC781C" w:rsidRPr="0009511C" w:rsidRDefault="00DC781C" w:rsidP="008851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CDC2F28"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60A0FCA"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B0C6E67"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6F46432"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78B4B8E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4825DDCA"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6FBA7C0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3402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646A9E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F141F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057D416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143ED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15FA5D5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DB2A98"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32FDE33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510247DD"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F8BBA6E"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0E7C034D"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469765A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924B3B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500EE50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674C8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93C047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7E83B3F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D9B5B01"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6BFEF43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2EEC3E1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817F83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0A9A1E5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58B9B1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67C9C23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22D3B7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5C4ED22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6E18D3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25F36FC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0713848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12D0E09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245437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66393B8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ADEFC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77D48C8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2095E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6D2283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600B3B6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29F3C8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85BB7F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41AC45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08F64557"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6ACED6C5"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C123E4D"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2ECD7D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20C14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2AA36B6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5D3300"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447A71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ב.</w:t>
      </w:r>
      <w:r w:rsidRPr="0045396B">
        <w:rPr>
          <w:rFonts w:ascii="Times New Roman" w:eastAsia="Times New Roman" w:hAnsi="Times New Roman" w:cs="David"/>
          <w:sz w:val="20"/>
          <w:szCs w:val="24"/>
          <w:rtl/>
          <w:lang w:eastAsia="he-IL"/>
        </w:rPr>
        <w:tab/>
        <w:t>ריצוף וחיפויים.</w:t>
      </w:r>
    </w:p>
    <w:p w14:paraId="28576D7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3D0EE6BD"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7FB6B4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1F2C1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62B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38EE4EC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29523A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528D0982"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07B2B4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6DBB629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48C1D6F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4F602CFA"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37AA409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197CF5E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9F1EA2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00B1524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DAD714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1DEF58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117E076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2AEE19D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B61FB6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48F6CEB9"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3F657868"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2C90885"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558AEE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639E26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F5C2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36E98EE"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DEA1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639F8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09B957"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1830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0F155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9B18312" w14:textId="14EC4CF1" w:rsidR="00D53CB3" w:rsidRPr="00B27B4C" w:rsidRDefault="00B247C7"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868520213"/>
          <w:placeholder>
            <w:docPart w:val="DefaultPlaceholder_-1854013440"/>
          </w:placeholder>
        </w:sdtPr>
        <w:sdtContent>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sdtContent>
      </w:sdt>
      <w:r w:rsidR="00A538E1">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49FDF752"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5DDF5"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20B95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727D4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3C8AEB" w14:textId="6F048FA0"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sz w:val="24"/>
            <w:szCs w:val="24"/>
            <w:rtl/>
            <w:lang w:eastAsia="he-IL"/>
          </w:rPr>
          <w:alias w:val="ספק"/>
          <w:tag w:val="cntSupllierName"/>
          <w:id w:val="973954270"/>
          <w:placeholder>
            <w:docPart w:val="DefaultPlaceholder_-1854013440"/>
          </w:placeholder>
        </w:sdtPr>
        <w:sdtEndPr>
          <w:rPr>
            <w:color w:val="008000"/>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אתר"/>
          <w:tag w:val="cntSite"/>
          <w:id w:val="770977048"/>
          <w:placeholder>
            <w:docPart w:val="DefaultPlaceholder_-1854013440"/>
          </w:placeholder>
        </w:sdtPr>
        <w:sdtEndPr>
          <w:rPr>
            <w:color w:val="008000"/>
          </w:rPr>
        </w:sdtEndPr>
        <w:sdtContent>
          <w:r w:rsidR="005420F1">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lang w:eastAsia="he-IL"/>
          </w:rPr>
          <w:alias w:val="תיאור העבודה"/>
          <w:tag w:val="cntWorkDescription"/>
          <w:id w:val="-934586752"/>
          <w:placeholder>
            <w:docPart w:val="DefaultPlaceholder_-1854013440"/>
          </w:placeholder>
        </w:sdtPr>
        <w:sdtEndPr>
          <w:rPr>
            <w:lang w:eastAsia="en-US"/>
          </w:rPr>
        </w:sdtEndPr>
        <w:sdtContent>
          <w:r w:rsidR="002E3856">
            <w:rPr>
              <w:rFonts w:ascii="Times New Roman" w:eastAsia="Times New Roman" w:hAnsi="Times New Roman" w:cs="David" w:hint="cs"/>
              <w:color w:val="008000"/>
              <w:sz w:val="24"/>
              <w:szCs w:val="24"/>
              <w:rtl/>
            </w:rPr>
            <w:t>הקמת 554 יח'ד בראשון לציון</w:t>
          </w:r>
        </w:sdtContent>
      </w:sdt>
      <w:r w:rsidR="002E3856">
        <w:rPr>
          <w:rFonts w:ascii="Times New Roman" w:eastAsia="Times New Roman" w:hAnsi="Times New Roman" w:cs="David" w:hint="cs"/>
          <w:color w:val="008000"/>
          <w:sz w:val="24"/>
          <w:szCs w:val="24"/>
          <w:rtl/>
        </w:rPr>
        <w:t xml:space="preserve"> </w:t>
      </w:r>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1AA44E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21D1C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793E7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5E5B8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E962D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2B3FF"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93FECD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6DDE94"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00B1E0"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B4BD9C"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hint="cs"/>
          <w:color w:val="00B0F0"/>
          <w:sz w:val="24"/>
          <w:szCs w:val="24"/>
          <w:u w:val="single"/>
          <w:rtl/>
          <w:lang w:eastAsia="he-IL"/>
        </w:rPr>
        <w:alias w:val="ספק"/>
        <w:tag w:val="cntSupllierName"/>
        <w:id w:val="-1675956382"/>
        <w:placeholder>
          <w:docPart w:val="DefaultPlaceholder_-1854013440"/>
        </w:placeholder>
      </w:sdtPr>
      <w:sdtContent>
        <w:p w14:paraId="67DADE57" w14:textId="08B976C1" w:rsidR="00D53CB3" w:rsidRPr="00B27B4C" w:rsidRDefault="008851FA"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u w:val="single"/>
              <w:rtl/>
              <w:lang w:eastAsia="he-IL"/>
            </w:rPr>
            <w:t>מיכל גינזבורג</w:t>
          </w:r>
        </w:p>
      </w:sdtContent>
    </w:sdt>
    <w:p w14:paraId="5290932F"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F6B5B4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499672B"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C17B53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8EC0BD"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384E562"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C60A875" w14:textId="3C2ED0AF"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703559953"/>
          <w:placeholder>
            <w:docPart w:val="DefaultPlaceholder_-1854013440"/>
          </w:placeholder>
        </w:sdtPr>
        <w:sdtContent>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sdtContent>
      </w:sdt>
      <w:r w:rsidR="00A538E1">
        <w:rPr>
          <w:rFonts w:ascii="Times New Roman" w:eastAsia="Times New Roman" w:hAnsi="Times New Roman" w:cs="David" w:hint="cs"/>
          <w:color w:val="008000"/>
          <w:sz w:val="24"/>
          <w:szCs w:val="24"/>
          <w:rtl/>
          <w:lang w:eastAsia="he-IL"/>
        </w:rPr>
        <w:br/>
      </w:r>
    </w:p>
    <w:p w14:paraId="532B71C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B816F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56B6E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B2E72C" w14:textId="50C03B31"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אתר"/>
          <w:tag w:val="cntSite"/>
          <w:id w:val="-212429609"/>
          <w:placeholder>
            <w:docPart w:val="DefaultPlaceholder_-1854013440"/>
          </w:placeholder>
        </w:sdtPr>
        <w:sdtEndPr>
          <w:rPr>
            <w:color w:val="008000"/>
          </w:rPr>
        </w:sdtEndPr>
        <w:sdtContent>
          <w:r w:rsidR="005420F1">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ה החוזה"/>
          <w:tag w:val="cntSignDate"/>
          <w:id w:val="-2011052182"/>
          <w:placeholder>
            <w:docPart w:val="DefaultPlaceholder_-1854013440"/>
          </w:placeholder>
        </w:sdtPr>
        <w:sdtEndPr>
          <w:rPr>
            <w:rFonts w:hint="cs"/>
          </w:rPr>
        </w:sdtEndPr>
        <w:sdtContent>
          <w:r w:rsidR="002E3856">
            <w:rPr>
              <w:rFonts w:ascii="Times New Roman" w:eastAsia="Times New Roman" w:hAnsi="Times New Roman" w:cs="David" w:hint="cs"/>
              <w:color w:val="008000"/>
              <w:sz w:val="24"/>
              <w:szCs w:val="24"/>
              <w:rtl/>
              <w:lang w:eastAsia="he-IL"/>
            </w:rPr>
            <w:t>‏09/12/2020</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C5B727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4396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02BF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8A6E7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0BCDD5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84341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CF15E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87D8B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F90EAB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898EA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36A2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47D065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68B7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B4FEF89"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4A538C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1810F1A"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F2D313C"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3C6AE00"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0E22B8" w14:textId="3BC0760A"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1023854640"/>
          <w:placeholder>
            <w:docPart w:val="DefaultPlaceholder_-1854013440"/>
          </w:placeholder>
        </w:sdtPr>
        <w:sdtEndPr>
          <w:rPr>
            <w:u w:val="single"/>
          </w:rPr>
        </w:sdtEndPr>
        <w:sdtContent>
          <w:r w:rsidR="008851FA">
            <w:rPr>
              <w:rFonts w:ascii="Times New Roman" w:eastAsia="Times New Roman" w:hAnsi="Times New Roman" w:cs="David" w:hint="cs"/>
              <w:color w:val="00B0F0"/>
              <w:sz w:val="24"/>
              <w:szCs w:val="24"/>
              <w:u w:val="single"/>
              <w:rtl/>
              <w:lang w:eastAsia="he-IL"/>
            </w:rPr>
            <w:t>מיכל גינזבורג</w:t>
          </w:r>
        </w:sdtContent>
      </w:sdt>
    </w:p>
    <w:p w14:paraId="3156DC30"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49F42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2775E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E2BF3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5CE5F8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9344B09"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62F758F"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5BDA7E5"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DED7D4"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B0ABF7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6606E87"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6C7D2E9F"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9026" w14:textId="77777777" w:rsidR="007C4048" w:rsidRDefault="007C4048" w:rsidP="00AF234B">
      <w:pPr>
        <w:spacing w:before="0" w:after="0" w:line="240" w:lineRule="auto"/>
      </w:pPr>
      <w:r>
        <w:separator/>
      </w:r>
    </w:p>
  </w:endnote>
  <w:endnote w:type="continuationSeparator" w:id="0">
    <w:p w14:paraId="6A29D960" w14:textId="77777777" w:rsidR="007C4048" w:rsidRDefault="007C4048" w:rsidP="00AF234B">
      <w:pPr>
        <w:spacing w:before="0" w:after="0" w:line="240" w:lineRule="auto"/>
      </w:pPr>
      <w:r>
        <w:continuationSeparator/>
      </w:r>
    </w:p>
  </w:endnote>
  <w:endnote w:type="continuationNotice" w:id="1">
    <w:p w14:paraId="2835F1EF" w14:textId="77777777" w:rsidR="007C4048" w:rsidRDefault="007C404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8B67" w14:textId="77777777" w:rsidR="00B247C7" w:rsidRDefault="00B24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EE027A" w:rsidRPr="00F9528C" w14:paraId="5C8F4D73" w14:textId="77777777" w:rsidTr="008851FA">
      <w:tc>
        <w:tcPr>
          <w:tcW w:w="753" w:type="dxa"/>
        </w:tcPr>
        <w:p w14:paraId="5091113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tc>
        <w:tcPr>
          <w:tcW w:w="1883" w:type="dxa"/>
        </w:tcPr>
        <w:sdt>
          <w:sdtPr>
            <w:rPr>
              <w:rFonts w:ascii="David" w:hAnsi="David" w:hint="cs"/>
              <w:color w:val="00B0F0"/>
              <w:sz w:val="20"/>
              <w:szCs w:val="20"/>
              <w:rtl/>
            </w:rPr>
            <w:alias w:val="שם הפרויקט"/>
            <w:tag w:val="cntProjectName"/>
            <w:id w:val="-2138239746"/>
            <w:placeholder>
              <w:docPart w:val="DefaultPlaceholder_-1854013440"/>
            </w:placeholder>
          </w:sdtPr>
          <w:sdtContent>
            <w:p w14:paraId="684E1FF4" w14:textId="4A47D1C4"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ראשון לציון</w:t>
              </w:r>
            </w:p>
          </w:sdtContent>
        </w:sdt>
      </w:tc>
      <w:tc>
        <w:tcPr>
          <w:tcW w:w="2232" w:type="dxa"/>
        </w:tcPr>
        <w:p w14:paraId="182CBD98" w14:textId="63DF11E8"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w:tag w:val="cntTemplateName"/>
              <w:id w:val="-8606471"/>
              <w:placeholder>
                <w:docPart w:val="DefaultPlaceholder_-1854013440"/>
              </w:placeholder>
            </w:sdtPr>
            <w:sdtContent>
              <w:r>
                <w:rPr>
                  <w:rFonts w:ascii="David" w:hAnsi="David" w:hint="cs"/>
                  <w:sz w:val="20"/>
                  <w:szCs w:val="20"/>
                  <w:rtl/>
                </w:rPr>
                <w:t>מעצב פנים</w:t>
              </w:r>
            </w:sdtContent>
          </w:sdt>
        </w:p>
      </w:tc>
      <w:tc>
        <w:tcPr>
          <w:tcW w:w="236" w:type="dxa"/>
        </w:tcPr>
        <w:p w14:paraId="07721D8E" w14:textId="77777777" w:rsidR="00EE027A" w:rsidRPr="00F9528C" w:rsidRDefault="00EE027A" w:rsidP="008851FA">
          <w:pPr>
            <w:tabs>
              <w:tab w:val="center" w:pos="4153"/>
              <w:tab w:val="right" w:pos="8306"/>
            </w:tabs>
            <w:spacing w:before="0" w:after="0" w:line="240" w:lineRule="auto"/>
            <w:rPr>
              <w:rFonts w:ascii="David" w:hAnsi="David"/>
              <w:sz w:val="16"/>
              <w:szCs w:val="16"/>
              <w:rtl/>
            </w:rPr>
          </w:pPr>
        </w:p>
      </w:tc>
      <w:tc>
        <w:tcPr>
          <w:tcW w:w="1129" w:type="dxa"/>
        </w:tcPr>
        <w:p w14:paraId="3FE47FF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sdt>
          <w:sdtPr>
            <w:rPr>
              <w:rFonts w:ascii="David" w:hAnsi="David" w:hint="cs"/>
              <w:sz w:val="20"/>
              <w:szCs w:val="20"/>
              <w:rtl/>
            </w:rPr>
            <w:alias w:val="מספר חוזה"/>
            <w:tag w:val="cntContractNumber"/>
            <w:id w:val="-1738000137"/>
            <w:placeholder>
              <w:docPart w:val="DefaultPlaceholder_-1854013440"/>
            </w:placeholder>
          </w:sdtPr>
          <w:sdtContent>
            <w:p w14:paraId="3C0D1299" w14:textId="7B000E62" w:rsidR="00EE027A" w:rsidRPr="00F9528C" w:rsidRDefault="00EE027A" w:rsidP="008851FA">
              <w:pPr>
                <w:tabs>
                  <w:tab w:val="center" w:pos="4153"/>
                  <w:tab w:val="right" w:pos="8306"/>
                </w:tabs>
                <w:spacing w:before="0" w:after="0" w:line="240" w:lineRule="auto"/>
                <w:rPr>
                  <w:rFonts w:ascii="David" w:hAnsi="David"/>
                  <w:sz w:val="20"/>
                  <w:szCs w:val="20"/>
                  <w:rtl/>
                </w:rPr>
              </w:pPr>
              <w:del w:id="0" w:author="גרמן קגנובסקי" w:date="2020-11-02T15:54:00Z">
                <w:r w:rsidDel="005420F1">
                  <w:rPr>
                    <w:rFonts w:ascii="David" w:hAnsi="David" w:hint="cs"/>
                    <w:sz w:val="20"/>
                    <w:szCs w:val="20"/>
                  </w:rPr>
                  <w:delText>CONT-5-669</w:delText>
                </w:r>
              </w:del>
              <w:r>
                <w:rPr>
                  <w:rFonts w:ascii="David" w:hAnsi="David" w:hint="cs"/>
                  <w:sz w:val="20"/>
                  <w:szCs w:val="20"/>
                </w:rPr>
                <w:t>CO</w:t>
              </w:r>
              <w:r>
                <w:rPr>
                  <w:rFonts w:ascii="David" w:hAnsi="David" w:hint="cs"/>
                  <w:sz w:val="20"/>
                  <w:szCs w:val="20"/>
                  <w:rtl/>
                </w:rPr>
                <w:t>NT-10-1967</w:t>
              </w:r>
            </w:p>
          </w:sdtContent>
        </w:sdt>
      </w:tc>
    </w:tr>
    <w:tr w:rsidR="00EE027A" w:rsidRPr="00F9528C" w14:paraId="456920F6" w14:textId="77777777" w:rsidTr="008851FA">
      <w:tc>
        <w:tcPr>
          <w:tcW w:w="753" w:type="dxa"/>
        </w:tcPr>
        <w:p w14:paraId="009B14C4"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tc>
        <w:tcPr>
          <w:tcW w:w="1883" w:type="dxa"/>
        </w:tcPr>
        <w:sdt>
          <w:sdtPr>
            <w:rPr>
              <w:rFonts w:ascii="David" w:hAnsi="David" w:hint="cs"/>
              <w:color w:val="00B0F0"/>
              <w:sz w:val="20"/>
              <w:szCs w:val="20"/>
              <w:rtl/>
            </w:rPr>
            <w:alias w:val="ספק"/>
            <w:tag w:val="cntSupllierName"/>
            <w:id w:val="1128669136"/>
            <w:placeholder>
              <w:docPart w:val="DefaultPlaceholder_-1854013440"/>
            </w:placeholder>
          </w:sdtPr>
          <w:sdtContent>
            <w:p w14:paraId="58784A77" w14:textId="32AFE9A6"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מיכל גינזבורג</w:t>
              </w:r>
            </w:p>
          </w:sdtContent>
        </w:sdt>
      </w:tc>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E027A" w:rsidRPr="00F9528C" w14:paraId="15C9982A" w14:textId="77777777" w:rsidTr="008851FA">
            <w:trPr>
              <w:trHeight w:val="201"/>
            </w:trPr>
            <w:tc>
              <w:tcPr>
                <w:tcW w:w="926" w:type="dxa"/>
              </w:tcPr>
              <w:p w14:paraId="19CD97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tc>
              <w:tcPr>
                <w:tcW w:w="1668" w:type="dxa"/>
              </w:tcPr>
              <w:sdt>
                <w:sdtPr>
                  <w:rPr>
                    <w:rFonts w:ascii="David" w:hAnsi="David" w:hint="cs"/>
                    <w:color w:val="00B0F0"/>
                    <w:sz w:val="20"/>
                    <w:szCs w:val="20"/>
                    <w:rtl/>
                  </w:rPr>
                  <w:alias w:val="גרסת חוזה"/>
                  <w:tag w:val="cntContractVersion"/>
                  <w:id w:val="616260933"/>
                  <w:placeholder>
                    <w:docPart w:val="DefaultPlaceholder_-1854013440"/>
                  </w:placeholder>
                </w:sdtPr>
                <w:sdtContent>
                  <w:p w14:paraId="7F4BB0C6" w14:textId="13DCA2C9" w:rsidR="00EE027A" w:rsidRPr="00F9528C" w:rsidRDefault="00EE027A" w:rsidP="008851FA">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sdtContent>
              </w:sdt>
            </w:tc>
          </w:tr>
        </w:tbl>
        <w:p w14:paraId="71DF3D0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1C35111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3ADE117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sdt>
          <w:sdtPr>
            <w:rPr>
              <w:rFonts w:ascii="David" w:hAnsi="David" w:hint="cs"/>
              <w:sz w:val="20"/>
              <w:szCs w:val="20"/>
              <w:rtl/>
            </w:rPr>
            <w:alias w:val="סטטוס"/>
            <w:tag w:val="cntStatus"/>
            <w:id w:val="1994052866"/>
            <w:placeholder>
              <w:docPart w:val="DefaultPlaceholder_-1854013440"/>
            </w:placeholder>
          </w:sdtPr>
          <w:sdtContent>
            <w:p w14:paraId="74503E0B" w14:textId="41A03DBD" w:rsidR="00EE027A" w:rsidRPr="00F9528C" w:rsidRDefault="00EE027A" w:rsidP="008851FA">
              <w:pPr>
                <w:tabs>
                  <w:tab w:val="center" w:pos="4153"/>
                  <w:tab w:val="right" w:pos="8306"/>
                </w:tabs>
                <w:spacing w:before="0" w:after="0" w:line="240" w:lineRule="auto"/>
                <w:rPr>
                  <w:rFonts w:ascii="David" w:hAnsi="David"/>
                  <w:sz w:val="20"/>
                  <w:szCs w:val="20"/>
                </w:rPr>
              </w:pPr>
              <w:r>
                <w:rPr>
                  <w:rFonts w:ascii="David" w:hAnsi="David" w:hint="cs"/>
                  <w:sz w:val="20"/>
                  <w:szCs w:val="20"/>
                  <w:rtl/>
                </w:rPr>
                <w:t>3;#</w:t>
              </w:r>
              <w:r>
                <w:rPr>
                  <w:rFonts w:ascii="David" w:hAnsi="David" w:hint="cs"/>
                  <w:sz w:val="20"/>
                  <w:szCs w:val="20"/>
                </w:rPr>
                <w:t>Draft</w:t>
              </w:r>
            </w:p>
          </w:sdtContent>
        </w:sdt>
      </w:tc>
    </w:tr>
    <w:tr w:rsidR="00EE027A" w:rsidRPr="00F9528C" w14:paraId="4499F847" w14:textId="77777777" w:rsidTr="008851FA">
      <w:trPr>
        <w:trHeight w:val="80"/>
      </w:trPr>
      <w:tc>
        <w:tcPr>
          <w:tcW w:w="753" w:type="dxa"/>
        </w:tcPr>
        <w:p w14:paraId="6D2245A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883" w:type="dxa"/>
        </w:tcPr>
        <w:p w14:paraId="56D7BC30"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p>
      </w:tc>
      <w:tc>
        <w:tcPr>
          <w:tcW w:w="2232" w:type="dxa"/>
        </w:tcPr>
        <w:p w14:paraId="2D5B5C1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24E8083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748EF79F"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073" w:type="dxa"/>
        </w:tcPr>
        <w:p w14:paraId="2BBE74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r>
  </w:tbl>
  <w:p w14:paraId="61D69FBF" w14:textId="77777777" w:rsidR="00EE027A" w:rsidRPr="00EA2413" w:rsidRDefault="00EE027A"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7DBD" w14:textId="77777777" w:rsidR="00B247C7" w:rsidRDefault="00B24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781C9" w14:textId="77777777" w:rsidR="007C4048" w:rsidRDefault="007C4048" w:rsidP="00AF234B">
      <w:pPr>
        <w:spacing w:before="0" w:after="0" w:line="240" w:lineRule="auto"/>
      </w:pPr>
      <w:r>
        <w:separator/>
      </w:r>
    </w:p>
  </w:footnote>
  <w:footnote w:type="continuationSeparator" w:id="0">
    <w:p w14:paraId="0938C71B" w14:textId="77777777" w:rsidR="007C4048" w:rsidRDefault="007C4048" w:rsidP="00AF234B">
      <w:pPr>
        <w:spacing w:before="0" w:after="0" w:line="240" w:lineRule="auto"/>
      </w:pPr>
      <w:r>
        <w:continuationSeparator/>
      </w:r>
    </w:p>
  </w:footnote>
  <w:footnote w:type="continuationNotice" w:id="1">
    <w:p w14:paraId="0E87BE60" w14:textId="77777777" w:rsidR="007C4048" w:rsidRDefault="007C404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1AC6" w14:textId="77777777" w:rsidR="00B247C7" w:rsidRDefault="00B247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EndPr/>
    <w:sdtContent>
      <w:p w14:paraId="43E38879" w14:textId="77777777" w:rsidR="00EE027A" w:rsidRDefault="00EE027A" w:rsidP="00CF334C">
        <w:pPr>
          <w:pStyle w:val="Header"/>
          <w:jc w:val="center"/>
        </w:pPr>
        <w:r>
          <w:fldChar w:fldCharType="begin"/>
        </w:r>
        <w:r>
          <w:instrText xml:space="preserve"> PAGE   \* MERGEFORMAT </w:instrText>
        </w:r>
        <w:r>
          <w:fldChar w:fldCharType="separate"/>
        </w:r>
        <w:r w:rsidR="002E3856">
          <w:rPr>
            <w:noProof/>
            <w:rtl/>
          </w:rPr>
          <w:t>16</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80D3" w14:textId="77777777" w:rsidR="00B247C7" w:rsidRDefault="00B24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874269508">
    <w:abstractNumId w:val="27"/>
  </w:num>
  <w:num w:numId="2" w16cid:durableId="3590894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4473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115011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4832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03009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294394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1544736">
    <w:abstractNumId w:val="29"/>
  </w:num>
  <w:num w:numId="9" w16cid:durableId="1183131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8334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85768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7566691">
    <w:abstractNumId w:val="19"/>
  </w:num>
  <w:num w:numId="13" w16cid:durableId="1887570144">
    <w:abstractNumId w:val="3"/>
  </w:num>
  <w:num w:numId="14" w16cid:durableId="869149832">
    <w:abstractNumId w:val="12"/>
  </w:num>
  <w:num w:numId="15" w16cid:durableId="772170328">
    <w:abstractNumId w:val="23"/>
  </w:num>
  <w:num w:numId="16" w16cid:durableId="897790365">
    <w:abstractNumId w:val="29"/>
  </w:num>
  <w:num w:numId="17" w16cid:durableId="1049957503">
    <w:abstractNumId w:val="6"/>
  </w:num>
  <w:num w:numId="18" w16cid:durableId="763304092">
    <w:abstractNumId w:val="11"/>
  </w:num>
  <w:num w:numId="19" w16cid:durableId="1903172184">
    <w:abstractNumId w:val="14"/>
  </w:num>
  <w:num w:numId="20" w16cid:durableId="1314680281">
    <w:abstractNumId w:val="13"/>
  </w:num>
  <w:num w:numId="21" w16cid:durableId="1902129629">
    <w:abstractNumId w:val="17"/>
  </w:num>
  <w:num w:numId="22" w16cid:durableId="318003019">
    <w:abstractNumId w:val="16"/>
  </w:num>
  <w:num w:numId="23" w16cid:durableId="292560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19506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1514589">
    <w:abstractNumId w:val="17"/>
    <w:lvlOverride w:ilvl="0">
      <w:startOverride w:val="1"/>
    </w:lvlOverride>
    <w:lvlOverride w:ilvl="1"/>
    <w:lvlOverride w:ilvl="2"/>
    <w:lvlOverride w:ilvl="3"/>
    <w:lvlOverride w:ilvl="4"/>
    <w:lvlOverride w:ilvl="5"/>
    <w:lvlOverride w:ilvl="6"/>
    <w:lvlOverride w:ilvl="7"/>
    <w:lvlOverride w:ilvl="8"/>
  </w:num>
  <w:num w:numId="26" w16cid:durableId="185048258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2102942">
    <w:abstractNumId w:val="29"/>
  </w:num>
  <w:num w:numId="28" w16cid:durableId="8771649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43765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5400546">
    <w:abstractNumId w:val="2"/>
  </w:num>
  <w:num w:numId="31" w16cid:durableId="1045788061">
    <w:abstractNumId w:val="0"/>
    <w:lvlOverride w:ilvl="0">
      <w:startOverride w:val="1"/>
    </w:lvlOverride>
  </w:num>
  <w:num w:numId="32" w16cid:durableId="954873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1366895">
    <w:abstractNumId w:val="28"/>
    <w:lvlOverride w:ilvl="0">
      <w:startOverride w:val="1"/>
    </w:lvlOverride>
  </w:num>
  <w:num w:numId="34" w16cid:durableId="705564889">
    <w:abstractNumId w:val="4"/>
  </w:num>
  <w:num w:numId="35" w16cid:durableId="1627002777">
    <w:abstractNumId w:val="8"/>
  </w:num>
  <w:num w:numId="36" w16cid:durableId="1430396798">
    <w:abstractNumId w:val="21"/>
  </w:num>
  <w:num w:numId="37" w16cid:durableId="77216527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5322120">
    <w:abstractNumId w:val="29"/>
  </w:num>
  <w:num w:numId="39" w16cid:durableId="1581520742">
    <w:abstractNumId w:val="5"/>
  </w:num>
  <w:num w:numId="40" w16cid:durableId="651449187">
    <w:abstractNumId w:val="22"/>
  </w:num>
  <w:num w:numId="41" w16cid:durableId="1970427676">
    <w:abstractNumId w:val="26"/>
  </w:num>
  <w:num w:numId="42" w16cid:durableId="14008606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6550"/>
    <w:rsid w:val="000065AD"/>
    <w:rsid w:val="000302C2"/>
    <w:rsid w:val="00044849"/>
    <w:rsid w:val="00071854"/>
    <w:rsid w:val="000C533D"/>
    <w:rsid w:val="00134C85"/>
    <w:rsid w:val="001A0C3C"/>
    <w:rsid w:val="001A69D5"/>
    <w:rsid w:val="00214ACF"/>
    <w:rsid w:val="00272745"/>
    <w:rsid w:val="00293B97"/>
    <w:rsid w:val="002A2F51"/>
    <w:rsid w:val="002B2234"/>
    <w:rsid w:val="002C09CB"/>
    <w:rsid w:val="002E3856"/>
    <w:rsid w:val="002E67CE"/>
    <w:rsid w:val="0030703A"/>
    <w:rsid w:val="00321C50"/>
    <w:rsid w:val="003329AC"/>
    <w:rsid w:val="00342405"/>
    <w:rsid w:val="003434A2"/>
    <w:rsid w:val="0045187A"/>
    <w:rsid w:val="0045396B"/>
    <w:rsid w:val="00486C80"/>
    <w:rsid w:val="004C4D46"/>
    <w:rsid w:val="004D3060"/>
    <w:rsid w:val="005420F1"/>
    <w:rsid w:val="00550043"/>
    <w:rsid w:val="00552E11"/>
    <w:rsid w:val="005F46C7"/>
    <w:rsid w:val="00656A43"/>
    <w:rsid w:val="00666119"/>
    <w:rsid w:val="006F63D4"/>
    <w:rsid w:val="00703DC8"/>
    <w:rsid w:val="0072103C"/>
    <w:rsid w:val="0073034D"/>
    <w:rsid w:val="00733726"/>
    <w:rsid w:val="007C4048"/>
    <w:rsid w:val="00857538"/>
    <w:rsid w:val="008851FA"/>
    <w:rsid w:val="008C64C6"/>
    <w:rsid w:val="00906AB8"/>
    <w:rsid w:val="00942177"/>
    <w:rsid w:val="009657C7"/>
    <w:rsid w:val="009A05A4"/>
    <w:rsid w:val="00A42271"/>
    <w:rsid w:val="00A538E1"/>
    <w:rsid w:val="00AF234B"/>
    <w:rsid w:val="00B247C7"/>
    <w:rsid w:val="00BD72C4"/>
    <w:rsid w:val="00BE17B4"/>
    <w:rsid w:val="00CA6B0F"/>
    <w:rsid w:val="00CB4298"/>
    <w:rsid w:val="00CC1DD8"/>
    <w:rsid w:val="00CF334C"/>
    <w:rsid w:val="00CF37E4"/>
    <w:rsid w:val="00D53CB3"/>
    <w:rsid w:val="00D72AD6"/>
    <w:rsid w:val="00D756F6"/>
    <w:rsid w:val="00D95DCC"/>
    <w:rsid w:val="00DC5A8B"/>
    <w:rsid w:val="00DC781C"/>
    <w:rsid w:val="00E45DA7"/>
    <w:rsid w:val="00E679C7"/>
    <w:rsid w:val="00EA2413"/>
    <w:rsid w:val="00EB2B40"/>
    <w:rsid w:val="00EC37B6"/>
    <w:rsid w:val="00EE027A"/>
    <w:rsid w:val="00F50B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A4FC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F50B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47A127-4462-4993-85F7-2B7CF3D1410F}"/>
      </w:docPartPr>
      <w:docPartBody>
        <w:p w:rsidR="00D53217" w:rsidRDefault="00446C09">
          <w:r w:rsidRPr="002B1B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A30"/>
    <w:rsid w:val="002C09CB"/>
    <w:rsid w:val="002E67CE"/>
    <w:rsid w:val="003061B5"/>
    <w:rsid w:val="0032380B"/>
    <w:rsid w:val="003D3172"/>
    <w:rsid w:val="00446C09"/>
    <w:rsid w:val="004E2C8D"/>
    <w:rsid w:val="004F31E0"/>
    <w:rsid w:val="005070E8"/>
    <w:rsid w:val="00675168"/>
    <w:rsid w:val="006865A5"/>
    <w:rsid w:val="006D1ED5"/>
    <w:rsid w:val="00990C9D"/>
    <w:rsid w:val="00B56928"/>
    <w:rsid w:val="00C30938"/>
    <w:rsid w:val="00D07A6E"/>
    <w:rsid w:val="00D5321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6C09"/>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AE8DF70F-F2C0-4DA4-BC9B-D017F61AD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FCD0F1-61E6-47AE-B8C7-1E691EC81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9203</Words>
  <Characters>52458</Characters>
  <Application>Microsoft Office Word</Application>
  <DocSecurity>0</DocSecurity>
  <Lines>437</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חן חג'ג</cp:lastModifiedBy>
  <cp:revision>2</cp:revision>
  <cp:lastPrinted>2020-11-02T09:02:00Z</cp:lastPrinted>
  <dcterms:created xsi:type="dcterms:W3CDTF">2026-05-26T09:18:00Z</dcterms:created>
  <dcterms:modified xsi:type="dcterms:W3CDTF">2026-05-26T09:18:00Z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09e12812-c8d2-46b0-bcb1-14b1621f4529</vt:lpwstr>
  </property>
</Properties>
</file>