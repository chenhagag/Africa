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DF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A407FF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7922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0273EBE2" wp14:editId="342CDC0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D2132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D9D1E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574A5"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894B7"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5E01D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7279EC1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62739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FA184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82A8F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hint="cs"/>
          <w:bCs/>
          <w:sz w:val="32"/>
          <w:szCs w:val="32"/>
          <w:u w:val="single"/>
          <w:rtl/>
          <w:lang w:eastAsia="he-IL"/>
        </w:rPr>
        <w:alias w:val="שם הפרויקט"/>
        <w:tag w:val="cntProjectName"/>
        <w:id w:val="1112637725"/>
        <w:placeholder>
          <w:docPart w:val="DefaultPlaceholder_-1854013440"/>
        </w:placeholder>
      </w:sdtPr>
      <w:sdtContent>
        <w:p w14:paraId="3598327E" w14:textId="3A351310" w:rsidR="007A10F8" w:rsidRPr="00B27B4C" w:rsidRDefault="00F35F34"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נרקיסים </w:t>
          </w:r>
        </w:p>
      </w:sdtContent>
    </w:sdt>
    <w:p w14:paraId="2AD5D8C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hint="cs"/>
          <w:bCs/>
          <w:sz w:val="32"/>
          <w:szCs w:val="32"/>
          <w:u w:val="single"/>
          <w:rtl/>
          <w:lang w:eastAsia="he-IL"/>
        </w:rPr>
        <w:alias w:val="אתר"/>
        <w:tag w:val="cntSite"/>
        <w:id w:val="1003320804"/>
        <w:placeholder>
          <w:docPart w:val="DefaultPlaceholder_-1854013440"/>
        </w:placeholder>
      </w:sdtPr>
      <w:sdtContent>
        <w:p w14:paraId="68EAFFD2" w14:textId="3D165C7C" w:rsidR="007A10F8" w:rsidRPr="00B27B4C" w:rsidRDefault="00D36402"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נרקיסים</w:t>
          </w:r>
        </w:p>
      </w:sdtContent>
    </w:sdt>
    <w:p w14:paraId="1A6502D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ACCF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712C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8225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AAA3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61D44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8EA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DE653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EE2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60B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88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5632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CFB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DBC7A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6898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643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68685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774E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546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DA8A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B1A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1179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81A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4E7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AD9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B5633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ABB3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8BDFF"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A6DC35E" w14:textId="77777777" w:rsidR="00C140D3" w:rsidRPr="00C140D3" w:rsidRDefault="00C140D3" w:rsidP="00C140D3">
      <w:pPr>
        <w:pStyle w:val="AutoFields"/>
        <w:rPr>
          <w:rtl/>
          <w:lang w:eastAsia="he-IL"/>
        </w:rPr>
      </w:pPr>
    </w:p>
    <w:p w14:paraId="4FECBDEC" w14:textId="4658BFDD"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hint="cs"/>
            <w:sz w:val="20"/>
            <w:szCs w:val="24"/>
            <w:rtl/>
            <w:lang w:eastAsia="he-IL"/>
          </w:rPr>
          <w:alias w:val="תאריך חתימה החוזה"/>
          <w:tag w:val="cntSignDate"/>
          <w:id w:val="606392411"/>
          <w:placeholder>
            <w:docPart w:val="DefaultPlaceholder_-1854013440"/>
          </w:placeholder>
          <w:showingPlcHdr/>
        </w:sdtPr>
        <w:sdtContent>
          <w:r w:rsidR="008D4ABC" w:rsidRPr="002B1BA1">
            <w:rPr>
              <w:rStyle w:val="PlaceholderText"/>
            </w:rPr>
            <w:t>Click or tap here to enter text.</w:t>
          </w:r>
        </w:sdtContent>
      </w:sdt>
    </w:p>
    <w:p w14:paraId="483ED93B"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2E2085C0"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250168878"/>
        <w:placeholder>
          <w:docPart w:val="DefaultPlaceholder_-1854013440"/>
        </w:placeholder>
      </w:sdtPr>
      <w:sdtEndPr>
        <w:rPr>
          <w:rFonts w:hint="default"/>
        </w:rPr>
      </w:sdtEndPr>
      <w:sdtContent>
        <w:p w14:paraId="30B7DE02" w14:textId="59D625CB" w:rsidR="00C140D3" w:rsidRPr="00C140D3" w:rsidRDefault="00A41820"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א.מ.ד.ס מחיר למשתכן</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ש.ר 540274883</w:t>
          </w:r>
          <w:r>
            <w:rPr>
              <w:rFonts w:ascii="Times New Roman" w:eastAsia="Times New Roman" w:hAnsi="Times New Roman" w:cs="David" w:hint="cs"/>
              <w:color w:val="008000"/>
              <w:sz w:val="24"/>
              <w:szCs w:val="24"/>
              <w:rtl/>
            </w:rPr>
            <w:br/>
          </w:r>
        </w:p>
      </w:sdtContent>
    </w:sdt>
    <w:p w14:paraId="18CCC29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252598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2C423444"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2DBD778"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46E5DB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hint="cs"/>
          <w:color w:val="800080"/>
          <w:sz w:val="24"/>
          <w:szCs w:val="24"/>
          <w:rtl/>
        </w:rPr>
        <w:alias w:val="צדדים נוספים"/>
        <w:tag w:val="cntTzadB"/>
        <w:id w:val="-955942670"/>
        <w:placeholder>
          <w:docPart w:val="DefaultPlaceholder_-1854013440"/>
        </w:placeholder>
      </w:sdtPr>
      <w:sdtEndPr>
        <w:rPr>
          <w:rFonts w:hint="default"/>
          <w:color w:val="auto"/>
          <w:sz w:val="20"/>
          <w:lang w:eastAsia="he-IL"/>
        </w:rPr>
      </w:sdtEndPr>
      <w:sdtContent>
        <w:p w14:paraId="7B0F88FB" w14:textId="2B6F2FA3" w:rsidR="00C140D3" w:rsidRPr="00C140D3" w:rsidRDefault="00F35F34" w:rsidP="00D3767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א.מ.ג תכנון יעוץ וניהול בע"</w:t>
          </w:r>
          <w:r w:rsidR="00D3767C">
            <w:rPr>
              <w:rFonts w:ascii="Times New Roman" w:eastAsia="Times New Roman" w:hAnsi="Times New Roman" w:cs="David" w:hint="cs"/>
              <w:color w:val="800080"/>
              <w:sz w:val="24"/>
              <w:szCs w:val="24"/>
              <w:rtl/>
            </w:rPr>
            <w:t>מ</w:t>
          </w:r>
          <w:r w:rsidR="00D3767C">
            <w:rPr>
              <w:rFonts w:ascii="Times New Roman" w:eastAsia="Times New Roman" w:hAnsi="Times New Roman" w:cs="David" w:hint="cs"/>
              <w:color w:val="800080"/>
              <w:sz w:val="24"/>
              <w:szCs w:val="24"/>
              <w:rtl/>
            </w:rPr>
            <w:br/>
            <w:t>משה גושן 27</w:t>
          </w:r>
          <w:r>
            <w:rPr>
              <w:rFonts w:ascii="Times New Roman" w:eastAsia="Times New Roman" w:hAnsi="Times New Roman" w:cs="David" w:hint="cs"/>
              <w:color w:val="800080"/>
              <w:sz w:val="24"/>
              <w:szCs w:val="24"/>
              <w:rtl/>
            </w:rPr>
            <w:t xml:space="preserve"> קרית מוצקין</w:t>
          </w:r>
          <w:r w:rsidR="00D3767C">
            <w:rPr>
              <w:rFonts w:ascii="Times New Roman" w:eastAsia="Times New Roman" w:hAnsi="Times New Roman" w:cs="David"/>
              <w:color w:val="800080"/>
              <w:sz w:val="24"/>
              <w:szCs w:val="24"/>
              <w:rtl/>
            </w:rPr>
            <w:br/>
          </w:r>
          <w:r w:rsidR="00D3767C">
            <w:rPr>
              <w:rFonts w:ascii="Times New Roman" w:eastAsia="Times New Roman" w:hAnsi="Times New Roman" w:cs="David" w:hint="cs"/>
              <w:color w:val="800080"/>
              <w:sz w:val="24"/>
              <w:szCs w:val="24"/>
              <w:rtl/>
            </w:rPr>
            <w:t>ח.פ. 513282269</w:t>
          </w:r>
          <w:r>
            <w:rPr>
              <w:rFonts w:ascii="Times New Roman" w:eastAsia="Times New Roman" w:hAnsi="Times New Roman" w:cs="David" w:hint="cs"/>
              <w:color w:val="800080"/>
              <w:sz w:val="24"/>
              <w:szCs w:val="24"/>
              <w:rtl/>
            </w:rPr>
            <w:br/>
          </w:r>
        </w:p>
      </w:sdtContent>
    </w:sdt>
    <w:p w14:paraId="1E07114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02F843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09F062F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611528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198ED99"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22DFE28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0201DD4A"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1C93129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13DC36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97DA03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77D2A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56D9B38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8CA02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C970F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2FFA32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22C68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277EE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3BB3B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w:t>
      </w:r>
      <w:r w:rsidRPr="00C140D3">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686B3B5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D1599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1E66EAE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D4E228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698FEFA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EAE79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C440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DC56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09E98EE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1C872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1794BA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6557AB11"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F4A98D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1BD779D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6A8E1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76DADA4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4F4DDA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E79C3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05FE5CE"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0A000029"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D12C83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1496A21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1D63A1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7F01A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1D6F758E"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7FD95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365038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3E8756C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691A1BD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29AADC6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AD51D7A"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CD8998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1C8793F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84400D6"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03E0DB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45640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5BEF6B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0AEE82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w:t>
      </w:r>
      <w:r w:rsidRPr="00C140D3">
        <w:rPr>
          <w:rFonts w:ascii="Times New Roman" w:eastAsia="Times New Roman" w:hAnsi="Times New Roman" w:cs="David"/>
          <w:sz w:val="20"/>
          <w:szCs w:val="24"/>
          <w:rtl/>
          <w:lang w:eastAsia="he-IL"/>
        </w:rPr>
        <w:lastRenderedPageBreak/>
        <w:t xml:space="preserve">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B0A64B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8C7CED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045838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478E7A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400CDC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486403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FE223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6165F9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201685A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r w:rsidR="004A3E8B">
        <w:rPr>
          <w:rFonts w:ascii="Times New Roman" w:eastAsia="Times New Roman" w:hAnsi="Times New Roman" w:cs="David" w:hint="cs"/>
          <w:sz w:val="20"/>
          <w:szCs w:val="24"/>
          <w:rtl/>
          <w:lang w:eastAsia="he-IL"/>
        </w:rPr>
        <w:t xml:space="preserve"> נמסרה על ידי המזמין העבודה או חלק ממנה לצד שלישי אחר ובוצעו בעבודות היועץ שינויים ו/או תוספות  על ידי המצד השלישי האחר תוסר אחריות היועץ לעבודה. </w:t>
      </w:r>
    </w:p>
    <w:p w14:paraId="1B11326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7DC6724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צוות עובדים ואמצעים</w:t>
      </w:r>
    </w:p>
    <w:p w14:paraId="4119F8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1C5500B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0974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9C359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65DB00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3657E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6D7199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4FD026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951253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290EABD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2E33B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274931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5D3BCB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w:t>
      </w:r>
      <w:r w:rsidRPr="00C140D3">
        <w:rPr>
          <w:rFonts w:ascii="Times New Roman" w:eastAsia="Times New Roman" w:hAnsi="Times New Roman" w:cs="David" w:hint="cs"/>
          <w:sz w:val="20"/>
          <w:szCs w:val="24"/>
          <w:rtl/>
          <w:lang w:eastAsia="he-IL"/>
        </w:rPr>
        <w:lastRenderedPageBreak/>
        <w:t>ובכתב</w:t>
      </w:r>
      <w:r w:rsidRPr="00C140D3">
        <w:rPr>
          <w:rFonts w:ascii="Times New Roman" w:eastAsia="Times New Roman" w:hAnsi="Times New Roman" w:cs="David"/>
          <w:sz w:val="20"/>
          <w:szCs w:val="24"/>
          <w:rtl/>
          <w:lang w:eastAsia="he-IL"/>
        </w:rPr>
        <w:t>.</w:t>
      </w:r>
    </w:p>
    <w:p w14:paraId="59F10D5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F98F00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93D5C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218C5F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4B6F774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E3F19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CA22D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56A6CBF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57EBE8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104ADB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22CC8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B4DA87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עבודותיהם ובאופן שיבטיח ביצועם </w:t>
      </w:r>
      <w:r w:rsidRPr="00C140D3">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0D449EC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C8CA91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B408F6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6CB5D4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2C56E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7B39FAFB"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7A5E56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103AE4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6B203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2EBEE83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6CDE8B5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3093BB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2E95C0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2196B6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439F8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1EFD502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6F8FC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48F9B3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2E68FD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שליחויות.</w:t>
      </w:r>
    </w:p>
    <w:p w14:paraId="0CCAB38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75687E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2DA9844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44C1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77C61B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0616224D"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A2E9C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09329FEB"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62DA9F3"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50DDB6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4A4BF1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F439E0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012A07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5A24C2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83B2D2F" w14:textId="5D5692A3" w:rsidR="007A10F8" w:rsidRPr="00C140D3" w:rsidRDefault="00B85E8E"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מבוטל. </w:t>
      </w:r>
    </w:p>
    <w:p w14:paraId="614128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1BC95006"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50FB054"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EC3832" w14:textId="77777777" w:rsidR="003811C6" w:rsidRPr="00013687" w:rsidRDefault="003811C6" w:rsidP="003811C6">
      <w:pPr>
        <w:pStyle w:val="a5"/>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2349A0D"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706ADED"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4B48B2"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30A837"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B1E76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E070E5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FBE268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w:t>
      </w:r>
      <w:r>
        <w:rPr>
          <w:rFonts w:ascii="Times New Roman" w:eastAsia="Times New Roman" w:hAnsi="Times New Roman" w:cs="David" w:hint="cs"/>
          <w:sz w:val="20"/>
          <w:szCs w:val="24"/>
          <w:rtl/>
          <w:lang w:eastAsia="he-IL"/>
        </w:rPr>
        <w:lastRenderedPageBreak/>
        <w:t xml:space="preserve">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CD9CE3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AC9939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22EC4E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74446E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60F13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F12E15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5C757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013376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41A78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DC51E4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27EFD2"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283D8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אספקת תכניות</w:t>
      </w:r>
    </w:p>
    <w:p w14:paraId="4BCE4A8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440CE9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3E58DF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27D27E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671C40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57B2AD3"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1269D0C"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3163984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54D570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1B54306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7D0A18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9D26D6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8BCA1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lastRenderedPageBreak/>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99E4F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5F1971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03F4D5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787BF1A"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DBB2B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08F0BA3"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3ABE4F32"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1F1090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6F53A6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8CE2C8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688E15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DD5D1E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EE3155C"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8B7675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F03D38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0D8112E"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6C17F1B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6DA0074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44829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253AE0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0F4933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065A6AE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5C435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4A11D1"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9A5ED6"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C34FE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781073E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2A3B77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4671C7A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16061DC1"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3B029CB"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83FF876"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92B84AE"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458E01C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73E7A8E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9469B4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4C0B19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F6AA9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EDE3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4E3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218A849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5A0E111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8B17C1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BF239B2"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169C5C7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7945C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61B561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067A70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2230449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C39DA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5B832E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2A3D4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214AC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E2B51A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EE7ECF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7BEC7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לא השתמשו המזמין או המנהל או המתכנן בזכויות הניתנות להם לפי החוזה </w:t>
      </w:r>
      <w:r w:rsidRPr="00C140D3">
        <w:rPr>
          <w:rFonts w:ascii="Times New Roman" w:eastAsia="Times New Roman" w:hAnsi="Times New Roman" w:cs="David"/>
          <w:sz w:val="20"/>
          <w:szCs w:val="24"/>
          <w:rtl/>
          <w:lang w:eastAsia="he-IL"/>
        </w:rPr>
        <w:lastRenderedPageBreak/>
        <w:t>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072B9EE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F7C89B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57BC245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7CB2F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8E121B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FD827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28088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7EFB27D"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19F2A7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22E0FB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C1EE26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7E0AFA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1C0A8D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8FE0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lastRenderedPageBreak/>
        <w:t>ולראיה באו הצדדים על החתום:</w:t>
      </w:r>
    </w:p>
    <w:p w14:paraId="04D6B49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DB522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EBBD0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C03A24" w14:textId="3A8570D8"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ספק"/>
          <w:tag w:val="cntSupllierName"/>
          <w:id w:val="1485664600"/>
          <w:placeholder>
            <w:docPart w:val="DefaultPlaceholder_-1854013440"/>
          </w:placeholder>
        </w:sdtPr>
        <w:sdtEndPr>
          <w:rPr>
            <w:rFonts w:hint="cs"/>
            <w:u w:val="single"/>
          </w:rPr>
        </w:sdtEnd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580876522"/>
          <w:placeholder>
            <w:docPart w:val="DefaultPlaceholder_-1854013440"/>
          </w:placeholder>
          <w:showingPlcHdr/>
        </w:sdtPr>
        <w:sdtContent>
          <w:r w:rsidR="008D4ABC" w:rsidRPr="002B1BA1">
            <w:rPr>
              <w:rStyle w:val="PlaceholderText"/>
            </w:rPr>
            <w:t>Click or tap here to enter text.</w:t>
          </w:r>
        </w:sdtContent>
      </w:sdt>
    </w:p>
    <w:p w14:paraId="3E836D8A"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30E27A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3969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615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DF94A8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C48D2"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729A3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A925E5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38D72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23CC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0230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0B7D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0E08A19"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1EA26B"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49CBB2"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D185563"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909C1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BC20CFC"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78CA1C"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AEE4E3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33C719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DEC2BD" w14:textId="185BFFD1"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sz w:val="24"/>
            <w:szCs w:val="24"/>
            <w:rtl/>
            <w:lang w:eastAsia="he-IL"/>
          </w:rPr>
          <w:alias w:val="רשות מקומית"/>
          <w:tag w:val="cntMunicipality"/>
          <w:id w:val="954440956"/>
          <w:placeholder>
            <w:docPart w:val="DefaultPlaceholder_-1854013440"/>
          </w:placeholder>
        </w:sdtPr>
        <w:sdtEndPr>
          <w:rPr>
            <w:color w:val="00B0F0"/>
          </w:rPr>
        </w:sdtEndPr>
        <w:sdtContent>
          <w:r w:rsidR="00F35F34">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lang w:eastAsia="he-IL"/>
          </w:rPr>
          <w:alias w:val="אתר"/>
          <w:tag w:val="cntSite"/>
          <w:id w:val="-1390645213"/>
          <w:placeholder>
            <w:docPart w:val="DefaultPlaceholder_-1854013440"/>
          </w:placeholder>
        </w:sdtPr>
        <w:sdtEndPr>
          <w:rPr>
            <w:lang w:eastAsia="en-US"/>
          </w:rPr>
        </w:sdtEndPr>
        <w:sdtContent>
          <w:r w:rsidR="00D36402">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1861340755"/>
          <w:placeholder>
            <w:docPart w:val="DefaultPlaceholder_-1854013440"/>
          </w:placeholder>
        </w:sdtPr>
        <w:sdtEndPr>
          <w:rPr>
            <w:lang w:eastAsia="en-US"/>
          </w:rPr>
        </w:sdtEndPr>
        <w:sdtContent>
          <w:r w:rsidR="00F35F34">
            <w:rPr>
              <w:rFonts w:ascii="Times New Roman" w:eastAsia="Times New Roman" w:hAnsi="Times New Roman" w:cs="David" w:hint="cs"/>
              <w:color w:val="00B0F0"/>
              <w:sz w:val="24"/>
              <w:szCs w:val="24"/>
              <w:rtl/>
            </w:rPr>
            <w:t>נרקיסים</w:t>
          </w:r>
        </w:sdtContent>
      </w:sdt>
      <w:r w:rsidR="00F35F34">
        <w:rPr>
          <w:rFonts w:ascii="Times New Roman" w:eastAsia="Times New Roman" w:hAnsi="Times New Roman" w:cs="David" w:hint="cs"/>
          <w:color w:val="00B0F0"/>
          <w:sz w:val="24"/>
          <w:szCs w:val="24"/>
          <w:rtl/>
        </w:rPr>
        <w:t xml:space="preserve"> </w:t>
      </w:r>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E1A36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477379" w14:textId="5F24B3B4"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lang w:eastAsia="he-IL"/>
          </w:rPr>
          <w:alias w:val="שדה נוסף 2"/>
          <w:tag w:val="cntCustomField2"/>
          <w:id w:val="1008565210"/>
          <w:placeholder>
            <w:docPart w:val="DefaultPlaceholder_-1854013440"/>
          </w:placeholder>
        </w:sdtPr>
        <w:sdtEndPr>
          <w:rPr>
            <w:color w:val="008000"/>
            <w:lang w:eastAsia="en-US"/>
          </w:rPr>
        </w:sdtEndPr>
        <w:sdtContent>
          <w:r w:rsidR="00F35F34">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2137143689"/>
          <w:placeholder>
            <w:docPart w:val="DefaultPlaceholder_-1854013440"/>
          </w:placeholder>
        </w:sdtPr>
        <w:sdtContent>
          <w:r w:rsidR="00F35F34">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1B25D1DC"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F0A3C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C83F11" w14:textId="06C49424"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lang w:eastAsia="he-IL"/>
          </w:rPr>
          <w:alias w:val="רשות מקומית"/>
          <w:tag w:val="cntMunicipality"/>
          <w:id w:val="2095578899"/>
          <w:placeholder>
            <w:docPart w:val="DefaultPlaceholder_-1854013440"/>
          </w:placeholder>
        </w:sdtPr>
        <w:sdtEndPr>
          <w:rPr>
            <w:color w:val="008000"/>
            <w:lang w:eastAsia="en-US"/>
          </w:rPr>
        </w:sdtEndPr>
        <w:sdtContent>
          <w:r w:rsidR="00F35F34">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1328625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0F51847E"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5483E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6171A" w14:textId="424D997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1812597212"/>
          <w:placeholder>
            <w:docPart w:val="DefaultPlaceholder_-1854013440"/>
          </w:placeholder>
        </w:sdtPr>
        <w:sdtContent>
          <w:r w:rsidR="00B85E8E">
            <w:rPr>
              <w:rFonts w:ascii="Times New Roman" w:eastAsia="Times New Roman" w:hAnsi="Times New Roman" w:cs="David" w:hint="cs"/>
              <w:sz w:val="24"/>
              <w:szCs w:val="24"/>
              <w:rtl/>
              <w:lang w:eastAsia="he-IL"/>
            </w:rPr>
            <w:t>יצחק מוגרבי</w:t>
          </w:r>
        </w:sdtContent>
      </w:sdt>
    </w:p>
    <w:p w14:paraId="3FC131E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A3AB73" w14:textId="3814F6FD" w:rsidR="007A10F8" w:rsidRPr="00B27B4C" w:rsidRDefault="007A10F8" w:rsidP="00B85E8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p>
    <w:p w14:paraId="2EF560C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68D76E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72487" w14:textId="3DD3ECD9" w:rsidR="007A10F8" w:rsidRPr="00B27B4C" w:rsidRDefault="007A10F8" w:rsidP="00B85E8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hint="cs"/>
            <w:sz w:val="24"/>
            <w:szCs w:val="24"/>
            <w:rtl/>
            <w:lang w:eastAsia="he-IL"/>
          </w:rPr>
          <w:alias w:val="שדה נוסף 4"/>
          <w:tag w:val="cntCustomField4"/>
          <w:id w:val="207918009"/>
          <w:placeholder>
            <w:docPart w:val="DefaultPlaceholder_-1854013440"/>
          </w:placeholder>
        </w:sdtPr>
        <w:sdtEndPr>
          <w:rPr>
            <w:color w:val="008000"/>
          </w:rPr>
        </w:sdtEndPr>
        <w:sdtContent>
          <w:r w:rsidR="00B85E8E">
            <w:rPr>
              <w:rFonts w:ascii="Times New Roman" w:eastAsia="Times New Roman" w:hAnsi="Times New Roman" w:cs="David" w:hint="cs"/>
              <w:color w:val="008000"/>
              <w:sz w:val="24"/>
              <w:szCs w:val="24"/>
              <w:rtl/>
              <w:lang w:eastAsia="he-IL"/>
            </w:rPr>
            <w:t>יצחק מוגרבי</w:t>
          </w:r>
        </w:sdtContent>
      </w:sdt>
      <w:r w:rsidR="00B85E8E">
        <w:rPr>
          <w:rFonts w:ascii="Times New Roman" w:eastAsia="Times New Roman" w:hAnsi="Times New Roman" w:cs="David" w:hint="cs"/>
          <w:color w:val="008000"/>
          <w:sz w:val="24"/>
          <w:szCs w:val="24"/>
          <w:rtl/>
          <w:lang w:eastAsia="he-IL"/>
        </w:rPr>
        <w:t xml:space="preserve"> </w:t>
      </w:r>
    </w:p>
    <w:p w14:paraId="2EE13A1E" w14:textId="626FB53F" w:rsidR="007A10F8" w:rsidRPr="00B27B4C" w:rsidRDefault="007A10F8" w:rsidP="00B85E8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sz w:val="24"/>
            <w:szCs w:val="24"/>
            <w:rtl/>
            <w:lang w:eastAsia="he-IL"/>
          </w:rPr>
          <w:alias w:val="שדה נוסף 5"/>
          <w:tag w:val="cntCustomField5"/>
          <w:id w:val="-451860716"/>
          <w:placeholder>
            <w:docPart w:val="DefaultPlaceholder_-1854013440"/>
          </w:placeholder>
        </w:sdtPr>
        <w:sdtEndPr>
          <w:rPr>
            <w:color w:val="008000"/>
          </w:rPr>
        </w:sdtEndPr>
        <w:sdtContent>
          <w:r w:rsidR="00B85E8E">
            <w:rPr>
              <w:rFonts w:ascii="Times New Roman" w:eastAsia="Times New Roman" w:hAnsi="Times New Roman" w:cs="David" w:hint="cs"/>
              <w:color w:val="008000"/>
              <w:sz w:val="24"/>
              <w:szCs w:val="24"/>
              <w:rtl/>
              <w:lang w:eastAsia="he-IL"/>
            </w:rPr>
            <w:t>4</w:t>
          </w:r>
        </w:sdtContent>
      </w:sdt>
    </w:p>
    <w:p w14:paraId="117F5A0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DA32C" w14:textId="5AA465F8"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/מהנדס: </w:t>
      </w:r>
      <w:sdt>
        <w:sdtPr>
          <w:rPr>
            <w:rFonts w:ascii="Times New Roman" w:eastAsia="Times New Roman" w:hAnsi="Times New Roman" w:cs="David" w:hint="cs"/>
            <w:sz w:val="24"/>
            <w:szCs w:val="24"/>
            <w:rtl/>
            <w:lang w:eastAsia="he-IL"/>
          </w:rPr>
          <w:alias w:val="שדה נוסף 6"/>
          <w:tag w:val="cntCustomField6"/>
          <w:id w:val="-539975132"/>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יצחק מוגרבי</w:t>
          </w:r>
        </w:sdtContent>
      </w:sdt>
    </w:p>
    <w:p w14:paraId="6959A6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5B1C1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5.2</w:t>
      </w:r>
      <w:r w:rsidRPr="00B27B4C">
        <w:rPr>
          <w:rFonts w:ascii="Times New Roman" w:eastAsia="Times New Roman" w:hAnsi="Times New Roman" w:cs="David" w:hint="cs"/>
          <w:sz w:val="24"/>
          <w:szCs w:val="24"/>
          <w:rtl/>
          <w:lang w:eastAsia="he-IL"/>
        </w:rPr>
        <w:tab/>
        <w:t>הנושאים הם:</w:t>
      </w:r>
    </w:p>
    <w:p w14:paraId="5550E2B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649D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11BA24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2CA00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05305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D1D8CF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1B4F0FC"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58DE1EB"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7E356A05" w14:textId="77777777" w:rsidTr="00F35F34">
        <w:tc>
          <w:tcPr>
            <w:tcW w:w="3366" w:type="dxa"/>
          </w:tcPr>
          <w:sdt>
            <w:sdtPr>
              <w:rPr>
                <w:rFonts w:ascii="Times New Roman" w:eastAsia="Times New Roman" w:hAnsi="Times New Roman" w:cs="David"/>
                <w:sz w:val="24"/>
                <w:szCs w:val="24"/>
                <w:rtl/>
                <w:lang w:eastAsia="he-IL"/>
              </w:rPr>
              <w:alias w:val="אחוז השתתפות צד א'"/>
              <w:tag w:val="cmtTzadAPercent"/>
              <w:id w:val="-1120761813"/>
              <w:placeholder>
                <w:docPart w:val="DefaultPlaceholder_-1854013440"/>
              </w:placeholder>
              <w:showingPlcHdr/>
            </w:sdtPr>
            <w:sdtContent>
              <w:p w14:paraId="4F20BD33" w14:textId="17C2582A" w:rsidR="007A10F8" w:rsidRDefault="008D4ABC"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2B1BA1">
                  <w:rPr>
                    <w:rStyle w:val="PlaceholderText"/>
                  </w:rPr>
                  <w:t>Click or tap here to enter text.</w:t>
                </w:r>
              </w:p>
            </w:sdtContent>
          </w:sdt>
          <w:p w14:paraId="36073CA6"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EAE6E17" w14:textId="77777777" w:rsidR="007A10F8" w:rsidRDefault="007A10F8" w:rsidP="00F35F34">
            <w:pPr>
              <w:widowControl w:val="0"/>
              <w:spacing w:before="0" w:beforeAutospacing="0" w:after="0" w:afterAutospacing="0" w:line="240" w:lineRule="auto"/>
              <w:ind w:left="720"/>
              <w:outlineLvl w:val="2"/>
            </w:pPr>
          </w:p>
          <w:p w14:paraId="14C254A1"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231313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43AA889"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9604C2A"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E56AA2B"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0DCB1555"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42FE0BF6"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271DAB0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8379432"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473D1BC7" w14:textId="77777777" w:rsidR="00C140D3" w:rsidRPr="00BC58C4" w:rsidRDefault="00BC58C4" w:rsidP="00BC58C4">
      <w:pPr>
        <w:pStyle w:val="ListParagraph"/>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0E5F846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16808F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F2D9F04" w14:textId="3E105924" w:rsidR="00C140D3" w:rsidRPr="00C140D3" w:rsidRDefault="00B85E8E" w:rsidP="00B85E8E">
      <w:pPr>
        <w:spacing w:before="0" w:beforeAutospacing="0" w:after="0" w:afterAutospacing="0" w:line="360" w:lineRule="auto"/>
        <w:ind w:left="150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אישור </w:t>
      </w:r>
      <w:r w:rsidR="00C140D3" w:rsidRPr="00C140D3">
        <w:rPr>
          <w:rFonts w:ascii="Times New Roman" w:eastAsia="Times New Roman" w:hAnsi="Times New Roman" w:cs="David" w:hint="cs"/>
          <w:sz w:val="24"/>
          <w:szCs w:val="24"/>
          <w:rtl/>
          <w:lang w:eastAsia="he-IL"/>
        </w:rPr>
        <w:t>תכנון מערכות האלומיניום במבנים</w:t>
      </w:r>
      <w:r>
        <w:rPr>
          <w:rFonts w:ascii="Times New Roman" w:eastAsia="Times New Roman" w:hAnsi="Times New Roman" w:cs="David" w:hint="cs"/>
          <w:sz w:val="24"/>
          <w:szCs w:val="24"/>
          <w:rtl/>
          <w:lang w:eastAsia="he-IL"/>
        </w:rPr>
        <w:t xml:space="preserve"> שיוכן על ידי ייצרן האלומיניום </w:t>
      </w:r>
      <w:r w:rsidR="00C140D3" w:rsidRPr="00C140D3">
        <w:rPr>
          <w:rFonts w:ascii="Times New Roman" w:eastAsia="Times New Roman" w:hAnsi="Times New Roman" w:cs="David" w:hint="cs"/>
          <w:sz w:val="24"/>
          <w:szCs w:val="24"/>
          <w:rtl/>
          <w:lang w:eastAsia="he-IL"/>
        </w:rPr>
        <w:t xml:space="preserve">, מתן הנחיות </w:t>
      </w:r>
      <w:r w:rsidR="0075294E">
        <w:rPr>
          <w:rFonts w:ascii="Times New Roman" w:eastAsia="Times New Roman" w:hAnsi="Times New Roman" w:cs="David" w:hint="cs"/>
          <w:sz w:val="24"/>
          <w:szCs w:val="24"/>
          <w:rtl/>
          <w:lang w:eastAsia="he-IL"/>
        </w:rPr>
        <w:t>=ל</w:t>
      </w:r>
      <w:r w:rsidR="00C140D3" w:rsidRPr="00C140D3">
        <w:rPr>
          <w:rFonts w:ascii="Times New Roman" w:eastAsia="Times New Roman" w:hAnsi="Times New Roman" w:cs="David" w:hint="cs"/>
          <w:sz w:val="24"/>
          <w:szCs w:val="24"/>
          <w:rtl/>
          <w:lang w:eastAsia="he-IL"/>
        </w:rPr>
        <w:t>הכנת תכניות ומפרטים טכניים, אשר יכללו בין היתר את הפרטים הבאים:</w:t>
      </w:r>
    </w:p>
    <w:p w14:paraId="643A0C6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21FAE0B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308B901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7522AFD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EC1D3B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7CE47EF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64E8390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3BE187D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625B81F"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01555C2"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D879472" w14:textId="5A082A9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בעל המשרד,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6556B041" w14:textId="06578EC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49B4A91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2C7E4B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99F43D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2DFB2BE9"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7D04D15"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D29E463"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B2B87ED"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0A606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0DF9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D2EF9C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E31114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B6F828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4FEED99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91F70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61EFF6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4E3A08AF" w14:textId="6C06F0AE" w:rsidR="00C140D3" w:rsidRPr="00C140D3" w:rsidRDefault="0075294E" w:rsidP="0075294E">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מבוטל. </w:t>
      </w:r>
      <w:r w:rsidR="00C140D3" w:rsidRPr="00C140D3">
        <w:rPr>
          <w:rFonts w:ascii="Times New Roman" w:eastAsia="Times New Roman" w:hAnsi="Times New Roman" w:cs="David" w:hint="cs"/>
          <w:sz w:val="24"/>
          <w:szCs w:val="24"/>
          <w:rtl/>
          <w:lang w:eastAsia="he-IL"/>
        </w:rPr>
        <w:t>.</w:t>
      </w:r>
    </w:p>
    <w:p w14:paraId="236C06B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0075294E">
        <w:rPr>
          <w:rFonts w:ascii="Times New Roman" w:eastAsia="Times New Roman" w:hAnsi="Times New Roman" w:cs="David" w:hint="cs"/>
          <w:sz w:val="24"/>
          <w:szCs w:val="24"/>
          <w:rtl/>
          <w:lang w:eastAsia="he-IL"/>
        </w:rPr>
        <w:t xml:space="preserve"> שיוכנו על ידי אדריכל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024AEFA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0FD8AA9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061543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78C355F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8C57D4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4B65095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E24B0C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0A003B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75BB4989"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D01069B"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1B6729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5FA7286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2AC6370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39330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A674B3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47BD553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457C2AA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477E120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w:t>
      </w:r>
      <w:r w:rsidRPr="00C140D3">
        <w:rPr>
          <w:rFonts w:ascii="Times New Roman" w:eastAsia="Times New Roman" w:hAnsi="Times New Roman" w:cs="David"/>
          <w:sz w:val="24"/>
          <w:szCs w:val="24"/>
          <w:rtl/>
          <w:lang w:eastAsia="he-IL"/>
        </w:rPr>
        <w:lastRenderedPageBreak/>
        <w:t>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4A87697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7E5036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37C0106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5E415F8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CF9EB4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6AC2B4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A9CA33B"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01B3EA0B" w14:textId="77C17542"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001D04F1">
        <w:rPr>
          <w:rFonts w:ascii="Times New Roman" w:eastAsia="Times New Roman" w:hAnsi="Times New Roman" w:cs="David" w:hint="cs"/>
          <w:sz w:val="24"/>
          <w:szCs w:val="24"/>
          <w:rtl/>
          <w:lang w:eastAsia="he-IL"/>
        </w:rPr>
        <w:t>מבוטל.</w:t>
      </w:r>
      <w:r w:rsidR="001D04F1" w:rsidRPr="00C140D3" w:rsidDel="001D04F1">
        <w:rPr>
          <w:rFonts w:ascii="Times New Roman" w:eastAsia="Times New Roman" w:hAnsi="Times New Roman" w:cs="David"/>
          <w:sz w:val="24"/>
          <w:szCs w:val="24"/>
          <w:rtl/>
          <w:lang w:eastAsia="he-IL"/>
        </w:rPr>
        <w:t xml:space="preserve"> </w:t>
      </w:r>
    </w:p>
    <w:p w14:paraId="6E2660DD" w14:textId="77777777" w:rsidR="00C140D3" w:rsidRPr="00C140D3" w:rsidRDefault="00C140D3" w:rsidP="00A418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15EF95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438F9315"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60A73BA"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0A06A461" w14:textId="0E9680BE" w:rsidR="00C140D3" w:rsidRPr="00C140D3" w:rsidRDefault="00C140D3" w:rsidP="001D04F1">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BDCCFD1"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211D4FB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C8790D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77CD84B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26A3CA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0A66F9E"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C14F82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7B80143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B94FA3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1D5007A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241FB91"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585CAD1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669F7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A40D63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46680B4"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6B643DD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FA694F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34AD926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1D789E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44D2847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5B309462"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B96B8F"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6045B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5600FA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144F86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DFA112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D711CE6"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76E76A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13CAA90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60C25803"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1AB76454" w14:textId="77F93617" w:rsidR="00C140D3" w:rsidRPr="00C140D3" w:rsidRDefault="00C140D3" w:rsidP="009C18A4">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9C18A4">
        <w:rPr>
          <w:rFonts w:ascii="Times New Roman" w:eastAsia="Times New Roman" w:hAnsi="Times New Roman" w:cs="David" w:hint="cs"/>
          <w:b/>
          <w:bCs/>
          <w:sz w:val="24"/>
          <w:szCs w:val="24"/>
          <w:u w:val="single"/>
          <w:rtl/>
        </w:rPr>
        <w:t>155,120</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4A3E8B">
        <w:rPr>
          <w:rFonts w:ascii="Times New Roman" w:eastAsia="Times New Roman" w:hAnsi="Times New Roman" w:cs="David" w:hint="cs"/>
          <w:sz w:val="24"/>
          <w:szCs w:val="24"/>
          <w:u w:val="single"/>
          <w:rtl/>
        </w:rPr>
        <w:t xml:space="preserve">מאה </w:t>
      </w:r>
      <w:r w:rsidR="009C18A4">
        <w:rPr>
          <w:rFonts w:ascii="Times New Roman" w:eastAsia="Times New Roman" w:hAnsi="Times New Roman" w:cs="David" w:hint="cs"/>
          <w:sz w:val="24"/>
          <w:szCs w:val="24"/>
          <w:u w:val="single"/>
          <w:rtl/>
        </w:rPr>
        <w:t>חמישים וחמשת אלפים ומאה ועשרים ש''ח</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089099F3"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E6EB1E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w:t>
      </w:r>
      <w:r w:rsidR="004A3E8B">
        <w:rPr>
          <w:rFonts w:ascii="Times New Roman" w:eastAsia="Times New Roman" w:hAnsi="Times New Roman" w:cs="David" w:hint="cs"/>
          <w:sz w:val="24"/>
          <w:szCs w:val="24"/>
          <w:rtl/>
        </w:rPr>
        <w:t>554</w:t>
      </w:r>
      <w:r w:rsidRPr="00C140D3">
        <w:rPr>
          <w:rFonts w:ascii="Times New Roman" w:eastAsia="Times New Roman" w:hAnsi="Times New Roman" w:cs="David" w:hint="cs"/>
          <w:sz w:val="24"/>
          <w:szCs w:val="24"/>
          <w:rtl/>
        </w:rPr>
        <w:t>___ יח"ד בהיקף שטחים כמפורט להלן:</w:t>
      </w:r>
    </w:p>
    <w:p w14:paraId="67ACC9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AAFD69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p>
    <w:p w14:paraId="76C90F2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1A56A4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08E64DB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6400B6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6201F81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00972808"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1E76BA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661AFBE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343FB93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0BB1786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265DAB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883A420" w14:textId="0B9BB3A2"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w:t>
      </w:r>
      <w:r w:rsidR="002A7569">
        <w:rPr>
          <w:rFonts w:ascii="Times New Roman" w:eastAsia="Times New Roman" w:hAnsi="Times New Roman" w:cs="David" w:hint="cs"/>
          <w:sz w:val="24"/>
          <w:szCs w:val="24"/>
          <w:rtl/>
        </w:rPr>
        <w:t>280</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3D3C21B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6E624E6" w14:textId="77777777" w:rsidR="00C140D3" w:rsidRPr="007A10F8" w:rsidRDefault="00C140D3" w:rsidP="007A10F8">
      <w:pPr>
        <w:pStyle w:val="ListParagraph"/>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62266F9"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791B2FB" w14:textId="1ADC9D7E" w:rsidR="00C140D3" w:rsidRDefault="007A10F8" w:rsidP="007B224F">
      <w:pPr>
        <w:pStyle w:val="ListParagraph"/>
        <w:widowControl w:val="0"/>
        <w:numPr>
          <w:ilvl w:val="0"/>
          <w:numId w:val="19"/>
        </w:numPr>
        <w:spacing w:line="240" w:lineRule="auto"/>
        <w:ind w:hanging="996"/>
        <w:rPr>
          <w:sz w:val="24"/>
          <w:szCs w:val="24"/>
        </w:rPr>
      </w:pPr>
      <w:r w:rsidRPr="007A10F8">
        <w:rPr>
          <w:rFonts w:hint="cs"/>
          <w:sz w:val="20"/>
          <w:szCs w:val="24"/>
          <w:rtl/>
          <w:lang w:eastAsia="he-IL"/>
        </w:rPr>
        <w:t xml:space="preserve"> הסכו</w:t>
      </w:r>
      <w:r w:rsidR="007B224F">
        <w:rPr>
          <w:rFonts w:hint="cs"/>
          <w:sz w:val="20"/>
          <w:szCs w:val="24"/>
          <w:rtl/>
          <w:lang w:eastAsia="he-IL"/>
        </w:rPr>
        <w:t xml:space="preserve">ם המפורט בסעיף 1לעיל </w:t>
      </w:r>
      <w:r w:rsidR="009E6E10">
        <w:rPr>
          <w:rFonts w:hint="cs"/>
          <w:sz w:val="20"/>
          <w:szCs w:val="24"/>
          <w:rtl/>
          <w:lang w:eastAsia="he-IL"/>
        </w:rPr>
        <w:t>לא יוצמד למדד</w:t>
      </w:r>
      <w:r w:rsidR="007B224F">
        <w:rPr>
          <w:rFonts w:hint="cs"/>
          <w:sz w:val="20"/>
          <w:szCs w:val="24"/>
          <w:rtl/>
          <w:lang w:eastAsia="he-IL"/>
        </w:rPr>
        <w:t xml:space="preserve">. </w:t>
      </w:r>
    </w:p>
    <w:p w14:paraId="02FD937B" w14:textId="77777777" w:rsidR="007B224F" w:rsidRPr="00C140D3" w:rsidRDefault="007B224F" w:rsidP="007B224F">
      <w:pPr>
        <w:pStyle w:val="ListParagraph"/>
        <w:widowControl w:val="0"/>
        <w:spacing w:line="240" w:lineRule="auto"/>
        <w:ind w:left="1080"/>
        <w:rPr>
          <w:sz w:val="24"/>
          <w:szCs w:val="24"/>
          <w:rtl/>
        </w:rPr>
      </w:pPr>
    </w:p>
    <w:p w14:paraId="5B8C23A5"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2A40505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05662C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D1787D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AC2208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646623A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D72F2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DC9EB0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64A3952"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2885C73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2F39882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4D2989A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4D928FB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0A9FC389"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2E1D1BC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2DBEDC2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E0FEB7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13C8989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19264FF"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38394E7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E3AE6D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4B5666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3E2515D1"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FC2BB75"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5C9E4ABF"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A67A06" w14:textId="1A981C72"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sz w:val="24"/>
            <w:szCs w:val="24"/>
            <w:rtl/>
            <w:lang w:eastAsia="he-IL"/>
          </w:rPr>
          <w:alias w:val="תאריך חתימה החוזה"/>
          <w:tag w:val="cntSignDate"/>
          <w:id w:val="546419328"/>
          <w:placeholder>
            <w:docPart w:val="DefaultPlaceholder_-1854013440"/>
          </w:placeholder>
          <w:showingPlcHdr/>
        </w:sdtPr>
        <w:sdtContent>
          <w:r w:rsidR="008D4ABC" w:rsidRPr="002B1BA1">
            <w:rPr>
              <w:rStyle w:val="PlaceholderText"/>
            </w:rPr>
            <w:t>Click or tap here to enter text.</w:t>
          </w:r>
        </w:sdtContent>
      </w:sdt>
      <w:r w:rsidRPr="00B27B4C">
        <w:rPr>
          <w:rFonts w:ascii="Times New Roman" w:eastAsia="Times New Roman" w:hAnsi="Times New Roman" w:cs="David" w:hint="cs"/>
          <w:bCs/>
          <w:color w:val="FF0000"/>
          <w:sz w:val="24"/>
          <w:szCs w:val="24"/>
          <w:rtl/>
          <w:lang w:eastAsia="he-IL"/>
        </w:rPr>
        <w:br/>
      </w:r>
    </w:p>
    <w:p w14:paraId="70A3FC9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hint="cs"/>
          <w:color w:val="008000"/>
          <w:sz w:val="24"/>
          <w:szCs w:val="24"/>
          <w:rtl/>
          <w:lang w:eastAsia="he-IL"/>
        </w:rPr>
        <w:alias w:val="צד א' בחוזה"/>
        <w:tag w:val="cntTzadA"/>
        <w:id w:val="1005795562"/>
        <w:placeholder>
          <w:docPart w:val="DefaultPlaceholder_-1854013440"/>
        </w:placeholder>
      </w:sdtPr>
      <w:sdtEndPr>
        <w:rPr>
          <w:rFonts w:hint="default"/>
        </w:rPr>
      </w:sdtEndPr>
      <w:sdtContent>
        <w:p w14:paraId="5E1E0079" w14:textId="7AA16DB1" w:rsidR="00C12F17" w:rsidRPr="00B27B4C" w:rsidRDefault="00A41820"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005171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E52E3B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CF66C3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4A39064"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1E72E8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202CF" w14:textId="39B44A7A"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sz w:val="24"/>
            <w:szCs w:val="24"/>
            <w:rtl/>
            <w:lang w:eastAsia="he-IL"/>
          </w:rPr>
          <w:alias w:val="ספק"/>
          <w:tag w:val="cntSupllierName"/>
          <w:id w:val="-1456248643"/>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rtl/>
            <w:lang w:eastAsia="he-IL"/>
          </w:rPr>
          <w:alias w:val="ספק"/>
          <w:tag w:val="cntSupllierName"/>
          <w:id w:val="1541407058"/>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ספק"/>
          <w:tag w:val="cntSupllierName"/>
          <w:id w:val="-1835681250"/>
          <w:placeholder>
            <w:docPart w:val="DefaultPlaceholder_-1854013440"/>
          </w:placeholder>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B629763"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56A926" w14:textId="6B154DDF"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sz w:val="24"/>
            <w:szCs w:val="24"/>
            <w:rtl/>
            <w:lang w:eastAsia="he-IL"/>
          </w:rPr>
          <w:alias w:val="ספק"/>
          <w:tag w:val="cntSupllierName"/>
          <w:id w:val="1454519559"/>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sz w:val="24"/>
            <w:szCs w:val="24"/>
            <w:rtl/>
            <w:lang w:eastAsia="he-IL"/>
          </w:rPr>
          <w:alias w:val="תבנית"/>
          <w:tag w:val="cntTemplateName"/>
          <w:id w:val="-840703208"/>
          <w:placeholder>
            <w:docPart w:val="DefaultPlaceholder_-1854013440"/>
          </w:placeholder>
        </w:sdtPr>
        <w:sdtEndPr>
          <w:rPr>
            <w:rFonts w:hint="eastAsia"/>
            <w:bCs/>
            <w:color w:val="00B0F0"/>
          </w:r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sz w:val="24"/>
            <w:szCs w:val="24"/>
            <w:rtl/>
            <w:lang w:eastAsia="he-IL"/>
          </w:rPr>
          <w:alias w:val="שם הפרויקט"/>
          <w:tag w:val="cntProjectName"/>
          <w:id w:val="-1499805503"/>
          <w:placeholder>
            <w:docPart w:val="DefaultPlaceholder_-1854013440"/>
          </w:placeholder>
        </w:sdtPr>
        <w:sdtEndPr>
          <w:rPr>
            <w:bCs/>
            <w:color w:val="008000"/>
          </w:rPr>
        </w:sdtEndPr>
        <w:sdtContent>
          <w:r w:rsidR="00F35F34">
            <w:rPr>
              <w:rFonts w:ascii="Times New Roman" w:eastAsia="Times New Roman" w:hAnsi="Times New Roman" w:cs="David" w:hint="cs"/>
              <w:bCs/>
              <w:color w:val="008000"/>
              <w:sz w:val="24"/>
              <w:szCs w:val="24"/>
              <w:rtl/>
              <w:lang w:eastAsia="he-IL"/>
            </w:rPr>
            <w:t>נרקיסים</w:t>
          </w:r>
        </w:sdtContent>
      </w:sdt>
      <w:r w:rsidR="00F35F34">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color w:val="008000"/>
          <w:sz w:val="24"/>
          <w:szCs w:val="24"/>
          <w:rtl/>
          <w:lang w:eastAsia="he-IL"/>
        </w:rPr>
        <w:t>.</w:t>
      </w:r>
    </w:p>
    <w:p w14:paraId="47A3FE2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592468" w14:textId="030B902D"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sz w:val="24"/>
            <w:szCs w:val="24"/>
            <w:rtl/>
            <w:lang w:eastAsia="he-IL"/>
          </w:rPr>
          <w:alias w:val="ספק"/>
          <w:tag w:val="cntSupllierName"/>
          <w:id w:val="-615752510"/>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D6A39D"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4FA55D" w14:textId="6B698DD1"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hint="cs"/>
            <w:sz w:val="24"/>
            <w:szCs w:val="24"/>
            <w:rtl/>
            <w:lang w:eastAsia="he-IL"/>
          </w:rPr>
          <w:alias w:val="ספק"/>
          <w:tag w:val="cntSupllierName"/>
          <w:id w:val="-1763440618"/>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E87A6D8"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187FF0"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7F1015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CE2B3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5BF1E8"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5C3BD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70193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854893"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3DFC5B"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606F77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4F6F5C" w14:textId="0595836A"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480760720"/>
          <w:placeholder>
            <w:docPart w:val="DefaultPlaceholder_-1854013440"/>
          </w:placeholder>
        </w:sdtPr>
        <w:sdtEndPr>
          <w:rPr>
            <w:sz w:val="20"/>
            <w:u w:val="single"/>
          </w:rPr>
        </w:sdtEnd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566FF6E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06118DA"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4803177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A934BC"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B58E2B8"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BFE7F3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D62462E"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E2B2235"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7CC40BE"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1DC8BAB"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4E70660"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DEC4FE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DC1AE7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A4E5CB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B4720A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BCC0D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E3FFDF5"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7FE7CC4"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054019"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978D135"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AFE94BA"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9C7F6F"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5D19353" w14:textId="77777777" w:rsidR="003811C6" w:rsidRPr="0009511C" w:rsidRDefault="003811C6" w:rsidP="003811C6">
      <w:pPr>
        <w:ind w:left="364"/>
        <w:contextualSpacing/>
        <w:rPr>
          <w:rFonts w:ascii="Times New Roman" w:eastAsia="Calibri" w:hAnsi="Times New Roman" w:cs="Arial"/>
          <w:rtl/>
        </w:rPr>
      </w:pPr>
    </w:p>
    <w:p w14:paraId="140DB45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D2C2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22A76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7C39D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C39B6A"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2DEEB9"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2C186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B1288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6C4EE2"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1B026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37FC2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D0B8E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538A1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E518A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EE998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49CF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87AB0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8A42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D3A2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C3AB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63F5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4824B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6AC2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F7E65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C164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EB17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B647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93C1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1F2B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8A2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B40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29A5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7DD2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C5AC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E83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29B9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78E0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010E5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0115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652D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4848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C1B8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8317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7BF11B3"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16EDF3"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2B348A8"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57C8D5B3" w14:textId="77777777" w:rsidTr="00F35F3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2F75CE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6B2E3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7C6E2885" w14:textId="77777777" w:rsidTr="00F35F3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EBB24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334F4177" w14:textId="77777777" w:rsidTr="00F35F3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9156D6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611EDD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8DE358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FB7A5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440CD2D2" w14:textId="77777777" w:rsidTr="00F35F3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8F4E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ED35B4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D6248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E91C6A9"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197F17B7"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BD848C"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092CA1F"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4A60EA3E"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307246B"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3527D365" w14:textId="77777777" w:rsidTr="00F35F3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B0093B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30952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2D6A4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6AF5F7"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6B0190"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r w:rsidR="003811C6" w:rsidRPr="0009511C" w14:paraId="33F3200C" w14:textId="77777777" w:rsidTr="00F35F34">
        <w:trPr>
          <w:trHeight w:val="391"/>
        </w:trPr>
        <w:tc>
          <w:tcPr>
            <w:tcW w:w="4068" w:type="dxa"/>
            <w:tcBorders>
              <w:top w:val="single" w:sz="4" w:space="0" w:color="auto"/>
              <w:left w:val="single" w:sz="4" w:space="0" w:color="auto"/>
              <w:bottom w:val="single" w:sz="4" w:space="0" w:color="auto"/>
              <w:right w:val="single" w:sz="4" w:space="0" w:color="auto"/>
            </w:tcBorders>
            <w:hideMark/>
          </w:tcPr>
          <w:p w14:paraId="53E59A9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A69597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69A21AB" w14:textId="77777777" w:rsidR="003811C6" w:rsidRPr="0009511C" w:rsidRDefault="003811C6" w:rsidP="00F35F3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0A6522"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D66BD1"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bl>
    <w:p w14:paraId="11214527"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30FB8773" w14:textId="77777777" w:rsidTr="00F35F3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466A603"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43232B00" w14:textId="77777777" w:rsidTr="00F35F3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C880FC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AD15C2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p w14:paraId="5CC9BD8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78D11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F937A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6D961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77B4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764A0A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749F4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70F5B0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610BD550" w14:textId="77777777" w:rsidTr="00F35F3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7357F95"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A6C5624"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93162D8"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6A9C20D"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9862E6F"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BB03DA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39132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FA03B33"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r>
      <w:tr w:rsidR="003811C6" w:rsidRPr="0009511C" w14:paraId="6447BDAD"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034A5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478AC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A3BD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A3DD1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364B80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9F3EE9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E15A4E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63D74E"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75BDF19B"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F4476E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91783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BCE39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72FD9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A76F0AF"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FFC1B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5C54F7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D8656D5"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63822038"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2EACB69"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48A379C"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844BEA"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F612D98"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E1EF50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AB4BC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873EF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87D84F" w14:textId="77777777" w:rsidR="003811C6" w:rsidRPr="0009511C" w:rsidRDefault="003811C6" w:rsidP="00F35F3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21AF62A"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6B0B0FC9" w14:textId="77777777" w:rsidTr="00F35F3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62595D"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4615D226" w14:textId="77777777" w:rsidTr="00F35F3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2698B68"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E2BCC94"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12CD0FA8"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541C44"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3811C6" w:rsidRPr="0009511C" w14:paraId="722D5D41" w14:textId="77777777" w:rsidTr="00F35F3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FDE674A"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15F8731"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12ACC56E"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D230F3" w14:textId="77777777" w:rsidR="005824B9" w:rsidRPr="0009511C" w:rsidRDefault="005824B9"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7A53AB2B" w14:textId="77777777" w:rsidTr="00F35F3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91EB6B3" w14:textId="77777777" w:rsidR="005824B9" w:rsidRPr="0009511C" w:rsidRDefault="005824B9" w:rsidP="00F35F3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6DA8F06"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39ADC381"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A31FC1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A1AC9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767F93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CFDE2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8AB36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11F8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7BC30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F6BB1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574347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0D0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57B6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1341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BE0950"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F77F4B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67F3E23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23AAB8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FD244E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70AB733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7C6F0E1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B7B9856"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F90065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4F1A8F"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CBA9E3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1E547BA6"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2A1856D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2C921A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91D7E9A"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EBF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62D9F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500B5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6CF7D5E" w14:textId="4A08F833" w:rsidR="00C12F17" w:rsidRDefault="008D4ABC"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437824665"/>
          <w:placeholder>
            <w:docPart w:val="DefaultPlaceholder_-1854013440"/>
          </w:placeholder>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sdtContent>
      </w:sdt>
      <w:r w:rsidR="00A41820">
        <w:rPr>
          <w:rFonts w:ascii="Times New Roman" w:eastAsia="Times New Roman" w:hAnsi="Times New Roman" w:cs="David" w:hint="cs"/>
          <w:color w:val="008000"/>
          <w:sz w:val="24"/>
          <w:szCs w:val="24"/>
          <w:rtl/>
          <w:lang w:eastAsia="he-IL"/>
        </w:rPr>
        <w:br/>
      </w:r>
      <w:r w:rsidR="00C12F17" w:rsidRPr="00B27B4C">
        <w:rPr>
          <w:rFonts w:ascii="Times New Roman" w:eastAsia="Times New Roman" w:hAnsi="Times New Roman" w:cs="David" w:hint="cs"/>
          <w:color w:val="008000"/>
          <w:sz w:val="24"/>
          <w:szCs w:val="24"/>
          <w:rtl/>
          <w:lang w:eastAsia="he-IL"/>
        </w:rPr>
        <w:br/>
      </w:r>
    </w:p>
    <w:p w14:paraId="31094F8C"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D3D83E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F9164B"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D926FF"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B9BFC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FE3504" w14:textId="205E4D86"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sz w:val="24"/>
            <w:szCs w:val="24"/>
            <w:rtl/>
            <w:lang w:eastAsia="he-IL"/>
          </w:rPr>
          <w:alias w:val="ספק"/>
          <w:tag w:val="cntSupllierName"/>
          <w:id w:val="-1180655493"/>
          <w:placeholder>
            <w:docPart w:val="DefaultPlaceholder_-1854013440"/>
          </w:placeholder>
        </w:sdtPr>
        <w:sdtEndPr>
          <w:rPr>
            <w:color w:val="008000"/>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אתר"/>
          <w:tag w:val="cntSite"/>
          <w:id w:val="490372892"/>
          <w:placeholder>
            <w:docPart w:val="DefaultPlaceholder_-1854013440"/>
          </w:placeholder>
        </w:sdtPr>
        <w:sdtEndPr>
          <w:rPr>
            <w:color w:val="008000"/>
          </w:rPr>
        </w:sdtEndPr>
        <w:sdtContent>
          <w:r w:rsidR="00D36402">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lang w:eastAsia="he-IL"/>
          </w:rPr>
          <w:alias w:val="תיאור העבודה"/>
          <w:tag w:val="cntWorkDescription"/>
          <w:id w:val="-1975594181"/>
          <w:placeholder>
            <w:docPart w:val="DefaultPlaceholder_-1854013440"/>
          </w:placeholder>
        </w:sdtPr>
        <w:sdtEndPr>
          <w:rPr>
            <w:lang w:eastAsia="en-US"/>
          </w:rPr>
        </w:sdtEndPr>
        <w:sdtContent>
          <w:r w:rsidR="00F35F34">
            <w:rPr>
              <w:rFonts w:ascii="Times New Roman" w:eastAsia="Times New Roman" w:hAnsi="Times New Roman" w:cs="David" w:hint="cs"/>
              <w:color w:val="008000"/>
              <w:sz w:val="24"/>
              <w:szCs w:val="24"/>
              <w:rtl/>
            </w:rPr>
            <w:t>הקמת 554 יח''ד בראשון לציון</w:t>
          </w:r>
        </w:sdtContent>
      </w:sdt>
      <w:r w:rsidR="00F35F34">
        <w:rPr>
          <w:rFonts w:ascii="Times New Roman" w:eastAsia="Times New Roman" w:hAnsi="Times New Roman" w:cs="David" w:hint="cs"/>
          <w:color w:val="008000"/>
          <w:sz w:val="24"/>
          <w:szCs w:val="24"/>
          <w:rtl/>
        </w:rPr>
        <w:t xml:space="preserve"> </w:t>
      </w:r>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44B57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F370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3D190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F55C4F"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E322D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C210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E4B75EA"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75537"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8D1C8F"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hint="cs"/>
          <w:color w:val="00B0F0"/>
          <w:sz w:val="20"/>
          <w:szCs w:val="24"/>
          <w:u w:val="single"/>
          <w:rtl/>
          <w:lang w:eastAsia="he-IL"/>
        </w:rPr>
        <w:alias w:val="ספק"/>
        <w:tag w:val="cntSupllierName"/>
        <w:id w:val="623965611"/>
        <w:placeholder>
          <w:docPart w:val="DefaultPlaceholder_-1854013440"/>
        </w:placeholder>
      </w:sdtPr>
      <w:sdtContent>
        <w:p w14:paraId="168D8446" w14:textId="080DC056" w:rsidR="00C12F17" w:rsidRPr="00B27B4C" w:rsidRDefault="00F35F34"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0"/>
              <w:szCs w:val="24"/>
              <w:u w:val="single"/>
              <w:rtl/>
              <w:lang w:eastAsia="he-IL"/>
            </w:rPr>
            <w:t>א.מ.ג תכנון יעוץ וניהול בע"מ</w:t>
          </w:r>
        </w:p>
      </w:sdtContent>
    </w:sdt>
    <w:p w14:paraId="4E18419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399986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793B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3DF31C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485FE6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37E991B"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C45DCE" w14:textId="50BAF1A0"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571310131"/>
          <w:placeholder>
            <w:docPart w:val="DefaultPlaceholder_-1854013440"/>
          </w:placeholder>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sdtContent>
      </w:sdt>
      <w:r w:rsidR="00A41820">
        <w:rPr>
          <w:rFonts w:ascii="Times New Roman" w:eastAsia="Times New Roman" w:hAnsi="Times New Roman" w:cs="David" w:hint="cs"/>
          <w:color w:val="008000"/>
          <w:sz w:val="24"/>
          <w:szCs w:val="24"/>
          <w:rtl/>
          <w:lang w:eastAsia="he-IL"/>
        </w:rPr>
        <w:br/>
      </w:r>
    </w:p>
    <w:p w14:paraId="7A4F55C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A274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4E2B2C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F15528" w14:textId="0646344B"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אתר"/>
          <w:tag w:val="cntSite"/>
          <w:id w:val="-1667162917"/>
          <w:placeholder>
            <w:docPart w:val="DefaultPlaceholder_-1854013440"/>
          </w:placeholder>
        </w:sdtPr>
        <w:sdtEndPr>
          <w:rPr>
            <w:color w:val="008000"/>
          </w:rPr>
        </w:sdtEndPr>
        <w:sdtContent>
          <w:r w:rsidR="00D36402">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ה החוזה"/>
          <w:tag w:val="cntSignDate"/>
          <w:id w:val="71012275"/>
          <w:placeholder>
            <w:docPart w:val="DefaultPlaceholder_-1854013440"/>
          </w:placeholder>
          <w:showingPlcHdr/>
        </w:sdtPr>
        <w:sdtContent>
          <w:r w:rsidR="008D4ABC" w:rsidRPr="002B1BA1">
            <w:rPr>
              <w:rStyle w:val="PlaceholderText"/>
            </w:rPr>
            <w:t>Click or tap here to enter text.</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05CC9B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B2E6F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5467A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185EA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F444B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FC4F8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D84F43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98F47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6E631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FC1F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4F1EE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C621AA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A5471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A62A8E"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EBB6F90"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7B3C95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73F18B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A51594" w14:textId="698894B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827353840"/>
          <w:placeholder>
            <w:docPart w:val="DefaultPlaceholder_-1854013440"/>
          </w:placeholder>
        </w:sdtPr>
        <w:sdtEndPr>
          <w:rPr>
            <w:sz w:val="20"/>
            <w:u w:val="single"/>
          </w:rPr>
        </w:sdtEnd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A399F7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A763C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AAE6E9"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6965E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C76AF6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32BDB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5A5903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9978CD"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BC1183"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EF89B8A"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AEE5" w14:textId="77777777" w:rsidR="005E59C0" w:rsidRDefault="005E59C0" w:rsidP="00AF234B">
      <w:pPr>
        <w:spacing w:before="0" w:after="0" w:line="240" w:lineRule="auto"/>
      </w:pPr>
      <w:r>
        <w:separator/>
      </w:r>
    </w:p>
  </w:endnote>
  <w:endnote w:type="continuationSeparator" w:id="0">
    <w:p w14:paraId="76970354" w14:textId="77777777" w:rsidR="005E59C0" w:rsidRDefault="005E59C0" w:rsidP="00AF234B">
      <w:pPr>
        <w:spacing w:before="0" w:after="0" w:line="240" w:lineRule="auto"/>
      </w:pPr>
      <w:r>
        <w:continuationSeparator/>
      </w:r>
    </w:p>
  </w:endnote>
  <w:endnote w:type="continuationNotice" w:id="1">
    <w:p w14:paraId="16A87BC8" w14:textId="77777777" w:rsidR="005E59C0" w:rsidRDefault="005E59C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ADC3" w14:textId="77777777" w:rsidR="008D4ABC" w:rsidRDefault="008D4A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2A7569" w:rsidRPr="00F9528C" w14:paraId="42310850" w14:textId="77777777" w:rsidTr="00F35F34">
      <w:tc>
        <w:tcPr>
          <w:tcW w:w="753" w:type="dxa"/>
        </w:tcPr>
        <w:p w14:paraId="0BCD025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tc>
        <w:tcPr>
          <w:tcW w:w="1883" w:type="dxa"/>
        </w:tcPr>
        <w:sdt>
          <w:sdtPr>
            <w:rPr>
              <w:rFonts w:ascii="David" w:hAnsi="David" w:hint="cs"/>
              <w:color w:val="00B0F0"/>
              <w:sz w:val="20"/>
              <w:szCs w:val="20"/>
              <w:rtl/>
            </w:rPr>
            <w:alias w:val="שם הפרויקט"/>
            <w:tag w:val="cntProjectName"/>
            <w:id w:val="-630163588"/>
            <w:placeholder>
              <w:docPart w:val="DefaultPlaceholder_-1854013440"/>
            </w:placeholder>
          </w:sdtPr>
          <w:sdtContent>
            <w:p w14:paraId="52DF732F" w14:textId="4B253396"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נרקיסים </w:t>
              </w:r>
            </w:p>
          </w:sdtContent>
        </w:sdt>
      </w:tc>
      <w:tc>
        <w:tcPr>
          <w:tcW w:w="2232" w:type="dxa"/>
        </w:tcPr>
        <w:p w14:paraId="6152B906" w14:textId="203FDCDF"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w:tag w:val="cntTemplateName"/>
              <w:id w:val="-1710104645"/>
              <w:placeholder>
                <w:docPart w:val="DefaultPlaceholder_-1854013440"/>
              </w:placeholder>
            </w:sdtPr>
            <w:sdtContent>
              <w:r>
                <w:rPr>
                  <w:rFonts w:ascii="David" w:hAnsi="David" w:hint="cs"/>
                  <w:sz w:val="20"/>
                  <w:szCs w:val="20"/>
                  <w:rtl/>
                </w:rPr>
                <w:t>מתכנן אלומיניום</w:t>
              </w:r>
            </w:sdtContent>
          </w:sdt>
        </w:p>
      </w:tc>
      <w:tc>
        <w:tcPr>
          <w:tcW w:w="236" w:type="dxa"/>
        </w:tcPr>
        <w:p w14:paraId="3D910B0C" w14:textId="77777777" w:rsidR="002A7569" w:rsidRPr="00F9528C" w:rsidRDefault="002A7569" w:rsidP="00F35F34">
          <w:pPr>
            <w:tabs>
              <w:tab w:val="center" w:pos="4153"/>
              <w:tab w:val="right" w:pos="8306"/>
            </w:tabs>
            <w:spacing w:before="0" w:after="0" w:line="240" w:lineRule="auto"/>
            <w:rPr>
              <w:rFonts w:ascii="David" w:hAnsi="David"/>
              <w:sz w:val="16"/>
              <w:szCs w:val="16"/>
              <w:rtl/>
            </w:rPr>
          </w:pPr>
        </w:p>
      </w:tc>
      <w:tc>
        <w:tcPr>
          <w:tcW w:w="1129" w:type="dxa"/>
        </w:tcPr>
        <w:p w14:paraId="0061AC78"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sdt>
          <w:sdtPr>
            <w:rPr>
              <w:rFonts w:ascii="David" w:hAnsi="David" w:hint="cs"/>
              <w:sz w:val="20"/>
              <w:szCs w:val="20"/>
              <w:rtl/>
            </w:rPr>
            <w:alias w:val="מספר חוזה"/>
            <w:tag w:val="cntContractNumber"/>
            <w:id w:val="-722516936"/>
            <w:placeholder>
              <w:docPart w:val="DefaultPlaceholder_-1854013440"/>
            </w:placeholder>
          </w:sdtPr>
          <w:sdtContent>
            <w:p w14:paraId="3E223AA8" w14:textId="4AC108B7" w:rsidR="002A7569" w:rsidRPr="00F9528C" w:rsidRDefault="002A7569" w:rsidP="00F35F34">
              <w:pPr>
                <w:tabs>
                  <w:tab w:val="center" w:pos="4153"/>
                  <w:tab w:val="right" w:pos="8306"/>
                </w:tabs>
                <w:spacing w:before="0" w:after="0" w:line="240" w:lineRule="auto"/>
                <w:rPr>
                  <w:rFonts w:ascii="David" w:hAnsi="David"/>
                  <w:sz w:val="20"/>
                  <w:szCs w:val="20"/>
                  <w:rtl/>
                </w:rPr>
              </w:pPr>
              <w:del w:id="4" w:author="גרמן קגנובסקי" w:date="2020-11-02T15:51:00Z">
                <w:r w:rsidDel="00D36402">
                  <w:rPr>
                    <w:rFonts w:ascii="David" w:hAnsi="David" w:hint="cs"/>
                    <w:sz w:val="20"/>
                    <w:szCs w:val="20"/>
                  </w:rPr>
                  <w:delText>CONT-5-575</w:delText>
                </w:r>
              </w:del>
              <w:ins w:id="5" w:author="גרמן קגנובסקי" w:date="2020-11-02T15:51:00Z">
                <w:r>
                  <w:rPr>
                    <w:rFonts w:ascii="David" w:hAnsi="David" w:hint="cs"/>
                    <w:sz w:val="20"/>
                    <w:szCs w:val="20"/>
                  </w:rPr>
                  <w:t>CO</w:t>
                </w:r>
                <w:r>
                  <w:rPr>
                    <w:rFonts w:ascii="David" w:hAnsi="David" w:hint="cs"/>
                    <w:sz w:val="20"/>
                    <w:szCs w:val="20"/>
                    <w:rtl/>
                  </w:rPr>
                  <w:t>NT-10-1969</w:t>
                </w:r>
              </w:ins>
            </w:p>
          </w:sdtContent>
        </w:sdt>
      </w:tc>
    </w:tr>
    <w:tr w:rsidR="002A7569" w:rsidRPr="00F9528C" w14:paraId="584FB039" w14:textId="77777777" w:rsidTr="00F35F34">
      <w:tc>
        <w:tcPr>
          <w:tcW w:w="753" w:type="dxa"/>
        </w:tcPr>
        <w:p w14:paraId="6E18BF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tc>
        <w:tcPr>
          <w:tcW w:w="1883" w:type="dxa"/>
        </w:tcPr>
        <w:sdt>
          <w:sdtPr>
            <w:rPr>
              <w:rFonts w:ascii="David" w:hAnsi="David" w:hint="cs"/>
              <w:color w:val="00B0F0"/>
              <w:sz w:val="20"/>
              <w:szCs w:val="20"/>
              <w:rtl/>
            </w:rPr>
            <w:alias w:val="ספק"/>
            <w:tag w:val="cntSupllierName"/>
            <w:id w:val="1528363788"/>
            <w:placeholder>
              <w:docPart w:val="DefaultPlaceholder_-1854013440"/>
            </w:placeholder>
          </w:sdtPr>
          <w:sdtContent>
            <w:p w14:paraId="467D344C" w14:textId="6D3BE350"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א.מ.ג תכנון יעוץ וניהול בע"מ</w:t>
              </w:r>
            </w:p>
          </w:sdtContent>
        </w:sdt>
      </w:tc>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A7569" w:rsidRPr="00F9528C" w14:paraId="31FF83FB" w14:textId="77777777" w:rsidTr="00F35F34">
            <w:trPr>
              <w:trHeight w:val="201"/>
            </w:trPr>
            <w:tc>
              <w:tcPr>
                <w:tcW w:w="926" w:type="dxa"/>
              </w:tcPr>
              <w:p w14:paraId="4C4C1E2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tc>
              <w:tcPr>
                <w:tcW w:w="1668" w:type="dxa"/>
              </w:tcPr>
              <w:sdt>
                <w:sdtPr>
                  <w:rPr>
                    <w:rFonts w:ascii="David" w:hAnsi="David" w:hint="cs"/>
                    <w:color w:val="00B0F0"/>
                    <w:sz w:val="20"/>
                    <w:szCs w:val="20"/>
                    <w:rtl/>
                  </w:rPr>
                  <w:alias w:val="גרסת חוזה"/>
                  <w:tag w:val="cntContractVersion"/>
                  <w:id w:val="879598372"/>
                  <w:placeholder>
                    <w:docPart w:val="DefaultPlaceholder_-1854013440"/>
                  </w:placeholder>
                </w:sdtPr>
                <w:sdtContent>
                  <w:p w14:paraId="1F2D9024" w14:textId="080746E2" w:rsidR="002A7569" w:rsidRPr="00F9528C" w:rsidRDefault="002A7569" w:rsidP="00F35F3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0.2</w:t>
                    </w:r>
                  </w:p>
                </w:sdtContent>
              </w:sdt>
            </w:tc>
          </w:tr>
        </w:tbl>
        <w:p w14:paraId="3276F1ED"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182BDE5A"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65FDE09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sdt>
          <w:sdtPr>
            <w:rPr>
              <w:rFonts w:ascii="David" w:hAnsi="David" w:hint="cs"/>
              <w:sz w:val="20"/>
              <w:szCs w:val="20"/>
              <w:rtl/>
            </w:rPr>
            <w:alias w:val="סטטוס"/>
            <w:tag w:val="cntStatus"/>
            <w:id w:val="-471753911"/>
            <w:placeholder>
              <w:docPart w:val="DefaultPlaceholder_-1854013440"/>
            </w:placeholder>
          </w:sdtPr>
          <w:sdtContent>
            <w:p w14:paraId="579DB5AE" w14:textId="0E37136F" w:rsidR="002A7569" w:rsidRPr="00F9528C" w:rsidRDefault="002A7569" w:rsidP="00F35F34">
              <w:pPr>
                <w:tabs>
                  <w:tab w:val="center" w:pos="4153"/>
                  <w:tab w:val="right" w:pos="8306"/>
                </w:tabs>
                <w:spacing w:before="0" w:after="0" w:line="240" w:lineRule="auto"/>
                <w:rPr>
                  <w:rFonts w:ascii="David" w:hAnsi="David"/>
                  <w:sz w:val="20"/>
                  <w:szCs w:val="20"/>
                </w:rPr>
              </w:pPr>
              <w:r>
                <w:rPr>
                  <w:rFonts w:ascii="David" w:hAnsi="David" w:hint="cs"/>
                  <w:sz w:val="20"/>
                  <w:szCs w:val="20"/>
                  <w:rtl/>
                </w:rPr>
                <w:t>3;#</w:t>
              </w:r>
              <w:r>
                <w:rPr>
                  <w:rFonts w:ascii="David" w:hAnsi="David" w:hint="cs"/>
                  <w:sz w:val="20"/>
                  <w:szCs w:val="20"/>
                </w:rPr>
                <w:t>Draft</w:t>
              </w:r>
            </w:p>
          </w:sdtContent>
        </w:sdt>
      </w:tc>
    </w:tr>
    <w:tr w:rsidR="002A7569" w:rsidRPr="00F9528C" w14:paraId="4B760E64" w14:textId="77777777" w:rsidTr="00F35F34">
      <w:trPr>
        <w:trHeight w:val="80"/>
      </w:trPr>
      <w:tc>
        <w:tcPr>
          <w:tcW w:w="753" w:type="dxa"/>
        </w:tcPr>
        <w:p w14:paraId="042856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883" w:type="dxa"/>
        </w:tcPr>
        <w:p w14:paraId="1A90CCEA"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p>
      </w:tc>
      <w:tc>
        <w:tcPr>
          <w:tcW w:w="2232" w:type="dxa"/>
        </w:tcPr>
        <w:p w14:paraId="4011DFBC"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08C10804"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705D3753"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073" w:type="dxa"/>
        </w:tcPr>
        <w:p w14:paraId="43205BFF"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r>
  </w:tbl>
  <w:p w14:paraId="0B12FA7B" w14:textId="77777777" w:rsidR="002A7569" w:rsidRPr="005C4849" w:rsidRDefault="002A756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6810" w14:textId="77777777" w:rsidR="008D4ABC" w:rsidRDefault="008D4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EA740" w14:textId="77777777" w:rsidR="005E59C0" w:rsidRDefault="005E59C0" w:rsidP="00AF234B">
      <w:pPr>
        <w:spacing w:before="0" w:after="0" w:line="240" w:lineRule="auto"/>
      </w:pPr>
      <w:r>
        <w:separator/>
      </w:r>
    </w:p>
  </w:footnote>
  <w:footnote w:type="continuationSeparator" w:id="0">
    <w:p w14:paraId="797BDDFE" w14:textId="77777777" w:rsidR="005E59C0" w:rsidRDefault="005E59C0" w:rsidP="00AF234B">
      <w:pPr>
        <w:spacing w:before="0" w:after="0" w:line="240" w:lineRule="auto"/>
      </w:pPr>
      <w:r>
        <w:continuationSeparator/>
      </w:r>
    </w:p>
  </w:footnote>
  <w:footnote w:type="continuationNotice" w:id="1">
    <w:p w14:paraId="49361D68" w14:textId="77777777" w:rsidR="005E59C0" w:rsidRDefault="005E59C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AD86" w14:textId="77777777" w:rsidR="008D4ABC" w:rsidRDefault="008D4A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1578CD3" w14:textId="77777777" w:rsidR="002A7569" w:rsidRDefault="002A7569">
        <w:pPr>
          <w:pStyle w:val="Header"/>
          <w:jc w:val="center"/>
        </w:pPr>
        <w:r>
          <w:fldChar w:fldCharType="begin"/>
        </w:r>
        <w:r>
          <w:instrText xml:space="preserve"> PAGE   \* MERGEFORMAT </w:instrText>
        </w:r>
        <w:r>
          <w:fldChar w:fldCharType="separate"/>
        </w:r>
        <w:r w:rsidR="009C18A4">
          <w:rPr>
            <w:noProof/>
            <w:rtl/>
          </w:rPr>
          <w:t>24</w:t>
        </w:r>
        <w:r>
          <w:rPr>
            <w:noProof/>
          </w:rPr>
          <w:fldChar w:fldCharType="end"/>
        </w:r>
      </w:p>
    </w:sdtContent>
  </w:sdt>
  <w:p w14:paraId="06C23759" w14:textId="77777777" w:rsidR="002A7569" w:rsidRDefault="002A75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D705" w14:textId="77777777" w:rsidR="008D4ABC" w:rsidRDefault="008D4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739206934">
    <w:abstractNumId w:val="26"/>
  </w:num>
  <w:num w:numId="2" w16cid:durableId="175968314">
    <w:abstractNumId w:val="15"/>
  </w:num>
  <w:num w:numId="3" w16cid:durableId="978874646">
    <w:abstractNumId w:val="7"/>
  </w:num>
  <w:num w:numId="4" w16cid:durableId="271792734">
    <w:abstractNumId w:val="17"/>
  </w:num>
  <w:num w:numId="5" w16cid:durableId="519784592">
    <w:abstractNumId w:val="27"/>
  </w:num>
  <w:num w:numId="6" w16cid:durableId="2035038381">
    <w:abstractNumId w:val="2"/>
  </w:num>
  <w:num w:numId="7" w16cid:durableId="161790797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1798577">
    <w:abstractNumId w:val="13"/>
  </w:num>
  <w:num w:numId="9" w16cid:durableId="290862077">
    <w:abstractNumId w:val="12"/>
  </w:num>
  <w:num w:numId="10" w16cid:durableId="615798610">
    <w:abstractNumId w:val="1"/>
  </w:num>
  <w:num w:numId="11" w16cid:durableId="385103837">
    <w:abstractNumId w:val="18"/>
  </w:num>
  <w:num w:numId="12" w16cid:durableId="19271112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23758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5458394">
    <w:abstractNumId w:val="10"/>
  </w:num>
  <w:num w:numId="15" w16cid:durableId="331371645">
    <w:abstractNumId w:val="22"/>
  </w:num>
  <w:num w:numId="16" w16cid:durableId="16029546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868279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8592734">
    <w:abstractNumId w:val="24"/>
  </w:num>
  <w:num w:numId="19" w16cid:durableId="456530804">
    <w:abstractNumId w:val="0"/>
  </w:num>
  <w:num w:numId="20" w16cid:durableId="1947040205">
    <w:abstractNumId w:val="23"/>
  </w:num>
  <w:num w:numId="21" w16cid:durableId="288710620">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7996111">
    <w:abstractNumId w:val="25"/>
  </w:num>
  <w:num w:numId="23" w16cid:durableId="666978907">
    <w:abstractNumId w:val="6"/>
  </w:num>
  <w:num w:numId="24" w16cid:durableId="654408853">
    <w:abstractNumId w:val="19"/>
  </w:num>
  <w:num w:numId="25" w16cid:durableId="100608150">
    <w:abstractNumId w:val="3"/>
  </w:num>
  <w:num w:numId="26" w16cid:durableId="14167042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67583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3020986">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8218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068767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6802732">
    <w:abstractNumId w:val="27"/>
  </w:num>
  <w:num w:numId="32" w16cid:durableId="812914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8535653">
    <w:abstractNumId w:val="9"/>
  </w:num>
  <w:num w:numId="34" w16cid:durableId="1064110091">
    <w:abstractNumId w:val="8"/>
  </w:num>
  <w:num w:numId="35" w16cid:durableId="2017658465">
    <w:abstractNumId w:val="3"/>
    <w:lvlOverride w:ilvl="0">
      <w:startOverride w:val="3"/>
    </w:lvlOverride>
    <w:lvlOverride w:ilvl="1">
      <w:startOverride w:val="5"/>
    </w:lvlOverride>
    <w:lvlOverride w:ilvl="2">
      <w:startOverride w:val="2"/>
    </w:lvlOverride>
  </w:num>
  <w:num w:numId="36" w16cid:durableId="1058668972">
    <w:abstractNumId w:val="4"/>
  </w:num>
  <w:num w:numId="37" w16cid:durableId="1548760590">
    <w:abstractNumId w:val="20"/>
  </w:num>
  <w:num w:numId="38" w16cid:durableId="11643918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1D04F1"/>
    <w:rsid w:val="00214ACF"/>
    <w:rsid w:val="002365CE"/>
    <w:rsid w:val="00291019"/>
    <w:rsid w:val="002A7569"/>
    <w:rsid w:val="002E281F"/>
    <w:rsid w:val="002E67CE"/>
    <w:rsid w:val="00335E3B"/>
    <w:rsid w:val="00370DA1"/>
    <w:rsid w:val="003811C6"/>
    <w:rsid w:val="003D3411"/>
    <w:rsid w:val="00467596"/>
    <w:rsid w:val="004A1F09"/>
    <w:rsid w:val="004A3E8B"/>
    <w:rsid w:val="004A7CFB"/>
    <w:rsid w:val="00501673"/>
    <w:rsid w:val="005336F2"/>
    <w:rsid w:val="00552E11"/>
    <w:rsid w:val="005763BD"/>
    <w:rsid w:val="005824B9"/>
    <w:rsid w:val="0058321B"/>
    <w:rsid w:val="005C4849"/>
    <w:rsid w:val="005E59C0"/>
    <w:rsid w:val="00685B66"/>
    <w:rsid w:val="006B4EB8"/>
    <w:rsid w:val="0072103C"/>
    <w:rsid w:val="0075294E"/>
    <w:rsid w:val="007A10F8"/>
    <w:rsid w:val="007B224F"/>
    <w:rsid w:val="007C2A85"/>
    <w:rsid w:val="008666C7"/>
    <w:rsid w:val="008A47A2"/>
    <w:rsid w:val="008C64C6"/>
    <w:rsid w:val="008D4ABC"/>
    <w:rsid w:val="00907836"/>
    <w:rsid w:val="00915F2E"/>
    <w:rsid w:val="009369E3"/>
    <w:rsid w:val="00942177"/>
    <w:rsid w:val="009705B3"/>
    <w:rsid w:val="00977E09"/>
    <w:rsid w:val="009834EB"/>
    <w:rsid w:val="009C0249"/>
    <w:rsid w:val="009C18A4"/>
    <w:rsid w:val="009D7E65"/>
    <w:rsid w:val="009E6E10"/>
    <w:rsid w:val="00A24A00"/>
    <w:rsid w:val="00A41820"/>
    <w:rsid w:val="00A81FF2"/>
    <w:rsid w:val="00AF234B"/>
    <w:rsid w:val="00B001DE"/>
    <w:rsid w:val="00B85E8E"/>
    <w:rsid w:val="00BC58C4"/>
    <w:rsid w:val="00BE17B4"/>
    <w:rsid w:val="00C02FFD"/>
    <w:rsid w:val="00C12F17"/>
    <w:rsid w:val="00C140D3"/>
    <w:rsid w:val="00D36402"/>
    <w:rsid w:val="00D3767C"/>
    <w:rsid w:val="00D8516B"/>
    <w:rsid w:val="00E3435D"/>
    <w:rsid w:val="00E679C7"/>
    <w:rsid w:val="00E972B1"/>
    <w:rsid w:val="00EC37B6"/>
    <w:rsid w:val="00F35F34"/>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D1A4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0E9E59-5D81-4BAE-9CE6-169EB27A6A12}"/>
      </w:docPartPr>
      <w:docPartBody>
        <w:p w:rsidR="00326138" w:rsidRDefault="0009332F">
          <w:r w:rsidRPr="002B1B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AE1"/>
    <w:rsid w:val="0009332F"/>
    <w:rsid w:val="000D0456"/>
    <w:rsid w:val="00104FD7"/>
    <w:rsid w:val="00135E8C"/>
    <w:rsid w:val="00175749"/>
    <w:rsid w:val="002E67CE"/>
    <w:rsid w:val="00326138"/>
    <w:rsid w:val="006865A5"/>
    <w:rsid w:val="00700202"/>
    <w:rsid w:val="007A56EA"/>
    <w:rsid w:val="00860755"/>
    <w:rsid w:val="008B6851"/>
    <w:rsid w:val="00911609"/>
    <w:rsid w:val="00DB02EF"/>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32F"/>
    <w:rPr>
      <w:color w:val="808080"/>
    </w:r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DE07DE-AEFC-4E17-A79F-C9A9EBCDD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D8E49D2F-CCB2-48DD-9973-E054137D4416}">
  <ds:schemaRefs>
    <ds:schemaRef ds:uri="http://schemas.openxmlformats.org/officeDocument/2006/bibliography"/>
  </ds:schemaRefs>
</ds:datastoreItem>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8003</Words>
  <Characters>45622</Characters>
  <Application>Microsoft Office Word</Application>
  <DocSecurity>0</DocSecurity>
  <Lines>380</Lines>
  <Paragraphs>107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חן חג'ג</cp:lastModifiedBy>
  <cp:revision>2</cp:revision>
  <cp:lastPrinted>2020-11-09T13:58:00Z</cp:lastPrinted>
  <dcterms:created xsi:type="dcterms:W3CDTF">2026-05-26T09:18:00Z</dcterms:created>
  <dcterms:modified xsi:type="dcterms:W3CDTF">2026-05-26T09:18:00Z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6fb1db92-9375-4095-abc1-fe40b4c7ecc5</vt:lpwstr>
  </property>
</Properties>
</file>