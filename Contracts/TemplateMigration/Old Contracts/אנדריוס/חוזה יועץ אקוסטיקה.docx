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0DF81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p>
    <w:p w14:paraId="3CF3CAB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B3F2E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7AFC8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37D60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B1AFA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4FC613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0385BB2F" wp14:editId="3C6A9BCB">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12994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337B9A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DB3634"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BB671C"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6F62EE"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33226C"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BC5A8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37E9F05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B5364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EF4BD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3DEE2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E5D64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9937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7C29B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C59C66B" w14:textId="3A2E6B18" w:rsidR="003C30D7" w:rsidRPr="00B27B4C" w:rsidRDefault="00B36110"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Avi Cohen" w:date="2020-07-20T14:34:00Z">
            <w:r>
              <w:rPr>
                <w:rFonts w:ascii="Times New Roman" w:eastAsia="Times New Roman" w:hAnsi="Times New Roman" w:cs="David" w:hint="cs"/>
                <w:bCs/>
                <w:sz w:val="32"/>
                <w:szCs w:val="32"/>
                <w:u w:val="single"/>
                <w:rtl/>
                <w:lang w:eastAsia="he-IL"/>
              </w:rPr>
              <w:t xml:space="preserve">סביוני סיטי אנדריוס " נתניה </w:t>
            </w:r>
          </w:ins>
        </w:p>
      </w:sdtContent>
    </w:sdt>
    <w:p w14:paraId="7B1DEEC1"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65D53EE" w14:textId="77777777" w:rsidR="003C30D7" w:rsidRPr="00B27B4C" w:rsidRDefault="00DC0860"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Avi Cohen" w:date="2020-07-20T14:28:00Z">
            <w:r>
              <w:rPr>
                <w:rFonts w:ascii="Times New Roman" w:eastAsia="Times New Roman" w:hAnsi="Times New Roman" w:cs="David" w:hint="cs"/>
                <w:bCs/>
                <w:sz w:val="32"/>
                <w:szCs w:val="32"/>
                <w:u w:val="single"/>
                <w:rtl/>
                <w:lang w:eastAsia="he-IL"/>
              </w:rPr>
              <w:t>אנדריוס</w:t>
            </w:r>
          </w:ins>
        </w:p>
      </w:sdtContent>
    </w:sdt>
    <w:p w14:paraId="0569A802"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5F0056"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9CB22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6AF32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001F5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BE97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C34BF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46451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D5F8B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B48C6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7C380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7DEC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E354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375D7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0845B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664D0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A5C21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1396D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8E8F9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26A93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372A6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638A5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BDFC6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89A18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05F61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BF49A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7915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3FC7C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DF55F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F19B3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DBF5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6FBB1D"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5D6A24BF"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C108BBA" w14:textId="56BB4BEB"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2T00:00:00Z">
            <w:dateFormat w:val="dd/MM/yyyy"/>
            <w:lid w:val="he-IL"/>
            <w:storeMappedDataAs w:val="dateTime"/>
            <w:calendar w:val="gregorian"/>
          </w:date>
        </w:sdtPr>
        <w:sdtEndPr>
          <w:rPr>
            <w:rFonts w:hint="cs"/>
          </w:rPr>
        </w:sdtEndPr>
        <w:sdtContent>
          <w:ins w:id="2" w:author="Avi Cohen" w:date="2020-07-20T14:30:00Z">
            <w:r w:rsidR="007A219B">
              <w:rPr>
                <w:rFonts w:ascii="Times New Roman" w:eastAsia="Times New Roman" w:hAnsi="Times New Roman" w:cs="David" w:hint="cs"/>
                <w:color w:val="800080"/>
                <w:sz w:val="24"/>
                <w:szCs w:val="24"/>
                <w:rtl/>
                <w:lang w:eastAsia="he-IL"/>
              </w:rPr>
              <w:t>‏12/08/2020</w:t>
            </w:r>
          </w:ins>
        </w:sdtContent>
      </w:sdt>
    </w:p>
    <w:p w14:paraId="31CD3E54"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29DCFB9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AD09A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591DAC"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FD41191" w14:textId="7E4A2ECA" w:rsidR="00776496" w:rsidRPr="00776496" w:rsidRDefault="007A219B"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Avi Cohen" w:date="2020-07-20T14:31: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r>
            <w:r>
              <w:rPr>
                <w:rFonts w:ascii="Times New Roman" w:eastAsia="Times New Roman" w:hAnsi="Times New Roman" w:cs="David" w:hint="cs"/>
                <w:color w:val="800080"/>
                <w:sz w:val="24"/>
                <w:szCs w:val="24"/>
                <w:rtl/>
              </w:rPr>
              <w:lastRenderedPageBreak/>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05B2EFD3"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CA726C7"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738771D0"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2E262A61"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0934A1C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32F47A1" w14:textId="6103B855" w:rsidR="00776496" w:rsidRPr="00776496" w:rsidRDefault="007A219B"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Avi Cohen" w:date="2020-07-20T14:31:00Z">
            <w:r>
              <w:rPr>
                <w:rFonts w:ascii="Times New Roman" w:eastAsia="Times New Roman" w:hAnsi="Times New Roman" w:cs="David" w:hint="cs"/>
                <w:color w:val="800080"/>
                <w:sz w:val="24"/>
                <w:szCs w:val="24"/>
                <w:rtl/>
              </w:rPr>
              <w:br/>
              <w:t>ע. לבני הנדסה אקוסטית בע"מ</w:t>
            </w:r>
            <w:r>
              <w:rPr>
                <w:rFonts w:ascii="Times New Roman" w:eastAsia="Times New Roman" w:hAnsi="Times New Roman" w:cs="David" w:hint="cs"/>
                <w:color w:val="800080"/>
                <w:sz w:val="24"/>
                <w:szCs w:val="24"/>
                <w:rtl/>
              </w:rPr>
              <w:br/>
              <w:t>הפלדה 7 אור יהודה</w:t>
            </w:r>
            <w:r>
              <w:rPr>
                <w:rFonts w:ascii="Times New Roman" w:eastAsia="Times New Roman" w:hAnsi="Times New Roman" w:cs="David" w:hint="cs"/>
                <w:color w:val="800080"/>
                <w:sz w:val="24"/>
                <w:szCs w:val="24"/>
                <w:rtl/>
              </w:rPr>
              <w:br/>
            </w:r>
          </w:ins>
        </w:p>
      </w:sdtContent>
    </w:sdt>
    <w:p w14:paraId="07DBBA64"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138A4C12"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3B951BCA"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257F8A3"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3EA6067"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31812B6E"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436BF6E6"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למונחים הבאים יהא הפרוש הנקוב בצידם דהיינו:</w:t>
      </w:r>
    </w:p>
    <w:p w14:paraId="1FEBAA87"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F9AFC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3BD8F14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CAD336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6B99742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90A849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8D6F2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3EDB3A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113BD8"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D31C03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A6A870"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w:t>
      </w:r>
      <w:r w:rsidRPr="00776496">
        <w:rPr>
          <w:rFonts w:ascii="Times New Roman" w:eastAsia="Times New Roman" w:hAnsi="Times New Roman" w:cs="David"/>
          <w:sz w:val="24"/>
          <w:szCs w:val="24"/>
          <w:rtl/>
          <w:lang w:eastAsia="he-IL"/>
        </w:rPr>
        <w:lastRenderedPageBreak/>
        <w:t xml:space="preserve">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4C98909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F03B7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0225FDB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0682A21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5C90C23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878A15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6D2C64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F0D375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191091C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B5F16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FA383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034C246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1B1D255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82F1F21"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w:t>
      </w:r>
      <w:r w:rsidRPr="00776496">
        <w:rPr>
          <w:rFonts w:ascii="Times New Roman" w:eastAsia="Times New Roman" w:hAnsi="Times New Roman" w:cs="David"/>
          <w:sz w:val="24"/>
          <w:szCs w:val="24"/>
          <w:rtl/>
          <w:lang w:eastAsia="he-IL"/>
        </w:rPr>
        <w:lastRenderedPageBreak/>
        <w:t xml:space="preserve">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52CA044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125EE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7AD062B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2768F92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2B16D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6D176555"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35974F10"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8C0EE7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6C88C99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56AA331E"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A77E59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44AF5D3F"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169904B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0757B21C"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4A58A1C8"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454345A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40D4FDC0"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6178AE9"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038F68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 xml:space="preserve">רשימת התכניות והמסמכים שעל היועץ </w:t>
      </w:r>
      <w:r w:rsidRPr="00776496">
        <w:rPr>
          <w:rFonts w:ascii="Times New Roman" w:eastAsia="Times New Roman" w:hAnsi="Times New Roman" w:cs="David"/>
          <w:sz w:val="24"/>
          <w:szCs w:val="24"/>
          <w:rtl/>
          <w:lang w:eastAsia="he-IL"/>
        </w:rPr>
        <w:lastRenderedPageBreak/>
        <w:t>להנפיק.</w:t>
      </w:r>
    </w:p>
    <w:p w14:paraId="7456190A"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260B94D6"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2559A77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7B7B46C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4356BDA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71B73BA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1D799E5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DBD1DF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3B327D5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1AFE734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2E9A39E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w:t>
      </w:r>
      <w:r w:rsidRPr="00776496">
        <w:rPr>
          <w:rFonts w:ascii="Times New Roman" w:eastAsia="Times New Roman" w:hAnsi="Times New Roman" w:cs="David"/>
          <w:sz w:val="24"/>
          <w:szCs w:val="24"/>
          <w:rtl/>
          <w:lang w:eastAsia="he-IL"/>
        </w:rPr>
        <w:lastRenderedPageBreak/>
        <w:t xml:space="preserve">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6DAB053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4F4DE3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50FD8A9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w:t>
      </w:r>
      <w:r w:rsidRPr="00776496">
        <w:rPr>
          <w:rFonts w:ascii="Times New Roman" w:eastAsia="Times New Roman" w:hAnsi="Times New Roman" w:cs="David"/>
          <w:sz w:val="24"/>
          <w:szCs w:val="24"/>
          <w:rtl/>
          <w:lang w:eastAsia="he-IL"/>
        </w:rPr>
        <w:lastRenderedPageBreak/>
        <w:t xml:space="preserve">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29B9CB6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7BDB38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239DB60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745C54B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52C24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sz w:val="24"/>
          <w:szCs w:val="24"/>
          <w:rtl/>
          <w:lang w:eastAsia="he-IL"/>
        </w:rPr>
        <w:lastRenderedPageBreak/>
        <w:t>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97DC84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97845F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26212B9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190FF7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2A45A8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4630F98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5FE0A04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4770C80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4CB5F23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lastRenderedPageBreak/>
        <w:t>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7B1AA4C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4830ADA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0E83AD0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6C919D9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29577E9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CA09E3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58E21CF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757CFA2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56968C2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sz w:val="24"/>
          <w:szCs w:val="24"/>
          <w:rtl/>
          <w:lang w:eastAsia="he-IL"/>
        </w:rPr>
        <w:lastRenderedPageBreak/>
        <w:t>המסמכים האמורים.</w:t>
      </w:r>
    </w:p>
    <w:p w14:paraId="688AAA8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2ABCBD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25ACBA6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6E776A0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62BE80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D726CF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9CB91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1197F8C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E303BB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B6FCF9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w:t>
      </w:r>
      <w:r w:rsidRPr="00776496">
        <w:rPr>
          <w:rFonts w:ascii="Times New Roman" w:eastAsia="Times New Roman" w:hAnsi="Times New Roman" w:cs="David"/>
          <w:sz w:val="24"/>
          <w:szCs w:val="24"/>
          <w:rtl/>
          <w:lang w:eastAsia="he-IL"/>
        </w:rPr>
        <w:lastRenderedPageBreak/>
        <w:t>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3B7CCF11"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3E20A3F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053EAD3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089090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342D1649"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0BCAAD6"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0F2B60D"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1A3ED03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76C5958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15056E6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0C6A091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5AEC7C3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3D67472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E210A2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148EEDA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4A40130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שליחויות.</w:t>
      </w:r>
    </w:p>
    <w:p w14:paraId="1727F5CD"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30D7AA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6727804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17130B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w:t>
      </w:r>
      <w:r w:rsidRPr="00776496">
        <w:rPr>
          <w:rFonts w:ascii="Times New Roman" w:eastAsia="Times New Roman" w:hAnsi="Times New Roman" w:cs="David"/>
          <w:sz w:val="24"/>
          <w:szCs w:val="24"/>
          <w:rtl/>
          <w:lang w:eastAsia="he-IL"/>
        </w:rPr>
        <w:lastRenderedPageBreak/>
        <w:t xml:space="preserve">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1E67695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0040648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w:t>
      </w:r>
      <w:r w:rsidRPr="00776496">
        <w:rPr>
          <w:rFonts w:ascii="Times New Roman" w:eastAsia="Times New Roman" w:hAnsi="Times New Roman" w:cs="David"/>
          <w:sz w:val="24"/>
          <w:szCs w:val="24"/>
          <w:rtl/>
          <w:lang w:eastAsia="he-IL"/>
        </w:rPr>
        <w:lastRenderedPageBreak/>
        <w:t xml:space="preserve">כביצוע תשלום של המזמין ע"ח שכר היועץ בגובה הסכום הנקוב באישור.  </w:t>
      </w:r>
    </w:p>
    <w:p w14:paraId="415C6A0D"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15D4F9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43C4088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2893D9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760C124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w:t>
      </w:r>
      <w:r w:rsidRPr="00776496">
        <w:rPr>
          <w:rFonts w:ascii="Times New Roman" w:eastAsia="Times New Roman" w:hAnsi="Times New Roman" w:cs="David"/>
          <w:sz w:val="24"/>
          <w:szCs w:val="24"/>
          <w:rtl/>
          <w:lang w:eastAsia="he-IL"/>
        </w:rPr>
        <w:lastRenderedPageBreak/>
        <w:t>הנובעים מ:</w:t>
      </w:r>
    </w:p>
    <w:p w14:paraId="4825505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5A889FE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466C446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2880BB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78353F9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DD59033"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7509B03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0FBB31D0"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B72B2A2"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1A3BC1ED" w14:textId="77777777" w:rsidR="00B67F92" w:rsidRPr="00013687" w:rsidRDefault="00B67F92" w:rsidP="00B67F92">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18B691C"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w:t>
      </w:r>
      <w:r w:rsidRPr="00013687">
        <w:rPr>
          <w:rFonts w:eastAsia="Times New Roman" w:cs="David"/>
          <w:color w:val="auto"/>
          <w:szCs w:val="24"/>
          <w:rtl/>
        </w:rPr>
        <w:lastRenderedPageBreak/>
        <w:t>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C4BF9A3"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9B4D155"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8CF9D7E"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FD9CF07"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1E81AB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05653F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ADF46D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2ADEE2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5969A5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DAC210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w:t>
      </w:r>
      <w:r>
        <w:rPr>
          <w:rFonts w:ascii="Times New Roman" w:eastAsia="Times New Roman" w:hAnsi="Times New Roman" w:cs="David" w:hint="cs"/>
          <w:sz w:val="20"/>
          <w:szCs w:val="24"/>
          <w:rtl/>
          <w:lang w:eastAsia="he-IL"/>
        </w:rPr>
        <w:lastRenderedPageBreak/>
        <w:t xml:space="preserve">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F7CBC9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F5C215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C788FD9"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833785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w:t>
      </w:r>
      <w:r>
        <w:rPr>
          <w:rFonts w:ascii="Times New Roman" w:eastAsia="Times New Roman" w:hAnsi="Times New Roman" w:cs="David" w:hint="cs"/>
          <w:sz w:val="20"/>
          <w:szCs w:val="24"/>
          <w:rtl/>
          <w:lang w:eastAsia="he-IL"/>
        </w:rPr>
        <w:lastRenderedPageBreak/>
        <w:t xml:space="preserve">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99C428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AAFF86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BD8467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w:t>
      </w:r>
      <w:r>
        <w:rPr>
          <w:rFonts w:ascii="Times New Roman" w:eastAsia="Times New Roman" w:hAnsi="Times New Roman" w:cs="David" w:hint="cs"/>
          <w:sz w:val="20"/>
          <w:szCs w:val="24"/>
          <w:rtl/>
          <w:lang w:eastAsia="he-IL"/>
        </w:rPr>
        <w:lastRenderedPageBreak/>
        <w:t xml:space="preserve">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3149AB9"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8809455"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7C754A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650740F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62551E3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767460C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9B1420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03EE61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180D5773"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2E08382"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0A21FCE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lastRenderedPageBreak/>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54F0DCC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3751849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D599D8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w:t>
      </w:r>
      <w:r w:rsidRPr="00776496">
        <w:rPr>
          <w:rFonts w:ascii="Times New Roman" w:eastAsia="Times New Roman" w:hAnsi="Times New Roman" w:cs="David"/>
          <w:sz w:val="24"/>
          <w:szCs w:val="24"/>
          <w:rtl/>
          <w:lang w:eastAsia="he-IL"/>
        </w:rPr>
        <w:lastRenderedPageBreak/>
        <w:t>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01FE299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E8ECAB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702C8AA"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w:t>
      </w:r>
      <w:r w:rsidRPr="00776496">
        <w:rPr>
          <w:rFonts w:ascii="Times New Roman" w:eastAsia="Times New Roman" w:hAnsi="Times New Roman" w:cs="David" w:hint="cs"/>
          <w:color w:val="000000"/>
          <w:sz w:val="24"/>
          <w:szCs w:val="24"/>
          <w:rtl/>
          <w:lang w:eastAsia="he-IL"/>
        </w:rPr>
        <w:lastRenderedPageBreak/>
        <w:t>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60D8DC80"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A9003EC"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1F36462"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15EA996"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579CE33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8C5B256"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135762AA"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w:t>
      </w:r>
      <w:r w:rsidRPr="00776496">
        <w:rPr>
          <w:rFonts w:ascii="Times New Roman" w:eastAsia="Times New Roman" w:hAnsi="Times New Roman" w:cs="David"/>
          <w:sz w:val="24"/>
          <w:szCs w:val="24"/>
          <w:rtl/>
          <w:lang w:eastAsia="he-IL"/>
        </w:rPr>
        <w:lastRenderedPageBreak/>
        <w:t>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1A70C9EF"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73FF95CF"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2F232B0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w:t>
      </w:r>
      <w:r w:rsidRPr="00776496">
        <w:rPr>
          <w:rFonts w:ascii="Times New Roman" w:eastAsia="Times New Roman" w:hAnsi="Times New Roman" w:cs="David"/>
          <w:sz w:val="24"/>
          <w:szCs w:val="24"/>
          <w:rtl/>
          <w:lang w:eastAsia="he-IL"/>
        </w:rPr>
        <w:lastRenderedPageBreak/>
        <w:t>הסעיפים 12.1.3 ו- 12.1.4 לעיל.</w:t>
      </w:r>
    </w:p>
    <w:p w14:paraId="7337472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2AB143D7"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6D844A12"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071A92DF"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21813215"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746B0487"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w:t>
      </w:r>
      <w:r w:rsidRPr="00776496">
        <w:rPr>
          <w:rFonts w:ascii="Times New Roman" w:eastAsia="Times New Roman" w:hAnsi="Times New Roman" w:cs="David"/>
          <w:sz w:val="24"/>
          <w:szCs w:val="24"/>
          <w:rtl/>
          <w:lang w:eastAsia="he-IL"/>
        </w:rPr>
        <w:lastRenderedPageBreak/>
        <w:t>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48999206"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4683C812"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89F36D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w:t>
      </w:r>
      <w:r w:rsidRPr="00776496">
        <w:rPr>
          <w:rFonts w:ascii="Times New Roman" w:eastAsia="Times New Roman" w:hAnsi="Times New Roman" w:cs="David"/>
          <w:sz w:val="24"/>
          <w:szCs w:val="24"/>
          <w:rtl/>
          <w:lang w:eastAsia="he-IL"/>
        </w:rPr>
        <w:lastRenderedPageBreak/>
        <w:t>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1F081AA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14F2F06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46FE603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7BCDC1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3534EB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סוי הוצאותיו הכלליות, וזאת מבלי שיהיה עליו להוכיח את </w:t>
      </w:r>
      <w:r w:rsidRPr="00776496">
        <w:rPr>
          <w:rFonts w:ascii="Times New Roman" w:eastAsia="Times New Roman" w:hAnsi="Times New Roman" w:cs="David"/>
          <w:sz w:val="24"/>
          <w:szCs w:val="24"/>
          <w:rtl/>
          <w:lang w:eastAsia="he-IL"/>
        </w:rPr>
        <w:lastRenderedPageBreak/>
        <w:t>הסכומים הנ"ל.</w:t>
      </w:r>
    </w:p>
    <w:p w14:paraId="7DFFBAD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6AEB2D3"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70F2CD6"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6C37BB9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3124BCB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6968941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6C0722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יינתנו באמצעות המנהל הראשי אישית </w:t>
      </w:r>
      <w:r w:rsidRPr="00776496">
        <w:rPr>
          <w:rFonts w:ascii="Times New Roman" w:eastAsia="Times New Roman" w:hAnsi="Times New Roman" w:cs="David"/>
          <w:sz w:val="24"/>
          <w:szCs w:val="24"/>
          <w:rtl/>
          <w:lang w:eastAsia="he-IL"/>
        </w:rPr>
        <w:lastRenderedPageBreak/>
        <w:t>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68BDE6A1"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845AC24"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3E9D260"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C385291"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57C44629"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1FC489A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1E1C80C"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5DC4624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lastRenderedPageBreak/>
        <w:t>סודיות והמצאת מסמכים</w:t>
      </w:r>
    </w:p>
    <w:p w14:paraId="51FB298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B75749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40790F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4150223A"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w:t>
      </w:r>
      <w:r w:rsidRPr="00776496">
        <w:rPr>
          <w:rFonts w:ascii="Times New Roman" w:eastAsia="Times New Roman" w:hAnsi="Times New Roman" w:cs="David"/>
          <w:sz w:val="24"/>
          <w:szCs w:val="24"/>
          <w:rtl/>
          <w:lang w:eastAsia="he-IL"/>
        </w:rPr>
        <w:lastRenderedPageBreak/>
        <w:t>והמתייחס לפרויקט, אשר נערך על ידו</w:t>
      </w:r>
      <w:r w:rsidRPr="00776496">
        <w:rPr>
          <w:rFonts w:ascii="Times New Roman" w:eastAsia="Times New Roman" w:hAnsi="Times New Roman" w:cs="David" w:hint="cs"/>
          <w:sz w:val="24"/>
          <w:szCs w:val="24"/>
          <w:rtl/>
          <w:lang w:eastAsia="he-IL"/>
        </w:rPr>
        <w:t>.</w:t>
      </w:r>
    </w:p>
    <w:p w14:paraId="3A3DD92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71C0449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78155BFA"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66768C5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w:t>
      </w:r>
      <w:r w:rsidRPr="00776496">
        <w:rPr>
          <w:rFonts w:ascii="Times New Roman" w:eastAsia="Times New Roman" w:hAnsi="Times New Roman" w:cs="David"/>
          <w:sz w:val="24"/>
          <w:szCs w:val="24"/>
          <w:rtl/>
          <w:lang w:eastAsia="he-IL"/>
        </w:rPr>
        <w:lastRenderedPageBreak/>
        <w:t>להעברת האינפורמציה לגבי מהלך הפרויקט עד להפסקת עבודתו וחפיפה נאותה של היועץ החליפי.</w:t>
      </w:r>
    </w:p>
    <w:p w14:paraId="6CF1DB1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156DD44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317544C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7ADCDE8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6520FDB"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1536EF3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w:t>
      </w:r>
      <w:r w:rsidRPr="00776496">
        <w:rPr>
          <w:rFonts w:ascii="Times New Roman" w:eastAsia="Times New Roman" w:hAnsi="Times New Roman" w:cs="David"/>
          <w:sz w:val="24"/>
          <w:szCs w:val="24"/>
          <w:rtl/>
          <w:lang w:eastAsia="he-IL"/>
        </w:rPr>
        <w:lastRenderedPageBreak/>
        <w:t>של היועץ לתשלום מהמזמין כפופה לזכות הקיזוז הנ"ל.</w:t>
      </w:r>
    </w:p>
    <w:p w14:paraId="7783123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A5E21D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084523EE"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5F800773"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DAAA423"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לא השתמשו המזמין או המנהל או היועץ בזכויות הניתנות להם לפי החוזה במקרה מסוים, אין לראות בכך ויתור על אותן זכויות במקרה אחר ואין ללמוד </w:t>
      </w:r>
      <w:r w:rsidRPr="00776496">
        <w:rPr>
          <w:rFonts w:ascii="Times New Roman" w:eastAsia="Times New Roman" w:hAnsi="Times New Roman" w:cs="David"/>
          <w:sz w:val="24"/>
          <w:szCs w:val="24"/>
          <w:rtl/>
          <w:lang w:eastAsia="he-IL"/>
        </w:rPr>
        <w:lastRenderedPageBreak/>
        <w:t>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2667B8F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430BFC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0D3A8838"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19888C1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סמכות השיפוט בכל נושא הקשור לחוזה זה ו/או ביצועו תהא </w:t>
      </w:r>
      <w:r w:rsidRPr="00776496">
        <w:rPr>
          <w:rFonts w:ascii="Times New Roman" w:eastAsia="Times New Roman" w:hAnsi="Times New Roman" w:cs="David"/>
          <w:sz w:val="24"/>
          <w:szCs w:val="24"/>
          <w:rtl/>
          <w:lang w:eastAsia="he-IL"/>
        </w:rPr>
        <w:lastRenderedPageBreak/>
        <w:t>מוקנית לבתי המשפט המוסמכים בתל-אביב-יפו.</w:t>
      </w:r>
    </w:p>
    <w:p w14:paraId="2673D7C1"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528C8D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8AD2BF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67C1FA9"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52D75F1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673D1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29F3F06"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2418E57"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7FE6C2F" w14:textId="71995504"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Avi Cohen" w:date="2020-07-20T14:31:00Z">
            <w:r w:rsidR="007A219B">
              <w:rPr>
                <w:rFonts w:ascii="Times New Roman" w:eastAsia="Times New Roman" w:hAnsi="Times New Roman" w:cs="David" w:hint="cs"/>
                <w:color w:val="00B0F0"/>
                <w:sz w:val="20"/>
                <w:szCs w:val="24"/>
                <w:u w:val="single"/>
                <w:rtl/>
                <w:lang w:eastAsia="he-IL"/>
              </w:rPr>
              <w:t>ע. לבני הנדסה אקוסטית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Avi Cohen" w:date="2020-07-20T14:31:00Z">
            <w:r w:rsidR="007A219B" w:rsidRPr="000E16FF">
              <w:rPr>
                <w:rStyle w:val="a7"/>
                <w:rtl/>
              </w:rPr>
              <w:t>[שם צד א]</w:t>
            </w:r>
          </w:ins>
        </w:sdtContent>
      </w:sdt>
    </w:p>
    <w:p w14:paraId="068912FB"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3A9DAB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3936F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FD6A7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3E9D91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3AA90A"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E73C25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9F472E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E8F131"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079C681" w14:textId="17567104" w:rsidR="00537459" w:rsidRDefault="00537459" w:rsidP="00776496">
      <w:pPr>
        <w:widowControl w:val="0"/>
        <w:bidi w:val="0"/>
        <w:spacing w:before="0" w:beforeAutospacing="0" w:after="0" w:afterAutospacing="0" w:line="240" w:lineRule="auto"/>
        <w:rPr>
          <w:ins w:id="7" w:author="Avi Cohen" w:date="2020-07-20T14:41:00Z"/>
          <w:rFonts w:ascii="Times New Roman" w:eastAsia="Times New Roman" w:hAnsi="Times New Roman" w:cs="David"/>
          <w:sz w:val="24"/>
          <w:szCs w:val="24"/>
          <w:lang w:eastAsia="he-IL"/>
        </w:rPr>
      </w:pPr>
      <w:ins w:id="8" w:author="Avi Cohen" w:date="2020-07-20T14:41:00Z">
        <w:r>
          <w:rPr>
            <w:rFonts w:ascii="Times New Roman" w:eastAsia="Times New Roman" w:hAnsi="Times New Roman" w:cs="David"/>
            <w:sz w:val="24"/>
            <w:szCs w:val="24"/>
            <w:lang w:eastAsia="he-IL"/>
          </w:rPr>
          <w:br w:type="page"/>
        </w:r>
      </w:ins>
    </w:p>
    <w:p w14:paraId="6A3A63D1" w14:textId="77777777" w:rsidR="00776496" w:rsidRPr="00776496" w:rsidDel="00537459" w:rsidRDefault="00776496" w:rsidP="00776496">
      <w:pPr>
        <w:widowControl w:val="0"/>
        <w:bidi w:val="0"/>
        <w:spacing w:before="0" w:beforeAutospacing="0" w:after="0" w:afterAutospacing="0" w:line="240" w:lineRule="auto"/>
        <w:rPr>
          <w:del w:id="9" w:author="Avi Cohen" w:date="2020-07-20T14:41:00Z"/>
          <w:rFonts w:ascii="Times New Roman" w:eastAsia="Times New Roman" w:hAnsi="Times New Roman" w:cs="David"/>
          <w:sz w:val="24"/>
          <w:szCs w:val="24"/>
          <w:lang w:eastAsia="he-IL"/>
        </w:rPr>
      </w:pPr>
    </w:p>
    <w:p w14:paraId="0AC13DAD"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267BE3C"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0F9D9F7"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C2BAE3A"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2C7A436"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FF38DD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D959CB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A90A7D" w14:textId="3A875963" w:rsidR="003C30D7" w:rsidRPr="00B27B4C" w:rsidRDefault="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10" w:author="Avi Cohen" w:date="2020-07-20T14:42:00Z">
          <w:pPr>
            <w:widowControl w:val="0"/>
            <w:spacing w:before="0" w:beforeAutospacing="0" w:after="0" w:afterAutospacing="0" w:line="240" w:lineRule="auto"/>
            <w:ind w:left="720"/>
            <w:jc w:val="both"/>
          </w:pPr>
        </w:pPrChange>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ins w:id="11" w:author="Avi Cohen" w:date="2020-07-20T14:41:00Z">
        <w:r w:rsidR="00D52194">
          <w:rPr>
            <w:rFonts w:ascii="Times New Roman" w:eastAsia="Times New Roman" w:hAnsi="Times New Roman" w:cs="David" w:hint="cs"/>
            <w:sz w:val="24"/>
            <w:szCs w:val="24"/>
            <w:rtl/>
            <w:lang w:eastAsia="he-IL"/>
          </w:rPr>
          <w:t xml:space="preserve"> </w:t>
        </w:r>
      </w:ins>
      <w:ins w:id="12" w:author="Avi Cohen" w:date="2020-07-20T14:34:00Z">
        <w:r w:rsidR="00B36110">
          <w:rPr>
            <w:rFonts w:ascii="Times New Roman" w:eastAsia="Times New Roman" w:hAnsi="Times New Roman" w:cs="David" w:hint="cs"/>
            <w:sz w:val="24"/>
            <w:szCs w:val="24"/>
            <w:rtl/>
            <w:lang w:eastAsia="he-IL"/>
          </w:rPr>
          <w:t xml:space="preserve"> </w:t>
        </w:r>
      </w:ins>
      <w:ins w:id="13" w:author="Avi Cohen" w:date="2020-07-20T14:33:00Z">
        <w:r w:rsidR="00B36110">
          <w:rPr>
            <w:rFonts w:ascii="Times New Roman" w:eastAsia="Times New Roman" w:hAnsi="Times New Roman" w:cs="David" w:hint="cs"/>
            <w:sz w:val="24"/>
            <w:szCs w:val="24"/>
            <w:rtl/>
            <w:lang w:eastAsia="he-IL"/>
          </w:rPr>
          <w:t xml:space="preserve">למגורים </w:t>
        </w:r>
      </w:ins>
      <w:ins w:id="14" w:author="Avi Cohen" w:date="2020-07-20T14:34:00Z">
        <w:r w:rsidR="00B36110">
          <w:rPr>
            <w:rFonts w:ascii="Times New Roman" w:eastAsia="Times New Roman" w:hAnsi="Times New Roman" w:cs="David" w:hint="cs"/>
            <w:sz w:val="24"/>
            <w:szCs w:val="24"/>
            <w:rtl/>
            <w:lang w:eastAsia="he-IL"/>
          </w:rPr>
          <w:t xml:space="preserve"> , כ- 388 יח"ד </w:t>
        </w:r>
      </w:ins>
      <w:ins w:id="15" w:author="Avi Cohen" w:date="2020-07-20T14:41:00Z">
        <w:r w:rsidR="00D52194">
          <w:rPr>
            <w:rFonts w:ascii="Times New Roman" w:eastAsia="Times New Roman" w:hAnsi="Times New Roman" w:cs="David" w:hint="cs"/>
            <w:sz w:val="24"/>
            <w:szCs w:val="24"/>
            <w:rtl/>
            <w:lang w:eastAsia="he-IL"/>
          </w:rPr>
          <w:t xml:space="preserve">סה"כ </w:t>
        </w:r>
      </w:ins>
      <w:ins w:id="16" w:author="Avi Cohen" w:date="2020-07-20T14:34:00Z">
        <w:r w:rsidR="00B36110">
          <w:rPr>
            <w:rFonts w:ascii="Times New Roman" w:eastAsia="Times New Roman" w:hAnsi="Times New Roman" w:cs="David" w:hint="cs"/>
            <w:sz w:val="24"/>
            <w:szCs w:val="24"/>
            <w:rtl/>
            <w:lang w:eastAsia="he-IL"/>
          </w:rPr>
          <w:t xml:space="preserve">בארבעה מגדלים , </w:t>
        </w:r>
      </w:ins>
      <w:ins w:id="17" w:author="Avi Cohen" w:date="2020-07-20T14:41:00Z">
        <w:r w:rsidR="00D52194">
          <w:rPr>
            <w:rFonts w:ascii="Times New Roman" w:eastAsia="Times New Roman" w:hAnsi="Times New Roman" w:cs="David" w:hint="cs"/>
            <w:sz w:val="24"/>
            <w:szCs w:val="24"/>
            <w:rtl/>
            <w:lang w:eastAsia="he-IL"/>
          </w:rPr>
          <w:t>מרתפים ו</w:t>
        </w:r>
        <w:r w:rsidR="00D52194" w:rsidRPr="00B27B4C">
          <w:rPr>
            <w:rFonts w:ascii="Times New Roman" w:eastAsia="Times New Roman" w:hAnsi="Times New Roman" w:cs="David" w:hint="cs"/>
            <w:sz w:val="24"/>
            <w:szCs w:val="24"/>
            <w:rtl/>
            <w:lang w:eastAsia="he-IL"/>
          </w:rPr>
          <w:t xml:space="preserve">חניונים </w:t>
        </w:r>
        <w:r w:rsidR="00D52194">
          <w:rPr>
            <w:rFonts w:ascii="Times New Roman" w:eastAsia="Times New Roman" w:hAnsi="Times New Roman" w:cs="David" w:hint="cs"/>
            <w:sz w:val="24"/>
            <w:szCs w:val="24"/>
            <w:rtl/>
            <w:lang w:eastAsia="he-IL"/>
          </w:rPr>
          <w:t xml:space="preserve">, פיתוח צמוד </w:t>
        </w:r>
      </w:ins>
      <w:ins w:id="18" w:author="Avi Cohen" w:date="2020-07-20T14:34:00Z">
        <w:r w:rsidR="00B36110">
          <w:rPr>
            <w:rFonts w:ascii="Times New Roman" w:eastAsia="Times New Roman" w:hAnsi="Times New Roman" w:cs="David" w:hint="cs"/>
            <w:sz w:val="24"/>
            <w:szCs w:val="24"/>
            <w:rtl/>
            <w:lang w:eastAsia="he-IL"/>
          </w:rPr>
          <w:t xml:space="preserve">וכן שצ"פ </w:t>
        </w:r>
      </w:ins>
      <w:ins w:id="19" w:author="Avi Cohen" w:date="2020-07-20T14:35:00Z">
        <w:r w:rsidR="00B36110">
          <w:rPr>
            <w:rFonts w:ascii="Times New Roman" w:eastAsia="Times New Roman" w:hAnsi="Times New Roman" w:cs="David" w:hint="cs"/>
            <w:sz w:val="24"/>
            <w:szCs w:val="24"/>
            <w:rtl/>
            <w:lang w:eastAsia="he-IL"/>
          </w:rPr>
          <w:t xml:space="preserve">בשטח </w:t>
        </w:r>
      </w:ins>
      <w:ins w:id="20" w:author="Avi Cohen" w:date="2020-07-20T14:34:00Z">
        <w:r w:rsidR="00B36110">
          <w:rPr>
            <w:rFonts w:ascii="Times New Roman" w:eastAsia="Times New Roman" w:hAnsi="Times New Roman" w:cs="David" w:hint="cs"/>
            <w:sz w:val="24"/>
            <w:szCs w:val="24"/>
            <w:rtl/>
            <w:lang w:eastAsia="he-IL"/>
          </w:rPr>
          <w:t xml:space="preserve">בין המגדלים </w:t>
        </w:r>
      </w:ins>
      <w:r w:rsidRPr="00B27B4C">
        <w:rPr>
          <w:rFonts w:ascii="Times New Roman" w:eastAsia="Times New Roman" w:hAnsi="Times New Roman" w:cs="David" w:hint="cs"/>
          <w:sz w:val="24"/>
          <w:szCs w:val="24"/>
          <w:rtl/>
          <w:lang w:eastAsia="he-IL"/>
        </w:rPr>
        <w:t xml:space="preserve">, </w:t>
      </w:r>
      <w:del w:id="21" w:author="Avi Cohen" w:date="2020-07-20T14:33:00Z">
        <w:r w:rsidRPr="00B27B4C" w:rsidDel="00B36110">
          <w:rPr>
            <w:rFonts w:ascii="Times New Roman" w:eastAsia="Times New Roman" w:hAnsi="Times New Roman" w:cs="David" w:hint="cs"/>
            <w:sz w:val="24"/>
            <w:szCs w:val="24"/>
            <w:rtl/>
            <w:lang w:eastAsia="he-IL"/>
          </w:rPr>
          <w:delText xml:space="preserve">שטחי מסחר ומשרדים, </w:delText>
        </w:r>
      </w:del>
      <w:del w:id="22" w:author="Avi Cohen" w:date="2020-07-20T14:41:00Z">
        <w:r w:rsidRPr="00B27B4C" w:rsidDel="00D52194">
          <w:rPr>
            <w:rFonts w:ascii="Times New Roman" w:eastAsia="Times New Roman" w:hAnsi="Times New Roman" w:cs="David" w:hint="cs"/>
            <w:sz w:val="24"/>
            <w:szCs w:val="24"/>
            <w:rtl/>
            <w:lang w:eastAsia="he-IL"/>
          </w:rPr>
          <w:delText>חניונים</w:delText>
        </w:r>
      </w:del>
      <w:r w:rsidRPr="00B27B4C">
        <w:rPr>
          <w:rFonts w:ascii="Times New Roman" w:eastAsia="Times New Roman" w:hAnsi="Times New Roman" w:cs="David" w:hint="cs"/>
          <w:sz w:val="24"/>
          <w:szCs w:val="24"/>
          <w:rtl/>
          <w:lang w:eastAsia="he-IL"/>
        </w:rPr>
        <w:t xml:space="preserve"> </w:t>
      </w:r>
      <w:del w:id="23" w:author="Avi Cohen" w:date="2020-07-20T14:42:00Z">
        <w:r w:rsidRPr="00B27B4C" w:rsidDel="00D52194">
          <w:rPr>
            <w:rFonts w:ascii="Times New Roman" w:eastAsia="Times New Roman" w:hAnsi="Times New Roman" w:cs="David" w:hint="cs"/>
            <w:sz w:val="24"/>
            <w:szCs w:val="24"/>
            <w:rtl/>
            <w:lang w:eastAsia="he-IL"/>
          </w:rPr>
          <w:delText xml:space="preserve">ועבודות פיתוח </w:delText>
        </w:r>
      </w:del>
      <w:del w:id="24" w:author="Avi Cohen" w:date="2020-07-20T14:34:00Z">
        <w:r w:rsidRPr="00B27B4C" w:rsidDel="00B36110">
          <w:rPr>
            <w:rFonts w:ascii="Times New Roman" w:eastAsia="Times New Roman" w:hAnsi="Times New Roman" w:cs="David" w:hint="cs"/>
            <w:sz w:val="24"/>
            <w:szCs w:val="24"/>
            <w:rtl/>
            <w:lang w:eastAsia="he-IL"/>
          </w:rPr>
          <w:delText>ב</w:delText>
        </w:r>
      </w:del>
      <w:customXmlDelRangeStart w:id="25" w:author="Avi Cohen" w:date="2020-07-20T14:34: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DelRangeEnd w:id="25"/>
          <w:customXmlDelRangeStart w:id="26" w:author="Avi Cohen" w:date="2020-07-20T14:34:00Z"/>
        </w:sdtContent>
      </w:sdt>
      <w:customXmlDelRangeEnd w:id="26"/>
      <w:del w:id="27" w:author="Avi Cohen" w:date="2020-07-20T14:34:00Z">
        <w:r w:rsidRPr="00E95AE9" w:rsidDel="00B36110">
          <w:rPr>
            <w:rFonts w:ascii="Times New Roman" w:eastAsia="Times New Roman" w:hAnsi="Times New Roman" w:cs="David" w:hint="cs"/>
            <w:color w:val="00B0F0"/>
            <w:sz w:val="24"/>
            <w:szCs w:val="24"/>
            <w:rtl/>
            <w:lang w:eastAsia="he-IL"/>
          </w:rPr>
          <w:delText xml:space="preserve"> - ,</w:delText>
        </w:r>
      </w:del>
      <w:ins w:id="28" w:author="Avi Cohen" w:date="2020-07-20T14:34:00Z">
        <w:r w:rsidR="00B36110">
          <w:rPr>
            <w:rFonts w:ascii="Times New Roman" w:eastAsia="Times New Roman" w:hAnsi="Times New Roman" w:cs="David" w:hint="cs"/>
            <w:color w:val="00B0F0"/>
            <w:sz w:val="24"/>
            <w:szCs w:val="24"/>
            <w:rtl/>
            <w:lang w:eastAsia="he-IL"/>
          </w:rPr>
          <w:t>בפרויקטו "</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9" w:author="Avi Cohen" w:date="2020-07-20T14:28:00Z">
            <w:r w:rsidR="00DC0860">
              <w:rPr>
                <w:rFonts w:ascii="Times New Roman" w:eastAsia="Times New Roman" w:hAnsi="Times New Roman" w:cs="David" w:hint="cs"/>
                <w:color w:val="00B0F0"/>
                <w:sz w:val="24"/>
                <w:szCs w:val="24"/>
                <w:rtl/>
              </w:rPr>
              <w:t xml:space="preserve">סביוני סיטי אנדריוס </w:t>
            </w:r>
          </w:ins>
          <w:ins w:id="30" w:author="Avi Cohen" w:date="2020-07-20T14:34:00Z">
            <w:r w:rsidR="00B36110">
              <w:rPr>
                <w:rFonts w:ascii="Times New Roman" w:eastAsia="Times New Roman" w:hAnsi="Times New Roman" w:cs="David" w:hint="cs"/>
                <w:color w:val="00B0F0"/>
                <w:sz w:val="24"/>
                <w:szCs w:val="24"/>
                <w:rtl/>
              </w:rPr>
              <w:t xml:space="preserve">" </w:t>
            </w:r>
          </w:ins>
          <w:ins w:id="31" w:author="Avi Cohen" w:date="2020-07-20T14:28:00Z">
            <w:r w:rsidR="00DC0860">
              <w:rPr>
                <w:rFonts w:ascii="Times New Roman" w:eastAsia="Times New Roman" w:hAnsi="Times New Roman" w:cs="David" w:hint="cs"/>
                <w:color w:val="00B0F0"/>
                <w:sz w:val="24"/>
                <w:szCs w:val="24"/>
                <w:rtl/>
              </w:rPr>
              <w:t xml:space="preserve">נתניה </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304559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548F8C" w14:textId="552A4F4F"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32" w:author="Avi Cohen" w:date="2020-07-20T14:32:00Z">
            <w:r w:rsidR="002A11F3">
              <w:rPr>
                <w:rFonts w:ascii="Times New Roman" w:eastAsia="Times New Roman" w:hAnsi="Times New Roman" w:cs="David" w:hint="cs"/>
                <w:color w:val="008000"/>
                <w:sz w:val="24"/>
                <w:szCs w:val="24"/>
                <w:rtl/>
              </w:rPr>
              <w:t>נת/41/5521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33" w:author="Avi Cohen" w:date="2020-07-20T14:32:00Z">
            <w:r w:rsidR="002A11F3">
              <w:rPr>
                <w:rFonts w:ascii="Times New Roman" w:eastAsia="Times New Roman" w:hAnsi="Times New Roman" w:cs="David" w:hint="cs"/>
                <w:sz w:val="24"/>
                <w:szCs w:val="24"/>
                <w:rtl/>
                <w:lang w:eastAsia="he-IL"/>
              </w:rPr>
              <w:t>8271</w:t>
            </w:r>
          </w:ins>
        </w:sdtContent>
      </w:sdt>
      <w:r w:rsidRPr="00B27B4C">
        <w:rPr>
          <w:rFonts w:ascii="Times New Roman" w:eastAsia="Times New Roman" w:hAnsi="Times New Roman" w:cs="David" w:hint="cs"/>
          <w:sz w:val="24"/>
          <w:szCs w:val="24"/>
          <w:rtl/>
          <w:lang w:eastAsia="he-IL"/>
        </w:rPr>
        <w:t>.</w:t>
      </w:r>
    </w:p>
    <w:p w14:paraId="4F13B3D8"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1E731F9"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74E264" w14:textId="0BA4D334"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lastRenderedPageBreak/>
        <w:t xml:space="preserve">"הרשות המקומית" </w:t>
      </w:r>
      <w:del w:id="34" w:author="Avi Cohen" w:date="2020-07-20T14:35:00Z">
        <w:r w:rsidRPr="00B27B4C" w:rsidDel="00B36110">
          <w:rPr>
            <w:rFonts w:ascii="Times New Roman" w:eastAsia="Times New Roman" w:hAnsi="Times New Roman" w:cs="David"/>
            <w:sz w:val="24"/>
            <w:szCs w:val="24"/>
            <w:rtl/>
            <w:lang w:eastAsia="he-IL"/>
          </w:rPr>
          <w:delText>-</w:delText>
        </w:r>
      </w:del>
      <w:ins w:id="35" w:author="Avi Cohen" w:date="2020-07-20T14:35:00Z">
        <w:r w:rsidR="00B36110">
          <w:rPr>
            <w:rFonts w:ascii="Times New Roman" w:eastAsia="Times New Roman" w:hAnsi="Times New Roman" w:cs="David"/>
            <w:sz w:val="24"/>
            <w:szCs w:val="24"/>
            <w:rtl/>
            <w:lang w:eastAsia="he-IL"/>
          </w:rPr>
          <w:t>–</w:t>
        </w:r>
      </w:ins>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6" w:author="Avi Cohen" w:date="2020-07-20T14:28:00Z">
            <w:r w:rsidR="00DC0860">
              <w:rPr>
                <w:rFonts w:ascii="Times New Roman" w:eastAsia="Times New Roman" w:hAnsi="Times New Roman" w:cs="David" w:hint="cs"/>
                <w:color w:val="008000"/>
                <w:sz w:val="24"/>
                <w:szCs w:val="24"/>
                <w:rtl/>
              </w:rPr>
              <w:t>נתנ</w:t>
            </w:r>
          </w:ins>
        </w:sdtContent>
      </w:sdt>
      <w:ins w:id="37" w:author="Avi Cohen" w:date="2020-07-20T14:35:00Z">
        <w:r w:rsidR="00B36110">
          <w:rPr>
            <w:rFonts w:ascii="Times New Roman" w:eastAsia="Times New Roman" w:hAnsi="Times New Roman" w:cs="David" w:hint="cs"/>
            <w:color w:val="008000"/>
            <w:sz w:val="24"/>
            <w:szCs w:val="24"/>
            <w:rtl/>
          </w:rPr>
          <w:t xml:space="preserve">יה </w:t>
        </w:r>
      </w:ins>
      <w:del w:id="38" w:author="Avi Cohen" w:date="2020-07-20T14:35:00Z">
        <w:r w:rsidRPr="00B27B4C" w:rsidDel="00B36110">
          <w:rPr>
            <w:rFonts w:ascii="Times New Roman" w:eastAsia="Times New Roman" w:hAnsi="Times New Roman" w:cs="David" w:hint="cs"/>
            <w:color w:val="008000"/>
            <w:sz w:val="24"/>
            <w:szCs w:val="24"/>
            <w:rtl/>
          </w:rPr>
          <w:delText>.</w:delText>
        </w:r>
      </w:del>
    </w:p>
    <w:p w14:paraId="681DF45C"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60346C0D"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622078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870FCB" w14:textId="03293594"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9" w:author="Avi Cohen" w:date="2020-07-20T14:32:00Z">
            <w:r w:rsidR="002A11F3">
              <w:rPr>
                <w:rFonts w:ascii="Times New Roman" w:eastAsia="Times New Roman" w:hAnsi="Times New Roman" w:cs="David" w:hint="cs"/>
                <w:sz w:val="24"/>
                <w:szCs w:val="24"/>
                <w:rtl/>
                <w:lang w:eastAsia="he-IL"/>
              </w:rPr>
              <w:t>אבי כהן מאפריקה ישראל מגורים בע"מ</w:t>
            </w:r>
          </w:ins>
        </w:sdtContent>
      </w:sdt>
    </w:p>
    <w:p w14:paraId="4275CB7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C0B83A6"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0C654F8"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3B66384"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3714AC5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24B3AA" w14:textId="43DEBF85"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40" w:author="Avi Cohen" w:date="2020-07-20T14:32:00Z">
            <w:r w:rsidR="002A11F3">
              <w:rPr>
                <w:rFonts w:ascii="Times New Roman" w:eastAsia="Times New Roman" w:hAnsi="Times New Roman" w:cs="David" w:hint="cs"/>
                <w:color w:val="008000"/>
                <w:sz w:val="24"/>
                <w:szCs w:val="24"/>
                <w:rtl/>
                <w:lang w:eastAsia="he-IL"/>
              </w:rPr>
              <w:t>ע. לבני</w:t>
            </w:r>
          </w:ins>
        </w:sdtContent>
      </w:sdt>
    </w:p>
    <w:p w14:paraId="2E0D58BA" w14:textId="3E8D561F"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ins w:id="41" w:author="Avi Cohen" w:date="2020-07-20T14:32:00Z">
            <w:r w:rsidR="002A11F3">
              <w:rPr>
                <w:rFonts w:ascii="Times New Roman" w:eastAsia="Times New Roman" w:hAnsi="Times New Roman" w:cs="David" w:hint="cs"/>
                <w:color w:val="008000"/>
                <w:sz w:val="24"/>
                <w:szCs w:val="24"/>
                <w:rtl/>
                <w:lang w:eastAsia="he-IL"/>
              </w:rPr>
              <w:t>5</w:t>
            </w:r>
          </w:ins>
        </w:sdtContent>
      </w:sdt>
    </w:p>
    <w:p w14:paraId="5111947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7A4CBD" w14:textId="19603091"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42" w:author="Avi Cohen" w:date="2020-07-20T14:33:00Z">
            <w:r w:rsidR="002A11F3">
              <w:rPr>
                <w:rFonts w:ascii="Times New Roman" w:eastAsia="Times New Roman" w:hAnsi="Times New Roman" w:cs="David" w:hint="cs"/>
                <w:color w:val="008000"/>
                <w:sz w:val="24"/>
                <w:szCs w:val="24"/>
                <w:rtl/>
                <w:lang w:eastAsia="he-IL"/>
              </w:rPr>
              <w:t xml:space="preserve">ע. לבני </w:t>
            </w:r>
          </w:ins>
        </w:sdtContent>
      </w:sdt>
    </w:p>
    <w:p w14:paraId="30DEB38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99CC6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942A7F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336D52"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8F5EFE1"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E0065C7"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04D515F"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1376754"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583D5BD"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DAB7BD2"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3FD24696" w14:textId="77777777" w:rsidTr="00DC5FD7">
        <w:trPr>
          <w:trHeight w:val="80"/>
        </w:trPr>
        <w:tc>
          <w:tcPr>
            <w:tcW w:w="3366" w:type="dxa"/>
          </w:tcPr>
          <w:p w14:paraId="56B9D7B1" w14:textId="670A5B31" w:rsidR="003C30D7" w:rsidRDefault="00C57259"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3" w:author="Avi Cohen" w:date="2020-07-20T14:35:00Z">
                  <w:r w:rsidR="00B36110">
                    <w:rPr>
                      <w:rFonts w:ascii="Times New Roman" w:eastAsia="Times New Roman" w:hAnsi="Times New Roman" w:cs="David" w:hint="cs"/>
                      <w:color w:val="008000"/>
                      <w:sz w:val="24"/>
                      <w:szCs w:val="24"/>
                      <w:rtl/>
                      <w:lang w:eastAsia="he-IL"/>
                    </w:rPr>
                    <w:t>100%</w:t>
                  </w:r>
                </w:ins>
              </w:sdtContent>
            </w:sdt>
          </w:p>
          <w:p w14:paraId="3294882E"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7390F40" w14:textId="77777777" w:rsidR="003C30D7" w:rsidRDefault="003C30D7" w:rsidP="006503BD">
            <w:pPr>
              <w:widowControl w:val="0"/>
              <w:spacing w:before="0" w:beforeAutospacing="0" w:after="0" w:afterAutospacing="0" w:line="240" w:lineRule="auto"/>
              <w:ind w:left="720"/>
              <w:outlineLvl w:val="2"/>
            </w:pPr>
          </w:p>
          <w:p w14:paraId="330AC91E"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0EAB54C"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739DF0E"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22EE9A4"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CC5F772"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1B2931A"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AC2193E"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34F66B3"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18238838"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262D7FC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3A8AA41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73C60129"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0E2776F0"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1B0A7E2D"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7C974588"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525373A8"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688DA9B"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2B375FB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065F2561"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0B29BB6E"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5B081F7C"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1ACBE8C"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3B16ED48"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7999B6A0"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18FFFF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FF20B7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73AE633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4211B6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05254A5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2A0974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65D7A1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C618C5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6551BC1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BA8EFE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6B086A4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CE2EFB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69129D3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A2706A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1635FD5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043FA6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3AEACD9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CDDD0D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 xml:space="preserve">מסירת המלצות לאופן  הטיפול האקוסטי הנדרש בחדרי מצנח אשפה קומתי חדר דחסנית אשפה, וכל מערכות המצנח האשפה והדחסנית, כדי למנוע </w:t>
      </w:r>
      <w:r w:rsidRPr="00776496">
        <w:rPr>
          <w:rFonts w:ascii="Times New Roman" w:eastAsia="Times New Roman" w:hAnsi="Times New Roman" w:cs="David" w:hint="cs"/>
          <w:sz w:val="24"/>
          <w:szCs w:val="24"/>
          <w:rtl/>
        </w:rPr>
        <w:lastRenderedPageBreak/>
        <w:t>מטרדי רעש וכדי להבטיח עמידה בדרישות התקנות למניעת מפגעים (רעש בלתי סביר), התש"ן - 1990.</w:t>
      </w:r>
    </w:p>
    <w:p w14:paraId="44A2217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AEAF67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2FE5FC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33ADAE7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909C14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76496CCE"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79DFFFC3"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2163CF75"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0D1A797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4BB2D2C0"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64BE7A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49025AE4"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A65AE46"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29DB9E47"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6953E487" w14:textId="08169F2F" w:rsidR="00776496" w:rsidRPr="00776496" w:rsidRDefault="00776496" w:rsidP="00103B04">
      <w:pPr>
        <w:spacing w:before="0" w:beforeAutospacing="0" w:after="0" w:afterAutospacing="0" w:line="240" w:lineRule="auto"/>
        <w:ind w:left="2160" w:hanging="720"/>
        <w:jc w:val="both"/>
        <w:rPr>
          <w:rFonts w:ascii="Times New Roman" w:eastAsia="Times New Roman" w:hAnsi="Times New Roman" w:cs="David"/>
          <w:sz w:val="24"/>
          <w:szCs w:val="24"/>
          <w:rtl/>
        </w:rPr>
        <w:pPrChange w:id="44" w:author="Avi Cohen" w:date="2020-08-06T09:27:00Z">
          <w:pPr>
            <w:spacing w:before="0" w:beforeAutospacing="0" w:after="0" w:afterAutospacing="0" w:line="240" w:lineRule="auto"/>
            <w:ind w:left="2160" w:hanging="720"/>
            <w:jc w:val="both"/>
          </w:pPr>
        </w:pPrChange>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w:t>
      </w:r>
      <w:del w:id="45" w:author="Avi Cohen" w:date="2020-08-06T09:27:00Z">
        <w:r w:rsidRPr="00776496" w:rsidDel="00103B04">
          <w:rPr>
            <w:rFonts w:ascii="Times New Roman" w:eastAsia="Times New Roman" w:hAnsi="Times New Roman" w:cs="David"/>
            <w:sz w:val="24"/>
            <w:szCs w:val="24"/>
            <w:rtl/>
          </w:rPr>
          <w:delText xml:space="preserve"> ובמידת הצורך הכנת אומדן משוער לביצועם</w:delText>
        </w:r>
      </w:del>
      <w:r w:rsidRPr="00776496">
        <w:rPr>
          <w:rFonts w:ascii="Times New Roman" w:eastAsia="Times New Roman" w:hAnsi="Times New Roman" w:cs="David"/>
          <w:sz w:val="24"/>
          <w:szCs w:val="24"/>
          <w:rtl/>
        </w:rPr>
        <w:t>.</w:t>
      </w:r>
    </w:p>
    <w:p w14:paraId="52730DF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2EBD7C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4CC10032"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23316C63"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3A17CCDC"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3E1AE4EB"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8CCF2C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598A62E1"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D00407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7DB69A5A"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14C6F92"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4C611E1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4CB267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408FE7E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BC0F4C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647BE21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F9D7E2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57FE347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E2F114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7EB74B3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8CCE56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47888BD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C69632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520E149A"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013949B1"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0DCCB471"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0132FBD1"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1BF338B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5CD36DA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2290F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671FF96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0B065B9"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1A3B3A9C"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D44225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 xml:space="preserve">בדיקת התאמת התכניות המפורטות של היועצים להמלצות היועץ ולאישורי הרשויות המוסמכות </w:t>
      </w:r>
      <w:r w:rsidRPr="00776496">
        <w:rPr>
          <w:rFonts w:ascii="Times New Roman" w:eastAsia="Times New Roman" w:hAnsi="Times New Roman" w:cs="David"/>
          <w:sz w:val="24"/>
          <w:szCs w:val="24"/>
          <w:rtl/>
          <w:lang w:eastAsia="he-IL"/>
        </w:rPr>
        <w:lastRenderedPageBreak/>
        <w:t>בנושאי אקוסטיקה.</w:t>
      </w:r>
    </w:p>
    <w:p w14:paraId="69E5B81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CD3765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47708FD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44C3FC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3C382A2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B6317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5593D85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DFCAC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5B7375E8"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77F2CE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4EAA22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185AFB4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75657441" w14:textId="674986EE"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w:t>
      </w:r>
      <w:r w:rsidRPr="00776496">
        <w:rPr>
          <w:rFonts w:ascii="Times New Roman" w:eastAsia="Times New Roman" w:hAnsi="Times New Roman" w:cs="David"/>
          <w:sz w:val="24"/>
          <w:szCs w:val="24"/>
          <w:rtl/>
          <w:lang w:eastAsia="he-IL"/>
        </w:rPr>
        <w:lastRenderedPageBreak/>
        <w:t xml:space="preserve">התכנון, לרבות בצוע בדיקות אקוסטיות </w:t>
      </w:r>
      <w:ins w:id="46" w:author="Avi Cohen" w:date="2020-08-06T09:28:00Z">
        <w:r w:rsidR="00103B04">
          <w:rPr>
            <w:rFonts w:ascii="Times New Roman" w:eastAsia="Times New Roman" w:hAnsi="Times New Roman" w:cs="David" w:hint="cs"/>
            <w:sz w:val="24"/>
            <w:szCs w:val="24"/>
            <w:rtl/>
            <w:lang w:eastAsia="he-IL"/>
          </w:rPr>
          <w:t xml:space="preserve">לטופס 4 - </w:t>
        </w:r>
      </w:ins>
      <w:r w:rsidRPr="00776496">
        <w:rPr>
          <w:rFonts w:ascii="Times New Roman" w:eastAsia="Times New Roman" w:hAnsi="Times New Roman" w:cs="David"/>
          <w:sz w:val="24"/>
          <w:szCs w:val="24"/>
          <w:rtl/>
          <w:lang w:eastAsia="he-IL"/>
        </w:rPr>
        <w:t xml:space="preserve">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5029CFA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F113FF8"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03CFED4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ACF858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66417A3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FB178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53C1832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1D27B5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42D192B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CF64A7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0F93F58D"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A3FE3C9"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40126D63"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1DFB40DD"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AF42637"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136AF43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9276222"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46EC73C4"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7821EFA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8F2F3F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2B871E8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9AB1747"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33A8F0C3" w14:textId="7189030F"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ins w:id="47" w:author="Avi Cohen" w:date="2020-08-06T09:29:00Z">
        <w:r w:rsidR="00103B04">
          <w:rPr>
            <w:rFonts w:ascii="Times New Roman" w:eastAsia="Times New Roman" w:hAnsi="Times New Roman" w:cs="David" w:hint="cs"/>
            <w:sz w:val="24"/>
            <w:szCs w:val="24"/>
            <w:rtl/>
            <w:lang w:eastAsia="he-IL"/>
          </w:rPr>
          <w:t xml:space="preserve"> במידה ויידרש הדבר , יבוצע בתשלום עפ"י סיכום בין הצדדים</w:t>
        </w:r>
      </w:ins>
      <w:ins w:id="48" w:author="Avi Cohen" w:date="2020-08-06T09:30:00Z">
        <w:r w:rsidR="00103B04">
          <w:rPr>
            <w:rFonts w:ascii="Times New Roman" w:eastAsia="Times New Roman" w:hAnsi="Times New Roman" w:cs="David" w:hint="cs"/>
            <w:sz w:val="24"/>
            <w:szCs w:val="24"/>
            <w:rtl/>
            <w:lang w:eastAsia="he-IL"/>
          </w:rPr>
          <w:t>.</w:t>
        </w:r>
      </w:ins>
    </w:p>
    <w:p w14:paraId="732926F4"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CC84EBD"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7B8151F1"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2B318DFA"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27207A60"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24038473"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5FD05DF"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6D70A89"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42BC116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F4318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0A1DAA3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8D2F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661D0F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199F33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143EE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15BDE70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55D45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44BFAF5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B5D2F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26A9F4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6D28F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אם לא יקבע לוח זמנים במעמד חתימת החוזה יעביר היועץ לוח </w:t>
      </w:r>
      <w:r w:rsidRPr="00776496">
        <w:rPr>
          <w:rFonts w:ascii="Times New Roman" w:eastAsia="Times New Roman" w:hAnsi="Times New Roman" w:cs="David"/>
          <w:sz w:val="24"/>
          <w:szCs w:val="24"/>
          <w:rtl/>
          <w:lang w:eastAsia="he-IL"/>
        </w:rPr>
        <w:lastRenderedPageBreak/>
        <w:t>זמנים ראשוני לאישור המנהל תוך 7 ימים ממועד החתימה.</w:t>
      </w:r>
    </w:p>
    <w:p w14:paraId="69C90163"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5F47309E"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49210EB1"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43D685B"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2D92C8D" w14:textId="24D5F61B" w:rsidR="00DE118F" w:rsidRPr="00D52194" w:rsidRDefault="00DE118F">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Change w:id="49" w:author="Avi Cohen" w:date="2020-07-20T14:42:00Z">
            <w:rPr>
              <w:rFonts w:ascii="Times New Roman" w:eastAsia="Times New Roman" w:hAnsi="Times New Roman" w:cs="David"/>
              <w:sz w:val="24"/>
              <w:szCs w:val="24"/>
              <w:rtl/>
              <w:lang w:eastAsia="he-IL"/>
            </w:rPr>
          </w:rPrChange>
        </w:rPr>
        <w:pPrChange w:id="50" w:author="Avi Cohen" w:date="2020-07-20T14:39:00Z">
          <w:pPr>
            <w:widowControl w:val="0"/>
            <w:spacing w:before="120" w:beforeAutospacing="0" w:after="60" w:afterAutospacing="0" w:line="240" w:lineRule="auto"/>
            <w:ind w:left="1440" w:hanging="720"/>
            <w:jc w:val="both"/>
          </w:pPr>
        </w:pPrChange>
      </w:pPr>
      <w:r w:rsidRPr="00DE118F">
        <w:rPr>
          <w:rFonts w:ascii="Times New Roman" w:eastAsia="Times New Roman" w:hAnsi="Times New Roman" w:cs="David"/>
          <w:sz w:val="24"/>
          <w:szCs w:val="24"/>
          <w:rtl/>
          <w:lang w:eastAsia="he-IL"/>
        </w:rPr>
        <w:t>1.</w:t>
      </w:r>
      <w:del w:id="51" w:author="Avi Cohen" w:date="2020-07-20T14:39:00Z">
        <w:r w:rsidRPr="00DE118F" w:rsidDel="00B36110">
          <w:rPr>
            <w:rFonts w:ascii="Times New Roman" w:eastAsia="Times New Roman" w:hAnsi="Times New Roman" w:cs="David"/>
            <w:sz w:val="24"/>
            <w:szCs w:val="24"/>
            <w:rtl/>
            <w:lang w:eastAsia="he-IL"/>
          </w:rPr>
          <w:delText>1</w:delText>
        </w:r>
        <w:r w:rsidRPr="00DE118F" w:rsidDel="00B36110">
          <w:rPr>
            <w:rFonts w:ascii="Times New Roman" w:eastAsia="Times New Roman" w:hAnsi="Times New Roman" w:cs="David"/>
            <w:sz w:val="24"/>
            <w:szCs w:val="24"/>
            <w:rtl/>
            <w:lang w:eastAsia="he-IL"/>
          </w:rPr>
          <w:tab/>
        </w:r>
      </w:del>
      <w:r w:rsidRPr="00DE118F">
        <w:rPr>
          <w:rFonts w:ascii="Times New Roman" w:eastAsia="Times New Roman" w:hAnsi="Times New Roman" w:cs="David" w:hint="cs"/>
          <w:sz w:val="24"/>
          <w:szCs w:val="24"/>
          <w:rtl/>
          <w:lang w:eastAsia="he-IL"/>
        </w:rPr>
        <w:t xml:space="preserve">תמורת ביצוע </w:t>
      </w:r>
      <w:ins w:id="52" w:author="Avi Cohen" w:date="2020-07-20T14:38:00Z">
        <w:r w:rsidR="00B36110">
          <w:rPr>
            <w:rFonts w:ascii="Times New Roman" w:eastAsia="Times New Roman" w:hAnsi="Times New Roman" w:cs="David" w:hint="cs"/>
            <w:sz w:val="24"/>
            <w:szCs w:val="24"/>
            <w:rtl/>
            <w:lang w:eastAsia="he-IL"/>
          </w:rPr>
          <w:t xml:space="preserve">מלוא </w:t>
        </w:r>
      </w:ins>
      <w:r w:rsidRPr="00DE118F">
        <w:rPr>
          <w:rFonts w:ascii="Times New Roman" w:eastAsia="Times New Roman" w:hAnsi="Times New Roman" w:cs="David" w:hint="cs"/>
          <w:sz w:val="24"/>
          <w:szCs w:val="24"/>
          <w:rtl/>
          <w:lang w:eastAsia="he-IL"/>
        </w:rPr>
        <w:t xml:space="preserve">שירותי היועץ </w:t>
      </w:r>
      <w:ins w:id="53" w:author="Avi Cohen" w:date="2020-07-20T14:42:00Z">
        <w:r w:rsidR="00D52194">
          <w:rPr>
            <w:rFonts w:ascii="Times New Roman" w:eastAsia="Times New Roman" w:hAnsi="Times New Roman" w:cs="David" w:hint="cs"/>
            <w:sz w:val="24"/>
            <w:szCs w:val="24"/>
            <w:rtl/>
            <w:lang w:eastAsia="he-IL"/>
          </w:rPr>
          <w:t xml:space="preserve">לכלל הפרויקט כמפורט בנספח א' , </w:t>
        </w:r>
      </w:ins>
      <w:r w:rsidRPr="00DE118F">
        <w:rPr>
          <w:rFonts w:ascii="Times New Roman" w:eastAsia="Times New Roman" w:hAnsi="Times New Roman" w:cs="David" w:hint="cs"/>
          <w:sz w:val="24"/>
          <w:szCs w:val="24"/>
          <w:rtl/>
          <w:lang w:eastAsia="he-IL"/>
        </w:rPr>
        <w:t xml:space="preserve">ישולם </w:t>
      </w:r>
      <w:r w:rsidRPr="00DE118F">
        <w:rPr>
          <w:rFonts w:ascii="Times New Roman" w:eastAsia="Times New Roman" w:hAnsi="Times New Roman" w:cs="David"/>
          <w:sz w:val="24"/>
          <w:szCs w:val="24"/>
          <w:rtl/>
          <w:lang w:eastAsia="he-IL"/>
        </w:rPr>
        <w:t xml:space="preserve">סכום קבוע </w:t>
      </w:r>
      <w:ins w:id="54" w:author="Avi Cohen" w:date="2020-07-20T14:38:00Z">
        <w:r w:rsidR="00B36110">
          <w:rPr>
            <w:rFonts w:ascii="Times New Roman" w:eastAsia="Times New Roman" w:hAnsi="Times New Roman" w:cs="David" w:hint="cs"/>
            <w:sz w:val="24"/>
            <w:szCs w:val="24"/>
            <w:rtl/>
            <w:lang w:eastAsia="he-IL"/>
          </w:rPr>
          <w:t xml:space="preserve">פאושלי </w:t>
        </w:r>
      </w:ins>
      <w:r w:rsidRPr="00DE118F">
        <w:rPr>
          <w:rFonts w:ascii="Times New Roman" w:eastAsia="Times New Roman" w:hAnsi="Times New Roman" w:cs="David"/>
          <w:sz w:val="24"/>
          <w:szCs w:val="24"/>
          <w:rtl/>
          <w:lang w:eastAsia="he-IL"/>
        </w:rPr>
        <w:t xml:space="preserve">ומוחלט של </w:t>
      </w:r>
      <w:del w:id="55" w:author="Avi Cohen" w:date="2020-07-20T14:38:00Z">
        <w:r w:rsidRPr="00DE118F" w:rsidDel="00B36110">
          <w:rPr>
            <w:rFonts w:ascii="Times New Roman" w:eastAsia="Times New Roman" w:hAnsi="Times New Roman" w:cs="David"/>
            <w:sz w:val="24"/>
            <w:szCs w:val="24"/>
            <w:rtl/>
            <w:lang w:eastAsia="he-IL"/>
          </w:rPr>
          <w:delText>_________</w:delText>
        </w:r>
      </w:del>
      <w:ins w:id="56" w:author="Avi Cohen" w:date="2020-07-20T14:38:00Z">
        <w:r w:rsidR="00B36110" w:rsidRPr="00D52194">
          <w:rPr>
            <w:rFonts w:ascii="Times New Roman" w:eastAsia="Times New Roman" w:hAnsi="Times New Roman" w:cs="David"/>
            <w:b/>
            <w:bCs/>
            <w:sz w:val="24"/>
            <w:szCs w:val="24"/>
            <w:rtl/>
            <w:lang w:eastAsia="he-IL"/>
            <w:rPrChange w:id="57" w:author="Avi Cohen" w:date="2020-07-20T14:42:00Z">
              <w:rPr>
                <w:rFonts w:ascii="Times New Roman" w:eastAsia="Times New Roman" w:hAnsi="Times New Roman" w:cs="David"/>
                <w:sz w:val="24"/>
                <w:szCs w:val="24"/>
                <w:rtl/>
                <w:lang w:eastAsia="he-IL"/>
              </w:rPr>
            </w:rPrChange>
          </w:rPr>
          <w:t xml:space="preserve">59,040 </w:t>
        </w:r>
      </w:ins>
      <w:r w:rsidRPr="00D52194">
        <w:rPr>
          <w:rFonts w:ascii="Times New Roman" w:eastAsia="Times New Roman" w:hAnsi="Times New Roman" w:cs="David"/>
          <w:b/>
          <w:bCs/>
          <w:sz w:val="24"/>
          <w:szCs w:val="24"/>
          <w:rtl/>
          <w:lang w:eastAsia="he-IL"/>
          <w:rPrChange w:id="58" w:author="Avi Cohen" w:date="2020-07-20T14:42:00Z">
            <w:rPr>
              <w:rFonts w:ascii="Times New Roman" w:eastAsia="Times New Roman" w:hAnsi="Times New Roman" w:cs="David"/>
              <w:sz w:val="24"/>
              <w:szCs w:val="24"/>
              <w:rtl/>
              <w:lang w:eastAsia="he-IL"/>
            </w:rPr>
          </w:rPrChange>
        </w:rPr>
        <w:t xml:space="preserve"> ש"ח (במילים </w:t>
      </w:r>
      <w:del w:id="59" w:author="Avi Cohen" w:date="2020-07-20T14:38:00Z">
        <w:r w:rsidRPr="00D52194" w:rsidDel="00B36110">
          <w:rPr>
            <w:rFonts w:ascii="Times New Roman" w:eastAsia="Times New Roman" w:hAnsi="Times New Roman" w:cs="David"/>
            <w:b/>
            <w:bCs/>
            <w:sz w:val="24"/>
            <w:szCs w:val="24"/>
            <w:rtl/>
            <w:lang w:eastAsia="he-IL"/>
            <w:rPrChange w:id="60" w:author="Avi Cohen" w:date="2020-07-20T14:42:00Z">
              <w:rPr>
                <w:rFonts w:ascii="Times New Roman" w:eastAsia="Times New Roman" w:hAnsi="Times New Roman" w:cs="David"/>
                <w:sz w:val="24"/>
                <w:szCs w:val="24"/>
                <w:rtl/>
                <w:lang w:eastAsia="he-IL"/>
              </w:rPr>
            </w:rPrChange>
          </w:rPr>
          <w:delText>______________</w:delText>
        </w:r>
      </w:del>
      <w:ins w:id="61" w:author="Avi Cohen" w:date="2020-07-20T14:38:00Z">
        <w:r w:rsidR="00B36110" w:rsidRPr="00D52194">
          <w:rPr>
            <w:rFonts w:ascii="Times New Roman" w:eastAsia="Times New Roman" w:hAnsi="Times New Roman" w:cs="David" w:hint="eastAsia"/>
            <w:b/>
            <w:bCs/>
            <w:sz w:val="24"/>
            <w:szCs w:val="24"/>
            <w:rtl/>
            <w:lang w:eastAsia="he-IL"/>
            <w:rPrChange w:id="62" w:author="Avi Cohen" w:date="2020-07-20T14:42:00Z">
              <w:rPr>
                <w:rFonts w:ascii="Times New Roman" w:eastAsia="Times New Roman" w:hAnsi="Times New Roman" w:cs="David" w:hint="eastAsia"/>
                <w:sz w:val="24"/>
                <w:szCs w:val="24"/>
                <w:rtl/>
                <w:lang w:eastAsia="he-IL"/>
              </w:rPr>
            </w:rPrChange>
          </w:rPr>
          <w:t>חמישים</w:t>
        </w:r>
        <w:r w:rsidR="00B36110" w:rsidRPr="00D52194">
          <w:rPr>
            <w:rFonts w:ascii="Times New Roman" w:eastAsia="Times New Roman" w:hAnsi="Times New Roman" w:cs="David"/>
            <w:b/>
            <w:bCs/>
            <w:sz w:val="24"/>
            <w:szCs w:val="24"/>
            <w:rtl/>
            <w:lang w:eastAsia="he-IL"/>
            <w:rPrChange w:id="63" w:author="Avi Cohen" w:date="2020-07-20T14:42:00Z">
              <w:rPr>
                <w:rFonts w:ascii="Times New Roman" w:eastAsia="Times New Roman" w:hAnsi="Times New Roman" w:cs="David"/>
                <w:sz w:val="24"/>
                <w:szCs w:val="24"/>
                <w:rtl/>
                <w:lang w:eastAsia="he-IL"/>
              </w:rPr>
            </w:rPrChange>
          </w:rPr>
          <w:t xml:space="preserve"> ותשעה אלף וארבעים ₪ </w:t>
        </w:r>
      </w:ins>
      <w:r w:rsidRPr="00D52194">
        <w:rPr>
          <w:rFonts w:ascii="Times New Roman" w:eastAsia="Times New Roman" w:hAnsi="Times New Roman" w:cs="David"/>
          <w:b/>
          <w:bCs/>
          <w:sz w:val="24"/>
          <w:szCs w:val="24"/>
          <w:rtl/>
          <w:lang w:eastAsia="he-IL"/>
          <w:rPrChange w:id="64" w:author="Avi Cohen" w:date="2020-07-20T14:42:00Z">
            <w:rPr>
              <w:rFonts w:ascii="Times New Roman" w:eastAsia="Times New Roman" w:hAnsi="Times New Roman" w:cs="David"/>
              <w:sz w:val="24"/>
              <w:szCs w:val="24"/>
              <w:rtl/>
              <w:lang w:eastAsia="he-IL"/>
            </w:rPr>
          </w:rPrChange>
        </w:rPr>
        <w:t xml:space="preserve">  ש"ח)</w:t>
      </w:r>
      <w:ins w:id="65" w:author="Avi Cohen" w:date="2020-07-20T14:43:00Z">
        <w:r w:rsidR="00D52194">
          <w:rPr>
            <w:rFonts w:ascii="Times New Roman" w:eastAsia="Times New Roman" w:hAnsi="Times New Roman" w:cs="David" w:hint="cs"/>
            <w:b/>
            <w:bCs/>
            <w:sz w:val="24"/>
            <w:szCs w:val="24"/>
            <w:rtl/>
            <w:lang w:eastAsia="he-IL"/>
          </w:rPr>
          <w:t xml:space="preserve">  </w:t>
        </w:r>
      </w:ins>
      <w:r w:rsidRPr="00D52194">
        <w:rPr>
          <w:rFonts w:ascii="Times New Roman" w:eastAsia="Times New Roman" w:hAnsi="Times New Roman" w:cs="David"/>
          <w:b/>
          <w:bCs/>
          <w:sz w:val="24"/>
          <w:szCs w:val="24"/>
          <w:rtl/>
          <w:lang w:eastAsia="he-IL"/>
          <w:rPrChange w:id="66" w:author="Avi Cohen" w:date="2020-07-20T14:42:00Z">
            <w:rPr>
              <w:rFonts w:ascii="Times New Roman" w:eastAsia="Times New Roman" w:hAnsi="Times New Roman" w:cs="David"/>
              <w:sz w:val="24"/>
              <w:szCs w:val="24"/>
              <w:rtl/>
              <w:lang w:eastAsia="he-IL"/>
            </w:rPr>
          </w:rPrChange>
        </w:rPr>
        <w:t xml:space="preserve">לכל </w:t>
      </w:r>
      <w:ins w:id="67" w:author="Avi Cohen" w:date="2020-07-20T14:39:00Z">
        <w:r w:rsidR="00B36110" w:rsidRPr="00D52194">
          <w:rPr>
            <w:rFonts w:ascii="Times New Roman" w:eastAsia="Times New Roman" w:hAnsi="Times New Roman" w:cs="David" w:hint="eastAsia"/>
            <w:b/>
            <w:bCs/>
            <w:sz w:val="24"/>
            <w:szCs w:val="24"/>
            <w:rtl/>
            <w:lang w:eastAsia="he-IL"/>
            <w:rPrChange w:id="68" w:author="Avi Cohen" w:date="2020-07-20T14:42:00Z">
              <w:rPr>
                <w:rFonts w:ascii="Times New Roman" w:eastAsia="Times New Roman" w:hAnsi="Times New Roman" w:cs="David" w:hint="eastAsia"/>
                <w:sz w:val="24"/>
                <w:szCs w:val="24"/>
                <w:rtl/>
                <w:lang w:eastAsia="he-IL"/>
              </w:rPr>
            </w:rPrChange>
          </w:rPr>
          <w:t>הפרויקט</w:t>
        </w:r>
        <w:r w:rsidR="00B36110" w:rsidRPr="00D52194">
          <w:rPr>
            <w:rFonts w:ascii="Times New Roman" w:eastAsia="Times New Roman" w:hAnsi="Times New Roman" w:cs="David"/>
            <w:b/>
            <w:bCs/>
            <w:sz w:val="24"/>
            <w:szCs w:val="24"/>
            <w:rtl/>
            <w:lang w:eastAsia="he-IL"/>
            <w:rPrChange w:id="69" w:author="Avi Cohen" w:date="2020-07-20T14:42:00Z">
              <w:rPr>
                <w:rFonts w:ascii="Times New Roman" w:eastAsia="Times New Roman" w:hAnsi="Times New Roman" w:cs="David"/>
                <w:sz w:val="24"/>
                <w:szCs w:val="24"/>
                <w:rtl/>
                <w:lang w:eastAsia="he-IL"/>
              </w:rPr>
            </w:rPrChange>
          </w:rPr>
          <w:t xml:space="preserve"> </w:t>
        </w:r>
      </w:ins>
      <w:del w:id="70" w:author="Avi Cohen" w:date="2020-07-20T14:39:00Z">
        <w:r w:rsidRPr="00D52194" w:rsidDel="00B36110">
          <w:rPr>
            <w:rFonts w:ascii="Times New Roman" w:eastAsia="Times New Roman" w:hAnsi="Times New Roman" w:cs="David"/>
            <w:b/>
            <w:bCs/>
            <w:sz w:val="24"/>
            <w:szCs w:val="24"/>
            <w:rtl/>
            <w:lang w:eastAsia="he-IL"/>
            <w:rPrChange w:id="71" w:author="Avi Cohen" w:date="2020-07-20T14:42:00Z">
              <w:rPr>
                <w:rFonts w:ascii="Times New Roman" w:eastAsia="Times New Roman" w:hAnsi="Times New Roman" w:cs="David"/>
                <w:sz w:val="24"/>
                <w:szCs w:val="24"/>
                <w:rtl/>
                <w:lang w:eastAsia="he-IL"/>
              </w:rPr>
            </w:rPrChange>
          </w:rPr>
          <w:delText>מבנה ראשוני</w:delText>
        </w:r>
      </w:del>
      <w:r w:rsidRPr="00D52194">
        <w:rPr>
          <w:rFonts w:ascii="Times New Roman" w:eastAsia="Times New Roman" w:hAnsi="Times New Roman" w:cs="David"/>
          <w:b/>
          <w:bCs/>
          <w:sz w:val="24"/>
          <w:szCs w:val="24"/>
          <w:rtl/>
          <w:lang w:eastAsia="he-IL"/>
          <w:rPrChange w:id="72" w:author="Avi Cohen" w:date="2020-07-20T14:42:00Z">
            <w:rPr>
              <w:rFonts w:ascii="Times New Roman" w:eastAsia="Times New Roman" w:hAnsi="Times New Roman" w:cs="David"/>
              <w:sz w:val="24"/>
              <w:szCs w:val="24"/>
              <w:rtl/>
              <w:lang w:eastAsia="he-IL"/>
            </w:rPr>
          </w:rPrChange>
        </w:rPr>
        <w:t xml:space="preserve">. </w:t>
      </w:r>
    </w:p>
    <w:p w14:paraId="308EC742" w14:textId="57AA8559" w:rsidR="00DE118F" w:rsidRPr="00DE118F" w:rsidRDefault="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73" w:author="Avi Cohen" w:date="2020-07-20T14:39:00Z">
          <w:pPr>
            <w:widowControl w:val="0"/>
            <w:spacing w:before="120" w:beforeAutospacing="0" w:after="60" w:afterAutospacing="0" w:line="240" w:lineRule="auto"/>
            <w:ind w:left="1440" w:hanging="720"/>
            <w:jc w:val="both"/>
          </w:pPr>
        </w:pPrChange>
      </w:pPr>
      <w:del w:id="74" w:author="Avi Cohen" w:date="2020-07-20T14:39:00Z">
        <w:r w:rsidRPr="00DE118F" w:rsidDel="00B36110">
          <w:rPr>
            <w:rFonts w:ascii="Times New Roman" w:eastAsia="Times New Roman" w:hAnsi="Times New Roman" w:cs="David"/>
            <w:sz w:val="24"/>
            <w:szCs w:val="24"/>
            <w:rtl/>
            <w:lang w:eastAsia="he-IL"/>
          </w:rPr>
          <w:delText>1.2</w:delText>
        </w:r>
        <w:r w:rsidRPr="00DE118F" w:rsidDel="00B36110">
          <w:rPr>
            <w:rFonts w:ascii="Times New Roman" w:eastAsia="Times New Roman" w:hAnsi="Times New Roman" w:cs="David"/>
            <w:sz w:val="24"/>
            <w:szCs w:val="24"/>
            <w:rtl/>
            <w:lang w:eastAsia="he-IL"/>
          </w:rPr>
          <w:tab/>
        </w:r>
        <w:r w:rsidRPr="00DE118F" w:rsidDel="00B36110">
          <w:rPr>
            <w:rFonts w:ascii="Times New Roman" w:eastAsia="Times New Roman" w:hAnsi="Times New Roman" w:cs="David" w:hint="cs"/>
            <w:sz w:val="24"/>
            <w:szCs w:val="24"/>
            <w:rtl/>
            <w:lang w:eastAsia="he-IL"/>
          </w:rPr>
          <w:delText xml:space="preserve">תמורת ביצוע שירותי היועץ ישולם </w:delText>
        </w:r>
        <w:r w:rsidRPr="00DE118F" w:rsidDel="00B36110">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r w:rsidRPr="00DE118F">
        <w:rPr>
          <w:rFonts w:ascii="Times New Roman" w:eastAsia="Times New Roman" w:hAnsi="Times New Roman" w:cs="David"/>
          <w:sz w:val="24"/>
          <w:szCs w:val="24"/>
          <w:rtl/>
          <w:lang w:eastAsia="he-IL"/>
        </w:rPr>
        <w:t xml:space="preserve"> </w:t>
      </w:r>
    </w:p>
    <w:p w14:paraId="707F04FE"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53EF7231"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23FCADA0" w14:textId="617F488F" w:rsidR="00DE118F" w:rsidRPr="00DE118F" w:rsidDel="00B36110" w:rsidRDefault="00B36110" w:rsidP="00DE118F">
      <w:pPr>
        <w:widowControl w:val="0"/>
        <w:spacing w:before="120" w:beforeAutospacing="0" w:after="60" w:afterAutospacing="0" w:line="240" w:lineRule="auto"/>
        <w:ind w:left="720" w:right="-181"/>
        <w:jc w:val="both"/>
        <w:rPr>
          <w:del w:id="75" w:author="Avi Cohen" w:date="2020-07-20T14:39:00Z"/>
          <w:rFonts w:ascii="Times New Roman" w:eastAsia="Times New Roman" w:hAnsi="Times New Roman" w:cs="David"/>
          <w:sz w:val="24"/>
          <w:szCs w:val="24"/>
          <w:rtl/>
          <w:lang w:eastAsia="he-IL"/>
        </w:rPr>
      </w:pPr>
      <w:ins w:id="76" w:author="Avi Cohen" w:date="2020-07-20T14:39:00Z">
        <w:r w:rsidRPr="00DE118F" w:rsidDel="00B36110">
          <w:rPr>
            <w:rFonts w:ascii="Times New Roman" w:eastAsia="Times New Roman" w:hAnsi="Times New Roman" w:cs="David"/>
            <w:sz w:val="24"/>
            <w:szCs w:val="24"/>
            <w:rtl/>
            <w:lang w:eastAsia="he-IL"/>
          </w:rPr>
          <w:t xml:space="preserve"> </w:t>
        </w:r>
      </w:ins>
      <w:del w:id="77" w:author="Avi Cohen" w:date="2020-07-20T14:39:00Z">
        <w:r w:rsidR="00DE118F" w:rsidRPr="00DE118F" w:rsidDel="00B36110">
          <w:rPr>
            <w:rFonts w:ascii="Times New Roman" w:eastAsia="Times New Roman" w:hAnsi="Times New Roman" w:cs="David"/>
            <w:sz w:val="24"/>
            <w:szCs w:val="24"/>
            <w:rtl/>
            <w:lang w:eastAsia="he-IL"/>
          </w:rPr>
          <w:delText>מבנה ראשוני - המבנה שהוקם לראשונה עפ"י תכניותיו של ה</w:delText>
        </w:r>
        <w:r w:rsidR="00450CD1" w:rsidDel="00B36110">
          <w:rPr>
            <w:rFonts w:ascii="Times New Roman" w:eastAsia="Times New Roman" w:hAnsi="Times New Roman" w:cs="David"/>
            <w:sz w:val="24"/>
            <w:szCs w:val="24"/>
            <w:rtl/>
            <w:lang w:eastAsia="he-IL"/>
          </w:rPr>
          <w:delText>יועץ</w:delText>
        </w:r>
        <w:r w:rsidR="00DE118F" w:rsidRPr="00DE118F" w:rsidDel="00B36110">
          <w:rPr>
            <w:rFonts w:ascii="Times New Roman" w:eastAsia="Times New Roman" w:hAnsi="Times New Roman" w:cs="David"/>
            <w:sz w:val="24"/>
            <w:szCs w:val="24"/>
            <w:rtl/>
            <w:lang w:eastAsia="he-IL"/>
          </w:rPr>
          <w:delText xml:space="preserve">. </w:delText>
        </w:r>
      </w:del>
    </w:p>
    <w:p w14:paraId="2F9D9537" w14:textId="501A97C3" w:rsidR="00DE118F" w:rsidRPr="00DE118F" w:rsidDel="00B36110" w:rsidRDefault="00DE118F" w:rsidP="00DE118F">
      <w:pPr>
        <w:widowControl w:val="0"/>
        <w:spacing w:before="120" w:beforeAutospacing="0" w:after="60" w:afterAutospacing="0" w:line="240" w:lineRule="auto"/>
        <w:ind w:left="720" w:right="-181"/>
        <w:jc w:val="both"/>
        <w:rPr>
          <w:del w:id="78" w:author="Avi Cohen" w:date="2020-07-20T14:39:00Z"/>
          <w:rFonts w:ascii="Times New Roman" w:eastAsia="Times New Roman" w:hAnsi="Times New Roman" w:cs="David"/>
          <w:sz w:val="24"/>
          <w:szCs w:val="24"/>
          <w:rtl/>
          <w:lang w:eastAsia="he-IL"/>
        </w:rPr>
      </w:pPr>
      <w:del w:id="79" w:author="Avi Cohen" w:date="2020-07-20T14:39:00Z">
        <w:r w:rsidRPr="00DE118F" w:rsidDel="00B36110">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4B721A66" w14:textId="27076375" w:rsidR="00DE118F" w:rsidRPr="00DE118F" w:rsidDel="00B36110" w:rsidRDefault="00DE118F" w:rsidP="00DE118F">
      <w:pPr>
        <w:widowControl w:val="0"/>
        <w:spacing w:before="120" w:beforeAutospacing="0" w:after="60" w:afterAutospacing="0" w:line="240" w:lineRule="auto"/>
        <w:ind w:left="720" w:right="-181"/>
        <w:jc w:val="both"/>
        <w:rPr>
          <w:del w:id="80" w:author="Avi Cohen" w:date="2020-07-20T14:39:00Z"/>
          <w:rFonts w:ascii="Times New Roman" w:eastAsia="Times New Roman" w:hAnsi="Times New Roman" w:cs="David"/>
          <w:sz w:val="24"/>
          <w:szCs w:val="24"/>
          <w:rtl/>
          <w:lang w:eastAsia="he-IL"/>
        </w:rPr>
      </w:pPr>
      <w:del w:id="81" w:author="Avi Cohen" w:date="2020-07-20T14:39:00Z">
        <w:r w:rsidRPr="00DE118F" w:rsidDel="00B36110">
          <w:rPr>
            <w:rFonts w:ascii="Times New Roman" w:eastAsia="Times New Roman" w:hAnsi="Times New Roman" w:cs="David"/>
            <w:sz w:val="24"/>
            <w:szCs w:val="24"/>
            <w:rtl/>
            <w:lang w:eastAsia="he-IL"/>
          </w:rPr>
          <w:delText>מבנה חוזר - מבנה נוסף המוקם בשלמותו או בחלקו עפ"י תכניותיו של ה</w:delText>
        </w:r>
        <w:r w:rsidR="00450CD1" w:rsidDel="00B36110">
          <w:rPr>
            <w:rFonts w:ascii="Times New Roman" w:eastAsia="Times New Roman" w:hAnsi="Times New Roman" w:cs="David"/>
            <w:sz w:val="24"/>
            <w:szCs w:val="24"/>
            <w:rtl/>
            <w:lang w:eastAsia="he-IL"/>
          </w:rPr>
          <w:delText>יועץ</w:delText>
        </w:r>
        <w:r w:rsidRPr="00DE118F" w:rsidDel="00B36110">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450CD1" w:rsidDel="00B36110">
          <w:rPr>
            <w:rFonts w:ascii="Times New Roman" w:eastAsia="Times New Roman" w:hAnsi="Times New Roman" w:cs="David"/>
            <w:sz w:val="24"/>
            <w:szCs w:val="24"/>
            <w:rtl/>
            <w:lang w:eastAsia="he-IL"/>
          </w:rPr>
          <w:delText>יועץ</w:delText>
        </w:r>
        <w:r w:rsidRPr="00DE118F" w:rsidDel="00B36110">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736B9677" w14:textId="71E30A4E" w:rsidR="00DE118F" w:rsidRPr="00DE118F" w:rsidDel="00B36110" w:rsidRDefault="00DE118F" w:rsidP="00DE118F">
      <w:pPr>
        <w:widowControl w:val="0"/>
        <w:spacing w:before="120" w:beforeAutospacing="0" w:after="60" w:afterAutospacing="0" w:line="240" w:lineRule="auto"/>
        <w:ind w:left="720" w:right="-181"/>
        <w:jc w:val="both"/>
        <w:rPr>
          <w:del w:id="82" w:author="Avi Cohen" w:date="2020-07-20T14:39:00Z"/>
          <w:rFonts w:ascii="Times New Roman" w:eastAsia="Times New Roman" w:hAnsi="Times New Roman" w:cs="David"/>
          <w:sz w:val="24"/>
          <w:szCs w:val="24"/>
          <w:rtl/>
          <w:lang w:eastAsia="he-IL"/>
        </w:rPr>
      </w:pPr>
      <w:del w:id="83" w:author="Avi Cohen" w:date="2020-07-20T14:39:00Z">
        <w:r w:rsidRPr="00DE118F" w:rsidDel="00B36110">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01784427" w14:textId="4C8C18AF" w:rsidR="00DE118F" w:rsidRPr="00DE118F" w:rsidRDefault="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Change w:id="84" w:author="Avi Cohen" w:date="2020-07-20T14:40:00Z">
          <w:pPr>
            <w:widowControl w:val="0"/>
            <w:spacing w:before="0" w:beforeAutospacing="0" w:after="0" w:afterAutospacing="0" w:line="240" w:lineRule="auto"/>
            <w:ind w:left="651" w:hanging="651"/>
            <w:jc w:val="both"/>
          </w:pPr>
        </w:pPrChange>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85" w:author="Avi Cohen" w:date="2020-07-20T14:32:00Z">
            <w:r w:rsidR="002A11F3">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86" w:author="Avi Cohen" w:date="2020-07-20T14:39:00Z">
            <w:r w:rsidR="00B36110">
              <w:rPr>
                <w:rFonts w:ascii="Times New Roman" w:eastAsia="Times New Roman" w:hAnsi="Times New Roman" w:cs="David" w:hint="cs"/>
                <w:color w:val="008000"/>
                <w:sz w:val="24"/>
                <w:szCs w:val="24"/>
                <w:rtl/>
              </w:rPr>
              <w:t xml:space="preserve">חודש פברואר 2014 </w:t>
            </w:r>
          </w:ins>
        </w:sdtContent>
      </w:sdt>
      <w:r w:rsidRPr="00DE118F">
        <w:rPr>
          <w:rFonts w:ascii="Times New Roman" w:eastAsia="Times New Roman" w:hAnsi="Times New Roman" w:cs="David" w:hint="cs"/>
          <w:color w:val="008000"/>
          <w:sz w:val="24"/>
          <w:szCs w:val="24"/>
          <w:rtl/>
        </w:rPr>
        <w:t xml:space="preserve"> </w:t>
      </w:r>
      <w:customXmlDelRangeStart w:id="87" w:author="Avi Cohen" w:date="2020-07-20T14:40:00Z"/>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customXmlDelRangeEnd w:id="87"/>
          <w:customXmlDelRangeStart w:id="88" w:author="Avi Cohen" w:date="2020-07-20T14:40:00Z"/>
        </w:sdtContent>
      </w:sdt>
      <w:customXmlDelRangeEnd w:id="88"/>
      <w:del w:id="89" w:author="Avi Cohen" w:date="2020-07-20T14:40:00Z">
        <w:r w:rsidRPr="00DE118F" w:rsidDel="00B36110">
          <w:rPr>
            <w:rFonts w:ascii="Times New Roman" w:eastAsia="Times New Roman" w:hAnsi="Times New Roman" w:cs="David" w:hint="cs"/>
            <w:sz w:val="24"/>
            <w:szCs w:val="24"/>
            <w:rtl/>
          </w:rPr>
          <w:delText xml:space="preserve"> (העומד על </w:delText>
        </w:r>
      </w:del>
      <w:customXmlDelRangeStart w:id="90" w:author="Avi Cohen" w:date="2020-07-20T14:40:00Z"/>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customXmlDelRangeEnd w:id="90"/>
          <w:customXmlDelRangeStart w:id="91" w:author="Avi Cohen" w:date="2020-07-20T14:40:00Z"/>
        </w:sdtContent>
      </w:sdt>
      <w:customXmlDelRangeEnd w:id="91"/>
      <w:del w:id="92" w:author="Avi Cohen" w:date="2020-07-20T14:40:00Z">
        <w:r w:rsidRPr="00DE118F" w:rsidDel="00B36110">
          <w:rPr>
            <w:rFonts w:ascii="Times New Roman" w:eastAsia="Times New Roman" w:hAnsi="Times New Roman" w:cs="David" w:hint="cs"/>
            <w:sz w:val="24"/>
            <w:szCs w:val="24"/>
            <w:rtl/>
          </w:rPr>
          <w:delText xml:space="preserve"> נקודות)</w:delText>
        </w:r>
      </w:del>
      <w:r w:rsidRPr="00DE118F">
        <w:rPr>
          <w:rFonts w:ascii="Times New Roman" w:eastAsia="Times New Roman" w:hAnsi="Times New Roman" w:cs="David" w:hint="cs"/>
          <w:sz w:val="24"/>
          <w:szCs w:val="24"/>
          <w:rtl/>
        </w:rPr>
        <w:t xml:space="preserve"> </w:t>
      </w:r>
      <w:r w:rsidRPr="00DE118F">
        <w:rPr>
          <w:rFonts w:ascii="Times New Roman" w:eastAsia="Times New Roman" w:hAnsi="Times New Roman" w:cs="David" w:hint="cs"/>
          <w:sz w:val="24"/>
          <w:szCs w:val="24"/>
          <w:rtl/>
          <w:lang w:eastAsia="he-IL"/>
        </w:rPr>
        <w:t xml:space="preserve"> עד למדד הידוע ביום הגשת כל חשבון.</w:t>
      </w:r>
    </w:p>
    <w:p w14:paraId="7DDB3573"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D9E8034"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24A920D6" w14:textId="312DFE06" w:rsidR="00DE118F" w:rsidRPr="00DE118F" w:rsidRDefault="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93" w:author="Avi Cohen" w:date="2020-07-20T14:40:00Z">
          <w:pPr>
            <w:widowControl w:val="0"/>
            <w:spacing w:before="120" w:beforeAutospacing="0" w:after="60" w:afterAutospacing="0" w:line="240" w:lineRule="auto"/>
            <w:ind w:left="1440" w:hanging="720"/>
            <w:jc w:val="both"/>
          </w:pPr>
        </w:pPrChange>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r>
      <w:ins w:id="94" w:author="Avi Cohen" w:date="2020-07-20T14:40:00Z">
        <w:r w:rsidR="00B36110">
          <w:rPr>
            <w:rFonts w:ascii="Times New Roman" w:eastAsia="Times New Roman" w:hAnsi="Times New Roman" w:cs="David" w:hint="cs"/>
            <w:sz w:val="24"/>
            <w:szCs w:val="24"/>
            <w:rtl/>
            <w:lang w:eastAsia="he-IL"/>
          </w:rPr>
          <w:t xml:space="preserve">בוטל </w:t>
        </w:r>
      </w:ins>
      <w:del w:id="95" w:author="Avi Cohen" w:date="2020-07-20T14:40:00Z">
        <w:r w:rsidRPr="00DE118F" w:rsidDel="00B36110">
          <w:rPr>
            <w:rFonts w:ascii="Times New Roman" w:eastAsia="Times New Roman" w:hAnsi="Times New Roman" w:cs="David"/>
            <w:sz w:val="24"/>
            <w:szCs w:val="24"/>
            <w:rtl/>
            <w:lang w:eastAsia="he-IL"/>
          </w:rPr>
          <w:delText>שכר הטרחה יחושב כמכפלת יחידת הדיור שבתכנון ושבכוונת המזמין לבצעם בכל קטע וקטע של הפרויקט במועדו (לדוגמא: אם בקטע א' בכוונת המזמין לבצע 60 יח"ד, וה</w:delText>
        </w:r>
        <w:r w:rsidR="00450CD1" w:rsidDel="00B36110">
          <w:rPr>
            <w:rFonts w:ascii="Times New Roman" w:eastAsia="Times New Roman" w:hAnsi="Times New Roman" w:cs="David"/>
            <w:sz w:val="24"/>
            <w:szCs w:val="24"/>
            <w:rtl/>
            <w:lang w:eastAsia="he-IL"/>
          </w:rPr>
          <w:delText>יועץ</w:delText>
        </w:r>
        <w:r w:rsidRPr="00DE118F" w:rsidDel="00B36110">
          <w:rPr>
            <w:rFonts w:ascii="Times New Roman" w:eastAsia="Times New Roman" w:hAnsi="Times New Roman" w:cs="David"/>
            <w:sz w:val="24"/>
            <w:szCs w:val="24"/>
            <w:rtl/>
            <w:lang w:eastAsia="he-IL"/>
          </w:rPr>
          <w:delText xml:space="preserve"> נדרש לתכנן להקמת 60 יח"ד, יהיה חייב המזמין בתשלום עבור אותן יח"ד בלבד, גם אם התכנון יתאים לקטעים הבאים).</w:delText>
        </w:r>
      </w:del>
      <w:r w:rsidRPr="00DE118F">
        <w:rPr>
          <w:rFonts w:ascii="Times New Roman" w:eastAsia="Times New Roman" w:hAnsi="Times New Roman" w:cs="David"/>
          <w:sz w:val="24"/>
          <w:szCs w:val="24"/>
          <w:rtl/>
          <w:lang w:eastAsia="he-IL"/>
        </w:rPr>
        <w:t xml:space="preserve"> </w:t>
      </w:r>
    </w:p>
    <w:p w14:paraId="075D7256"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w:t>
      </w:r>
      <w:r w:rsidRPr="00DE118F">
        <w:rPr>
          <w:rFonts w:ascii="Times New Roman" w:eastAsia="Times New Roman" w:hAnsi="Times New Roman" w:cs="David"/>
          <w:sz w:val="24"/>
          <w:szCs w:val="24"/>
          <w:rtl/>
          <w:lang w:eastAsia="he-IL"/>
        </w:rPr>
        <w:lastRenderedPageBreak/>
        <w:t xml:space="preserve">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6F7F063"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10CDC0B6"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4066C92E"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4240B2FE"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71F867A"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F76C5BF"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A8CF88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D27C342"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97AC83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65FCEF4"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49352E9"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32E0A09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E7E9D6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0A6A11C7"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238B52B"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748AFD19"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131C970E"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4ADBA80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67C95035"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3116E848"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56D9E2A1"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7FD81779"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200966C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23B7E63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610869C1"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1ACE08C7"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6D3370D7"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697CCAEF"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7382232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628B00A1"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09A417B4"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772E077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3BE241F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72098EC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73B821C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79F541F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50F14746"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53482377"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18580AC"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49A6044D"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0FFD23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712F81EE"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46988963"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64DB7EFE"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53A3C2EB" w14:textId="75CB1344"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2T00:00:00Z">
            <w:dateFormat w:val="dd/MM/yyyy"/>
            <w:lid w:val="he-IL"/>
            <w:storeMappedDataAs w:val="dateTime"/>
            <w:calendar w:val="gregorian"/>
          </w:date>
        </w:sdtPr>
        <w:sdtEndPr>
          <w:rPr>
            <w:rFonts w:hint="cs"/>
          </w:rPr>
        </w:sdtEndPr>
        <w:sdtContent>
          <w:ins w:id="96" w:author="Avi Cohen" w:date="2020-07-20T14:30:00Z">
            <w:r w:rsidR="007A219B">
              <w:rPr>
                <w:rFonts w:ascii="Times New Roman" w:eastAsia="Times New Roman" w:hAnsi="Times New Roman" w:cs="David" w:hint="cs"/>
                <w:color w:val="008000"/>
                <w:sz w:val="24"/>
                <w:szCs w:val="24"/>
                <w:rtl/>
                <w:lang w:eastAsia="he-IL"/>
              </w:rPr>
              <w:t>‏12/08/2020</w:t>
            </w:r>
          </w:ins>
        </w:sdtContent>
      </w:sdt>
      <w:r w:rsidRPr="00B27B4C">
        <w:rPr>
          <w:rFonts w:ascii="Times New Roman" w:eastAsia="Times New Roman" w:hAnsi="Times New Roman" w:cs="David" w:hint="cs"/>
          <w:bCs/>
          <w:color w:val="FF0000"/>
          <w:sz w:val="24"/>
          <w:szCs w:val="24"/>
          <w:rtl/>
          <w:lang w:eastAsia="he-IL"/>
        </w:rPr>
        <w:br/>
      </w:r>
    </w:p>
    <w:p w14:paraId="4C7999BF"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00C0F32" w14:textId="63B106B8" w:rsidR="0047052D" w:rsidRPr="00B27B4C" w:rsidRDefault="007A219B" w:rsidP="00014AA9">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97" w:author="Avi Cohen" w:date="2020-08-06T09:32:00Z">
              <w:pPr>
                <w:widowControl w:val="0"/>
                <w:spacing w:before="0" w:beforeAutospacing="0" w:after="0" w:afterAutospacing="0" w:line="240" w:lineRule="auto"/>
                <w:jc w:val="both"/>
              </w:pPr>
            </w:pPrChange>
          </w:pPr>
          <w:ins w:id="98" w:author="Avi Cohen" w:date="2020-07-20T14:31: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19AFF71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EA5EB12"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E37C53E"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C969BBE"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8E16EB1"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602549" w14:textId="2CD3E3CA"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9"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0"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1"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2834912"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97126D" w14:textId="060E411E"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2"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B27B4C">
        <w:rPr>
          <w:rFonts w:ascii="Times New Roman" w:eastAsia="Times New Roman" w:hAnsi="Times New Roman" w:cs="David" w:hint="cs"/>
          <w:sz w:val="24"/>
          <w:szCs w:val="24"/>
          <w:rtl/>
          <w:lang w:eastAsia="he-IL"/>
        </w:rPr>
        <w:t xml:space="preserve"> , המבצעת </w:t>
      </w:r>
      <w:r w:rsidRPr="00B27B4C">
        <w:rPr>
          <w:rFonts w:ascii="Times New Roman" w:eastAsia="Times New Roman" w:hAnsi="Times New Roman" w:cs="David" w:hint="cs"/>
          <w:sz w:val="24"/>
          <w:szCs w:val="24"/>
          <w:rtl/>
          <w:lang w:eastAsia="he-IL"/>
        </w:rPr>
        <w:lastRenderedPageBreak/>
        <w:t xml:space="preserve">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3" w:author="Avi Cohen" w:date="2020-07-20T14:34:00Z">
            <w:r w:rsidR="00B36110">
              <w:rPr>
                <w:rFonts w:ascii="Times New Roman" w:eastAsia="Times New Roman" w:hAnsi="Times New Roman" w:cs="David" w:hint="cs"/>
                <w:bCs/>
                <w:color w:val="008000"/>
                <w:sz w:val="24"/>
                <w:szCs w:val="24"/>
                <w:rtl/>
                <w:lang w:eastAsia="he-IL"/>
              </w:rPr>
              <w:t xml:space="preserve">סביוני סיטי אנדריוס " נתניה </w:t>
            </w:r>
          </w:ins>
        </w:sdtContent>
      </w:sdt>
      <w:r w:rsidRPr="00B27B4C">
        <w:rPr>
          <w:rFonts w:ascii="Times New Roman" w:eastAsia="Times New Roman" w:hAnsi="Times New Roman" w:cs="David" w:hint="cs"/>
          <w:color w:val="008000"/>
          <w:sz w:val="24"/>
          <w:szCs w:val="24"/>
          <w:rtl/>
          <w:lang w:eastAsia="he-IL"/>
        </w:rPr>
        <w:t>.</w:t>
      </w:r>
    </w:p>
    <w:p w14:paraId="5BAAC619"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7E9981" w14:textId="6AA5E638"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4"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0D3BD56"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134D0E" w14:textId="3176F36A"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5"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D7FF07E"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03A0CE1"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E0CFE5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86FB78"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C6A0196"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CBACE8"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5B5432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DF2223" w14:textId="7A8FD68B" w:rsidR="0047052D" w:rsidRPr="00B27B4C" w:rsidDel="00014AA9" w:rsidRDefault="0047052D" w:rsidP="0047052D">
      <w:pPr>
        <w:widowControl w:val="0"/>
        <w:spacing w:before="0" w:beforeAutospacing="0" w:after="0" w:afterAutospacing="0" w:line="360" w:lineRule="auto"/>
        <w:ind w:left="6480" w:hanging="1151"/>
        <w:jc w:val="both"/>
        <w:rPr>
          <w:del w:id="106" w:author="Avi Cohen" w:date="2020-08-06T09:33: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C2D7E2B" w14:textId="71ACBA83" w:rsidR="0047052D" w:rsidRPr="00435A20" w:rsidDel="00014AA9" w:rsidRDefault="0047052D" w:rsidP="00014AA9">
      <w:pPr>
        <w:widowControl w:val="0"/>
        <w:spacing w:before="0" w:beforeAutospacing="0" w:after="0" w:afterAutospacing="0" w:line="360" w:lineRule="auto"/>
        <w:ind w:left="6480" w:hanging="1151"/>
        <w:jc w:val="both"/>
        <w:rPr>
          <w:del w:id="107" w:author="Avi Cohen" w:date="2020-08-06T09:32:00Z"/>
          <w:rFonts w:ascii="Times New Roman" w:eastAsia="Times New Roman" w:hAnsi="Times New Roman" w:cs="David"/>
          <w:sz w:val="24"/>
          <w:szCs w:val="24"/>
          <w:rtl/>
          <w:lang w:eastAsia="he-IL"/>
        </w:rPr>
        <w:pPrChange w:id="108" w:author="Avi Cohen" w:date="2020-08-06T09:33:00Z">
          <w:pPr>
            <w:widowControl w:val="0"/>
            <w:spacing w:before="0" w:beforeAutospacing="0" w:after="0" w:afterAutospacing="0" w:line="360" w:lineRule="auto"/>
            <w:ind w:left="5040"/>
            <w:jc w:val="both"/>
          </w:pPr>
        </w:pPrChange>
      </w:pPr>
    </w:p>
    <w:p w14:paraId="384E0F37" w14:textId="2C8356D0" w:rsidR="0047052D" w:rsidRPr="009130F0" w:rsidRDefault="0047052D" w:rsidP="00014AA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Change w:id="109" w:author="Avi Cohen" w:date="2020-08-06T09:32:00Z">
          <w:pPr>
            <w:widowControl w:val="0"/>
            <w:spacing w:before="0" w:beforeAutospacing="0" w:after="0" w:afterAutospacing="0" w:line="240" w:lineRule="auto"/>
            <w:ind w:left="4435" w:hanging="71"/>
          </w:pPr>
        </w:pPrChange>
      </w:pPr>
      <w:bookmarkStart w:id="110" w:name="_GoBack"/>
      <w:bookmarkEnd w:id="110"/>
      <w:del w:id="111" w:author="Avi Cohen" w:date="2020-08-06T09:32:00Z">
        <w:r w:rsidRPr="009130F0" w:rsidDel="00014AA9">
          <w:rPr>
            <w:rFonts w:ascii="Times New Roman" w:eastAsia="Times New Roman" w:hAnsi="Times New Roman" w:cs="David" w:hint="cs"/>
            <w:sz w:val="24"/>
            <w:szCs w:val="24"/>
            <w:rtl/>
            <w:lang w:eastAsia="he-IL"/>
          </w:rPr>
          <w:delText xml:space="preserve">_______________________ </w:delText>
        </w:r>
      </w:del>
    </w:p>
    <w:p w14:paraId="25AA716C" w14:textId="7430E3B9"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12" w:author="Avi Cohen" w:date="2020-07-20T14:31:00Z">
            <w:r w:rsidR="007A219B">
              <w:rPr>
                <w:rFonts w:ascii="Times New Roman" w:eastAsia="Times New Roman" w:hAnsi="Times New Roman" w:cs="David" w:hint="cs"/>
                <w:color w:val="00B0F0"/>
                <w:sz w:val="24"/>
                <w:szCs w:val="24"/>
                <w:u w:val="single"/>
                <w:rtl/>
                <w:lang w:eastAsia="he-IL"/>
              </w:rPr>
              <w:t>ע. לבני הנדסה אקוסטית בע"מ</w:t>
            </w:r>
          </w:ins>
        </w:sdtContent>
      </w:sdt>
    </w:p>
    <w:p w14:paraId="16CDF7CE"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6A85CD2"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3FDCCF7"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AACF021"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784F801"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532B2C48"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A4EB1E7"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BCC66"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7AD4AF4"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4E21740B"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46D9825" w14:textId="77777777" w:rsidR="00B67F92" w:rsidRPr="0009511C" w:rsidRDefault="00B67F92" w:rsidP="00B67F92">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B72AE97"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9A0A71A"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3377EE4"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w:t>
      </w:r>
      <w:r w:rsidRPr="0009511C">
        <w:rPr>
          <w:rFonts w:ascii="David" w:eastAsia="Calibri" w:hAnsi="David" w:cs="David" w:hint="cs"/>
          <w:sz w:val="24"/>
          <w:szCs w:val="24"/>
          <w:rtl/>
        </w:rPr>
        <w:lastRenderedPageBreak/>
        <w:t>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30BC0A1"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4E9A51F"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2707EC9"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0BCCDC5"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62ED5DC"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DCF23D9"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E9F2E3F"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7BBE0ECF"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54B18EE"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6D083481"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ED33518"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7A8B9DA" w14:textId="77777777" w:rsidR="00B67F92" w:rsidRPr="00400B84"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09511C" w14:paraId="6EEE3050" w14:textId="77777777" w:rsidTr="00FE1F4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EEEBBD5"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7A8B9D7"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67F92" w:rsidRPr="0009511C" w14:paraId="6AC7FFE6" w14:textId="77777777" w:rsidTr="00FE1F4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2C06AA4"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09511C" w14:paraId="307B4EE3" w14:textId="77777777" w:rsidTr="00FE1F4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5B11118"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4E986FB"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DEC2D0A"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888BB03"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67F92" w:rsidRPr="0009511C" w14:paraId="22FFCA4E" w14:textId="77777777" w:rsidTr="00FE1F4A">
        <w:trPr>
          <w:trHeight w:val="551"/>
        </w:trPr>
        <w:tc>
          <w:tcPr>
            <w:tcW w:w="4068" w:type="dxa"/>
            <w:tcBorders>
              <w:top w:val="single" w:sz="4" w:space="0" w:color="auto"/>
              <w:left w:val="single" w:sz="4" w:space="0" w:color="auto"/>
              <w:bottom w:val="single" w:sz="4" w:space="0" w:color="auto"/>
              <w:right w:val="single" w:sz="4" w:space="0" w:color="auto"/>
            </w:tcBorders>
            <w:hideMark/>
          </w:tcPr>
          <w:p w14:paraId="058E2A6B"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9FDF714"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EFC9A8C"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BC1D65C"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p>
          <w:p w14:paraId="764957AB"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6B52990"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F086FA0"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p>
          <w:p w14:paraId="21AF1FC6"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662AFD1"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09511C" w14:paraId="381B812C" w14:textId="77777777" w:rsidTr="00FE1F4A">
        <w:trPr>
          <w:trHeight w:val="571"/>
        </w:trPr>
        <w:tc>
          <w:tcPr>
            <w:tcW w:w="4068" w:type="dxa"/>
            <w:tcBorders>
              <w:top w:val="single" w:sz="4" w:space="0" w:color="auto"/>
              <w:left w:val="single" w:sz="4" w:space="0" w:color="auto"/>
              <w:bottom w:val="single" w:sz="4" w:space="0" w:color="auto"/>
              <w:right w:val="single" w:sz="4" w:space="0" w:color="auto"/>
            </w:tcBorders>
            <w:hideMark/>
          </w:tcPr>
          <w:p w14:paraId="4A00E2F5"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F0FBBEE"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9A954A8"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21778A" w14:textId="77777777" w:rsidR="00B67F92" w:rsidRPr="0009511C" w:rsidRDefault="00B67F92" w:rsidP="00FE1F4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F3C00E" w14:textId="77777777" w:rsidR="00B67F92" w:rsidRPr="0009511C" w:rsidRDefault="00B67F92" w:rsidP="00FE1F4A">
            <w:pPr>
              <w:spacing w:before="0" w:beforeAutospacing="0" w:after="0" w:afterAutospacing="0" w:line="256" w:lineRule="auto"/>
              <w:rPr>
                <w:rFonts w:ascii="David" w:eastAsia="Calibri" w:hAnsi="David" w:cs="David"/>
                <w:b/>
                <w:sz w:val="24"/>
                <w:szCs w:val="24"/>
                <w:lang w:eastAsia="he-IL"/>
              </w:rPr>
            </w:pPr>
          </w:p>
        </w:tc>
      </w:tr>
      <w:tr w:rsidR="00B67F92" w:rsidRPr="0009511C" w14:paraId="3B36AAFB" w14:textId="77777777" w:rsidTr="00FE1F4A">
        <w:trPr>
          <w:trHeight w:val="391"/>
        </w:trPr>
        <w:tc>
          <w:tcPr>
            <w:tcW w:w="4068" w:type="dxa"/>
            <w:tcBorders>
              <w:top w:val="single" w:sz="4" w:space="0" w:color="auto"/>
              <w:left w:val="single" w:sz="4" w:space="0" w:color="auto"/>
              <w:bottom w:val="single" w:sz="4" w:space="0" w:color="auto"/>
              <w:right w:val="single" w:sz="4" w:space="0" w:color="auto"/>
            </w:tcBorders>
            <w:hideMark/>
          </w:tcPr>
          <w:p w14:paraId="123755A5"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FDD5A8E"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9E7DB98" w14:textId="77777777" w:rsidR="00B67F92" w:rsidRPr="0009511C" w:rsidRDefault="00B67F92" w:rsidP="00FE1F4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E0202C" w14:textId="77777777" w:rsidR="00B67F92" w:rsidRPr="0009511C" w:rsidRDefault="00B67F92" w:rsidP="00FE1F4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3F1C8A" w14:textId="77777777" w:rsidR="00B67F92" w:rsidRPr="0009511C" w:rsidRDefault="00B67F92" w:rsidP="00FE1F4A">
            <w:pPr>
              <w:spacing w:before="0" w:beforeAutospacing="0" w:after="0" w:afterAutospacing="0" w:line="256" w:lineRule="auto"/>
              <w:rPr>
                <w:rFonts w:ascii="David" w:eastAsia="Calibri" w:hAnsi="David" w:cs="David"/>
                <w:b/>
                <w:sz w:val="24"/>
                <w:szCs w:val="24"/>
                <w:lang w:eastAsia="he-IL"/>
              </w:rPr>
            </w:pPr>
          </w:p>
        </w:tc>
      </w:tr>
    </w:tbl>
    <w:p w14:paraId="3B4A38A6" w14:textId="77777777" w:rsidR="00B67F92" w:rsidRPr="0009511C"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09511C" w14:paraId="314EAF22" w14:textId="77777777" w:rsidTr="00FE1F4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96C0D80"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67F92" w:rsidRPr="0009511C" w14:paraId="495D86D4" w14:textId="77777777" w:rsidTr="00FE1F4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2A177B4"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77A11C0"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p w14:paraId="2107D908"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1DB922"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0543428"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619E19"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0FB0E6F"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A657AA4"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21E8F89"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975702F"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67F92" w:rsidRPr="0009511C" w14:paraId="59A53B72" w14:textId="77777777" w:rsidTr="00FE1F4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40A3EFF" w14:textId="77777777" w:rsidR="00B67F92" w:rsidRPr="0009511C" w:rsidRDefault="00B67F92" w:rsidP="00FE1F4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81F7728" w14:textId="77777777" w:rsidR="00B67F92" w:rsidRPr="0009511C" w:rsidRDefault="00B67F92" w:rsidP="00FE1F4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A2B0E0D" w14:textId="77777777" w:rsidR="00B67F92" w:rsidRPr="0009511C" w:rsidRDefault="00B67F92" w:rsidP="00FE1F4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0C6DE5D" w14:textId="77777777" w:rsidR="00B67F92" w:rsidRPr="0009511C" w:rsidRDefault="00B67F92" w:rsidP="00FE1F4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84D8739" w14:textId="77777777" w:rsidR="00B67F92" w:rsidRPr="0009511C" w:rsidRDefault="00B67F92" w:rsidP="00FE1F4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149960F"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F0E9D23"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EAEF978" w14:textId="77777777" w:rsidR="00B67F92" w:rsidRPr="0009511C" w:rsidRDefault="00B67F92" w:rsidP="00FE1F4A">
            <w:pPr>
              <w:spacing w:before="0" w:beforeAutospacing="0" w:after="0" w:afterAutospacing="0" w:line="256" w:lineRule="auto"/>
              <w:rPr>
                <w:rFonts w:ascii="David" w:eastAsia="Calibri" w:hAnsi="David" w:cs="David"/>
                <w:sz w:val="24"/>
                <w:szCs w:val="24"/>
                <w:lang w:eastAsia="he-IL"/>
              </w:rPr>
            </w:pPr>
          </w:p>
        </w:tc>
      </w:tr>
      <w:tr w:rsidR="00B67F92" w:rsidRPr="0009511C" w14:paraId="3F993FAF" w14:textId="77777777" w:rsidTr="00FE1F4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2E66FDD"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D5E36E5"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26CBF37"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0F07A86"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4991C7A"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0E65E32"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0B870F8"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ED2948B" w14:textId="77777777" w:rsidR="00B67F92" w:rsidRPr="0009511C" w:rsidRDefault="00B67F92" w:rsidP="00FE1F4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67F92" w:rsidRPr="0009511C" w14:paraId="72CFE750" w14:textId="77777777" w:rsidTr="00FE1F4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52CF656"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8F3324F"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4DDDE4A"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EA56B56"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B13B3C2"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DE3FA6E"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E0B4FD0"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301B02A" w14:textId="77777777" w:rsidR="00B67F92" w:rsidRPr="0009511C" w:rsidRDefault="00B67F92" w:rsidP="00FE1F4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67F92" w:rsidRPr="0009511C" w14:paraId="0445D2CE" w14:textId="77777777" w:rsidTr="00FE1F4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CE9E0C7"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360EE50" w14:textId="77777777" w:rsidR="00B67F92" w:rsidRPr="0009511C" w:rsidRDefault="00B67F92" w:rsidP="00FE1F4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8A3397E" w14:textId="77777777" w:rsidR="00B67F92" w:rsidRPr="0009511C" w:rsidRDefault="00B67F92" w:rsidP="00FE1F4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8E18D17" w14:textId="77777777" w:rsidR="00B67F92" w:rsidRPr="0009511C" w:rsidRDefault="00B67F92" w:rsidP="00FE1F4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FEE5790" w14:textId="77777777" w:rsidR="00B67F92" w:rsidRPr="0009511C" w:rsidRDefault="00B67F92" w:rsidP="00FE1F4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5A20F99" w14:textId="77777777" w:rsidR="00B67F92" w:rsidRPr="0009511C" w:rsidRDefault="00B67F92" w:rsidP="00FE1F4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53D23B8" w14:textId="77777777" w:rsidR="00B67F92" w:rsidRPr="0009511C" w:rsidRDefault="00B67F92" w:rsidP="00FE1F4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5901A19" w14:textId="77777777" w:rsidR="00B67F92" w:rsidRPr="0009511C" w:rsidRDefault="00B67F92" w:rsidP="00FE1F4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5B4D246" w14:textId="77777777" w:rsidR="00B67F92" w:rsidRPr="0009511C"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0E512A57" w14:textId="77777777" w:rsidTr="00FE1F4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4F38C11"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67F92" w:rsidRPr="0009511C" w14:paraId="476FA091" w14:textId="77777777" w:rsidTr="00FE1F4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AD20DFE"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06FA59B" w14:textId="77777777" w:rsidR="00B67F92" w:rsidRPr="0009511C"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4F8E6C46" w14:textId="77777777" w:rsidTr="00FE1F4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30F75C"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B67F92" w:rsidRPr="0009511C" w14:paraId="18A61FC7" w14:textId="77777777" w:rsidTr="00FE1F4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5DC89FB" w14:textId="77777777" w:rsidR="00B67F92" w:rsidRPr="0009511C" w:rsidRDefault="00B67F92" w:rsidP="00FE1F4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81DD49C"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6B722ACD"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09511C" w14:paraId="73148F8F" w14:textId="77777777" w:rsidTr="00FE1F4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5E0FB47" w14:textId="77777777" w:rsidR="00BC286D" w:rsidRPr="0009511C" w:rsidRDefault="00BC286D" w:rsidP="00FE1F4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C286D" w:rsidRPr="0009511C" w14:paraId="48A934A4" w14:textId="77777777" w:rsidTr="00FE1F4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6D446B3" w14:textId="77777777" w:rsidR="00BC286D" w:rsidRPr="0009511C" w:rsidRDefault="00BC286D" w:rsidP="00FE1F4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E555BE9"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4BB3B570" w14:textId="77777777" w:rsidR="00B67F92" w:rsidRPr="0009511C"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48446194"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260471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2939BB6"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3C97FF8"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543F1852"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1394E9B8"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52D6E8D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9AF9EBB"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016933DE"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3BF78D83"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22FCA778"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51B17378"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1FA7AA5F"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7E3FC7F0"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6FE642B0"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6F99478E"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665B08E5"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4D713233"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0A9FB5C8"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C0D78AC"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BDB2F1C"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42AB09BB"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36A12C7E"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034A44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E8F351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F3E85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625A55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D4553A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A7CF7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CFDEB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0A06A2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5141E5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DC21A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B04EDA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71DC03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B62C4D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25FF9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7CB000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1CCBA8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61D7AE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01CFD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48FE4C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4815BB"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B76A1A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24E4F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F712C15"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3B4CC44"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A0D0DB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1D4FEF9"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468534"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70E15A"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81FBC8"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1A50970" w14:textId="033F722E" w:rsidR="0047052D" w:rsidRPr="00B27B4C" w:rsidRDefault="00C57259"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13" w:author="Avi Cohen" w:date="2020-07-20T14:31:00Z">
            <w:r w:rsidR="007A219B">
              <w:rPr>
                <w:rFonts w:ascii="Times New Roman" w:eastAsia="Times New Roman" w:hAnsi="Times New Roman" w:cs="David" w:hint="cs"/>
                <w:color w:val="008000"/>
                <w:sz w:val="24"/>
                <w:szCs w:val="24"/>
                <w:rtl/>
                <w:lang w:eastAsia="he-IL"/>
              </w:rPr>
              <w:br/>
              <w:t>אפריקה ישראל מגורים בע"מ</w:t>
            </w:r>
            <w:r w:rsidR="007A219B">
              <w:rPr>
                <w:rFonts w:ascii="Times New Roman" w:eastAsia="Times New Roman" w:hAnsi="Times New Roman" w:cs="David" w:hint="cs"/>
                <w:color w:val="008000"/>
                <w:sz w:val="24"/>
                <w:szCs w:val="24"/>
                <w:rtl/>
                <w:lang w:eastAsia="he-IL"/>
              </w:rPr>
              <w:br/>
              <w:t>יוני נתניהו 1 ג' אור יהודה</w:t>
            </w:r>
            <w:r w:rsidR="007A219B">
              <w:rPr>
                <w:rFonts w:ascii="Times New Roman" w:eastAsia="Times New Roman" w:hAnsi="Times New Roman" w:cs="David" w:hint="cs"/>
                <w:color w:val="008000"/>
                <w:sz w:val="24"/>
                <w:szCs w:val="24"/>
                <w:rtl/>
                <w:lang w:eastAsia="he-IL"/>
              </w:rPr>
              <w:br/>
              <w:t>מ.ז 52-003476-0</w:t>
            </w:r>
            <w:r w:rsidR="007A219B">
              <w:rPr>
                <w:rFonts w:ascii="Times New Roman" w:eastAsia="Times New Roman" w:hAnsi="Times New Roman" w:cs="David" w:hint="cs"/>
                <w:color w:val="008000"/>
                <w:sz w:val="24"/>
                <w:szCs w:val="24"/>
                <w:rtl/>
                <w:lang w:eastAsia="he-IL"/>
              </w:rPr>
              <w:br/>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4367E92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6934E0"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1E1A77"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EA1DB3"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4822707" w14:textId="022D1586"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4" w:author="Avi Cohen" w:date="2020-07-20T14:31:00Z">
            <w:r w:rsidR="007A219B">
              <w:rPr>
                <w:rFonts w:ascii="Times New Roman" w:eastAsia="Times New Roman" w:hAnsi="Times New Roman" w:cs="David" w:hint="cs"/>
                <w:color w:val="008000"/>
                <w:sz w:val="24"/>
                <w:szCs w:val="24"/>
                <w:rtl/>
                <w:lang w:eastAsia="he-IL"/>
              </w:rPr>
              <w:t>ע. לבני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5" w:author="Avi Cohen" w:date="2020-07-20T14:28:00Z">
            <w:r w:rsidR="00DC0860">
              <w:rPr>
                <w:rFonts w:ascii="Times New Roman" w:eastAsia="Times New Roman" w:hAnsi="Times New Roman" w:cs="David" w:hint="cs"/>
                <w:color w:val="008000"/>
                <w:sz w:val="24"/>
                <w:szCs w:val="24"/>
                <w:rtl/>
                <w:lang w:eastAsia="he-IL"/>
              </w:rPr>
              <w:t>אנדריוס</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16" w:author="Avi Cohen" w:date="2020-07-20T14:30:00Z">
            <w:r w:rsidR="007A219B">
              <w:rPr>
                <w:rFonts w:ascii="Times New Roman" w:eastAsia="Times New Roman" w:hAnsi="Times New Roman" w:cs="David" w:hint="cs"/>
                <w:color w:val="008000"/>
                <w:sz w:val="24"/>
                <w:szCs w:val="24"/>
                <w:rtl/>
              </w:rPr>
              <w:t xml:space="preserve">יעוץ ותכנון אקוסטי </w:t>
            </w:r>
            <w:r w:rsidR="007A219B">
              <w:rPr>
                <w:rFonts w:ascii="Times New Roman" w:eastAsia="Times New Roman" w:hAnsi="Times New Roman" w:cs="David" w:hint="cs"/>
                <w:color w:val="008000"/>
                <w:sz w:val="24"/>
                <w:szCs w:val="24"/>
                <w:rtl/>
              </w:rPr>
              <w:lastRenderedPageBreak/>
              <w:t xml:space="preserve">בפרויקט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02030E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E01D7D4"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C1B0DD"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AAE7BF"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8985F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E45C9E"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CC21328"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65C5D0"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62A60F"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89840F"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C9C21E6" w14:textId="5B92E8BB" w:rsidR="0047052D" w:rsidRPr="00B27B4C" w:rsidRDefault="00C57259"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17" w:author="Avi Cohen" w:date="2020-07-20T14:31:00Z">
            <w:r w:rsidR="007A219B">
              <w:rPr>
                <w:rFonts w:ascii="Times New Roman" w:eastAsia="Times New Roman" w:hAnsi="Times New Roman" w:cs="David" w:hint="cs"/>
                <w:color w:val="00B0F0"/>
                <w:sz w:val="24"/>
                <w:szCs w:val="24"/>
                <w:u w:val="single"/>
                <w:rtl/>
                <w:lang w:eastAsia="he-IL"/>
              </w:rPr>
              <w:t>ע. לבני הנדסה אקוסטית בע"מ</w:t>
            </w:r>
          </w:ins>
        </w:sdtContent>
      </w:sdt>
    </w:p>
    <w:p w14:paraId="5CCD1DFD"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045DE8"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9375C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21B4897"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BBC79EF"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89E9EB0"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83AB01D" w14:textId="058E5270"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18" w:author="Avi Cohen" w:date="2020-07-20T14:31:00Z">
            <w:r w:rsidR="007A219B">
              <w:rPr>
                <w:rFonts w:ascii="Times New Roman" w:eastAsia="Times New Roman" w:hAnsi="Times New Roman" w:cs="David" w:hint="cs"/>
                <w:color w:val="008000"/>
                <w:sz w:val="24"/>
                <w:szCs w:val="24"/>
                <w:rtl/>
                <w:lang w:eastAsia="he-IL"/>
              </w:rPr>
              <w:br/>
              <w:t>אפריקה ישראל מגורים בע"מ</w:t>
            </w:r>
            <w:r w:rsidR="007A219B">
              <w:rPr>
                <w:rFonts w:ascii="Times New Roman" w:eastAsia="Times New Roman" w:hAnsi="Times New Roman" w:cs="David" w:hint="cs"/>
                <w:color w:val="008000"/>
                <w:sz w:val="24"/>
                <w:szCs w:val="24"/>
                <w:rtl/>
                <w:lang w:eastAsia="he-IL"/>
              </w:rPr>
              <w:br/>
              <w:t>יוני נתניהו 1 ג' אור יהודה</w:t>
            </w:r>
            <w:r w:rsidR="007A219B">
              <w:rPr>
                <w:rFonts w:ascii="Times New Roman" w:eastAsia="Times New Roman" w:hAnsi="Times New Roman" w:cs="David" w:hint="cs"/>
                <w:color w:val="008000"/>
                <w:sz w:val="24"/>
                <w:szCs w:val="24"/>
                <w:rtl/>
                <w:lang w:eastAsia="he-IL"/>
              </w:rPr>
              <w:br/>
              <w:t>מ.ז 52-003476-0</w:t>
            </w:r>
            <w:r w:rsidR="007A219B">
              <w:rPr>
                <w:rFonts w:ascii="Times New Roman" w:eastAsia="Times New Roman" w:hAnsi="Times New Roman" w:cs="David" w:hint="cs"/>
                <w:color w:val="008000"/>
                <w:sz w:val="24"/>
                <w:szCs w:val="24"/>
                <w:rtl/>
                <w:lang w:eastAsia="he-IL"/>
              </w:rPr>
              <w:br/>
            </w:r>
          </w:ins>
        </w:sdtContent>
      </w:sdt>
    </w:p>
    <w:p w14:paraId="4E830AC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41174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0271EB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D1379B" w14:textId="4343A3FE"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19" w:author="Avi Cohen" w:date="2020-07-20T14:28:00Z">
            <w:r w:rsidR="00DC0860">
              <w:rPr>
                <w:rFonts w:ascii="Times New Roman" w:eastAsia="Times New Roman" w:hAnsi="Times New Roman" w:cs="David" w:hint="cs"/>
                <w:color w:val="008000"/>
                <w:sz w:val="24"/>
                <w:szCs w:val="24"/>
                <w:rtl/>
                <w:lang w:eastAsia="he-IL"/>
              </w:rPr>
              <w:t>אנדריוס</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2T00:00:00Z">
            <w:dateFormat w:val="dd/MM/yyyy"/>
            <w:lid w:val="he-IL"/>
            <w:storeMappedDataAs w:val="dateTime"/>
            <w:calendar w:val="gregorian"/>
          </w:date>
        </w:sdtPr>
        <w:sdtEndPr>
          <w:rPr>
            <w:rFonts w:hint="cs"/>
          </w:rPr>
        </w:sdtEndPr>
        <w:sdtContent>
          <w:ins w:id="120" w:author="Avi Cohen" w:date="2020-07-20T14:30:00Z">
            <w:r w:rsidR="007A219B">
              <w:rPr>
                <w:rFonts w:ascii="Times New Roman" w:eastAsia="Times New Roman" w:hAnsi="Times New Roman" w:cs="David" w:hint="cs"/>
                <w:color w:val="008000"/>
                <w:sz w:val="24"/>
                <w:szCs w:val="24"/>
                <w:rtl/>
                <w:lang w:eastAsia="he-IL"/>
              </w:rPr>
              <w:t>‏12/08/2020</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04EFDD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16CF45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E6F2F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603D88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C95ABF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F2501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EF7286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D6753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05B07B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429C7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795D8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0067D5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02E5A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E30B486"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D8A3A63"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AEEF3A2"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C055781"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3FADEE7"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464B9C" w14:textId="4EF5C581"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21" w:author="Avi Cohen" w:date="2020-07-20T14:31:00Z">
            <w:r w:rsidR="007A219B">
              <w:rPr>
                <w:rFonts w:ascii="Times New Roman" w:eastAsia="Times New Roman" w:hAnsi="Times New Roman" w:cs="David" w:hint="cs"/>
                <w:color w:val="00B0F0"/>
                <w:sz w:val="24"/>
                <w:szCs w:val="24"/>
                <w:u w:val="single"/>
                <w:rtl/>
                <w:lang w:eastAsia="he-IL"/>
              </w:rPr>
              <w:t>ע. לבני הנדסה אקוסטית בע"מ</w:t>
            </w:r>
          </w:ins>
        </w:sdtContent>
      </w:sdt>
    </w:p>
    <w:p w14:paraId="75CF9E13"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F0293A"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6A665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CE41FD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6A77DF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29818F0"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0018F79"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6E9D818"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413E0F7"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9AA522D"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61F584C"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0B8B2E2F"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75777AFE"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3B64BC7"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3E622C" w14:textId="77777777" w:rsidR="00C57259" w:rsidRDefault="00C57259" w:rsidP="00AF234B">
      <w:pPr>
        <w:spacing w:before="0" w:after="0" w:line="240" w:lineRule="auto"/>
      </w:pPr>
      <w:r>
        <w:separator/>
      </w:r>
    </w:p>
  </w:endnote>
  <w:endnote w:type="continuationSeparator" w:id="0">
    <w:p w14:paraId="7103BC0D" w14:textId="77777777" w:rsidR="00C57259" w:rsidRDefault="00C57259" w:rsidP="00AF234B">
      <w:pPr>
        <w:spacing w:before="0" w:after="0" w:line="240" w:lineRule="auto"/>
      </w:pPr>
      <w:r>
        <w:continuationSeparator/>
      </w:r>
    </w:p>
  </w:endnote>
  <w:endnote w:type="continuationNotice" w:id="1">
    <w:p w14:paraId="692AFD15" w14:textId="77777777" w:rsidR="00C57259" w:rsidRDefault="00C5725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C57259" w:rsidRPr="003D5B2E" w14:paraId="3F356FDF" w14:textId="77777777" w:rsidTr="003D5B2E">
      <w:tc>
        <w:tcPr>
          <w:tcW w:w="810" w:type="dxa"/>
        </w:tcPr>
        <w:p w14:paraId="6E7596FE"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02E81D0" w14:textId="453B4A15" w:rsidR="00C57259" w:rsidRPr="003D5B2E" w:rsidRDefault="00C57259" w:rsidP="003D5B2E">
              <w:pPr>
                <w:tabs>
                  <w:tab w:val="center" w:pos="4153"/>
                  <w:tab w:val="right" w:pos="8306"/>
                </w:tabs>
                <w:spacing w:before="0" w:after="0" w:line="240" w:lineRule="auto"/>
                <w:rPr>
                  <w:rFonts w:ascii="David" w:hAnsi="David"/>
                  <w:color w:val="00B0F0"/>
                  <w:sz w:val="20"/>
                  <w:szCs w:val="20"/>
                  <w:rtl/>
                </w:rPr>
              </w:pPr>
              <w:ins w:id="122" w:author="Avi Cohen" w:date="2020-07-20T14:34:00Z">
                <w:r>
                  <w:rPr>
                    <w:rFonts w:ascii="David" w:hAnsi="David" w:hint="cs"/>
                    <w:color w:val="00B0F0"/>
                    <w:sz w:val="20"/>
                    <w:szCs w:val="20"/>
                    <w:rtl/>
                  </w:rPr>
                  <w:t xml:space="preserve">סביוני סיטי אנדריוס " נתניה </w:t>
                </w:r>
              </w:ins>
            </w:p>
          </w:tc>
        </w:sdtContent>
      </w:sdt>
      <w:tc>
        <w:tcPr>
          <w:tcW w:w="2810" w:type="dxa"/>
        </w:tcPr>
        <w:p w14:paraId="0336E601"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אקוסטיקה</w:t>
              </w:r>
            </w:sdtContent>
          </w:sdt>
        </w:p>
      </w:tc>
      <w:tc>
        <w:tcPr>
          <w:tcW w:w="233" w:type="dxa"/>
        </w:tcPr>
        <w:p w14:paraId="6C2254E1" w14:textId="77777777" w:rsidR="00C57259" w:rsidRPr="003D5B2E" w:rsidRDefault="00C57259" w:rsidP="003D5B2E">
          <w:pPr>
            <w:tabs>
              <w:tab w:val="center" w:pos="4153"/>
              <w:tab w:val="right" w:pos="8306"/>
            </w:tabs>
            <w:spacing w:before="0" w:after="0" w:line="240" w:lineRule="auto"/>
            <w:rPr>
              <w:rFonts w:ascii="David" w:hAnsi="David"/>
              <w:sz w:val="16"/>
              <w:szCs w:val="16"/>
              <w:rtl/>
            </w:rPr>
          </w:pPr>
        </w:p>
      </w:tc>
      <w:tc>
        <w:tcPr>
          <w:tcW w:w="1044" w:type="dxa"/>
        </w:tcPr>
        <w:p w14:paraId="7C1F357F"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4544059" w14:textId="1022D181" w:rsidR="00C57259" w:rsidRPr="003D5B2E" w:rsidRDefault="00C57259" w:rsidP="003D5B2E">
              <w:pPr>
                <w:tabs>
                  <w:tab w:val="center" w:pos="4153"/>
                  <w:tab w:val="right" w:pos="8306"/>
                </w:tabs>
                <w:spacing w:before="0" w:after="0" w:line="240" w:lineRule="auto"/>
                <w:rPr>
                  <w:rFonts w:ascii="David" w:hAnsi="David"/>
                  <w:sz w:val="20"/>
                  <w:szCs w:val="20"/>
                  <w:rtl/>
                </w:rPr>
              </w:pPr>
              <w:del w:id="123" w:author="Avi Cohen" w:date="2020-08-06T09:26:00Z">
                <w:r w:rsidDel="00103B04">
                  <w:rPr>
                    <w:rFonts w:ascii="David" w:hAnsi="David" w:hint="cs"/>
                    <w:sz w:val="20"/>
                    <w:szCs w:val="20"/>
                  </w:rPr>
                  <w:delText>CONT-5-657</w:delText>
                </w:r>
              </w:del>
              <w:ins w:id="124" w:author="Avi Cohen" w:date="2020-08-06T09:26:00Z">
                <w:r>
                  <w:rPr>
                    <w:rFonts w:ascii="David" w:hAnsi="David" w:hint="cs"/>
                    <w:sz w:val="20"/>
                    <w:szCs w:val="20"/>
                  </w:rPr>
                  <w:t>CO</w:t>
                </w:r>
                <w:r>
                  <w:rPr>
                    <w:rFonts w:ascii="David" w:hAnsi="David" w:hint="cs"/>
                    <w:sz w:val="20"/>
                    <w:szCs w:val="20"/>
                    <w:rtl/>
                  </w:rPr>
                  <w:t>NT-10-1933</w:t>
                </w:r>
              </w:ins>
            </w:p>
          </w:tc>
        </w:sdtContent>
      </w:sdt>
    </w:tr>
    <w:tr w:rsidR="00C57259" w:rsidRPr="003D5B2E" w14:paraId="751B48F8" w14:textId="77777777" w:rsidTr="003D5B2E">
      <w:tc>
        <w:tcPr>
          <w:tcW w:w="810" w:type="dxa"/>
        </w:tcPr>
        <w:p w14:paraId="00119A2E"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3E5473DC" w14:textId="7302746F" w:rsidR="00C57259" w:rsidRPr="003D5B2E" w:rsidRDefault="00C57259" w:rsidP="003D5B2E">
              <w:pPr>
                <w:tabs>
                  <w:tab w:val="center" w:pos="4153"/>
                  <w:tab w:val="right" w:pos="8306"/>
                </w:tabs>
                <w:spacing w:before="0" w:after="0" w:line="240" w:lineRule="auto"/>
                <w:rPr>
                  <w:rFonts w:ascii="David" w:hAnsi="David"/>
                  <w:color w:val="00B0F0"/>
                  <w:sz w:val="20"/>
                  <w:szCs w:val="20"/>
                  <w:rtl/>
                </w:rPr>
              </w:pPr>
              <w:ins w:id="125" w:author="Avi Cohen" w:date="2020-07-20T14:31:00Z">
                <w:r>
                  <w:rPr>
                    <w:rFonts w:ascii="David" w:hAnsi="David" w:hint="cs"/>
                    <w:color w:val="00B0F0"/>
                    <w:sz w:val="20"/>
                    <w:szCs w:val="20"/>
                    <w:rtl/>
                  </w:rPr>
                  <w:t>ע. לבני הנדסה אקוסטית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57259" w:rsidRPr="003D5B2E" w14:paraId="6A8F3A93" w14:textId="77777777" w:rsidTr="00FE1F4A">
            <w:trPr>
              <w:trHeight w:val="201"/>
            </w:trPr>
            <w:tc>
              <w:tcPr>
                <w:tcW w:w="926" w:type="dxa"/>
              </w:tcPr>
              <w:p w14:paraId="48ED8BA6"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5C1346C7" w14:textId="763DD380" w:rsidR="00C57259" w:rsidRPr="003D5B2E" w:rsidRDefault="00014AA9" w:rsidP="003D5B2E">
                    <w:pPr>
                      <w:tabs>
                        <w:tab w:val="center" w:pos="4153"/>
                        <w:tab w:val="right" w:pos="8306"/>
                      </w:tabs>
                      <w:spacing w:before="0" w:after="0" w:line="240" w:lineRule="auto"/>
                      <w:ind w:left="1" w:hanging="1"/>
                      <w:rPr>
                        <w:rFonts w:ascii="David" w:hAnsi="David"/>
                        <w:color w:val="00B0F0"/>
                        <w:sz w:val="20"/>
                        <w:szCs w:val="20"/>
                        <w:rtl/>
                      </w:rPr>
                    </w:pPr>
                    <w:ins w:id="126" w:author="Avi Cohen" w:date="2020-08-06T09:30:00Z">
                      <w:r>
                        <w:rPr>
                          <w:rFonts w:ascii="David" w:hAnsi="David" w:hint="cs"/>
                          <w:color w:val="00B0F0"/>
                          <w:sz w:val="20"/>
                          <w:szCs w:val="20"/>
                          <w:rtl/>
                        </w:rPr>
                        <w:t>0.3</w:t>
                      </w:r>
                    </w:ins>
                  </w:p>
                </w:tc>
              </w:sdtContent>
            </w:sdt>
          </w:tr>
        </w:tbl>
        <w:p w14:paraId="13C70407"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c>
        <w:tcPr>
          <w:tcW w:w="233" w:type="dxa"/>
        </w:tcPr>
        <w:p w14:paraId="54F2463A"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c>
        <w:tcPr>
          <w:tcW w:w="1044" w:type="dxa"/>
        </w:tcPr>
        <w:p w14:paraId="6D7CF60F"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6DF8993A" w14:textId="28201405" w:rsidR="00C57259" w:rsidRPr="003D5B2E" w:rsidRDefault="00C57259"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27" w:author="Avi Cohen" w:date="2020-08-06T09:30:00Z">
                <w:r w:rsidR="00014AA9">
                  <w:rPr>
                    <w:rFonts w:ascii="David" w:hAnsi="David" w:hint="cs"/>
                    <w:sz w:val="20"/>
                    <w:szCs w:val="20"/>
                    <w:rtl/>
                  </w:rPr>
                  <w:t>3;#</w:t>
                </w:r>
                <w:r w:rsidR="00014AA9">
                  <w:rPr>
                    <w:rFonts w:ascii="David" w:hAnsi="David" w:hint="cs"/>
                    <w:sz w:val="20"/>
                    <w:szCs w:val="20"/>
                  </w:rPr>
                  <w:t>Draft</w:t>
                </w:r>
              </w:ins>
            </w:sdtContent>
          </w:sdt>
        </w:p>
      </w:tc>
    </w:tr>
    <w:tr w:rsidR="00C57259" w:rsidRPr="003D5B2E" w14:paraId="0A8BDF72" w14:textId="77777777" w:rsidTr="003D5B2E">
      <w:trPr>
        <w:trHeight w:val="80"/>
      </w:trPr>
      <w:tc>
        <w:tcPr>
          <w:tcW w:w="810" w:type="dxa"/>
        </w:tcPr>
        <w:p w14:paraId="32CB3886"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c>
        <w:tcPr>
          <w:tcW w:w="1646" w:type="dxa"/>
        </w:tcPr>
        <w:p w14:paraId="39442BD8" w14:textId="77777777" w:rsidR="00C57259" w:rsidRPr="003D5B2E" w:rsidRDefault="00C57259"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0752DC08"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c>
        <w:tcPr>
          <w:tcW w:w="233" w:type="dxa"/>
        </w:tcPr>
        <w:p w14:paraId="10CFDB3A"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c>
        <w:tcPr>
          <w:tcW w:w="1044" w:type="dxa"/>
        </w:tcPr>
        <w:p w14:paraId="1119FC04"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c>
        <w:tcPr>
          <w:tcW w:w="1763" w:type="dxa"/>
        </w:tcPr>
        <w:p w14:paraId="2CE5E4EB" w14:textId="77777777" w:rsidR="00C57259" w:rsidRPr="003D5B2E" w:rsidRDefault="00C57259" w:rsidP="003D5B2E">
          <w:pPr>
            <w:tabs>
              <w:tab w:val="center" w:pos="4153"/>
              <w:tab w:val="right" w:pos="8306"/>
            </w:tabs>
            <w:spacing w:before="0" w:after="0" w:line="240" w:lineRule="auto"/>
            <w:rPr>
              <w:rFonts w:ascii="David" w:hAnsi="David"/>
              <w:sz w:val="20"/>
              <w:szCs w:val="20"/>
              <w:rtl/>
            </w:rPr>
          </w:pPr>
        </w:p>
      </w:tc>
    </w:tr>
  </w:tbl>
  <w:p w14:paraId="3307C440" w14:textId="77777777" w:rsidR="00C57259" w:rsidRPr="003D5B2E" w:rsidRDefault="00C57259"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F0372F" w14:textId="77777777" w:rsidR="00C57259" w:rsidRDefault="00C57259" w:rsidP="00AF234B">
      <w:pPr>
        <w:spacing w:before="0" w:after="0" w:line="240" w:lineRule="auto"/>
      </w:pPr>
      <w:r>
        <w:separator/>
      </w:r>
    </w:p>
  </w:footnote>
  <w:footnote w:type="continuationSeparator" w:id="0">
    <w:p w14:paraId="1D0B2D20" w14:textId="77777777" w:rsidR="00C57259" w:rsidRDefault="00C57259" w:rsidP="00AF234B">
      <w:pPr>
        <w:spacing w:before="0" w:after="0" w:line="240" w:lineRule="auto"/>
      </w:pPr>
      <w:r>
        <w:continuationSeparator/>
      </w:r>
    </w:p>
  </w:footnote>
  <w:footnote w:type="continuationNotice" w:id="1">
    <w:p w14:paraId="2E97DD54" w14:textId="77777777" w:rsidR="00C57259" w:rsidRDefault="00C5725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6426A02F" w14:textId="77777777" w:rsidR="00C57259" w:rsidRDefault="00C57259" w:rsidP="00CF334C">
        <w:pPr>
          <w:pStyle w:val="a3"/>
          <w:jc w:val="center"/>
        </w:pPr>
        <w:r>
          <w:fldChar w:fldCharType="begin"/>
        </w:r>
        <w:r>
          <w:instrText xml:space="preserve"> PAGE   \* MERGEFORMAT </w:instrText>
        </w:r>
        <w:r>
          <w:fldChar w:fldCharType="separate"/>
        </w:r>
        <w:r w:rsidR="00014AA9">
          <w:rPr>
            <w:noProof/>
            <w:rtl/>
          </w:rPr>
          <w:t>28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4AA9"/>
    <w:rsid w:val="000525E5"/>
    <w:rsid w:val="000F5BD1"/>
    <w:rsid w:val="00103B04"/>
    <w:rsid w:val="00134C85"/>
    <w:rsid w:val="001607C8"/>
    <w:rsid w:val="0016188F"/>
    <w:rsid w:val="00165E87"/>
    <w:rsid w:val="001A0C3C"/>
    <w:rsid w:val="001A69D5"/>
    <w:rsid w:val="001B14FD"/>
    <w:rsid w:val="00201F06"/>
    <w:rsid w:val="00214ACF"/>
    <w:rsid w:val="002A11F3"/>
    <w:rsid w:val="003C30D7"/>
    <w:rsid w:val="003D5B2E"/>
    <w:rsid w:val="00450CD1"/>
    <w:rsid w:val="0047052D"/>
    <w:rsid w:val="005047EF"/>
    <w:rsid w:val="00537459"/>
    <w:rsid w:val="00552E11"/>
    <w:rsid w:val="006503BD"/>
    <w:rsid w:val="00666119"/>
    <w:rsid w:val="0072103C"/>
    <w:rsid w:val="00776496"/>
    <w:rsid w:val="007A219B"/>
    <w:rsid w:val="007E46A2"/>
    <w:rsid w:val="008C64C6"/>
    <w:rsid w:val="00942177"/>
    <w:rsid w:val="00A06D7B"/>
    <w:rsid w:val="00A42271"/>
    <w:rsid w:val="00AC04FE"/>
    <w:rsid w:val="00AF234B"/>
    <w:rsid w:val="00B17F97"/>
    <w:rsid w:val="00B36110"/>
    <w:rsid w:val="00B67F92"/>
    <w:rsid w:val="00BC286D"/>
    <w:rsid w:val="00BD72C4"/>
    <w:rsid w:val="00BE17B4"/>
    <w:rsid w:val="00C57259"/>
    <w:rsid w:val="00CA65CB"/>
    <w:rsid w:val="00CF334C"/>
    <w:rsid w:val="00CF7A18"/>
    <w:rsid w:val="00D52194"/>
    <w:rsid w:val="00DC0860"/>
    <w:rsid w:val="00DC5FD7"/>
    <w:rsid w:val="00DE118F"/>
    <w:rsid w:val="00E679C7"/>
    <w:rsid w:val="00EC37B6"/>
    <w:rsid w:val="00ED380F"/>
    <w:rsid w:val="00F865AA"/>
    <w:rsid w:val="00FE1F4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724B03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57A15"/>
    <w:rsid w:val="006865A5"/>
    <w:rsid w:val="006F4F3E"/>
    <w:rsid w:val="007401A6"/>
    <w:rsid w:val="009837A9"/>
    <w:rsid w:val="00A17B73"/>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E3C5D689-7726-4268-B03B-9F713AB2B414}"/>
</file>

<file path=customXml/itemProps4.xml><?xml version="1.0" encoding="utf-8"?>
<ds:datastoreItem xmlns:ds="http://schemas.openxmlformats.org/officeDocument/2006/customXml" ds:itemID="{E346CB37-2AA5-4B3B-8B9E-0B3236FF2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elements/1.1/"/>
    <ds:schemaRef ds:uri="http://schemas.microsoft.com/sharepoint/v3"/>
    <ds:schemaRef ds:uri="http://schemas.microsoft.com/office/2006/metadata/properties"/>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e82e0497-401b-493b-ab66-61f85c09ed30"/>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9538</Words>
  <Characters>47691</Characters>
  <Application>Microsoft Office Word</Application>
  <DocSecurity>0</DocSecurity>
  <Lines>397</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10</cp:revision>
  <dcterms:created xsi:type="dcterms:W3CDTF">2020-07-20T11:28:00Z</dcterms:created>
  <dcterms:modified xsi:type="dcterms:W3CDTF">2020-08-06T06:33:00Z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9d5cc235-3646-4c13-a2d6-8bc1ef2a075d</vt:lpwstr>
  </property>
</Properties>
</file>