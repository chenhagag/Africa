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0880D3"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7A43182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7B03B4E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7D6A6B">
        <w:rPr>
          <w:rFonts w:ascii="Times New Roman" w:eastAsia="Times New Roman" w:hAnsi="Times New Roman" w:cs="David"/>
          <w:bCs/>
          <w:i/>
          <w:iCs/>
          <w:noProof/>
          <w:sz w:val="32"/>
          <w:szCs w:val="32"/>
        </w:rPr>
        <w:drawing>
          <wp:inline distT="0" distB="0" distL="0" distR="0" wp14:anchorId="2074BB79" wp14:editId="3948C58F">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583F655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320BF9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61A6D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D6A6B">
        <w:rPr>
          <w:rFonts w:ascii="Times New Roman" w:eastAsia="Times New Roman" w:hAnsi="Times New Roman" w:cs="David" w:hint="cs"/>
          <w:bCs/>
          <w:sz w:val="32"/>
          <w:szCs w:val="32"/>
          <w:u w:val="single"/>
          <w:rtl/>
          <w:lang w:eastAsia="he-IL"/>
        </w:rPr>
        <w:t>חוזה מתכנן מיזוג אוויר</w:t>
      </w:r>
    </w:p>
    <w:p w14:paraId="3F497FE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BCDB4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534C6C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4BB6D0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553A6F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539861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AD9B59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D17184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bookmarkStart w:id="0" w:name="_GoBack"/>
    </w:p>
    <w:bookmarkEnd w:id="0"/>
    <w:p w14:paraId="7A0C044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0D34E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7B3F17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D4330C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5B243B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DD8B8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83E295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3C48EA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6A252C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C4F2EA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BEA97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179304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3DBDA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8A2844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DBA010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C6F97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35CDE0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BDF12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DD8693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24A125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AF657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9D4140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10C77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C16E1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5A80E0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2E7DC0"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19B27D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854049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A4142E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4B0E2F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1004DE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7D6A6B">
        <w:rPr>
          <w:rFonts w:ascii="Times New Roman" w:eastAsia="Times New Roman" w:hAnsi="Times New Roman" w:cs="David" w:hint="cs"/>
          <w:bCs/>
          <w:sz w:val="32"/>
          <w:szCs w:val="32"/>
          <w:u w:val="single"/>
          <w:rtl/>
          <w:lang w:eastAsia="he-IL"/>
        </w:rPr>
        <w:t>חוזה</w:t>
      </w:r>
    </w:p>
    <w:p w14:paraId="03B8D8B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55F3A8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D6A6B">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611114133"/>
          <w:placeholder>
            <w:docPart w:val="76CDE116DF594A3BA3EAC1E71841CD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6-12T00:00:00Z">
            <w:dateFormat w:val="dd/MM/yyyy"/>
            <w:lid w:val="he-IL"/>
            <w:storeMappedDataAs w:val="dateTime"/>
            <w:calendar w:val="gregorian"/>
          </w:date>
        </w:sdtPr>
        <w:sdtEndPr/>
        <w:sdtContent>
          <w:ins w:id="1" w:author="Avi Cohen" w:date="2019-05-02T14:40:00Z">
            <w:r w:rsidR="0059506A">
              <w:rPr>
                <w:rFonts w:ascii="Times New Roman" w:eastAsia="Times New Roman" w:hAnsi="Times New Roman" w:cs="David" w:hint="cs"/>
                <w:color w:val="800080"/>
                <w:sz w:val="24"/>
                <w:szCs w:val="24"/>
                <w:rtl/>
                <w:lang w:eastAsia="he-IL"/>
              </w:rPr>
              <w:t>‏12/06/2019</w:t>
            </w:r>
          </w:ins>
        </w:sdtContent>
      </w:sdt>
    </w:p>
    <w:p w14:paraId="1156168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Times New Roman"/>
          <w:sz w:val="20"/>
          <w:szCs w:val="20"/>
          <w:rtl/>
        </w:rPr>
      </w:pPr>
    </w:p>
    <w:p w14:paraId="2EAB6228"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FE170F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6B6DAA5" w14:textId="77777777" w:rsidR="007D6A6B" w:rsidRPr="007D6A6B" w:rsidRDefault="007D6A6B" w:rsidP="007D6A6B">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20112499"/>
        <w:placeholder>
          <w:docPart w:val="E54D5FBFAE404BEE9C0DD76376866E5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FEEA09E" w14:textId="77777777" w:rsidR="007D6A6B" w:rsidRPr="007D6A6B" w:rsidRDefault="005B5DFD" w:rsidP="007D6A6B">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2" w:author="Avi Cohen" w:date="2019-02-13T12:29:00Z">
            <w:r>
              <w:rPr>
                <w:rFonts w:ascii="Times New Roman" w:eastAsia="Times New Roman" w:hAnsi="Times New Roman" w:cs="David" w:hint="cs"/>
                <w:color w:val="800080"/>
                <w:sz w:val="24"/>
                <w:szCs w:val="24"/>
                <w:rtl/>
              </w:rPr>
              <w:br/>
              <w:t>אפריקה ישראל מגורים בע"מ</w:t>
            </w:r>
            <w:r>
              <w:rPr>
                <w:rFonts w:ascii="Times New Roman" w:eastAsia="Times New Roman" w:hAnsi="Times New Roman" w:cs="David" w:hint="cs"/>
                <w:color w:val="800080"/>
                <w:sz w:val="24"/>
                <w:szCs w:val="24"/>
                <w:rtl/>
              </w:rPr>
              <w:br/>
              <w:t>יוני נתניהו 1 ג' אור יהודה</w:t>
            </w:r>
            <w:r>
              <w:rPr>
                <w:rFonts w:ascii="Times New Roman" w:eastAsia="Times New Roman" w:hAnsi="Times New Roman" w:cs="David" w:hint="cs"/>
                <w:color w:val="800080"/>
                <w:sz w:val="24"/>
                <w:szCs w:val="24"/>
                <w:rtl/>
              </w:rPr>
              <w:br/>
              <w:t>מ.ז 52-003476-0</w:t>
            </w:r>
            <w:r>
              <w:rPr>
                <w:rFonts w:ascii="Times New Roman" w:eastAsia="Times New Roman" w:hAnsi="Times New Roman" w:cs="David" w:hint="cs"/>
                <w:color w:val="800080"/>
                <w:sz w:val="24"/>
                <w:szCs w:val="24"/>
                <w:rtl/>
              </w:rPr>
              <w:br/>
            </w:r>
          </w:ins>
        </w:p>
      </w:sdtContent>
    </w:sdt>
    <w:p w14:paraId="70949B79"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101D5524"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אחד;</w:t>
      </w:r>
    </w:p>
    <w:p w14:paraId="5057F402"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938D7D4" w14:textId="77777777" w:rsidR="007D6A6B" w:rsidRPr="007D6A6B" w:rsidRDefault="007D6A6B" w:rsidP="007D6A6B">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hint="cs"/>
          <w:bCs/>
          <w:sz w:val="20"/>
          <w:szCs w:val="24"/>
          <w:rtl/>
          <w:lang w:eastAsia="he-IL"/>
        </w:rPr>
        <w:t>ל ב י ן</w:t>
      </w:r>
    </w:p>
    <w:p w14:paraId="74BCB774"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893349477"/>
        <w:placeholder>
          <w:docPart w:val="EE89AE5FEB314C7EB95130CC094786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06D6DC5F" w14:textId="77777777" w:rsidR="007D6A6B" w:rsidRPr="007D6A6B" w:rsidRDefault="005B5DFD"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ins w:id="3" w:author="Avi Cohen" w:date="2019-02-13T12:32:00Z">
            <w:r>
              <w:rPr>
                <w:rFonts w:ascii="Times New Roman" w:eastAsia="Times New Roman" w:hAnsi="Times New Roman" w:cs="David" w:hint="cs"/>
                <w:color w:val="800080"/>
                <w:sz w:val="24"/>
                <w:szCs w:val="24"/>
                <w:rtl/>
              </w:rPr>
              <w:br/>
              <w:t>ש. גלבוע מהנדסים יועצים</w:t>
            </w:r>
            <w:r>
              <w:rPr>
                <w:rFonts w:ascii="Times New Roman" w:eastAsia="Times New Roman" w:hAnsi="Times New Roman" w:cs="David" w:hint="cs"/>
                <w:color w:val="800080"/>
                <w:sz w:val="24"/>
                <w:szCs w:val="24"/>
                <w:rtl/>
              </w:rPr>
              <w:br/>
              <w:t>בן גוריון 22 הרצליה</w:t>
            </w:r>
            <w:r>
              <w:rPr>
                <w:rFonts w:ascii="Times New Roman" w:eastAsia="Times New Roman" w:hAnsi="Times New Roman" w:cs="David" w:hint="cs"/>
                <w:color w:val="800080"/>
                <w:sz w:val="24"/>
                <w:szCs w:val="24"/>
                <w:rtl/>
              </w:rPr>
              <w:br/>
            </w:r>
          </w:ins>
        </w:p>
      </w:sdtContent>
    </w:sdt>
    <w:p w14:paraId="7BD0EC78"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7D6A6B">
        <w:rPr>
          <w:rFonts w:ascii="Times New Roman" w:eastAsia="Times New Roman" w:hAnsi="Times New Roman" w:cs="David" w:hint="cs"/>
          <w:sz w:val="20"/>
          <w:szCs w:val="24"/>
          <w:rtl/>
          <w:lang w:eastAsia="he-IL"/>
        </w:rPr>
        <w:t>(להלן: "</w:t>
      </w:r>
      <w:r w:rsidRPr="007D6A6B">
        <w:rPr>
          <w:rFonts w:ascii="Times New Roman" w:eastAsia="Times New Roman" w:hAnsi="Times New Roman" w:cs="David" w:hint="cs"/>
          <w:b/>
          <w:bCs/>
          <w:sz w:val="20"/>
          <w:szCs w:val="24"/>
          <w:rtl/>
          <w:lang w:eastAsia="he-IL"/>
        </w:rPr>
        <w:t>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Cs/>
          <w:sz w:val="20"/>
          <w:szCs w:val="24"/>
          <w:rtl/>
          <w:lang w:eastAsia="he-IL"/>
        </w:rPr>
        <w:t xml:space="preserve">  </w:t>
      </w:r>
    </w:p>
    <w:p w14:paraId="190CAE22"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rtl/>
          <w:lang w:eastAsia="he-IL"/>
        </w:rPr>
        <w:t xml:space="preserve">         מצד שני;</w:t>
      </w:r>
    </w:p>
    <w:p w14:paraId="16810F9E" w14:textId="77777777" w:rsidR="007D6A6B" w:rsidRPr="007D6A6B" w:rsidRDefault="007D6A6B" w:rsidP="007D6A6B">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7040DBE4" w14:textId="77777777" w:rsidR="007D6A6B" w:rsidRPr="007D6A6B" w:rsidRDefault="007D6A6B" w:rsidP="007D6A6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והואיל:</w:t>
      </w:r>
      <w:r w:rsidRPr="007D6A6B">
        <w:rPr>
          <w:rFonts w:ascii="Times New Roman" w:eastAsia="Times New Roman" w:hAnsi="Times New Roman" w:cs="David"/>
          <w:bCs/>
          <w:sz w:val="20"/>
          <w:szCs w:val="24"/>
          <w:rtl/>
          <w:lang w:eastAsia="he-IL"/>
        </w:rPr>
        <w:tab/>
      </w:r>
      <w:r w:rsidRPr="007D6A6B">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03409C37" w14:textId="77777777" w:rsidR="007D6A6B" w:rsidRPr="007D6A6B" w:rsidRDefault="007D6A6B" w:rsidP="007D6A6B">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לפיכך הותנה והוסכם בין הצדדים כדלקמן:</w:t>
      </w:r>
    </w:p>
    <w:p w14:paraId="60B58A1F"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u w:val="single"/>
          <w:rtl/>
          <w:lang w:eastAsia="he-IL"/>
        </w:rPr>
        <w:t>מבוא</w:t>
      </w:r>
    </w:p>
    <w:p w14:paraId="2F80C48C" w14:textId="77777777" w:rsidR="007D6A6B" w:rsidRPr="007D6A6B" w:rsidRDefault="007D6A6B" w:rsidP="007D6A6B">
      <w:pPr>
        <w:widowControl w:val="0"/>
        <w:numPr>
          <w:ilvl w:val="1"/>
          <w:numId w:val="16"/>
        </w:numPr>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למונחים הבאים יהא הפרוש הנקוב בצידם דהיינו:</w:t>
      </w:r>
    </w:p>
    <w:p w14:paraId="7A00EDF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10B55AD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"הפרויקט"</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186BDD8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D1E469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lastRenderedPageBreak/>
        <w:t xml:space="preserve">"התכנית" </w:t>
      </w:r>
      <w:r w:rsidRPr="007D6A6B">
        <w:rPr>
          <w:rFonts w:ascii="Times New Roman" w:eastAsia="Times New Roman" w:hAnsi="Times New Roman" w:cs="David"/>
          <w:sz w:val="20"/>
          <w:szCs w:val="24"/>
          <w:rtl/>
          <w:lang w:eastAsia="he-IL"/>
        </w:rPr>
        <w:t>/</w:t>
      </w:r>
    </w:p>
    <w:p w14:paraId="0D8680F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"המקרקעין"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7C0F796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B111D2"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"האתר"</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3C05A87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01D9F59"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היועצים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4B76EE4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CA0D910"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התכניות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כל המסמכים שיערכו ע"י המתכנן כאמור יערכו בשפה העברית.</w:t>
      </w:r>
    </w:p>
    <w:p w14:paraId="31B4138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45DFE47"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lastRenderedPageBreak/>
        <w:t>"</w:t>
      </w:r>
      <w:r w:rsidRPr="007D6A6B">
        <w:rPr>
          <w:rFonts w:ascii="Times New Roman" w:eastAsia="Times New Roman" w:hAnsi="Times New Roman" w:cs="David"/>
          <w:b/>
          <w:bCs/>
          <w:sz w:val="20"/>
          <w:szCs w:val="24"/>
          <w:rtl/>
          <w:lang w:eastAsia="he-IL"/>
        </w:rPr>
        <w:t>שירותי</w:t>
      </w:r>
    </w:p>
    <w:p w14:paraId="04F0DAA4"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המתכנן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p>
    <w:p w14:paraId="270067D2"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השירותים</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 xml:space="preserve">השירותים כמוגדר וכמפורט בחוזה זה ובנספח </w:t>
      </w:r>
      <w:r w:rsidRPr="007D6A6B">
        <w:rPr>
          <w:rFonts w:ascii="Times New Roman" w:eastAsia="Times New Roman" w:hAnsi="Times New Roman" w:cs="David"/>
          <w:b/>
          <w:bCs/>
          <w:sz w:val="20"/>
          <w:szCs w:val="24"/>
          <w:rtl/>
          <w:lang w:eastAsia="he-IL"/>
        </w:rPr>
        <w:t>ב'</w:t>
      </w:r>
      <w:r w:rsidRPr="007D6A6B">
        <w:rPr>
          <w:rFonts w:ascii="Times New Roman" w:eastAsia="Times New Roman" w:hAnsi="Times New Roman" w:cs="David" w:hint="cs"/>
          <w:b/>
          <w:bCs/>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559BBD8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2C1CC03"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המנהל</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6FBC7A3C"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CAA4643"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מקום שמדובר בחוזה זה במזמין - גם המנהל במשמע.</w:t>
      </w:r>
    </w:p>
    <w:p w14:paraId="1B56329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4DE76F5"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החוזה</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hint="cs"/>
          <w:sz w:val="20"/>
          <w:szCs w:val="24"/>
          <w:rtl/>
          <w:lang w:eastAsia="he-IL"/>
        </w:rPr>
        <w:t>/</w:t>
      </w:r>
    </w:p>
    <w:p w14:paraId="75867B21"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hint="cs"/>
          <w:b/>
          <w:bCs/>
          <w:sz w:val="20"/>
          <w:szCs w:val="24"/>
          <w:rtl/>
          <w:lang w:eastAsia="he-IL"/>
        </w:rPr>
        <w:t>ההסכם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חוזה זה על נספחיו.</w:t>
      </w:r>
    </w:p>
    <w:p w14:paraId="432E90EE"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6C7AE2AF" w14:textId="77777777" w:rsidR="007D6A6B" w:rsidRPr="007D6A6B" w:rsidRDefault="007D6A6B" w:rsidP="007D6A6B">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הדין</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כהגדרתו בחוק ה</w:t>
      </w:r>
      <w:r w:rsidRPr="007D6A6B">
        <w:rPr>
          <w:rFonts w:ascii="Times New Roman" w:eastAsia="Times New Roman" w:hAnsi="Times New Roman" w:cs="David" w:hint="cs"/>
          <w:sz w:val="20"/>
          <w:szCs w:val="24"/>
          <w:rtl/>
          <w:lang w:eastAsia="he-IL"/>
        </w:rPr>
        <w:t>פרשנות, התשמ"א-1981</w:t>
      </w:r>
      <w:r w:rsidRPr="007D6A6B">
        <w:rPr>
          <w:rFonts w:ascii="Times New Roman" w:eastAsia="Times New Roman" w:hAnsi="Times New Roman" w:cs="David"/>
          <w:sz w:val="20"/>
          <w:szCs w:val="24"/>
          <w:rtl/>
          <w:lang w:eastAsia="he-IL"/>
        </w:rPr>
        <w:t xml:space="preserve"> לרבות כל </w:t>
      </w:r>
      <w:r w:rsidRPr="007D6A6B">
        <w:rPr>
          <w:rFonts w:ascii="Times New Roman" w:eastAsia="Times New Roman" w:hAnsi="Times New Roman" w:cs="David" w:hint="cs"/>
          <w:sz w:val="20"/>
          <w:szCs w:val="24"/>
          <w:rtl/>
          <w:lang w:eastAsia="he-IL"/>
        </w:rPr>
        <w:t xml:space="preserve">תקנה ו/או </w:t>
      </w:r>
      <w:r w:rsidRPr="007D6A6B">
        <w:rPr>
          <w:rFonts w:ascii="Times New Roman" w:eastAsia="Times New Roman" w:hAnsi="Times New Roman" w:cs="David"/>
          <w:sz w:val="20"/>
          <w:szCs w:val="24"/>
          <w:rtl/>
          <w:lang w:eastAsia="he-IL"/>
        </w:rPr>
        <w:t>הוראה של רשות מוסמכת בתוקף סמכותה על פי הדין.</w:t>
      </w:r>
    </w:p>
    <w:p w14:paraId="415746D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C44817D"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b/>
          <w:bCs/>
          <w:sz w:val="20"/>
          <w:szCs w:val="24"/>
          <w:rtl/>
          <w:lang w:eastAsia="he-IL"/>
        </w:rPr>
        <w:t>הרשות</w:t>
      </w:r>
    </w:p>
    <w:p w14:paraId="7B286FC6"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המקומית</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המצ"ב.</w:t>
      </w:r>
    </w:p>
    <w:p w14:paraId="5954F730"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B9BDACF" w14:textId="77777777" w:rsidR="007D6A6B" w:rsidRPr="007D6A6B" w:rsidRDefault="007D6A6B" w:rsidP="007D6A6B">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7D6A6B">
        <w:rPr>
          <w:rFonts w:ascii="Times New Roman" w:eastAsia="Times New Roman" w:hAnsi="Times New Roman" w:cs="David"/>
          <w:sz w:val="20"/>
          <w:szCs w:val="24"/>
          <w:rtl/>
          <w:lang w:eastAsia="he-IL"/>
        </w:rPr>
        <w:lastRenderedPageBreak/>
        <w:t>"</w:t>
      </w:r>
      <w:r w:rsidRPr="007D6A6B">
        <w:rPr>
          <w:rFonts w:ascii="Times New Roman" w:eastAsia="Times New Roman" w:hAnsi="Times New Roman" w:cs="David"/>
          <w:b/>
          <w:bCs/>
          <w:sz w:val="20"/>
          <w:szCs w:val="24"/>
          <w:rtl/>
          <w:lang w:eastAsia="he-IL"/>
        </w:rPr>
        <w:t>חוזה</w:t>
      </w:r>
    </w:p>
    <w:p w14:paraId="15260008"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 הפיתוח</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 xml:space="preserve">כמוגדר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w:t>
      </w:r>
    </w:p>
    <w:p w14:paraId="6DDBFBA9" w14:textId="77777777" w:rsidR="007D6A6B" w:rsidRPr="007D6A6B" w:rsidRDefault="007D6A6B" w:rsidP="007D6A6B">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B526A8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הכותרות בחוזה זה </w:t>
      </w:r>
      <w:r w:rsidRPr="007D6A6B">
        <w:rPr>
          <w:rFonts w:ascii="Times New Roman" w:eastAsia="Times New Roman" w:hAnsi="Times New Roman" w:cs="David" w:hint="cs"/>
          <w:sz w:val="20"/>
          <w:szCs w:val="24"/>
          <w:rtl/>
          <w:lang w:eastAsia="he-IL"/>
        </w:rPr>
        <w:t xml:space="preserve">הינן לנוחיות בלבד ובכל מקרה </w:t>
      </w:r>
      <w:r w:rsidRPr="007D6A6B">
        <w:rPr>
          <w:rFonts w:ascii="Times New Roman" w:eastAsia="Times New Roman" w:hAnsi="Times New Roman" w:cs="David"/>
          <w:sz w:val="20"/>
          <w:szCs w:val="24"/>
          <w:rtl/>
          <w:lang w:eastAsia="he-IL"/>
        </w:rPr>
        <w:t xml:space="preserve">לא ישמשו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פרש</w:t>
      </w:r>
      <w:r w:rsidRPr="007D6A6B">
        <w:rPr>
          <w:rFonts w:ascii="Times New Roman" w:eastAsia="Times New Roman" w:hAnsi="Times New Roman" w:cs="David" w:hint="cs"/>
          <w:sz w:val="20"/>
          <w:szCs w:val="24"/>
          <w:rtl/>
          <w:lang w:eastAsia="he-IL"/>
        </w:rPr>
        <w:t>נות</w:t>
      </w:r>
      <w:r w:rsidRPr="007D6A6B">
        <w:rPr>
          <w:rFonts w:ascii="Times New Roman" w:eastAsia="Times New Roman" w:hAnsi="Times New Roman" w:cs="David"/>
          <w:sz w:val="20"/>
          <w:szCs w:val="24"/>
          <w:rtl/>
          <w:lang w:eastAsia="he-IL"/>
        </w:rPr>
        <w:t>ו.</w:t>
      </w:r>
    </w:p>
    <w:p w14:paraId="13CE42E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הנספחים לחוזה זה מהווים חלק בלתי נפרד הימנו ואלה הם:</w:t>
      </w:r>
    </w:p>
    <w:p w14:paraId="6AEA04D7"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2EC89348"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א'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כללי;</w:t>
      </w:r>
    </w:p>
    <w:p w14:paraId="5FC70FA4"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שירותי המתכנן;</w:t>
      </w:r>
    </w:p>
    <w:p w14:paraId="72AFE24A"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ג'</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lang w:eastAsia="he-IL"/>
        </w:rPr>
        <w:t>–</w:t>
      </w:r>
      <w:r w:rsidRPr="007D6A6B">
        <w:rPr>
          <w:rFonts w:ascii="Times New Roman" w:eastAsia="Times New Roman" w:hAnsi="Times New Roman" w:cs="David"/>
          <w:color w:val="000000"/>
          <w:sz w:val="20"/>
          <w:szCs w:val="24"/>
          <w:rtl/>
          <w:lang w:eastAsia="he-IL"/>
        </w:rPr>
        <w:t xml:space="preserve"> </w:t>
      </w:r>
      <w:r w:rsidRPr="007D6A6B">
        <w:rPr>
          <w:rFonts w:ascii="Times New Roman" w:eastAsia="Times New Roman" w:hAnsi="Times New Roman" w:cs="David"/>
          <w:color w:val="000000"/>
          <w:sz w:val="20"/>
          <w:szCs w:val="24"/>
          <w:rtl/>
          <w:lang w:eastAsia="he-IL"/>
        </w:rPr>
        <w:tab/>
        <w:t>לוח זמנים;</w:t>
      </w:r>
    </w:p>
    <w:p w14:paraId="6089174F"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ד'</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שכר המתכנן;</w:t>
      </w:r>
    </w:p>
    <w:p w14:paraId="0650173B"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7D6A6B">
        <w:rPr>
          <w:rFonts w:ascii="Times New Roman" w:eastAsia="Times New Roman" w:hAnsi="Times New Roman" w:cs="David"/>
          <w:b/>
          <w:bCs/>
          <w:color w:val="000000"/>
          <w:sz w:val="20"/>
          <w:szCs w:val="24"/>
          <w:rtl/>
          <w:lang w:eastAsia="he-IL"/>
        </w:rPr>
        <w:t>נספח ה'</w:t>
      </w:r>
      <w:r w:rsidRPr="007D6A6B">
        <w:rPr>
          <w:rFonts w:ascii="Times New Roman" w:eastAsia="Times New Roman" w:hAnsi="Times New Roman" w:cs="David"/>
          <w:color w:val="000000"/>
          <w:sz w:val="20"/>
          <w:szCs w:val="24"/>
          <w:rtl/>
          <w:lang w:eastAsia="he-IL"/>
        </w:rPr>
        <w:t xml:space="preserve"> - </w:t>
      </w:r>
      <w:r w:rsidRPr="007D6A6B">
        <w:rPr>
          <w:rFonts w:ascii="Times New Roman" w:eastAsia="Times New Roman" w:hAnsi="Times New Roman" w:cs="David"/>
          <w:color w:val="000000"/>
          <w:sz w:val="20"/>
          <w:szCs w:val="24"/>
          <w:rtl/>
          <w:lang w:eastAsia="he-IL"/>
        </w:rPr>
        <w:tab/>
        <w:t>תשלומי שכר המתכנן;</w:t>
      </w:r>
    </w:p>
    <w:p w14:paraId="4997EAA1"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 xml:space="preserve">נספח ו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הצהרה והתחייבות לשמירת סודיות;</w:t>
      </w:r>
    </w:p>
    <w:p w14:paraId="6411052B"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rtl/>
          <w:lang w:eastAsia="he-IL"/>
        </w:rPr>
        <w:t>נספח ז</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על קיום ביטוחי המתכנן;</w:t>
      </w:r>
    </w:p>
    <w:p w14:paraId="7C0024EC"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ח'</w:t>
      </w:r>
      <w:r w:rsidRPr="007D6A6B">
        <w:rPr>
          <w:rFonts w:ascii="Times New Roman" w:eastAsia="Times New Roman" w:hAnsi="Times New Roman" w:cs="David"/>
          <w:sz w:val="20"/>
          <w:szCs w:val="24"/>
          <w:rtl/>
          <w:lang w:eastAsia="he-IL"/>
        </w:rPr>
        <w:t xml:space="preserve"> - </w:t>
      </w:r>
      <w:r w:rsidRPr="007D6A6B">
        <w:rPr>
          <w:rFonts w:ascii="Times New Roman" w:eastAsia="Times New Roman" w:hAnsi="Times New Roman" w:cs="David"/>
          <w:sz w:val="20"/>
          <w:szCs w:val="24"/>
          <w:rtl/>
          <w:lang w:eastAsia="he-IL"/>
        </w:rPr>
        <w:tab/>
        <w:t>רשימת התכניות והמסמכים שעל המתכנן להנפיק.</w:t>
      </w:r>
    </w:p>
    <w:p w14:paraId="2C957DED" w14:textId="77777777" w:rsidR="007D6A6B" w:rsidRPr="007D6A6B" w:rsidRDefault="007D6A6B" w:rsidP="007D6A6B">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נספח ט'</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tab/>
        <w:t>אישור להשלמת הפרויקט/קטע מהפרויקט.</w:t>
      </w:r>
    </w:p>
    <w:p w14:paraId="7E0CC13D" w14:textId="77777777" w:rsidR="007D6A6B" w:rsidRPr="007D6A6B" w:rsidRDefault="007D6A6B" w:rsidP="007D6A6B">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7D6A6B">
        <w:rPr>
          <w:rFonts w:ascii="Times New Roman" w:eastAsia="Times New Roman" w:hAnsi="Times New Roman" w:cs="David"/>
          <w:b/>
          <w:bCs/>
          <w:sz w:val="20"/>
          <w:szCs w:val="24"/>
          <w:rtl/>
          <w:lang w:eastAsia="he-IL"/>
        </w:rPr>
        <w:t xml:space="preserve">נספח י' </w:t>
      </w:r>
      <w:r w:rsidRPr="007D6A6B">
        <w:rPr>
          <w:rFonts w:ascii="Times New Roman" w:eastAsia="Times New Roman" w:hAnsi="Times New Roman" w:cs="David"/>
          <w:sz w:val="20"/>
          <w:szCs w:val="24"/>
          <w:rtl/>
          <w:lang w:eastAsia="he-IL"/>
        </w:rPr>
        <w:t>-</w:t>
      </w:r>
      <w:r w:rsidRPr="007D6A6B">
        <w:rPr>
          <w:rFonts w:ascii="Times New Roman" w:eastAsia="Times New Roman" w:hAnsi="Times New Roman" w:cs="David"/>
          <w:sz w:val="20"/>
          <w:szCs w:val="24"/>
          <w:rtl/>
          <w:lang w:eastAsia="he-IL"/>
        </w:rPr>
        <w:tab/>
        <w:t>נספח היעדר תביעות.</w:t>
      </w:r>
    </w:p>
    <w:p w14:paraId="4A5E40B0"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שירותי המתכנן</w:t>
      </w:r>
    </w:p>
    <w:p w14:paraId="1CE47FC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המזמין מוסר בזה למתכנן והמתכנן מקבל על עצמו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p>
    <w:p w14:paraId="05068E9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ומאשר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הינו מכיר ויודע את כל הנדרש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וכי הינו מורשה על 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דין למתן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 xml:space="preserve"> המתכנן, לרבות</w:t>
      </w:r>
      <w:r w:rsidRPr="007D6A6B">
        <w:rPr>
          <w:rFonts w:ascii="Times New Roman" w:eastAsia="Times New Roman" w:hAnsi="Times New Roman" w:cs="David" w:hint="cs"/>
          <w:sz w:val="20"/>
          <w:szCs w:val="24"/>
          <w:rtl/>
          <w:lang w:eastAsia="he-IL"/>
        </w:rPr>
        <w:t xml:space="preserve"> אך לא רק</w:t>
      </w:r>
      <w:r w:rsidRPr="007D6A6B">
        <w:rPr>
          <w:rFonts w:ascii="Times New Roman" w:eastAsia="Times New Roman" w:hAnsi="Times New Roman" w:cs="David"/>
          <w:sz w:val="20"/>
          <w:szCs w:val="24"/>
          <w:rtl/>
          <w:lang w:eastAsia="he-IL"/>
        </w:rPr>
        <w:t>,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חוק המהנדסים והאדריכלים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תשי"ח - 1958, כי יש בידו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שיון </w:t>
      </w:r>
      <w:r w:rsidRPr="007D6A6B">
        <w:rPr>
          <w:rFonts w:ascii="Times New Roman" w:eastAsia="Times New Roman" w:hAnsi="Times New Roman" w:cs="David" w:hint="cs"/>
          <w:sz w:val="20"/>
          <w:szCs w:val="24"/>
          <w:rtl/>
          <w:lang w:eastAsia="he-IL"/>
        </w:rPr>
        <w:t xml:space="preserve">בר </w:t>
      </w:r>
      <w:r w:rsidRPr="007D6A6B">
        <w:rPr>
          <w:rFonts w:ascii="Times New Roman" w:eastAsia="Times New Roman" w:hAnsi="Times New Roman" w:cs="David"/>
          <w:sz w:val="20"/>
          <w:szCs w:val="24"/>
          <w:rtl/>
          <w:lang w:eastAsia="he-IL"/>
        </w:rPr>
        <w:t>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קף לביצוע שירותי </w:t>
      </w:r>
      <w:r w:rsidRPr="007D6A6B">
        <w:rPr>
          <w:rFonts w:ascii="Times New Roman" w:eastAsia="Times New Roman" w:hAnsi="Times New Roman" w:cs="David" w:hint="cs"/>
          <w:sz w:val="20"/>
          <w:szCs w:val="24"/>
          <w:rtl/>
          <w:lang w:eastAsia="he-IL"/>
        </w:rPr>
        <w:t xml:space="preserve"> המתכנן על פי הדין</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כי הוא בעל הכישורים, הר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שיונות, הידע, הניסיון והאמצעים המאפשרים לו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ביצועם ברמה מקצועית גבוהה ובהתאם למותנה בחוזה.</w:t>
      </w:r>
    </w:p>
    <w:p w14:paraId="679A2C5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 לו שש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שיקול דעתו</w:t>
      </w:r>
      <w:r w:rsidRPr="007D6A6B">
        <w:rPr>
          <w:rFonts w:ascii="Times New Roman" w:eastAsia="Times New Roman" w:hAnsi="Times New Roman" w:cs="David" w:hint="cs"/>
          <w:sz w:val="20"/>
          <w:szCs w:val="24"/>
          <w:rtl/>
          <w:lang w:eastAsia="he-IL"/>
        </w:rPr>
        <w:t xml:space="preserve"> הבלעדי</w:t>
      </w:r>
      <w:r w:rsidRPr="007D6A6B">
        <w:rPr>
          <w:rFonts w:ascii="Times New Roman" w:eastAsia="Times New Roman" w:hAnsi="Times New Roman" w:cs="David"/>
          <w:sz w:val="20"/>
          <w:szCs w:val="24"/>
          <w:rtl/>
          <w:lang w:eastAsia="he-IL"/>
        </w:rPr>
        <w:t xml:space="preserve"> ו</w:t>
      </w:r>
      <w:r w:rsidRPr="007D6A6B">
        <w:rPr>
          <w:rFonts w:ascii="Times New Roman" w:eastAsia="Times New Roman" w:hAnsi="Times New Roman" w:cs="David" w:hint="cs"/>
          <w:sz w:val="20"/>
          <w:szCs w:val="24"/>
          <w:rtl/>
          <w:lang w:eastAsia="he-IL"/>
        </w:rPr>
        <w:t xml:space="preserve">כי </w:t>
      </w:r>
      <w:r w:rsidRPr="007D6A6B">
        <w:rPr>
          <w:rFonts w:ascii="Times New Roman" w:eastAsia="Times New Roman" w:hAnsi="Times New Roman" w:cs="David"/>
          <w:sz w:val="20"/>
          <w:szCs w:val="24"/>
          <w:rtl/>
          <w:lang w:eastAsia="he-IL"/>
        </w:rPr>
        <w:t xml:space="preserve">הם יינתנו על ידו בשלבי 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עוד</w:t>
      </w:r>
      <w:r w:rsidRPr="007D6A6B">
        <w:rPr>
          <w:rFonts w:ascii="Times New Roman" w:eastAsia="Times New Roman" w:hAnsi="Times New Roman" w:cs="David"/>
          <w:sz w:val="20"/>
          <w:szCs w:val="24"/>
          <w:rtl/>
          <w:lang w:eastAsia="he-IL"/>
        </w:rPr>
        <w:t xml:space="preserve"> מוסיף ומצהיר</w:t>
      </w:r>
      <w:r w:rsidRPr="007D6A6B">
        <w:rPr>
          <w:rFonts w:ascii="Times New Roman" w:eastAsia="Times New Roman" w:hAnsi="Times New Roman" w:cs="David" w:hint="cs"/>
          <w:sz w:val="20"/>
          <w:szCs w:val="24"/>
          <w:rtl/>
          <w:lang w:eastAsia="he-IL"/>
        </w:rPr>
        <w:t xml:space="preserve"> המתכנן,</w:t>
      </w:r>
      <w:r w:rsidRPr="007D6A6B">
        <w:rPr>
          <w:rFonts w:ascii="Times New Roman" w:eastAsia="Times New Roman" w:hAnsi="Times New Roman" w:cs="David"/>
          <w:sz w:val="20"/>
          <w:szCs w:val="24"/>
          <w:rtl/>
          <w:lang w:eastAsia="he-IL"/>
        </w:rPr>
        <w:t xml:space="preserve"> כי ידוע לו שהמזמין אינו מתחייב להזמין מ</w:t>
      </w:r>
      <w:r w:rsidRPr="007D6A6B">
        <w:rPr>
          <w:rFonts w:ascii="Times New Roman" w:eastAsia="Times New Roman" w:hAnsi="Times New Roman" w:cs="David" w:hint="cs"/>
          <w:sz w:val="20"/>
          <w:szCs w:val="24"/>
          <w:rtl/>
          <w:lang w:eastAsia="he-IL"/>
        </w:rPr>
        <w:t>מנו</w:t>
      </w:r>
      <w:r w:rsidRPr="007D6A6B">
        <w:rPr>
          <w:rFonts w:ascii="Times New Roman" w:eastAsia="Times New Roman" w:hAnsi="Times New Roman" w:cs="David"/>
          <w:sz w:val="20"/>
          <w:szCs w:val="24"/>
          <w:rtl/>
          <w:lang w:eastAsia="he-IL"/>
        </w:rPr>
        <w:t xml:space="preserve"> שירותים נוספים מעבר לנקוב בחוזה זה ו</w:t>
      </w:r>
      <w:r w:rsidRPr="007D6A6B">
        <w:rPr>
          <w:rFonts w:ascii="Times New Roman" w:eastAsia="Times New Roman" w:hAnsi="Times New Roman" w:cs="David" w:hint="cs"/>
          <w:sz w:val="20"/>
          <w:szCs w:val="24"/>
          <w:rtl/>
          <w:lang w:eastAsia="he-IL"/>
        </w:rPr>
        <w:t xml:space="preserve">כמפורט </w:t>
      </w:r>
      <w:r w:rsidRPr="007D6A6B">
        <w:rPr>
          <w:rFonts w:ascii="Times New Roman" w:eastAsia="Times New Roman" w:hAnsi="Times New Roman" w:cs="David"/>
          <w:sz w:val="20"/>
          <w:szCs w:val="24"/>
          <w:rtl/>
          <w:lang w:eastAsia="he-IL"/>
        </w:rPr>
        <w:t xml:space="preserve">בנספח </w:t>
      </w:r>
      <w:r w:rsidRPr="007D6A6B">
        <w:rPr>
          <w:rFonts w:ascii="Times New Roman" w:eastAsia="Times New Roman" w:hAnsi="Times New Roman" w:cs="David"/>
          <w:bCs/>
          <w:sz w:val="20"/>
          <w:szCs w:val="24"/>
          <w:rtl/>
          <w:lang w:eastAsia="he-IL"/>
        </w:rPr>
        <w:t xml:space="preserve">ב'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w:t>
      </w:r>
    </w:p>
    <w:p w14:paraId="20A524B6"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A7E18A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שיקבעו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lastRenderedPageBreak/>
        <w:t>ע"י המזמין ויהיה חייב לנהוג לפיהם ולקיימם ללא סטייה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הוראה</w:t>
      </w:r>
      <w:r w:rsidRPr="007D6A6B">
        <w:rPr>
          <w:rFonts w:ascii="Times New Roman" w:eastAsia="Times New Roman" w:hAnsi="Times New Roman" w:cs="David" w:hint="cs"/>
          <w:sz w:val="20"/>
          <w:szCs w:val="24"/>
          <w:rtl/>
          <w:lang w:eastAsia="he-IL"/>
        </w:rPr>
        <w:t xml:space="preserve"> מפורשת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מהמזמין.</w:t>
      </w:r>
    </w:p>
    <w:p w14:paraId="5285BEC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הכל כפי שיקבע ע"י המנהל. כן מתחייב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להשתתף בת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אום מראש בכל ישיבות התיאום אליהן יוזמן.</w:t>
      </w:r>
    </w:p>
    <w:p w14:paraId="6FF3A92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ישמור על נוהלי קשר, תיאום,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שום וצורת המסמכים לפי דרישת המנהל.</w:t>
      </w:r>
    </w:p>
    <w:p w14:paraId="71AE5D5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עוד לא יקבע אחרת ע"י המזמין, יהיה המנהל כ</w:t>
      </w:r>
      <w:r w:rsidRPr="007D6A6B">
        <w:rPr>
          <w:rFonts w:ascii="Times New Roman" w:eastAsia="Times New Roman" w:hAnsi="Times New Roman" w:cs="David" w:hint="cs"/>
          <w:sz w:val="20"/>
          <w:szCs w:val="24"/>
          <w:rtl/>
          <w:lang w:eastAsia="he-IL"/>
        </w:rPr>
        <w:t>הגדרתו</w:t>
      </w:r>
      <w:r w:rsidRPr="007D6A6B">
        <w:rPr>
          <w:rFonts w:ascii="Times New Roman" w:eastAsia="Times New Roman" w:hAnsi="Times New Roman" w:cs="David"/>
          <w:sz w:val="20"/>
          <w:szCs w:val="24"/>
          <w:rtl/>
          <w:lang w:eastAsia="he-IL"/>
        </w:rPr>
        <w:t xml:space="preserve"> בנספח </w:t>
      </w:r>
      <w:r w:rsidRPr="007D6A6B">
        <w:rPr>
          <w:rFonts w:ascii="Times New Roman" w:eastAsia="Times New Roman" w:hAnsi="Times New Roman" w:cs="David"/>
          <w:bCs/>
          <w:sz w:val="20"/>
          <w:szCs w:val="24"/>
          <w:rtl/>
          <w:lang w:eastAsia="he-IL"/>
        </w:rPr>
        <w:t xml:space="preserve">א' </w:t>
      </w:r>
      <w:r w:rsidRPr="007D6A6B">
        <w:rPr>
          <w:rFonts w:ascii="Times New Roman" w:eastAsia="Times New Roman" w:hAnsi="Times New Roman" w:cs="David"/>
          <w:sz w:val="20"/>
          <w:szCs w:val="24"/>
          <w:rtl/>
          <w:lang w:eastAsia="he-IL"/>
        </w:rPr>
        <w:t>ועל המתכנן להיות</w:t>
      </w:r>
      <w:r w:rsidRPr="007D6A6B">
        <w:rPr>
          <w:rFonts w:ascii="Times New Roman" w:eastAsia="Times New Roman" w:hAnsi="Times New Roman" w:cs="David" w:hint="cs"/>
          <w:sz w:val="20"/>
          <w:szCs w:val="24"/>
          <w:rtl/>
          <w:lang w:eastAsia="he-IL"/>
        </w:rPr>
        <w:t xml:space="preserve"> עמו</w:t>
      </w:r>
      <w:r w:rsidRPr="007D6A6B">
        <w:rPr>
          <w:rFonts w:ascii="Times New Roman" w:eastAsia="Times New Roman" w:hAnsi="Times New Roman" w:cs="David"/>
          <w:sz w:val="20"/>
          <w:szCs w:val="24"/>
          <w:rtl/>
          <w:lang w:eastAsia="he-IL"/>
        </w:rPr>
        <w:t xml:space="preserve"> בקשר מתמי</w:t>
      </w:r>
      <w:r w:rsidRPr="007D6A6B">
        <w:rPr>
          <w:rFonts w:ascii="Times New Roman" w:eastAsia="Times New Roman" w:hAnsi="Times New Roman" w:cs="David" w:hint="cs"/>
          <w:sz w:val="20"/>
          <w:szCs w:val="24"/>
          <w:rtl/>
          <w:lang w:eastAsia="he-IL"/>
        </w:rPr>
        <w:t>ד</w:t>
      </w:r>
      <w:r w:rsidRPr="007D6A6B">
        <w:rPr>
          <w:rFonts w:ascii="Times New Roman" w:eastAsia="Times New Roman" w:hAnsi="Times New Roman" w:cs="David"/>
          <w:sz w:val="20"/>
          <w:szCs w:val="24"/>
          <w:rtl/>
          <w:lang w:eastAsia="he-IL"/>
        </w:rPr>
        <w:t xml:space="preserve"> ולתאם עמו את כל פעולותיו, אלא אם נקבע </w:t>
      </w:r>
      <w:r w:rsidRPr="007D6A6B">
        <w:rPr>
          <w:rFonts w:ascii="Times New Roman" w:eastAsia="Times New Roman" w:hAnsi="Times New Roman" w:cs="David" w:hint="cs"/>
          <w:sz w:val="20"/>
          <w:szCs w:val="24"/>
          <w:rtl/>
          <w:lang w:eastAsia="he-IL"/>
        </w:rPr>
        <w:t xml:space="preserve">מפורשות </w:t>
      </w:r>
      <w:r w:rsidRPr="007D6A6B">
        <w:rPr>
          <w:rFonts w:ascii="Times New Roman" w:eastAsia="Times New Roman" w:hAnsi="Times New Roman" w:cs="David"/>
          <w:sz w:val="20"/>
          <w:szCs w:val="24"/>
          <w:rtl/>
          <w:lang w:eastAsia="he-IL"/>
        </w:rPr>
        <w:t>אחרת ע"י המזמין.</w:t>
      </w:r>
    </w:p>
    <w:p w14:paraId="493EE65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ידועות לו הוראות כל התכניות הקיימות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7D6A6B">
        <w:rPr>
          <w:rFonts w:ascii="Times New Roman" w:eastAsia="Times New Roman" w:hAnsi="Times New Roman" w:cs="David" w:hint="cs"/>
          <w:sz w:val="20"/>
          <w:szCs w:val="24"/>
          <w:rtl/>
          <w:lang w:eastAsia="he-IL"/>
        </w:rPr>
        <w:t>יהם של</w:t>
      </w:r>
      <w:r w:rsidRPr="007D6A6B">
        <w:rPr>
          <w:rFonts w:ascii="Times New Roman" w:eastAsia="Times New Roman" w:hAnsi="Times New Roman" w:cs="David"/>
          <w:sz w:val="20"/>
          <w:szCs w:val="24"/>
          <w:rtl/>
          <w:lang w:eastAsia="he-IL"/>
        </w:rPr>
        <w:t xml:space="preserve"> הדין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הנהלים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התקנים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התקנות החלים בקשר עם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והוא מתחייב לפעול בהתאם לקבוע בהם.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מצהיר המתכנן כי </w:t>
      </w:r>
      <w:r w:rsidRPr="007D6A6B">
        <w:rPr>
          <w:rFonts w:ascii="Times New Roman" w:eastAsia="Times New Roman" w:hAnsi="Times New Roman" w:cs="David" w:hint="cs"/>
          <w:sz w:val="20"/>
          <w:szCs w:val="24"/>
          <w:rtl/>
          <w:lang w:eastAsia="he-IL"/>
        </w:rPr>
        <w:lastRenderedPageBreak/>
        <w:t xml:space="preserve">הוא </w:t>
      </w:r>
      <w:r w:rsidRPr="007D6A6B">
        <w:rPr>
          <w:rFonts w:ascii="Times New Roman" w:eastAsia="Times New Roman" w:hAnsi="Times New Roman" w:cs="David"/>
          <w:sz w:val="20"/>
          <w:szCs w:val="24"/>
          <w:rtl/>
          <w:lang w:eastAsia="he-IL"/>
        </w:rPr>
        <w:t xml:space="preserve">בדק בעצמו את כל הנושאים הרלוונטיים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0D17391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להפיק את כל התכניות </w:t>
      </w:r>
      <w:r w:rsidRPr="007D6A6B">
        <w:rPr>
          <w:rFonts w:ascii="Times New Roman" w:eastAsia="Times New Roman" w:hAnsi="Times New Roman" w:cs="David" w:hint="cs"/>
          <w:sz w:val="20"/>
          <w:szCs w:val="24"/>
          <w:rtl/>
          <w:lang w:eastAsia="he-IL"/>
        </w:rPr>
        <w:t>נשוא</w:t>
      </w:r>
      <w:r w:rsidRPr="007D6A6B">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באמצעות מחשב בתוכנה או בקבצים במתכונת הקבועה בנספח </w:t>
      </w:r>
      <w:r w:rsidRPr="007D6A6B">
        <w:rPr>
          <w:rFonts w:ascii="Times New Roman" w:eastAsia="Times New Roman" w:hAnsi="Times New Roman" w:cs="David"/>
          <w:b/>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וע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7D6A6B">
        <w:rPr>
          <w:rFonts w:ascii="Times New Roman" w:eastAsia="Times New Roman" w:hAnsi="Times New Roman" w:cs="David" w:hint="cs"/>
          <w:sz w:val="20"/>
          <w:szCs w:val="24"/>
          <w:rtl/>
          <w:lang w:eastAsia="he-IL"/>
        </w:rPr>
        <w:t xml:space="preserve"> בנספח </w:t>
      </w:r>
      <w:r w:rsidRPr="007D6A6B">
        <w:rPr>
          <w:rFonts w:ascii="Times New Roman" w:eastAsia="Times New Roman" w:hAnsi="Times New Roman" w:cs="David" w:hint="cs"/>
          <w:b/>
          <w:bCs/>
          <w:sz w:val="20"/>
          <w:szCs w:val="24"/>
          <w:rtl/>
          <w:lang w:eastAsia="he-IL"/>
        </w:rPr>
        <w:t>א'</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w:t>
      </w:r>
    </w:p>
    <w:p w14:paraId="4EF6555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יגיש ליועצים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D6A6B">
        <w:rPr>
          <w:rFonts w:ascii="Times New Roman" w:eastAsia="Times New Roman" w:hAnsi="Times New Roman" w:cs="David" w:hint="cs"/>
          <w:sz w:val="20"/>
          <w:szCs w:val="24"/>
          <w:rtl/>
          <w:lang w:eastAsia="he-IL"/>
        </w:rPr>
        <w:t xml:space="preserve">מפורשות על פי </w:t>
      </w:r>
      <w:r w:rsidRPr="007D6A6B">
        <w:rPr>
          <w:rFonts w:ascii="Times New Roman" w:eastAsia="Times New Roman" w:hAnsi="Times New Roman" w:cs="David"/>
          <w:sz w:val="20"/>
          <w:szCs w:val="24"/>
          <w:rtl/>
          <w:lang w:eastAsia="he-IL"/>
        </w:rPr>
        <w:t>חוזה זה.</w:t>
      </w:r>
    </w:p>
    <w:p w14:paraId="5B34BB9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אין לו ולא תהינה לו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תביעות ו/או טענות</w:t>
      </w:r>
      <w:r w:rsidRPr="007D6A6B">
        <w:rPr>
          <w:rFonts w:ascii="Times New Roman" w:eastAsia="Times New Roman" w:hAnsi="Times New Roman" w:cs="David" w:hint="cs"/>
          <w:sz w:val="20"/>
          <w:szCs w:val="24"/>
          <w:rtl/>
          <w:lang w:eastAsia="he-IL"/>
        </w:rPr>
        <w:t xml:space="preserve"> ו/או דרישות ו/או תלונות</w:t>
      </w:r>
      <w:r w:rsidRPr="007D6A6B">
        <w:rPr>
          <w:rFonts w:ascii="Times New Roman" w:eastAsia="Times New Roman" w:hAnsi="Times New Roman" w:cs="David"/>
          <w:sz w:val="20"/>
          <w:szCs w:val="24"/>
          <w:rtl/>
          <w:lang w:eastAsia="he-IL"/>
        </w:rPr>
        <w:t xml:space="preserve"> כלפי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כלפי המתכננים האחרים בגין מסירת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כאמור. משמסר המזמין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 xml:space="preserve">ביצוע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שירותים כאמור </w:t>
      </w:r>
      <w:r w:rsidRPr="007D6A6B">
        <w:rPr>
          <w:rFonts w:ascii="Times New Roman" w:eastAsia="Times New Roman" w:hAnsi="Times New Roman" w:cs="David"/>
          <w:sz w:val="20"/>
          <w:szCs w:val="24"/>
          <w:rtl/>
          <w:lang w:eastAsia="he-IL"/>
        </w:rPr>
        <w:lastRenderedPageBreak/>
        <w:t>למתכנן אחר, מתחייב המתכנן לשתף עמו פעולה ככל שיידרש.</w:t>
      </w:r>
    </w:p>
    <w:p w14:paraId="110DEA59"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7D6A6B">
        <w:rPr>
          <w:rFonts w:ascii="Times New Roman" w:eastAsia="Times New Roman" w:hAnsi="Times New Roman" w:cs="David"/>
          <w:sz w:val="24"/>
          <w:szCs w:val="24"/>
          <w:lang w:eastAsia="he-IL"/>
        </w:rPr>
        <w:t>view</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0"/>
          <w:szCs w:val="24"/>
          <w:rtl/>
          <w:lang w:eastAsia="he-IL"/>
        </w:rPr>
        <w:t>", "רמדורנט"</w:t>
      </w:r>
      <w:r w:rsidRPr="007D6A6B">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7D6A6B">
        <w:rPr>
          <w:rFonts w:ascii="Times New Roman" w:eastAsia="Times New Roman" w:hAnsi="Times New Roman" w:cs="David" w:hint="cs"/>
          <w:sz w:val="20"/>
          <w:szCs w:val="24"/>
          <w:rtl/>
          <w:lang w:eastAsia="he-IL"/>
        </w:rPr>
        <w:t>.</w:t>
      </w:r>
    </w:p>
    <w:p w14:paraId="5DE4254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צוות עובדים ואמצעים</w:t>
      </w:r>
    </w:p>
    <w:p w14:paraId="147729E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יקיים משרד מאויש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מאורגן ומצויד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באופן שיאפשר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בהתאם להוראות חוזה זה.</w:t>
      </w:r>
    </w:p>
    <w:p w14:paraId="3A8F483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שהרכבם המספרי והמקצועי של צוות עובדיו, כמפורט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hint="cs"/>
          <w:b/>
          <w:sz w:val="20"/>
          <w:szCs w:val="24"/>
          <w:rtl/>
          <w:lang w:eastAsia="he-IL"/>
        </w:rPr>
        <w:t>המצ"ב,</w:t>
      </w:r>
      <w:r w:rsidRPr="007D6A6B">
        <w:rPr>
          <w:rFonts w:ascii="Times New Roman" w:eastAsia="Times New Roman" w:hAnsi="Times New Roman" w:cs="David"/>
          <w:sz w:val="20"/>
          <w:szCs w:val="24"/>
          <w:rtl/>
          <w:lang w:eastAsia="he-IL"/>
        </w:rPr>
        <w:t xml:space="preserve"> יתאים לביצוע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ברמה ובמועדים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25D2B39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7D6A6B">
        <w:rPr>
          <w:rFonts w:ascii="Times New Roman" w:eastAsia="Times New Roman" w:hAnsi="Times New Roman" w:cs="David" w:hint="cs"/>
          <w:sz w:val="20"/>
          <w:szCs w:val="24"/>
          <w:rtl/>
          <w:lang w:eastAsia="he-IL"/>
        </w:rPr>
        <w:t xml:space="preserve">המוחלט </w:t>
      </w:r>
      <w:r w:rsidRPr="007D6A6B">
        <w:rPr>
          <w:rFonts w:ascii="Times New Roman" w:eastAsia="Times New Roman" w:hAnsi="Times New Roman" w:cs="David"/>
          <w:sz w:val="20"/>
          <w:szCs w:val="24"/>
          <w:rtl/>
          <w:lang w:eastAsia="he-IL"/>
        </w:rPr>
        <w:t>- להורות למתכנן מ</w:t>
      </w:r>
      <w:r w:rsidRPr="007D6A6B">
        <w:rPr>
          <w:rFonts w:ascii="Times New Roman" w:eastAsia="Times New Roman" w:hAnsi="Times New Roman" w:cs="David" w:hint="cs"/>
          <w:sz w:val="20"/>
          <w:szCs w:val="24"/>
          <w:rtl/>
          <w:lang w:eastAsia="he-IL"/>
        </w:rPr>
        <w:t>עת לעת,</w:t>
      </w:r>
      <w:r w:rsidRPr="007D6A6B">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1F40452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במשך כל תקופת החוזה יהיה האדריכל ו/או המהנדס ו/או </w:t>
      </w:r>
      <w:r w:rsidRPr="007D6A6B">
        <w:rPr>
          <w:rFonts w:ascii="Times New Roman" w:eastAsia="Times New Roman" w:hAnsi="Times New Roman" w:cs="David"/>
          <w:sz w:val="20"/>
          <w:szCs w:val="24"/>
          <w:rtl/>
          <w:lang w:eastAsia="he-IL"/>
        </w:rPr>
        <w:lastRenderedPageBreak/>
        <w:t xml:space="preserve">היועץ הנקוב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המצ"ב</w:t>
      </w:r>
      <w:r w:rsidRPr="007D6A6B">
        <w:rPr>
          <w:rFonts w:ascii="Times New Roman" w:eastAsia="Times New Roman" w:hAnsi="Times New Roman" w:cs="David"/>
          <w:sz w:val="20"/>
          <w:szCs w:val="24"/>
          <w:rtl/>
          <w:lang w:eastAsia="he-IL"/>
        </w:rPr>
        <w:t>, מנהלו הראשי של המתכנן למטרת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המנהל הראשי</w:t>
      </w:r>
      <w:r w:rsidRPr="007D6A6B">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7FA9C3D4"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w:t>
      </w:r>
      <w:r w:rsidRPr="007D6A6B">
        <w:rPr>
          <w:rFonts w:ascii="Times New Roman" w:eastAsia="Times New Roman" w:hAnsi="Times New Roman" w:cs="David" w:hint="cs"/>
          <w:sz w:val="20"/>
          <w:szCs w:val="24"/>
          <w:rtl/>
          <w:lang w:eastAsia="he-IL"/>
        </w:rPr>
        <w:t>צהיר, כי ידוע לו, ש</w:t>
      </w:r>
      <w:r w:rsidRPr="007D6A6B">
        <w:rPr>
          <w:rFonts w:ascii="Times New Roman" w:eastAsia="Times New Roman" w:hAnsi="Times New Roman" w:cs="David"/>
          <w:sz w:val="20"/>
          <w:szCs w:val="24"/>
          <w:rtl/>
          <w:lang w:eastAsia="he-IL"/>
        </w:rPr>
        <w:t>במשך כל ת</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קפ</w:t>
      </w:r>
      <w:r w:rsidRPr="007D6A6B">
        <w:rPr>
          <w:rFonts w:ascii="Times New Roman" w:eastAsia="Times New Roman" w:hAnsi="Times New Roman" w:cs="David" w:hint="cs"/>
          <w:sz w:val="20"/>
          <w:szCs w:val="24"/>
          <w:rtl/>
          <w:lang w:eastAsia="he-IL"/>
        </w:rPr>
        <w:t>ו של</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יעמוד המנהל הראשי בראשו, יהיה מעורב אישית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התכנון. מבלי לגרוע מהתחייבויות המתכנן כמתחייב מ</w:t>
      </w:r>
      <w:r w:rsidRPr="007D6A6B">
        <w:rPr>
          <w:rFonts w:ascii="Times New Roman" w:eastAsia="Times New Roman" w:hAnsi="Times New Roman" w:cs="David" w:hint="cs"/>
          <w:sz w:val="20"/>
          <w:szCs w:val="24"/>
          <w:rtl/>
          <w:lang w:eastAsia="he-IL"/>
        </w:rPr>
        <w:t>חוזה זה,</w:t>
      </w:r>
      <w:r w:rsidRPr="007D6A6B">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ECA93FA"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2C9BB05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 xml:space="preserve">המזמין רשאי </w:t>
      </w:r>
      <w:r w:rsidRPr="007D6A6B">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7D6A6B">
        <w:rPr>
          <w:rFonts w:ascii="Times New Roman" w:eastAsia="Times New Roman" w:hAnsi="Times New Roman" w:cs="David" w:hint="cs"/>
          <w:sz w:val="20"/>
          <w:szCs w:val="24"/>
          <w:rtl/>
          <w:lang w:eastAsia="he-IL"/>
        </w:rPr>
        <w:t xml:space="preserve">אחר </w:t>
      </w:r>
      <w:r w:rsidRPr="007D6A6B">
        <w:rPr>
          <w:rFonts w:ascii="Times New Roman" w:eastAsia="Times New Roman" w:hAnsi="Times New Roman" w:cs="David"/>
          <w:sz w:val="20"/>
          <w:szCs w:val="24"/>
          <w:rtl/>
          <w:lang w:eastAsia="he-IL"/>
        </w:rPr>
        <w:t>דרישת המזמין לאלתר.</w:t>
      </w:r>
    </w:p>
    <w:p w14:paraId="6BC7ECBD"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החלטות המזמין בדבר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ו/או החלפת עובד מעובדי המתכנן תינתנה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המוחלט</w:t>
      </w:r>
      <w:r w:rsidRPr="007D6A6B">
        <w:rPr>
          <w:rFonts w:ascii="Times New Roman" w:eastAsia="Times New Roman" w:hAnsi="Times New Roman" w:cs="David" w:hint="cs"/>
          <w:sz w:val="20"/>
          <w:szCs w:val="24"/>
          <w:rtl/>
          <w:lang w:eastAsia="he-IL"/>
        </w:rPr>
        <w:t xml:space="preserve"> של המזמין</w:t>
      </w:r>
      <w:r w:rsidRPr="007D6A6B">
        <w:rPr>
          <w:rFonts w:ascii="Times New Roman" w:eastAsia="Times New Roman" w:hAnsi="Times New Roman" w:cs="David"/>
          <w:sz w:val="20"/>
          <w:szCs w:val="24"/>
          <w:rtl/>
          <w:lang w:eastAsia="he-IL"/>
        </w:rPr>
        <w:t xml:space="preserve"> וללא צורך במתן נימוקים</w:t>
      </w:r>
      <w:r w:rsidRPr="007D6A6B">
        <w:rPr>
          <w:rFonts w:ascii="Times New Roman" w:eastAsia="Times New Roman" w:hAnsi="Times New Roman" w:cs="David" w:hint="cs"/>
          <w:sz w:val="20"/>
          <w:szCs w:val="24"/>
          <w:rtl/>
          <w:lang w:eastAsia="he-IL"/>
        </w:rPr>
        <w:t xml:space="preserve"> כאלה </w:t>
      </w:r>
      <w:r w:rsidRPr="007D6A6B">
        <w:rPr>
          <w:rFonts w:ascii="Times New Roman" w:eastAsia="Times New Roman" w:hAnsi="Times New Roman" w:cs="David" w:hint="cs"/>
          <w:sz w:val="20"/>
          <w:szCs w:val="24"/>
          <w:rtl/>
          <w:lang w:eastAsia="he-IL"/>
        </w:rPr>
        <w:lastRenderedPageBreak/>
        <w:t>ואחרים</w:t>
      </w:r>
      <w:r w:rsidRPr="007D6A6B">
        <w:rPr>
          <w:rFonts w:ascii="Times New Roman" w:eastAsia="Times New Roman" w:hAnsi="Times New Roman" w:cs="David"/>
          <w:sz w:val="20"/>
          <w:szCs w:val="24"/>
          <w:rtl/>
          <w:lang w:eastAsia="he-IL"/>
        </w:rPr>
        <w:t>. אין בהחלטות אלה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לשחרר את המתכנן מאי</w:t>
      </w:r>
      <w:r w:rsidRPr="007D6A6B">
        <w:rPr>
          <w:rFonts w:ascii="Times New Roman" w:eastAsia="Times New Roman" w:hAnsi="Times New Roman" w:cs="David" w:hint="cs"/>
          <w:sz w:val="20"/>
          <w:szCs w:val="24"/>
          <w:rtl/>
          <w:lang w:eastAsia="he-IL"/>
        </w:rPr>
        <w:t>לו</w:t>
      </w:r>
      <w:r w:rsidRPr="007D6A6B">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7D6A6B">
        <w:rPr>
          <w:rFonts w:ascii="Times New Roman" w:eastAsia="Times New Roman" w:hAnsi="Times New Roman" w:cs="David" w:hint="cs"/>
          <w:sz w:val="20"/>
          <w:szCs w:val="24"/>
          <w:rtl/>
          <w:lang w:eastAsia="he-IL"/>
        </w:rPr>
        <w:t xml:space="preserve"> ו/או חבות</w:t>
      </w:r>
      <w:r w:rsidRPr="007D6A6B">
        <w:rPr>
          <w:rFonts w:ascii="Times New Roman" w:eastAsia="Times New Roman" w:hAnsi="Times New Roman" w:cs="David"/>
          <w:sz w:val="20"/>
          <w:szCs w:val="24"/>
          <w:rtl/>
          <w:lang w:eastAsia="he-IL"/>
        </w:rPr>
        <w:t xml:space="preserve"> שהיא.</w:t>
      </w:r>
    </w:p>
    <w:p w14:paraId="6FD1FC47"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לצייד על חשבונו את צוות עובדיו בכל הציוד הדרוש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w:t>
      </w:r>
      <w:r w:rsidRPr="007D6A6B">
        <w:rPr>
          <w:rFonts w:ascii="Times New Roman" w:eastAsia="Times New Roman" w:hAnsi="Times New Roman" w:cs="David" w:hint="cs"/>
          <w:sz w:val="20"/>
          <w:szCs w:val="24"/>
          <w:rtl/>
          <w:lang w:eastAsia="he-IL"/>
        </w:rPr>
        <w:t>האחריות בגין אחזקת</w:t>
      </w:r>
      <w:r w:rsidRPr="007D6A6B">
        <w:rPr>
          <w:rFonts w:ascii="Times New Roman" w:eastAsia="Times New Roman" w:hAnsi="Times New Roman" w:cs="David"/>
          <w:sz w:val="20"/>
          <w:szCs w:val="24"/>
          <w:rtl/>
          <w:lang w:eastAsia="he-IL"/>
        </w:rPr>
        <w:t xml:space="preserve"> ושמיר</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ציוד</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תהיה בידי המתכנן ועל חשבונו, והמזמין לא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בכל אחריות </w:t>
      </w:r>
      <w:r w:rsidRPr="007D6A6B">
        <w:rPr>
          <w:rFonts w:ascii="Times New Roman" w:eastAsia="Times New Roman" w:hAnsi="Times New Roman" w:cs="David" w:hint="cs"/>
          <w:sz w:val="20"/>
          <w:szCs w:val="24"/>
          <w:rtl/>
          <w:lang w:eastAsia="he-IL"/>
        </w:rPr>
        <w:t xml:space="preserve">ו/או חבות </w:t>
      </w:r>
      <w:r w:rsidRPr="007D6A6B">
        <w:rPr>
          <w:rFonts w:ascii="Times New Roman" w:eastAsia="Times New Roman" w:hAnsi="Times New Roman" w:cs="David"/>
          <w:sz w:val="20"/>
          <w:szCs w:val="24"/>
          <w:rtl/>
          <w:lang w:eastAsia="he-IL"/>
        </w:rPr>
        <w:t>בגין א</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בדן </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או נזק</w:t>
      </w:r>
      <w:r w:rsidRPr="007D6A6B">
        <w:rPr>
          <w:rFonts w:ascii="Times New Roman" w:eastAsia="Times New Roman" w:hAnsi="Times New Roman" w:cs="David" w:hint="cs"/>
          <w:sz w:val="20"/>
          <w:szCs w:val="24"/>
          <w:rtl/>
          <w:lang w:eastAsia="he-IL"/>
        </w:rPr>
        <w:t xml:space="preserve"> ו/או קלקול</w:t>
      </w:r>
      <w:r w:rsidRPr="007D6A6B">
        <w:rPr>
          <w:rFonts w:ascii="Times New Roman" w:eastAsia="Times New Roman" w:hAnsi="Times New Roman" w:cs="David"/>
          <w:sz w:val="20"/>
          <w:szCs w:val="24"/>
          <w:rtl/>
          <w:lang w:eastAsia="he-IL"/>
        </w:rPr>
        <w:t xml:space="preserve"> כלשהו לציוד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לכל חלק ממנו מכל סיבה שהיא.</w:t>
      </w:r>
    </w:p>
    <w:p w14:paraId="65C8261A"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המתכנן</w:t>
      </w:r>
    </w:p>
    <w:p w14:paraId="4A6AAC7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במגעים עם רשויות 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עם הרשות המקומית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הנוגע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וכל הכרוך בכך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w:t>
      </w:r>
    </w:p>
    <w:p w14:paraId="7966C563"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שהמתכנן לא יגיש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תיקונים לתכניות לא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הרשויות המוסמכות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אם כן אושרו קודם לכן</w:t>
      </w:r>
      <w:r w:rsidRPr="007D6A6B">
        <w:rPr>
          <w:rFonts w:ascii="Times New Roman" w:eastAsia="Times New Roman" w:hAnsi="Times New Roman" w:cs="David" w:hint="cs"/>
          <w:sz w:val="20"/>
          <w:szCs w:val="24"/>
          <w:rtl/>
          <w:lang w:eastAsia="he-IL"/>
        </w:rPr>
        <w:t>, מראש ובכתב,</w:t>
      </w:r>
      <w:r w:rsidRPr="007D6A6B">
        <w:rPr>
          <w:rFonts w:ascii="Times New Roman" w:eastAsia="Times New Roman" w:hAnsi="Times New Roman" w:cs="David"/>
          <w:sz w:val="20"/>
          <w:szCs w:val="24"/>
          <w:rtl/>
          <w:lang w:eastAsia="he-IL"/>
        </w:rPr>
        <w:t xml:space="preserve"> ע"י המזמין.</w:t>
      </w:r>
    </w:p>
    <w:p w14:paraId="76AF72B4"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הכרוך בהתחייבות חוקית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כספית</w:t>
      </w:r>
      <w:r w:rsidRPr="007D6A6B">
        <w:rPr>
          <w:rFonts w:ascii="Times New Roman" w:eastAsia="Times New Roman" w:hAnsi="Times New Roman" w:cs="David" w:hint="cs"/>
          <w:sz w:val="20"/>
          <w:szCs w:val="24"/>
          <w:rtl/>
          <w:lang w:eastAsia="he-IL"/>
        </w:rPr>
        <w:t xml:space="preserve"> ו/או אחרת,</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שורו של המזמין</w:t>
      </w:r>
      <w:r w:rsidRPr="007D6A6B">
        <w:rPr>
          <w:rFonts w:ascii="Times New Roman" w:eastAsia="Times New Roman" w:hAnsi="Times New Roman" w:cs="David" w:hint="cs"/>
          <w:sz w:val="20"/>
          <w:szCs w:val="24"/>
          <w:rtl/>
          <w:lang w:eastAsia="he-IL"/>
        </w:rPr>
        <w:t xml:space="preserve"> מראש ובכתב</w:t>
      </w:r>
      <w:r w:rsidRPr="007D6A6B">
        <w:rPr>
          <w:rFonts w:ascii="Times New Roman" w:eastAsia="Times New Roman" w:hAnsi="Times New Roman" w:cs="David"/>
          <w:sz w:val="20"/>
          <w:szCs w:val="24"/>
          <w:rtl/>
          <w:lang w:eastAsia="he-IL"/>
        </w:rPr>
        <w:t>.</w:t>
      </w:r>
    </w:p>
    <w:p w14:paraId="43D05A74"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lastRenderedPageBreak/>
        <w:t>זולת אם</w:t>
      </w:r>
      <w:r w:rsidRPr="007D6A6B">
        <w:rPr>
          <w:rFonts w:ascii="Times New Roman" w:eastAsia="Times New Roman" w:hAnsi="Times New Roman" w:cs="David"/>
          <w:sz w:val="20"/>
          <w:szCs w:val="24"/>
          <w:rtl/>
          <w:lang w:eastAsia="he-IL"/>
        </w:rPr>
        <w:t xml:space="preserve"> יוסמך לכך ע"י המזמין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יהיה המתכנן רשאי ליתן הוראות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הנחיות</w:t>
      </w:r>
      <w:r w:rsidRPr="007D6A6B">
        <w:rPr>
          <w:rFonts w:ascii="Times New Roman" w:eastAsia="Times New Roman" w:hAnsi="Times New Roman" w:cs="David" w:hint="cs"/>
          <w:sz w:val="20"/>
          <w:szCs w:val="24"/>
          <w:rtl/>
          <w:lang w:eastAsia="he-IL"/>
        </w:rPr>
        <w:t>, בין</w:t>
      </w:r>
      <w:r w:rsidRPr="007D6A6B">
        <w:rPr>
          <w:rFonts w:ascii="Times New Roman" w:eastAsia="Times New Roman" w:hAnsi="Times New Roman" w:cs="David"/>
          <w:sz w:val="20"/>
          <w:szCs w:val="24"/>
          <w:rtl/>
          <w:lang w:eastAsia="he-IL"/>
        </w:rPr>
        <w:t xml:space="preserve"> במישרין</w:t>
      </w:r>
      <w:r w:rsidRPr="007D6A6B">
        <w:rPr>
          <w:rFonts w:ascii="Times New Roman" w:eastAsia="Times New Roman" w:hAnsi="Times New Roman" w:cs="David" w:hint="cs"/>
          <w:sz w:val="20"/>
          <w:szCs w:val="24"/>
          <w:rtl/>
          <w:lang w:eastAsia="he-IL"/>
        </w:rPr>
        <w:t xml:space="preserve"> ובין בעקיפין,</w:t>
      </w:r>
      <w:r w:rsidRPr="007D6A6B">
        <w:rPr>
          <w:rFonts w:ascii="Times New Roman" w:eastAsia="Times New Roman" w:hAnsi="Times New Roman" w:cs="David"/>
          <w:sz w:val="20"/>
          <w:szCs w:val="24"/>
          <w:rtl/>
          <w:lang w:eastAsia="he-IL"/>
        </w:rPr>
        <w:t xml:space="preserve"> לקבלן הראשי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לקבלן העבודות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לנהל עמם מו"מ ביחס למחירים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דרכי ביצוע הכרוכים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 מחירים</w:t>
      </w:r>
      <w:r w:rsidRPr="007D6A6B">
        <w:rPr>
          <w:rFonts w:ascii="Times New Roman" w:eastAsia="Times New Roman" w:hAnsi="Times New Roman" w:cs="David" w:hint="cs"/>
          <w:sz w:val="20"/>
          <w:szCs w:val="24"/>
          <w:rtl/>
          <w:lang w:eastAsia="he-IL"/>
        </w:rPr>
        <w:t xml:space="preserve"> ו/או כמויות</w:t>
      </w:r>
      <w:r w:rsidRPr="007D6A6B">
        <w:rPr>
          <w:rFonts w:ascii="Times New Roman" w:eastAsia="Times New Roman" w:hAnsi="Times New Roman" w:cs="David"/>
          <w:sz w:val="20"/>
          <w:szCs w:val="24"/>
          <w:rtl/>
          <w:lang w:eastAsia="he-IL"/>
        </w:rPr>
        <w:t>, אלא באמצעות המזמין או המנהל.</w:t>
      </w:r>
    </w:p>
    <w:p w14:paraId="2B2ADFBF"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סמכויות המנהל</w:t>
      </w:r>
    </w:p>
    <w:p w14:paraId="26D6606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רשאי לבדוק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עת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את שרותי המתכנן כולם או </w:t>
      </w:r>
      <w:r w:rsidRPr="007D6A6B">
        <w:rPr>
          <w:rFonts w:ascii="Times New Roman" w:eastAsia="Times New Roman" w:hAnsi="Times New Roman" w:cs="David" w:hint="cs"/>
          <w:sz w:val="20"/>
          <w:szCs w:val="24"/>
          <w:rtl/>
          <w:lang w:eastAsia="he-IL"/>
        </w:rPr>
        <w:t>מקצתם</w:t>
      </w:r>
      <w:r w:rsidRPr="007D6A6B">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 כן רשאי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093E1EB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D6A6B">
        <w:rPr>
          <w:rFonts w:ascii="Times New Roman" w:eastAsia="Times New Roman" w:hAnsi="Times New Roman" w:cs="David"/>
          <w:bCs/>
          <w:sz w:val="20"/>
          <w:szCs w:val="24"/>
          <w:rtl/>
          <w:lang w:eastAsia="he-IL"/>
        </w:rPr>
        <w:t>א'</w:t>
      </w:r>
      <w:r w:rsidRPr="007D6A6B">
        <w:rPr>
          <w:rFonts w:ascii="Times New Roman" w:eastAsia="Times New Roman" w:hAnsi="Times New Roman" w:cs="David" w:hint="cs"/>
          <w:b/>
          <w:sz w:val="20"/>
          <w:szCs w:val="24"/>
          <w:rtl/>
          <w:lang w:eastAsia="he-IL"/>
        </w:rPr>
        <w:t xml:space="preserve"> המצ"ב</w:t>
      </w:r>
      <w:r w:rsidRPr="007D6A6B">
        <w:rPr>
          <w:rFonts w:ascii="Times New Roman" w:eastAsia="Times New Roman" w:hAnsi="Times New Roman" w:cs="David"/>
          <w:sz w:val="20"/>
          <w:szCs w:val="24"/>
          <w:rtl/>
          <w:lang w:eastAsia="he-IL"/>
        </w:rPr>
        <w:t>.</w:t>
      </w:r>
    </w:p>
    <w:p w14:paraId="2F2D72F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לצורך הפעלת סמכויותיו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רשאי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מי מטעמו לבקר במשרד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בכל מקום אחר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7D6A6B">
        <w:rPr>
          <w:rFonts w:ascii="Times New Roman" w:eastAsia="Times New Roman" w:hAnsi="Times New Roman" w:cs="David" w:hint="cs"/>
          <w:sz w:val="20"/>
          <w:szCs w:val="24"/>
          <w:rtl/>
          <w:lang w:eastAsia="he-IL"/>
        </w:rPr>
        <w:t>י המנהל 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על ידי מי </w:t>
      </w:r>
      <w:r w:rsidRPr="007D6A6B">
        <w:rPr>
          <w:rFonts w:ascii="Times New Roman" w:eastAsia="Times New Roman" w:hAnsi="Times New Roman" w:cs="David"/>
          <w:sz w:val="20"/>
          <w:szCs w:val="24"/>
          <w:rtl/>
          <w:lang w:eastAsia="he-IL"/>
        </w:rPr>
        <w:t>מטעמו.</w:t>
      </w:r>
    </w:p>
    <w:p w14:paraId="7DA0BD8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אין בהפעלת סמכויות המנהל על 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לגרוע </w:t>
      </w:r>
      <w:r w:rsidRPr="007D6A6B">
        <w:rPr>
          <w:rFonts w:ascii="Times New Roman" w:eastAsia="Times New Roman" w:hAnsi="Times New Roman" w:cs="David" w:hint="cs"/>
          <w:sz w:val="20"/>
          <w:szCs w:val="24"/>
          <w:rtl/>
          <w:lang w:eastAsia="he-IL"/>
        </w:rPr>
        <w:t xml:space="preserve">ו/או לשחרר </w:t>
      </w:r>
      <w:r w:rsidRPr="007D6A6B">
        <w:rPr>
          <w:rFonts w:ascii="Times New Roman" w:eastAsia="Times New Roman" w:hAnsi="Times New Roman" w:cs="David"/>
          <w:sz w:val="20"/>
          <w:szCs w:val="24"/>
          <w:rtl/>
          <w:lang w:eastAsia="he-IL"/>
        </w:rPr>
        <w:t xml:space="preserve">מאחריות </w:t>
      </w:r>
      <w:r w:rsidRPr="007D6A6B">
        <w:rPr>
          <w:rFonts w:ascii="Times New Roman" w:eastAsia="Times New Roman" w:hAnsi="Times New Roman" w:cs="David" w:hint="cs"/>
          <w:sz w:val="20"/>
          <w:szCs w:val="24"/>
          <w:rtl/>
          <w:lang w:eastAsia="he-IL"/>
        </w:rPr>
        <w:t>המתכנן על פי חוזה זה ו/או על פי כל דין.</w:t>
      </w:r>
      <w:r w:rsidRPr="007D6A6B">
        <w:rPr>
          <w:rFonts w:ascii="Times New Roman" w:eastAsia="Times New Roman" w:hAnsi="Times New Roman" w:cs="David"/>
          <w:sz w:val="20"/>
          <w:szCs w:val="24"/>
          <w:rtl/>
          <w:lang w:eastAsia="he-IL"/>
        </w:rPr>
        <w:t xml:space="preserve"> בהקשר זה מובהר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1A92F228"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אישר המנהל 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7D6A6B">
        <w:rPr>
          <w:rFonts w:ascii="Times New Roman" w:eastAsia="Times New Roman" w:hAnsi="Times New Roman" w:cs="David" w:hint="cs"/>
          <w:sz w:val="20"/>
          <w:szCs w:val="24"/>
          <w:rtl/>
          <w:lang w:eastAsia="he-IL"/>
        </w:rPr>
        <w:t>חוזה</w:t>
      </w:r>
      <w:r w:rsidRPr="007D6A6B">
        <w:rPr>
          <w:rFonts w:ascii="Times New Roman" w:eastAsia="Times New Roman" w:hAnsi="Times New Roman" w:cs="David"/>
          <w:sz w:val="20"/>
          <w:szCs w:val="24"/>
          <w:rtl/>
          <w:lang w:eastAsia="he-IL"/>
        </w:rPr>
        <w:t xml:space="preserve"> זה, </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לשחרר את המתכנן מאחריותו המקצועית המלאה ו</w:t>
      </w:r>
      <w:r w:rsidRPr="007D6A6B">
        <w:rPr>
          <w:rFonts w:ascii="Times New Roman" w:eastAsia="Times New Roman" w:hAnsi="Times New Roman" w:cs="David" w:hint="cs"/>
          <w:sz w:val="20"/>
          <w:szCs w:val="24"/>
          <w:rtl/>
          <w:lang w:eastAsia="he-IL"/>
        </w:rPr>
        <w:t>לא יהא</w:t>
      </w:r>
      <w:r w:rsidRPr="007D6A6B">
        <w:rPr>
          <w:rFonts w:ascii="Times New Roman" w:eastAsia="Times New Roman" w:hAnsi="Times New Roman" w:cs="David"/>
          <w:sz w:val="20"/>
          <w:szCs w:val="24"/>
          <w:rtl/>
          <w:lang w:eastAsia="he-IL"/>
        </w:rPr>
        <w:t xml:space="preserve"> בכך כדי להטיל על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על המזמין אחריות כלשהי לטיב התכניות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המסמכים האמורים.</w:t>
      </w:r>
    </w:p>
    <w:p w14:paraId="1260986A"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לוח זמנים ושלבי ב</w:t>
      </w:r>
      <w:r w:rsidRPr="007D6A6B">
        <w:rPr>
          <w:rFonts w:ascii="Times New Roman" w:eastAsia="Times New Roman" w:hAnsi="Times New Roman" w:cs="David" w:hint="cs"/>
          <w:bCs/>
          <w:sz w:val="20"/>
          <w:szCs w:val="24"/>
          <w:u w:val="single"/>
          <w:rtl/>
          <w:lang w:eastAsia="he-IL"/>
        </w:rPr>
        <w:t>י</w:t>
      </w:r>
      <w:r w:rsidRPr="007D6A6B">
        <w:rPr>
          <w:rFonts w:ascii="Times New Roman" w:eastAsia="Times New Roman" w:hAnsi="Times New Roman" w:cs="David"/>
          <w:bCs/>
          <w:sz w:val="20"/>
          <w:szCs w:val="24"/>
          <w:u w:val="single"/>
          <w:rtl/>
          <w:lang w:eastAsia="he-IL"/>
        </w:rPr>
        <w:t>צוע</w:t>
      </w:r>
    </w:p>
    <w:p w14:paraId="1EC3D09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7D6A6B">
        <w:rPr>
          <w:rFonts w:ascii="Times New Roman" w:eastAsia="Times New Roman" w:hAnsi="Times New Roman" w:cs="David"/>
          <w:b/>
          <w:bCs/>
          <w:sz w:val="20"/>
          <w:szCs w:val="24"/>
          <w:rtl/>
          <w:lang w:eastAsia="he-IL"/>
        </w:rPr>
        <w:t>ג'</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(להלן: "</w:t>
      </w:r>
      <w:r w:rsidRPr="007D6A6B">
        <w:rPr>
          <w:rFonts w:ascii="Times New Roman" w:eastAsia="Times New Roman" w:hAnsi="Times New Roman" w:cs="David"/>
          <w:b/>
          <w:bCs/>
          <w:sz w:val="20"/>
          <w:szCs w:val="24"/>
          <w:rtl/>
          <w:lang w:eastAsia="he-IL"/>
        </w:rPr>
        <w:t>לוח הזמנים</w:t>
      </w:r>
      <w:r w:rsidRPr="007D6A6B">
        <w:rPr>
          <w:rFonts w:ascii="Times New Roman" w:eastAsia="Times New Roman" w:hAnsi="Times New Roman" w:cs="David"/>
          <w:sz w:val="20"/>
          <w:szCs w:val="24"/>
          <w:rtl/>
          <w:lang w:eastAsia="he-IL"/>
        </w:rPr>
        <w:t>"). כל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 הכלול בשרותי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לא נקבע לו מועד בלוח הזמנים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יבוצע על ידי המתכנן במועד שיהיה דרוש על מנת להבטיח</w:t>
      </w:r>
      <w:r w:rsidRPr="007D6A6B">
        <w:rPr>
          <w:rFonts w:ascii="Times New Roman" w:eastAsia="Times New Roman" w:hAnsi="Times New Roman" w:cs="David" w:hint="cs"/>
          <w:sz w:val="20"/>
          <w:szCs w:val="24"/>
          <w:rtl/>
          <w:lang w:eastAsia="he-IL"/>
        </w:rPr>
        <w:t xml:space="preserve"> את</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 xml:space="preserve">קבלנים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אחרים בהתאם ללוח הזמנים המוסכם 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מם.</w:t>
      </w:r>
    </w:p>
    <w:p w14:paraId="5926A9B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לא יתחיל המתכנן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קטע מהפרויקט ו/או שלב משלבי העבודה כמפורט בנספח </w:t>
      </w:r>
      <w:r w:rsidRPr="007D6A6B">
        <w:rPr>
          <w:rFonts w:ascii="Times New Roman" w:eastAsia="Times New Roman" w:hAnsi="Times New Roman" w:cs="David"/>
          <w:bCs/>
          <w:sz w:val="20"/>
          <w:szCs w:val="24"/>
          <w:rtl/>
          <w:lang w:eastAsia="he-IL"/>
        </w:rPr>
        <w:t>ב'</w:t>
      </w:r>
      <w:r w:rsidRPr="007D6A6B">
        <w:rPr>
          <w:rFonts w:ascii="Times New Roman" w:eastAsia="Times New Roman" w:hAnsi="Times New Roman" w:cs="David"/>
          <w:sz w:val="20"/>
          <w:szCs w:val="24"/>
          <w:rtl/>
          <w:lang w:eastAsia="he-IL"/>
        </w:rPr>
        <w:t xml:space="preserve"> או </w:t>
      </w:r>
      <w:r w:rsidRPr="007D6A6B">
        <w:rPr>
          <w:rFonts w:ascii="Times New Roman" w:eastAsia="Times New Roman" w:hAnsi="Times New Roman" w:cs="David"/>
          <w:b/>
          <w:bCs/>
          <w:sz w:val="20"/>
          <w:szCs w:val="24"/>
          <w:rtl/>
          <w:lang w:eastAsia="he-IL"/>
        </w:rPr>
        <w:t xml:space="preserve">ג'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אלא אם כן הודיע למזמין תחילה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הגיע לדעתו מועד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זה וק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מהמזמין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לביצועו.</w:t>
      </w:r>
    </w:p>
    <w:p w14:paraId="3B48CDE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יש לראות </w:t>
      </w:r>
      <w:r w:rsidRPr="007D6A6B">
        <w:rPr>
          <w:rFonts w:ascii="Times New Roman" w:eastAsia="Times New Roman" w:hAnsi="Times New Roman" w:cs="David" w:hint="cs"/>
          <w:sz w:val="20"/>
          <w:szCs w:val="24"/>
          <w:rtl/>
          <w:lang w:eastAsia="he-IL"/>
        </w:rPr>
        <w:t>ב</w:t>
      </w:r>
      <w:r w:rsidRPr="007D6A6B">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7310189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ידוע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התחייבויות היועצים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הקבלנים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יתר הגורמים, מותנות בכך שיסופקו להם כל התכניות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ההנחיות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ההוראות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הפרטים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הביאורים שידרשו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מהקבלנים מלטעון לעיכוב מוצדק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4B8D4F59"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 יוכר כמוצדק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אך ו</w:t>
      </w:r>
      <w:r w:rsidRPr="007D6A6B">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0729DD2E"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הוא נובע מכ</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ח עליון או גורם אחר (להלן יחדיו: "</w:t>
      </w:r>
      <w:r w:rsidRPr="007D6A6B">
        <w:rPr>
          <w:rFonts w:ascii="Times New Roman" w:eastAsia="Times New Roman" w:hAnsi="Times New Roman" w:cs="David"/>
          <w:b/>
          <w:bCs/>
          <w:sz w:val="20"/>
          <w:szCs w:val="24"/>
          <w:rtl/>
          <w:lang w:eastAsia="he-IL"/>
        </w:rPr>
        <w:t>אירוע דוחה</w:t>
      </w:r>
      <w:r w:rsidRPr="007D6A6B">
        <w:rPr>
          <w:rFonts w:ascii="Times New Roman" w:eastAsia="Times New Roman" w:hAnsi="Times New Roman" w:cs="David"/>
          <w:sz w:val="20"/>
          <w:szCs w:val="24"/>
          <w:rtl/>
          <w:lang w:eastAsia="he-IL"/>
        </w:rPr>
        <w:t>") שלדעת המנהל לא הייתה למתכנן שליטה עליו.</w:t>
      </w:r>
    </w:p>
    <w:p w14:paraId="6C16EB00"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46424F2B"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לא קיבל תכניות, הנחיות, הוראות, פרטים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78E3FB4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המנהל אישר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האירוע הדוחה אכן מצדיק 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השירות ואת משך הדחייה.</w:t>
      </w:r>
    </w:p>
    <w:p w14:paraId="5D2D0BF8" w14:textId="77777777" w:rsidR="007D6A6B" w:rsidRPr="007D6A6B" w:rsidRDefault="007D6A6B" w:rsidP="007D6A6B">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w:t>
      </w:r>
      <w:r w:rsidRPr="007D6A6B">
        <w:rPr>
          <w:rFonts w:ascii="Times New Roman" w:eastAsia="Times New Roman" w:hAnsi="Times New Roman" w:cs="David" w:hint="cs"/>
          <w:sz w:val="20"/>
          <w:szCs w:val="24"/>
          <w:rtl/>
          <w:lang w:eastAsia="he-IL"/>
        </w:rPr>
        <w:t xml:space="preserve">כלליות </w:t>
      </w:r>
      <w:r w:rsidRPr="007D6A6B">
        <w:rPr>
          <w:rFonts w:ascii="Times New Roman" w:eastAsia="Times New Roman" w:hAnsi="Times New Roman" w:cs="David"/>
          <w:sz w:val="20"/>
          <w:szCs w:val="24"/>
          <w:rtl/>
          <w:lang w:eastAsia="he-IL"/>
        </w:rPr>
        <w:t>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חור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עבודות תכנון ע"י אחרים לא יהווה עילה לעיכוב בב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שירותי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אלא בא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שור המנהל </w:t>
      </w:r>
      <w:r w:rsidRPr="007D6A6B">
        <w:rPr>
          <w:rFonts w:ascii="Times New Roman" w:eastAsia="Times New Roman" w:hAnsi="Times New Roman" w:cs="David" w:hint="cs"/>
          <w:sz w:val="20"/>
          <w:szCs w:val="24"/>
          <w:rtl/>
          <w:lang w:eastAsia="he-IL"/>
        </w:rPr>
        <w:t>מראש ו</w:t>
      </w:r>
      <w:r w:rsidRPr="007D6A6B">
        <w:rPr>
          <w:rFonts w:ascii="Times New Roman" w:eastAsia="Times New Roman" w:hAnsi="Times New Roman" w:cs="David"/>
          <w:sz w:val="20"/>
          <w:szCs w:val="24"/>
          <w:rtl/>
          <w:lang w:eastAsia="he-IL"/>
        </w:rPr>
        <w:t>בכתב.</w:t>
      </w:r>
    </w:p>
    <w:p w14:paraId="2431161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להודיע למנהל מידית, על כל עיכוב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לפי הערכתו עלול לגרום לאיחור בקיום לוח הזמנים.</w:t>
      </w:r>
    </w:p>
    <w:p w14:paraId="0A2A3B6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1135318A"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המנהל רשאי לבקר במשרד המתכנן ולעיין בהתקדמות ובאופן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שרותי המתכנן, והמתכנן ימסור למנהל כל הסבר </w:t>
      </w:r>
      <w:r w:rsidRPr="007D6A6B">
        <w:rPr>
          <w:rFonts w:ascii="Times New Roman" w:eastAsia="Times New Roman" w:hAnsi="Times New Roman" w:cs="David" w:hint="cs"/>
          <w:sz w:val="20"/>
          <w:szCs w:val="24"/>
          <w:rtl/>
          <w:lang w:eastAsia="he-IL"/>
        </w:rPr>
        <w:t xml:space="preserve">ו/או </w:t>
      </w:r>
      <w:r w:rsidRPr="007D6A6B">
        <w:rPr>
          <w:rFonts w:ascii="Times New Roman" w:eastAsia="Times New Roman" w:hAnsi="Times New Roman" w:cs="David"/>
          <w:sz w:val="20"/>
          <w:szCs w:val="24"/>
          <w:rtl/>
          <w:lang w:eastAsia="he-IL"/>
        </w:rPr>
        <w:t>פרט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דיווח</w:t>
      </w:r>
      <w:r w:rsidRPr="007D6A6B">
        <w:rPr>
          <w:rFonts w:ascii="Times New Roman" w:eastAsia="Times New Roman" w:hAnsi="Times New Roman" w:cs="David" w:hint="cs"/>
          <w:sz w:val="20"/>
          <w:szCs w:val="24"/>
          <w:rtl/>
          <w:lang w:eastAsia="he-IL"/>
        </w:rPr>
        <w:t>, מיד</w:t>
      </w:r>
      <w:r w:rsidRPr="007D6A6B">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7D6A6B">
        <w:rPr>
          <w:rFonts w:ascii="Times New Roman" w:eastAsia="Times New Roman" w:hAnsi="Times New Roman" w:cs="David" w:hint="cs"/>
          <w:sz w:val="20"/>
          <w:szCs w:val="24"/>
          <w:rtl/>
          <w:lang w:eastAsia="he-IL"/>
        </w:rPr>
        <w:t xml:space="preserve"> זה ו/או לפי כל דין</w:t>
      </w:r>
      <w:r w:rsidRPr="007D6A6B">
        <w:rPr>
          <w:rFonts w:ascii="Times New Roman" w:eastAsia="Times New Roman" w:hAnsi="Times New Roman" w:cs="David"/>
          <w:sz w:val="20"/>
          <w:szCs w:val="24"/>
          <w:rtl/>
          <w:lang w:eastAsia="he-IL"/>
        </w:rPr>
        <w:t>.</w:t>
      </w:r>
    </w:p>
    <w:p w14:paraId="40BA362D"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2BD3B4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שכר המתכנן</w:t>
      </w:r>
    </w:p>
    <w:p w14:paraId="70981850"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תמורת שרותי המתכנן וכל יתר התחייבויותיו לפי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כמפורט בנספח </w:t>
      </w:r>
      <w:r w:rsidRPr="007D6A6B">
        <w:rPr>
          <w:rFonts w:ascii="Times New Roman" w:eastAsia="Times New Roman" w:hAnsi="Times New Roman" w:cs="David"/>
          <w:bCs/>
          <w:sz w:val="20"/>
          <w:szCs w:val="24"/>
          <w:rtl/>
          <w:lang w:eastAsia="he-IL"/>
        </w:rPr>
        <w:t xml:space="preserve">ד' </w:t>
      </w:r>
      <w:r w:rsidRPr="007D6A6B">
        <w:rPr>
          <w:rFonts w:ascii="Times New Roman" w:eastAsia="Times New Roman" w:hAnsi="Times New Roman" w:cs="David" w:hint="cs"/>
          <w:b/>
          <w:sz w:val="20"/>
          <w:szCs w:val="24"/>
          <w:rtl/>
          <w:lang w:eastAsia="he-IL"/>
        </w:rPr>
        <w:t xml:space="preserve">המצ"ב </w:t>
      </w:r>
      <w:r w:rsidRPr="007D6A6B">
        <w:rPr>
          <w:rFonts w:ascii="Times New Roman" w:eastAsia="Times New Roman" w:hAnsi="Times New Roman" w:cs="David"/>
          <w:sz w:val="20"/>
          <w:szCs w:val="24"/>
          <w:rtl/>
          <w:lang w:eastAsia="he-IL"/>
        </w:rPr>
        <w:t>(להלן: "</w:t>
      </w:r>
      <w:r w:rsidRPr="007D6A6B">
        <w:rPr>
          <w:rFonts w:ascii="Times New Roman" w:eastAsia="Times New Roman" w:hAnsi="Times New Roman" w:cs="David"/>
          <w:b/>
          <w:bCs/>
          <w:sz w:val="20"/>
          <w:szCs w:val="24"/>
          <w:rtl/>
          <w:lang w:eastAsia="he-IL"/>
        </w:rPr>
        <w:t>שכר המתכנן</w:t>
      </w:r>
      <w:r w:rsidRPr="007D6A6B">
        <w:rPr>
          <w:rFonts w:ascii="Times New Roman" w:eastAsia="Times New Roman" w:hAnsi="Times New Roman" w:cs="David"/>
          <w:sz w:val="20"/>
          <w:szCs w:val="24"/>
          <w:rtl/>
          <w:lang w:eastAsia="he-IL"/>
        </w:rPr>
        <w:t>").</w:t>
      </w:r>
    </w:p>
    <w:p w14:paraId="15E9A921"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בהוצאות הממשיות בשרותי העזר המפורטים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שא המזמין:</w:t>
      </w:r>
    </w:p>
    <w:p w14:paraId="400A186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הדפסות בתוויין המיועדות להפצה לאחרים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7D6A6B">
        <w:rPr>
          <w:rFonts w:ascii="Times New Roman" w:eastAsia="Times New Roman" w:hAnsi="Times New Roman" w:cs="David" w:hint="cs"/>
          <w:sz w:val="20"/>
          <w:szCs w:val="24"/>
          <w:rtl/>
          <w:lang w:eastAsia="he-IL"/>
        </w:rPr>
        <w:t>ת</w:t>
      </w:r>
      <w:r w:rsidRPr="007D6A6B">
        <w:rPr>
          <w:rFonts w:ascii="Times New Roman" w:eastAsia="Times New Roman" w:hAnsi="Times New Roman" w:cs="David"/>
          <w:sz w:val="20"/>
          <w:szCs w:val="24"/>
          <w:rtl/>
          <w:lang w:eastAsia="he-IL"/>
        </w:rPr>
        <w:t xml:space="preserve"> החזר.</w:t>
      </w:r>
    </w:p>
    <w:p w14:paraId="5E56F0D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8628EF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0813ADA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4"/>
          <w:rtl/>
          <w:lang w:eastAsia="he-IL"/>
        </w:rPr>
      </w:pPr>
    </w:p>
    <w:p w14:paraId="75F9357B"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העתקות שנמסרו ע"י המתכנן למזמין</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לרשויות המוסמכות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sz w:val="20"/>
          <w:szCs w:val="24"/>
          <w:rtl/>
          <w:lang w:eastAsia="he-IL"/>
        </w:rPr>
        <w:lastRenderedPageBreak/>
        <w:t>ליועצים, למעט העתקות וצילומים שיפיק המתכנן במשרדו.</w:t>
      </w:r>
    </w:p>
    <w:p w14:paraId="7485A5C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שכפול מסמכים.</w:t>
      </w:r>
    </w:p>
    <w:p w14:paraId="46355A98"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07E165F2"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מדידות וצילומי אויר.</w:t>
      </w:r>
    </w:p>
    <w:p w14:paraId="6D109787"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קידוחים ובדיקות קרקע.</w:t>
      </w:r>
    </w:p>
    <w:p w14:paraId="3092131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שליחויות.</w:t>
      </w:r>
    </w:p>
    <w:p w14:paraId="6EF38610"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העזר המפורטים בסעיפים 7.2.1 עד 7.2.3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יוזמנו על ידי המתכנן באמצעות מערכת ניהול פרויקטים </w:t>
      </w:r>
      <w:r w:rsidRPr="007D6A6B">
        <w:rPr>
          <w:rFonts w:ascii="Times New Roman" w:eastAsia="Times New Roman" w:hAnsi="Times New Roman" w:cs="David"/>
          <w:sz w:val="20"/>
          <w:szCs w:val="24"/>
          <w:lang w:eastAsia="he-IL"/>
        </w:rPr>
        <w:t>VIEW</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 מערכת רמדורנט מודול ניהול מסמכים (</w:t>
      </w:r>
      <w:r w:rsidRPr="007D6A6B">
        <w:rPr>
          <w:rFonts w:ascii="Times New Roman" w:eastAsia="Times New Roman" w:hAnsi="Times New Roman" w:cs="David"/>
          <w:sz w:val="20"/>
          <w:szCs w:val="24"/>
          <w:lang w:eastAsia="he-IL"/>
        </w:rPr>
        <w:t>DM</w:t>
      </w:r>
      <w:r w:rsidRPr="007D6A6B">
        <w:rPr>
          <w:rFonts w:ascii="Times New Roman" w:eastAsia="Times New Roman" w:hAnsi="Times New Roman" w:cs="David"/>
          <w:sz w:val="20"/>
          <w:szCs w:val="24"/>
          <w:rtl/>
          <w:lang w:eastAsia="he-IL"/>
        </w:rPr>
        <w:t>) רק ממכונים המאושרים ע"י המזמין לבצע עבודות עבורו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F6B07CE"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על חשבון שכר המתכנן ישולמו למתכנן תשלומי ביניים בש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עורים ובמועדים המפורטים בנספח</w:t>
      </w:r>
      <w:r w:rsidRPr="007D6A6B">
        <w:rPr>
          <w:rFonts w:ascii="Times New Roman" w:eastAsia="Times New Roman" w:hAnsi="Times New Roman" w:cs="David"/>
          <w:bCs/>
          <w:sz w:val="20"/>
          <w:szCs w:val="24"/>
          <w:rtl/>
          <w:lang w:eastAsia="he-IL"/>
        </w:rPr>
        <w:t xml:space="preserve"> ה'</w:t>
      </w:r>
      <w:r w:rsidRPr="007D6A6B">
        <w:rPr>
          <w:rFonts w:ascii="Times New Roman" w:eastAsia="Times New Roman" w:hAnsi="Times New Roman" w:cs="David" w:hint="cs"/>
          <w:sz w:val="20"/>
          <w:szCs w:val="24"/>
          <w:rtl/>
          <w:lang w:eastAsia="he-IL"/>
        </w:rPr>
        <w:t xml:space="preserve"> המצ"ב,</w:t>
      </w:r>
      <w:r w:rsidRPr="007D6A6B">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p>
    <w:p w14:paraId="18172435"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תשלומי הביניים לפי פסקה זו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מקדמות על חשבון שכר המתכנן ואין </w:t>
      </w:r>
      <w:r w:rsidRPr="007D6A6B">
        <w:rPr>
          <w:rFonts w:ascii="Times New Roman" w:eastAsia="Times New Roman" w:hAnsi="Times New Roman" w:cs="David"/>
          <w:sz w:val="20"/>
          <w:szCs w:val="24"/>
          <w:rtl/>
          <w:lang w:eastAsia="he-IL"/>
        </w:rPr>
        <w:lastRenderedPageBreak/>
        <w:t>באישורם ו/או בתשלומם משום אישור כלשהו מצד המזמין לגבי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שלב משלבי שירותי המתכנן ו/או טיב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4AD4CBD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השכר האמור בנספח </w:t>
      </w:r>
      <w:r w:rsidRPr="007D6A6B">
        <w:rPr>
          <w:rFonts w:ascii="Times New Roman" w:eastAsia="Times New Roman" w:hAnsi="Times New Roman" w:cs="David"/>
          <w:b/>
          <w:bCs/>
          <w:sz w:val="20"/>
          <w:szCs w:val="24"/>
          <w:rtl/>
          <w:lang w:eastAsia="he-IL"/>
        </w:rPr>
        <w:t xml:space="preserve">ד' </w:t>
      </w:r>
      <w:r w:rsidRPr="007D6A6B">
        <w:rPr>
          <w:rFonts w:ascii="Times New Roman" w:eastAsia="Times New Roman" w:hAnsi="Times New Roman" w:cs="David" w:hint="cs"/>
          <w:sz w:val="20"/>
          <w:szCs w:val="24"/>
          <w:rtl/>
          <w:lang w:eastAsia="he-IL"/>
        </w:rPr>
        <w:t xml:space="preserve">המצ"ב, </w:t>
      </w:r>
      <w:r w:rsidRPr="007D6A6B">
        <w:rPr>
          <w:rFonts w:ascii="Times New Roman" w:eastAsia="Times New Roman" w:hAnsi="Times New Roman" w:cs="David"/>
          <w:sz w:val="20"/>
          <w:szCs w:val="24"/>
          <w:rtl/>
          <w:lang w:eastAsia="he-IL"/>
        </w:rPr>
        <w:t>ה</w:t>
      </w:r>
      <w:r w:rsidRPr="007D6A6B">
        <w:rPr>
          <w:rFonts w:ascii="Times New Roman" w:eastAsia="Times New Roman" w:hAnsi="Times New Roman" w:cs="David" w:hint="cs"/>
          <w:sz w:val="20"/>
          <w:szCs w:val="24"/>
          <w:rtl/>
          <w:lang w:eastAsia="he-IL"/>
        </w:rPr>
        <w:t xml:space="preserve">ינו </w:t>
      </w:r>
      <w:r w:rsidRPr="007D6A6B">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D6A6B">
        <w:rPr>
          <w:rFonts w:ascii="Times New Roman" w:eastAsia="Times New Roman" w:hAnsi="Times New Roman" w:cs="David" w:hint="cs"/>
          <w:sz w:val="20"/>
          <w:szCs w:val="24"/>
          <w:rtl/>
          <w:lang w:eastAsia="he-IL"/>
        </w:rPr>
        <w:t xml:space="preserve">זה </w:t>
      </w:r>
      <w:r w:rsidRPr="007D6A6B">
        <w:rPr>
          <w:rFonts w:ascii="Times New Roman" w:eastAsia="Times New Roman" w:hAnsi="Times New Roman" w:cs="David"/>
          <w:sz w:val="20"/>
          <w:szCs w:val="24"/>
          <w:rtl/>
          <w:lang w:eastAsia="he-IL"/>
        </w:rPr>
        <w:t>במפורש אחרת. תנאי לתשלום שכר המתכנן במלואו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הינו המצאת הצהרה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7D6A6B">
        <w:rPr>
          <w:rFonts w:ascii="Times New Roman" w:eastAsia="Times New Roman" w:hAnsi="Times New Roman" w:cs="David"/>
          <w:b/>
          <w:bCs/>
          <w:sz w:val="20"/>
          <w:szCs w:val="24"/>
          <w:rtl/>
          <w:lang w:eastAsia="he-IL"/>
        </w:rPr>
        <w:t>ט'</w:t>
      </w:r>
      <w:r w:rsidRPr="007D6A6B">
        <w:rPr>
          <w:rFonts w:ascii="Times New Roman" w:eastAsia="Times New Roman" w:hAnsi="Times New Roman" w:cs="David"/>
          <w:sz w:val="20"/>
          <w:szCs w:val="24"/>
          <w:rtl/>
          <w:lang w:eastAsia="he-IL"/>
        </w:rPr>
        <w:t xml:space="preserve"> לחוזה זה וכתב היעדר תביעות המצורף כנספח</w:t>
      </w:r>
      <w:r w:rsidRPr="007D6A6B">
        <w:rPr>
          <w:rFonts w:ascii="Times New Roman" w:eastAsia="Times New Roman" w:hAnsi="Times New Roman" w:cs="David"/>
          <w:b/>
          <w:bCs/>
          <w:sz w:val="20"/>
          <w:szCs w:val="24"/>
          <w:rtl/>
          <w:lang w:eastAsia="he-IL"/>
        </w:rPr>
        <w:t xml:space="preserve"> י'</w:t>
      </w:r>
      <w:r w:rsidRPr="007D6A6B">
        <w:rPr>
          <w:rFonts w:ascii="Times New Roman" w:eastAsia="Times New Roman" w:hAnsi="Times New Roman" w:cs="David"/>
          <w:sz w:val="20"/>
          <w:szCs w:val="24"/>
          <w:rtl/>
          <w:lang w:eastAsia="he-IL"/>
        </w:rPr>
        <w:t xml:space="preserve"> לחוזה זה למזמין, חתום ע"י המתכנן ומאומת כנדרש בו.</w:t>
      </w:r>
    </w:p>
    <w:p w14:paraId="609CAEA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מבלי לפגוע בכלליות האמור בסעיף </w:t>
      </w:r>
      <w:r w:rsidRPr="007D6A6B">
        <w:rPr>
          <w:rFonts w:ascii="Times New Roman" w:eastAsia="Times New Roman" w:hAnsi="Times New Roman" w:cs="David" w:hint="cs"/>
          <w:sz w:val="20"/>
          <w:szCs w:val="24"/>
          <w:rtl/>
          <w:lang w:eastAsia="he-IL"/>
        </w:rPr>
        <w:t>7 לעיל</w:t>
      </w:r>
      <w:r w:rsidRPr="007D6A6B">
        <w:rPr>
          <w:rFonts w:ascii="Times New Roman" w:eastAsia="Times New Roman" w:hAnsi="Times New Roman" w:cs="David"/>
          <w:sz w:val="20"/>
          <w:szCs w:val="24"/>
          <w:rtl/>
          <w:lang w:eastAsia="he-IL"/>
        </w:rPr>
        <w:t>, מוסכם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רכוש ה</w:t>
      </w:r>
      <w:r w:rsidRPr="007D6A6B">
        <w:rPr>
          <w:rFonts w:ascii="Times New Roman" w:eastAsia="Times New Roman" w:hAnsi="Times New Roman" w:cs="David" w:hint="cs"/>
          <w:sz w:val="20"/>
          <w:szCs w:val="24"/>
          <w:rtl/>
          <w:lang w:eastAsia="he-IL"/>
        </w:rPr>
        <w:t>מזמין</w:t>
      </w:r>
      <w:r w:rsidRPr="007D6A6B">
        <w:rPr>
          <w:rFonts w:ascii="Times New Roman" w:eastAsia="Times New Roman" w:hAnsi="Times New Roman" w:cs="David"/>
          <w:sz w:val="20"/>
          <w:szCs w:val="24"/>
          <w:rtl/>
          <w:lang w:eastAsia="he-IL"/>
        </w:rPr>
        <w:t>. מובהר בזה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הפרת סעיף זה על ידי המתכנן תה</w:t>
      </w:r>
      <w:r w:rsidRPr="007D6A6B">
        <w:rPr>
          <w:rFonts w:ascii="Times New Roman" w:eastAsia="Times New Roman" w:hAnsi="Times New Roman" w:cs="David" w:hint="cs"/>
          <w:sz w:val="20"/>
          <w:szCs w:val="24"/>
          <w:rtl/>
          <w:lang w:eastAsia="he-IL"/>
        </w:rPr>
        <w:t>ווה</w:t>
      </w:r>
      <w:r w:rsidRPr="007D6A6B">
        <w:rPr>
          <w:rFonts w:ascii="Times New Roman" w:eastAsia="Times New Roman" w:hAnsi="Times New Roman" w:cs="David"/>
          <w:sz w:val="20"/>
          <w:szCs w:val="24"/>
          <w:rtl/>
          <w:lang w:eastAsia="he-IL"/>
        </w:rPr>
        <w:t xml:space="preserve"> הפרה יסודית של חוזה</w:t>
      </w:r>
      <w:r w:rsidRPr="007D6A6B">
        <w:rPr>
          <w:rFonts w:ascii="Times New Roman" w:eastAsia="Times New Roman" w:hAnsi="Times New Roman" w:cs="David" w:hint="cs"/>
          <w:sz w:val="20"/>
          <w:szCs w:val="24"/>
          <w:rtl/>
          <w:lang w:eastAsia="he-IL"/>
        </w:rPr>
        <w:t xml:space="preserve"> זה. </w:t>
      </w:r>
    </w:p>
    <w:p w14:paraId="75E420D0"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תנאים מקדמיים לביצוע תשלום כלשהו ע"ח שכר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הינם הצגת ר</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7D6A6B">
        <w:rPr>
          <w:rFonts w:ascii="Times New Roman" w:eastAsia="Times New Roman" w:hAnsi="Times New Roman" w:cs="David" w:hint="cs"/>
          <w:sz w:val="20"/>
          <w:szCs w:val="24"/>
          <w:rtl/>
          <w:lang w:eastAsia="he-IL"/>
        </w:rPr>
        <w:t>עובר</w:t>
      </w:r>
      <w:r w:rsidRPr="007D6A6B">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BCBD2F5" w14:textId="77777777" w:rsidR="007D6A6B" w:rsidRPr="007D6A6B" w:rsidRDefault="007D6A6B" w:rsidP="007D6A6B">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6568E388"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שנויים בתכנון</w:t>
      </w:r>
    </w:p>
    <w:p w14:paraId="03EDD32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המנהל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55C9D3C9" w14:textId="77777777" w:rsidR="007D6A6B" w:rsidRPr="00736034"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36034">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736034">
        <w:rPr>
          <w:rFonts w:ascii="Times New Roman" w:eastAsia="Times New Roman" w:hAnsi="Times New Roman" w:cs="David" w:hint="cs"/>
          <w:sz w:val="20"/>
          <w:szCs w:val="24"/>
          <w:rtl/>
          <w:lang w:eastAsia="he-IL"/>
        </w:rPr>
        <w:t>ים</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bCs/>
          <w:sz w:val="20"/>
          <w:szCs w:val="24"/>
          <w:rtl/>
          <w:lang w:eastAsia="he-IL"/>
        </w:rPr>
        <w:t>ב' או ג'</w:t>
      </w:r>
      <w:r w:rsidRPr="00736034">
        <w:rPr>
          <w:rFonts w:ascii="Times New Roman" w:eastAsia="Times New Roman" w:hAnsi="Times New Roman" w:cs="David" w:hint="cs"/>
          <w:b/>
          <w:sz w:val="20"/>
          <w:szCs w:val="24"/>
          <w:rtl/>
          <w:lang w:eastAsia="he-IL"/>
        </w:rPr>
        <w:t xml:space="preserve"> המצ"ב</w:t>
      </w:r>
      <w:r w:rsidRPr="00736034">
        <w:rPr>
          <w:rFonts w:ascii="Times New Roman" w:eastAsia="Times New Roman" w:hAnsi="Times New Roman" w:cs="David"/>
          <w:sz w:val="20"/>
          <w:szCs w:val="24"/>
          <w:rtl/>
          <w:lang w:eastAsia="he-IL"/>
        </w:rPr>
        <w:t>, וב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רותי המתכנן</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אלמלא השנויים</w:t>
      </w:r>
      <w:r w:rsidRPr="00736034">
        <w:rPr>
          <w:rFonts w:ascii="Times New Roman" w:eastAsia="Times New Roman" w:hAnsi="Times New Roman" w:cs="David" w:hint="cs"/>
          <w:sz w:val="20"/>
          <w:szCs w:val="24"/>
          <w:rtl/>
          <w:lang w:eastAsia="he-IL"/>
        </w:rPr>
        <w:t xml:space="preserve"> כאמור</w:t>
      </w:r>
      <w:r w:rsidRPr="00736034">
        <w:rPr>
          <w:rFonts w:ascii="Times New Roman" w:eastAsia="Times New Roman" w:hAnsi="Times New Roman" w:cs="David"/>
          <w:sz w:val="20"/>
          <w:szCs w:val="24"/>
          <w:rtl/>
          <w:lang w:eastAsia="he-IL"/>
        </w:rPr>
        <w:t>, יהיה</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lastRenderedPageBreak/>
        <w:t>זכאי לפיצוי בעד העבודה הנוספת שב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עקב השנויים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כאמור</w:t>
      </w:r>
      <w:r w:rsidRPr="00736034">
        <w:rPr>
          <w:rFonts w:ascii="Times New Roman" w:eastAsia="Times New Roman" w:hAnsi="Times New Roman" w:cs="David"/>
          <w:sz w:val="20"/>
          <w:szCs w:val="24"/>
          <w:rtl/>
          <w:lang w:eastAsia="he-IL"/>
        </w:rPr>
        <w:t>. הפיצוי ישולם בגין העבודה הנוספת שהמתכנן ב</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36034">
        <w:rPr>
          <w:rFonts w:ascii="Times New Roman" w:eastAsia="Times New Roman" w:hAnsi="Times New Roman" w:cs="David" w:hint="cs"/>
          <w:sz w:val="20"/>
          <w:szCs w:val="24"/>
          <w:rtl/>
          <w:lang w:eastAsia="he-IL"/>
        </w:rPr>
        <w:t xml:space="preserve"> </w:t>
      </w:r>
      <w:r w:rsidRPr="00736034">
        <w:rPr>
          <w:rFonts w:ascii="Times New Roman" w:eastAsia="Times New Roman" w:hAnsi="Times New Roman" w:cs="David"/>
          <w:sz w:val="20"/>
          <w:szCs w:val="24"/>
          <w:rtl/>
          <w:lang w:eastAsia="he-IL"/>
        </w:rPr>
        <w:t xml:space="preserve"> המתכנן ושכר המתכנן. בכל מקרה</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w:t>
      </w:r>
      <w:r w:rsidRPr="00736034">
        <w:rPr>
          <w:rFonts w:ascii="Times New Roman" w:eastAsia="Times New Roman" w:hAnsi="Times New Roman" w:cs="David" w:hint="cs"/>
          <w:sz w:val="20"/>
          <w:szCs w:val="24"/>
          <w:rtl/>
          <w:lang w:eastAsia="he-IL"/>
        </w:rPr>
        <w:t>ה</w:t>
      </w:r>
      <w:r w:rsidRPr="00736034">
        <w:rPr>
          <w:rFonts w:ascii="Times New Roman" w:eastAsia="Times New Roman" w:hAnsi="Times New Roman" w:cs="David"/>
          <w:sz w:val="20"/>
          <w:szCs w:val="24"/>
          <w:rtl/>
          <w:lang w:eastAsia="he-IL"/>
        </w:rPr>
        <w:t>שנויים</w:t>
      </w:r>
      <w:r w:rsidRPr="00736034">
        <w:rPr>
          <w:rFonts w:ascii="Times New Roman" w:eastAsia="Times New Roman" w:hAnsi="Times New Roman" w:cs="David" w:hint="cs"/>
          <w:sz w:val="20"/>
          <w:szCs w:val="24"/>
          <w:rtl/>
          <w:lang w:eastAsia="he-IL"/>
        </w:rPr>
        <w:t xml:space="preserve"> כאמור, לא יהוו</w:t>
      </w:r>
      <w:r w:rsidRPr="00736034">
        <w:rPr>
          <w:rFonts w:ascii="Times New Roman" w:eastAsia="Times New Roman" w:hAnsi="Times New Roman" w:cs="David"/>
          <w:sz w:val="20"/>
          <w:szCs w:val="24"/>
          <w:rtl/>
          <w:lang w:eastAsia="he-IL"/>
        </w:rPr>
        <w:t xml:space="preserve"> עילה לש</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נוי בלוח הזמנים</w:t>
      </w:r>
      <w:r w:rsidRPr="00736034">
        <w:rPr>
          <w:rFonts w:ascii="Times New Roman" w:eastAsia="Times New Roman" w:hAnsi="Times New Roman" w:cs="David" w:hint="cs"/>
          <w:sz w:val="20"/>
          <w:szCs w:val="24"/>
          <w:rtl/>
          <w:lang w:eastAsia="he-IL"/>
        </w:rPr>
        <w:t>,</w:t>
      </w:r>
      <w:r w:rsidRPr="00736034">
        <w:rPr>
          <w:rFonts w:ascii="Times New Roman" w:eastAsia="Times New Roman" w:hAnsi="Times New Roman" w:cs="David"/>
          <w:sz w:val="20"/>
          <w:szCs w:val="24"/>
          <w:rtl/>
          <w:lang w:eastAsia="he-IL"/>
        </w:rPr>
        <w:t xml:space="preserve"> אלא בא</w:t>
      </w:r>
      <w:r w:rsidRPr="00736034">
        <w:rPr>
          <w:rFonts w:ascii="Times New Roman" w:eastAsia="Times New Roman" w:hAnsi="Times New Roman" w:cs="David" w:hint="cs"/>
          <w:sz w:val="20"/>
          <w:szCs w:val="24"/>
          <w:rtl/>
          <w:lang w:eastAsia="he-IL"/>
        </w:rPr>
        <w:t>י</w:t>
      </w:r>
      <w:r w:rsidRPr="00736034">
        <w:rPr>
          <w:rFonts w:ascii="Times New Roman" w:eastAsia="Times New Roman" w:hAnsi="Times New Roman" w:cs="David"/>
          <w:sz w:val="20"/>
          <w:szCs w:val="24"/>
          <w:rtl/>
          <w:lang w:eastAsia="he-IL"/>
        </w:rPr>
        <w:t xml:space="preserve">שור המנהל </w:t>
      </w:r>
      <w:r w:rsidRPr="00736034">
        <w:rPr>
          <w:rFonts w:ascii="Times New Roman" w:eastAsia="Times New Roman" w:hAnsi="Times New Roman" w:cs="David" w:hint="cs"/>
          <w:sz w:val="20"/>
          <w:szCs w:val="24"/>
          <w:rtl/>
          <w:lang w:eastAsia="he-IL"/>
        </w:rPr>
        <w:t>מראש ו</w:t>
      </w:r>
      <w:r w:rsidRPr="00736034">
        <w:rPr>
          <w:rFonts w:ascii="Times New Roman" w:eastAsia="Times New Roman" w:hAnsi="Times New Roman" w:cs="David"/>
          <w:sz w:val="20"/>
          <w:szCs w:val="24"/>
          <w:rtl/>
          <w:lang w:eastAsia="he-IL"/>
        </w:rPr>
        <w:t>בכתב.</w:t>
      </w:r>
    </w:p>
    <w:p w14:paraId="3ACE995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hint="cs"/>
          <w:sz w:val="20"/>
          <w:szCs w:val="24"/>
          <w:rtl/>
          <w:lang w:eastAsia="he-IL"/>
        </w:rPr>
        <w:t>על אף</w:t>
      </w:r>
      <w:r w:rsidRPr="007D6A6B">
        <w:rPr>
          <w:rFonts w:ascii="Times New Roman" w:eastAsia="Times New Roman" w:hAnsi="Times New Roman" w:cs="David"/>
          <w:sz w:val="20"/>
          <w:szCs w:val="24"/>
          <w:rtl/>
          <w:lang w:eastAsia="he-IL"/>
        </w:rPr>
        <w:t xml:space="preserve"> האמור בסעיף 8.2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יגיע למתכנן דבר בגין שינויים הנובעים מ:</w:t>
      </w:r>
    </w:p>
    <w:p w14:paraId="22DD77D9"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טעות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קוי בתכנון ו/או באומדן של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של היועצים.</w:t>
      </w:r>
    </w:p>
    <w:p w14:paraId="254B801F"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התכנון אינו התכנון היעיל ביותר.</w:t>
      </w:r>
    </w:p>
    <w:p w14:paraId="5C7EF941"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0E2D2435" w14:textId="77777777" w:rsidR="007D6A6B" w:rsidRPr="007D6A6B" w:rsidRDefault="007D6A6B" w:rsidP="007D6A6B">
      <w:pPr>
        <w:widowControl w:val="0"/>
        <w:numPr>
          <w:ilvl w:val="2"/>
          <w:numId w:val="16"/>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השינויים מתחייבים מדרישת רשויות מוסמכות. </w:t>
      </w:r>
    </w:p>
    <w:p w14:paraId="74D2C6D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להכין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עבור רוכשים שיבקשו זאת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5522174B" w14:textId="77777777" w:rsidR="007D6A6B" w:rsidRPr="007D6A6B" w:rsidRDefault="007D6A6B" w:rsidP="007D6A6B">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מחיר השינויים ותנאי התשלום בגין תכנון השינויים </w:t>
      </w:r>
      <w:r w:rsidRPr="007D6A6B">
        <w:rPr>
          <w:rFonts w:ascii="Times New Roman" w:eastAsia="Times New Roman" w:hAnsi="Times New Roman" w:cs="David" w:hint="cs"/>
          <w:sz w:val="20"/>
          <w:szCs w:val="24"/>
          <w:rtl/>
          <w:lang w:eastAsia="he-IL"/>
        </w:rPr>
        <w:t xml:space="preserve">כאמור, </w:t>
      </w:r>
      <w:r w:rsidRPr="007D6A6B">
        <w:rPr>
          <w:rFonts w:ascii="Times New Roman" w:eastAsia="Times New Roman" w:hAnsi="Times New Roman" w:cs="David"/>
          <w:sz w:val="20"/>
          <w:szCs w:val="24"/>
          <w:rtl/>
          <w:lang w:eastAsia="he-IL"/>
        </w:rPr>
        <w:t>יסוכמו בין המתכנן לרוכשים. המתכנן יתקשר עם הרוכש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7D6A6B">
        <w:rPr>
          <w:rFonts w:ascii="Times New Roman" w:eastAsia="Times New Roman" w:hAnsi="Times New Roman" w:cs="David" w:hint="cs"/>
          <w:sz w:val="20"/>
          <w:szCs w:val="24"/>
          <w:rtl/>
          <w:lang w:eastAsia="he-IL"/>
        </w:rPr>
        <w:t>ה</w:t>
      </w:r>
      <w:r w:rsidRPr="007D6A6B">
        <w:rPr>
          <w:rFonts w:ascii="Times New Roman" w:eastAsia="Times New Roman" w:hAnsi="Times New Roman" w:cs="David"/>
          <w:sz w:val="20"/>
          <w:szCs w:val="24"/>
          <w:rtl/>
          <w:lang w:eastAsia="he-IL"/>
        </w:rPr>
        <w:t>רוכש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בענ</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ין קביעת </w:t>
      </w:r>
      <w:r w:rsidRPr="007D6A6B">
        <w:rPr>
          <w:rFonts w:ascii="Times New Roman" w:eastAsia="Times New Roman" w:hAnsi="Times New Roman" w:cs="David"/>
          <w:sz w:val="20"/>
          <w:szCs w:val="24"/>
          <w:rtl/>
          <w:lang w:eastAsia="he-IL"/>
        </w:rPr>
        <w:lastRenderedPageBreak/>
        <w:t>מחיר השינויים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תובא בפני המנהל והוא יהיה המוסמך להכריע בה.</w:t>
      </w:r>
    </w:p>
    <w:p w14:paraId="17E46A4C"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אחריות וביטוח</w:t>
      </w:r>
    </w:p>
    <w:p w14:paraId="0EB16361" w14:textId="77777777" w:rsidR="00B54195" w:rsidRPr="00013687" w:rsidRDefault="00B54195" w:rsidP="00B54195">
      <w:pPr>
        <w:widowControl w:val="0"/>
        <w:spacing w:before="0" w:beforeAutospacing="0" w:after="240" w:afterAutospacing="0" w:line="240" w:lineRule="auto"/>
        <w:ind w:left="363" w:firstLine="430"/>
        <w:jc w:val="both"/>
        <w:rPr>
          <w:ins w:id="4" w:author="רינת הראל" w:date="2019-11-20T16:36:00Z"/>
          <w:rFonts w:ascii="Times New Roman" w:eastAsia="Times New Roman" w:hAnsi="Times New Roman" w:cs="David"/>
          <w:b/>
          <w:bCs/>
          <w:sz w:val="20"/>
          <w:szCs w:val="24"/>
          <w:u w:val="single"/>
          <w:lang w:eastAsia="he-IL"/>
        </w:rPr>
      </w:pPr>
      <w:ins w:id="5" w:author="רינת הראל" w:date="2019-11-20T16:36:00Z">
        <w:r w:rsidRPr="00013687">
          <w:rPr>
            <w:rFonts w:ascii="Times New Roman" w:eastAsia="Times New Roman" w:hAnsi="Times New Roman" w:cs="David" w:hint="cs"/>
            <w:b/>
            <w:bCs/>
            <w:sz w:val="20"/>
            <w:szCs w:val="24"/>
            <w:u w:val="single"/>
            <w:rtl/>
            <w:lang w:eastAsia="he-IL"/>
          </w:rPr>
          <w:t>אחריות</w:t>
        </w:r>
      </w:ins>
    </w:p>
    <w:p w14:paraId="463E427A" w14:textId="77777777" w:rsidR="00B54195" w:rsidRPr="00013687" w:rsidRDefault="00B54195" w:rsidP="00B54195">
      <w:pPr>
        <w:pStyle w:val="af7"/>
        <w:numPr>
          <w:ilvl w:val="1"/>
          <w:numId w:val="16"/>
        </w:numPr>
        <w:ind w:right="0"/>
        <w:rPr>
          <w:ins w:id="6" w:author="רינת הראל" w:date="2019-11-20T16:36:00Z"/>
          <w:rFonts w:eastAsia="Times New Roman" w:cs="David"/>
          <w:color w:val="auto"/>
          <w:szCs w:val="24"/>
        </w:rPr>
      </w:pPr>
      <w:ins w:id="7" w:author="רינת הראל" w:date="2019-11-20T16:36:00Z">
        <w:r w:rsidRPr="00013687">
          <w:rPr>
            <w:rFonts w:eastAsia="Times New Roman" w:cs="David" w:hint="cs"/>
            <w:color w:val="auto"/>
            <w:szCs w:val="24"/>
            <w:rt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ins>
    </w:p>
    <w:p w14:paraId="5D890BAC" w14:textId="77777777" w:rsidR="00B54195" w:rsidRPr="00013687" w:rsidRDefault="00B54195" w:rsidP="00B54195">
      <w:pPr>
        <w:pStyle w:val="af7"/>
        <w:ind w:left="792" w:right="0" w:firstLine="0"/>
        <w:rPr>
          <w:ins w:id="8" w:author="רינת הראל" w:date="2019-11-20T16:36:00Z"/>
          <w:rFonts w:eastAsia="Times New Roman" w:cs="David"/>
          <w:color w:val="auto"/>
          <w:szCs w:val="24"/>
          <w:rtl/>
        </w:rPr>
      </w:pPr>
      <w:ins w:id="9" w:author="רינת הראל" w:date="2019-11-20T16:36:00Z">
        <w:r w:rsidRPr="00013687">
          <w:rPr>
            <w:rFonts w:eastAsia="Times New Roman" w:cs="David" w:hint="cs"/>
            <w:color w:val="auto"/>
            <w:szCs w:val="24"/>
            <w:rt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ins>
    </w:p>
    <w:p w14:paraId="6D91BF04" w14:textId="77777777" w:rsidR="00B54195" w:rsidRPr="00013687" w:rsidRDefault="00B54195" w:rsidP="00B54195">
      <w:pPr>
        <w:pStyle w:val="af7"/>
        <w:numPr>
          <w:ilvl w:val="1"/>
          <w:numId w:val="16"/>
        </w:numPr>
        <w:ind w:right="0"/>
        <w:rPr>
          <w:ins w:id="10" w:author="רינת הראל" w:date="2019-11-20T16:36:00Z"/>
          <w:rFonts w:eastAsia="Times New Roman" w:cs="David"/>
          <w:color w:val="auto"/>
          <w:szCs w:val="24"/>
        </w:rPr>
      </w:pPr>
      <w:ins w:id="11" w:author="רינת הראל" w:date="2019-11-20T16:36:00Z">
        <w:r w:rsidRPr="00013687">
          <w:rPr>
            <w:rFonts w:eastAsia="Times New Roman" w:cs="David"/>
            <w:color w:val="auto"/>
            <w:szCs w:val="24"/>
            <w:rt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ins>
    </w:p>
    <w:p w14:paraId="0B59EE1F" w14:textId="77777777" w:rsidR="00B54195" w:rsidRDefault="00B54195" w:rsidP="00B54195">
      <w:pPr>
        <w:widowControl w:val="0"/>
        <w:spacing w:before="0" w:beforeAutospacing="0" w:after="200" w:afterAutospacing="0" w:line="240" w:lineRule="auto"/>
        <w:ind w:left="368" w:firstLine="425"/>
        <w:rPr>
          <w:ins w:id="12" w:author="רינת הראל" w:date="2019-11-20T16:36:00Z"/>
          <w:rFonts w:ascii="Times New Roman" w:eastAsia="Times New Roman" w:hAnsi="Times New Roman" w:cs="David"/>
          <w:b/>
          <w:bCs/>
          <w:sz w:val="20"/>
          <w:szCs w:val="24"/>
          <w:u w:val="single"/>
          <w:rtl/>
          <w:lang w:eastAsia="he-IL"/>
        </w:rPr>
      </w:pPr>
    </w:p>
    <w:p w14:paraId="1410E3DF" w14:textId="77777777" w:rsidR="00B54195" w:rsidRPr="00013687" w:rsidRDefault="00B54195" w:rsidP="00B54195">
      <w:pPr>
        <w:widowControl w:val="0"/>
        <w:spacing w:before="0" w:beforeAutospacing="0" w:after="200" w:afterAutospacing="0" w:line="240" w:lineRule="auto"/>
        <w:ind w:left="368" w:firstLine="425"/>
        <w:rPr>
          <w:ins w:id="13" w:author="רינת הראל" w:date="2019-11-20T16:36:00Z"/>
          <w:rFonts w:ascii="Times New Roman" w:eastAsia="Times New Roman" w:hAnsi="Times New Roman" w:cs="David"/>
          <w:b/>
          <w:bCs/>
          <w:sz w:val="20"/>
          <w:szCs w:val="24"/>
          <w:u w:val="single"/>
          <w:lang w:eastAsia="he-IL"/>
        </w:rPr>
      </w:pPr>
      <w:ins w:id="14" w:author="רינת הראל" w:date="2019-11-20T16:36:00Z">
        <w:r w:rsidRPr="00013687">
          <w:rPr>
            <w:rFonts w:ascii="Times New Roman" w:eastAsia="Times New Roman" w:hAnsi="Times New Roman" w:cs="David" w:hint="cs"/>
            <w:b/>
            <w:bCs/>
            <w:sz w:val="20"/>
            <w:szCs w:val="24"/>
            <w:u w:val="single"/>
            <w:rtl/>
            <w:lang w:eastAsia="he-IL"/>
          </w:rPr>
          <w:t>ביטוח</w:t>
        </w:r>
      </w:ins>
    </w:p>
    <w:p w14:paraId="670295DC" w14:textId="77777777" w:rsidR="00B54195" w:rsidRPr="00B27B4C" w:rsidRDefault="00B54195" w:rsidP="00B54195">
      <w:pPr>
        <w:widowControl w:val="0"/>
        <w:numPr>
          <w:ilvl w:val="1"/>
          <w:numId w:val="16"/>
        </w:numPr>
        <w:spacing w:before="0" w:beforeAutospacing="0" w:after="200" w:afterAutospacing="0" w:line="240" w:lineRule="auto"/>
        <w:jc w:val="both"/>
        <w:rPr>
          <w:ins w:id="15" w:author="רינת הראל" w:date="2019-11-20T16:36:00Z"/>
          <w:rFonts w:ascii="Times New Roman" w:eastAsia="Times New Roman" w:hAnsi="Times New Roman" w:cs="David"/>
          <w:sz w:val="20"/>
          <w:szCs w:val="24"/>
          <w:rtl/>
          <w:lang w:eastAsia="he-IL"/>
        </w:rPr>
      </w:pPr>
      <w:ins w:id="16" w:author="רינת הראל" w:date="2019-11-20T16:36:00Z">
        <w:r w:rsidRPr="00B27B4C">
          <w:rPr>
            <w:rFonts w:ascii="Times New Roman" w:eastAsia="Times New Roman" w:hAnsi="Times New Roman" w:cs="David"/>
            <w:sz w:val="20"/>
            <w:szCs w:val="24"/>
            <w:rtl/>
            <w:lang w:eastAsia="he-IL"/>
          </w:rPr>
          <w:t xml:space="preserve">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"ביטוחי המתכנן"</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ins>
    </w:p>
    <w:p w14:paraId="693C0D6F" w14:textId="77777777" w:rsidR="00B54195" w:rsidRPr="00B27B4C" w:rsidRDefault="00B54195" w:rsidP="00B54195">
      <w:pPr>
        <w:widowControl w:val="0"/>
        <w:numPr>
          <w:ilvl w:val="1"/>
          <w:numId w:val="16"/>
        </w:numPr>
        <w:spacing w:before="0" w:beforeAutospacing="0" w:after="200" w:afterAutospacing="0" w:line="240" w:lineRule="auto"/>
        <w:jc w:val="both"/>
        <w:rPr>
          <w:ins w:id="17" w:author="רינת הראל" w:date="2019-11-20T16:36:00Z"/>
          <w:rFonts w:ascii="Times New Roman" w:eastAsia="Times New Roman" w:hAnsi="Times New Roman" w:cs="David"/>
          <w:sz w:val="20"/>
          <w:szCs w:val="24"/>
          <w:rtl/>
          <w:lang w:eastAsia="he-IL"/>
        </w:rPr>
      </w:pPr>
      <w:ins w:id="18" w:author="רינת הראל" w:date="2019-11-20T16:36:00Z">
        <w:r w:rsidRPr="00B27B4C">
          <w:rPr>
            <w:rFonts w:ascii="Times New Roman" w:eastAsia="Times New Roman" w:hAnsi="Times New Roman" w:cs="David"/>
            <w:sz w:val="20"/>
            <w:szCs w:val="24"/>
            <w:rtl/>
            <w:lang w:eastAsia="he-IL"/>
          </w:rPr>
          <w:t xml:space="preserve">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ins>
    </w:p>
    <w:p w14:paraId="3FDC4679" w14:textId="77777777" w:rsidR="00B54195" w:rsidRPr="00B27B4C" w:rsidRDefault="00B54195" w:rsidP="00B54195">
      <w:pPr>
        <w:widowControl w:val="0"/>
        <w:numPr>
          <w:ilvl w:val="1"/>
          <w:numId w:val="16"/>
        </w:numPr>
        <w:spacing w:before="0" w:beforeAutospacing="0" w:after="200" w:afterAutospacing="0" w:line="240" w:lineRule="auto"/>
        <w:jc w:val="both"/>
        <w:rPr>
          <w:ins w:id="19" w:author="רינת הראל" w:date="2019-11-20T16:36:00Z"/>
          <w:rFonts w:ascii="Times New Roman" w:eastAsia="Times New Roman" w:hAnsi="Times New Roman" w:cs="David"/>
          <w:sz w:val="20"/>
          <w:szCs w:val="24"/>
          <w:rtl/>
          <w:lang w:eastAsia="he-IL"/>
        </w:rPr>
      </w:pPr>
      <w:ins w:id="20" w:author="רינת הראל" w:date="2019-11-20T16:36:00Z">
        <w:r w:rsidRPr="00B27B4C">
          <w:rPr>
            <w:rFonts w:ascii="Times New Roman" w:eastAsia="Times New Roman" w:hAnsi="Times New Roman" w:cs="David"/>
            <w:sz w:val="20"/>
            <w:szCs w:val="24"/>
            <w:rtl/>
            <w:lang w:eastAsia="he-IL"/>
          </w:rPr>
          <w:t xml:space="preserve">ביטוחי המתכנן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ins>
    </w:p>
    <w:p w14:paraId="0088600F" w14:textId="77777777" w:rsidR="00B54195" w:rsidRPr="00B27B4C" w:rsidRDefault="00B54195" w:rsidP="00B54195">
      <w:pPr>
        <w:widowControl w:val="0"/>
        <w:numPr>
          <w:ilvl w:val="1"/>
          <w:numId w:val="16"/>
        </w:numPr>
        <w:spacing w:before="0" w:beforeAutospacing="0" w:after="200" w:afterAutospacing="0" w:line="240" w:lineRule="auto"/>
        <w:jc w:val="both"/>
        <w:rPr>
          <w:ins w:id="21" w:author="רינת הראל" w:date="2019-11-20T16:36:00Z"/>
          <w:rFonts w:ascii="Times New Roman" w:eastAsia="Times New Roman" w:hAnsi="Times New Roman" w:cs="David"/>
          <w:sz w:val="20"/>
          <w:szCs w:val="24"/>
          <w:rtl/>
          <w:lang w:eastAsia="he-IL"/>
        </w:rPr>
      </w:pPr>
      <w:ins w:id="22" w:author="רינת הראל" w:date="2019-11-20T16:36:00Z">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ins>
    </w:p>
    <w:p w14:paraId="0AD9D999" w14:textId="77777777" w:rsidR="00B54195" w:rsidRPr="00B27B4C" w:rsidRDefault="00B54195" w:rsidP="00B54195">
      <w:pPr>
        <w:widowControl w:val="0"/>
        <w:numPr>
          <w:ilvl w:val="1"/>
          <w:numId w:val="16"/>
        </w:numPr>
        <w:spacing w:before="0" w:beforeAutospacing="0" w:after="200" w:afterAutospacing="0" w:line="240" w:lineRule="auto"/>
        <w:jc w:val="both"/>
        <w:rPr>
          <w:ins w:id="23" w:author="רינת הראל" w:date="2019-11-20T16:36:00Z"/>
          <w:rFonts w:ascii="Times New Roman" w:eastAsia="Times New Roman" w:hAnsi="Times New Roman" w:cs="David"/>
          <w:sz w:val="20"/>
          <w:szCs w:val="24"/>
          <w:rtl/>
          <w:lang w:eastAsia="he-IL"/>
        </w:rPr>
      </w:pPr>
      <w:ins w:id="24" w:author="רינת הראל" w:date="2019-11-20T16:36:00Z">
        <w:r w:rsidRPr="00B27B4C">
          <w:rPr>
            <w:rFonts w:ascii="Times New Roman" w:eastAsia="Times New Roman" w:hAnsi="Times New Roman" w:cs="David"/>
            <w:sz w:val="20"/>
            <w:szCs w:val="24"/>
            <w:rtl/>
            <w:lang w:eastAsia="he-IL"/>
          </w:rPr>
          <w:t xml:space="preserve">מיד בתום תקופת הביטוח, מתחייב המתכנן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המתכנן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ins>
    </w:p>
    <w:p w14:paraId="627D7442" w14:textId="77777777" w:rsidR="00B54195" w:rsidRPr="00B27B4C" w:rsidRDefault="00B54195" w:rsidP="00B54195">
      <w:pPr>
        <w:widowControl w:val="0"/>
        <w:numPr>
          <w:ilvl w:val="1"/>
          <w:numId w:val="16"/>
        </w:numPr>
        <w:spacing w:before="0" w:beforeAutospacing="0" w:after="200" w:afterAutospacing="0" w:line="240" w:lineRule="auto"/>
        <w:jc w:val="both"/>
        <w:rPr>
          <w:ins w:id="25" w:author="רינת הראל" w:date="2019-11-20T16:36:00Z"/>
          <w:rFonts w:ascii="Times New Roman" w:eastAsia="Times New Roman" w:hAnsi="Times New Roman" w:cs="David"/>
          <w:sz w:val="20"/>
          <w:szCs w:val="24"/>
          <w:rtl/>
          <w:lang w:eastAsia="he-IL"/>
        </w:rPr>
      </w:pPr>
      <w:ins w:id="26" w:author="רינת הראל" w:date="2019-11-20T16:36:00Z">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ins>
    </w:p>
    <w:p w14:paraId="01E1FDBB" w14:textId="77777777" w:rsidR="00B54195" w:rsidRPr="00B27B4C" w:rsidRDefault="00B54195" w:rsidP="00B54195">
      <w:pPr>
        <w:widowControl w:val="0"/>
        <w:numPr>
          <w:ilvl w:val="1"/>
          <w:numId w:val="16"/>
        </w:numPr>
        <w:spacing w:before="0" w:beforeAutospacing="0" w:after="200" w:afterAutospacing="0" w:line="240" w:lineRule="auto"/>
        <w:jc w:val="both"/>
        <w:rPr>
          <w:ins w:id="27" w:author="רינת הראל" w:date="2019-11-20T16:36:00Z"/>
          <w:rFonts w:ascii="Times New Roman" w:eastAsia="Times New Roman" w:hAnsi="Times New Roman" w:cs="David"/>
          <w:sz w:val="20"/>
          <w:szCs w:val="24"/>
          <w:rtl/>
          <w:lang w:eastAsia="he-IL"/>
        </w:rPr>
      </w:pPr>
      <w:ins w:id="28" w:author="רינת הראל" w:date="2019-11-20T16:36:00Z">
        <w:r w:rsidRPr="00B27B4C">
          <w:rPr>
            <w:rFonts w:ascii="Times New Roman" w:eastAsia="Times New Roman" w:hAnsi="Times New Roman" w:cs="David"/>
            <w:sz w:val="20"/>
            <w:szCs w:val="24"/>
            <w:rtl/>
            <w:lang w:eastAsia="he-IL"/>
          </w:rPr>
          <w:t xml:space="preserve">המתכנן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ins>
    </w:p>
    <w:p w14:paraId="55CFA063" w14:textId="77777777" w:rsidR="00B54195" w:rsidRPr="00B27B4C" w:rsidRDefault="00B54195" w:rsidP="00B54195">
      <w:pPr>
        <w:widowControl w:val="0"/>
        <w:spacing w:before="0" w:beforeAutospacing="0" w:after="240" w:afterAutospacing="0" w:line="240" w:lineRule="auto"/>
        <w:ind w:firstLine="226"/>
        <w:jc w:val="both"/>
        <w:rPr>
          <w:ins w:id="29" w:author="רינת הראל" w:date="2019-11-20T16:36:00Z"/>
          <w:rFonts w:ascii="Times New Roman" w:eastAsia="Times New Roman" w:hAnsi="Times New Roman" w:cs="David"/>
          <w:sz w:val="20"/>
          <w:szCs w:val="24"/>
          <w:rtl/>
          <w:lang w:eastAsia="he-IL"/>
        </w:rPr>
      </w:pPr>
      <w:ins w:id="30" w:author="רינת הראל" w:date="2019-11-20T16:36:00Z">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ins>
    </w:p>
    <w:p w14:paraId="30CE951D" w14:textId="349BA9C9" w:rsidR="007D6A6B" w:rsidRPr="007D6A6B" w:rsidDel="00B54195" w:rsidRDefault="007D6A6B" w:rsidP="007D6A6B">
      <w:pPr>
        <w:widowControl w:val="0"/>
        <w:numPr>
          <w:ilvl w:val="1"/>
          <w:numId w:val="16"/>
        </w:numPr>
        <w:spacing w:before="0" w:beforeAutospacing="0" w:after="200" w:afterAutospacing="0" w:line="240" w:lineRule="auto"/>
        <w:jc w:val="both"/>
        <w:rPr>
          <w:del w:id="31" w:author="רינת הראל" w:date="2019-11-20T16:36:00Z"/>
          <w:rFonts w:ascii="Times New Roman" w:eastAsia="Times New Roman" w:hAnsi="Times New Roman" w:cs="David"/>
          <w:sz w:val="20"/>
          <w:szCs w:val="24"/>
          <w:rtl/>
          <w:lang w:eastAsia="he-IL"/>
        </w:rPr>
      </w:pPr>
      <w:del w:id="32" w:author="רינת הראל" w:date="2019-11-20T16:36:00Z">
        <w:r w:rsidRPr="007D6A6B" w:rsidDel="00B54195">
          <w:rPr>
            <w:rFonts w:ascii="Times New Roman" w:eastAsia="Times New Roman" w:hAnsi="Times New Roman" w:cs="David"/>
            <w:sz w:val="20"/>
            <w:szCs w:val="24"/>
            <w:rtl/>
            <w:lang w:eastAsia="he-IL"/>
          </w:rPr>
          <w:delText>מבלי לגרוע מאחריות המתכנן על פי הסכם זה ו/או על פי כל דין, מתחייב המתכנן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__, והמהווה חלק בלתי נפרד ממנו (להלן: "ביטוחי המתכנן" ו/או "אישור עריכת הביטוח", לפי העניין), אצל חברת ביטוח מורשית כדין בישראל</w:delText>
        </w:r>
        <w:r w:rsidRPr="007D6A6B" w:rsidDel="00B54195">
          <w:rPr>
            <w:rFonts w:ascii="Times New Roman" w:eastAsia="Times New Roman" w:hAnsi="Times New Roman" w:cs="David"/>
            <w:sz w:val="20"/>
            <w:szCs w:val="24"/>
            <w:lang w:eastAsia="he-IL"/>
          </w:rPr>
          <w:delText>.</w:delText>
        </w:r>
      </w:del>
    </w:p>
    <w:p w14:paraId="003B5986" w14:textId="6903BEA5" w:rsidR="007D6A6B" w:rsidRPr="007D6A6B" w:rsidDel="00B54195" w:rsidRDefault="007D6A6B" w:rsidP="007D6A6B">
      <w:pPr>
        <w:widowControl w:val="0"/>
        <w:numPr>
          <w:ilvl w:val="1"/>
          <w:numId w:val="16"/>
        </w:numPr>
        <w:spacing w:before="0" w:beforeAutospacing="0" w:after="200" w:afterAutospacing="0" w:line="240" w:lineRule="auto"/>
        <w:jc w:val="both"/>
        <w:rPr>
          <w:del w:id="33" w:author="רינת הראל" w:date="2019-11-20T16:36:00Z"/>
          <w:rFonts w:ascii="Times New Roman" w:eastAsia="Times New Roman" w:hAnsi="Times New Roman" w:cs="David"/>
          <w:sz w:val="20"/>
          <w:szCs w:val="24"/>
          <w:rtl/>
          <w:lang w:eastAsia="he-IL"/>
        </w:rPr>
      </w:pPr>
      <w:del w:id="34" w:author="רינת הראל" w:date="2019-11-20T16:36:00Z">
        <w:r w:rsidRPr="007D6A6B" w:rsidDel="00B54195">
          <w:rPr>
            <w:rFonts w:ascii="Times New Roman" w:eastAsia="Times New Roman" w:hAnsi="Times New Roman" w:cs="David"/>
            <w:sz w:val="20"/>
            <w:szCs w:val="24"/>
            <w:rtl/>
            <w:lang w:eastAsia="he-IL"/>
          </w:rPr>
          <w:delText>מובהר כי גבולות האחריות הנדרשים במסגרת ביטוחי המתכנן כמפורט באישור עריכת הביטוח הינם בבחינת דרישה מזערית המוטלת על המתכנן. המתכנן מצהיר ומאשר כי יהיה מנוע מלהעלות כל טענה כלפי אפ"י ו/או מי מטעמה בכל הקשור לגבולות האחריות כאמור</w:delText>
        </w:r>
        <w:r w:rsidRPr="007D6A6B" w:rsidDel="00B54195">
          <w:rPr>
            <w:rFonts w:ascii="Times New Roman" w:eastAsia="Times New Roman" w:hAnsi="Times New Roman" w:cs="David"/>
            <w:sz w:val="20"/>
            <w:szCs w:val="24"/>
            <w:lang w:eastAsia="he-IL"/>
          </w:rPr>
          <w:delText>.</w:delText>
        </w:r>
      </w:del>
    </w:p>
    <w:p w14:paraId="7FE610F0" w14:textId="4B3CF960" w:rsidR="007D6A6B" w:rsidRPr="007D6A6B" w:rsidDel="00B54195" w:rsidRDefault="007D6A6B" w:rsidP="007D6A6B">
      <w:pPr>
        <w:widowControl w:val="0"/>
        <w:numPr>
          <w:ilvl w:val="1"/>
          <w:numId w:val="16"/>
        </w:numPr>
        <w:spacing w:before="0" w:beforeAutospacing="0" w:after="200" w:afterAutospacing="0" w:line="240" w:lineRule="auto"/>
        <w:jc w:val="both"/>
        <w:rPr>
          <w:del w:id="35" w:author="רינת הראל" w:date="2019-11-20T16:36:00Z"/>
          <w:rFonts w:ascii="Times New Roman" w:eastAsia="Times New Roman" w:hAnsi="Times New Roman" w:cs="David"/>
          <w:sz w:val="20"/>
          <w:szCs w:val="24"/>
          <w:rtl/>
          <w:lang w:eastAsia="he-IL"/>
        </w:rPr>
      </w:pPr>
      <w:del w:id="36" w:author="רינת הראל" w:date="2019-11-20T16:36:00Z">
        <w:r w:rsidRPr="007D6A6B" w:rsidDel="00B54195">
          <w:rPr>
            <w:rFonts w:ascii="Times New Roman" w:eastAsia="Times New Roman" w:hAnsi="Times New Roman" w:cs="David"/>
            <w:sz w:val="20"/>
            <w:szCs w:val="24"/>
            <w:rtl/>
            <w:lang w:eastAsia="he-IL"/>
          </w:rPr>
          <w:delText>ביטוחי המתכנן יהיו קודמים לכל ביטוח הנערך על ידי אפ"י ויכללו סעיף לפיו מוותרים המבטחים על כל טענה ו/או דרישה ו/או תביעה בדבר שיתוף בביטוחי אפ"י. כן יכללו הביטוחים כאמור הוראה לפיה לא יבוטלו ולא יצומצמו במשך תקופת הביטוח, אלא בהודעה לאפ"י 60 יום מראש ובכתב (בדואר רשום</w:delText>
        </w:r>
        <w:r w:rsidRPr="007D6A6B" w:rsidDel="00B54195">
          <w:rPr>
            <w:rFonts w:ascii="Times New Roman" w:eastAsia="Times New Roman" w:hAnsi="Times New Roman" w:cs="David"/>
            <w:sz w:val="20"/>
            <w:szCs w:val="24"/>
            <w:lang w:eastAsia="he-IL"/>
          </w:rPr>
          <w:delText>).</w:delText>
        </w:r>
      </w:del>
    </w:p>
    <w:p w14:paraId="3824CE49" w14:textId="56162773" w:rsidR="007D6A6B" w:rsidRPr="007D6A6B" w:rsidDel="00B54195" w:rsidRDefault="007D6A6B" w:rsidP="007D6A6B">
      <w:pPr>
        <w:widowControl w:val="0"/>
        <w:numPr>
          <w:ilvl w:val="1"/>
          <w:numId w:val="16"/>
        </w:numPr>
        <w:spacing w:before="0" w:beforeAutospacing="0" w:after="200" w:afterAutospacing="0" w:line="240" w:lineRule="auto"/>
        <w:jc w:val="both"/>
        <w:rPr>
          <w:del w:id="37" w:author="רינת הראל" w:date="2019-11-20T16:36:00Z"/>
          <w:rFonts w:ascii="Times New Roman" w:eastAsia="Times New Roman" w:hAnsi="Times New Roman" w:cs="David"/>
          <w:sz w:val="20"/>
          <w:szCs w:val="24"/>
          <w:rtl/>
          <w:lang w:eastAsia="he-IL"/>
        </w:rPr>
      </w:pPr>
      <w:del w:id="38" w:author="רינת הראל" w:date="2019-11-20T16:36:00Z">
        <w:r w:rsidRPr="007D6A6B" w:rsidDel="00B54195">
          <w:rPr>
            <w:rFonts w:ascii="Times New Roman" w:eastAsia="Times New Roman" w:hAnsi="Times New Roman" w:cs="David"/>
            <w:sz w:val="20"/>
            <w:szCs w:val="24"/>
            <w:rtl/>
            <w:lang w:eastAsia="he-IL"/>
          </w:rPr>
          <w:delText xml:space="preserve">ללא צורך בכל דרישה מצד אפ"י, מתחייב המתכנן להמציא לידי אפ"י, לפני </w:delText>
        </w:r>
        <w:r w:rsidRPr="007D6A6B" w:rsidDel="00B54195">
          <w:rPr>
            <w:rFonts w:ascii="Times New Roman" w:eastAsia="Times New Roman" w:hAnsi="Times New Roman" w:cs="David"/>
            <w:sz w:val="20"/>
            <w:szCs w:val="24"/>
            <w:rtl/>
            <w:lang w:eastAsia="he-IL"/>
          </w:rPr>
          <w:lastRenderedPageBreak/>
          <w:delText>תחילת מתן השירותים נשוא הסכם זה וכתנאי מוקדם להתקשרות ו/או לכל תשלום על חשבון התמורה, את אישור עריכת הביטוח, כשהוא חתום בידי מבטחיו</w:delText>
        </w:r>
        <w:r w:rsidRPr="007D6A6B" w:rsidDel="00B54195">
          <w:rPr>
            <w:rFonts w:ascii="Times New Roman" w:eastAsia="Times New Roman" w:hAnsi="Times New Roman" w:cs="David"/>
            <w:sz w:val="20"/>
            <w:szCs w:val="24"/>
            <w:lang w:eastAsia="he-IL"/>
          </w:rPr>
          <w:delText xml:space="preserve">. </w:delText>
        </w:r>
      </w:del>
    </w:p>
    <w:p w14:paraId="770A9B8F" w14:textId="5B20A1BA" w:rsidR="007D6A6B" w:rsidRPr="007D6A6B" w:rsidDel="00B54195" w:rsidRDefault="007D6A6B" w:rsidP="007D6A6B">
      <w:pPr>
        <w:widowControl w:val="0"/>
        <w:numPr>
          <w:ilvl w:val="1"/>
          <w:numId w:val="16"/>
        </w:numPr>
        <w:spacing w:before="0" w:beforeAutospacing="0" w:after="200" w:afterAutospacing="0" w:line="240" w:lineRule="auto"/>
        <w:jc w:val="both"/>
        <w:rPr>
          <w:del w:id="39" w:author="רינת הראל" w:date="2019-11-20T16:36:00Z"/>
          <w:rFonts w:ascii="Times New Roman" w:eastAsia="Times New Roman" w:hAnsi="Times New Roman" w:cs="David"/>
          <w:sz w:val="20"/>
          <w:szCs w:val="24"/>
          <w:rtl/>
          <w:lang w:eastAsia="he-IL"/>
        </w:rPr>
      </w:pPr>
      <w:del w:id="40" w:author="רינת הראל" w:date="2019-11-20T16:36:00Z">
        <w:r w:rsidRPr="007D6A6B" w:rsidDel="00B54195">
          <w:rPr>
            <w:rFonts w:ascii="Times New Roman" w:eastAsia="Times New Roman" w:hAnsi="Times New Roman" w:cs="David"/>
            <w:sz w:val="20"/>
            <w:szCs w:val="24"/>
            <w:rtl/>
            <w:lang w:eastAsia="he-IL"/>
          </w:rPr>
          <w:delText>מיד בתום תקופת הביטוח, מתחייב המתכנן להמציא לידי אפ"י אישור עריכת ביטוח מעודכן בגין חידוש תוקף ביטוחי המתכנן לתקופת ביטוח נוספת, ומידי תקופת ביטוח, כל עוד הסכם זה בתוקף</w:delText>
        </w:r>
        <w:r w:rsidRPr="007D6A6B" w:rsidDel="00B54195">
          <w:rPr>
            <w:rFonts w:ascii="Times New Roman" w:eastAsia="Times New Roman" w:hAnsi="Times New Roman" w:cs="David"/>
            <w:sz w:val="20"/>
            <w:szCs w:val="24"/>
            <w:lang w:eastAsia="he-IL"/>
          </w:rPr>
          <w:delText>.</w:delText>
        </w:r>
      </w:del>
    </w:p>
    <w:p w14:paraId="6CFEC35E" w14:textId="42D55E37" w:rsidR="007D6A6B" w:rsidRPr="007D6A6B" w:rsidDel="00B54195" w:rsidRDefault="007D6A6B" w:rsidP="007D6A6B">
      <w:pPr>
        <w:widowControl w:val="0"/>
        <w:numPr>
          <w:ilvl w:val="1"/>
          <w:numId w:val="16"/>
        </w:numPr>
        <w:spacing w:before="0" w:beforeAutospacing="0" w:after="200" w:afterAutospacing="0" w:line="240" w:lineRule="auto"/>
        <w:jc w:val="both"/>
        <w:rPr>
          <w:del w:id="41" w:author="רינת הראל" w:date="2019-11-20T16:36:00Z"/>
          <w:rFonts w:ascii="Times New Roman" w:eastAsia="Times New Roman" w:hAnsi="Times New Roman" w:cs="David"/>
          <w:sz w:val="20"/>
          <w:szCs w:val="24"/>
          <w:rtl/>
          <w:lang w:eastAsia="he-IL"/>
        </w:rPr>
      </w:pPr>
      <w:del w:id="42" w:author="רינת הראל" w:date="2019-11-20T16:36:00Z">
        <w:r w:rsidRPr="007D6A6B" w:rsidDel="00B54195">
          <w:rPr>
            <w:rFonts w:ascii="Times New Roman" w:eastAsia="Times New Roman" w:hAnsi="Times New Roman" w:cs="David"/>
            <w:sz w:val="20"/>
            <w:szCs w:val="24"/>
            <w:rtl/>
            <w:lang w:eastAsia="he-IL"/>
          </w:rPr>
          <w:delText>מבלי לגרוע מהאמור לעיל, ובכל הנוגע לביטוח המפורט בסעיף 1 לאישור עריכת הביטוח (ביטוח אחריות מקצועית), מתחייב המתכנן להמשיך ולהחזיק ביטוח זה בתוקף ולהציג בפני אפ"י אישור עריכת ביטוח בגינו, במועדים כאמור ולמשך 7 (שבע) שנים נוספות לפחות ממועד תום מתן השירותים על פי ההסכם</w:delText>
        </w:r>
        <w:r w:rsidRPr="007D6A6B" w:rsidDel="00B54195">
          <w:rPr>
            <w:rFonts w:ascii="Times New Roman" w:eastAsia="Times New Roman" w:hAnsi="Times New Roman" w:cs="David"/>
            <w:sz w:val="20"/>
            <w:szCs w:val="24"/>
            <w:lang w:eastAsia="he-IL"/>
          </w:rPr>
          <w:delText>.</w:delText>
        </w:r>
      </w:del>
    </w:p>
    <w:p w14:paraId="0499E842" w14:textId="22D28462" w:rsidR="007D6A6B" w:rsidRPr="007D6A6B" w:rsidDel="00B54195" w:rsidRDefault="007D6A6B" w:rsidP="007D6A6B">
      <w:pPr>
        <w:widowControl w:val="0"/>
        <w:numPr>
          <w:ilvl w:val="1"/>
          <w:numId w:val="16"/>
        </w:numPr>
        <w:spacing w:before="0" w:beforeAutospacing="0" w:after="200" w:afterAutospacing="0" w:line="240" w:lineRule="auto"/>
        <w:jc w:val="both"/>
        <w:rPr>
          <w:del w:id="43" w:author="רינת הראל" w:date="2019-11-20T16:36:00Z"/>
          <w:rFonts w:ascii="Times New Roman" w:eastAsia="Times New Roman" w:hAnsi="Times New Roman" w:cs="David"/>
          <w:sz w:val="20"/>
          <w:szCs w:val="24"/>
          <w:rtl/>
          <w:lang w:eastAsia="he-IL"/>
        </w:rPr>
      </w:pPr>
      <w:del w:id="44" w:author="רינת הראל" w:date="2019-11-20T16:36:00Z">
        <w:r w:rsidRPr="007D6A6B" w:rsidDel="00B54195">
          <w:rPr>
            <w:rFonts w:ascii="Times New Roman" w:eastAsia="Times New Roman" w:hAnsi="Times New Roman" w:cs="David"/>
            <w:sz w:val="20"/>
            <w:szCs w:val="24"/>
            <w:rtl/>
            <w:lang w:eastAsia="he-IL"/>
          </w:rPr>
          <w:delText>המתכנן פוטר את אפ"י ו/או מי מטעמה מאחריות לכל אובדן ו/או נזק לרכוש המובא על ידו ו/או על-ידי מי מטעמו לחצרי אפ"י ו/או המשמש לצורך מתן השירותים, ולא תהיה לו כל טענה ו/או דרישה ו/או תביעה כלפי אפ"י ו/או מי מטעמה בגין אובדן ו/או נזק כאמור; הפטור כאמור לא יחול לטובת אדם שגרם לנזק בזדון</w:delText>
        </w:r>
        <w:r w:rsidRPr="007D6A6B" w:rsidDel="00B54195">
          <w:rPr>
            <w:rFonts w:ascii="Times New Roman" w:eastAsia="Times New Roman" w:hAnsi="Times New Roman" w:cs="David"/>
            <w:sz w:val="20"/>
            <w:szCs w:val="24"/>
            <w:lang w:eastAsia="he-IL"/>
          </w:rPr>
          <w:delText>.</w:delText>
        </w:r>
      </w:del>
    </w:p>
    <w:p w14:paraId="1F6FF03D" w14:textId="0BBDE2C5" w:rsidR="007D6A6B" w:rsidRPr="007D6A6B" w:rsidDel="00B54195" w:rsidRDefault="007D6A6B" w:rsidP="007D6A6B">
      <w:pPr>
        <w:widowControl w:val="0"/>
        <w:numPr>
          <w:ilvl w:val="1"/>
          <w:numId w:val="16"/>
        </w:numPr>
        <w:spacing w:before="0" w:beforeAutospacing="0" w:after="200" w:afterAutospacing="0" w:line="240" w:lineRule="auto"/>
        <w:jc w:val="both"/>
        <w:rPr>
          <w:del w:id="45" w:author="רינת הראל" w:date="2019-11-20T16:36:00Z"/>
          <w:rFonts w:ascii="Times New Roman" w:eastAsia="Times New Roman" w:hAnsi="Times New Roman" w:cs="David"/>
          <w:sz w:val="20"/>
          <w:szCs w:val="24"/>
          <w:lang w:eastAsia="he-IL"/>
        </w:rPr>
      </w:pPr>
      <w:del w:id="46" w:author="רינת הראל" w:date="2019-11-20T16:36:00Z">
        <w:r w:rsidRPr="007D6A6B" w:rsidDel="00B54195">
          <w:rPr>
            <w:rFonts w:ascii="Times New Roman" w:eastAsia="Times New Roman" w:hAnsi="Times New Roman" w:cs="David"/>
            <w:sz w:val="20"/>
            <w:szCs w:val="24"/>
            <w:rtl/>
            <w:lang w:eastAsia="he-IL"/>
          </w:rPr>
          <w:delText>הפרת סעיף זה על כל תנאיו תיחשב להפרה יסודית של ההסכם.</w:delText>
        </w:r>
      </w:del>
    </w:p>
    <w:p w14:paraId="246019D8" w14:textId="77777777" w:rsidR="007D6A6B" w:rsidRPr="007D6A6B" w:rsidRDefault="007D6A6B" w:rsidP="007D6A6B">
      <w:pPr>
        <w:widowControl w:val="0"/>
        <w:spacing w:before="0" w:beforeAutospacing="0" w:after="240" w:afterAutospacing="0" w:line="240" w:lineRule="auto"/>
        <w:jc w:val="both"/>
        <w:rPr>
          <w:rFonts w:ascii="Times New Roman" w:eastAsia="Times New Roman" w:hAnsi="Times New Roman" w:cs="David"/>
          <w:sz w:val="20"/>
          <w:szCs w:val="24"/>
          <w:rtl/>
          <w:lang w:eastAsia="he-IL"/>
        </w:rPr>
      </w:pPr>
    </w:p>
    <w:p w14:paraId="15CC4A77"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lastRenderedPageBreak/>
        <w:t>אספקת תכניות</w:t>
      </w:r>
    </w:p>
    <w:p w14:paraId="5951664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עת במהלך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וכן בתקופת הבדק של העבודות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7D6A6B">
        <w:rPr>
          <w:rFonts w:ascii="Times New Roman" w:eastAsia="Times New Roman" w:hAnsi="Times New Roman" w:cs="David"/>
          <w:b/>
          <w:bCs/>
          <w:sz w:val="20"/>
          <w:szCs w:val="24"/>
          <w:rtl/>
          <w:lang w:eastAsia="he-IL"/>
        </w:rPr>
        <w:t>ח'</w:t>
      </w:r>
      <w:r w:rsidRPr="007D6A6B">
        <w:rPr>
          <w:rFonts w:ascii="Times New Roman" w:eastAsia="Times New Roman" w:hAnsi="Times New Roman" w:cs="David"/>
          <w:sz w:val="20"/>
          <w:szCs w:val="24"/>
          <w:rtl/>
          <w:lang w:eastAsia="he-IL"/>
        </w:rPr>
        <w:t xml:space="preserve"> לחוזה זה, ובמידה והדרישה מתייחסת לתכניות שאינ</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בידו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יערכ</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המתכנן בהקדם האפשרי וימסר</w:t>
      </w:r>
      <w:r w:rsidRPr="007D6A6B">
        <w:rPr>
          <w:rFonts w:ascii="Times New Roman" w:eastAsia="Times New Roman" w:hAnsi="Times New Roman" w:cs="David" w:hint="cs"/>
          <w:sz w:val="20"/>
          <w:szCs w:val="24"/>
          <w:rtl/>
          <w:lang w:eastAsia="he-IL"/>
        </w:rPr>
        <w:t>ן</w:t>
      </w:r>
      <w:r w:rsidRPr="007D6A6B">
        <w:rPr>
          <w:rFonts w:ascii="Times New Roman" w:eastAsia="Times New Roman" w:hAnsi="Times New Roman" w:cs="David"/>
          <w:sz w:val="20"/>
          <w:szCs w:val="24"/>
          <w:rtl/>
          <w:lang w:eastAsia="he-IL"/>
        </w:rPr>
        <w:t xml:space="preserve"> למזמין.</w:t>
      </w:r>
    </w:p>
    <w:p w14:paraId="22CDDB0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עם גמר שרותי </w:t>
      </w:r>
      <w:r w:rsidRPr="007D6A6B">
        <w:rPr>
          <w:rFonts w:ascii="Times New Roman" w:eastAsia="Times New Roman" w:hAnsi="Times New Roman" w:cs="David" w:hint="cs"/>
          <w:sz w:val="20"/>
          <w:szCs w:val="24"/>
          <w:rtl/>
          <w:lang w:eastAsia="he-IL"/>
        </w:rPr>
        <w:t>המתכנן,</w:t>
      </w:r>
      <w:r w:rsidRPr="007D6A6B">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הסופי בשטח </w:t>
      </w:r>
      <w:r w:rsidRPr="007D6A6B">
        <w:rPr>
          <w:rFonts w:ascii="Times New Roman" w:eastAsia="Times New Roman" w:hAnsi="Times New Roman" w:cs="David"/>
          <w:color w:val="000000"/>
          <w:sz w:val="20"/>
          <w:szCs w:val="24"/>
          <w:lang w:eastAsia="he-IL"/>
        </w:rPr>
        <w:t>(AS MADE)</w:t>
      </w:r>
      <w:r w:rsidRPr="007D6A6B">
        <w:rPr>
          <w:rFonts w:ascii="Times New Roman" w:eastAsia="Times New Roman" w:hAnsi="Times New Roman" w:cs="David"/>
          <w:sz w:val="20"/>
          <w:szCs w:val="24"/>
          <w:rtl/>
          <w:lang w:eastAsia="he-IL"/>
        </w:rPr>
        <w:t xml:space="preserve">, למעט שינויי דיירים, </w:t>
      </w:r>
      <w:r w:rsidRPr="007D6A6B">
        <w:rPr>
          <w:rFonts w:ascii="Times New Roman" w:eastAsia="Times New Roman" w:hAnsi="Times New Roman" w:cs="David" w:hint="cs"/>
          <w:sz w:val="20"/>
          <w:szCs w:val="24"/>
          <w:rtl/>
          <w:lang w:eastAsia="he-IL"/>
        </w:rPr>
        <w:t xml:space="preserve">וקבצים </w:t>
      </w:r>
      <w:r w:rsidRPr="007D6A6B">
        <w:rPr>
          <w:rFonts w:ascii="Times New Roman" w:eastAsia="Times New Roman" w:hAnsi="Times New Roman" w:cs="David"/>
          <w:sz w:val="20"/>
          <w:szCs w:val="24"/>
          <w:rtl/>
          <w:lang w:eastAsia="he-IL"/>
        </w:rPr>
        <w:t>המכילים את התכנון במדיה ממוחשבת.</w:t>
      </w:r>
    </w:p>
    <w:p w14:paraId="4E598E7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7D6A6B">
        <w:rPr>
          <w:rFonts w:ascii="Times New Roman" w:eastAsia="Times New Roman" w:hAnsi="Times New Roman" w:cs="David" w:hint="cs"/>
          <w:sz w:val="20"/>
          <w:szCs w:val="24"/>
          <w:rtl/>
          <w:lang w:eastAsia="he-IL"/>
        </w:rPr>
        <w:t>הקבצים</w:t>
      </w:r>
      <w:r w:rsidRPr="007D6A6B">
        <w:rPr>
          <w:rFonts w:ascii="Times New Roman" w:eastAsia="Times New Roman" w:hAnsi="Times New Roman" w:cs="David"/>
          <w:sz w:val="20"/>
          <w:szCs w:val="24"/>
          <w:rtl/>
          <w:lang w:eastAsia="he-IL"/>
        </w:rPr>
        <w:t xml:space="preserve"> כשה</w:t>
      </w:r>
      <w:r w:rsidRPr="007D6A6B">
        <w:rPr>
          <w:rFonts w:ascii="Times New Roman" w:eastAsia="Times New Roman" w:hAnsi="Times New Roman" w:cs="David" w:hint="cs"/>
          <w:sz w:val="20"/>
          <w:szCs w:val="24"/>
          <w:rtl/>
          <w:lang w:eastAsia="he-IL"/>
        </w:rPr>
        <w:t>ם</w:t>
      </w:r>
      <w:r w:rsidRPr="007D6A6B">
        <w:rPr>
          <w:rFonts w:ascii="Times New Roman" w:eastAsia="Times New Roman" w:hAnsi="Times New Roman" w:cs="David"/>
          <w:sz w:val="20"/>
          <w:szCs w:val="24"/>
          <w:rtl/>
          <w:lang w:eastAsia="he-IL"/>
        </w:rPr>
        <w:t xml:space="preserve"> מעודכנ</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5CBA3D2C"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6FC99CB2"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המתכנן לא יהיה זכאי לכל תשלום נוסף בעד תכניות שימסור למזמין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סעיף 10 זה.</w:t>
      </w:r>
    </w:p>
    <w:p w14:paraId="248D3F18"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זכות הקניין בכל התכניות שייכת למזמין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ובלבד ששולם שכר המתכנן בהתאם להוראות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9BA3AE2"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מעמד המתכנן</w:t>
      </w:r>
    </w:p>
    <w:p w14:paraId="5871CEA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ומובהר על ידי הצדדים לחוזה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7D6A6B">
        <w:rPr>
          <w:rFonts w:ascii="Times New Roman" w:eastAsia="Times New Roman" w:hAnsi="Times New Roman" w:cs="David" w:hint="cs"/>
          <w:sz w:val="20"/>
          <w:szCs w:val="24"/>
          <w:rtl/>
          <w:lang w:eastAsia="he-IL"/>
        </w:rPr>
        <w:t xml:space="preserve"> של המתכנן</w:t>
      </w:r>
      <w:r w:rsidRPr="007D6A6B">
        <w:rPr>
          <w:rFonts w:ascii="Times New Roman" w:eastAsia="Times New Roman" w:hAnsi="Times New Roman" w:cs="David"/>
          <w:sz w:val="20"/>
          <w:szCs w:val="24"/>
          <w:rtl/>
          <w:lang w:eastAsia="he-IL"/>
        </w:rPr>
        <w:t>.</w:t>
      </w:r>
    </w:p>
    <w:p w14:paraId="21120C1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אין ולא יהיו יחסי עובד-מעביד בין המזמין ובין </w:t>
      </w:r>
      <w:r w:rsidRPr="007D6A6B">
        <w:rPr>
          <w:rFonts w:ascii="Times New Roman" w:eastAsia="Times New Roman" w:hAnsi="Times New Roman" w:cs="David"/>
          <w:color w:val="000000"/>
          <w:sz w:val="24"/>
          <w:szCs w:val="24"/>
          <w:rtl/>
          <w:lang w:eastAsia="he-IL"/>
        </w:rPr>
        <w:t xml:space="preserve">המתכנן ו/או </w:t>
      </w:r>
      <w:r w:rsidRPr="007D6A6B">
        <w:rPr>
          <w:rFonts w:ascii="Times New Roman" w:eastAsia="Times New Roman" w:hAnsi="Times New Roman" w:cs="David" w:hint="cs"/>
          <w:color w:val="000000"/>
          <w:sz w:val="24"/>
          <w:szCs w:val="24"/>
          <w:rtl/>
          <w:lang w:eastAsia="he-IL"/>
        </w:rPr>
        <w:t>מי מטעמו ו</w:t>
      </w:r>
      <w:r w:rsidRPr="007D6A6B">
        <w:rPr>
          <w:rFonts w:ascii="Times New Roman" w:eastAsia="Times New Roman" w:hAnsi="Times New Roman" w:cs="David"/>
          <w:color w:val="000000"/>
          <w:sz w:val="24"/>
          <w:szCs w:val="24"/>
          <w:rtl/>
          <w:lang w:eastAsia="he-IL"/>
        </w:rPr>
        <w:t xml:space="preserve">בין המזמין לבין עובדי </w:t>
      </w:r>
      <w:r w:rsidRPr="007D6A6B">
        <w:rPr>
          <w:rFonts w:ascii="Times New Roman" w:eastAsia="Times New Roman" w:hAnsi="Times New Roman" w:cs="David" w:hint="cs"/>
          <w:color w:val="000000"/>
          <w:sz w:val="24"/>
          <w:szCs w:val="24"/>
          <w:rtl/>
          <w:lang w:eastAsia="he-IL"/>
        </w:rPr>
        <w:t xml:space="preserve"> המתכנן ו/או מי מטעמיהם</w:t>
      </w:r>
      <w:r w:rsidRPr="007D6A6B">
        <w:rPr>
          <w:rFonts w:ascii="Times New Roman" w:eastAsia="Times New Roman" w:hAnsi="Times New Roman" w:cs="David"/>
          <w:color w:val="000000"/>
          <w:sz w:val="24"/>
          <w:szCs w:val="24"/>
          <w:rtl/>
          <w:lang w:eastAsia="he-IL"/>
        </w:rPr>
        <w:t xml:space="preserve"> </w:t>
      </w:r>
      <w:r w:rsidRPr="007D6A6B">
        <w:rPr>
          <w:rFonts w:ascii="Times New Roman" w:eastAsia="Times New Roman" w:hAnsi="Times New Roman" w:cs="David"/>
          <w:sz w:val="20"/>
          <w:szCs w:val="24"/>
          <w:rtl/>
          <w:lang w:eastAsia="he-IL"/>
        </w:rPr>
        <w:t>ואין בהוראות חוזה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כדי ליצור בין המתכנן ו/או מי מעובדיו</w:t>
      </w:r>
      <w:r w:rsidRPr="007D6A6B">
        <w:rPr>
          <w:rFonts w:ascii="Times New Roman" w:eastAsia="Times New Roman" w:hAnsi="Times New Roman" w:cs="David" w:hint="cs"/>
          <w:sz w:val="20"/>
          <w:szCs w:val="24"/>
          <w:rtl/>
          <w:lang w:eastAsia="he-IL"/>
        </w:rPr>
        <w:t xml:space="preserve"> ו/או מי מטעמו</w:t>
      </w:r>
      <w:r w:rsidRPr="007D6A6B">
        <w:rPr>
          <w:rFonts w:ascii="Times New Roman" w:eastAsia="Times New Roman" w:hAnsi="Times New Roman" w:cs="David"/>
          <w:sz w:val="20"/>
          <w:szCs w:val="24"/>
          <w:rtl/>
          <w:lang w:eastAsia="he-IL"/>
        </w:rPr>
        <w:t xml:space="preserve"> לבין המזמין ו/או המנהל ו/או מי מטעמו יחסי עובד מעביד</w:t>
      </w:r>
      <w:r w:rsidRPr="007D6A6B">
        <w:rPr>
          <w:rFonts w:ascii="Times New Roman" w:eastAsia="Times New Roman" w:hAnsi="Times New Roman" w:cs="David"/>
          <w:color w:val="000000"/>
          <w:sz w:val="24"/>
          <w:szCs w:val="24"/>
          <w:rtl/>
          <w:lang w:eastAsia="he-IL"/>
        </w:rPr>
        <w:t>, לכל ענין ודבר. 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מוסכם ומובהר בין הצדדים</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w:t>
      </w:r>
      <w:r w:rsidRPr="007D6A6B">
        <w:rPr>
          <w:rFonts w:ascii="Times New Roman" w:eastAsia="Times New Roman" w:hAnsi="Times New Roman" w:cs="David"/>
          <w:color w:val="000000"/>
          <w:sz w:val="24"/>
          <w:szCs w:val="24"/>
          <w:rtl/>
          <w:lang w:eastAsia="he-IL"/>
        </w:rPr>
        <w:lastRenderedPageBreak/>
        <w:t>ע</w:t>
      </w:r>
      <w:r w:rsidRPr="007D6A6B">
        <w:rPr>
          <w:rFonts w:ascii="Times New Roman" w:eastAsia="Times New Roman" w:hAnsi="Times New Roman" w:cs="David" w:hint="cs"/>
          <w:color w:val="000000"/>
          <w:sz w:val="24"/>
          <w:szCs w:val="24"/>
          <w:rtl/>
          <w:lang w:eastAsia="he-IL"/>
        </w:rPr>
        <w:t>ל פ</w:t>
      </w:r>
      <w:r w:rsidRPr="007D6A6B">
        <w:rPr>
          <w:rFonts w:ascii="Times New Roman" w:eastAsia="Times New Roman" w:hAnsi="Times New Roman" w:cs="David"/>
          <w:color w:val="000000"/>
          <w:sz w:val="24"/>
          <w:szCs w:val="24"/>
          <w:rtl/>
          <w:lang w:eastAsia="he-IL"/>
        </w:rPr>
        <w:t>י הדין ו/או מכח צו הרחבה ו/או מכח הסכם כלשהו על עובד</w:t>
      </w:r>
      <w:r w:rsidRPr="007D6A6B">
        <w:rPr>
          <w:rFonts w:ascii="Times New Roman" w:eastAsia="Times New Roman" w:hAnsi="Times New Roman" w:cs="David" w:hint="cs"/>
          <w:sz w:val="20"/>
          <w:szCs w:val="24"/>
          <w:rtl/>
          <w:lang w:eastAsia="he-IL"/>
        </w:rPr>
        <w:t>.</w:t>
      </w:r>
    </w:p>
    <w:p w14:paraId="4C66173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מוסכם בזה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המתכנן ו/או עובדיו</w:t>
      </w:r>
      <w:r w:rsidRPr="007D6A6B">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D6A6B">
        <w:rPr>
          <w:rFonts w:ascii="Times New Roman" w:eastAsia="Times New Roman" w:hAnsi="Times New Roman" w:cs="David"/>
          <w:color w:val="000000"/>
          <w:sz w:val="24"/>
          <w:szCs w:val="24"/>
          <w:rtl/>
          <w:lang w:eastAsia="he-IL"/>
        </w:rPr>
        <w:t xml:space="preserve"> מוותרים על כל טענות ו/או</w:t>
      </w:r>
      <w:r w:rsidRPr="007D6A6B">
        <w:rPr>
          <w:rFonts w:ascii="Times New Roman" w:eastAsia="Times New Roman" w:hAnsi="Times New Roman" w:cs="David" w:hint="cs"/>
          <w:color w:val="000000"/>
          <w:sz w:val="24"/>
          <w:szCs w:val="24"/>
          <w:rtl/>
          <w:lang w:eastAsia="he-IL"/>
        </w:rPr>
        <w:t xml:space="preserve"> דרישות ו/או תלונות ו/או</w:t>
      </w:r>
      <w:r w:rsidRPr="007D6A6B">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0395321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 ומתחייב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ישא לבדו </w:t>
      </w:r>
      <w:r w:rsidRPr="007D6A6B">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7D6A6B">
        <w:rPr>
          <w:rFonts w:ascii="Times New Roman" w:eastAsia="Times New Roman" w:hAnsi="Times New Roman" w:cs="David" w:hint="cs"/>
          <w:color w:val="000000"/>
          <w:sz w:val="24"/>
          <w:szCs w:val="24"/>
          <w:rtl/>
          <w:lang w:eastAsia="he-IL"/>
        </w:rPr>
        <w:t>ל פי</w:t>
      </w:r>
      <w:r w:rsidRPr="007D6A6B">
        <w:rPr>
          <w:rFonts w:ascii="Times New Roman" w:eastAsia="Times New Roman" w:hAnsi="Times New Roman" w:cs="David"/>
          <w:color w:val="000000"/>
          <w:sz w:val="24"/>
          <w:szCs w:val="24"/>
          <w:rtl/>
          <w:lang w:eastAsia="he-IL"/>
        </w:rPr>
        <w:t xml:space="preserve"> חוזה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ובכלל זה</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sz w:val="20"/>
          <w:szCs w:val="24"/>
          <w:rtl/>
          <w:lang w:eastAsia="he-IL"/>
        </w:rPr>
        <w:t xml:space="preserve"> תשלומי מס הכנסה והב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הלאומי שהוא חב בגין מתן שרותי המתכנן.</w:t>
      </w:r>
    </w:p>
    <w:p w14:paraId="0DAF23B4"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טוח לאומי, תשלומים לקרנות איגודים מקצוע</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12F95C3A"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D6A6B">
        <w:rPr>
          <w:rFonts w:ascii="Times New Roman" w:eastAsia="Times New Roman" w:hAnsi="Times New Roman" w:cs="David"/>
          <w:color w:val="000000"/>
          <w:sz w:val="24"/>
          <w:szCs w:val="24"/>
          <w:rtl/>
          <w:lang w:eastAsia="he-IL"/>
        </w:rPr>
        <w:t>מבלי לגרוע מ</w:t>
      </w:r>
      <w:r w:rsidRPr="007D6A6B">
        <w:rPr>
          <w:rFonts w:ascii="Times New Roman" w:eastAsia="Times New Roman" w:hAnsi="Times New Roman" w:cs="David" w:hint="cs"/>
          <w:color w:val="000000"/>
          <w:sz w:val="24"/>
          <w:szCs w:val="24"/>
          <w:rtl/>
          <w:lang w:eastAsia="he-IL"/>
        </w:rPr>
        <w:t xml:space="preserve">כלליות </w:t>
      </w:r>
      <w:r w:rsidRPr="007D6A6B">
        <w:rPr>
          <w:rFonts w:ascii="Times New Roman" w:eastAsia="Times New Roman" w:hAnsi="Times New Roman" w:cs="David"/>
          <w:color w:val="000000"/>
          <w:sz w:val="24"/>
          <w:szCs w:val="24"/>
          <w:rtl/>
          <w:lang w:eastAsia="he-IL"/>
        </w:rPr>
        <w:t>האמור לעיל, המתכנן מצהיר ומתחייב</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אם י</w:t>
      </w:r>
      <w:r w:rsidRPr="007D6A6B">
        <w:rPr>
          <w:rFonts w:ascii="Times New Roman" w:eastAsia="Times New Roman" w:hAnsi="Times New Roman" w:cs="David" w:hint="cs"/>
          <w:color w:val="000000"/>
          <w:sz w:val="24"/>
          <w:szCs w:val="24"/>
          <w:rtl/>
          <w:lang w:eastAsia="he-IL"/>
        </w:rPr>
        <w:t>י</w:t>
      </w:r>
      <w:r w:rsidRPr="007D6A6B">
        <w:rPr>
          <w:rFonts w:ascii="Times New Roman" w:eastAsia="Times New Roman" w:hAnsi="Times New Roman" w:cs="David"/>
          <w:color w:val="000000"/>
          <w:sz w:val="24"/>
          <w:szCs w:val="24"/>
          <w:rtl/>
          <w:lang w:eastAsia="he-IL"/>
        </w:rPr>
        <w:t>דרש המזמין על ידי המתכנן ו/או על ידי מי מ</w:t>
      </w:r>
      <w:r w:rsidRPr="007D6A6B">
        <w:rPr>
          <w:rFonts w:ascii="Times New Roman" w:eastAsia="Times New Roman" w:hAnsi="Times New Roman" w:cs="David" w:hint="cs"/>
          <w:color w:val="000000"/>
          <w:sz w:val="24"/>
          <w:szCs w:val="24"/>
          <w:rtl/>
          <w:lang w:eastAsia="he-IL"/>
        </w:rPr>
        <w:t>שלוחיו ו/או עובדיו</w:t>
      </w:r>
      <w:r w:rsidRPr="007D6A6B">
        <w:rPr>
          <w:rFonts w:ascii="Times New Roman" w:eastAsia="Times New Roman" w:hAnsi="Times New Roman" w:cs="David"/>
          <w:color w:val="000000"/>
          <w:sz w:val="24"/>
          <w:szCs w:val="24"/>
          <w:rtl/>
          <w:lang w:eastAsia="he-IL"/>
        </w:rPr>
        <w:t xml:space="preserve"> ו/או</w:t>
      </w:r>
      <w:r w:rsidRPr="007D6A6B">
        <w:rPr>
          <w:rFonts w:ascii="Times New Roman" w:eastAsia="Times New Roman" w:hAnsi="Times New Roman" w:cs="David" w:hint="cs"/>
          <w:color w:val="000000"/>
          <w:sz w:val="24"/>
          <w:szCs w:val="24"/>
          <w:rtl/>
          <w:lang w:eastAsia="he-IL"/>
        </w:rPr>
        <w:t xml:space="preserve"> אחר מטעמו ו/או</w:t>
      </w:r>
      <w:r w:rsidRPr="007D6A6B">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w:t>
      </w:r>
      <w:r w:rsidRPr="007D6A6B">
        <w:rPr>
          <w:rFonts w:ascii="Times New Roman" w:eastAsia="Times New Roman" w:hAnsi="Times New Roman" w:cs="David"/>
          <w:color w:val="000000"/>
          <w:sz w:val="24"/>
          <w:szCs w:val="24"/>
          <w:rtl/>
          <w:lang w:eastAsia="he-IL"/>
        </w:rPr>
        <w:lastRenderedPageBreak/>
        <w:t>אם יחולו על המזמין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7D6A6B">
        <w:rPr>
          <w:rFonts w:ascii="Times New Roman" w:eastAsia="Times New Roman" w:hAnsi="Times New Roman" w:cs="David" w:hint="cs"/>
          <w:color w:val="000000"/>
          <w:sz w:val="24"/>
          <w:szCs w:val="24"/>
          <w:rtl/>
          <w:lang w:eastAsia="he-IL"/>
        </w:rPr>
        <w:t xml:space="preserve"> ו/או פיצוי ו/או שיפוי</w:t>
      </w:r>
      <w:r w:rsidRPr="007D6A6B">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ייחשב </w:t>
      </w:r>
      <w:r w:rsidRPr="007D6A6B">
        <w:rPr>
          <w:rFonts w:ascii="Times New Roman" w:eastAsia="Times New Roman" w:hAnsi="Times New Roman" w:cs="David" w:hint="cs"/>
          <w:color w:val="000000"/>
          <w:sz w:val="24"/>
          <w:szCs w:val="24"/>
          <w:rtl/>
          <w:lang w:eastAsia="he-IL"/>
        </w:rPr>
        <w:t>כ</w:t>
      </w:r>
      <w:r w:rsidRPr="007D6A6B">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0353DA84"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color w:val="000000"/>
          <w:sz w:val="24"/>
          <w:szCs w:val="24"/>
          <w:rtl/>
          <w:lang w:eastAsia="he-IL"/>
        </w:rPr>
        <w:t>בשים לב לאמור לעיל, אם יקבע פורום מוסמך כלשהו</w:t>
      </w:r>
      <w:r w:rsidRPr="007D6A6B">
        <w:rPr>
          <w:rFonts w:ascii="Times New Roman" w:eastAsia="Times New Roman" w:hAnsi="Times New Roman" w:cs="David" w:hint="cs"/>
          <w:color w:val="000000"/>
          <w:sz w:val="24"/>
          <w:szCs w:val="24"/>
          <w:rtl/>
          <w:lang w:eastAsia="he-IL"/>
        </w:rPr>
        <w:t>,</w:t>
      </w:r>
      <w:r w:rsidRPr="007D6A6B">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7D6A6B">
        <w:rPr>
          <w:rFonts w:ascii="Times New Roman" w:eastAsia="Times New Roman" w:hAnsi="Times New Roman" w:cs="David" w:hint="cs"/>
          <w:color w:val="000000"/>
          <w:sz w:val="24"/>
          <w:szCs w:val="24"/>
          <w:rtl/>
          <w:lang w:eastAsia="he-IL"/>
        </w:rPr>
        <w:t xml:space="preserve"> ו/או מי משלוחיו ו/או אחר מטעמו</w:t>
      </w:r>
      <w:r w:rsidRPr="007D6A6B">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D6A6B">
        <w:rPr>
          <w:rFonts w:ascii="Times New Roman" w:eastAsia="Times New Roman" w:hAnsi="Times New Roman" w:cs="David" w:hint="cs"/>
          <w:color w:val="000000"/>
          <w:sz w:val="24"/>
          <w:szCs w:val="24"/>
          <w:rtl/>
          <w:lang w:eastAsia="he-IL"/>
        </w:rPr>
        <w:t>.</w:t>
      </w:r>
    </w:p>
    <w:p w14:paraId="42F2AB55" w14:textId="77777777" w:rsidR="007D6A6B" w:rsidRPr="007D6A6B" w:rsidRDefault="007D6A6B" w:rsidP="007D6A6B">
      <w:pPr>
        <w:widowControl w:val="0"/>
        <w:numPr>
          <w:ilvl w:val="0"/>
          <w:numId w:val="16"/>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הבאת החוזה לגמר או ביטולו</w:t>
      </w:r>
    </w:p>
    <w:p w14:paraId="72A3AA4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p>
    <w:p w14:paraId="0BC7704F"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על אף האמור בכל מקום אחר בחוזה </w:t>
      </w:r>
      <w:r w:rsidRPr="007D6A6B">
        <w:rPr>
          <w:rFonts w:ascii="Times New Roman" w:eastAsia="Times New Roman" w:hAnsi="Times New Roman" w:cs="David" w:hint="cs"/>
          <w:sz w:val="20"/>
          <w:szCs w:val="24"/>
          <w:rtl/>
          <w:lang w:eastAsia="he-IL"/>
        </w:rPr>
        <w:t xml:space="preserve">זה על נספחיו, </w:t>
      </w:r>
      <w:r w:rsidRPr="007D6A6B">
        <w:rPr>
          <w:rFonts w:ascii="Times New Roman" w:eastAsia="Times New Roman" w:hAnsi="Times New Roman" w:cs="David"/>
          <w:sz w:val="20"/>
          <w:szCs w:val="24"/>
          <w:rtl/>
          <w:lang w:eastAsia="he-IL"/>
        </w:rPr>
        <w:t>רשאי המזמין,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קול דעתו הבלעדי, בכל עת ומסיבה כלשהי, להביא חוזה זה, כולו או מקצתו, לידי גמר על ידי מתן הודעה בכתב על כך למתכנן. ניתנה הודעה </w:t>
      </w:r>
      <w:r w:rsidRPr="007D6A6B">
        <w:rPr>
          <w:rFonts w:ascii="Times New Roman" w:eastAsia="Times New Roman" w:hAnsi="Times New Roman" w:cs="David"/>
          <w:sz w:val="20"/>
          <w:szCs w:val="24"/>
          <w:rtl/>
          <w:lang w:eastAsia="he-IL"/>
        </w:rPr>
        <w:lastRenderedPageBreak/>
        <w:t>כאמור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7D6A6B">
        <w:rPr>
          <w:rFonts w:ascii="Times New Roman" w:eastAsia="Times New Roman" w:hAnsi="Times New Roman" w:cs="David" w:hint="cs"/>
          <w:sz w:val="20"/>
          <w:szCs w:val="24"/>
          <w:rtl/>
          <w:lang w:eastAsia="he-IL"/>
        </w:rPr>
        <w:t>-7</w:t>
      </w:r>
      <w:r w:rsidRPr="007D6A6B">
        <w:rPr>
          <w:rFonts w:ascii="Times New Roman" w:eastAsia="Times New Roman" w:hAnsi="Times New Roman" w:cs="David"/>
          <w:sz w:val="20"/>
          <w:szCs w:val="24"/>
          <w:rtl/>
          <w:lang w:eastAsia="he-IL"/>
        </w:rPr>
        <w:t xml:space="preserve"> י</w:t>
      </w:r>
      <w:r w:rsidRPr="007D6A6B">
        <w:rPr>
          <w:rFonts w:ascii="Times New Roman" w:eastAsia="Times New Roman" w:hAnsi="Times New Roman" w:cs="David" w:hint="cs"/>
          <w:sz w:val="20"/>
          <w:szCs w:val="24"/>
          <w:rtl/>
          <w:lang w:eastAsia="he-IL"/>
        </w:rPr>
        <w:t>מים</w:t>
      </w:r>
      <w:r w:rsidRPr="007D6A6B">
        <w:rPr>
          <w:rFonts w:ascii="Times New Roman" w:eastAsia="Times New Roman" w:hAnsi="Times New Roman" w:cs="David"/>
          <w:sz w:val="20"/>
          <w:szCs w:val="24"/>
          <w:rtl/>
          <w:lang w:eastAsia="he-IL"/>
        </w:rPr>
        <w:t xml:space="preserve"> מיום משלוחה (להלן: "</w:t>
      </w:r>
      <w:r w:rsidRPr="007D6A6B">
        <w:rPr>
          <w:rFonts w:ascii="Times New Roman" w:eastAsia="Times New Roman" w:hAnsi="Times New Roman" w:cs="David"/>
          <w:b/>
          <w:bCs/>
          <w:sz w:val="20"/>
          <w:szCs w:val="24"/>
          <w:rtl/>
          <w:lang w:eastAsia="he-IL"/>
        </w:rPr>
        <w:t>תאריך הפסקת השרות</w:t>
      </w:r>
      <w:r w:rsidRPr="007D6A6B">
        <w:rPr>
          <w:rFonts w:ascii="Times New Roman" w:eastAsia="Times New Roman" w:hAnsi="Times New Roman" w:cs="David"/>
          <w:sz w:val="20"/>
          <w:szCs w:val="24"/>
          <w:rtl/>
          <w:lang w:eastAsia="he-IL"/>
        </w:rPr>
        <w:t>").</w:t>
      </w:r>
    </w:p>
    <w:p w14:paraId="7D2C415D" w14:textId="77777777" w:rsidR="007D6A6B" w:rsidRPr="007D6A6B" w:rsidRDefault="007D6A6B" w:rsidP="007D6A6B">
      <w:pPr>
        <w:widowControl w:val="0"/>
        <w:numPr>
          <w:ilvl w:val="2"/>
          <w:numId w:val="16"/>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הובא החוזה לידי גמר כאמור בסעיף 12.1.1 לעיל, ישלם המזמין למתכנן שכר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צע עד לתאריך הפסקת הש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 ו - ה'</w:t>
      </w:r>
      <w:r w:rsidRPr="007D6A6B">
        <w:rPr>
          <w:rFonts w:ascii="Times New Roman" w:eastAsia="Times New Roman" w:hAnsi="Times New Roman" w:cs="David"/>
          <w:sz w:val="20"/>
          <w:szCs w:val="24"/>
          <w:rtl/>
          <w:lang w:eastAsia="he-IL"/>
        </w:rPr>
        <w:t>. במקרה שבוצע חלק של קטע ו/או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ישולם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כפי שיקבע המנהל.</w:t>
      </w:r>
    </w:p>
    <w:p w14:paraId="25D4959B"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לטענה </w:t>
      </w:r>
      <w:r w:rsidRPr="007D6A6B">
        <w:rPr>
          <w:rFonts w:ascii="Times New Roman" w:eastAsia="Times New Roman" w:hAnsi="Times New Roman" w:cs="David" w:hint="cs"/>
          <w:sz w:val="20"/>
          <w:szCs w:val="24"/>
          <w:rtl/>
          <w:lang w:eastAsia="he-IL"/>
        </w:rPr>
        <w:t>ו/או דרישה ו/או תלונה ו/</w:t>
      </w:r>
      <w:r w:rsidRPr="007D6A6B">
        <w:rPr>
          <w:rFonts w:ascii="Times New Roman" w:eastAsia="Times New Roman" w:hAnsi="Times New Roman" w:cs="David"/>
          <w:sz w:val="20"/>
          <w:szCs w:val="24"/>
          <w:rtl/>
          <w:lang w:eastAsia="he-IL"/>
        </w:rPr>
        <w:t>או תביעה כלשהי, פרט לאמור בסעיף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והשכר שישולם לפי סעיף 12.1.2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677C28DB"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תוך 12 חודש</w:t>
      </w:r>
      <w:r w:rsidRPr="007D6A6B">
        <w:rPr>
          <w:rFonts w:ascii="Times New Roman" w:eastAsia="Times New Roman" w:hAnsi="Times New Roman" w:cs="David" w:hint="cs"/>
          <w:sz w:val="20"/>
          <w:szCs w:val="24"/>
          <w:rtl/>
          <w:lang w:eastAsia="he-IL"/>
        </w:rPr>
        <w:t>ים</w:t>
      </w:r>
      <w:r w:rsidRPr="007D6A6B">
        <w:rPr>
          <w:rFonts w:ascii="Times New Roman" w:eastAsia="Times New Roman" w:hAnsi="Times New Roman" w:cs="David"/>
          <w:sz w:val="20"/>
          <w:szCs w:val="24"/>
          <w:rtl/>
          <w:lang w:eastAsia="he-IL"/>
        </w:rPr>
        <w:t xml:space="preserve"> מהבאת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כאמור</w:t>
      </w:r>
      <w:r w:rsidRPr="007D6A6B">
        <w:rPr>
          <w:rFonts w:ascii="Times New Roman" w:eastAsia="Times New Roman" w:hAnsi="Times New Roman" w:cs="David" w:hint="cs"/>
          <w:sz w:val="20"/>
          <w:szCs w:val="24"/>
          <w:rtl/>
          <w:lang w:eastAsia="he-IL"/>
        </w:rPr>
        <w:t>, רשאי המזמין</w:t>
      </w:r>
      <w:r w:rsidRPr="007D6A6B">
        <w:rPr>
          <w:rFonts w:ascii="Times New Roman" w:eastAsia="Times New Roman" w:hAnsi="Times New Roman" w:cs="David"/>
          <w:sz w:val="20"/>
          <w:szCs w:val="24"/>
          <w:rtl/>
          <w:lang w:eastAsia="he-IL"/>
        </w:rPr>
        <w:t xml:space="preserve"> לחדשו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במקרה 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לפי דרישת המזמין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לחדש את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תנאי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213859B0"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במקרה שחוזה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מצוות הדין)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המתכנן זכאי לתשלום כמוגדר בסעיף 12.3.2 להלן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ויחולו הסעיפים 12.1.3 ו- 12.1.4 לעיל.</w:t>
      </w:r>
    </w:p>
    <w:p w14:paraId="09D57FA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p>
    <w:p w14:paraId="5E8E9416"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מזמין לפי סעיף 12.1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זכאי המזמין לבטל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לפי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קול דעתו הבלעדי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בלא צורך בהודעה מוקדמת</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בכל אחד מהמקרים הבאים:</w:t>
      </w:r>
    </w:p>
    <w:p w14:paraId="1ED40435"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ו/או לא קיים איזה מהוראות החוזה ולא ת</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קן </w:t>
      </w:r>
      <w:r w:rsidRPr="007D6A6B">
        <w:rPr>
          <w:rFonts w:ascii="Times New Roman" w:eastAsia="Times New Roman" w:hAnsi="Times New Roman" w:cs="David" w:hint="cs"/>
          <w:sz w:val="20"/>
          <w:szCs w:val="24"/>
          <w:rtl/>
          <w:lang w:eastAsia="he-IL"/>
        </w:rPr>
        <w:t>את ה</w:t>
      </w:r>
      <w:r w:rsidRPr="007D6A6B">
        <w:rPr>
          <w:rFonts w:ascii="Times New Roman" w:eastAsia="Times New Roman" w:hAnsi="Times New Roman" w:cs="David"/>
          <w:sz w:val="20"/>
          <w:szCs w:val="24"/>
          <w:rtl/>
          <w:lang w:eastAsia="he-IL"/>
        </w:rPr>
        <w:t>הפרה</w:t>
      </w:r>
      <w:r w:rsidRPr="007D6A6B">
        <w:rPr>
          <w:rFonts w:ascii="Times New Roman" w:eastAsia="Times New Roman" w:hAnsi="Times New Roman" w:cs="David" w:hint="cs"/>
          <w:sz w:val="20"/>
          <w:szCs w:val="24"/>
          <w:rtl/>
          <w:lang w:eastAsia="he-IL"/>
        </w:rPr>
        <w:t xml:space="preserve"> כאמור,</w:t>
      </w:r>
      <w:r w:rsidRPr="007D6A6B">
        <w:rPr>
          <w:rFonts w:ascii="Times New Roman" w:eastAsia="Times New Roman" w:hAnsi="Times New Roman" w:cs="David"/>
          <w:sz w:val="20"/>
          <w:szCs w:val="24"/>
          <w:rtl/>
          <w:lang w:eastAsia="he-IL"/>
        </w:rPr>
        <w:t xml:space="preserve"> לאחר שק</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בל התראה על כך מהמזמין בתוך הזמן הנקוב בהתראה.</w:t>
      </w:r>
    </w:p>
    <w:p w14:paraId="46B23487"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התרה במתכנן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שאין הוא מבצע את עבודתו בצורה המבטיחה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צועה התקין ו/או התקדמותה וסיומה לפי לוח הזמנים.</w:t>
      </w:r>
    </w:p>
    <w:p w14:paraId="3D95FFA0"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הפר את הוראת סעיף 7.5 לעיל.</w:t>
      </w:r>
    </w:p>
    <w:p w14:paraId="3E7C7C22"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נבצר מהמתכנן או מהמנהל הראשי לקיים את ה</w:t>
      </w:r>
      <w:r w:rsidRPr="007D6A6B">
        <w:rPr>
          <w:rFonts w:ascii="Times New Roman" w:eastAsia="Times New Roman" w:hAnsi="Times New Roman" w:cs="David" w:hint="cs"/>
          <w:sz w:val="20"/>
          <w:szCs w:val="24"/>
          <w:rtl/>
          <w:lang w:eastAsia="he-IL"/>
        </w:rPr>
        <w:t xml:space="preserve">וראות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מסיבת </w:t>
      </w:r>
      <w:r w:rsidRPr="007D6A6B">
        <w:rPr>
          <w:rFonts w:ascii="Times New Roman" w:eastAsia="Times New Roman" w:hAnsi="Times New Roman" w:cs="David"/>
          <w:sz w:val="20"/>
          <w:szCs w:val="24"/>
          <w:rtl/>
          <w:lang w:eastAsia="he-IL"/>
        </w:rPr>
        <w:lastRenderedPageBreak/>
        <w:t>מחלה או מכל סיבה אחרת שהיא. מבלי לפגוע בכלליות האמור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לפעולה משפטית או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שירותי המתכנן או אם ארע אירוע דומה.</w:t>
      </w:r>
    </w:p>
    <w:p w14:paraId="48B30A7B" w14:textId="77777777" w:rsidR="007D6A6B" w:rsidRPr="007D6A6B" w:rsidRDefault="007D6A6B" w:rsidP="007D6A6B">
      <w:pPr>
        <w:widowControl w:val="0"/>
        <w:numPr>
          <w:ilvl w:val="3"/>
          <w:numId w:val="16"/>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חל שינוי בהחזקת המניות ו/או בהרכב המנהלים של המתכנן.</w:t>
      </w:r>
    </w:p>
    <w:p w14:paraId="17A5DA44"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בוטל החוזה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צע עד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טול החוזה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לפי השיעור המפורט בנספחים </w:t>
      </w:r>
      <w:r w:rsidRPr="007D6A6B">
        <w:rPr>
          <w:rFonts w:ascii="Times New Roman" w:eastAsia="Times New Roman" w:hAnsi="Times New Roman" w:cs="David"/>
          <w:bCs/>
          <w:sz w:val="20"/>
          <w:szCs w:val="24"/>
          <w:rtl/>
          <w:lang w:eastAsia="he-IL"/>
        </w:rPr>
        <w:t>ד'</w:t>
      </w:r>
      <w:r w:rsidRPr="007D6A6B">
        <w:rPr>
          <w:rFonts w:ascii="Times New Roman" w:eastAsia="Times New Roman" w:hAnsi="Times New Roman" w:cs="David" w:hint="cs"/>
          <w:bCs/>
          <w:sz w:val="20"/>
          <w:szCs w:val="24"/>
          <w:rtl/>
          <w:lang w:eastAsia="he-IL"/>
        </w:rPr>
        <w:t xml:space="preserve"> </w:t>
      </w:r>
      <w:r w:rsidRPr="007D6A6B">
        <w:rPr>
          <w:rFonts w:ascii="Times New Roman" w:eastAsia="Times New Roman" w:hAnsi="Times New Roman" w:cs="David"/>
          <w:bCs/>
          <w:sz w:val="20"/>
          <w:szCs w:val="24"/>
          <w:rtl/>
          <w:lang w:eastAsia="he-IL"/>
        </w:rPr>
        <w:t xml:space="preserve">ו -ה' </w:t>
      </w:r>
      <w:r w:rsidRPr="007D6A6B">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7D6A6B">
        <w:rPr>
          <w:rFonts w:ascii="Times New Roman" w:eastAsia="Times New Roman" w:hAnsi="Times New Roman" w:cs="David"/>
          <w:bCs/>
          <w:sz w:val="20"/>
          <w:szCs w:val="24"/>
          <w:rtl/>
          <w:lang w:eastAsia="he-IL"/>
        </w:rPr>
        <w:t xml:space="preserve">ד' ו-ה' </w:t>
      </w:r>
      <w:r w:rsidRPr="007D6A6B">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50B3246A"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הודעה בדבר הבאת החוזה לידי גמר כאמור בסעיף 12.3.1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לא תשמש עילה למתכנן לתביעת פיצויים כלשהם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לטענה</w:t>
      </w:r>
      <w:r w:rsidRPr="007D6A6B">
        <w:rPr>
          <w:rFonts w:ascii="Times New Roman" w:eastAsia="Times New Roman" w:hAnsi="Times New Roman" w:cs="David" w:hint="cs"/>
          <w:sz w:val="20"/>
          <w:szCs w:val="24"/>
          <w:rtl/>
          <w:lang w:eastAsia="he-IL"/>
        </w:rPr>
        <w:t xml:space="preserve"> ו/או לדרישה ו/או לתלונה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ל</w:t>
      </w:r>
      <w:r w:rsidRPr="007D6A6B">
        <w:rPr>
          <w:rFonts w:ascii="Times New Roman" w:eastAsia="Times New Roman" w:hAnsi="Times New Roman" w:cs="David"/>
          <w:sz w:val="20"/>
          <w:szCs w:val="24"/>
          <w:rtl/>
          <w:lang w:eastAsia="he-IL"/>
        </w:rPr>
        <w:t>תביעה כלשהי, פרט לאמור בסעיף 12.3.2 לעיל, והשכר שישולם לפי סעיף 12.3.2</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ובין מכוח עילה כלשהי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הדין.</w:t>
      </w:r>
    </w:p>
    <w:p w14:paraId="0388DBD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אם המנהל הראשי במשרד המתכנן ו/או המתכנן נפטר, פשט רגל, או נעשה בלתי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 למתן השירותים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 זה או אם אירע אירוע דומה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סעיפים 12.3.2 ו - 12.3.3 לעיל.</w:t>
      </w:r>
    </w:p>
    <w:p w14:paraId="34658438"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סעיפים 12.1, 12.2 ו-12.3 לעיל</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הסעיפים הנ"ל.</w:t>
      </w:r>
    </w:p>
    <w:p w14:paraId="358E2106"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בכל מקרה של הבאת חוזה</w:t>
      </w:r>
      <w:r w:rsidRPr="007D6A6B">
        <w:rPr>
          <w:rFonts w:ascii="Times New Roman" w:eastAsia="Times New Roman" w:hAnsi="Times New Roman" w:cs="David" w:hint="cs"/>
          <w:sz w:val="20"/>
          <w:szCs w:val="24"/>
          <w:rtl/>
          <w:lang w:eastAsia="he-IL"/>
        </w:rPr>
        <w:t xml:space="preserve"> זה לידי</w:t>
      </w:r>
      <w:r w:rsidRPr="007D6A6B">
        <w:rPr>
          <w:rFonts w:ascii="Times New Roman" w:eastAsia="Times New Roman" w:hAnsi="Times New Roman" w:cs="David"/>
          <w:sz w:val="20"/>
          <w:szCs w:val="24"/>
          <w:rtl/>
          <w:lang w:eastAsia="he-IL"/>
        </w:rPr>
        <w:t xml:space="preserve"> גמר או ביטולו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יהיה המזמין זכאי למסור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המשך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2895C45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אימת שהמתכנן לא יקיים איזו מהתחייבויותיו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49AEDD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לנכות מכל סכום שיגיע לו את הסכומים שהמזמין נשא בהם בשל </w:t>
      </w:r>
      <w:r w:rsidRPr="007D6A6B">
        <w:rPr>
          <w:rFonts w:ascii="Times New Roman" w:eastAsia="Times New Roman" w:hAnsi="Times New Roman" w:cs="David"/>
          <w:sz w:val="20"/>
          <w:szCs w:val="24"/>
          <w:rtl/>
          <w:lang w:eastAsia="he-IL"/>
        </w:rPr>
        <w:lastRenderedPageBreak/>
        <w:t>כך, בתוספת 15% לכ</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16A23016"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lang w:eastAsia="he-IL"/>
        </w:rPr>
      </w:pPr>
    </w:p>
    <w:p w14:paraId="671B8891" w14:textId="77777777" w:rsidR="007D6A6B" w:rsidRPr="007D6A6B" w:rsidRDefault="007D6A6B" w:rsidP="007D6A6B">
      <w:pPr>
        <w:widowControl w:val="0"/>
        <w:spacing w:before="0" w:beforeAutospacing="0" w:after="200" w:afterAutospacing="0" w:line="240" w:lineRule="auto"/>
        <w:jc w:val="both"/>
        <w:rPr>
          <w:rFonts w:ascii="Times New Roman" w:eastAsia="Times New Roman" w:hAnsi="Times New Roman" w:cs="David"/>
          <w:sz w:val="20"/>
          <w:szCs w:val="24"/>
          <w:rtl/>
          <w:lang w:eastAsia="he-IL"/>
        </w:rPr>
      </w:pPr>
    </w:p>
    <w:p w14:paraId="265314F1" w14:textId="77777777" w:rsidR="007D6A6B" w:rsidRPr="007D6A6B" w:rsidRDefault="007D6A6B" w:rsidP="007D6A6B">
      <w:pPr>
        <w:widowControl w:val="0"/>
        <w:numPr>
          <w:ilvl w:val="0"/>
          <w:numId w:val="16"/>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העברת זכויות</w:t>
      </w:r>
    </w:p>
    <w:p w14:paraId="5C573B7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אין המתכנן רשאי להסב לאחר את החוזה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כל חלק ממנו, וכן אין הוא רשאי להעביר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להסב לאחר כל זכות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חובה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אלא בהסכמת המזמין בכתב ומראש.</w:t>
      </w:r>
    </w:p>
    <w:p w14:paraId="19911CE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אין המתכנן רשאי למסור לאחר את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שרותי המתכנן, כולם או מקצתם, אלא בהסכמת המזמין בכתב ומראש.</w:t>
      </w:r>
    </w:p>
    <w:p w14:paraId="6F0D6C4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ניתנה הסכמת המזמין לפי סעיפים 13.1 או 13.2 לעיל, הרי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אין בכך כדי לפטור את המתכנן מאחריותו והתחייבויותיו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 xml:space="preserve"> ומזכויות המזמין על פיו, והמתכנן </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ישא באחריות מלאה, כלפי המזמין וכלפי </w:t>
      </w:r>
      <w:r w:rsidRPr="007D6A6B">
        <w:rPr>
          <w:rFonts w:ascii="Times New Roman" w:eastAsia="Times New Roman" w:hAnsi="Times New Roman" w:cs="David" w:hint="cs"/>
          <w:sz w:val="20"/>
          <w:szCs w:val="24"/>
          <w:rtl/>
          <w:lang w:eastAsia="he-IL"/>
        </w:rPr>
        <w:t xml:space="preserve">כל </w:t>
      </w:r>
      <w:r w:rsidRPr="007D6A6B">
        <w:rPr>
          <w:rFonts w:ascii="Times New Roman" w:eastAsia="Times New Roman" w:hAnsi="Times New Roman" w:cs="David"/>
          <w:sz w:val="20"/>
          <w:szCs w:val="24"/>
          <w:rtl/>
          <w:lang w:eastAsia="he-IL"/>
        </w:rPr>
        <w:t xml:space="preserve">צד שלישי שהוא, גם לכל מעשה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באי כחם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עובדיהם</w:t>
      </w:r>
      <w:r w:rsidRPr="007D6A6B">
        <w:rPr>
          <w:rFonts w:ascii="Times New Roman" w:eastAsia="Times New Roman" w:hAnsi="Times New Roman" w:cs="David" w:hint="cs"/>
          <w:sz w:val="20"/>
          <w:szCs w:val="24"/>
          <w:rtl/>
          <w:lang w:eastAsia="he-IL"/>
        </w:rPr>
        <w:t xml:space="preserve"> ו/או מי מטעמם</w:t>
      </w:r>
      <w:r w:rsidRPr="007D6A6B">
        <w:rPr>
          <w:rFonts w:ascii="Times New Roman" w:eastAsia="Times New Roman" w:hAnsi="Times New Roman" w:cs="David"/>
          <w:sz w:val="20"/>
          <w:szCs w:val="24"/>
          <w:rtl/>
          <w:lang w:eastAsia="he-IL"/>
        </w:rPr>
        <w:t>, ואילו למזמין ישמרו כל זכויותיו כלפי המתכנן.</w:t>
      </w:r>
    </w:p>
    <w:p w14:paraId="70FFD4C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המתכנן כמתחייב מהאמור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החוזה ויחולו הוראות סעיף 12.3.2 ו-12.3.3 לעיל.</w:t>
      </w:r>
    </w:p>
    <w:p w14:paraId="2191DEC9"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741C836F" w14:textId="77777777" w:rsidR="007D6A6B" w:rsidRPr="007D6A6B" w:rsidRDefault="007D6A6B" w:rsidP="007D6A6B">
      <w:pPr>
        <w:widowControl w:val="0"/>
        <w:numPr>
          <w:ilvl w:val="0"/>
          <w:numId w:val="16"/>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7D6A6B">
        <w:rPr>
          <w:rFonts w:ascii="Times New Roman" w:eastAsia="Times New Roman" w:hAnsi="Times New Roman" w:cs="David"/>
          <w:bCs/>
          <w:sz w:val="20"/>
          <w:szCs w:val="24"/>
          <w:u w:val="single"/>
          <w:rtl/>
          <w:lang w:eastAsia="he-IL"/>
        </w:rPr>
        <w:t>סיום שרותי המתכנן</w:t>
      </w:r>
    </w:p>
    <w:p w14:paraId="04EB1EEE"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יחושבו כבאים לסיום בכל אחד מהמקרים הבאים:</w:t>
      </w:r>
    </w:p>
    <w:p w14:paraId="4B0E4FA0"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הובא לידי </w:t>
      </w:r>
      <w:r w:rsidRPr="007D6A6B">
        <w:rPr>
          <w:rFonts w:ascii="Times New Roman" w:eastAsia="Times New Roman" w:hAnsi="Times New Roman" w:cs="David" w:hint="cs"/>
          <w:sz w:val="20"/>
          <w:szCs w:val="24"/>
          <w:rtl/>
          <w:lang w:eastAsia="he-IL"/>
        </w:rPr>
        <w:t>גמר</w:t>
      </w:r>
      <w:r w:rsidRPr="007D6A6B">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7F118BAE"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עם מתן א</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שור בכתב ע"י המזמין למתכנן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הושלם מתן שרותי המתכנן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w:t>
      </w:r>
    </w:p>
    <w:p w14:paraId="5F289B41"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סודיות והמצאת מסמכים</w:t>
      </w:r>
    </w:p>
    <w:p w14:paraId="33D8EEF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w:t>
      </w:r>
      <w:r w:rsidRPr="007D6A6B">
        <w:rPr>
          <w:rFonts w:ascii="Times New Roman" w:eastAsia="Times New Roman" w:hAnsi="Times New Roman" w:cs="David"/>
          <w:sz w:val="20"/>
          <w:szCs w:val="24"/>
          <w:rtl/>
          <w:lang w:eastAsia="he-IL"/>
        </w:rPr>
        <w:lastRenderedPageBreak/>
        <w:t xml:space="preserve">העתקים וניירות עבודה, בין שהוכנו על ידי המתכנן </w:t>
      </w:r>
      <w:r w:rsidRPr="007D6A6B">
        <w:rPr>
          <w:rFonts w:ascii="Times New Roman" w:eastAsia="Times New Roman" w:hAnsi="Times New Roman" w:cs="David" w:hint="cs"/>
          <w:sz w:val="20"/>
          <w:szCs w:val="24"/>
          <w:rtl/>
          <w:lang w:eastAsia="he-IL"/>
        </w:rPr>
        <w:t>ו/או על ידי</w:t>
      </w:r>
      <w:r w:rsidRPr="007D6A6B">
        <w:rPr>
          <w:rFonts w:ascii="Times New Roman" w:eastAsia="Times New Roman" w:hAnsi="Times New Roman" w:cs="David"/>
          <w:sz w:val="20"/>
          <w:szCs w:val="24"/>
          <w:rtl/>
          <w:lang w:eastAsia="he-IL"/>
        </w:rPr>
        <w:t xml:space="preserve"> מ</w:t>
      </w:r>
      <w:r w:rsidRPr="007D6A6B">
        <w:rPr>
          <w:rFonts w:ascii="Times New Roman" w:eastAsia="Times New Roman" w:hAnsi="Times New Roman" w:cs="David" w:hint="cs"/>
          <w:sz w:val="20"/>
          <w:szCs w:val="24"/>
          <w:rtl/>
          <w:lang w:eastAsia="he-IL"/>
        </w:rPr>
        <w:t>י מ</w:t>
      </w:r>
      <w:r w:rsidRPr="007D6A6B">
        <w:rPr>
          <w:rFonts w:ascii="Times New Roman" w:eastAsia="Times New Roman" w:hAnsi="Times New Roman" w:cs="David"/>
          <w:sz w:val="20"/>
          <w:szCs w:val="24"/>
          <w:rtl/>
          <w:lang w:eastAsia="he-IL"/>
        </w:rPr>
        <w:t xml:space="preserve">טעמו ובין שהוכנו על ידי המזמין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המנהל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w:t>
      </w:r>
      <w:r w:rsidRPr="007D6A6B">
        <w:rPr>
          <w:rFonts w:ascii="Times New Roman" w:eastAsia="Times New Roman" w:hAnsi="Times New Roman" w:cs="David" w:hint="cs"/>
          <w:sz w:val="20"/>
          <w:szCs w:val="24"/>
          <w:rtl/>
          <w:lang w:eastAsia="he-IL"/>
        </w:rPr>
        <w:t xml:space="preserve">מי </w:t>
      </w:r>
      <w:r w:rsidRPr="007D6A6B">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455731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מבלי לגרוע מאחריותו </w:t>
      </w:r>
      <w:r w:rsidRPr="007D6A6B">
        <w:rPr>
          <w:rFonts w:ascii="Times New Roman" w:eastAsia="Times New Roman" w:hAnsi="Times New Roman" w:cs="David" w:hint="cs"/>
          <w:sz w:val="20"/>
          <w:szCs w:val="24"/>
          <w:rtl/>
          <w:lang w:eastAsia="he-IL"/>
        </w:rPr>
        <w:t xml:space="preserve">של המתכנן </w:t>
      </w:r>
      <w:r w:rsidRPr="007D6A6B">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יציית המתכנן לכל דרישה של המנהל בדבר נקיטת אמצעי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7D2C497C"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יחתים את עובדיו</w:t>
      </w:r>
      <w:r w:rsidRPr="007D6A6B">
        <w:rPr>
          <w:rFonts w:ascii="Times New Roman" w:eastAsia="Times New Roman" w:hAnsi="Times New Roman" w:cs="David" w:hint="cs"/>
          <w:sz w:val="20"/>
          <w:szCs w:val="24"/>
          <w:rtl/>
          <w:lang w:eastAsia="he-IL"/>
        </w:rPr>
        <w:t xml:space="preserve"> ו/או שלוחיו ו/או אחר מטעמו</w:t>
      </w:r>
      <w:r w:rsidRPr="007D6A6B">
        <w:rPr>
          <w:rFonts w:ascii="Times New Roman" w:eastAsia="Times New Roman" w:hAnsi="Times New Roman" w:cs="David"/>
          <w:sz w:val="20"/>
          <w:szCs w:val="24"/>
          <w:rtl/>
          <w:lang w:eastAsia="he-IL"/>
        </w:rPr>
        <w:t xml:space="preserve"> בקשר עם ביצוע הסכם זה</w:t>
      </w:r>
      <w:r w:rsidRPr="007D6A6B">
        <w:rPr>
          <w:rFonts w:ascii="Times New Roman" w:eastAsia="Times New Roman" w:hAnsi="Times New Roman" w:cs="David" w:hint="cs"/>
          <w:sz w:val="20"/>
          <w:szCs w:val="24"/>
          <w:rtl/>
          <w:lang w:eastAsia="he-IL"/>
        </w:rPr>
        <w:t xml:space="preserve"> על נספחיו,</w:t>
      </w:r>
      <w:r w:rsidRPr="007D6A6B">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7D6A6B">
        <w:rPr>
          <w:rFonts w:ascii="Times New Roman" w:eastAsia="Times New Roman" w:hAnsi="Times New Roman" w:cs="David"/>
          <w:bCs/>
          <w:sz w:val="20"/>
          <w:szCs w:val="24"/>
          <w:rtl/>
          <w:lang w:eastAsia="he-IL"/>
        </w:rPr>
        <w:t>ו'</w:t>
      </w:r>
      <w:r w:rsidRPr="007D6A6B">
        <w:rPr>
          <w:rFonts w:ascii="Times New Roman" w:eastAsia="Times New Roman" w:hAnsi="Times New Roman" w:cs="David"/>
          <w:sz w:val="20"/>
          <w:szCs w:val="24"/>
          <w:rtl/>
          <w:lang w:eastAsia="he-IL"/>
        </w:rPr>
        <w:t>,.</w:t>
      </w:r>
    </w:p>
    <w:p w14:paraId="270C12FC"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לפי דרישת המזמין ועם סיום שרותי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7D6A6B">
        <w:rPr>
          <w:rFonts w:ascii="Times New Roman" w:eastAsia="Times New Roman" w:hAnsi="Times New Roman" w:cs="David" w:hint="cs"/>
          <w:sz w:val="20"/>
          <w:szCs w:val="24"/>
          <w:rtl/>
          <w:lang w:eastAsia="he-IL"/>
        </w:rPr>
        <w:t>.</w:t>
      </w:r>
    </w:p>
    <w:p w14:paraId="1541079F"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7D6A6B">
        <w:rPr>
          <w:rFonts w:ascii="Times New Roman" w:eastAsia="Times New Roman" w:hAnsi="Times New Roman" w:cs="David"/>
          <w:bCs/>
          <w:sz w:val="20"/>
          <w:szCs w:val="24"/>
          <w:u w:val="single"/>
          <w:rtl/>
          <w:lang w:eastAsia="he-IL"/>
        </w:rPr>
        <w:t>ויתור על זכויות מצד המתכנן</w:t>
      </w:r>
    </w:p>
    <w:p w14:paraId="7ACE0978"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 xml:space="preserve">השתמש המזמין כדין בסמכות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D6A6B">
        <w:rPr>
          <w:rFonts w:ascii="Times New Roman" w:eastAsia="Times New Roman" w:hAnsi="Times New Roman" w:cs="David" w:hint="cs"/>
          <w:sz w:val="20"/>
          <w:szCs w:val="24"/>
          <w:rtl/>
          <w:lang w:eastAsia="he-IL"/>
        </w:rPr>
        <w:t>מתכנן כל טענה ו/או דרישה ו/או תלונה ו/או</w:t>
      </w:r>
      <w:r w:rsidRPr="007D6A6B">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w:t>
      </w:r>
      <w:r w:rsidRPr="007D6A6B">
        <w:rPr>
          <w:rFonts w:ascii="Times New Roman" w:eastAsia="Times New Roman" w:hAnsi="Times New Roman" w:cs="David" w:hint="cs"/>
          <w:sz w:val="20"/>
          <w:szCs w:val="24"/>
          <w:rtl/>
          <w:lang w:eastAsia="he-IL"/>
        </w:rPr>
        <w:t xml:space="preserve"> שיפוי ו/או</w:t>
      </w:r>
      <w:r w:rsidRPr="007D6A6B">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פגיעה במוניטין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הפסד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לרבות הפסד רווח העלולים להיגרם לו עקב הביטול</w:t>
      </w:r>
      <w:r w:rsidRPr="007D6A6B">
        <w:rPr>
          <w:rFonts w:ascii="Times New Roman" w:eastAsia="Times New Roman" w:hAnsi="Times New Roman" w:cs="David" w:hint="cs"/>
          <w:sz w:val="20"/>
          <w:szCs w:val="24"/>
          <w:rtl/>
          <w:lang w:eastAsia="he-IL"/>
        </w:rPr>
        <w:t xml:space="preserve"> או</w:t>
      </w:r>
      <w:r w:rsidRPr="007D6A6B">
        <w:rPr>
          <w:rFonts w:ascii="Times New Roman" w:eastAsia="Times New Roman" w:hAnsi="Times New Roman" w:cs="David"/>
          <w:sz w:val="20"/>
          <w:szCs w:val="24"/>
          <w:rtl/>
          <w:lang w:eastAsia="he-IL"/>
        </w:rPr>
        <w:t xml:space="preserve"> ההפסקה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מכל סיבה אחרת.</w:t>
      </w:r>
    </w:p>
    <w:p w14:paraId="4D4E2EF6"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שביצע המתכנן על פי חוזה זה.</w:t>
      </w:r>
    </w:p>
    <w:p w14:paraId="4B6C82A3" w14:textId="77777777" w:rsidR="007D6A6B" w:rsidRPr="007D6A6B" w:rsidRDefault="007D6A6B" w:rsidP="007D6A6B">
      <w:pPr>
        <w:widowControl w:val="0"/>
        <w:numPr>
          <w:ilvl w:val="1"/>
          <w:numId w:val="16"/>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7D6A6B">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7D6A6B">
        <w:rPr>
          <w:rFonts w:ascii="Times New Roman" w:eastAsia="Times New Roman" w:hAnsi="Times New Roman" w:cs="David" w:hint="cs"/>
          <w:sz w:val="20"/>
          <w:szCs w:val="24"/>
          <w:rtl/>
          <w:lang w:eastAsia="he-IL"/>
        </w:rPr>
        <w:t xml:space="preserve">את </w:t>
      </w:r>
      <w:r w:rsidRPr="007D6A6B">
        <w:rPr>
          <w:rFonts w:ascii="Times New Roman" w:eastAsia="Times New Roman" w:hAnsi="Times New Roman" w:cs="David"/>
          <w:sz w:val="20"/>
          <w:szCs w:val="24"/>
          <w:rtl/>
          <w:lang w:eastAsia="he-IL"/>
        </w:rPr>
        <w:t>המשך ביצוע 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רותי המתכנן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מסירתם לידי מתכנן אחר, והינו מתחייב</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הפרויקט עד להפסקת עבודתו וחפיפה נאותה של המתכנן החליפי.</w:t>
      </w:r>
    </w:p>
    <w:p w14:paraId="1CDC76F1" w14:textId="77777777" w:rsidR="007D6A6B" w:rsidRPr="007D6A6B" w:rsidRDefault="007D6A6B" w:rsidP="007D6A6B">
      <w:pPr>
        <w:widowControl w:val="0"/>
        <w:numPr>
          <w:ilvl w:val="0"/>
          <w:numId w:val="16"/>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7D6A6B">
        <w:rPr>
          <w:rFonts w:ascii="Times New Roman" w:eastAsia="Times New Roman" w:hAnsi="Times New Roman" w:cs="David"/>
          <w:bCs/>
          <w:sz w:val="20"/>
          <w:szCs w:val="24"/>
          <w:u w:val="single"/>
          <w:rtl/>
          <w:lang w:eastAsia="he-IL"/>
        </w:rPr>
        <w:t>שונות</w:t>
      </w:r>
    </w:p>
    <w:p w14:paraId="50CBB937"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lastRenderedPageBreak/>
        <w:t>המנהל הראשי במשרד המתכנן</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מתחייב לבצע את השירותים שעליו לבצע אישית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 חוזה</w:t>
      </w:r>
      <w:r w:rsidRPr="007D6A6B">
        <w:rPr>
          <w:rFonts w:ascii="Times New Roman" w:eastAsia="Times New Roman" w:hAnsi="Times New Roman" w:cs="David" w:hint="cs"/>
          <w:sz w:val="20"/>
          <w:szCs w:val="24"/>
          <w:rtl/>
          <w:lang w:eastAsia="he-IL"/>
        </w:rPr>
        <w:t xml:space="preserve"> זה והינו</w:t>
      </w:r>
      <w:r w:rsidRPr="007D6A6B">
        <w:rPr>
          <w:rFonts w:ascii="Times New Roman" w:eastAsia="Times New Roman" w:hAnsi="Times New Roman" w:cs="David"/>
          <w:sz w:val="20"/>
          <w:szCs w:val="24"/>
          <w:rtl/>
          <w:lang w:eastAsia="he-IL"/>
        </w:rPr>
        <w:t xml:space="preserve"> אחראי וערב כלפי המזמין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התחייבויות המתכנן לפי חוזה</w:t>
      </w:r>
      <w:r w:rsidRPr="007D6A6B">
        <w:rPr>
          <w:rFonts w:ascii="Times New Roman" w:eastAsia="Times New Roman" w:hAnsi="Times New Roman" w:cs="David" w:hint="cs"/>
          <w:sz w:val="20"/>
          <w:szCs w:val="24"/>
          <w:rtl/>
          <w:lang w:eastAsia="he-IL"/>
        </w:rPr>
        <w:t xml:space="preserve"> זה על נספחיו</w:t>
      </w:r>
      <w:r w:rsidRPr="007D6A6B">
        <w:rPr>
          <w:rFonts w:ascii="Times New Roman" w:eastAsia="Times New Roman" w:hAnsi="Times New Roman" w:cs="David"/>
          <w:sz w:val="20"/>
          <w:szCs w:val="24"/>
          <w:rtl/>
          <w:lang w:eastAsia="he-IL"/>
        </w:rPr>
        <w:t>.</w:t>
      </w:r>
    </w:p>
    <w:p w14:paraId="328D5FA1"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כל צד אשר יפר או לא יקיים איזו מהתחייבויותיו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יהיה חייב לפצות את הצד המקיים על כל הנזקים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ההפסדים שיגרמו לו עקב כך</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וזאת מבלי לגרוע מזכות הצד המקיים לכל סעד ו</w:t>
      </w:r>
      <w:r w:rsidRPr="007D6A6B">
        <w:rPr>
          <w:rFonts w:ascii="Times New Roman" w:eastAsia="Times New Roman" w:hAnsi="Times New Roman" w:cs="David" w:hint="cs"/>
          <w:sz w:val="20"/>
          <w:szCs w:val="24"/>
          <w:rtl/>
          <w:lang w:eastAsia="he-IL"/>
        </w:rPr>
        <w:t xml:space="preserve">/או </w:t>
      </w:r>
      <w:r w:rsidRPr="007D6A6B">
        <w:rPr>
          <w:rFonts w:ascii="Times New Roman" w:eastAsia="Times New Roman" w:hAnsi="Times New Roman" w:cs="David"/>
          <w:sz w:val="20"/>
          <w:szCs w:val="24"/>
          <w:rtl/>
          <w:lang w:eastAsia="he-IL"/>
        </w:rPr>
        <w:t>תרופה אחרים ו/או נוספים.</w:t>
      </w:r>
    </w:p>
    <w:p w14:paraId="749A657F"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למניעת ספקות מוצהר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6234BA50"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מצהיר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D6A6B">
        <w:rPr>
          <w:rFonts w:ascii="Times New Roman" w:eastAsia="Times New Roman" w:hAnsi="Times New Roman" w:cs="David" w:hint="cs"/>
          <w:sz w:val="20"/>
          <w:szCs w:val="24"/>
          <w:rtl/>
          <w:lang w:eastAsia="he-IL"/>
        </w:rPr>
        <w:t>נבע</w:t>
      </w:r>
      <w:r w:rsidRPr="007D6A6B">
        <w:rPr>
          <w:rFonts w:ascii="Times New Roman" w:eastAsia="Times New Roman" w:hAnsi="Times New Roman" w:cs="David"/>
          <w:sz w:val="20"/>
          <w:szCs w:val="24"/>
          <w:rtl/>
          <w:lang w:eastAsia="he-IL"/>
        </w:rPr>
        <w:t xml:space="preserve"> מאי עמידתו בהתחייבויותיו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 זה.</w:t>
      </w:r>
    </w:p>
    <w:p w14:paraId="1BDC6E99"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728BADC2"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מוסכם במפורש</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צוע כל </w:t>
      </w:r>
      <w:r w:rsidRPr="007D6A6B">
        <w:rPr>
          <w:rFonts w:ascii="Times New Roman" w:eastAsia="Times New Roman" w:hAnsi="Times New Roman" w:cs="David" w:hint="cs"/>
          <w:sz w:val="20"/>
          <w:szCs w:val="24"/>
          <w:rtl/>
          <w:lang w:eastAsia="he-IL"/>
        </w:rPr>
        <w:t>אחת</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אחת מהתחייבויות המזמין ע</w:t>
      </w:r>
      <w:r w:rsidRPr="007D6A6B">
        <w:rPr>
          <w:rFonts w:ascii="Times New Roman" w:eastAsia="Times New Roman" w:hAnsi="Times New Roman" w:cs="David" w:hint="cs"/>
          <w:sz w:val="20"/>
          <w:szCs w:val="24"/>
          <w:rtl/>
          <w:lang w:eastAsia="he-IL"/>
        </w:rPr>
        <w:t>ל פ</w:t>
      </w:r>
      <w:r w:rsidRPr="007D6A6B">
        <w:rPr>
          <w:rFonts w:ascii="Times New Roman" w:eastAsia="Times New Roman" w:hAnsi="Times New Roman" w:cs="David"/>
          <w:sz w:val="20"/>
          <w:szCs w:val="24"/>
          <w:rtl/>
          <w:lang w:eastAsia="he-IL"/>
        </w:rPr>
        <w:t>י</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sz w:val="20"/>
          <w:szCs w:val="24"/>
          <w:rtl/>
          <w:lang w:eastAsia="he-IL"/>
        </w:rPr>
        <w:t>חוזה</w:t>
      </w:r>
      <w:r w:rsidRPr="007D6A6B">
        <w:rPr>
          <w:rFonts w:ascii="Times New Roman" w:eastAsia="Times New Roman" w:hAnsi="Times New Roman" w:cs="David" w:hint="cs"/>
          <w:sz w:val="20"/>
          <w:szCs w:val="24"/>
          <w:rtl/>
          <w:lang w:eastAsia="he-IL"/>
        </w:rPr>
        <w:t xml:space="preserve"> </w:t>
      </w:r>
      <w:r w:rsidRPr="007D6A6B">
        <w:rPr>
          <w:rFonts w:ascii="Times New Roman" w:eastAsia="Times New Roman" w:hAnsi="Times New Roman" w:cs="David" w:hint="cs"/>
          <w:sz w:val="20"/>
          <w:szCs w:val="24"/>
          <w:rtl/>
          <w:lang w:eastAsia="he-IL"/>
        </w:rPr>
        <w:lastRenderedPageBreak/>
        <w:t>זה,</w:t>
      </w:r>
      <w:r w:rsidRPr="007D6A6B">
        <w:rPr>
          <w:rFonts w:ascii="Times New Roman" w:eastAsia="Times New Roman" w:hAnsi="Times New Roman" w:cs="David"/>
          <w:sz w:val="20"/>
          <w:szCs w:val="24"/>
          <w:rtl/>
          <w:lang w:eastAsia="he-IL"/>
        </w:rPr>
        <w:t xml:space="preserve"> מותנה בכך שהמתכנן יקיים תחילה את התחייבויותיו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עד לאותו מועד. המזמין זכאי, מבלי לפגוע </w:t>
      </w:r>
      <w:r w:rsidRPr="007D6A6B">
        <w:rPr>
          <w:rFonts w:ascii="Times New Roman" w:eastAsia="Times New Roman" w:hAnsi="Times New Roman" w:cs="David" w:hint="cs"/>
          <w:sz w:val="20"/>
          <w:szCs w:val="24"/>
          <w:rtl/>
          <w:lang w:eastAsia="he-IL"/>
        </w:rPr>
        <w:t>מכלליות ה</w:t>
      </w:r>
      <w:r w:rsidRPr="007D6A6B">
        <w:rPr>
          <w:rFonts w:ascii="Times New Roman" w:eastAsia="Times New Roman" w:hAnsi="Times New Roman" w:cs="David"/>
          <w:sz w:val="20"/>
          <w:szCs w:val="24"/>
          <w:rtl/>
          <w:lang w:eastAsia="he-IL"/>
        </w:rPr>
        <w:t>אמור בכל מקום אחר בחוזה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לעכב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התחי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7395E4EF"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שום התנהגות מצד</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של מי</w:t>
      </w:r>
      <w:r w:rsidRPr="007D6A6B">
        <w:rPr>
          <w:rFonts w:ascii="Times New Roman" w:eastAsia="Times New Roman" w:hAnsi="Times New Roman" w:cs="David"/>
          <w:sz w:val="20"/>
          <w:szCs w:val="24"/>
          <w:rtl/>
          <w:lang w:eastAsia="he-IL"/>
        </w:rPr>
        <w:t xml:space="preserve"> מהצדדים לא תחשב כויתור על איזה מזכויותיו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ו/או</w:t>
      </w:r>
      <w:r w:rsidRPr="007D6A6B">
        <w:rPr>
          <w:rFonts w:ascii="Times New Roman" w:eastAsia="Times New Roman" w:hAnsi="Times New Roman" w:cs="David"/>
          <w:sz w:val="20"/>
          <w:szCs w:val="24"/>
          <w:rtl/>
          <w:lang w:eastAsia="he-IL"/>
        </w:rPr>
        <w:t xml:space="preserve"> ע</w:t>
      </w:r>
      <w:r w:rsidRPr="007D6A6B">
        <w:rPr>
          <w:rFonts w:ascii="Times New Roman" w:eastAsia="Times New Roman" w:hAnsi="Times New Roman" w:cs="David" w:hint="cs"/>
          <w:sz w:val="20"/>
          <w:szCs w:val="24"/>
          <w:rtl/>
          <w:lang w:eastAsia="he-IL"/>
        </w:rPr>
        <w:t>ל פי כל</w:t>
      </w:r>
      <w:r w:rsidRPr="007D6A6B">
        <w:rPr>
          <w:rFonts w:ascii="Times New Roman" w:eastAsia="Times New Roman" w:hAnsi="Times New Roman" w:cs="David"/>
          <w:sz w:val="20"/>
          <w:szCs w:val="24"/>
          <w:rtl/>
          <w:lang w:eastAsia="he-IL"/>
        </w:rPr>
        <w:t xml:space="preserve"> דין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כויתור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כהסכמה מצדו לאיזה הפרה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אי קיום של תנאי מתנאי חוזה</w:t>
      </w:r>
      <w:r w:rsidRPr="007D6A6B">
        <w:rPr>
          <w:rFonts w:ascii="Times New Roman" w:eastAsia="Times New Roman" w:hAnsi="Times New Roman" w:cs="David" w:hint="cs"/>
          <w:sz w:val="20"/>
          <w:szCs w:val="24"/>
          <w:rtl/>
          <w:lang w:eastAsia="he-IL"/>
        </w:rPr>
        <w:t xml:space="preserve"> זה ו/</w:t>
      </w:r>
      <w:r w:rsidRPr="007D6A6B">
        <w:rPr>
          <w:rFonts w:ascii="Times New Roman" w:eastAsia="Times New Roman" w:hAnsi="Times New Roman" w:cs="David"/>
          <w:sz w:val="20"/>
          <w:szCs w:val="24"/>
          <w:rtl/>
          <w:lang w:eastAsia="he-IL"/>
        </w:rPr>
        <w:t xml:space="preserve"> או כנותנת דחייה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ארכה לב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צוע כל פעולה</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ש</w:t>
      </w:r>
      <w:r w:rsidRPr="007D6A6B">
        <w:rPr>
          <w:rFonts w:ascii="Times New Roman" w:eastAsia="Times New Roman" w:hAnsi="Times New Roman" w:cs="David"/>
          <w:sz w:val="20"/>
          <w:szCs w:val="24"/>
          <w:rtl/>
          <w:lang w:eastAsia="he-IL"/>
        </w:rPr>
        <w:t>יש לעשותה ע</w:t>
      </w:r>
      <w:r w:rsidRPr="007D6A6B">
        <w:rPr>
          <w:rFonts w:ascii="Times New Roman" w:eastAsia="Times New Roman" w:hAnsi="Times New Roman" w:cs="David" w:hint="cs"/>
          <w:sz w:val="20"/>
          <w:szCs w:val="24"/>
          <w:rtl/>
          <w:lang w:eastAsia="he-IL"/>
        </w:rPr>
        <w:t>ל פי</w:t>
      </w:r>
      <w:r w:rsidRPr="007D6A6B">
        <w:rPr>
          <w:rFonts w:ascii="Times New Roman" w:eastAsia="Times New Roman" w:hAnsi="Times New Roman" w:cs="David"/>
          <w:sz w:val="20"/>
          <w:szCs w:val="24"/>
          <w:rtl/>
          <w:lang w:eastAsia="he-IL"/>
        </w:rPr>
        <w:t xml:space="preserve"> חוזה</w:t>
      </w:r>
      <w:r w:rsidRPr="007D6A6B">
        <w:rPr>
          <w:rFonts w:ascii="Times New Roman" w:eastAsia="Times New Roman" w:hAnsi="Times New Roman" w:cs="David" w:hint="cs"/>
          <w:sz w:val="20"/>
          <w:szCs w:val="24"/>
          <w:rtl/>
          <w:lang w:eastAsia="he-IL"/>
        </w:rPr>
        <w:t xml:space="preserve"> זה</w:t>
      </w:r>
      <w:r w:rsidRPr="007D6A6B">
        <w:rPr>
          <w:rFonts w:ascii="Times New Roman" w:eastAsia="Times New Roman" w:hAnsi="Times New Roman" w:cs="David"/>
          <w:sz w:val="20"/>
          <w:szCs w:val="24"/>
          <w:rtl/>
          <w:lang w:eastAsia="he-IL"/>
        </w:rPr>
        <w:t xml:space="preserve">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או כש</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נוי</w:t>
      </w:r>
      <w:r w:rsidRPr="007D6A6B">
        <w:rPr>
          <w:rFonts w:ascii="Times New Roman" w:eastAsia="Times New Roman" w:hAnsi="Times New Roman" w:cs="David" w:hint="cs"/>
          <w:sz w:val="20"/>
          <w:szCs w:val="24"/>
          <w:rtl/>
          <w:lang w:eastAsia="he-IL"/>
        </w:rPr>
        <w:t xml:space="preserve"> ו/או</w:t>
      </w:r>
      <w:r w:rsidRPr="007D6A6B">
        <w:rPr>
          <w:rFonts w:ascii="Times New Roman" w:eastAsia="Times New Roman" w:hAnsi="Times New Roman" w:cs="David"/>
          <w:sz w:val="20"/>
          <w:szCs w:val="24"/>
          <w:rtl/>
          <w:lang w:eastAsia="he-IL"/>
        </w:rPr>
        <w:t xml:space="preserve"> ב</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טול </w:t>
      </w:r>
      <w:r w:rsidRPr="007D6A6B">
        <w:rPr>
          <w:rFonts w:ascii="Times New Roman" w:eastAsia="Times New Roman" w:hAnsi="Times New Roman" w:cs="David" w:hint="cs"/>
          <w:sz w:val="20"/>
          <w:szCs w:val="24"/>
          <w:rtl/>
          <w:lang w:eastAsia="he-IL"/>
        </w:rPr>
        <w:t>ו/</w:t>
      </w:r>
      <w:r w:rsidRPr="007D6A6B">
        <w:rPr>
          <w:rFonts w:ascii="Times New Roman" w:eastAsia="Times New Roman" w:hAnsi="Times New Roman" w:cs="David"/>
          <w:sz w:val="20"/>
          <w:szCs w:val="24"/>
          <w:rtl/>
          <w:lang w:eastAsia="he-IL"/>
        </w:rPr>
        <w:t xml:space="preserve">או תוספת של תנאי </w:t>
      </w:r>
      <w:r w:rsidRPr="007D6A6B">
        <w:rPr>
          <w:rFonts w:ascii="Times New Roman" w:eastAsia="Times New Roman" w:hAnsi="Times New Roman" w:cs="David" w:hint="cs"/>
          <w:sz w:val="20"/>
          <w:szCs w:val="24"/>
          <w:rtl/>
          <w:lang w:eastAsia="he-IL"/>
        </w:rPr>
        <w:t>כלשהו</w:t>
      </w:r>
      <w:r w:rsidRPr="007D6A6B">
        <w:rPr>
          <w:rFonts w:ascii="Times New Roman" w:eastAsia="Times New Roman" w:hAnsi="Times New Roman" w:cs="David"/>
          <w:sz w:val="20"/>
          <w:szCs w:val="24"/>
          <w:rtl/>
          <w:lang w:eastAsia="he-IL"/>
        </w:rPr>
        <w:t>, אלא אם נעשו במפורש ובכתב.</w:t>
      </w:r>
    </w:p>
    <w:p w14:paraId="587C8F99" w14:textId="77777777" w:rsidR="007D6A6B" w:rsidRPr="007D6A6B" w:rsidRDefault="007D6A6B" w:rsidP="007D6A6B">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מבלי לגרוע מכלליות האמור לעיל -</w:t>
      </w:r>
    </w:p>
    <w:p w14:paraId="3D9DB447"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6619DD82" w14:textId="77777777" w:rsidR="007D6A6B" w:rsidRPr="007D6A6B" w:rsidRDefault="007D6A6B" w:rsidP="007D6A6B">
      <w:pPr>
        <w:widowControl w:val="0"/>
        <w:numPr>
          <w:ilvl w:val="2"/>
          <w:numId w:val="16"/>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תור כלשהו על זכויות וחובות לפי החוזה.</w:t>
      </w:r>
    </w:p>
    <w:p w14:paraId="0953BCA4" w14:textId="77777777" w:rsidR="007D6A6B" w:rsidRPr="007D6A6B" w:rsidRDefault="007D6A6B" w:rsidP="007D6A6B">
      <w:pPr>
        <w:widowControl w:val="0"/>
        <w:numPr>
          <w:ilvl w:val="1"/>
          <w:numId w:val="16"/>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במידה והמתכנן כולל מספר גופים או יחידים</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יהיו הם אחראים ביחד ולחוד </w:t>
      </w:r>
      <w:r w:rsidRPr="007D6A6B">
        <w:rPr>
          <w:rFonts w:ascii="Times New Roman" w:eastAsia="Times New Roman" w:hAnsi="Times New Roman" w:cs="David"/>
          <w:sz w:val="20"/>
          <w:szCs w:val="24"/>
          <w:rtl/>
          <w:lang w:eastAsia="he-IL"/>
        </w:rPr>
        <w:lastRenderedPageBreak/>
        <w:t>כלפי המזמין למילוי התחייבויות המתכנן לפי חוזה זה.</w:t>
      </w:r>
    </w:p>
    <w:p w14:paraId="6C788F1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בגין כל חיוב מחיובי המזמין </w:t>
      </w:r>
      <w:r w:rsidRPr="007D6A6B">
        <w:rPr>
          <w:rFonts w:ascii="Times New Roman" w:eastAsia="Times New Roman" w:hAnsi="Times New Roman" w:cs="David" w:hint="cs"/>
          <w:sz w:val="24"/>
          <w:szCs w:val="24"/>
          <w:rtl/>
          <w:lang w:eastAsia="he-IL"/>
        </w:rPr>
        <w:t>על פי</w:t>
      </w:r>
      <w:r w:rsidRPr="007D6A6B">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המתכנן </w:t>
      </w:r>
      <w:r w:rsidRPr="007D6A6B">
        <w:rPr>
          <w:rFonts w:ascii="Times New Roman" w:eastAsia="Times New Roman" w:hAnsi="Times New Roman" w:cs="David" w:hint="cs"/>
          <w:sz w:val="24"/>
          <w:szCs w:val="24"/>
          <w:rtl/>
          <w:lang w:eastAsia="he-IL"/>
        </w:rPr>
        <w:t>על פ</w:t>
      </w:r>
      <w:r w:rsidRPr="007D6A6B">
        <w:rPr>
          <w:rFonts w:ascii="Times New Roman" w:eastAsia="Times New Roman" w:hAnsi="Times New Roman" w:cs="David"/>
          <w:sz w:val="24"/>
          <w:szCs w:val="24"/>
          <w:rtl/>
          <w:lang w:eastAsia="he-IL"/>
        </w:rPr>
        <w:t>י חוזה זה. וזאת מבלי לגרוע מהאמור להלן בסיפא לס"ק זה.</w:t>
      </w:r>
    </w:p>
    <w:p w14:paraId="6815F89C" w14:textId="77777777" w:rsidR="007D6A6B" w:rsidRPr="007D6A6B" w:rsidRDefault="007D6A6B" w:rsidP="007D6A6B">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4"/>
          <w:szCs w:val="24"/>
          <w:rtl/>
          <w:lang w:eastAsia="he-IL"/>
        </w:rPr>
        <w:t>המתכנן מתחייב בזה</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כי כל דרישה</w:t>
      </w:r>
      <w:r w:rsidRPr="007D6A6B">
        <w:rPr>
          <w:rFonts w:ascii="Times New Roman" w:eastAsia="Times New Roman" w:hAnsi="Times New Roman" w:cs="David" w:hint="cs"/>
          <w:sz w:val="24"/>
          <w:szCs w:val="24"/>
          <w:rtl/>
          <w:lang w:eastAsia="he-IL"/>
        </w:rPr>
        <w:t xml:space="preserve"> ו/או תלונה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ו/או </w:t>
      </w:r>
      <w:r w:rsidRPr="007D6A6B">
        <w:rPr>
          <w:rFonts w:ascii="Times New Roman" w:eastAsia="Times New Roman" w:hAnsi="Times New Roman" w:cs="David"/>
          <w:sz w:val="24"/>
          <w:szCs w:val="24"/>
          <w:rtl/>
          <w:lang w:eastAsia="he-IL"/>
        </w:rPr>
        <w:t>טענה ו/או תביעה, ככל שתהיינה לו כנגד המזמין בגין חיובי המזמין ע</w:t>
      </w:r>
      <w:r w:rsidRPr="007D6A6B">
        <w:rPr>
          <w:rFonts w:ascii="Times New Roman" w:eastAsia="Times New Roman" w:hAnsi="Times New Roman" w:cs="David" w:hint="cs"/>
          <w:sz w:val="24"/>
          <w:szCs w:val="24"/>
          <w:rtl/>
          <w:lang w:eastAsia="he-IL"/>
        </w:rPr>
        <w:t>ל פי</w:t>
      </w:r>
      <w:r w:rsidRPr="007D6A6B">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אותו דין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יחול לגבי תביעה של מי מיחידי המזמין כנגד המתכנן</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קרי</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תביעה כאמור</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D6A6B">
        <w:rPr>
          <w:rFonts w:ascii="Times New Roman" w:eastAsia="Times New Roman" w:hAnsi="Times New Roman" w:cs="David" w:hint="cs"/>
          <w:b/>
          <w:bCs/>
          <w:sz w:val="24"/>
          <w:szCs w:val="24"/>
          <w:rtl/>
          <w:lang w:eastAsia="he-IL"/>
        </w:rPr>
        <w:t>א</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w:t>
      </w:r>
    </w:p>
    <w:p w14:paraId="2DEF6CBD"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552B4FFF" w14:textId="77777777" w:rsidR="007D6A6B" w:rsidRPr="007D6A6B" w:rsidRDefault="007D6A6B" w:rsidP="007D6A6B">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למען הסר ספק</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מוסכם ומוצהר</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w:t>
      </w:r>
      <w:r w:rsidRPr="007D6A6B">
        <w:rPr>
          <w:rFonts w:ascii="Times New Roman" w:eastAsia="Times New Roman" w:hAnsi="Times New Roman" w:cs="David"/>
          <w:sz w:val="20"/>
          <w:szCs w:val="24"/>
          <w:rtl/>
          <w:lang w:eastAsia="he-IL"/>
        </w:rPr>
        <w:lastRenderedPageBreak/>
        <w:t>לפי העניין.</w:t>
      </w:r>
    </w:p>
    <w:p w14:paraId="79A8D275"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5C9ED720" w14:textId="77777777" w:rsidR="007D6A6B" w:rsidRPr="007D6A6B" w:rsidRDefault="007D6A6B" w:rsidP="007D6A6B">
      <w:pPr>
        <w:widowControl w:val="0"/>
        <w:numPr>
          <w:ilvl w:val="1"/>
          <w:numId w:val="16"/>
        </w:numPr>
        <w:spacing w:before="0" w:beforeAutospacing="0" w:after="20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חוזה זה על נספחיו</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54AFD3F2" w14:textId="77777777" w:rsidR="007D6A6B" w:rsidRPr="007D6A6B" w:rsidRDefault="007D6A6B" w:rsidP="007D6A6B">
      <w:pPr>
        <w:widowControl w:val="0"/>
        <w:numPr>
          <w:ilvl w:val="1"/>
          <w:numId w:val="16"/>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D6A6B">
        <w:rPr>
          <w:rFonts w:ascii="Times New Roman" w:eastAsia="Times New Roman" w:hAnsi="Times New Roman" w:cs="David" w:hint="cs"/>
          <w:sz w:val="20"/>
          <w:szCs w:val="24"/>
          <w:rtl/>
          <w:lang w:eastAsia="he-IL"/>
        </w:rPr>
        <w:t>רשום</w:t>
      </w:r>
      <w:r w:rsidRPr="007D6A6B">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7D6A6B">
        <w:rPr>
          <w:rFonts w:ascii="Times New Roman" w:eastAsia="Times New Roman" w:hAnsi="Times New Roman" w:cs="David" w:hint="cs"/>
          <w:sz w:val="20"/>
          <w:szCs w:val="24"/>
          <w:rtl/>
          <w:lang w:eastAsia="he-IL"/>
        </w:rPr>
        <w:t>,</w:t>
      </w:r>
      <w:r w:rsidRPr="007D6A6B">
        <w:rPr>
          <w:rFonts w:ascii="Times New Roman" w:eastAsia="Times New Roman" w:hAnsi="Times New Roman" w:cs="David"/>
          <w:sz w:val="20"/>
          <w:szCs w:val="24"/>
          <w:rtl/>
          <w:lang w:eastAsia="he-IL"/>
        </w:rPr>
        <w:t xml:space="preserve"> תחשב היא כמתקבלת ביום משלוח או מסירתה כאמור.</w:t>
      </w:r>
    </w:p>
    <w:p w14:paraId="7862C54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03710E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7D6A6B">
        <w:rPr>
          <w:rFonts w:ascii="Times New Roman" w:eastAsia="Times New Roman" w:hAnsi="Times New Roman" w:cs="David"/>
          <w:bCs/>
          <w:sz w:val="20"/>
          <w:szCs w:val="24"/>
          <w:rtl/>
          <w:lang w:eastAsia="he-IL"/>
        </w:rPr>
        <w:t>ולראיה באו הצדדים על החתום:</w:t>
      </w:r>
    </w:p>
    <w:p w14:paraId="5B8F6AB8" w14:textId="77777777" w:rsidR="007D6A6B" w:rsidRPr="007D6A6B" w:rsidRDefault="007D6A6B" w:rsidP="007D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7FDECAA" w14:textId="77777777" w:rsidR="007D6A6B" w:rsidRPr="007D6A6B" w:rsidRDefault="007D6A6B" w:rsidP="007D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36CF320" w14:textId="77777777" w:rsidR="007D6A6B" w:rsidRPr="007D6A6B" w:rsidRDefault="007D6A6B" w:rsidP="007D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15B7E367" w14:textId="77777777" w:rsidR="007D6A6B" w:rsidRPr="007D6A6B" w:rsidRDefault="007D6A6B" w:rsidP="007D6A6B">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t>_____________</w:t>
      </w:r>
      <w:r w:rsidRPr="007D6A6B">
        <w:rPr>
          <w:rFonts w:ascii="Times New Roman" w:eastAsia="Times New Roman" w:hAnsi="Times New Roman" w:cs="David"/>
          <w:sz w:val="20"/>
          <w:szCs w:val="24"/>
          <w:rtl/>
          <w:lang w:eastAsia="he-IL"/>
        </w:rPr>
        <w:tab/>
        <w:t>_______________</w:t>
      </w:r>
    </w:p>
    <w:p w14:paraId="4A9B928D" w14:textId="77777777" w:rsidR="007D6A6B" w:rsidRPr="007D6A6B" w:rsidRDefault="007D6A6B" w:rsidP="007D6A6B">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ab/>
        <w:t>המתכנן</w:t>
      </w:r>
      <w:r w:rsidRPr="007D6A6B">
        <w:rPr>
          <w:rFonts w:ascii="Times New Roman" w:eastAsia="Times New Roman" w:hAnsi="Times New Roman" w:cs="David"/>
          <w:sz w:val="20"/>
          <w:szCs w:val="24"/>
          <w:lang w:eastAsia="he-IL"/>
        </w:rPr>
        <w:t xml:space="preserve"> </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lang w:eastAsia="he-IL"/>
        </w:rPr>
        <w:t xml:space="preserve"> </w:t>
      </w:r>
      <w:r w:rsidRPr="007D6A6B">
        <w:rPr>
          <w:rFonts w:ascii="Times New Roman" w:eastAsia="Times New Roman" w:hAnsi="Times New Roman" w:cs="David"/>
          <w:sz w:val="20"/>
          <w:szCs w:val="24"/>
          <w:rtl/>
          <w:lang w:eastAsia="he-IL"/>
        </w:rPr>
        <w:t>המזמין</w:t>
      </w:r>
      <w:r w:rsidRPr="007D6A6B">
        <w:rPr>
          <w:rFonts w:ascii="Times New Roman" w:eastAsia="Times New Roman" w:hAnsi="Times New Roman" w:cs="David"/>
          <w:sz w:val="20"/>
          <w:szCs w:val="24"/>
          <w:lang w:eastAsia="he-IL"/>
        </w:rPr>
        <w:t xml:space="preserve"> </w:t>
      </w:r>
    </w:p>
    <w:p w14:paraId="4D52048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84E96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FA7134"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7D6A6B">
        <w:rPr>
          <w:rFonts w:ascii="Times New Roman" w:eastAsia="Times New Roman" w:hAnsi="Times New Roman" w:cs="David" w:hint="cs"/>
          <w:sz w:val="20"/>
          <w:szCs w:val="24"/>
          <w:rtl/>
          <w:lang w:eastAsia="he-IL"/>
        </w:rPr>
        <w:t>י</w:t>
      </w:r>
      <w:r w:rsidRPr="007D6A6B">
        <w:rPr>
          <w:rFonts w:ascii="Times New Roman" w:eastAsia="Times New Roman" w:hAnsi="Times New Roman" w:cs="David"/>
          <w:sz w:val="20"/>
          <w:szCs w:val="24"/>
          <w:rtl/>
          <w:lang w:eastAsia="he-IL"/>
        </w:rPr>
        <w:t xml:space="preserve">ן זה. </w:t>
      </w:r>
    </w:p>
    <w:p w14:paraId="41D5A37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BEDFD2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תאריך :  _______________</w:t>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r>
      <w:r w:rsidRPr="007D6A6B">
        <w:rPr>
          <w:rFonts w:ascii="Times New Roman" w:eastAsia="Times New Roman" w:hAnsi="Times New Roman" w:cs="David"/>
          <w:sz w:val="20"/>
          <w:szCs w:val="24"/>
          <w:rtl/>
          <w:lang w:eastAsia="he-IL"/>
        </w:rPr>
        <w:tab/>
        <w:t>חתימה וחותמת עו"ד/ רו"ח : ________________</w:t>
      </w:r>
    </w:p>
    <w:p w14:paraId="3416907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0B145BA"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0BCCCD43"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AEB2AE7"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AD9B629"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D2E1F5B"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D75C570"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A2462A8"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0E9A25E"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E06DA19"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7E9C4C7"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3E2EDC03"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26BB3123"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7658E194"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AD2F11D"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1978B33D"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680EC7F"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AFDACF6"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50E137A0"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6B1FE24B" w14:textId="77777777" w:rsidR="007D6A6B" w:rsidRPr="007D6A6B" w:rsidRDefault="007D6A6B" w:rsidP="007D6A6B">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41394A09"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DDA1F99"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43FB12BD" w14:textId="77777777" w:rsidR="00736034" w:rsidRDefault="00736034">
      <w:pPr>
        <w:bidi w:val="0"/>
        <w:spacing w:before="0" w:beforeAutospacing="0" w:after="160" w:afterAutospacing="0" w:line="259" w:lineRule="auto"/>
        <w:rPr>
          <w:rFonts w:ascii="Times New Roman" w:eastAsia="Times New Roman" w:hAnsi="Times New Roman" w:cs="David"/>
          <w:bCs/>
          <w:sz w:val="20"/>
          <w:szCs w:val="24"/>
          <w:u w:val="single"/>
          <w:lang w:eastAsia="he-IL"/>
        </w:rPr>
      </w:pPr>
      <w:r>
        <w:rPr>
          <w:rFonts w:ascii="Times New Roman" w:eastAsia="Times New Roman" w:hAnsi="Times New Roman" w:cs="David"/>
          <w:bCs/>
          <w:sz w:val="20"/>
          <w:szCs w:val="24"/>
          <w:u w:val="single"/>
          <w:rtl/>
          <w:lang w:eastAsia="he-IL"/>
        </w:rPr>
        <w:br w:type="page"/>
      </w:r>
    </w:p>
    <w:p w14:paraId="120AB48E"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lastRenderedPageBreak/>
        <w:t>נספח א'</w:t>
      </w:r>
    </w:p>
    <w:p w14:paraId="3FBD618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הגדרות-</w:t>
      </w:r>
    </w:p>
    <w:p w14:paraId="5F53963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4B6A6D5" w14:textId="77777777" w:rsidR="007D6A6B" w:rsidRPr="007D6A6B" w:rsidRDefault="007D6A6B" w:rsidP="00B54195">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b/>
          <w:bCs/>
          <w:sz w:val="24"/>
          <w:szCs w:val="24"/>
          <w:rtl/>
          <w:lang w:eastAsia="he-IL"/>
        </w:rPr>
        <w:t>הפרויקט</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lang w:eastAsia="he-IL"/>
        </w:rPr>
        <w:t xml:space="preserve"> </w:t>
      </w:r>
      <w:r w:rsidRPr="007D6A6B">
        <w:rPr>
          <w:rFonts w:ascii="Times New Roman" w:eastAsia="Times New Roman" w:hAnsi="Times New Roman" w:cs="David"/>
          <w:sz w:val="24"/>
          <w:szCs w:val="24"/>
          <w:rtl/>
          <w:lang w:eastAsia="he-IL"/>
        </w:rPr>
        <w:t xml:space="preserve">פרויקט לבניית יחידות דיור, </w:t>
      </w:r>
      <w:del w:id="47" w:author="Avi Cohen" w:date="2019-02-13T16:20:00Z">
        <w:r w:rsidRPr="007D6A6B" w:rsidDel="009C26C6">
          <w:rPr>
            <w:rFonts w:ascii="Times New Roman" w:eastAsia="Times New Roman" w:hAnsi="Times New Roman" w:cs="David"/>
            <w:sz w:val="24"/>
            <w:szCs w:val="24"/>
            <w:rtl/>
            <w:lang w:eastAsia="he-IL"/>
          </w:rPr>
          <w:delText>שטחי מסחר ומשרדים</w:delText>
        </w:r>
      </w:del>
      <w:r w:rsidRPr="007D6A6B">
        <w:rPr>
          <w:rFonts w:ascii="Times New Roman" w:eastAsia="Times New Roman" w:hAnsi="Times New Roman" w:cs="David"/>
          <w:sz w:val="24"/>
          <w:szCs w:val="24"/>
          <w:rtl/>
          <w:lang w:eastAsia="he-IL"/>
        </w:rPr>
        <w:t>, חניונים ועבודות פיתוח ב</w:t>
      </w:r>
      <w:sdt>
        <w:sdtPr>
          <w:rPr>
            <w:rFonts w:ascii="Times New Roman" w:eastAsia="Times New Roman" w:hAnsi="Times New Roman" w:cs="David"/>
            <w:color w:val="008000"/>
            <w:sz w:val="24"/>
            <w:szCs w:val="24"/>
            <w:rtl/>
            <w:lang w:eastAsia="he-IL"/>
          </w:rPr>
          <w:alias w:val="רשות מקומית"/>
          <w:tag w:val="cntLocalAuth"/>
          <w:id w:val="-906754456"/>
          <w:placeholder>
            <w:docPart w:val="BD17AB907F79451DB47DCE5937DA1E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48" w:author="Avi Cohen" w:date="2019-02-13T12:27:00Z">
            <w:r w:rsidR="009C7BBA">
              <w:rPr>
                <w:rFonts w:ascii="Times New Roman" w:eastAsia="Times New Roman" w:hAnsi="Times New Roman" w:cs="David" w:hint="cs"/>
                <w:color w:val="008000"/>
                <w:sz w:val="24"/>
                <w:szCs w:val="24"/>
                <w:rtl/>
                <w:lang w:eastAsia="he-IL"/>
              </w:rPr>
              <w:t xml:space="preserve"> נתניה</w:t>
            </w:r>
          </w:ins>
        </w:sdtContent>
      </w:sdt>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ם אתר"/>
          <w:tag w:val="cntSite"/>
          <w:id w:val="2077161841"/>
          <w:placeholder>
            <w:docPart w:val="0D8C3FAC7C0240F1B8EBDB36449F43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49" w:author="Avi Cohen" w:date="2019-02-13T12:25:00Z">
            <w:r w:rsidR="00717158">
              <w:rPr>
                <w:rFonts w:ascii="Times New Roman" w:eastAsia="Times New Roman" w:hAnsi="Times New Roman" w:cs="David" w:hint="cs"/>
                <w:color w:val="008000"/>
                <w:sz w:val="24"/>
                <w:szCs w:val="24"/>
                <w:rtl/>
              </w:rPr>
              <w:t>אנדריוס</w:t>
            </w:r>
          </w:ins>
        </w:sdtContent>
      </w:sdt>
      <w:r w:rsidRPr="007D6A6B">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rPr>
          <w:alias w:val="שם הפרויקט"/>
          <w:tag w:val="cntProjectName"/>
          <w:id w:val="-1846161469"/>
          <w:placeholder>
            <w:docPart w:val="A8DB7ED06AA5467ABC609398F624F8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50" w:author="Avi Cohen" w:date="2019-02-13T12:28:00Z">
            <w:r w:rsidR="009C7BBA">
              <w:rPr>
                <w:rFonts w:ascii="Times New Roman" w:eastAsia="Times New Roman" w:hAnsi="Times New Roman" w:cs="David" w:hint="cs"/>
                <w:color w:val="008000"/>
                <w:sz w:val="24"/>
                <w:szCs w:val="24"/>
                <w:rtl/>
              </w:rPr>
              <w:t xml:space="preserve">סביוני סיטי אנדריוס נתניה </w:t>
            </w:r>
          </w:ins>
        </w:sdtContent>
      </w:sdt>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לרבות עבודות פיתוח על, אשר יתוכנן ו/או יבוצע עבור המזמין באתר בקטעים ובשלבים לפי שיקול דעתו.</w:t>
      </w:r>
    </w:p>
    <w:p w14:paraId="0E2AED9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EA1DF1" w14:textId="77777777" w:rsidR="007D6A6B" w:rsidRPr="007D6A6B" w:rsidRDefault="007D6A6B" w:rsidP="00B54195">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b/>
          <w:bCs/>
          <w:sz w:val="24"/>
          <w:szCs w:val="24"/>
          <w:rtl/>
          <w:lang w:eastAsia="he-IL"/>
        </w:rPr>
        <w:t>התכנית</w:t>
      </w:r>
      <w:r w:rsidRPr="007D6A6B">
        <w:rPr>
          <w:rFonts w:ascii="Times New Roman" w:eastAsia="Times New Roman" w:hAnsi="Times New Roman" w:cs="David"/>
          <w:sz w:val="24"/>
          <w:szCs w:val="24"/>
          <w:rtl/>
          <w:lang w:eastAsia="he-IL"/>
        </w:rPr>
        <w:t xml:space="preserve">" או </w:t>
      </w:r>
      <w:r w:rsidRPr="007D6A6B">
        <w:rPr>
          <w:rFonts w:ascii="Times New Roman" w:eastAsia="Times New Roman" w:hAnsi="Times New Roman" w:cs="David"/>
          <w:b/>
          <w:bCs/>
          <w:sz w:val="24"/>
          <w:szCs w:val="24"/>
          <w:rtl/>
          <w:lang w:eastAsia="he-IL"/>
        </w:rPr>
        <w:t xml:space="preserve">"המקרקעין"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תכנית בנין עיר מס'</w:t>
      </w:r>
      <w:r w:rsidRPr="007D6A6B">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2"/>
          <w:tag w:val="cntCustomField2"/>
          <w:id w:val="-573427657"/>
          <w:placeholder>
            <w:docPart w:val="5CDC7DC0D4F542EEA0A321D13F09904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51" w:author="Avi Cohen" w:date="2019-02-13T16:18:00Z">
            <w:r w:rsidR="006835D7">
              <w:rPr>
                <w:rFonts w:ascii="Times New Roman" w:eastAsia="Times New Roman" w:hAnsi="Times New Roman" w:cs="David" w:hint="cs"/>
                <w:color w:val="008000"/>
                <w:sz w:val="24"/>
                <w:szCs w:val="24"/>
                <w:rtl/>
              </w:rPr>
              <w:t>נת/41/5521</w:t>
            </w:r>
          </w:ins>
        </w:sdtContent>
      </w:sdt>
      <w:r w:rsidRPr="007D6A6B">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7D6A6B">
        <w:rPr>
          <w:rFonts w:ascii="Times New Roman" w:eastAsia="Times New Roman" w:hAnsi="Times New Roman" w:cs="David" w:hint="cs"/>
          <w:sz w:val="24"/>
          <w:szCs w:val="24"/>
          <w:rtl/>
          <w:lang w:eastAsia="he-IL"/>
        </w:rPr>
        <w:t>-</w:t>
      </w:r>
      <w:ins w:id="52" w:author="Avi Cohen" w:date="2019-02-13T16:19:00Z">
        <w:r w:rsidR="009C26C6">
          <w:rPr>
            <w:rFonts w:ascii="Times New Roman" w:eastAsia="Times New Roman" w:hAnsi="Times New Roman" w:cs="David" w:hint="cs"/>
            <w:sz w:val="24"/>
            <w:szCs w:val="24"/>
            <w:rtl/>
            <w:lang w:eastAsia="he-IL"/>
          </w:rPr>
          <w:t>גוש</w:t>
        </w:r>
      </w:ins>
      <w:r w:rsidRPr="007D6A6B">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color w:val="008000"/>
            <w:sz w:val="24"/>
            <w:szCs w:val="24"/>
            <w:rtl/>
          </w:rPr>
          <w:alias w:val="שדה נוסף 1"/>
          <w:tag w:val="cntCustomField1"/>
          <w:id w:val="-89776760"/>
          <w:placeholder>
            <w:docPart w:val="BC9DFA3C5B524F789978B88AF35557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ins w:id="53" w:author="Avi Cohen" w:date="2019-02-13T16:18:00Z">
            <w:r w:rsidR="006835D7">
              <w:rPr>
                <w:rFonts w:ascii="Times New Roman" w:eastAsia="Times New Roman" w:hAnsi="Times New Roman" w:cs="David" w:hint="cs"/>
                <w:color w:val="008000"/>
                <w:sz w:val="24"/>
                <w:szCs w:val="24"/>
                <w:rtl/>
              </w:rPr>
              <w:t>8271  ח"ח 130</w:t>
            </w:r>
          </w:ins>
          <w:ins w:id="54" w:author="Avi Cohen" w:date="2019-02-13T16:19:00Z">
            <w:r w:rsidR="009C26C6">
              <w:rPr>
                <w:rFonts w:ascii="Times New Roman" w:eastAsia="Times New Roman" w:hAnsi="Times New Roman" w:cs="David" w:hint="cs"/>
                <w:color w:val="008000"/>
                <w:sz w:val="24"/>
                <w:szCs w:val="24"/>
                <w:rtl/>
              </w:rPr>
              <w:t xml:space="preserve"> </w:t>
            </w:r>
          </w:ins>
          <w:ins w:id="55" w:author="Avi Cohen" w:date="2019-02-13T16:18:00Z">
            <w:r w:rsidR="006835D7">
              <w:rPr>
                <w:rFonts w:ascii="Times New Roman" w:eastAsia="Times New Roman" w:hAnsi="Times New Roman" w:cs="David" w:hint="cs"/>
                <w:color w:val="008000"/>
                <w:sz w:val="24"/>
                <w:szCs w:val="24"/>
                <w:rtl/>
              </w:rPr>
              <w:t>132  133</w:t>
            </w:r>
          </w:ins>
        </w:sdtContent>
      </w:sdt>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w:t>
      </w:r>
    </w:p>
    <w:p w14:paraId="738B56BA"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המתכנן הינם בהתאם לתוכנית התקפה בעת הזמנת כל שלב. המתכנן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438B15E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9D43455" w14:textId="77777777" w:rsidR="007D6A6B" w:rsidRPr="007D6A6B" w:rsidRDefault="007D6A6B" w:rsidP="007D6A6B">
      <w:pPr>
        <w:spacing w:before="0" w:beforeAutospacing="0" w:after="0" w:afterAutospacing="0" w:line="240" w:lineRule="auto"/>
        <w:ind w:left="720"/>
        <w:rPr>
          <w:rFonts w:ascii="Times New Roman" w:eastAsia="Times New Roman" w:hAnsi="Times New Roman" w:cs="David"/>
          <w:color w:val="008000"/>
          <w:sz w:val="24"/>
          <w:szCs w:val="24"/>
          <w:rtl/>
        </w:rPr>
      </w:pPr>
      <w:r w:rsidRPr="007D6A6B">
        <w:rPr>
          <w:rFonts w:ascii="Times New Roman" w:eastAsia="Times New Roman" w:hAnsi="Times New Roman" w:cs="David"/>
          <w:sz w:val="24"/>
          <w:szCs w:val="24"/>
          <w:rtl/>
          <w:lang w:eastAsia="he-IL"/>
        </w:rPr>
        <w:t xml:space="preserve">"הרשות המקומית" - </w:t>
      </w:r>
      <w:sdt>
        <w:sdtPr>
          <w:rPr>
            <w:rFonts w:ascii="Times New Roman" w:eastAsia="Times New Roman" w:hAnsi="Times New Roman" w:cs="David"/>
            <w:color w:val="008000"/>
            <w:sz w:val="24"/>
            <w:szCs w:val="24"/>
            <w:rtl/>
          </w:rPr>
          <w:alias w:val="רשות מקומית"/>
          <w:tag w:val="cntLocalAuth"/>
          <w:id w:val="2102683448"/>
          <w:placeholder>
            <w:docPart w:val="72C5675F93784DAE9FD894C2341987E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cs"/>
          </w:rPr>
        </w:sdtEndPr>
        <w:sdtContent>
          <w:ins w:id="56" w:author="Avi Cohen" w:date="2019-02-13T12:27:00Z">
            <w:r w:rsidR="009C7BBA">
              <w:rPr>
                <w:rFonts w:ascii="Times New Roman" w:eastAsia="Times New Roman" w:hAnsi="Times New Roman" w:cs="David" w:hint="cs"/>
                <w:color w:val="008000"/>
                <w:sz w:val="24"/>
                <w:szCs w:val="24"/>
                <w:rtl/>
              </w:rPr>
              <w:t xml:space="preserve"> נתניה</w:t>
            </w:r>
          </w:ins>
        </w:sdtContent>
      </w:sdt>
      <w:r w:rsidRPr="007D6A6B">
        <w:rPr>
          <w:rFonts w:ascii="Times New Roman" w:eastAsia="Times New Roman" w:hAnsi="Times New Roman" w:cs="David" w:hint="cs"/>
          <w:color w:val="008000"/>
          <w:sz w:val="24"/>
          <w:szCs w:val="24"/>
          <w:rtl/>
        </w:rPr>
        <w:t>.</w:t>
      </w:r>
    </w:p>
    <w:p w14:paraId="6CE86C8E" w14:textId="77777777" w:rsidR="007D6A6B" w:rsidRPr="007D6A6B" w:rsidRDefault="007D6A6B" w:rsidP="007D6A6B">
      <w:pPr>
        <w:spacing w:before="0" w:beforeAutospacing="0" w:after="0" w:afterAutospacing="0" w:line="240" w:lineRule="auto"/>
        <w:ind w:left="720"/>
        <w:rPr>
          <w:rFonts w:ascii="Times New Roman" w:eastAsia="Times New Roman" w:hAnsi="Times New Roman" w:cs="David"/>
          <w:color w:val="FF0000"/>
          <w:sz w:val="24"/>
          <w:szCs w:val="24"/>
          <w:rtl/>
        </w:rPr>
      </w:pPr>
    </w:p>
    <w:p w14:paraId="2B996EF6" w14:textId="77777777" w:rsidR="007D6A6B" w:rsidRPr="007D6A6B" w:rsidRDefault="007D6A6B" w:rsidP="007D6A6B">
      <w:pPr>
        <w:spacing w:before="0" w:beforeAutospacing="0" w:after="0" w:afterAutospacing="0" w:line="24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rPr>
        <w:lastRenderedPageBreak/>
        <w:t xml:space="preserve">"חוזה הפיתוח" </w:t>
      </w:r>
      <w:r w:rsidRPr="007D6A6B">
        <w:rPr>
          <w:rFonts w:ascii="Times New Roman" w:eastAsia="Times New Roman" w:hAnsi="Times New Roman" w:cs="David"/>
          <w:sz w:val="24"/>
          <w:szCs w:val="24"/>
        </w:rPr>
        <w:t>–</w:t>
      </w:r>
      <w:r w:rsidRPr="007D6A6B">
        <w:rPr>
          <w:rFonts w:ascii="Times New Roman" w:eastAsia="Times New Roman" w:hAnsi="Times New Roman" w:cs="David"/>
          <w:sz w:val="24"/>
          <w:szCs w:val="24"/>
          <w:rtl/>
        </w:rPr>
        <w:t xml:space="preserve"> חוזה הפיתוח אשר נחתם בין המזמין לבין הרשות המקומית.</w:t>
      </w:r>
    </w:p>
    <w:p w14:paraId="3842921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EB0AB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7D6A6B">
        <w:rPr>
          <w:rFonts w:ascii="Times New Roman" w:eastAsia="Times New Roman" w:hAnsi="Times New Roman" w:cs="David"/>
          <w:sz w:val="24"/>
          <w:szCs w:val="24"/>
          <w:rtl/>
          <w:lang w:eastAsia="he-IL"/>
        </w:rPr>
        <w:t>2.8</w:t>
      </w:r>
      <w:r w:rsidRPr="007D6A6B">
        <w:rPr>
          <w:rFonts w:ascii="Times New Roman" w:eastAsia="Times New Roman" w:hAnsi="Times New Roman" w:cs="David"/>
          <w:sz w:val="24"/>
          <w:szCs w:val="24"/>
          <w:rtl/>
          <w:lang w:eastAsia="he-IL"/>
        </w:rPr>
        <w:tab/>
        <w:t>המנהל הוא:</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דה נוסף 3"/>
          <w:tag w:val="cntCustomField3"/>
          <w:id w:val="1499696912"/>
          <w:placeholder>
            <w:docPart w:val="22B06FCAEAFB4E5BBB029ED37E8F269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ins w:id="57" w:author="Avi Cohen" w:date="2019-02-13T12:36:00Z">
            <w:r w:rsidR="00350C65">
              <w:rPr>
                <w:rFonts w:ascii="Times New Roman" w:eastAsia="Times New Roman" w:hAnsi="Times New Roman" w:cs="David" w:hint="cs"/>
                <w:color w:val="008000"/>
                <w:sz w:val="24"/>
                <w:szCs w:val="24"/>
                <w:rtl/>
                <w:lang w:eastAsia="he-IL"/>
              </w:rPr>
              <w:t>אבי כהן מאפריקה ישראל מגורים בע"מ</w:t>
            </w:r>
          </w:ins>
        </w:sdtContent>
      </w:sdt>
    </w:p>
    <w:p w14:paraId="1007F01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B919C50" w14:textId="77777777" w:rsidR="007D6A6B" w:rsidRPr="007D6A6B" w:rsidRDefault="007D6A6B" w:rsidP="007D6A6B">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2.10</w:t>
      </w:r>
      <w:r w:rsidRPr="007D6A6B">
        <w:rPr>
          <w:rFonts w:ascii="Times New Roman" w:eastAsia="Times New Roman" w:hAnsi="Times New Roman" w:cs="David"/>
          <w:sz w:val="24"/>
          <w:szCs w:val="24"/>
          <w:rtl/>
          <w:lang w:eastAsia="he-IL"/>
        </w:rPr>
        <w:tab/>
        <w:t>המתכנן יפיק כל התכניות בקבצים במתכונת</w:t>
      </w:r>
      <w:r w:rsidRPr="007D6A6B">
        <w:rPr>
          <w:rFonts w:ascii="Times New Roman" w:eastAsia="Times New Roman" w:hAnsi="Times New Roman" w:cs="David"/>
          <w:sz w:val="24"/>
          <w:szCs w:val="24"/>
          <w:lang w:eastAsia="he-IL"/>
        </w:rPr>
        <w:t xml:space="preserve"> </w:t>
      </w:r>
      <w:r w:rsidRPr="007D6A6B">
        <w:rPr>
          <w:rFonts w:ascii="Times New Roman" w:eastAsia="Times New Roman" w:hAnsi="Times New Roman" w:cs="David"/>
          <w:sz w:val="24"/>
          <w:szCs w:val="24"/>
          <w:rtl/>
          <w:lang w:eastAsia="he-IL"/>
        </w:rPr>
        <w:t xml:space="preserve"> תכנת הקבצים </w:t>
      </w:r>
      <w:r w:rsidRPr="007D6A6B">
        <w:rPr>
          <w:rFonts w:ascii="Times New Roman" w:eastAsia="Times New Roman" w:hAnsi="Times New Roman" w:cs="David"/>
          <w:sz w:val="24"/>
          <w:szCs w:val="24"/>
          <w:lang w:eastAsia="he-IL"/>
        </w:rPr>
        <w:t xml:space="preserve">DWG </w:t>
      </w:r>
      <w:r w:rsidRPr="007D6A6B">
        <w:rPr>
          <w:rFonts w:ascii="Times New Roman" w:eastAsia="Times New Roman" w:hAnsi="Times New Roman" w:cs="David"/>
          <w:sz w:val="24"/>
          <w:szCs w:val="24"/>
          <w:rtl/>
          <w:lang w:eastAsia="he-IL"/>
        </w:rPr>
        <w:t xml:space="preserve"> גרסת אוטוקד </w:t>
      </w:r>
      <w:r w:rsidRPr="007D6A6B">
        <w:rPr>
          <w:rFonts w:ascii="Times New Roman" w:eastAsia="Times New Roman" w:hAnsi="Times New Roman" w:cs="David" w:hint="cs"/>
          <w:sz w:val="24"/>
          <w:szCs w:val="24"/>
          <w:rtl/>
          <w:lang w:eastAsia="he-IL"/>
        </w:rPr>
        <w:t>2000 או כל גירסת אוטוקד מאוחרת יותר</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bCs/>
          <w:sz w:val="24"/>
          <w:szCs w:val="24"/>
          <w:lang w:eastAsia="he-IL"/>
        </w:rPr>
        <w:t xml:space="preserve"> </w:t>
      </w:r>
    </w:p>
    <w:p w14:paraId="3C265E4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p>
    <w:p w14:paraId="26FB08D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t>בעלי המקצוע במשרד המתכנן הם:</w:t>
      </w:r>
    </w:p>
    <w:p w14:paraId="078E9AB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4D20EF7" w14:textId="77777777" w:rsidR="007D6A6B" w:rsidRPr="00D22D2D" w:rsidRDefault="007D6A6B" w:rsidP="00B54195">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ראש צוות</w:t>
      </w:r>
      <w:r w:rsidRPr="00D22D2D">
        <w:rPr>
          <w:rFonts w:ascii="Times New Roman" w:eastAsia="Times New Roman" w:hAnsi="Times New Roman" w:cs="David"/>
          <w:sz w:val="24"/>
          <w:szCs w:val="24"/>
          <w:rtl/>
          <w:lang w:eastAsia="he-IL"/>
        </w:rPr>
        <w:t xml:space="preserve">: </w:t>
      </w:r>
      <w:sdt>
        <w:sdtPr>
          <w:rPr>
            <w:rFonts w:ascii="Times New Roman" w:eastAsia="Times New Roman" w:hAnsi="Times New Roman" w:cs="David"/>
            <w:color w:val="008000"/>
            <w:sz w:val="24"/>
            <w:szCs w:val="24"/>
            <w:rtl/>
            <w:lang w:eastAsia="he-IL"/>
          </w:rPr>
          <w:alias w:val="שדה נוסף 4"/>
          <w:tag w:val="cntCustomField4"/>
          <w:id w:val="-2099554193"/>
          <w:placeholder>
            <w:docPart w:val="77412C2B44A549E085F0784C804503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58" w:author="Avi Cohen" w:date="2019-03-31T15:12:00Z">
            <w:r w:rsidR="00D22D2D" w:rsidRPr="00D22D2D">
              <w:rPr>
                <w:rFonts w:ascii="Times New Roman" w:eastAsia="Times New Roman" w:hAnsi="Times New Roman" w:cs="David"/>
                <w:color w:val="008000"/>
                <w:sz w:val="24"/>
                <w:szCs w:val="24"/>
                <w:rtl/>
                <w:lang w:eastAsia="he-IL"/>
              </w:rPr>
              <w:t xml:space="preserve"> </w:t>
            </w:r>
            <w:r w:rsidR="00D22D2D" w:rsidRPr="00D22D2D">
              <w:rPr>
                <w:rFonts w:ascii="Times New Roman" w:eastAsia="Times New Roman" w:hAnsi="Times New Roman" w:cs="David" w:hint="eastAsia"/>
                <w:color w:val="008000"/>
                <w:sz w:val="24"/>
                <w:szCs w:val="24"/>
                <w:rtl/>
                <w:lang w:eastAsia="he-IL"/>
                <w:rPrChange w:id="59" w:author="Avi Cohen" w:date="2019-03-31T15:12:00Z">
                  <w:rPr>
                    <w:rFonts w:ascii="Times New Roman" w:eastAsia="Times New Roman" w:hAnsi="Times New Roman" w:cs="David" w:hint="eastAsia"/>
                    <w:color w:val="008000"/>
                    <w:sz w:val="24"/>
                    <w:szCs w:val="24"/>
                    <w:highlight w:val="yellow"/>
                    <w:rtl/>
                    <w:lang w:eastAsia="he-IL"/>
                  </w:rPr>
                </w:rPrChange>
              </w:rPr>
              <w:t>יניב</w:t>
            </w:r>
            <w:r w:rsidR="00D22D2D" w:rsidRPr="00D22D2D">
              <w:rPr>
                <w:rFonts w:ascii="Times New Roman" w:eastAsia="Times New Roman" w:hAnsi="Times New Roman" w:cs="David"/>
                <w:color w:val="008000"/>
                <w:sz w:val="24"/>
                <w:szCs w:val="24"/>
                <w:rtl/>
                <w:lang w:eastAsia="he-IL"/>
                <w:rPrChange w:id="60" w:author="Avi Cohen" w:date="2019-03-31T15:12:00Z">
                  <w:rPr>
                    <w:rFonts w:ascii="Times New Roman" w:eastAsia="Times New Roman" w:hAnsi="Times New Roman" w:cs="David"/>
                    <w:color w:val="008000"/>
                    <w:sz w:val="24"/>
                    <w:szCs w:val="24"/>
                    <w:highlight w:val="yellow"/>
                    <w:rtl/>
                    <w:lang w:eastAsia="he-IL"/>
                  </w:rPr>
                </w:rPrChange>
              </w:rPr>
              <w:t xml:space="preserve"> בורנשטיין </w:t>
            </w:r>
          </w:ins>
        </w:sdtContent>
      </w:sdt>
    </w:p>
    <w:p w14:paraId="0994BADA" w14:textId="77777777" w:rsidR="007D6A6B" w:rsidRPr="00D22D2D" w:rsidRDefault="007D6A6B" w:rsidP="007D6A6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D22D2D">
        <w:rPr>
          <w:rFonts w:ascii="Times New Roman" w:eastAsia="Times New Roman" w:hAnsi="Times New Roman" w:cs="David"/>
          <w:sz w:val="24"/>
          <w:szCs w:val="24"/>
          <w:rtl/>
          <w:lang w:eastAsia="he-IL"/>
        </w:rPr>
        <w:t xml:space="preserve">ב. </w:t>
      </w:r>
      <w:r w:rsidRPr="00D22D2D">
        <w:rPr>
          <w:rFonts w:ascii="Times New Roman" w:eastAsia="Times New Roman" w:hAnsi="Times New Roman" w:cs="David"/>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1363482883"/>
          <w:placeholder>
            <w:docPart w:val="D0A689285D824474A57DF5BD7B22B46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ins w:id="61" w:author="Avi Cohen" w:date="2019-02-13T16:18:00Z">
            <w:r w:rsidR="006835D7" w:rsidRPr="00D22D2D">
              <w:rPr>
                <w:rFonts w:ascii="Times New Roman" w:eastAsia="Times New Roman" w:hAnsi="Times New Roman" w:cs="David"/>
                <w:color w:val="008000"/>
                <w:sz w:val="24"/>
                <w:szCs w:val="24"/>
                <w:rtl/>
                <w:lang w:eastAsia="he-IL"/>
              </w:rPr>
              <w:t>8</w:t>
            </w:r>
          </w:ins>
        </w:sdtContent>
      </w:sdt>
    </w:p>
    <w:p w14:paraId="29D0FB9D" w14:textId="77777777" w:rsidR="007D6A6B" w:rsidRPr="00D22D2D"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1517546" w14:textId="77777777" w:rsidR="007D6A6B" w:rsidRPr="007D6A6B" w:rsidRDefault="007D6A6B" w:rsidP="00B54195">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D22D2D">
        <w:rPr>
          <w:rFonts w:ascii="Times New Roman" w:eastAsia="Times New Roman" w:hAnsi="Times New Roman" w:cs="David"/>
          <w:sz w:val="24"/>
          <w:szCs w:val="24"/>
          <w:rtl/>
          <w:lang w:eastAsia="he-IL"/>
        </w:rPr>
        <w:t>3.4</w:t>
      </w:r>
      <w:r w:rsidRPr="00D22D2D">
        <w:rPr>
          <w:rFonts w:ascii="Times New Roman" w:eastAsia="Times New Roman" w:hAnsi="Times New Roman" w:cs="David"/>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40791102"/>
          <w:placeholder>
            <w:docPart w:val="28E5D4254C054428917DC5C2ABB604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62" w:author="Avi Cohen" w:date="2019-03-31T15:12:00Z">
            <w:r w:rsidR="00D22D2D">
              <w:rPr>
                <w:rFonts w:ascii="Times New Roman" w:eastAsia="Times New Roman" w:hAnsi="Times New Roman" w:cs="David" w:hint="eastAsia"/>
                <w:color w:val="008000"/>
                <w:sz w:val="24"/>
                <w:szCs w:val="24"/>
                <w:rtl/>
                <w:lang w:eastAsia="he-IL"/>
                <w:rPrChange w:id="63" w:author="Avi Cohen" w:date="2019-03-31T15:12:00Z">
                  <w:rPr>
                    <w:rFonts w:hint="eastAsia"/>
                    <w:rtl/>
                  </w:rPr>
                </w:rPrChange>
              </w:rPr>
              <w:t>ארז</w:t>
            </w:r>
            <w:r w:rsidR="00D22D2D">
              <w:rPr>
                <w:rFonts w:ascii="Times New Roman" w:eastAsia="Times New Roman" w:hAnsi="Times New Roman" w:cs="David"/>
                <w:color w:val="008000"/>
                <w:sz w:val="24"/>
                <w:szCs w:val="24"/>
                <w:rtl/>
                <w:lang w:eastAsia="he-IL"/>
                <w:rPrChange w:id="64" w:author="Avi Cohen" w:date="2019-03-31T15:12:00Z">
                  <w:rPr>
                    <w:rtl/>
                  </w:rPr>
                </w:rPrChange>
              </w:rPr>
              <w:t xml:space="preserve"> </w:t>
            </w:r>
            <w:r w:rsidR="00D22D2D">
              <w:rPr>
                <w:rFonts w:ascii="Times New Roman" w:eastAsia="Times New Roman" w:hAnsi="Times New Roman" w:cs="David" w:hint="eastAsia"/>
                <w:color w:val="008000"/>
                <w:sz w:val="24"/>
                <w:szCs w:val="24"/>
                <w:rtl/>
                <w:lang w:eastAsia="he-IL"/>
                <w:rPrChange w:id="65" w:author="Avi Cohen" w:date="2019-03-31T15:12:00Z">
                  <w:rPr>
                    <w:rFonts w:hint="eastAsia"/>
                    <w:rtl/>
                  </w:rPr>
                </w:rPrChange>
              </w:rPr>
              <w:t>גלבוע</w:t>
            </w:r>
            <w:r w:rsidR="00D22D2D">
              <w:rPr>
                <w:rFonts w:ascii="Times New Roman" w:eastAsia="Times New Roman" w:hAnsi="Times New Roman" w:cs="David"/>
                <w:color w:val="008000"/>
                <w:sz w:val="24"/>
                <w:szCs w:val="24"/>
                <w:lang w:eastAsia="he-IL"/>
                <w:rPrChange w:id="66" w:author="Avi Cohen" w:date="2019-03-31T15:12:00Z">
                  <w:rPr/>
                </w:rPrChange>
              </w:rPr>
              <w:t xml:space="preserve"> </w:t>
            </w:r>
          </w:ins>
        </w:sdtContent>
      </w:sdt>
      <w:ins w:id="67" w:author="Avi Cohen" w:date="2019-02-13T16:20:00Z">
        <w:r w:rsidR="009C26C6" w:rsidRPr="00D22D2D">
          <w:rPr>
            <w:rFonts w:ascii="Times New Roman" w:eastAsia="Times New Roman" w:hAnsi="Times New Roman" w:cs="David"/>
            <w:color w:val="FF0000"/>
            <w:sz w:val="24"/>
            <w:szCs w:val="24"/>
            <w:rtl/>
            <w:lang w:eastAsia="he-IL"/>
          </w:rPr>
          <w:t xml:space="preserve"> </w:t>
        </w:r>
      </w:ins>
    </w:p>
    <w:p w14:paraId="3D0CE3F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920C9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5.2</w:t>
      </w:r>
      <w:r w:rsidRPr="007D6A6B">
        <w:rPr>
          <w:rFonts w:ascii="Times New Roman" w:eastAsia="Times New Roman" w:hAnsi="Times New Roman" w:cs="David"/>
          <w:sz w:val="24"/>
          <w:szCs w:val="24"/>
          <w:rtl/>
          <w:lang w:eastAsia="he-IL"/>
        </w:rPr>
        <w:tab/>
        <w:t>הנושאים הם:</w:t>
      </w:r>
    </w:p>
    <w:p w14:paraId="27F8D2F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FC33C95"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התקדמות שרותי המתכנן.</w:t>
      </w:r>
    </w:p>
    <w:p w14:paraId="4FF7DF98"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ב.</w:t>
      </w:r>
      <w:r w:rsidRPr="007D6A6B">
        <w:rPr>
          <w:rFonts w:ascii="Times New Roman" w:eastAsia="Times New Roman" w:hAnsi="Times New Roman" w:cs="David"/>
          <w:sz w:val="24"/>
          <w:szCs w:val="24"/>
          <w:rtl/>
          <w:lang w:eastAsia="he-IL"/>
        </w:rPr>
        <w:tab/>
        <w:t>סטיות מלוח הזמנים לרבות סיבת הסטייה.</w:t>
      </w:r>
    </w:p>
    <w:p w14:paraId="73499E49"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תאום לוח הזמנים המתחייב מסטיות לרבות תאור השלכות התאום על הפרויקט.</w:t>
      </w:r>
    </w:p>
    <w:p w14:paraId="6A4A4F14"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סטיות מהערכות ו/או תחזיות תקציביות והשלכותיהן.</w:t>
      </w:r>
    </w:p>
    <w:p w14:paraId="3FC89625"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ריכוז הוראות שנויים.</w:t>
      </w:r>
    </w:p>
    <w:p w14:paraId="0D34E82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1BAEA6C" w14:textId="77777777" w:rsidR="007D6A6B" w:rsidRPr="007D6A6B" w:rsidRDefault="007D6A6B" w:rsidP="007D6A6B">
      <w:pPr>
        <w:spacing w:before="0" w:beforeAutospacing="0" w:after="0" w:afterAutospacing="0" w:line="240" w:lineRule="auto"/>
        <w:rPr>
          <w:rFonts w:ascii="Times New Roman" w:eastAsia="Times New Roman" w:hAnsi="Times New Roman" w:cs="David"/>
          <w:sz w:val="20"/>
          <w:szCs w:val="24"/>
          <w:rtl/>
        </w:rPr>
      </w:pPr>
      <w:r w:rsidRPr="007D6A6B">
        <w:rPr>
          <w:rFonts w:ascii="Times New Roman" w:eastAsia="Times New Roman" w:hAnsi="Times New Roman" w:cs="David"/>
          <w:sz w:val="24"/>
          <w:szCs w:val="24"/>
          <w:rtl/>
        </w:rPr>
        <w:br/>
      </w:r>
      <w:r w:rsidRPr="007D6A6B">
        <w:rPr>
          <w:rFonts w:ascii="Times New Roman" w:eastAsia="Times New Roman" w:hAnsi="Times New Roman" w:cs="David" w:hint="cs"/>
          <w:color w:val="FF0000"/>
          <w:sz w:val="20"/>
          <w:szCs w:val="24"/>
          <w:rtl/>
        </w:rPr>
        <w:t xml:space="preserve"> </w:t>
      </w:r>
      <w:r w:rsidRPr="007D6A6B">
        <w:rPr>
          <w:rFonts w:ascii="Times New Roman" w:eastAsia="Times New Roman" w:hAnsi="Times New Roman" w:cs="David"/>
          <w:sz w:val="20"/>
          <w:szCs w:val="24"/>
          <w:rtl/>
        </w:rPr>
        <w:t>17.7</w:t>
      </w:r>
      <w:r w:rsidRPr="007D6A6B">
        <w:rPr>
          <w:rFonts w:ascii="Times New Roman" w:eastAsia="Times New Roman" w:hAnsi="Times New Roman" w:cs="David" w:hint="cs"/>
          <w:sz w:val="20"/>
          <w:szCs w:val="24"/>
          <w:rtl/>
        </w:rPr>
        <w:t xml:space="preserve"> </w:t>
      </w:r>
      <w:r w:rsidRPr="007D6A6B">
        <w:rPr>
          <w:rFonts w:ascii="Times New Roman" w:eastAsia="Times New Roman" w:hAnsi="Times New Roman" w:cs="David" w:hint="cs"/>
          <w:sz w:val="20"/>
          <w:szCs w:val="24"/>
          <w:rtl/>
        </w:rPr>
        <w:tab/>
      </w:r>
      <w:r w:rsidRPr="007D6A6B">
        <w:rPr>
          <w:rFonts w:ascii="Times New Roman" w:eastAsia="Times New Roman" w:hAnsi="Times New Roman" w:cs="David"/>
          <w:sz w:val="20"/>
          <w:szCs w:val="24"/>
          <w:rtl/>
        </w:rPr>
        <w:t xml:space="preserve">שיעור חלקו היחסי של כל אחד מיחידי המזמין הינו כדלקמן </w:t>
      </w:r>
      <w:r w:rsidRPr="007D6A6B">
        <w:rPr>
          <w:rFonts w:ascii="Times New Roman" w:eastAsia="Times New Roman" w:hAnsi="Times New Roman" w:cs="David" w:hint="cs"/>
          <w:sz w:val="20"/>
          <w:szCs w:val="24"/>
          <w:rtl/>
        </w:rPr>
        <w:t>:</w:t>
      </w:r>
    </w:p>
    <w:p w14:paraId="3AC00B4C" w14:textId="77777777" w:rsidR="007D6A6B" w:rsidRPr="007D6A6B" w:rsidRDefault="009D5151" w:rsidP="00736034">
      <w:pPr>
        <w:spacing w:before="0" w:beforeAutospacing="0" w:after="0" w:afterAutospacing="0" w:line="240" w:lineRule="auto"/>
        <w:ind w:left="720"/>
        <w:rPr>
          <w:rFonts w:ascii="Times New Roman" w:eastAsia="Times New Roman" w:hAnsi="Times New Roman" w:cs="David"/>
          <w:color w:val="008000"/>
          <w:sz w:val="24"/>
          <w:szCs w:val="24"/>
          <w:rtl/>
          <w:lang w:eastAsia="he-IL"/>
        </w:rPr>
      </w:pPr>
      <w:sdt>
        <w:sdtPr>
          <w:rPr>
            <w:rFonts w:ascii="Times New Roman" w:eastAsia="Times New Roman" w:hAnsi="Times New Roman" w:cs="David"/>
            <w:color w:val="008000"/>
            <w:sz w:val="24"/>
            <w:szCs w:val="24"/>
            <w:rtl/>
            <w:lang w:eastAsia="he-IL"/>
          </w:rPr>
          <w:alias w:val="אחוז השתתפות צד א"/>
          <w:tag w:val="cmtTzadAPercent"/>
          <w:id w:val="-1104034283"/>
          <w:placeholder>
            <w:docPart w:val="2226DB3692F541568709ABDE29F7E9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cs"/>
          </w:rPr>
        </w:sdtEndPr>
        <w:sdtContent>
          <w:ins w:id="68" w:author="Avi Cohen" w:date="2019-02-13T16:21:00Z">
            <w:r w:rsidR="000625A5">
              <w:rPr>
                <w:rFonts w:ascii="Times New Roman" w:eastAsia="Times New Roman" w:hAnsi="Times New Roman" w:cs="David" w:hint="cs"/>
                <w:color w:val="008000"/>
                <w:sz w:val="24"/>
                <w:szCs w:val="24"/>
                <w:rtl/>
                <w:lang w:eastAsia="he-IL"/>
              </w:rPr>
              <w:t>100%</w:t>
            </w:r>
          </w:ins>
        </w:sdtContent>
      </w:sdt>
      <w:r w:rsidR="007D6A6B" w:rsidRPr="007D6A6B">
        <w:rPr>
          <w:rFonts w:ascii="Times New Roman" w:eastAsia="Times New Roman" w:hAnsi="Times New Roman" w:cs="David"/>
          <w:color w:val="008000"/>
          <w:sz w:val="24"/>
          <w:szCs w:val="24"/>
          <w:rtl/>
          <w:lang w:eastAsia="he-IL"/>
        </w:rPr>
        <w:br/>
      </w:r>
      <w:r w:rsidR="007D6A6B" w:rsidRPr="007D6A6B">
        <w:rPr>
          <w:rFonts w:ascii="Times New Roman" w:eastAsia="Times New Roman" w:hAnsi="Times New Roman" w:cs="David" w:hint="cs"/>
          <w:color w:val="008000"/>
          <w:sz w:val="24"/>
          <w:szCs w:val="24"/>
          <w:rtl/>
          <w:lang w:eastAsia="he-IL"/>
        </w:rPr>
        <w:t xml:space="preserve"> </w:t>
      </w:r>
    </w:p>
    <w:p w14:paraId="747E492F" w14:textId="77777777" w:rsidR="007D6A6B" w:rsidRPr="007D6A6B" w:rsidRDefault="007D6A6B" w:rsidP="007D6A6B">
      <w:pPr>
        <w:keepNext/>
        <w:widowControl w:val="0"/>
        <w:spacing w:before="0" w:beforeAutospacing="0" w:after="0" w:afterAutospacing="0" w:line="240" w:lineRule="auto"/>
        <w:jc w:val="center"/>
        <w:outlineLvl w:val="0"/>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sz w:val="20"/>
          <w:szCs w:val="24"/>
          <w:rtl/>
        </w:rPr>
        <w:br w:type="page"/>
      </w:r>
      <w:r w:rsidRPr="007D6A6B">
        <w:rPr>
          <w:rFonts w:ascii="Times New Roman" w:eastAsia="Times New Roman" w:hAnsi="Times New Roman" w:cs="David"/>
          <w:b/>
          <w:bCs/>
          <w:sz w:val="24"/>
          <w:szCs w:val="24"/>
          <w:u w:val="single"/>
          <w:rtl/>
          <w:lang w:eastAsia="he-IL"/>
        </w:rPr>
        <w:lastRenderedPageBreak/>
        <w:t>נספח ב'</w:t>
      </w:r>
    </w:p>
    <w:p w14:paraId="2BCA837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13223B9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שרותי המתכנן</w:t>
      </w:r>
    </w:p>
    <w:p w14:paraId="2354845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C64F24F" w14:textId="77777777" w:rsidR="007D6A6B" w:rsidRPr="007D6A6B" w:rsidRDefault="007D6A6B" w:rsidP="007D6A6B">
      <w:pPr>
        <w:widowControl w:val="0"/>
        <w:numPr>
          <w:ilvl w:val="0"/>
          <w:numId w:val="3"/>
        </w:numPr>
        <w:spacing w:before="0" w:beforeAutospacing="0" w:after="0" w:afterAutospacing="0" w:line="240" w:lineRule="auto"/>
        <w:ind w:right="720"/>
        <w:jc w:val="both"/>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כללי</w:t>
      </w:r>
    </w:p>
    <w:p w14:paraId="47B0CD9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4CAF9BB"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שרותי המתכנן יכללו:</w:t>
      </w:r>
    </w:p>
    <w:p w14:paraId="59DB74C4"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31B6A61" w14:textId="77777777" w:rsidR="007D6A6B" w:rsidRPr="007D6A6B" w:rsidRDefault="007D6A6B" w:rsidP="00B54195">
      <w:pPr>
        <w:widowControl w:val="0"/>
        <w:numPr>
          <w:ilvl w:val="0"/>
          <w:numId w:val="5"/>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תכנון </w:t>
      </w:r>
      <w:ins w:id="69" w:author="Avi Cohen" w:date="2019-05-02T14:42:00Z">
        <w:r w:rsidR="003155BC">
          <w:rPr>
            <w:rFonts w:ascii="Times New Roman" w:eastAsia="Times New Roman" w:hAnsi="Times New Roman" w:cs="David" w:hint="cs"/>
            <w:sz w:val="24"/>
            <w:szCs w:val="24"/>
            <w:rtl/>
            <w:lang w:eastAsia="he-IL"/>
          </w:rPr>
          <w:t>יעיל ב</w:t>
        </w:r>
      </w:ins>
      <w:r w:rsidRPr="007D6A6B">
        <w:rPr>
          <w:rFonts w:ascii="Times New Roman" w:eastAsia="Times New Roman" w:hAnsi="Times New Roman" w:cs="David"/>
          <w:sz w:val="24"/>
          <w:szCs w:val="24"/>
          <w:rtl/>
          <w:lang w:eastAsia="he-IL"/>
        </w:rPr>
        <w:t>מיזוג אויר ואוורור מאולץ לפרויקט, לרבות לדירות, לשטחים משותפים בבניינים למרתפים</w:t>
      </w:r>
      <w:r w:rsidRPr="007D6A6B">
        <w:rPr>
          <w:rFonts w:ascii="Times New Roman" w:eastAsia="Times New Roman" w:hAnsi="Times New Roman" w:cs="David" w:hint="cs"/>
          <w:sz w:val="24"/>
          <w:szCs w:val="24"/>
          <w:rtl/>
          <w:lang w:eastAsia="he-IL"/>
        </w:rPr>
        <w:t xml:space="preserve"> ,</w:t>
      </w:r>
      <w:del w:id="70" w:author="Avi Cohen" w:date="2019-05-02T14:42:00Z">
        <w:r w:rsidRPr="007D6A6B" w:rsidDel="003155BC">
          <w:rPr>
            <w:rFonts w:ascii="Times New Roman" w:eastAsia="Times New Roman" w:hAnsi="Times New Roman" w:cs="David" w:hint="cs"/>
            <w:sz w:val="24"/>
            <w:szCs w:val="24"/>
            <w:rtl/>
            <w:lang w:eastAsia="he-IL"/>
          </w:rPr>
          <w:delText xml:space="preserve">לשטחי מסחר ,משרדים </w:delText>
        </w:r>
      </w:del>
      <w:r w:rsidRPr="007D6A6B">
        <w:rPr>
          <w:rFonts w:ascii="Times New Roman" w:eastAsia="Times New Roman" w:hAnsi="Times New Roman" w:cs="David" w:hint="cs"/>
          <w:sz w:val="24"/>
          <w:szCs w:val="24"/>
          <w:rtl/>
          <w:lang w:eastAsia="he-IL"/>
        </w:rPr>
        <w:t>וכל שימוש נוסף הנדרש בפרויקט</w:t>
      </w:r>
    </w:p>
    <w:p w14:paraId="5DCCE9A5" w14:textId="77777777" w:rsidR="007D6A6B" w:rsidRPr="007D6A6B" w:rsidDel="003155BC" w:rsidRDefault="007D6A6B" w:rsidP="007D6A6B">
      <w:pPr>
        <w:widowControl w:val="0"/>
        <w:numPr>
          <w:ilvl w:val="0"/>
          <w:numId w:val="5"/>
        </w:numPr>
        <w:spacing w:before="0" w:beforeAutospacing="0" w:after="0" w:afterAutospacing="0" w:line="240" w:lineRule="auto"/>
        <w:ind w:right="1800"/>
        <w:jc w:val="both"/>
        <w:rPr>
          <w:del w:id="71" w:author="Avi Cohen" w:date="2019-05-02T14:42:00Z"/>
          <w:rFonts w:ascii="Times New Roman" w:eastAsia="Times New Roman" w:hAnsi="Times New Roman" w:cs="David"/>
          <w:sz w:val="24"/>
          <w:szCs w:val="24"/>
          <w:lang w:eastAsia="he-IL"/>
        </w:rPr>
      </w:pPr>
      <w:del w:id="72" w:author="Avi Cohen" w:date="2019-05-02T14:42:00Z">
        <w:r w:rsidRPr="007D6A6B" w:rsidDel="003155BC">
          <w:rPr>
            <w:rFonts w:ascii="Times New Roman" w:eastAsia="Times New Roman" w:hAnsi="Times New Roman" w:cs="David"/>
            <w:sz w:val="24"/>
            <w:szCs w:val="24"/>
            <w:rtl/>
            <w:lang w:eastAsia="he-IL"/>
          </w:rPr>
          <w:delText>תכנון מיזוג אויר למבנה מכירות ו/או לדירה לדוגמא.</w:delText>
        </w:r>
      </w:del>
    </w:p>
    <w:p w14:paraId="192C5A0D" w14:textId="77777777" w:rsidR="007D6A6B" w:rsidRPr="007D6A6B" w:rsidDel="003155BC" w:rsidRDefault="007D6A6B" w:rsidP="007D6A6B">
      <w:pPr>
        <w:widowControl w:val="0"/>
        <w:numPr>
          <w:ilvl w:val="0"/>
          <w:numId w:val="5"/>
        </w:numPr>
        <w:spacing w:before="0" w:beforeAutospacing="0" w:after="0" w:afterAutospacing="0" w:line="240" w:lineRule="auto"/>
        <w:ind w:right="1800"/>
        <w:jc w:val="both"/>
        <w:rPr>
          <w:del w:id="73" w:author="Avi Cohen" w:date="2019-05-02T14:43:00Z"/>
          <w:rFonts w:ascii="Times New Roman" w:eastAsia="Times New Roman" w:hAnsi="Times New Roman" w:cs="David"/>
          <w:sz w:val="24"/>
          <w:szCs w:val="24"/>
          <w:rtl/>
          <w:lang w:eastAsia="he-IL"/>
        </w:rPr>
      </w:pPr>
      <w:del w:id="74" w:author="Avi Cohen" w:date="2019-05-02T14:43:00Z">
        <w:r w:rsidRPr="007D6A6B" w:rsidDel="003155BC">
          <w:rPr>
            <w:rFonts w:ascii="Times New Roman" w:eastAsia="Times New Roman" w:hAnsi="Times New Roman" w:cs="David" w:hint="cs"/>
            <w:sz w:val="24"/>
            <w:szCs w:val="24"/>
            <w:rtl/>
            <w:lang w:eastAsia="he-IL"/>
          </w:rPr>
          <w:delText>תכנון יעיל ביחס למבנה.</w:delText>
        </w:r>
      </w:del>
    </w:p>
    <w:p w14:paraId="558768E8"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6D0715C"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על המתכנן לקבל אשור בכתב מאת המנהל לפני התחלת ביצוע כל קטע וכל שלב ולפני הספקת כל שרות חלקי.</w:t>
      </w:r>
    </w:p>
    <w:p w14:paraId="4599B18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43CA9D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הגדרות</w:t>
      </w:r>
    </w:p>
    <w:p w14:paraId="164B70A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72C585B"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2.1</w:t>
      </w:r>
      <w:r w:rsidRPr="007D6A6B">
        <w:rPr>
          <w:rFonts w:ascii="Times New Roman" w:eastAsia="Times New Roman" w:hAnsi="Times New Roman" w:cs="David"/>
          <w:sz w:val="24"/>
          <w:szCs w:val="24"/>
          <w:rtl/>
          <w:lang w:eastAsia="he-IL"/>
        </w:rPr>
        <w:tab/>
        <w:t xml:space="preserve">"מתקן" </w:t>
      </w:r>
      <w:r w:rsidRPr="007D6A6B">
        <w:rPr>
          <w:rFonts w:ascii="Times New Roman" w:eastAsia="Times New Roman" w:hAnsi="Times New Roman" w:cs="David"/>
          <w:sz w:val="24"/>
          <w:szCs w:val="24"/>
          <w:lang w:eastAsia="he-IL"/>
        </w:rPr>
        <w:t>–</w:t>
      </w:r>
      <w:r w:rsidRPr="007D6A6B">
        <w:rPr>
          <w:rFonts w:ascii="Times New Roman" w:eastAsia="Times New Roman" w:hAnsi="Times New Roman" w:cs="David"/>
          <w:sz w:val="24"/>
          <w:szCs w:val="24"/>
          <w:rtl/>
          <w:lang w:eastAsia="he-IL"/>
        </w:rPr>
        <w:t xml:space="preserve"> מערכות מיזוג אויר לקרור ולחימום, מערכות אורור כולל ציוד, צנרת, פקוד, חשמל, תעלות, מפזרים, מערכת גלאי </w:t>
      </w:r>
      <w:r w:rsidRPr="007D6A6B">
        <w:rPr>
          <w:rFonts w:ascii="Times New Roman" w:eastAsia="Times New Roman" w:hAnsi="Times New Roman" w:cs="David"/>
          <w:sz w:val="24"/>
          <w:szCs w:val="24"/>
          <w:lang w:eastAsia="he-IL"/>
        </w:rPr>
        <w:t>CO</w:t>
      </w:r>
      <w:r w:rsidRPr="007D6A6B">
        <w:rPr>
          <w:rFonts w:ascii="Times New Roman" w:eastAsia="Times New Roman" w:hAnsi="Times New Roman" w:cs="David"/>
          <w:sz w:val="24"/>
          <w:szCs w:val="24"/>
          <w:rtl/>
          <w:lang w:eastAsia="he-IL"/>
        </w:rPr>
        <w:t xml:space="preserve"> וכו'.</w:t>
      </w:r>
    </w:p>
    <w:p w14:paraId="2B4677AC"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4969C871" w14:textId="77777777" w:rsidR="007D6A6B" w:rsidRPr="007D6A6B" w:rsidRDefault="007D6A6B"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"תכניות מוקדמות" – תוכניות המתארות את הפתרון העקרוני של המתקן.</w:t>
      </w:r>
    </w:p>
    <w:p w14:paraId="7A3B7169"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57ACB98" w14:textId="77777777" w:rsidR="007D6A6B" w:rsidRPr="007D6A6B" w:rsidRDefault="007D6A6B"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"תכניות סופיות" – תוכניות שלאחר אישורן ניתן יהיה לעבד את המסמכים הדרושים לביצוע המתקן.</w:t>
      </w:r>
    </w:p>
    <w:p w14:paraId="62E1693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8DA157" w14:textId="77777777" w:rsidR="007D6A6B" w:rsidRPr="007D6A6B" w:rsidRDefault="007D6A6B" w:rsidP="007D6A6B">
      <w:pPr>
        <w:widowControl w:val="0"/>
        <w:numPr>
          <w:ilvl w:val="1"/>
          <w:numId w:val="6"/>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"תכניות עבודה" – תוכניות מפורטות, מפרטים, כתבי כמויות, כל המסמכים וכל הדרוש לעריכת ופרסום מכרזים לביצוע המתקן בפרויקט ו/או לביצוע המתקן בפרויקט.</w:t>
      </w:r>
    </w:p>
    <w:p w14:paraId="6073824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4A5B0CB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b/>
          <w:bCs/>
          <w:sz w:val="24"/>
          <w:szCs w:val="24"/>
          <w:u w:val="single"/>
          <w:rtl/>
          <w:lang w:eastAsia="he-IL"/>
        </w:rPr>
        <w:t>אלה שירותי המתכנן</w:t>
      </w:r>
      <w:r w:rsidRPr="007D6A6B">
        <w:rPr>
          <w:rFonts w:ascii="Times New Roman" w:eastAsia="Times New Roman" w:hAnsi="Times New Roman" w:cs="David"/>
          <w:sz w:val="24"/>
          <w:szCs w:val="24"/>
          <w:rtl/>
          <w:lang w:eastAsia="he-IL"/>
        </w:rPr>
        <w:t>:</w:t>
      </w:r>
    </w:p>
    <w:p w14:paraId="220346D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p>
    <w:p w14:paraId="72C1335D" w14:textId="77777777" w:rsidR="007D6A6B" w:rsidRPr="007D6A6B" w:rsidRDefault="007D6A6B" w:rsidP="007D6A6B">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בקטעים לפי התקדמות הפרויקט והנחיות המנהל, לרבות להסדרי ביניים לבניה ואכלוס בשלבים. </w:t>
      </w:r>
    </w:p>
    <w:p w14:paraId="78DC7CC1"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7D6A6B">
        <w:rPr>
          <w:rFonts w:ascii="Times New Roman" w:eastAsia="Times New Roman" w:hAnsi="Times New Roman" w:cs="David"/>
          <w:sz w:val="24"/>
          <w:szCs w:val="24"/>
          <w:rtl/>
          <w:lang w:eastAsia="he-IL"/>
        </w:rPr>
        <w:t xml:space="preserve">שירותי המתכנן יבוצעו בשלבים הכוללים את השרותים כלהלן: </w:t>
      </w:r>
    </w:p>
    <w:p w14:paraId="3DAAEFA0"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b/>
          <w:bCs/>
          <w:sz w:val="24"/>
          <w:szCs w:val="24"/>
          <w:u w:val="single"/>
          <w:rtl/>
          <w:lang w:eastAsia="he-IL"/>
        </w:rPr>
      </w:pPr>
    </w:p>
    <w:p w14:paraId="61B79C2C"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מוקדם</w:t>
      </w:r>
      <w:r w:rsidRPr="007D6A6B">
        <w:rPr>
          <w:rFonts w:ascii="Times New Roman" w:eastAsia="Times New Roman" w:hAnsi="Times New Roman" w:cs="David"/>
          <w:sz w:val="24"/>
          <w:szCs w:val="24"/>
          <w:rtl/>
          <w:lang w:eastAsia="he-IL"/>
        </w:rPr>
        <w:t>:</w:t>
      </w:r>
    </w:p>
    <w:p w14:paraId="5BEF360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p>
    <w:p w14:paraId="02F86F8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א.</w:t>
      </w:r>
      <w:r w:rsidRPr="007D6A6B">
        <w:rPr>
          <w:rFonts w:ascii="Times New Roman" w:eastAsia="Times New Roman" w:hAnsi="Times New Roman" w:cs="David"/>
          <w:sz w:val="24"/>
          <w:szCs w:val="24"/>
          <w:rtl/>
          <w:lang w:eastAsia="he-IL"/>
        </w:rPr>
        <w:tab/>
        <w:t xml:space="preserve">בירור הפרוגרמה עם המנהל, ביקורים באתר, חקירות מוקדמות, </w:t>
      </w:r>
      <w:r w:rsidRPr="007D6A6B">
        <w:rPr>
          <w:rFonts w:ascii="Times New Roman" w:eastAsia="Times New Roman" w:hAnsi="Times New Roman" w:cs="David" w:hint="cs"/>
          <w:sz w:val="24"/>
          <w:szCs w:val="24"/>
          <w:rtl/>
          <w:lang w:eastAsia="he-IL"/>
        </w:rPr>
        <w:t>התייעצויו</w:t>
      </w:r>
      <w:r w:rsidRPr="007D6A6B">
        <w:rPr>
          <w:rFonts w:ascii="Times New Roman" w:eastAsia="Times New Roman" w:hAnsi="Times New Roman" w:cs="David" w:hint="eastAsia"/>
          <w:sz w:val="24"/>
          <w:szCs w:val="24"/>
          <w:rtl/>
          <w:lang w:eastAsia="he-IL"/>
        </w:rPr>
        <w:t>ת</w:t>
      </w:r>
      <w:r w:rsidRPr="007D6A6B">
        <w:rPr>
          <w:rFonts w:ascii="Times New Roman" w:eastAsia="Times New Roman" w:hAnsi="Times New Roman" w:cs="David"/>
          <w:sz w:val="24"/>
          <w:szCs w:val="24"/>
          <w:rtl/>
          <w:lang w:eastAsia="he-IL"/>
        </w:rPr>
        <w:t xml:space="preserve"> ותיאום עם היועצים, כהגדרתם בחוזה.</w:t>
      </w:r>
    </w:p>
    <w:p w14:paraId="0FDC593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357DA3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בירורים ברשויות המוסמכות, או גורמים אחרים, בקשר לכל הנושאים הקשורים בתכנון המתקן או בקבלת אישור הרשויות הנ"ל לביצוע המתקן.</w:t>
      </w:r>
    </w:p>
    <w:p w14:paraId="2C5B6026"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884686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קביעת עקרונות המערכת של המתקן לאור חישובים מוקדמים ובדיקת השיטות השונות, בחלקים שונים של הפרויקט.</w:t>
      </w:r>
    </w:p>
    <w:p w14:paraId="1AA6D02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C8D192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הכנת תכניות מוקדמות, המתארות את המערכת העקרונית של המתקן, ותיאום התכניות עם היועצים.</w:t>
      </w:r>
    </w:p>
    <w:p w14:paraId="1C09C51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DDB668A"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העברת נתונים </w:t>
      </w:r>
      <w:r w:rsidRPr="007D6A6B">
        <w:rPr>
          <w:rFonts w:ascii="Times New Roman" w:eastAsia="Times New Roman" w:hAnsi="Times New Roman" w:cs="David" w:hint="cs"/>
          <w:sz w:val="24"/>
          <w:szCs w:val="24"/>
          <w:rtl/>
          <w:lang w:eastAsia="he-IL"/>
        </w:rPr>
        <w:t>רלוונטיי</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 ליועצים (הספקי חשמל, נתוני ציוד וכו').</w:t>
      </w:r>
    </w:p>
    <w:p w14:paraId="24F98BC9"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47454B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קבלת אשור היועצים הרלוונטים לתכנון המוקדם ואשור התכנון המוקדם של היועצים, ככל שידרש אשור המתכנן.</w:t>
      </w:r>
    </w:p>
    <w:p w14:paraId="4DE2E13F"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3E815E4"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הכנת אומדן משוער של ערך המתקן.</w:t>
      </w:r>
    </w:p>
    <w:p w14:paraId="499C83C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4791D4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המוקדם.</w:t>
      </w:r>
    </w:p>
    <w:p w14:paraId="0563E88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DD744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EC31985"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סופי:</w:t>
      </w:r>
    </w:p>
    <w:p w14:paraId="3DB6C69A"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27EDE02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תכניות סופיות, המתארות את המתקן, ואשורן על ידי המנהל והיועצים והכוללות, בין היתר, תכניות של מערכות פיזור אויר או אוורור, תכניות צנרת, תכניות מיקום הציוד, מערך חדרי המכונות.</w:t>
      </w:r>
    </w:p>
    <w:p w14:paraId="6BBC383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EC4805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טיפול באישור התכניות ע"י הרשויות המוסמכות עד לקבלת כל האישורים הדרושים על פי כל דין.</w:t>
      </w:r>
    </w:p>
    <w:p w14:paraId="437CBA5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064812"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חתימה על כל המסמכים, כל התכניות וכל הבקשות, אשר חתימת המתכנן תדרש עליהם עד לקבלת תעודת גמר לפרויקט, כאחראי לתכנון, לפיקוח עליון ולביקורת בתחום מזוג אויר ואוורור, לרבות בקשות להיתרי בניה, לטפסי 4 ולתעודות גמר.</w:t>
      </w:r>
    </w:p>
    <w:p w14:paraId="43079C8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60DA80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lastRenderedPageBreak/>
        <w:t>ד.</w:t>
      </w:r>
      <w:r w:rsidRPr="007D6A6B">
        <w:rPr>
          <w:rFonts w:ascii="Times New Roman" w:eastAsia="Times New Roman" w:hAnsi="Times New Roman" w:cs="David"/>
          <w:sz w:val="24"/>
          <w:szCs w:val="24"/>
          <w:rtl/>
          <w:lang w:eastAsia="he-IL"/>
        </w:rPr>
        <w:tab/>
        <w:t>הכנסת תיקונים ושינויים בכל התכניות והמסמכים אשר נערכו על ידי המתכנן במהלך ביצוע התכנון לפי דרישתו הראשונה של המזמין ו/או לפי דרישת הרשויות המוסמכות, באשור המזמין, הגשתם לרשויות וטיפול באישורם כולל קבלת היתרי בניה מתוקנים.</w:t>
      </w:r>
    </w:p>
    <w:p w14:paraId="24F440C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966E90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הכנת התכניות לאשור סופי של היועצים והמזמין לפני התחלת שלב תכניות עבודה.</w:t>
      </w:r>
    </w:p>
    <w:p w14:paraId="0C06118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FDC128E"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קבלת אשור היועצים הרלוונטים לתכנון הסופי ואשור התכנון הסופי של היועצים, ככל שידרש אשור המתכנן.</w:t>
      </w:r>
    </w:p>
    <w:p w14:paraId="18C0C49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431AD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בדיקת מפרטי ותוכניות המכר, לרבות התאמתם לתכנון, ואישור הנוסח ו/או עדכון התכנון לפי הנחיית המזמין.</w:t>
      </w:r>
    </w:p>
    <w:p w14:paraId="476899B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2DE00DD"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9D3C9A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עדכון האומדן המשוער של ערך המתקן.</w:t>
      </w:r>
    </w:p>
    <w:p w14:paraId="7CEC857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18C989C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מבלי לגרוע מכלליות האמור לעיל, ביצוע כל יתר הפעולות ועריכת כל המסמכים הדרושים לשם עריכת התכנון הסופי.</w:t>
      </w:r>
    </w:p>
    <w:p w14:paraId="06B7D697"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5B007EA" w14:textId="77777777" w:rsidR="007D6A6B" w:rsidRPr="007D6A6B" w:rsidRDefault="007D6A6B" w:rsidP="007D6A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תכנון מפורט</w:t>
      </w:r>
      <w:r w:rsidRPr="007D6A6B">
        <w:rPr>
          <w:rFonts w:ascii="Times New Roman" w:eastAsia="Times New Roman" w:hAnsi="Times New Roman" w:cs="David"/>
          <w:sz w:val="24"/>
          <w:szCs w:val="24"/>
          <w:rtl/>
          <w:lang w:eastAsia="he-IL"/>
        </w:rPr>
        <w:t>:</w:t>
      </w:r>
    </w:p>
    <w:p w14:paraId="5D2C8A87"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10CB33D0"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w:t>
      </w:r>
      <w:r w:rsidRPr="007D6A6B">
        <w:rPr>
          <w:rFonts w:ascii="Times New Roman" w:eastAsia="Times New Roman" w:hAnsi="Times New Roman" w:cs="David"/>
          <w:sz w:val="24"/>
          <w:szCs w:val="24"/>
          <w:rtl/>
          <w:lang w:eastAsia="he-IL"/>
        </w:rPr>
        <w:tab/>
        <w:t>הכנת כל חישובי המערכות השונות של המתקן.</w:t>
      </w:r>
    </w:p>
    <w:p w14:paraId="5E8F7313"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403E88CD"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בחירת הציוד הדרוש למתקן.</w:t>
      </w:r>
      <w:r w:rsidRPr="007D6A6B">
        <w:rPr>
          <w:rFonts w:ascii="Times New Roman" w:eastAsia="Times New Roman" w:hAnsi="Times New Roman" w:cs="David" w:hint="cs"/>
          <w:sz w:val="24"/>
          <w:szCs w:val="24"/>
          <w:rtl/>
          <w:lang w:eastAsia="he-IL"/>
        </w:rPr>
        <w:t xml:space="preserve"> הכולל יעילות התכנון ביחס למבנה.</w:t>
      </w:r>
    </w:p>
    <w:p w14:paraId="3A1305B4"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6CE8D1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הכנת תכניות מערך או הרכבה מפורטות ומוסברות, כולל הפרטים, כדרוש לביצוע המתקן בקנ"מ 1:50.</w:t>
      </w:r>
    </w:p>
    <w:p w14:paraId="3D070511"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515A3DFB"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ריכוז הנתונים הטכניים לעבודות הקשורות בביצוע המתקן והעברתם ליועצים, ובפרט נתוני צריכת חשמל ומקדם צריכה ליועץ החשמל, ונתוני ציוד ליועץ האקוסטיקה.</w:t>
      </w:r>
    </w:p>
    <w:p w14:paraId="0E08BA1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FD82AD8"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w:t>
      </w:r>
      <w:r w:rsidRPr="007D6A6B">
        <w:rPr>
          <w:rFonts w:ascii="Times New Roman" w:eastAsia="Times New Roman" w:hAnsi="Times New Roman" w:cs="David"/>
          <w:sz w:val="24"/>
          <w:szCs w:val="24"/>
          <w:rtl/>
          <w:lang w:eastAsia="he-IL"/>
        </w:rPr>
        <w:tab/>
        <w:t>תאום התוכניות דלעיל עם היועצים ובפרט האדריכל</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מתכנן </w:t>
      </w:r>
      <w:r w:rsidRPr="007D6A6B">
        <w:rPr>
          <w:rFonts w:ascii="Times New Roman" w:eastAsia="Times New Roman" w:hAnsi="Times New Roman" w:cs="David" w:hint="cs"/>
          <w:sz w:val="24"/>
          <w:szCs w:val="24"/>
          <w:rtl/>
          <w:lang w:eastAsia="he-IL"/>
        </w:rPr>
        <w:t>החשמל, אינסטלציה ו</w:t>
      </w:r>
      <w:r w:rsidRPr="007D6A6B">
        <w:rPr>
          <w:rFonts w:ascii="Times New Roman" w:eastAsia="Times New Roman" w:hAnsi="Times New Roman" w:cs="David"/>
          <w:sz w:val="24"/>
          <w:szCs w:val="24"/>
          <w:rtl/>
          <w:lang w:eastAsia="he-IL"/>
        </w:rPr>
        <w:t>הקונסטרוקציה.</w:t>
      </w:r>
    </w:p>
    <w:p w14:paraId="22F0918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20C125C"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ו.</w:t>
      </w:r>
      <w:r w:rsidRPr="007D6A6B">
        <w:rPr>
          <w:rFonts w:ascii="Times New Roman" w:eastAsia="Times New Roman" w:hAnsi="Times New Roman" w:cs="David"/>
          <w:sz w:val="24"/>
          <w:szCs w:val="24"/>
          <w:rtl/>
          <w:lang w:eastAsia="he-IL"/>
        </w:rPr>
        <w:tab/>
        <w:t xml:space="preserve">בדיקת תכניות הקונסטרוקציה והאדריכלות, סימון חורים או מעברים העוברים דרך אלמנטים קונסטרוקטיביים, באופן שיופיעו בתכניות </w:t>
      </w:r>
      <w:r w:rsidRPr="007D6A6B">
        <w:rPr>
          <w:rFonts w:ascii="Times New Roman" w:eastAsia="Times New Roman" w:hAnsi="Times New Roman" w:cs="David"/>
          <w:sz w:val="24"/>
          <w:szCs w:val="24"/>
          <w:rtl/>
          <w:lang w:eastAsia="he-IL"/>
        </w:rPr>
        <w:lastRenderedPageBreak/>
        <w:t>הקונסטרוקציה. בדיקת תכניות שיערכו על ידי היועצים והקפדה על אפשרות מעבר צנרת תחת הריצוף, בפירים אנכיים ואופקיים ותחת התקרות.</w:t>
      </w:r>
    </w:p>
    <w:p w14:paraId="242901E1"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5439DFE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ז.</w:t>
      </w:r>
      <w:r w:rsidRPr="007D6A6B">
        <w:rPr>
          <w:rFonts w:ascii="Times New Roman" w:eastAsia="Times New Roman" w:hAnsi="Times New Roman" w:cs="David"/>
          <w:sz w:val="24"/>
          <w:szCs w:val="24"/>
          <w:rtl/>
          <w:lang w:eastAsia="he-IL"/>
        </w:rPr>
        <w:tab/>
        <w:t>הכנת מפרטים טכניים וכתבי כמויות המתאימים למפרטים הכלליים ולכתבי הכמויות המקובלים על המזמין בצורה שיכללו את כל המערכות המתוכננות, תוך בדיקה של היעדר כפילות עם מפרט מלאכה אחר בפרויקט ובדיקה של מערכות הקשורות למתקן, אף אם תוכננו על ידי מי מהיועצים. כתבי הכמויות יוכנו לפי מתכונת הנהוגה אצל המזמין של מכללי עבודות ו/או כמויות מפורטות למדידה. לפי דרישת המנהל יוכנו כתבי כמויות בחלוקה לפי אזורים.</w:t>
      </w:r>
    </w:p>
    <w:p w14:paraId="4B4F25CA"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366988C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9B21930"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w:t>
      </w:r>
      <w:r w:rsidRPr="007D6A6B">
        <w:rPr>
          <w:rFonts w:ascii="Times New Roman" w:eastAsia="Times New Roman" w:hAnsi="Times New Roman" w:cs="David"/>
          <w:sz w:val="24"/>
          <w:szCs w:val="24"/>
          <w:rtl/>
          <w:lang w:eastAsia="he-IL"/>
        </w:rPr>
        <w:tab/>
        <w:t>המפרטים יודפסו באמצעות מעבד תמלילים והם יוצאו בקבצי "אסקי", כך שניתן יהיה להעתיקם לכל מעבד תמלילים אחר, ע"ג דיסקט ובתדפיס.</w:t>
      </w:r>
    </w:p>
    <w:p w14:paraId="107CEB7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236190A4"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w:t>
      </w:r>
      <w:r w:rsidRPr="007D6A6B">
        <w:rPr>
          <w:rFonts w:ascii="Times New Roman" w:eastAsia="Times New Roman" w:hAnsi="Times New Roman" w:cs="David"/>
          <w:sz w:val="24"/>
          <w:szCs w:val="24"/>
          <w:rtl/>
          <w:lang w:eastAsia="he-IL"/>
        </w:rPr>
        <w:tab/>
        <w:t>כתבי הכמויות יוכנו באמצעות תוכנה לכתבי כמויות "סופר מכרז" והניתנת להמרה גם לתוכנות אחרות לכתבי כמויות, ע"ג דיסקט ובתדפיס.</w:t>
      </w:r>
    </w:p>
    <w:p w14:paraId="70F6B2B3"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3327609"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w:t>
      </w:r>
      <w:r w:rsidRPr="007D6A6B">
        <w:rPr>
          <w:rFonts w:ascii="Times New Roman" w:eastAsia="Times New Roman" w:hAnsi="Times New Roman" w:cs="David"/>
          <w:sz w:val="24"/>
          <w:szCs w:val="24"/>
          <w:rtl/>
          <w:lang w:eastAsia="he-IL"/>
        </w:rPr>
        <w:tab/>
        <w:t>עדכון פרק מזוג האויר והאוורור במפרטי המכר. בדיקה חוזרת של מפרטי המכר, לרבות התאמתם לתכנון, ואישור הנוסח ו/או עדכון התכנון לפי הנחיית המזמין.</w:t>
      </w:r>
    </w:p>
    <w:p w14:paraId="01E71E9A"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A8D999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יא.</w:t>
      </w:r>
      <w:r w:rsidRPr="007D6A6B">
        <w:rPr>
          <w:rFonts w:ascii="Times New Roman" w:eastAsia="Times New Roman" w:hAnsi="Times New Roman" w:cs="David"/>
          <w:sz w:val="24"/>
          <w:szCs w:val="24"/>
          <w:rtl/>
          <w:lang w:eastAsia="he-IL"/>
        </w:rPr>
        <w:tab/>
        <w:t>הכנת אומדן מפורט של ערך המתקן, מבוסס על המפרטים וכתבי הכמויות, תוך ציון מדד תשומות הבניה למגורים הידוע במועד הכנת האומדן.</w:t>
      </w:r>
    </w:p>
    <w:p w14:paraId="45491C2E"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20CAECA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יב.</w:t>
      </w:r>
      <w:r w:rsidRPr="007D6A6B">
        <w:rPr>
          <w:rFonts w:ascii="Times New Roman" w:eastAsia="Times New Roman" w:hAnsi="Times New Roman" w:cs="David"/>
          <w:sz w:val="24"/>
          <w:szCs w:val="24"/>
          <w:rtl/>
          <w:lang w:eastAsia="he-IL"/>
        </w:rPr>
        <w:tab/>
        <w:t>הכנסת שנויים בתוכניות ככל שיתחייב להתאמת התכנון למסגרת התקציבית, אשר תקבע ע"י המזמין.</w:t>
      </w:r>
    </w:p>
    <w:p w14:paraId="23E57147"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34376385"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יג.</w:t>
      </w:r>
      <w:r w:rsidRPr="007D6A6B">
        <w:rPr>
          <w:rFonts w:ascii="Times New Roman" w:eastAsia="Times New Roman" w:hAnsi="Times New Roman" w:cs="David"/>
          <w:sz w:val="24"/>
          <w:szCs w:val="24"/>
          <w:rtl/>
          <w:lang w:eastAsia="he-IL"/>
        </w:rPr>
        <w:tab/>
        <w:t>מתן חוות דעת ויעוץ בכל הקשור בהכנת המכרזים ופרסומם.</w:t>
      </w:r>
    </w:p>
    <w:p w14:paraId="4BF1BE08"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4141525"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w:t>
      </w:r>
      <w:r w:rsidRPr="007D6A6B">
        <w:rPr>
          <w:rFonts w:ascii="Times New Roman" w:eastAsia="Times New Roman" w:hAnsi="Times New Roman" w:cs="David"/>
          <w:sz w:val="24"/>
          <w:szCs w:val="24"/>
          <w:rtl/>
          <w:lang w:eastAsia="he-IL"/>
        </w:rPr>
        <w:tab/>
        <w:t>השתתפות בסיורי קבלנים, הכנת תשובות לשאלות הקבלנים והגשתן למנהל.</w:t>
      </w:r>
    </w:p>
    <w:p w14:paraId="617BF6EB"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6BBC8456"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טו.</w:t>
      </w:r>
      <w:r w:rsidRPr="007D6A6B">
        <w:rPr>
          <w:rFonts w:ascii="Times New Roman" w:eastAsia="Times New Roman" w:hAnsi="Times New Roman" w:cs="David"/>
          <w:sz w:val="24"/>
          <w:szCs w:val="24"/>
          <w:rtl/>
          <w:lang w:eastAsia="he-IL"/>
        </w:rPr>
        <w:tab/>
        <w:t>מתן חוות דעת</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ביחס להצעות הקבלנים.</w:t>
      </w:r>
    </w:p>
    <w:p w14:paraId="3A2DD7D2"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0BBD6171" w14:textId="77777777" w:rsidR="007D6A6B" w:rsidRPr="007D6A6B" w:rsidRDefault="007D6A6B" w:rsidP="007D6A6B">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טז.</w:t>
      </w:r>
      <w:r w:rsidRPr="007D6A6B">
        <w:rPr>
          <w:rFonts w:ascii="Times New Roman" w:eastAsia="Times New Roman" w:hAnsi="Times New Roman" w:cs="David"/>
          <w:sz w:val="24"/>
          <w:szCs w:val="24"/>
          <w:rtl/>
          <w:lang w:eastAsia="he-IL"/>
        </w:rPr>
        <w:tab/>
        <w:t>הכנת תכניות עבודה, פרטים ומפרטים משלימים כפי שידרש לביצוע המתקן.</w:t>
      </w:r>
    </w:p>
    <w:p w14:paraId="7B4FF0D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44D711D7"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מובהר בזאת שהמתכנן יכין, באם ידרש תכניות ומסמכים למכרזים עוד לפני השלמת התכנון המפורט.</w:t>
      </w:r>
    </w:p>
    <w:p w14:paraId="09D445B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824FF3"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r w:rsidRPr="007D6A6B">
        <w:rPr>
          <w:rFonts w:ascii="Times New Roman" w:eastAsia="Times New Roman" w:hAnsi="Times New Roman" w:cs="David"/>
          <w:sz w:val="24"/>
          <w:szCs w:val="24"/>
          <w:rtl/>
          <w:lang w:eastAsia="he-IL"/>
        </w:rPr>
        <w:t>3.4</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u w:val="single"/>
          <w:rtl/>
          <w:lang w:eastAsia="he-IL"/>
        </w:rPr>
        <w:t>פיקוח עליון:</w:t>
      </w:r>
    </w:p>
    <w:p w14:paraId="3541DD0B" w14:textId="77777777" w:rsidR="007D6A6B" w:rsidRPr="007D6A6B" w:rsidRDefault="007D6A6B" w:rsidP="007D6A6B">
      <w:pPr>
        <w:widowControl w:val="0"/>
        <w:spacing w:before="0" w:beforeAutospacing="0" w:after="0" w:afterAutospacing="0" w:line="240" w:lineRule="auto"/>
        <w:ind w:left="1440"/>
        <w:jc w:val="both"/>
        <w:rPr>
          <w:rFonts w:ascii="Times New Roman" w:eastAsia="Times New Roman" w:hAnsi="Times New Roman" w:cs="David"/>
          <w:sz w:val="24"/>
          <w:szCs w:val="24"/>
          <w:u w:val="single"/>
          <w:rtl/>
          <w:lang w:eastAsia="he-IL"/>
        </w:rPr>
      </w:pPr>
    </w:p>
    <w:p w14:paraId="3AC9B894" w14:textId="77777777" w:rsidR="007D6A6B" w:rsidRPr="007D6A6B" w:rsidRDefault="007D6A6B" w:rsidP="007D6A6B">
      <w:pPr>
        <w:widowControl w:val="0"/>
        <w:numPr>
          <w:ilvl w:val="0"/>
          <w:numId w:val="4"/>
        </w:numPr>
        <w:spacing w:before="0" w:beforeAutospacing="0" w:after="0" w:afterAutospacing="0" w:line="240" w:lineRule="auto"/>
        <w:ind w:righ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הפיקוח העליון של המתכנן על ביצוע המבנים יכלול:</w:t>
      </w:r>
    </w:p>
    <w:p w14:paraId="67BAC77A" w14:textId="77777777" w:rsidR="007D6A6B" w:rsidRPr="007D6A6B" w:rsidRDefault="007D6A6B" w:rsidP="007D6A6B">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038378A1"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בדיקת התכניות המפורטות הנערכות ע"י הקבלנים ואישורן.</w:t>
      </w:r>
    </w:p>
    <w:p w14:paraId="65B75BC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4648D056"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פיקוח עליון על ביצוע המתקן בפרויקט ובמפעלי הייצור של רכיביו, בהתאם לתכניות ולמסמכים האחרים המאושרים ע"י המנהל, לרבות על ביצוע התיקונים, שקבלני העבודות חייבים בהם, הן לפני מסירת העבודה והן בתקופת הבדק.</w:t>
      </w:r>
    </w:p>
    <w:p w14:paraId="726D546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74CA3A0"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תאום ושתוף פעולה עם היועצים בביצוע הפיקוח העליון על ביצוע המתקן.</w:t>
      </w:r>
    </w:p>
    <w:p w14:paraId="022E1CA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3E0DD8E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בדיקה ואישור של חומרים וציוד.</w:t>
      </w:r>
    </w:p>
    <w:p w14:paraId="3446220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193714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הדרכה ומתן הסברים למנהל, ליועצים, לקבלנים ולמפקח באתר.</w:t>
      </w:r>
    </w:p>
    <w:p w14:paraId="106DA6B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9A22A07"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דווח למנהל על ממצאי הבדיקות ועל התקדמות ביצוע המתקן לאחר כל ביקור של המתכנן במתקן ובמפעלי הייצור של רכיביו.</w:t>
      </w:r>
    </w:p>
    <w:p w14:paraId="3D332892"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6EA838E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עדכון התכניות וכל יתר המסמכים הדרושים בהתאם לשינויים שיתחייבו מדרישות הרשויות או לצורך ביצוע שינויים שיתגלה בהם צורך במהלך בצוע העבודות. כל עדכון יבוצע בתאום עם המנהל בכתב.</w:t>
      </w:r>
    </w:p>
    <w:p w14:paraId="469C349C"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19B2926"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השתתפות בקבלת המתקן ו/או חלקים מהמתקן, העברת רשימות ליקויים לתיקון ואישור גמר ביצוע המתקן, בתיאום עם היועצים.</w:t>
      </w:r>
    </w:p>
    <w:p w14:paraId="688686E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0BF1F535"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ייעוץ למנהל והשתתפות בדיונים ובבירורים עם הקבלנים בקשר עם ביצוע המתקן ובפקוח העליון עליו ועל התאמתו לתנאי החוזים עם קבלני העבודות, הן לפני מסירת העבודה והן בתקופת הבדק. השתתפות לפי דרישה בבירורים של תביעות הקבלן, לגבי מחירים חריגים ו/או הבהרת כוונות המפרט וכתב הכמויות.</w:t>
      </w:r>
    </w:p>
    <w:p w14:paraId="5C58A8F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056630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יעוץ לפתרונות במקרים בהם יתגלו כשלים בבצוע העבודות לעומת התכנון.</w:t>
      </w:r>
    </w:p>
    <w:p w14:paraId="1D228500"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505508F9"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הכנת תכניות הביצוע על רקע התכניות המקוריות תוך ציון כל השינויים שחלו בזמן הביצוע לפי תכניות מדידות </w:t>
      </w:r>
      <w:r w:rsidRPr="007D6A6B">
        <w:rPr>
          <w:rFonts w:ascii="Times New Roman" w:eastAsia="Times New Roman" w:hAnsi="Times New Roman" w:cs="David"/>
          <w:sz w:val="24"/>
          <w:szCs w:val="24"/>
          <w:lang w:eastAsia="he-IL"/>
        </w:rPr>
        <w:t>AS MADE</w:t>
      </w:r>
      <w:r w:rsidRPr="007D6A6B">
        <w:rPr>
          <w:rFonts w:ascii="Times New Roman" w:eastAsia="Times New Roman" w:hAnsi="Times New Roman" w:cs="David"/>
          <w:sz w:val="24"/>
          <w:szCs w:val="24"/>
          <w:rtl/>
          <w:lang w:eastAsia="he-IL"/>
        </w:rPr>
        <w:t xml:space="preserve"> שתימסרנה ע"י הקבלן המבצע למתכנן, ומסירתם למזמין ע"ג דיסקט.</w:t>
      </w:r>
    </w:p>
    <w:p w14:paraId="6946063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3E69F41A"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חתימה על כל מסמך ו/או תכנית שידרשו ע"י הרשויות במהלך הבניה, לרבות חתימה על אשור לחיבור הפרויקט למערכות, ועל אישור לאכלוס ותעודת גמר.</w:t>
      </w:r>
    </w:p>
    <w:p w14:paraId="01C66E27"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7C8671"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בדיקת בצוע עבודות הבדק לקבלה סופית של העבודות בגמר אחריות קבלני העבודות.</w:t>
      </w:r>
    </w:p>
    <w:p w14:paraId="283E605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C02B86D"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סיוע למזמין במתן מענה לכל הפניות אשר יופנו אליו בקשר עם תכנון ובצוע המתקן.</w:t>
      </w:r>
      <w:r w:rsidRPr="007D6A6B">
        <w:rPr>
          <w:rFonts w:ascii="Times New Roman" w:eastAsia="Times New Roman" w:hAnsi="Times New Roman" w:cs="David" w:hint="cs"/>
          <w:sz w:val="24"/>
          <w:szCs w:val="24"/>
          <w:rtl/>
          <w:lang w:eastAsia="he-IL"/>
        </w:rPr>
        <w:t xml:space="preserve"> גם לאחר תקופת הבדק.</w:t>
      </w:r>
    </w:p>
    <w:p w14:paraId="0F6A311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7EA5D87" w14:textId="77777777" w:rsidR="007D6A6B" w:rsidRPr="007D6A6B" w:rsidRDefault="007D6A6B" w:rsidP="007D6A6B">
      <w:pPr>
        <w:widowControl w:val="0"/>
        <w:numPr>
          <w:ilvl w:val="0"/>
          <w:numId w:val="7"/>
        </w:numPr>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השתתפות עם המזמין בהגנה בפני תביעות בקשר עם תכנון ובצוע המתקן, על דרך של הצטרפות כנתבע ו/או מסירת עדות מטעם המזמין, והמצאת כל מסמך בקשר עם התכנון, אשר דרוש למזמין לשם </w:t>
      </w:r>
      <w:r w:rsidRPr="007D6A6B">
        <w:rPr>
          <w:rFonts w:ascii="Times New Roman" w:eastAsia="Times New Roman" w:hAnsi="Times New Roman" w:cs="David" w:hint="cs"/>
          <w:sz w:val="24"/>
          <w:szCs w:val="24"/>
          <w:rtl/>
          <w:lang w:eastAsia="he-IL"/>
        </w:rPr>
        <w:t>ניהו</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ההגנה, לפי דרישת המזמין ומיד עם דרישתו הראשונה.</w:t>
      </w:r>
    </w:p>
    <w:p w14:paraId="7512EEE3"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2637B90"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כל יתר הדרוש לפיקוח עליון ולביקורת על הבצוע.</w:t>
      </w:r>
    </w:p>
    <w:p w14:paraId="6D88425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F64F2C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w:t>
      </w:r>
      <w:r w:rsidRPr="007D6A6B">
        <w:rPr>
          <w:rFonts w:ascii="Times New Roman" w:eastAsia="Times New Roman" w:hAnsi="Times New Roman" w:cs="David"/>
          <w:sz w:val="24"/>
          <w:szCs w:val="24"/>
          <w:rtl/>
          <w:lang w:eastAsia="he-IL"/>
        </w:rPr>
        <w:tab/>
        <w:t>כדי למלא משימות אלו יבקר המתכנן באתר הבניה ובמפעלי היצור של המתקן לפחות בכל אחד מהשלבים הבאים:</w:t>
      </w:r>
    </w:p>
    <w:p w14:paraId="7EC24535"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7DE5F3B1"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חדר מכונות במרתפים.</w:t>
      </w:r>
    </w:p>
    <w:p w14:paraId="79C2CDCD"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415E1F18"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ביצוע תעלות או</w:t>
      </w:r>
      <w:r w:rsidRPr="007D6A6B">
        <w:rPr>
          <w:rFonts w:ascii="Times New Roman" w:eastAsia="Times New Roman" w:hAnsi="Times New Roman" w:cs="David" w:hint="cs"/>
          <w:sz w:val="24"/>
          <w:szCs w:val="24"/>
          <w:rtl/>
          <w:lang w:eastAsia="he-IL"/>
        </w:rPr>
        <w:t>ו</w:t>
      </w:r>
      <w:r w:rsidRPr="007D6A6B">
        <w:rPr>
          <w:rFonts w:ascii="Times New Roman" w:eastAsia="Times New Roman" w:hAnsi="Times New Roman" w:cs="David"/>
          <w:sz w:val="24"/>
          <w:szCs w:val="24"/>
          <w:rtl/>
          <w:lang w:eastAsia="he-IL"/>
        </w:rPr>
        <w:t>רור במרתפים.</w:t>
      </w:r>
    </w:p>
    <w:p w14:paraId="52DBABAB"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p>
    <w:p w14:paraId="505591B1" w14:textId="77777777" w:rsidR="007D6A6B" w:rsidRPr="007D6A6B" w:rsidRDefault="007D6A6B" w:rsidP="007D6A6B">
      <w:pPr>
        <w:widowControl w:val="0"/>
        <w:spacing w:before="0" w:beforeAutospacing="0" w:after="0" w:afterAutospacing="0" w:line="240" w:lineRule="auto"/>
        <w:ind w:left="360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ביצוע צנרת למערכות לכל קומה ו/או ביצוע </w:t>
      </w:r>
      <w:r w:rsidRPr="007D6A6B">
        <w:rPr>
          <w:rFonts w:ascii="Times New Roman" w:eastAsia="Times New Roman" w:hAnsi="Times New Roman" w:cs="David" w:hint="cs"/>
          <w:sz w:val="24"/>
          <w:szCs w:val="24"/>
          <w:rtl/>
          <w:lang w:eastAsia="he-IL"/>
        </w:rPr>
        <w:t>הכנות ל</w:t>
      </w:r>
      <w:r w:rsidRPr="007D6A6B">
        <w:rPr>
          <w:rFonts w:ascii="Times New Roman" w:eastAsia="Times New Roman" w:hAnsi="Times New Roman" w:cs="David"/>
          <w:sz w:val="24"/>
          <w:szCs w:val="24"/>
          <w:rtl/>
          <w:lang w:eastAsia="he-IL"/>
        </w:rPr>
        <w:t>יחידות מיני מרכזיות בכל דירה טיפוסית.</w:t>
      </w:r>
    </w:p>
    <w:p w14:paraId="7DC31395"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3FD324A1"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התקנת ציוד.</w:t>
      </w:r>
    </w:p>
    <w:p w14:paraId="223104BD"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4D8F8EBE"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ביקורת מערכות חשמל ופיקוד למתקן.</w:t>
      </w:r>
    </w:p>
    <w:p w14:paraId="1763DED3" w14:textId="77777777" w:rsidR="007D6A6B" w:rsidRPr="007D6A6B" w:rsidRDefault="007D6A6B" w:rsidP="007D6A6B">
      <w:pPr>
        <w:widowControl w:val="0"/>
        <w:spacing w:before="0" w:beforeAutospacing="0" w:after="0" w:afterAutospacing="0" w:line="240" w:lineRule="auto"/>
        <w:ind w:left="2160" w:firstLine="720"/>
        <w:jc w:val="both"/>
        <w:rPr>
          <w:rFonts w:ascii="Times New Roman" w:eastAsia="Times New Roman" w:hAnsi="Times New Roman" w:cs="David"/>
          <w:sz w:val="24"/>
          <w:szCs w:val="24"/>
          <w:rtl/>
          <w:lang w:eastAsia="he-IL"/>
        </w:rPr>
      </w:pPr>
    </w:p>
    <w:p w14:paraId="6D680949"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w:t>
      </w:r>
      <w:r w:rsidRPr="007D6A6B">
        <w:rPr>
          <w:rFonts w:ascii="Times New Roman" w:eastAsia="Times New Roman" w:hAnsi="Times New Roman" w:cs="David"/>
          <w:sz w:val="24"/>
          <w:szCs w:val="24"/>
          <w:rtl/>
          <w:lang w:eastAsia="he-IL"/>
        </w:rPr>
        <w:tab/>
        <w:t>אין המתכנן רשאי לתת הוראות לקבלנים ו/או לנהל משא ומתן עם הקבלנים אלא באמצעות נציגו המוסמך של המזמין.</w:t>
      </w:r>
    </w:p>
    <w:p w14:paraId="4B391E0B"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94274D2" w14:textId="77777777" w:rsidR="007D6A6B" w:rsidRPr="007D6A6B" w:rsidRDefault="007D6A6B" w:rsidP="007D6A6B">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ד.</w:t>
      </w:r>
      <w:r w:rsidRPr="007D6A6B">
        <w:rPr>
          <w:rFonts w:ascii="Times New Roman" w:eastAsia="Times New Roman" w:hAnsi="Times New Roman" w:cs="David"/>
          <w:sz w:val="24"/>
          <w:szCs w:val="24"/>
          <w:rtl/>
          <w:lang w:eastAsia="he-IL"/>
        </w:rPr>
        <w:tab/>
        <w:t>לאחר כל ביקור באתר או במפעל יצרן (לוחות פיקוד וכד') יגיש המתכנן למנהל דו"ח בכתב ובו יציין את התרשמותו ואת הערותיו לגבי ביצוע העבודות.</w:t>
      </w:r>
    </w:p>
    <w:p w14:paraId="35887A8D"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בגמר העבודות יגיש המתכנן לנציג המזמין הצהרה בנוסח נספח ט' כי בדק את ביצוע העבודות ומצא אותן תואמות לתוכניותיו ולתקנים מחייבים וכי בוצעו לשביעות רצונו.</w:t>
      </w:r>
    </w:p>
    <w:p w14:paraId="4FD23A07"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ללא דו"חות והצהרות אלה לא תשולם למתכנן יתרת שכרו עבור פיקוח עליון.</w:t>
      </w:r>
    </w:p>
    <w:p w14:paraId="4F091155"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29EACE3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ה.</w:t>
      </w:r>
      <w:r w:rsidRPr="007D6A6B">
        <w:rPr>
          <w:rFonts w:ascii="Times New Roman" w:eastAsia="Times New Roman" w:hAnsi="Times New Roman" w:cs="David"/>
          <w:sz w:val="24"/>
          <w:szCs w:val="24"/>
          <w:rtl/>
          <w:lang w:eastAsia="he-IL"/>
        </w:rPr>
        <w:tab/>
        <w:t>יעוץ למזמין בדבר תפעול ואחזקת המתקן.</w:t>
      </w:r>
    </w:p>
    <w:p w14:paraId="2FF5A969" w14:textId="77777777" w:rsidR="007D6A6B" w:rsidRPr="007D6A6B" w:rsidRDefault="007D6A6B" w:rsidP="007D6A6B">
      <w:pPr>
        <w:widowControl w:val="0"/>
        <w:spacing w:before="0" w:beforeAutospacing="0" w:after="0" w:afterAutospacing="0" w:line="240" w:lineRule="auto"/>
        <w:ind w:left="2880"/>
        <w:jc w:val="both"/>
        <w:rPr>
          <w:rFonts w:ascii="Times New Roman" w:eastAsia="Times New Roman" w:hAnsi="Times New Roman" w:cs="David"/>
          <w:sz w:val="24"/>
          <w:szCs w:val="24"/>
          <w:rtl/>
          <w:lang w:eastAsia="he-IL"/>
        </w:rPr>
      </w:pPr>
    </w:p>
    <w:p w14:paraId="7E70F908"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המתכנן מתחייב לשמור על דיסקט ואוריגינלים את התכניות עד לאחר סיום הביצוע בשטח של העבודות נשוא התכנון, כך שניתן יהיה לבצע מהם העתקות, צילומים וכו' וכך שניתן יהיה לבצע בהם תיקונים ושינויים.</w:t>
      </w:r>
    </w:p>
    <w:p w14:paraId="4F0EAA9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B2E795"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המזמין רשאי להזמין מהמתכנן את כל שלבי התכנון המפורטים בנספח זה ו/או חלק מהם ו/או שירותים נוספים, מעבר להם.</w:t>
      </w:r>
    </w:p>
    <w:p w14:paraId="6A6ADD3F" w14:textId="77777777" w:rsidR="007D6A6B" w:rsidRPr="007D6A6B" w:rsidRDefault="007D6A6B" w:rsidP="007D6A6B">
      <w:pPr>
        <w:widowControl w:val="0"/>
        <w:spacing w:before="0" w:beforeAutospacing="0" w:after="0" w:afterAutospacing="0" w:line="240" w:lineRule="auto"/>
        <w:ind w:left="720"/>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4"/>
          <w:szCs w:val="24"/>
          <w:u w:val="single"/>
          <w:rtl/>
          <w:lang w:eastAsia="he-IL"/>
        </w:rPr>
        <w:br w:type="page"/>
      </w:r>
    </w:p>
    <w:p w14:paraId="20B6BAD7"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נספח ג'</w:t>
      </w:r>
    </w:p>
    <w:p w14:paraId="1D2AA033"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750930E"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לוח זמנים ושלבי עבודה</w:t>
      </w:r>
    </w:p>
    <w:p w14:paraId="3926415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BA5D53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3F074D1"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7D6A6B">
        <w:rPr>
          <w:rFonts w:ascii="Times New Roman" w:eastAsia="Times New Roman" w:hAnsi="Times New Roman" w:cs="David"/>
          <w:sz w:val="20"/>
          <w:szCs w:val="24"/>
          <w:lang w:eastAsia="he-IL"/>
        </w:rPr>
        <w:t>–</w:t>
      </w:r>
      <w:r w:rsidRPr="007D6A6B">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6ABE62B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4DE232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78F78819"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B2D2DB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1F402226"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A6ABCA8"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אם לא יקבע לוח זמנים במעמד חתימת החוזה יעביר המתכנן לוח זמנים ראשוני לאישור המנהל תוך 7 ימים ממועד החתימה.</w:t>
      </w:r>
    </w:p>
    <w:p w14:paraId="6BD4635A"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DF46A4E"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49F20DB" w14:textId="77777777" w:rsidR="007D6A6B" w:rsidRPr="007D6A6B" w:rsidRDefault="007D6A6B" w:rsidP="00B54195">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0"/>
          <w:szCs w:val="24"/>
          <w:u w:val="single"/>
          <w:rtl/>
          <w:lang w:eastAsia="he-IL"/>
        </w:rPr>
        <w:br w:type="page"/>
      </w:r>
      <w:r w:rsidRPr="007D6A6B">
        <w:rPr>
          <w:rFonts w:ascii="Times New Roman" w:eastAsia="Times New Roman" w:hAnsi="Times New Roman" w:cs="David"/>
          <w:bCs/>
          <w:sz w:val="24"/>
          <w:szCs w:val="24"/>
          <w:u w:val="single"/>
          <w:rtl/>
          <w:lang w:eastAsia="he-IL"/>
        </w:rPr>
        <w:t>נספח ד'</w:t>
      </w:r>
      <w:ins w:id="75" w:author="Avi Cohen" w:date="2019-02-13T16:21:00Z">
        <w:r w:rsidR="000625A5">
          <w:rPr>
            <w:rFonts w:ascii="Times New Roman" w:eastAsia="Times New Roman" w:hAnsi="Times New Roman" w:cs="David" w:hint="cs"/>
            <w:bCs/>
            <w:sz w:val="24"/>
            <w:szCs w:val="24"/>
            <w:u w:val="single"/>
            <w:rtl/>
            <w:lang w:eastAsia="he-IL"/>
          </w:rPr>
          <w:t xml:space="preserve"> </w:t>
        </w:r>
      </w:ins>
    </w:p>
    <w:p w14:paraId="57BC485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2F7F07"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שכר המתכנן</w:t>
      </w:r>
    </w:p>
    <w:p w14:paraId="52291871"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0D9B8C48"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תמורת ביצוע מלוא שרותי המתכנן לרבות תכנון ופיקוח מערכות אוורור מאולץ ומערכות מיזוג אויר, לרבות תוכניות להכנות הכנות בלבד למערכות מיזוג אויר, כמפורט בנספח ב', ישלם המזמין למתכנן את שכר המתכנן בשיעורים ובמועדים כדלקמן :</w:t>
      </w:r>
    </w:p>
    <w:p w14:paraId="236168D8"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6AFFF345" w14:textId="77777777" w:rsidR="007D6A6B" w:rsidRPr="007D6A6B" w:rsidDel="00D22D2D" w:rsidRDefault="007D6A6B" w:rsidP="007D6A6B">
      <w:pPr>
        <w:widowControl w:val="0"/>
        <w:tabs>
          <w:tab w:val="left" w:pos="1365"/>
        </w:tabs>
        <w:spacing w:before="0" w:beforeAutospacing="0" w:after="0" w:afterAutospacing="0" w:line="240" w:lineRule="auto"/>
        <w:ind w:left="714" w:firstLine="6"/>
        <w:rPr>
          <w:del w:id="76" w:author="Avi Cohen" w:date="2019-03-31T15:13:00Z"/>
          <w:rFonts w:ascii="Times New Roman" w:eastAsia="Times New Roman" w:hAnsi="Times New Roman" w:cs="David"/>
          <w:sz w:val="24"/>
          <w:szCs w:val="24"/>
          <w:rtl/>
        </w:rPr>
      </w:pPr>
      <w:del w:id="77" w:author="Avi Cohen" w:date="2019-03-31T15:13:00Z">
        <w:r w:rsidRPr="007D6A6B" w:rsidDel="00D22D2D">
          <w:rPr>
            <w:rFonts w:ascii="Times New Roman" w:eastAsia="Times New Roman" w:hAnsi="Times New Roman" w:cs="David"/>
            <w:sz w:val="24"/>
            <w:szCs w:val="24"/>
            <w:rtl/>
          </w:rPr>
          <w:delText>1.1</w:delText>
        </w:r>
        <w:r w:rsidRPr="007D6A6B" w:rsidDel="00D22D2D">
          <w:rPr>
            <w:rFonts w:ascii="Times New Roman" w:eastAsia="Times New Roman" w:hAnsi="Times New Roman" w:cs="David"/>
            <w:sz w:val="24"/>
            <w:szCs w:val="24"/>
            <w:rtl/>
          </w:rPr>
          <w:tab/>
          <w:delText>עבור מערכות אוורור מאולץ ומזוג שטחים משותפים, מחסנים ומרתפים:</w:delText>
        </w:r>
      </w:del>
    </w:p>
    <w:p w14:paraId="78247EDF" w14:textId="77777777" w:rsidR="007D6A6B" w:rsidRPr="007D6A6B" w:rsidDel="00D22D2D" w:rsidRDefault="007D6A6B" w:rsidP="007D6A6B">
      <w:pPr>
        <w:widowControl w:val="0"/>
        <w:spacing w:before="0" w:beforeAutospacing="0" w:after="0" w:afterAutospacing="0" w:line="240" w:lineRule="auto"/>
        <w:ind w:left="1365" w:hanging="645"/>
        <w:rPr>
          <w:del w:id="78" w:author="Avi Cohen" w:date="2019-03-31T15:13:00Z"/>
          <w:rFonts w:ascii="Times New Roman" w:eastAsia="Times New Roman" w:hAnsi="Times New Roman" w:cs="David"/>
          <w:sz w:val="24"/>
          <w:szCs w:val="24"/>
          <w:rtl/>
        </w:rPr>
      </w:pPr>
      <w:del w:id="79" w:author="Avi Cohen" w:date="2019-03-31T15:13:00Z">
        <w:r w:rsidRPr="007D6A6B" w:rsidDel="00D22D2D">
          <w:rPr>
            <w:rFonts w:ascii="Times New Roman" w:eastAsia="Times New Roman" w:hAnsi="Times New Roman" w:cs="David"/>
            <w:sz w:val="24"/>
            <w:szCs w:val="24"/>
            <w:rtl/>
          </w:rPr>
          <w:tab/>
          <w:delText>סכום קבוע ומוחלט של ______ ש"ח (במילים: ___________ ש"ח) לכל מבנה ראשוני.</w:delText>
        </w:r>
      </w:del>
    </w:p>
    <w:p w14:paraId="2B2424ED" w14:textId="77777777" w:rsidR="007D6A6B" w:rsidRPr="007D6A6B" w:rsidDel="00D22D2D" w:rsidRDefault="007D6A6B" w:rsidP="007D6A6B">
      <w:pPr>
        <w:widowControl w:val="0"/>
        <w:spacing w:before="0" w:beforeAutospacing="0" w:after="0" w:afterAutospacing="0" w:line="240" w:lineRule="auto"/>
        <w:ind w:left="1365" w:hanging="1359"/>
        <w:rPr>
          <w:del w:id="80" w:author="Avi Cohen" w:date="2019-03-31T15:13:00Z"/>
          <w:rFonts w:ascii="Times New Roman" w:eastAsia="Times New Roman" w:hAnsi="Times New Roman" w:cs="David"/>
          <w:sz w:val="24"/>
          <w:szCs w:val="24"/>
          <w:rtl/>
        </w:rPr>
      </w:pPr>
      <w:del w:id="81" w:author="Avi Cohen" w:date="2019-03-31T15:13:00Z">
        <w:r w:rsidRPr="007D6A6B" w:rsidDel="00D22D2D">
          <w:rPr>
            <w:rFonts w:ascii="Times New Roman" w:eastAsia="Times New Roman" w:hAnsi="Times New Roman" w:cs="David"/>
            <w:sz w:val="24"/>
            <w:szCs w:val="24"/>
            <w:rtl/>
          </w:rPr>
          <w:tab/>
          <w:delText>סכום קבוע ומוחלט של ______ ש"ח (במילים: ___________ ש"ח) לכל מבנה חוזר.</w:delText>
        </w:r>
      </w:del>
    </w:p>
    <w:p w14:paraId="24A971F0" w14:textId="77777777" w:rsidR="007D6A6B" w:rsidRPr="007D6A6B" w:rsidDel="00D22D2D" w:rsidRDefault="007D6A6B" w:rsidP="007D6A6B">
      <w:pPr>
        <w:widowControl w:val="0"/>
        <w:spacing w:before="0" w:beforeAutospacing="0" w:after="0" w:afterAutospacing="0" w:line="240" w:lineRule="auto"/>
        <w:ind w:left="714" w:firstLine="6"/>
        <w:rPr>
          <w:del w:id="82" w:author="Avi Cohen" w:date="2019-03-31T15:13:00Z"/>
          <w:rFonts w:ascii="Times New Roman" w:eastAsia="Times New Roman" w:hAnsi="Times New Roman" w:cs="David"/>
          <w:sz w:val="24"/>
          <w:szCs w:val="24"/>
          <w:rtl/>
        </w:rPr>
      </w:pPr>
    </w:p>
    <w:p w14:paraId="1384D5DD" w14:textId="77777777" w:rsidR="007D6A6B" w:rsidRPr="007D6A6B" w:rsidDel="00D22D2D" w:rsidRDefault="007D6A6B" w:rsidP="007D6A6B">
      <w:pPr>
        <w:widowControl w:val="0"/>
        <w:tabs>
          <w:tab w:val="left" w:pos="1365"/>
        </w:tabs>
        <w:spacing w:before="0" w:beforeAutospacing="0" w:after="0" w:afterAutospacing="0" w:line="240" w:lineRule="auto"/>
        <w:ind w:left="714" w:firstLine="6"/>
        <w:rPr>
          <w:del w:id="83" w:author="Avi Cohen" w:date="2019-03-31T15:13:00Z"/>
          <w:rFonts w:ascii="Times New Roman" w:eastAsia="Times New Roman" w:hAnsi="Times New Roman" w:cs="David"/>
          <w:sz w:val="24"/>
          <w:szCs w:val="24"/>
          <w:rtl/>
        </w:rPr>
      </w:pPr>
      <w:del w:id="84" w:author="Avi Cohen" w:date="2019-03-31T15:13:00Z">
        <w:r w:rsidRPr="007D6A6B" w:rsidDel="00D22D2D">
          <w:rPr>
            <w:rFonts w:ascii="Times New Roman" w:eastAsia="Times New Roman" w:hAnsi="Times New Roman" w:cs="David"/>
            <w:sz w:val="24"/>
            <w:szCs w:val="24"/>
            <w:rtl/>
          </w:rPr>
          <w:delText>1.2</w:delText>
        </w:r>
        <w:r w:rsidRPr="007D6A6B" w:rsidDel="00D22D2D">
          <w:rPr>
            <w:rFonts w:ascii="Times New Roman" w:eastAsia="Times New Roman" w:hAnsi="Times New Roman" w:cs="David"/>
            <w:sz w:val="24"/>
            <w:szCs w:val="24"/>
            <w:rtl/>
          </w:rPr>
          <w:tab/>
          <w:delText>עבור מערכות מיזוג אויר ואוורור מאולץ בדירות:</w:delText>
        </w:r>
      </w:del>
    </w:p>
    <w:p w14:paraId="6A0D324F" w14:textId="77777777" w:rsidR="007D6A6B" w:rsidRPr="007D6A6B" w:rsidDel="00D22D2D" w:rsidRDefault="007D6A6B" w:rsidP="007D6A6B">
      <w:pPr>
        <w:widowControl w:val="0"/>
        <w:spacing w:before="0" w:beforeAutospacing="0" w:after="0" w:afterAutospacing="0" w:line="240" w:lineRule="auto"/>
        <w:ind w:left="1359" w:hanging="1359"/>
        <w:rPr>
          <w:del w:id="85" w:author="Avi Cohen" w:date="2019-03-31T15:13:00Z"/>
          <w:rFonts w:ascii="Times New Roman" w:eastAsia="Times New Roman" w:hAnsi="Times New Roman" w:cs="David"/>
          <w:sz w:val="24"/>
          <w:szCs w:val="24"/>
          <w:rtl/>
        </w:rPr>
      </w:pPr>
      <w:del w:id="86" w:author="Avi Cohen" w:date="2019-03-31T15:13:00Z">
        <w:r w:rsidRPr="007D6A6B" w:rsidDel="00D22D2D">
          <w:rPr>
            <w:rFonts w:ascii="Times New Roman" w:eastAsia="Times New Roman" w:hAnsi="Times New Roman" w:cs="David"/>
            <w:sz w:val="24"/>
            <w:szCs w:val="24"/>
            <w:rtl/>
          </w:rPr>
          <w:tab/>
          <w:delText>סכום קבוע ומוחלט של ________ ש"ח (במילים: ___________ ש"ח) לכל יחידת דיור ראשונית הכוללת 3 או 4 או 5 חדרים.</w:delText>
        </w:r>
      </w:del>
    </w:p>
    <w:p w14:paraId="174FF54A" w14:textId="77777777" w:rsidR="007D6A6B" w:rsidRPr="007D6A6B" w:rsidDel="00D22D2D" w:rsidRDefault="007D6A6B" w:rsidP="007D6A6B">
      <w:pPr>
        <w:widowControl w:val="0"/>
        <w:spacing w:before="0" w:beforeAutospacing="0" w:after="0" w:afterAutospacing="0" w:line="240" w:lineRule="auto"/>
        <w:ind w:left="1359" w:hanging="1359"/>
        <w:rPr>
          <w:del w:id="87" w:author="Avi Cohen" w:date="2019-03-31T15:13:00Z"/>
          <w:rFonts w:ascii="Times New Roman" w:eastAsia="Times New Roman" w:hAnsi="Times New Roman" w:cs="David"/>
          <w:sz w:val="24"/>
          <w:szCs w:val="24"/>
          <w:rtl/>
        </w:rPr>
      </w:pPr>
      <w:del w:id="88" w:author="Avi Cohen" w:date="2019-03-31T15:13:00Z">
        <w:r w:rsidRPr="007D6A6B" w:rsidDel="00D22D2D">
          <w:rPr>
            <w:rFonts w:ascii="Times New Roman" w:eastAsia="Times New Roman" w:hAnsi="Times New Roman" w:cs="David"/>
            <w:sz w:val="24"/>
            <w:szCs w:val="24"/>
            <w:rtl/>
          </w:rPr>
          <w:tab/>
          <w:delText xml:space="preserve">וסכום קבוע ומוחלט של_______ ש"ח (במילים: ___________ ש"ח) לכל יחידת דיור ראשונית מסוג פנטהאוז ו/או דופלקס, </w:delText>
        </w:r>
      </w:del>
    </w:p>
    <w:p w14:paraId="7181E3A2" w14:textId="77777777" w:rsidR="007D6A6B" w:rsidRPr="007D6A6B" w:rsidDel="00D22D2D" w:rsidRDefault="007D6A6B" w:rsidP="007D6A6B">
      <w:pPr>
        <w:widowControl w:val="0"/>
        <w:spacing w:before="0" w:beforeAutospacing="0" w:after="0" w:afterAutospacing="0" w:line="240" w:lineRule="auto"/>
        <w:ind w:left="1359" w:hanging="1359"/>
        <w:rPr>
          <w:del w:id="89" w:author="Avi Cohen" w:date="2019-03-31T15:13:00Z"/>
          <w:rFonts w:ascii="Times New Roman" w:eastAsia="Times New Roman" w:hAnsi="Times New Roman" w:cs="David"/>
          <w:sz w:val="24"/>
          <w:szCs w:val="24"/>
          <w:rtl/>
        </w:rPr>
      </w:pPr>
      <w:del w:id="90" w:author="Avi Cohen" w:date="2019-03-31T15:13:00Z">
        <w:r w:rsidRPr="007D6A6B" w:rsidDel="00D22D2D">
          <w:rPr>
            <w:rFonts w:ascii="Times New Roman" w:eastAsia="Times New Roman" w:hAnsi="Times New Roman" w:cs="David"/>
            <w:sz w:val="24"/>
            <w:szCs w:val="24"/>
            <w:rtl/>
          </w:rPr>
          <w:tab/>
          <w:delText>וסכום קבוע ומוחלט של _______ ש"ח (במילים: ___________ ש"ח) לכל יחידת דיור חוזרת.</w:delText>
        </w:r>
      </w:del>
    </w:p>
    <w:p w14:paraId="1F06B032" w14:textId="77777777" w:rsidR="007D6A6B" w:rsidRPr="007D6A6B" w:rsidDel="00D22D2D" w:rsidRDefault="007D6A6B" w:rsidP="007D6A6B">
      <w:pPr>
        <w:widowControl w:val="0"/>
        <w:spacing w:before="0" w:beforeAutospacing="0" w:after="0" w:afterAutospacing="0" w:line="240" w:lineRule="auto"/>
        <w:ind w:left="1359" w:hanging="1359"/>
        <w:rPr>
          <w:del w:id="91" w:author="Avi Cohen" w:date="2019-03-31T15:13:00Z"/>
          <w:rFonts w:ascii="Times New Roman" w:eastAsia="Times New Roman" w:hAnsi="Times New Roman" w:cs="David"/>
          <w:sz w:val="24"/>
          <w:szCs w:val="24"/>
          <w:rtl/>
        </w:rPr>
      </w:pPr>
      <w:del w:id="92" w:author="Avi Cohen" w:date="2019-03-31T15:13:00Z">
        <w:r w:rsidRPr="007D6A6B" w:rsidDel="00D22D2D">
          <w:rPr>
            <w:rFonts w:ascii="Times New Roman" w:eastAsia="Times New Roman" w:hAnsi="Times New Roman" w:cs="David" w:hint="cs"/>
            <w:sz w:val="24"/>
            <w:szCs w:val="24"/>
            <w:rtl/>
          </w:rPr>
          <w:delText xml:space="preserve">       </w:delText>
        </w:r>
      </w:del>
    </w:p>
    <w:p w14:paraId="5EA228D5" w14:textId="77777777" w:rsidR="007D6A6B" w:rsidRPr="007D6A6B" w:rsidDel="000625A5" w:rsidRDefault="007D6A6B" w:rsidP="00B54195">
      <w:pPr>
        <w:widowControl w:val="0"/>
        <w:tabs>
          <w:tab w:val="left" w:pos="1365"/>
        </w:tabs>
        <w:spacing w:before="0" w:beforeAutospacing="0" w:after="0" w:afterAutospacing="0" w:line="240" w:lineRule="auto"/>
        <w:ind w:left="714" w:firstLine="6"/>
        <w:rPr>
          <w:del w:id="93" w:author="Avi Cohen" w:date="2019-02-13T16:21:00Z"/>
          <w:rFonts w:ascii="Times New Roman" w:eastAsia="Times New Roman" w:hAnsi="Times New Roman" w:cs="David"/>
          <w:sz w:val="24"/>
          <w:szCs w:val="24"/>
          <w:rtl/>
        </w:rPr>
      </w:pPr>
      <w:del w:id="94" w:author="Avi Cohen" w:date="2019-03-31T15:13:00Z">
        <w:r w:rsidRPr="007D6A6B" w:rsidDel="00D22D2D">
          <w:rPr>
            <w:rFonts w:ascii="Times New Roman" w:eastAsia="Times New Roman" w:hAnsi="Times New Roman" w:cs="David" w:hint="cs"/>
            <w:sz w:val="24"/>
            <w:szCs w:val="24"/>
            <w:rtl/>
          </w:rPr>
          <w:delText>1.</w:delText>
        </w:r>
      </w:del>
      <w:del w:id="95" w:author="Avi Cohen" w:date="2019-02-13T16:21:00Z">
        <w:r w:rsidRPr="007D6A6B" w:rsidDel="000625A5">
          <w:rPr>
            <w:rFonts w:ascii="Times New Roman" w:eastAsia="Times New Roman" w:hAnsi="Times New Roman" w:cs="David" w:hint="cs"/>
            <w:sz w:val="24"/>
            <w:szCs w:val="24"/>
            <w:rtl/>
          </w:rPr>
          <w:delText xml:space="preserve">3 </w:delText>
        </w:r>
        <w:r w:rsidRPr="007D6A6B" w:rsidDel="000625A5">
          <w:rPr>
            <w:rFonts w:ascii="Times New Roman" w:eastAsia="Times New Roman" w:hAnsi="Times New Roman" w:cs="David"/>
            <w:sz w:val="24"/>
            <w:szCs w:val="24"/>
            <w:rtl/>
          </w:rPr>
          <w:delText xml:space="preserve">עבור מערכות </w:delText>
        </w:r>
        <w:r w:rsidRPr="007D6A6B" w:rsidDel="000625A5">
          <w:rPr>
            <w:rFonts w:ascii="Times New Roman" w:eastAsia="Times New Roman" w:hAnsi="Times New Roman" w:cs="David" w:hint="cs"/>
            <w:sz w:val="24"/>
            <w:szCs w:val="24"/>
            <w:rtl/>
          </w:rPr>
          <w:delText xml:space="preserve">מיזוג </w:delText>
        </w:r>
        <w:r w:rsidRPr="007D6A6B" w:rsidDel="000625A5">
          <w:rPr>
            <w:rFonts w:ascii="Times New Roman" w:eastAsia="Times New Roman" w:hAnsi="Times New Roman" w:cs="David"/>
            <w:sz w:val="24"/>
            <w:szCs w:val="24"/>
            <w:rtl/>
          </w:rPr>
          <w:delText xml:space="preserve">אוורור </w:delText>
        </w:r>
        <w:r w:rsidRPr="007D6A6B" w:rsidDel="000625A5">
          <w:rPr>
            <w:rFonts w:ascii="Times New Roman" w:eastAsia="Times New Roman" w:hAnsi="Times New Roman" w:cs="David" w:hint="cs"/>
            <w:sz w:val="24"/>
            <w:szCs w:val="24"/>
            <w:rtl/>
          </w:rPr>
          <w:delText>ו/או הכנה למסחר/חנויות/ משרדים וכ"ו</w:delText>
        </w:r>
        <w:r w:rsidRPr="007D6A6B" w:rsidDel="000625A5">
          <w:rPr>
            <w:rFonts w:ascii="Times New Roman" w:eastAsia="Times New Roman" w:hAnsi="Times New Roman" w:cs="David"/>
            <w:sz w:val="24"/>
            <w:szCs w:val="24"/>
            <w:rtl/>
          </w:rPr>
          <w:delText>:</w:delText>
        </w:r>
      </w:del>
    </w:p>
    <w:p w14:paraId="0E0555D7" w14:textId="77777777" w:rsidR="00D22D2D" w:rsidRDefault="007D6A6B" w:rsidP="00D22D2D">
      <w:pPr>
        <w:widowControl w:val="0"/>
        <w:tabs>
          <w:tab w:val="left" w:pos="1365"/>
        </w:tabs>
        <w:spacing w:before="0" w:beforeAutospacing="0" w:after="0" w:afterAutospacing="0" w:line="240" w:lineRule="auto"/>
        <w:rPr>
          <w:ins w:id="96" w:author="Avi Cohen" w:date="2019-03-31T15:19:00Z"/>
          <w:rFonts w:ascii="Times New Roman" w:eastAsia="Times New Roman" w:hAnsi="Times New Roman" w:cs="David"/>
          <w:sz w:val="24"/>
          <w:szCs w:val="24"/>
          <w:rtl/>
        </w:rPr>
      </w:pPr>
      <w:del w:id="97" w:author="Avi Cohen" w:date="2019-02-13T16:21:00Z">
        <w:r w:rsidRPr="007D6A6B" w:rsidDel="000625A5">
          <w:rPr>
            <w:rFonts w:ascii="Times New Roman" w:eastAsia="Times New Roman" w:hAnsi="Times New Roman" w:cs="David"/>
            <w:sz w:val="24"/>
            <w:szCs w:val="24"/>
            <w:rtl/>
          </w:rPr>
          <w:tab/>
          <w:delText xml:space="preserve">סכום קבוע ומוחלט של ______ ש"ח (במילים: ___________ ש"ח) לכל </w:delText>
        </w:r>
        <w:r w:rsidRPr="007D6A6B" w:rsidDel="000625A5">
          <w:rPr>
            <w:rFonts w:ascii="Times New Roman" w:eastAsia="Times New Roman" w:hAnsi="Times New Roman" w:cs="David" w:hint="cs"/>
            <w:sz w:val="24"/>
            <w:szCs w:val="24"/>
            <w:rtl/>
          </w:rPr>
          <w:delText xml:space="preserve">חנות/ </w:delText>
        </w:r>
      </w:del>
    </w:p>
    <w:p w14:paraId="7DBAC024" w14:textId="77777777" w:rsidR="00D22D2D" w:rsidRPr="007D6A6B" w:rsidRDefault="00D22D2D" w:rsidP="00D22D2D">
      <w:pPr>
        <w:widowControl w:val="0"/>
        <w:tabs>
          <w:tab w:val="left" w:pos="1365"/>
        </w:tabs>
        <w:spacing w:before="0" w:beforeAutospacing="0" w:after="0" w:afterAutospacing="0" w:line="240" w:lineRule="auto"/>
        <w:ind w:left="714" w:firstLine="6"/>
        <w:rPr>
          <w:ins w:id="98" w:author="Avi Cohen" w:date="2019-03-31T15:19:00Z"/>
          <w:rFonts w:ascii="Times New Roman" w:eastAsia="Times New Roman" w:hAnsi="Times New Roman" w:cs="David"/>
          <w:sz w:val="24"/>
          <w:szCs w:val="24"/>
          <w:rtl/>
        </w:rPr>
      </w:pPr>
    </w:p>
    <w:p w14:paraId="006A1746" w14:textId="77777777" w:rsidR="00D22D2D" w:rsidRDefault="00D22D2D" w:rsidP="00D22D2D">
      <w:pPr>
        <w:widowControl w:val="0"/>
        <w:tabs>
          <w:tab w:val="left" w:pos="1365"/>
        </w:tabs>
        <w:spacing w:before="0" w:beforeAutospacing="0" w:after="0" w:afterAutospacing="0" w:line="240" w:lineRule="auto"/>
        <w:rPr>
          <w:ins w:id="99" w:author="Avi Cohen" w:date="2019-03-31T15:19:00Z"/>
          <w:rFonts w:ascii="Times New Roman" w:eastAsia="Times New Roman" w:hAnsi="Times New Roman" w:cs="David"/>
          <w:sz w:val="24"/>
          <w:szCs w:val="24"/>
          <w:rtl/>
        </w:rPr>
      </w:pPr>
    </w:p>
    <w:p w14:paraId="010B8504" w14:textId="77777777" w:rsidR="00D22D2D" w:rsidRPr="00694BAE" w:rsidRDefault="00D22D2D" w:rsidP="00B54195">
      <w:pPr>
        <w:widowControl w:val="0"/>
        <w:tabs>
          <w:tab w:val="left" w:pos="1365"/>
        </w:tabs>
        <w:spacing w:before="0" w:beforeAutospacing="0" w:after="0" w:afterAutospacing="0" w:line="240" w:lineRule="auto"/>
        <w:rPr>
          <w:ins w:id="100" w:author="Avi Cohen" w:date="2019-03-31T15:19:00Z"/>
          <w:rFonts w:ascii="Times New Roman" w:eastAsia="Times New Roman" w:hAnsi="Times New Roman" w:cs="David"/>
          <w:sz w:val="24"/>
          <w:szCs w:val="24"/>
          <w:highlight w:val="yellow"/>
          <w:rtl/>
        </w:rPr>
      </w:pPr>
      <w:ins w:id="101" w:author="Avi Cohen" w:date="2019-03-31T15:19:00Z">
        <w:r w:rsidRPr="00694BAE">
          <w:rPr>
            <w:rFonts w:ascii="Times New Roman" w:eastAsia="Times New Roman" w:hAnsi="Times New Roman" w:cs="David" w:hint="cs"/>
            <w:sz w:val="24"/>
            <w:szCs w:val="24"/>
            <w:highlight w:val="yellow"/>
            <w:rtl/>
          </w:rPr>
          <w:t xml:space="preserve">1.1 שכ"ט </w:t>
        </w:r>
      </w:ins>
      <w:ins w:id="102" w:author="Avi Cohen" w:date="2019-03-31T16:15:00Z">
        <w:r w:rsidR="009A5E8F">
          <w:rPr>
            <w:rFonts w:ascii="Times New Roman" w:eastAsia="Times New Roman" w:hAnsi="Times New Roman" w:cs="David" w:hint="cs"/>
            <w:sz w:val="24"/>
            <w:szCs w:val="24"/>
            <w:highlight w:val="yellow"/>
            <w:rtl/>
          </w:rPr>
          <w:t xml:space="preserve">חוזה </w:t>
        </w:r>
      </w:ins>
    </w:p>
    <w:p w14:paraId="31FAA0DA" w14:textId="77777777" w:rsidR="007D6A6B" w:rsidRPr="007D6A6B" w:rsidRDefault="007D6A6B">
      <w:pPr>
        <w:widowControl w:val="0"/>
        <w:tabs>
          <w:tab w:val="left" w:pos="1365"/>
        </w:tabs>
        <w:spacing w:before="0" w:beforeAutospacing="0" w:after="0" w:afterAutospacing="0" w:line="240" w:lineRule="auto"/>
        <w:ind w:left="714" w:firstLine="6"/>
        <w:rPr>
          <w:rFonts w:ascii="Times New Roman" w:eastAsia="Times New Roman" w:hAnsi="Times New Roman" w:cs="David"/>
          <w:sz w:val="24"/>
          <w:szCs w:val="24"/>
          <w:rtl/>
        </w:rPr>
        <w:pPrChange w:id="103" w:author="Avi Cohen" w:date="2019-02-13T16:21:00Z">
          <w:pPr>
            <w:widowControl w:val="0"/>
            <w:spacing w:before="0" w:beforeAutospacing="0" w:after="0" w:afterAutospacing="0" w:line="240" w:lineRule="auto"/>
            <w:ind w:left="1365" w:hanging="645"/>
          </w:pPr>
        </w:pPrChange>
      </w:pPr>
      <w:del w:id="104" w:author="Avi Cohen" w:date="2019-02-13T16:21:00Z">
        <w:r w:rsidRPr="007D6A6B" w:rsidDel="000625A5">
          <w:rPr>
            <w:rFonts w:ascii="Times New Roman" w:eastAsia="Times New Roman" w:hAnsi="Times New Roman" w:cs="David" w:hint="cs"/>
            <w:sz w:val="24"/>
            <w:szCs w:val="24"/>
            <w:rtl/>
          </w:rPr>
          <w:delText>שטח מסחרי/ קומת משרדים</w:delText>
        </w:r>
        <w:r w:rsidRPr="007D6A6B" w:rsidDel="000625A5">
          <w:rPr>
            <w:rFonts w:ascii="Times New Roman" w:eastAsia="Times New Roman" w:hAnsi="Times New Roman" w:cs="David"/>
            <w:sz w:val="24"/>
            <w:szCs w:val="24"/>
            <w:rtl/>
          </w:rPr>
          <w:delText>.</w:delText>
        </w:r>
      </w:del>
    </w:p>
    <w:tbl>
      <w:tblPr>
        <w:tblpPr w:leftFromText="180" w:rightFromText="180" w:vertAnchor="text" w:horzAnchor="margin" w:tblpXSpec="center" w:tblpY="137"/>
        <w:bidiVisual/>
        <w:tblW w:w="8789" w:type="dxa"/>
        <w:tblLook w:val="04A0" w:firstRow="1" w:lastRow="0" w:firstColumn="1" w:lastColumn="0" w:noHBand="0" w:noVBand="1"/>
        <w:tblPrChange w:id="105" w:author="Avi Cohen" w:date="2019-03-31T15:18:00Z">
          <w:tblPr>
            <w:tblpPr w:leftFromText="180" w:rightFromText="180" w:vertAnchor="text" w:horzAnchor="margin" w:tblpXSpec="center" w:tblpY="137"/>
            <w:bidiVisual/>
            <w:tblW w:w="10933" w:type="dxa"/>
            <w:tblLook w:val="04A0" w:firstRow="1" w:lastRow="0" w:firstColumn="1" w:lastColumn="0" w:noHBand="0" w:noVBand="1"/>
          </w:tblPr>
        </w:tblPrChange>
      </w:tblPr>
      <w:tblGrid>
        <w:gridCol w:w="1134"/>
        <w:gridCol w:w="3080"/>
        <w:gridCol w:w="889"/>
        <w:gridCol w:w="992"/>
        <w:gridCol w:w="959"/>
        <w:gridCol w:w="1735"/>
        <w:tblGridChange w:id="106">
          <w:tblGrid>
            <w:gridCol w:w="715"/>
            <w:gridCol w:w="986"/>
            <w:gridCol w:w="4657"/>
            <w:gridCol w:w="889"/>
            <w:gridCol w:w="374"/>
            <w:gridCol w:w="618"/>
            <w:gridCol w:w="959"/>
            <w:gridCol w:w="158"/>
            <w:gridCol w:w="1577"/>
          </w:tblGrid>
        </w:tblGridChange>
      </w:tblGrid>
      <w:tr w:rsidR="00D22D2D" w:rsidRPr="00694BAE" w14:paraId="52DF2A6A" w14:textId="77777777" w:rsidTr="00D22D2D">
        <w:trPr>
          <w:trHeight w:val="285"/>
          <w:ins w:id="107" w:author="Avi Cohen" w:date="2019-03-31T15:18:00Z"/>
          <w:trPrChange w:id="108" w:author="Avi Cohen" w:date="2019-03-31T15:18:00Z">
            <w:trPr>
              <w:trHeight w:val="285"/>
            </w:trPr>
          </w:trPrChange>
        </w:trPr>
        <w:tc>
          <w:tcPr>
            <w:tcW w:w="1134" w:type="dxa"/>
            <w:tcBorders>
              <w:top w:val="single" w:sz="4" w:space="0" w:color="auto"/>
              <w:left w:val="single" w:sz="4" w:space="0" w:color="auto"/>
              <w:bottom w:val="single" w:sz="4" w:space="0" w:color="auto"/>
              <w:right w:val="single" w:sz="4" w:space="0" w:color="auto"/>
            </w:tcBorders>
            <w:tcPrChange w:id="109" w:author="Avi Cohen" w:date="2019-03-31T15:18:00Z">
              <w:tcPr>
                <w:tcW w:w="715" w:type="dxa"/>
                <w:tcBorders>
                  <w:top w:val="single" w:sz="4" w:space="0" w:color="auto"/>
                  <w:left w:val="single" w:sz="4" w:space="0" w:color="auto"/>
                  <w:bottom w:val="single" w:sz="4" w:space="0" w:color="auto"/>
                  <w:right w:val="single" w:sz="4" w:space="0" w:color="auto"/>
                </w:tcBorders>
              </w:tcPr>
            </w:tcPrChange>
          </w:tcPr>
          <w:p w14:paraId="76F9AB96" w14:textId="77777777" w:rsidR="00D22D2D" w:rsidRPr="00694BAE" w:rsidRDefault="00D22D2D" w:rsidP="00B54195">
            <w:pPr>
              <w:spacing w:before="0" w:beforeAutospacing="0" w:after="0" w:afterAutospacing="0" w:line="240" w:lineRule="auto"/>
              <w:jc w:val="center"/>
              <w:rPr>
                <w:ins w:id="110" w:author="Avi Cohen" w:date="2019-03-31T15:18:00Z"/>
                <w:rFonts w:ascii="Arial" w:eastAsia="Times New Roman" w:hAnsi="Arial" w:cs="Arial"/>
                <w:b/>
                <w:bCs/>
                <w:color w:val="000000"/>
                <w:highlight w:val="yellow"/>
                <w:rtl/>
              </w:rPr>
            </w:pPr>
            <w:ins w:id="111" w:author="Avi Cohen" w:date="2019-03-31T15:18:00Z">
              <w:r w:rsidRPr="00694BAE">
                <w:rPr>
                  <w:rFonts w:ascii="Arial" w:eastAsia="Times New Roman" w:hAnsi="Arial" w:cs="Arial" w:hint="cs"/>
                  <w:b/>
                  <w:bCs/>
                  <w:color w:val="000000"/>
                  <w:highlight w:val="yellow"/>
                  <w:rtl/>
                </w:rPr>
                <w:t>מס"ד</w:t>
              </w:r>
            </w:ins>
          </w:p>
        </w:tc>
        <w:tc>
          <w:tcPr>
            <w:tcW w:w="3080" w:type="dxa"/>
            <w:tcBorders>
              <w:top w:val="single" w:sz="4" w:space="0" w:color="auto"/>
              <w:left w:val="single" w:sz="4" w:space="0" w:color="auto"/>
              <w:bottom w:val="single" w:sz="4" w:space="0" w:color="auto"/>
              <w:right w:val="single" w:sz="4" w:space="0" w:color="auto"/>
            </w:tcBorders>
            <w:shd w:val="clear" w:color="auto" w:fill="auto"/>
            <w:noWrap/>
            <w:vAlign w:val="center"/>
            <w:tcPrChange w:id="112" w:author="Avi Cohen" w:date="2019-03-31T15:18:00Z">
              <w:tcPr>
                <w:tcW w:w="564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6338899F" w14:textId="77777777" w:rsidR="00D22D2D" w:rsidRPr="00694BAE" w:rsidRDefault="00D22D2D" w:rsidP="00B54195">
            <w:pPr>
              <w:spacing w:before="0" w:beforeAutospacing="0" w:after="0" w:afterAutospacing="0" w:line="240" w:lineRule="auto"/>
              <w:jc w:val="center"/>
              <w:rPr>
                <w:ins w:id="113" w:author="Avi Cohen" w:date="2019-03-31T15:18:00Z"/>
                <w:rFonts w:ascii="Arial" w:eastAsia="Times New Roman" w:hAnsi="Arial" w:cs="Arial"/>
                <w:b/>
                <w:bCs/>
                <w:color w:val="000000"/>
                <w:highlight w:val="yellow"/>
                <w:rtl/>
              </w:rPr>
            </w:pPr>
            <w:ins w:id="114" w:author="Avi Cohen" w:date="2019-03-31T15:18:00Z">
              <w:r w:rsidRPr="00694BAE">
                <w:rPr>
                  <w:rFonts w:ascii="Arial" w:eastAsia="Times New Roman" w:hAnsi="Arial" w:cs="Arial" w:hint="cs"/>
                  <w:b/>
                  <w:bCs/>
                  <w:color w:val="000000"/>
                  <w:highlight w:val="yellow"/>
                  <w:rtl/>
                </w:rPr>
                <w:t>סעיפים</w:t>
              </w:r>
            </w:ins>
          </w:p>
        </w:tc>
        <w:tc>
          <w:tcPr>
            <w:tcW w:w="889" w:type="dxa"/>
            <w:tcBorders>
              <w:top w:val="single" w:sz="4" w:space="0" w:color="auto"/>
              <w:left w:val="single" w:sz="4" w:space="0" w:color="auto"/>
              <w:bottom w:val="single" w:sz="4" w:space="0" w:color="auto"/>
              <w:right w:val="single" w:sz="4" w:space="0" w:color="auto"/>
            </w:tcBorders>
            <w:shd w:val="clear" w:color="auto" w:fill="auto"/>
            <w:noWrap/>
            <w:vAlign w:val="center"/>
            <w:tcPrChange w:id="115" w:author="Avi Cohen" w:date="2019-03-31T15:18:00Z">
              <w:tcPr>
                <w:tcW w:w="889" w:type="dxa"/>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0B047F31" w14:textId="77777777" w:rsidR="00D22D2D" w:rsidRPr="00694BAE" w:rsidRDefault="00D22D2D">
            <w:pPr>
              <w:spacing w:before="0" w:beforeAutospacing="0" w:after="0" w:afterAutospacing="0" w:line="240" w:lineRule="auto"/>
              <w:jc w:val="center"/>
              <w:rPr>
                <w:ins w:id="116" w:author="Avi Cohen" w:date="2019-03-31T15:18:00Z"/>
                <w:rFonts w:ascii="Arial" w:eastAsia="Times New Roman" w:hAnsi="Arial" w:cs="Arial"/>
                <w:b/>
                <w:bCs/>
                <w:color w:val="000000"/>
                <w:highlight w:val="yellow"/>
                <w:rtl/>
              </w:rPr>
              <w:pPrChange w:id="117" w:author="Avi Cohen" w:date="2019-03-31T15:19:00Z">
                <w:pPr>
                  <w:framePr w:hSpace="180" w:wrap="around" w:vAnchor="text" w:hAnchor="margin" w:xAlign="center" w:y="137"/>
                  <w:spacing w:before="0" w:beforeAutospacing="0" w:after="0" w:afterAutospacing="0" w:line="240" w:lineRule="auto"/>
                  <w:jc w:val="center"/>
                </w:pPr>
              </w:pPrChange>
            </w:pPr>
            <w:ins w:id="118" w:author="Avi Cohen" w:date="2019-03-31T15:18:00Z">
              <w:r w:rsidRPr="00694BAE">
                <w:rPr>
                  <w:rFonts w:ascii="Arial" w:eastAsia="Times New Roman" w:hAnsi="Arial" w:cs="Arial" w:hint="cs"/>
                  <w:b/>
                  <w:bCs/>
                  <w:color w:val="000000"/>
                  <w:highlight w:val="yellow"/>
                  <w:rtl/>
                </w:rPr>
                <w:t>כמות</w:t>
              </w:r>
            </w:ins>
          </w:p>
        </w:tc>
        <w:tc>
          <w:tcPr>
            <w:tcW w:w="992" w:type="dxa"/>
            <w:tcBorders>
              <w:top w:val="single" w:sz="4" w:space="0" w:color="auto"/>
              <w:left w:val="single" w:sz="4" w:space="0" w:color="auto"/>
              <w:bottom w:val="single" w:sz="4" w:space="0" w:color="auto"/>
              <w:right w:val="single" w:sz="4" w:space="0" w:color="auto"/>
            </w:tcBorders>
            <w:shd w:val="clear" w:color="auto" w:fill="auto"/>
            <w:noWrap/>
            <w:vAlign w:val="center"/>
            <w:tcPrChange w:id="119" w:author="Avi Cohen" w:date="2019-03-31T15:18:00Z">
              <w:tcPr>
                <w:tcW w:w="992"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469039E4" w14:textId="77777777" w:rsidR="00D22D2D" w:rsidRPr="00694BAE" w:rsidRDefault="00D22D2D">
            <w:pPr>
              <w:spacing w:before="0" w:beforeAutospacing="0" w:after="0" w:afterAutospacing="0" w:line="240" w:lineRule="auto"/>
              <w:jc w:val="center"/>
              <w:rPr>
                <w:ins w:id="120" w:author="Avi Cohen" w:date="2019-03-31T15:18:00Z"/>
                <w:rFonts w:ascii="Arial" w:eastAsia="Times New Roman" w:hAnsi="Arial" w:cs="Arial"/>
                <w:b/>
                <w:bCs/>
                <w:color w:val="000000"/>
                <w:highlight w:val="yellow"/>
                <w:rtl/>
              </w:rPr>
              <w:pPrChange w:id="121" w:author="Avi Cohen" w:date="2019-03-31T15:19:00Z">
                <w:pPr>
                  <w:framePr w:hSpace="180" w:wrap="around" w:vAnchor="text" w:hAnchor="margin" w:xAlign="center" w:y="137"/>
                  <w:spacing w:before="0" w:beforeAutospacing="0" w:after="0" w:afterAutospacing="0" w:line="240" w:lineRule="auto"/>
                  <w:jc w:val="center"/>
                </w:pPr>
              </w:pPrChange>
            </w:pPr>
            <w:ins w:id="122" w:author="Avi Cohen" w:date="2019-03-31T15:18:00Z">
              <w:r w:rsidRPr="00694BAE">
                <w:rPr>
                  <w:rFonts w:ascii="Arial" w:eastAsia="Times New Roman" w:hAnsi="Arial" w:cs="Arial" w:hint="cs"/>
                  <w:b/>
                  <w:bCs/>
                  <w:color w:val="000000"/>
                  <w:highlight w:val="yellow"/>
                  <w:rtl/>
                </w:rPr>
                <w:t>יחידה</w:t>
              </w:r>
            </w:ins>
          </w:p>
        </w:tc>
        <w:tc>
          <w:tcPr>
            <w:tcW w:w="959" w:type="dxa"/>
            <w:tcBorders>
              <w:top w:val="single" w:sz="4" w:space="0" w:color="auto"/>
              <w:left w:val="single" w:sz="4" w:space="0" w:color="auto"/>
              <w:bottom w:val="single" w:sz="4" w:space="0" w:color="auto"/>
              <w:right w:val="single" w:sz="4" w:space="0" w:color="auto"/>
            </w:tcBorders>
            <w:shd w:val="clear" w:color="auto" w:fill="auto"/>
            <w:noWrap/>
            <w:vAlign w:val="center"/>
            <w:tcPrChange w:id="123" w:author="Avi Cohen" w:date="2019-03-31T15:18:00Z">
              <w:tcPr>
                <w:tcW w:w="959" w:type="dxa"/>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2609B76C" w14:textId="77777777" w:rsidR="00D22D2D" w:rsidRPr="00694BAE" w:rsidRDefault="00D22D2D">
            <w:pPr>
              <w:spacing w:before="0" w:beforeAutospacing="0" w:after="0" w:afterAutospacing="0" w:line="240" w:lineRule="auto"/>
              <w:jc w:val="center"/>
              <w:rPr>
                <w:ins w:id="124" w:author="Avi Cohen" w:date="2019-03-31T15:18:00Z"/>
                <w:rFonts w:ascii="Arial" w:eastAsia="Times New Roman" w:hAnsi="Arial" w:cs="Arial"/>
                <w:b/>
                <w:bCs/>
                <w:color w:val="000000"/>
                <w:highlight w:val="yellow"/>
                <w:rtl/>
              </w:rPr>
              <w:pPrChange w:id="125" w:author="Avi Cohen" w:date="2019-03-31T15:19:00Z">
                <w:pPr>
                  <w:framePr w:hSpace="180" w:wrap="around" w:vAnchor="text" w:hAnchor="margin" w:xAlign="center" w:y="137"/>
                  <w:spacing w:before="0" w:beforeAutospacing="0" w:after="0" w:afterAutospacing="0" w:line="240" w:lineRule="auto"/>
                  <w:jc w:val="center"/>
                </w:pPr>
              </w:pPrChange>
            </w:pPr>
            <w:ins w:id="126" w:author="Avi Cohen" w:date="2019-03-31T15:18:00Z">
              <w:r w:rsidRPr="00694BAE">
                <w:rPr>
                  <w:rFonts w:ascii="Arial" w:eastAsia="Times New Roman" w:hAnsi="Arial" w:cs="Arial" w:hint="cs"/>
                  <w:b/>
                  <w:bCs/>
                  <w:color w:val="000000"/>
                  <w:highlight w:val="yellow"/>
                  <w:rtl/>
                </w:rPr>
                <w:t>ש"ח</w:t>
              </w:r>
            </w:ins>
          </w:p>
        </w:tc>
        <w:tc>
          <w:tcPr>
            <w:tcW w:w="1735" w:type="dxa"/>
            <w:tcBorders>
              <w:top w:val="single" w:sz="4" w:space="0" w:color="auto"/>
              <w:left w:val="single" w:sz="4" w:space="0" w:color="auto"/>
              <w:bottom w:val="single" w:sz="4" w:space="0" w:color="auto"/>
              <w:right w:val="single" w:sz="4" w:space="0" w:color="auto"/>
            </w:tcBorders>
            <w:shd w:val="clear" w:color="auto" w:fill="auto"/>
            <w:noWrap/>
            <w:vAlign w:val="center"/>
            <w:tcPrChange w:id="127" w:author="Avi Cohen" w:date="2019-03-31T15:18:00Z">
              <w:tcPr>
                <w:tcW w:w="1735"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5DCE6AAC" w14:textId="77777777" w:rsidR="00D22D2D" w:rsidRPr="00694BAE" w:rsidRDefault="00D22D2D">
            <w:pPr>
              <w:spacing w:before="0" w:beforeAutospacing="0" w:after="0" w:afterAutospacing="0" w:line="240" w:lineRule="auto"/>
              <w:jc w:val="center"/>
              <w:rPr>
                <w:ins w:id="128" w:author="Avi Cohen" w:date="2019-03-31T15:18:00Z"/>
                <w:rFonts w:ascii="Arial" w:eastAsia="Times New Roman" w:hAnsi="Arial" w:cs="Arial"/>
                <w:b/>
                <w:bCs/>
                <w:color w:val="000000"/>
                <w:highlight w:val="yellow"/>
                <w:rtl/>
              </w:rPr>
              <w:pPrChange w:id="129" w:author="Avi Cohen" w:date="2019-03-31T15:19:00Z">
                <w:pPr>
                  <w:framePr w:hSpace="180" w:wrap="around" w:vAnchor="text" w:hAnchor="margin" w:xAlign="center" w:y="137"/>
                  <w:spacing w:before="0" w:beforeAutospacing="0" w:after="0" w:afterAutospacing="0" w:line="240" w:lineRule="auto"/>
                  <w:jc w:val="center"/>
                </w:pPr>
              </w:pPrChange>
            </w:pPr>
            <w:ins w:id="130" w:author="Avi Cohen" w:date="2019-03-31T15:18:00Z">
              <w:r w:rsidRPr="00694BAE">
                <w:rPr>
                  <w:rFonts w:ascii="Arial" w:eastAsia="Times New Roman" w:hAnsi="Arial" w:cs="Arial" w:hint="cs"/>
                  <w:b/>
                  <w:bCs/>
                  <w:color w:val="000000"/>
                  <w:highlight w:val="yellow"/>
                  <w:rtl/>
                </w:rPr>
                <w:t>סה"כ</w:t>
              </w:r>
            </w:ins>
          </w:p>
        </w:tc>
      </w:tr>
      <w:tr w:rsidR="00D22D2D" w:rsidRPr="00694BAE" w14:paraId="20F28EE9" w14:textId="77777777" w:rsidTr="00D22D2D">
        <w:trPr>
          <w:trHeight w:val="285"/>
          <w:ins w:id="131" w:author="Avi Cohen" w:date="2019-03-31T15:18:00Z"/>
          <w:trPrChange w:id="132" w:author="Avi Cohen" w:date="2019-03-31T15:18:00Z">
            <w:trPr>
              <w:trHeight w:val="285"/>
            </w:trPr>
          </w:trPrChange>
        </w:trPr>
        <w:tc>
          <w:tcPr>
            <w:tcW w:w="1134" w:type="dxa"/>
            <w:tcBorders>
              <w:top w:val="nil"/>
              <w:left w:val="single" w:sz="4" w:space="0" w:color="auto"/>
              <w:bottom w:val="single" w:sz="4" w:space="0" w:color="auto"/>
              <w:right w:val="single" w:sz="4" w:space="0" w:color="auto"/>
            </w:tcBorders>
            <w:tcPrChange w:id="133" w:author="Avi Cohen" w:date="2019-03-31T15:18:00Z">
              <w:tcPr>
                <w:tcW w:w="715" w:type="dxa"/>
                <w:tcBorders>
                  <w:top w:val="nil"/>
                  <w:left w:val="single" w:sz="4" w:space="0" w:color="auto"/>
                  <w:bottom w:val="single" w:sz="4" w:space="0" w:color="auto"/>
                  <w:right w:val="single" w:sz="4" w:space="0" w:color="auto"/>
                </w:tcBorders>
              </w:tcPr>
            </w:tcPrChange>
          </w:tcPr>
          <w:p w14:paraId="566B0DDB" w14:textId="77777777" w:rsidR="00D22D2D" w:rsidRPr="00694BAE" w:rsidRDefault="00D22D2D" w:rsidP="00B54195">
            <w:pPr>
              <w:spacing w:before="0" w:beforeAutospacing="0" w:after="0" w:afterAutospacing="0" w:line="240" w:lineRule="auto"/>
              <w:jc w:val="center"/>
              <w:rPr>
                <w:ins w:id="134" w:author="Avi Cohen" w:date="2019-03-31T15:18:00Z"/>
                <w:rFonts w:ascii="Arial" w:eastAsia="Times New Roman" w:hAnsi="Arial" w:cs="Arial"/>
                <w:color w:val="000000"/>
                <w:highlight w:val="yellow"/>
                <w:rtl/>
              </w:rPr>
            </w:pPr>
            <w:ins w:id="135" w:author="Avi Cohen" w:date="2019-03-31T15:18:00Z">
              <w:r w:rsidRPr="00694BAE">
                <w:rPr>
                  <w:rFonts w:ascii="Arial" w:eastAsia="Times New Roman" w:hAnsi="Arial" w:cs="Arial" w:hint="cs"/>
                  <w:color w:val="000000"/>
                  <w:highlight w:val="yellow"/>
                  <w:rtl/>
                </w:rPr>
                <w:t>1</w:t>
              </w:r>
            </w:ins>
          </w:p>
        </w:tc>
        <w:tc>
          <w:tcPr>
            <w:tcW w:w="3080" w:type="dxa"/>
            <w:tcBorders>
              <w:top w:val="nil"/>
              <w:left w:val="single" w:sz="4" w:space="0" w:color="auto"/>
              <w:bottom w:val="single" w:sz="4" w:space="0" w:color="auto"/>
              <w:right w:val="single" w:sz="4" w:space="0" w:color="auto"/>
            </w:tcBorders>
            <w:shd w:val="clear" w:color="auto" w:fill="auto"/>
            <w:noWrap/>
            <w:vAlign w:val="center"/>
            <w:hideMark/>
            <w:tcPrChange w:id="136" w:author="Avi Cohen" w:date="2019-03-31T15:18:00Z">
              <w:tcPr>
                <w:tcW w:w="5643"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63FF733B" w14:textId="77777777" w:rsidR="00D22D2D" w:rsidRPr="00694BAE" w:rsidRDefault="00D22D2D">
            <w:pPr>
              <w:spacing w:before="0" w:beforeAutospacing="0" w:after="0" w:afterAutospacing="0" w:line="240" w:lineRule="auto"/>
              <w:jc w:val="center"/>
              <w:rPr>
                <w:ins w:id="137" w:author="Avi Cohen" w:date="2019-03-31T15:18:00Z"/>
                <w:rFonts w:ascii="Arial" w:eastAsia="Times New Roman" w:hAnsi="Arial" w:cs="Arial"/>
                <w:color w:val="000000"/>
                <w:highlight w:val="yellow"/>
              </w:rPr>
              <w:pPrChange w:id="138" w:author="Avi Cohen" w:date="2019-03-31T15:19:00Z">
                <w:pPr>
                  <w:framePr w:hSpace="180" w:wrap="around" w:vAnchor="text" w:hAnchor="margin" w:xAlign="center" w:y="137"/>
                  <w:spacing w:before="0" w:beforeAutospacing="0" w:after="0" w:afterAutospacing="0" w:line="240" w:lineRule="auto"/>
                </w:pPr>
              </w:pPrChange>
            </w:pPr>
            <w:ins w:id="139" w:author="Avi Cohen" w:date="2019-03-31T15:18:00Z">
              <w:r w:rsidRPr="00694BAE">
                <w:rPr>
                  <w:rFonts w:ascii="Arial" w:eastAsia="Times New Roman" w:hAnsi="Arial" w:cs="Arial" w:hint="cs"/>
                  <w:color w:val="000000"/>
                  <w:highlight w:val="yellow"/>
                  <w:rtl/>
                </w:rPr>
                <w:t xml:space="preserve">מבנה ראשוני </w:t>
              </w:r>
              <w:r w:rsidRPr="00694BAE">
                <w:rPr>
                  <w:rFonts w:ascii="Arial" w:eastAsia="Times New Roman" w:hAnsi="Arial" w:cs="Arial"/>
                  <w:color w:val="000000"/>
                  <w:highlight w:val="yellow"/>
                  <w:rtl/>
                </w:rPr>
                <w:t>–</w:t>
              </w:r>
              <w:r w:rsidRPr="00694BAE">
                <w:rPr>
                  <w:rFonts w:ascii="Arial" w:eastAsia="Times New Roman" w:hAnsi="Arial" w:cs="Arial" w:hint="cs"/>
                  <w:color w:val="000000"/>
                  <w:highlight w:val="yellow"/>
                  <w:rtl/>
                </w:rPr>
                <w:t xml:space="preserve"> שכ"ט בסיס</w:t>
              </w:r>
            </w:ins>
          </w:p>
        </w:tc>
        <w:tc>
          <w:tcPr>
            <w:tcW w:w="889" w:type="dxa"/>
            <w:tcBorders>
              <w:top w:val="nil"/>
              <w:left w:val="single" w:sz="4" w:space="0" w:color="auto"/>
              <w:bottom w:val="single" w:sz="4" w:space="0" w:color="auto"/>
              <w:right w:val="single" w:sz="4" w:space="0" w:color="auto"/>
            </w:tcBorders>
            <w:shd w:val="clear" w:color="auto" w:fill="auto"/>
            <w:noWrap/>
            <w:vAlign w:val="center"/>
            <w:hideMark/>
            <w:tcPrChange w:id="140" w:author="Avi Cohen" w:date="2019-03-31T15:18:00Z">
              <w:tcPr>
                <w:tcW w:w="889"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59F4951E" w14:textId="77777777" w:rsidR="00D22D2D" w:rsidRPr="00694BAE" w:rsidRDefault="00D22D2D" w:rsidP="00B54195">
            <w:pPr>
              <w:spacing w:before="0" w:beforeAutospacing="0" w:after="0" w:afterAutospacing="0" w:line="240" w:lineRule="auto"/>
              <w:jc w:val="center"/>
              <w:rPr>
                <w:ins w:id="141" w:author="Avi Cohen" w:date="2019-03-31T15:18:00Z"/>
                <w:rFonts w:ascii="Arial" w:eastAsia="Times New Roman" w:hAnsi="Arial" w:cs="Arial"/>
                <w:color w:val="000000"/>
                <w:highlight w:val="yellow"/>
              </w:rPr>
            </w:pPr>
            <w:ins w:id="142" w:author="Avi Cohen" w:date="2019-03-31T15:18:00Z">
              <w:r w:rsidRPr="00694BAE">
                <w:rPr>
                  <w:rFonts w:ascii="Arial" w:eastAsia="Times New Roman" w:hAnsi="Arial" w:cs="Arial"/>
                  <w:color w:val="000000"/>
                  <w:highlight w:val="yellow"/>
                  <w:rtl/>
                </w:rPr>
                <w:t>82</w:t>
              </w:r>
            </w:ins>
          </w:p>
        </w:tc>
        <w:tc>
          <w:tcPr>
            <w:tcW w:w="992" w:type="dxa"/>
            <w:tcBorders>
              <w:top w:val="nil"/>
              <w:left w:val="single" w:sz="4" w:space="0" w:color="auto"/>
              <w:bottom w:val="single" w:sz="4" w:space="0" w:color="auto"/>
              <w:right w:val="single" w:sz="4" w:space="0" w:color="auto"/>
            </w:tcBorders>
            <w:shd w:val="clear" w:color="auto" w:fill="auto"/>
            <w:noWrap/>
            <w:vAlign w:val="center"/>
            <w:tcPrChange w:id="143" w:author="Avi Cohen" w:date="2019-03-31T15:18:00Z">
              <w:tcPr>
                <w:tcW w:w="992" w:type="dxa"/>
                <w:gridSpan w:val="2"/>
                <w:tcBorders>
                  <w:top w:val="nil"/>
                  <w:left w:val="single" w:sz="4" w:space="0" w:color="auto"/>
                  <w:bottom w:val="single" w:sz="4" w:space="0" w:color="auto"/>
                  <w:right w:val="single" w:sz="4" w:space="0" w:color="auto"/>
                </w:tcBorders>
                <w:shd w:val="clear" w:color="auto" w:fill="auto"/>
                <w:noWrap/>
                <w:vAlign w:val="center"/>
              </w:tcPr>
            </w:tcPrChange>
          </w:tcPr>
          <w:p w14:paraId="17099550" w14:textId="77777777" w:rsidR="00D22D2D" w:rsidRPr="00694BAE" w:rsidRDefault="00D22D2D" w:rsidP="00B54195">
            <w:pPr>
              <w:spacing w:before="0" w:beforeAutospacing="0" w:after="0" w:afterAutospacing="0" w:line="240" w:lineRule="auto"/>
              <w:jc w:val="center"/>
              <w:rPr>
                <w:ins w:id="144" w:author="Avi Cohen" w:date="2019-03-31T15:18:00Z"/>
                <w:rFonts w:ascii="Arial" w:eastAsia="Times New Roman" w:hAnsi="Arial" w:cs="Arial"/>
                <w:color w:val="000000"/>
                <w:highlight w:val="yellow"/>
              </w:rPr>
            </w:pPr>
            <w:ins w:id="145" w:author="Avi Cohen" w:date="2019-03-31T15:18:00Z">
              <w:r w:rsidRPr="00694BAE">
                <w:rPr>
                  <w:rFonts w:ascii="Arial" w:eastAsia="Times New Roman" w:hAnsi="Arial" w:cs="Arial" w:hint="cs"/>
                  <w:color w:val="000000"/>
                  <w:highlight w:val="yellow"/>
                  <w:rtl/>
                </w:rPr>
                <w:t>יח"ד</w:t>
              </w:r>
            </w:ins>
          </w:p>
        </w:tc>
        <w:tc>
          <w:tcPr>
            <w:tcW w:w="959" w:type="dxa"/>
            <w:tcBorders>
              <w:top w:val="nil"/>
              <w:left w:val="single" w:sz="4" w:space="0" w:color="auto"/>
              <w:bottom w:val="single" w:sz="4" w:space="0" w:color="auto"/>
              <w:right w:val="single" w:sz="4" w:space="0" w:color="auto"/>
            </w:tcBorders>
            <w:shd w:val="clear" w:color="auto" w:fill="auto"/>
            <w:noWrap/>
            <w:vAlign w:val="center"/>
            <w:hideMark/>
            <w:tcPrChange w:id="146" w:author="Avi Cohen" w:date="2019-03-31T15:18:00Z">
              <w:tcPr>
                <w:tcW w:w="959"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5B1E9BD" w14:textId="77777777" w:rsidR="00D22D2D" w:rsidRPr="00694BAE" w:rsidRDefault="00D22D2D">
            <w:pPr>
              <w:spacing w:before="0" w:beforeAutospacing="0" w:after="0" w:afterAutospacing="0" w:line="240" w:lineRule="auto"/>
              <w:jc w:val="center"/>
              <w:rPr>
                <w:ins w:id="147" w:author="Avi Cohen" w:date="2019-03-31T15:18:00Z"/>
                <w:rFonts w:ascii="Arial" w:eastAsia="Times New Roman" w:hAnsi="Arial" w:cs="Arial"/>
                <w:color w:val="000000"/>
                <w:highlight w:val="yellow"/>
              </w:rPr>
              <w:pPrChange w:id="148" w:author="Avi Cohen" w:date="2019-03-31T15:19:00Z">
                <w:pPr>
                  <w:framePr w:hSpace="180" w:wrap="around" w:vAnchor="text" w:hAnchor="margin" w:xAlign="center" w:y="137"/>
                  <w:spacing w:before="0" w:beforeAutospacing="0" w:after="0" w:afterAutospacing="0" w:line="240" w:lineRule="auto"/>
                  <w:jc w:val="center"/>
                </w:pPr>
              </w:pPrChange>
            </w:pPr>
            <w:ins w:id="149" w:author="Avi Cohen" w:date="2019-03-31T15:18:00Z">
              <w:r w:rsidRPr="00694BAE">
                <w:rPr>
                  <w:rFonts w:ascii="Arial" w:eastAsia="Times New Roman" w:hAnsi="Arial" w:cs="Arial" w:hint="cs"/>
                  <w:color w:val="000000"/>
                  <w:highlight w:val="yellow"/>
                  <w:rtl/>
                </w:rPr>
                <w:t>500 ₪</w:t>
              </w:r>
            </w:ins>
          </w:p>
        </w:tc>
        <w:tc>
          <w:tcPr>
            <w:tcW w:w="1735" w:type="dxa"/>
            <w:tcBorders>
              <w:top w:val="nil"/>
              <w:left w:val="single" w:sz="4" w:space="0" w:color="auto"/>
              <w:bottom w:val="single" w:sz="4" w:space="0" w:color="auto"/>
              <w:right w:val="single" w:sz="4" w:space="0" w:color="auto"/>
            </w:tcBorders>
            <w:shd w:val="clear" w:color="auto" w:fill="auto"/>
            <w:noWrap/>
            <w:vAlign w:val="center"/>
            <w:hideMark/>
            <w:tcPrChange w:id="150" w:author="Avi Cohen" w:date="2019-03-31T15:18:00Z">
              <w:tcPr>
                <w:tcW w:w="1735"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7560E308" w14:textId="77777777" w:rsidR="00D22D2D" w:rsidRPr="00694BAE" w:rsidRDefault="00D22D2D">
            <w:pPr>
              <w:spacing w:before="0" w:beforeAutospacing="0" w:after="0" w:afterAutospacing="0" w:line="240" w:lineRule="auto"/>
              <w:jc w:val="center"/>
              <w:rPr>
                <w:ins w:id="151" w:author="Avi Cohen" w:date="2019-03-31T15:18:00Z"/>
                <w:rFonts w:ascii="Arial" w:eastAsia="Times New Roman" w:hAnsi="Arial" w:cs="Arial"/>
                <w:color w:val="000000"/>
                <w:highlight w:val="yellow"/>
              </w:rPr>
              <w:pPrChange w:id="152" w:author="Avi Cohen" w:date="2019-03-31T15:19:00Z">
                <w:pPr>
                  <w:framePr w:hSpace="180" w:wrap="around" w:vAnchor="text" w:hAnchor="margin" w:xAlign="center" w:y="137"/>
                  <w:spacing w:before="0" w:beforeAutospacing="0" w:after="0" w:afterAutospacing="0" w:line="240" w:lineRule="auto"/>
                  <w:jc w:val="center"/>
                </w:pPr>
              </w:pPrChange>
            </w:pPr>
            <w:ins w:id="153" w:author="Avi Cohen" w:date="2019-03-31T15:18:00Z">
              <w:r w:rsidRPr="00694BAE">
                <w:rPr>
                  <w:rFonts w:ascii="Arial" w:eastAsia="Times New Roman" w:hAnsi="Arial" w:cs="Arial"/>
                  <w:color w:val="000000"/>
                  <w:highlight w:val="yellow"/>
                  <w:rtl/>
                </w:rPr>
                <w:t>41,000</w:t>
              </w:r>
              <w:r w:rsidRPr="00694BAE">
                <w:rPr>
                  <w:rFonts w:ascii="Arial" w:eastAsia="Times New Roman" w:hAnsi="Arial" w:cs="Arial" w:hint="cs"/>
                  <w:color w:val="000000"/>
                  <w:highlight w:val="yellow"/>
                  <w:rtl/>
                </w:rPr>
                <w:t xml:space="preserve"> </w:t>
              </w:r>
              <w:r w:rsidRPr="00694BAE">
                <w:rPr>
                  <w:rFonts w:ascii="Arial" w:eastAsia="Times New Roman" w:hAnsi="Arial" w:cs="Arial"/>
                  <w:color w:val="000000"/>
                  <w:highlight w:val="yellow"/>
                  <w:rtl/>
                </w:rPr>
                <w:t>₪</w:t>
              </w:r>
            </w:ins>
          </w:p>
        </w:tc>
      </w:tr>
      <w:tr w:rsidR="00D22D2D" w:rsidRPr="00694BAE" w14:paraId="0E68E2D3" w14:textId="77777777" w:rsidTr="00D22D2D">
        <w:trPr>
          <w:trHeight w:val="285"/>
          <w:ins w:id="154" w:author="Avi Cohen" w:date="2019-03-31T15:18:00Z"/>
          <w:trPrChange w:id="155" w:author="Avi Cohen" w:date="2019-03-31T15:18:00Z">
            <w:trPr>
              <w:trHeight w:val="285"/>
            </w:trPr>
          </w:trPrChange>
        </w:trPr>
        <w:tc>
          <w:tcPr>
            <w:tcW w:w="1134" w:type="dxa"/>
            <w:tcBorders>
              <w:top w:val="nil"/>
              <w:left w:val="single" w:sz="4" w:space="0" w:color="auto"/>
              <w:bottom w:val="single" w:sz="4" w:space="0" w:color="auto"/>
              <w:right w:val="single" w:sz="4" w:space="0" w:color="auto"/>
            </w:tcBorders>
            <w:tcPrChange w:id="156" w:author="Avi Cohen" w:date="2019-03-31T15:18:00Z">
              <w:tcPr>
                <w:tcW w:w="715" w:type="dxa"/>
                <w:tcBorders>
                  <w:top w:val="nil"/>
                  <w:left w:val="single" w:sz="4" w:space="0" w:color="auto"/>
                  <w:bottom w:val="single" w:sz="4" w:space="0" w:color="auto"/>
                  <w:right w:val="single" w:sz="4" w:space="0" w:color="auto"/>
                </w:tcBorders>
              </w:tcPr>
            </w:tcPrChange>
          </w:tcPr>
          <w:p w14:paraId="146154CB" w14:textId="77777777" w:rsidR="00D22D2D" w:rsidRPr="00694BAE" w:rsidRDefault="00D22D2D" w:rsidP="00B54195">
            <w:pPr>
              <w:spacing w:before="0" w:beforeAutospacing="0" w:after="0" w:afterAutospacing="0" w:line="240" w:lineRule="auto"/>
              <w:jc w:val="center"/>
              <w:rPr>
                <w:ins w:id="157" w:author="Avi Cohen" w:date="2019-03-31T15:18:00Z"/>
                <w:rFonts w:ascii="Arial" w:eastAsia="Times New Roman" w:hAnsi="Arial" w:cs="Arial"/>
                <w:color w:val="000000"/>
                <w:highlight w:val="yellow"/>
                <w:rtl/>
              </w:rPr>
            </w:pPr>
            <w:ins w:id="158" w:author="Avi Cohen" w:date="2019-03-31T15:18:00Z">
              <w:r w:rsidRPr="00694BAE">
                <w:rPr>
                  <w:rFonts w:ascii="Arial" w:eastAsia="Times New Roman" w:hAnsi="Arial" w:cs="Arial" w:hint="cs"/>
                  <w:color w:val="000000"/>
                  <w:highlight w:val="yellow"/>
                  <w:rtl/>
                </w:rPr>
                <w:t>2</w:t>
              </w:r>
            </w:ins>
          </w:p>
        </w:tc>
        <w:tc>
          <w:tcPr>
            <w:tcW w:w="3080" w:type="dxa"/>
            <w:tcBorders>
              <w:top w:val="nil"/>
              <w:left w:val="single" w:sz="4" w:space="0" w:color="auto"/>
              <w:bottom w:val="single" w:sz="4" w:space="0" w:color="auto"/>
              <w:right w:val="single" w:sz="4" w:space="0" w:color="auto"/>
            </w:tcBorders>
            <w:shd w:val="clear" w:color="auto" w:fill="auto"/>
            <w:noWrap/>
            <w:vAlign w:val="center"/>
            <w:hideMark/>
            <w:tcPrChange w:id="159" w:author="Avi Cohen" w:date="2019-03-31T15:18:00Z">
              <w:tcPr>
                <w:tcW w:w="5643"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74FEA28B" w14:textId="77777777" w:rsidR="00D22D2D" w:rsidRPr="00694BAE" w:rsidRDefault="00D22D2D">
            <w:pPr>
              <w:spacing w:before="0" w:beforeAutospacing="0" w:after="0" w:afterAutospacing="0" w:line="240" w:lineRule="auto"/>
              <w:jc w:val="center"/>
              <w:rPr>
                <w:ins w:id="160" w:author="Avi Cohen" w:date="2019-03-31T15:18:00Z"/>
                <w:rFonts w:ascii="Arial" w:eastAsia="Times New Roman" w:hAnsi="Arial" w:cs="Arial"/>
                <w:color w:val="000000"/>
                <w:highlight w:val="yellow"/>
              </w:rPr>
              <w:pPrChange w:id="161" w:author="Avi Cohen" w:date="2019-03-31T15:19:00Z">
                <w:pPr>
                  <w:framePr w:hSpace="180" w:wrap="around" w:vAnchor="text" w:hAnchor="margin" w:xAlign="center" w:y="137"/>
                  <w:spacing w:before="0" w:beforeAutospacing="0" w:after="0" w:afterAutospacing="0" w:line="240" w:lineRule="auto"/>
                </w:pPr>
              </w:pPrChange>
            </w:pPr>
            <w:ins w:id="162" w:author="Avi Cohen" w:date="2019-03-31T15:18:00Z">
              <w:r w:rsidRPr="00694BAE">
                <w:rPr>
                  <w:rFonts w:ascii="Arial" w:eastAsia="Times New Roman" w:hAnsi="Arial" w:cs="Arial" w:hint="cs"/>
                  <w:color w:val="000000"/>
                  <w:highlight w:val="yellow"/>
                  <w:rtl/>
                </w:rPr>
                <w:t>מבנה חוזר-  שכ"ט בסיס</w:t>
              </w:r>
            </w:ins>
          </w:p>
        </w:tc>
        <w:tc>
          <w:tcPr>
            <w:tcW w:w="889" w:type="dxa"/>
            <w:tcBorders>
              <w:top w:val="nil"/>
              <w:left w:val="single" w:sz="4" w:space="0" w:color="auto"/>
              <w:bottom w:val="single" w:sz="4" w:space="0" w:color="auto"/>
              <w:right w:val="single" w:sz="4" w:space="0" w:color="auto"/>
            </w:tcBorders>
            <w:shd w:val="clear" w:color="auto" w:fill="auto"/>
            <w:noWrap/>
            <w:vAlign w:val="center"/>
            <w:hideMark/>
            <w:tcPrChange w:id="163" w:author="Avi Cohen" w:date="2019-03-31T15:18:00Z">
              <w:tcPr>
                <w:tcW w:w="889"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7AEB48A" w14:textId="77777777" w:rsidR="00D22D2D" w:rsidRPr="00694BAE" w:rsidRDefault="00D22D2D" w:rsidP="00B54195">
            <w:pPr>
              <w:spacing w:before="0" w:beforeAutospacing="0" w:after="0" w:afterAutospacing="0" w:line="240" w:lineRule="auto"/>
              <w:jc w:val="center"/>
              <w:rPr>
                <w:ins w:id="164" w:author="Avi Cohen" w:date="2019-03-31T15:18:00Z"/>
                <w:rFonts w:ascii="Arial" w:eastAsia="Times New Roman" w:hAnsi="Arial" w:cs="Arial"/>
                <w:color w:val="000000"/>
                <w:highlight w:val="yellow"/>
              </w:rPr>
            </w:pPr>
            <w:ins w:id="165" w:author="Avi Cohen" w:date="2019-03-31T15:18:00Z">
              <w:r w:rsidRPr="00694BAE">
                <w:rPr>
                  <w:rFonts w:ascii="Arial" w:eastAsia="Times New Roman" w:hAnsi="Arial" w:cs="Arial"/>
                  <w:color w:val="000000"/>
                  <w:highlight w:val="yellow"/>
                  <w:rtl/>
                </w:rPr>
                <w:t>246</w:t>
              </w:r>
            </w:ins>
          </w:p>
        </w:tc>
        <w:tc>
          <w:tcPr>
            <w:tcW w:w="992" w:type="dxa"/>
            <w:tcBorders>
              <w:top w:val="nil"/>
              <w:left w:val="single" w:sz="4" w:space="0" w:color="auto"/>
              <w:bottom w:val="single" w:sz="4" w:space="0" w:color="auto"/>
              <w:right w:val="single" w:sz="4" w:space="0" w:color="auto"/>
            </w:tcBorders>
            <w:shd w:val="clear" w:color="auto" w:fill="auto"/>
            <w:noWrap/>
            <w:vAlign w:val="center"/>
            <w:tcPrChange w:id="166" w:author="Avi Cohen" w:date="2019-03-31T15:18:00Z">
              <w:tcPr>
                <w:tcW w:w="992" w:type="dxa"/>
                <w:gridSpan w:val="2"/>
                <w:tcBorders>
                  <w:top w:val="nil"/>
                  <w:left w:val="single" w:sz="4" w:space="0" w:color="auto"/>
                  <w:bottom w:val="single" w:sz="4" w:space="0" w:color="auto"/>
                  <w:right w:val="single" w:sz="4" w:space="0" w:color="auto"/>
                </w:tcBorders>
                <w:shd w:val="clear" w:color="auto" w:fill="auto"/>
                <w:noWrap/>
                <w:vAlign w:val="center"/>
              </w:tcPr>
            </w:tcPrChange>
          </w:tcPr>
          <w:p w14:paraId="345110B0" w14:textId="77777777" w:rsidR="00D22D2D" w:rsidRPr="00694BAE" w:rsidRDefault="00D22D2D" w:rsidP="00B54195">
            <w:pPr>
              <w:spacing w:before="0" w:beforeAutospacing="0" w:after="0" w:afterAutospacing="0" w:line="240" w:lineRule="auto"/>
              <w:jc w:val="center"/>
              <w:rPr>
                <w:ins w:id="167" w:author="Avi Cohen" w:date="2019-03-31T15:18:00Z"/>
                <w:rFonts w:ascii="Arial" w:eastAsia="Times New Roman" w:hAnsi="Arial" w:cs="Arial"/>
                <w:color w:val="000000"/>
                <w:highlight w:val="yellow"/>
              </w:rPr>
            </w:pPr>
            <w:ins w:id="168" w:author="Avi Cohen" w:date="2019-03-31T15:18:00Z">
              <w:r w:rsidRPr="00694BAE">
                <w:rPr>
                  <w:rFonts w:ascii="Arial" w:eastAsia="Times New Roman" w:hAnsi="Arial" w:cs="Arial" w:hint="cs"/>
                  <w:color w:val="000000"/>
                  <w:highlight w:val="yellow"/>
                  <w:rtl/>
                </w:rPr>
                <w:t>יח"ד</w:t>
              </w:r>
            </w:ins>
          </w:p>
        </w:tc>
        <w:tc>
          <w:tcPr>
            <w:tcW w:w="959" w:type="dxa"/>
            <w:tcBorders>
              <w:top w:val="nil"/>
              <w:left w:val="single" w:sz="4" w:space="0" w:color="auto"/>
              <w:bottom w:val="single" w:sz="4" w:space="0" w:color="auto"/>
              <w:right w:val="single" w:sz="4" w:space="0" w:color="auto"/>
            </w:tcBorders>
            <w:shd w:val="clear" w:color="auto" w:fill="auto"/>
            <w:noWrap/>
            <w:vAlign w:val="center"/>
            <w:hideMark/>
            <w:tcPrChange w:id="169" w:author="Avi Cohen" w:date="2019-03-31T15:18:00Z">
              <w:tcPr>
                <w:tcW w:w="959"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24FA01C3" w14:textId="77777777" w:rsidR="00D22D2D" w:rsidRPr="00694BAE" w:rsidRDefault="00D22D2D">
            <w:pPr>
              <w:spacing w:before="0" w:beforeAutospacing="0" w:after="0" w:afterAutospacing="0" w:line="240" w:lineRule="auto"/>
              <w:jc w:val="center"/>
              <w:rPr>
                <w:ins w:id="170" w:author="Avi Cohen" w:date="2019-03-31T15:18:00Z"/>
                <w:rFonts w:ascii="Arial" w:eastAsia="Times New Roman" w:hAnsi="Arial" w:cs="Arial"/>
                <w:color w:val="000000"/>
                <w:highlight w:val="yellow"/>
              </w:rPr>
              <w:pPrChange w:id="171" w:author="Avi Cohen" w:date="2019-03-31T15:19:00Z">
                <w:pPr>
                  <w:framePr w:hSpace="180" w:wrap="around" w:vAnchor="text" w:hAnchor="margin" w:xAlign="center" w:y="137"/>
                  <w:spacing w:before="0" w:beforeAutospacing="0" w:after="0" w:afterAutospacing="0" w:line="240" w:lineRule="auto"/>
                  <w:jc w:val="center"/>
                </w:pPr>
              </w:pPrChange>
            </w:pPr>
            <w:ins w:id="172" w:author="Avi Cohen" w:date="2019-03-31T15:18:00Z">
              <w:r w:rsidRPr="00694BAE">
                <w:rPr>
                  <w:rFonts w:ascii="Arial" w:eastAsia="Times New Roman" w:hAnsi="Arial" w:cs="Arial" w:hint="cs"/>
                  <w:color w:val="000000"/>
                  <w:highlight w:val="yellow"/>
                  <w:rtl/>
                </w:rPr>
                <w:t>400 ₪</w:t>
              </w:r>
            </w:ins>
          </w:p>
        </w:tc>
        <w:tc>
          <w:tcPr>
            <w:tcW w:w="1735" w:type="dxa"/>
            <w:tcBorders>
              <w:top w:val="nil"/>
              <w:left w:val="single" w:sz="4" w:space="0" w:color="auto"/>
              <w:bottom w:val="single" w:sz="4" w:space="0" w:color="auto"/>
              <w:right w:val="single" w:sz="4" w:space="0" w:color="auto"/>
            </w:tcBorders>
            <w:shd w:val="clear" w:color="auto" w:fill="auto"/>
            <w:noWrap/>
            <w:vAlign w:val="center"/>
            <w:hideMark/>
            <w:tcPrChange w:id="173" w:author="Avi Cohen" w:date="2019-03-31T15:18:00Z">
              <w:tcPr>
                <w:tcW w:w="1735"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262256CE" w14:textId="77777777" w:rsidR="00D22D2D" w:rsidRPr="00694BAE" w:rsidRDefault="00D22D2D">
            <w:pPr>
              <w:spacing w:before="0" w:beforeAutospacing="0" w:after="0" w:afterAutospacing="0" w:line="240" w:lineRule="auto"/>
              <w:jc w:val="center"/>
              <w:rPr>
                <w:ins w:id="174" w:author="Avi Cohen" w:date="2019-03-31T15:18:00Z"/>
                <w:rFonts w:ascii="Arial" w:eastAsia="Times New Roman" w:hAnsi="Arial" w:cs="Arial"/>
                <w:color w:val="000000"/>
                <w:highlight w:val="yellow"/>
              </w:rPr>
              <w:pPrChange w:id="175" w:author="Avi Cohen" w:date="2019-03-31T15:19:00Z">
                <w:pPr>
                  <w:framePr w:hSpace="180" w:wrap="around" w:vAnchor="text" w:hAnchor="margin" w:xAlign="center" w:y="137"/>
                  <w:spacing w:before="0" w:beforeAutospacing="0" w:after="0" w:afterAutospacing="0" w:line="240" w:lineRule="auto"/>
                  <w:jc w:val="center"/>
                </w:pPr>
              </w:pPrChange>
            </w:pPr>
            <w:ins w:id="176" w:author="Avi Cohen" w:date="2019-03-31T15:18:00Z">
              <w:r w:rsidRPr="00694BAE">
                <w:rPr>
                  <w:rFonts w:ascii="Arial" w:eastAsia="Times New Roman" w:hAnsi="Arial" w:cs="Arial"/>
                  <w:color w:val="000000"/>
                  <w:highlight w:val="yellow"/>
                  <w:rtl/>
                </w:rPr>
                <w:t>98,400</w:t>
              </w:r>
              <w:r w:rsidRPr="00694BAE">
                <w:rPr>
                  <w:rFonts w:ascii="Arial" w:eastAsia="Times New Roman" w:hAnsi="Arial" w:cs="Arial" w:hint="cs"/>
                  <w:color w:val="000000"/>
                  <w:highlight w:val="yellow"/>
                  <w:rtl/>
                </w:rPr>
                <w:t xml:space="preserve"> </w:t>
              </w:r>
              <w:r w:rsidRPr="00694BAE">
                <w:rPr>
                  <w:rFonts w:ascii="Arial" w:eastAsia="Times New Roman" w:hAnsi="Arial" w:cs="Arial"/>
                  <w:color w:val="000000"/>
                  <w:highlight w:val="yellow"/>
                  <w:rtl/>
                </w:rPr>
                <w:t>₪</w:t>
              </w:r>
            </w:ins>
          </w:p>
        </w:tc>
      </w:tr>
      <w:tr w:rsidR="00D22D2D" w:rsidRPr="00694BAE" w14:paraId="44F1CBFA" w14:textId="77777777" w:rsidTr="00D22D2D">
        <w:trPr>
          <w:trHeight w:val="285"/>
          <w:ins w:id="177" w:author="Avi Cohen" w:date="2019-03-31T15:18:00Z"/>
          <w:trPrChange w:id="178" w:author="Avi Cohen" w:date="2019-03-31T15:18:00Z">
            <w:trPr>
              <w:trHeight w:val="285"/>
            </w:trPr>
          </w:trPrChange>
        </w:trPr>
        <w:tc>
          <w:tcPr>
            <w:tcW w:w="1134" w:type="dxa"/>
            <w:tcBorders>
              <w:top w:val="nil"/>
              <w:left w:val="single" w:sz="4" w:space="0" w:color="auto"/>
              <w:bottom w:val="single" w:sz="4" w:space="0" w:color="auto"/>
              <w:right w:val="single" w:sz="4" w:space="0" w:color="auto"/>
            </w:tcBorders>
            <w:tcPrChange w:id="179" w:author="Avi Cohen" w:date="2019-03-31T15:18:00Z">
              <w:tcPr>
                <w:tcW w:w="715" w:type="dxa"/>
                <w:tcBorders>
                  <w:top w:val="nil"/>
                  <w:left w:val="single" w:sz="4" w:space="0" w:color="auto"/>
                  <w:bottom w:val="single" w:sz="4" w:space="0" w:color="auto"/>
                  <w:right w:val="single" w:sz="4" w:space="0" w:color="auto"/>
                </w:tcBorders>
              </w:tcPr>
            </w:tcPrChange>
          </w:tcPr>
          <w:p w14:paraId="68D25ECA" w14:textId="77777777" w:rsidR="00D22D2D" w:rsidRPr="00694BAE" w:rsidRDefault="00D22D2D" w:rsidP="00B54195">
            <w:pPr>
              <w:spacing w:before="0" w:beforeAutospacing="0" w:after="0" w:afterAutospacing="0" w:line="240" w:lineRule="auto"/>
              <w:jc w:val="center"/>
              <w:rPr>
                <w:ins w:id="180" w:author="Avi Cohen" w:date="2019-03-31T15:18:00Z"/>
                <w:rFonts w:ascii="Arial" w:eastAsia="Times New Roman" w:hAnsi="Arial" w:cs="Arial"/>
                <w:color w:val="000000"/>
                <w:highlight w:val="yellow"/>
                <w:rtl/>
              </w:rPr>
            </w:pPr>
            <w:ins w:id="181" w:author="Avi Cohen" w:date="2019-03-31T15:18:00Z">
              <w:r w:rsidRPr="00694BAE">
                <w:rPr>
                  <w:rFonts w:ascii="Arial" w:eastAsia="Times New Roman" w:hAnsi="Arial" w:cs="Arial" w:hint="cs"/>
                  <w:color w:val="000000"/>
                  <w:highlight w:val="yellow"/>
                  <w:rtl/>
                </w:rPr>
                <w:t>3</w:t>
              </w:r>
            </w:ins>
          </w:p>
        </w:tc>
        <w:tc>
          <w:tcPr>
            <w:tcW w:w="3080" w:type="dxa"/>
            <w:tcBorders>
              <w:top w:val="nil"/>
              <w:left w:val="single" w:sz="4" w:space="0" w:color="auto"/>
              <w:bottom w:val="single" w:sz="4" w:space="0" w:color="auto"/>
              <w:right w:val="single" w:sz="4" w:space="0" w:color="auto"/>
            </w:tcBorders>
            <w:shd w:val="clear" w:color="auto" w:fill="auto"/>
            <w:noWrap/>
            <w:vAlign w:val="center"/>
            <w:hideMark/>
            <w:tcPrChange w:id="182" w:author="Avi Cohen" w:date="2019-03-31T15:18:00Z">
              <w:tcPr>
                <w:tcW w:w="5643"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698B56AE" w14:textId="77777777" w:rsidR="00D22D2D" w:rsidRPr="00694BAE" w:rsidRDefault="00D22D2D">
            <w:pPr>
              <w:spacing w:before="0" w:beforeAutospacing="0" w:after="0" w:afterAutospacing="0" w:line="240" w:lineRule="auto"/>
              <w:jc w:val="center"/>
              <w:rPr>
                <w:ins w:id="183" w:author="Avi Cohen" w:date="2019-03-31T15:18:00Z"/>
                <w:rFonts w:ascii="Arial" w:eastAsia="Times New Roman" w:hAnsi="Arial" w:cs="Arial"/>
                <w:color w:val="000000"/>
                <w:highlight w:val="yellow"/>
              </w:rPr>
              <w:pPrChange w:id="184" w:author="Avi Cohen" w:date="2019-03-31T15:19:00Z">
                <w:pPr>
                  <w:framePr w:hSpace="180" w:wrap="around" w:vAnchor="text" w:hAnchor="margin" w:xAlign="center" w:y="137"/>
                  <w:spacing w:before="0" w:beforeAutospacing="0" w:after="0" w:afterAutospacing="0" w:line="240" w:lineRule="auto"/>
                </w:pPr>
              </w:pPrChange>
            </w:pPr>
            <w:ins w:id="185" w:author="Avi Cohen" w:date="2019-03-31T15:18:00Z">
              <w:r w:rsidRPr="00694BAE">
                <w:rPr>
                  <w:rFonts w:ascii="Arial" w:eastAsia="Times New Roman" w:hAnsi="Arial" w:cs="Arial" w:hint="cs"/>
                  <w:color w:val="000000"/>
                  <w:highlight w:val="yellow"/>
                  <w:rtl/>
                </w:rPr>
                <w:t xml:space="preserve">מרתפים </w:t>
              </w:r>
              <w:r w:rsidRPr="00694BAE">
                <w:rPr>
                  <w:rFonts w:ascii="Arial" w:eastAsia="Times New Roman" w:hAnsi="Arial" w:cs="Arial"/>
                  <w:color w:val="000000"/>
                  <w:highlight w:val="yellow"/>
                  <w:rtl/>
                </w:rPr>
                <w:t>–</w:t>
              </w:r>
              <w:r w:rsidRPr="00694BAE">
                <w:rPr>
                  <w:rFonts w:ascii="Arial" w:eastAsia="Times New Roman" w:hAnsi="Arial" w:cs="Arial" w:hint="cs"/>
                  <w:color w:val="000000"/>
                  <w:highlight w:val="yellow"/>
                  <w:rtl/>
                </w:rPr>
                <w:t xml:space="preserve"> שכ"ט בסיס</w:t>
              </w:r>
            </w:ins>
          </w:p>
        </w:tc>
        <w:tc>
          <w:tcPr>
            <w:tcW w:w="889" w:type="dxa"/>
            <w:tcBorders>
              <w:top w:val="nil"/>
              <w:left w:val="single" w:sz="4" w:space="0" w:color="auto"/>
              <w:bottom w:val="single" w:sz="4" w:space="0" w:color="auto"/>
              <w:right w:val="single" w:sz="4" w:space="0" w:color="auto"/>
            </w:tcBorders>
            <w:shd w:val="clear" w:color="auto" w:fill="auto"/>
            <w:noWrap/>
            <w:vAlign w:val="center"/>
            <w:hideMark/>
            <w:tcPrChange w:id="186" w:author="Avi Cohen" w:date="2019-03-31T15:18:00Z">
              <w:tcPr>
                <w:tcW w:w="889"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21892F40" w14:textId="77777777" w:rsidR="00D22D2D" w:rsidRPr="00694BAE" w:rsidRDefault="00D22D2D" w:rsidP="00B54195">
            <w:pPr>
              <w:spacing w:before="0" w:beforeAutospacing="0" w:after="0" w:afterAutospacing="0" w:line="240" w:lineRule="auto"/>
              <w:jc w:val="center"/>
              <w:rPr>
                <w:ins w:id="187" w:author="Avi Cohen" w:date="2019-03-31T15:18:00Z"/>
                <w:rFonts w:ascii="Arial" w:eastAsia="Times New Roman" w:hAnsi="Arial" w:cs="Arial"/>
                <w:color w:val="000000"/>
                <w:highlight w:val="yellow"/>
              </w:rPr>
            </w:pPr>
            <w:ins w:id="188" w:author="Avi Cohen" w:date="2019-03-31T15:18:00Z">
              <w:r w:rsidRPr="00694BAE">
                <w:rPr>
                  <w:rFonts w:ascii="Arial" w:eastAsia="Times New Roman" w:hAnsi="Arial" w:cs="Arial"/>
                  <w:color w:val="000000"/>
                  <w:highlight w:val="yellow"/>
                  <w:rtl/>
                </w:rPr>
                <w:t>27</w:t>
              </w:r>
              <w:r w:rsidRPr="00694BAE">
                <w:rPr>
                  <w:rFonts w:ascii="Arial" w:eastAsia="Times New Roman" w:hAnsi="Arial" w:cs="Arial" w:hint="cs"/>
                  <w:color w:val="000000"/>
                  <w:highlight w:val="yellow"/>
                  <w:rtl/>
                </w:rPr>
                <w:t>,</w:t>
              </w:r>
              <w:r w:rsidRPr="00694BAE">
                <w:rPr>
                  <w:rFonts w:ascii="Arial" w:eastAsia="Times New Roman" w:hAnsi="Arial" w:cs="Arial"/>
                  <w:color w:val="000000"/>
                  <w:highlight w:val="yellow"/>
                  <w:rtl/>
                </w:rPr>
                <w:t>000</w:t>
              </w:r>
            </w:ins>
          </w:p>
        </w:tc>
        <w:tc>
          <w:tcPr>
            <w:tcW w:w="992" w:type="dxa"/>
            <w:tcBorders>
              <w:top w:val="nil"/>
              <w:left w:val="single" w:sz="4" w:space="0" w:color="auto"/>
              <w:bottom w:val="single" w:sz="4" w:space="0" w:color="auto"/>
              <w:right w:val="single" w:sz="4" w:space="0" w:color="auto"/>
            </w:tcBorders>
            <w:shd w:val="clear" w:color="auto" w:fill="auto"/>
            <w:noWrap/>
            <w:vAlign w:val="center"/>
            <w:tcPrChange w:id="189" w:author="Avi Cohen" w:date="2019-03-31T15:18:00Z">
              <w:tcPr>
                <w:tcW w:w="992" w:type="dxa"/>
                <w:gridSpan w:val="2"/>
                <w:tcBorders>
                  <w:top w:val="nil"/>
                  <w:left w:val="single" w:sz="4" w:space="0" w:color="auto"/>
                  <w:bottom w:val="single" w:sz="4" w:space="0" w:color="auto"/>
                  <w:right w:val="single" w:sz="4" w:space="0" w:color="auto"/>
                </w:tcBorders>
                <w:shd w:val="clear" w:color="auto" w:fill="auto"/>
                <w:noWrap/>
                <w:vAlign w:val="center"/>
              </w:tcPr>
            </w:tcPrChange>
          </w:tcPr>
          <w:p w14:paraId="26E65C27" w14:textId="77777777" w:rsidR="00D22D2D" w:rsidRPr="00694BAE" w:rsidRDefault="00D22D2D" w:rsidP="00B54195">
            <w:pPr>
              <w:spacing w:before="0" w:beforeAutospacing="0" w:after="0" w:afterAutospacing="0" w:line="240" w:lineRule="auto"/>
              <w:jc w:val="center"/>
              <w:rPr>
                <w:ins w:id="190" w:author="Avi Cohen" w:date="2019-03-31T15:18:00Z"/>
                <w:rFonts w:ascii="Arial" w:eastAsia="Times New Roman" w:hAnsi="Arial" w:cs="Arial"/>
                <w:color w:val="000000"/>
                <w:highlight w:val="yellow"/>
              </w:rPr>
            </w:pPr>
            <w:ins w:id="191" w:author="Avi Cohen" w:date="2019-03-31T15:18:00Z">
              <w:r w:rsidRPr="00694BAE">
                <w:rPr>
                  <w:rFonts w:ascii="Arial" w:eastAsia="Times New Roman" w:hAnsi="Arial" w:cs="Arial" w:hint="cs"/>
                  <w:color w:val="000000"/>
                  <w:highlight w:val="yellow"/>
                  <w:rtl/>
                </w:rPr>
                <w:t>מ"ר</w:t>
              </w:r>
            </w:ins>
          </w:p>
        </w:tc>
        <w:tc>
          <w:tcPr>
            <w:tcW w:w="959" w:type="dxa"/>
            <w:tcBorders>
              <w:top w:val="nil"/>
              <w:left w:val="single" w:sz="4" w:space="0" w:color="auto"/>
              <w:bottom w:val="single" w:sz="4" w:space="0" w:color="auto"/>
              <w:right w:val="single" w:sz="4" w:space="0" w:color="auto"/>
            </w:tcBorders>
            <w:shd w:val="clear" w:color="auto" w:fill="auto"/>
            <w:noWrap/>
            <w:vAlign w:val="center"/>
            <w:hideMark/>
            <w:tcPrChange w:id="192" w:author="Avi Cohen" w:date="2019-03-31T15:18:00Z">
              <w:tcPr>
                <w:tcW w:w="959"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E6A1CF5" w14:textId="77777777" w:rsidR="00D22D2D" w:rsidRPr="00694BAE" w:rsidRDefault="00D22D2D">
            <w:pPr>
              <w:spacing w:before="0" w:beforeAutospacing="0" w:after="0" w:afterAutospacing="0" w:line="240" w:lineRule="auto"/>
              <w:jc w:val="center"/>
              <w:rPr>
                <w:ins w:id="193" w:author="Avi Cohen" w:date="2019-03-31T15:18:00Z"/>
                <w:rFonts w:ascii="Arial" w:eastAsia="Times New Roman" w:hAnsi="Arial" w:cs="Arial"/>
                <w:color w:val="000000"/>
                <w:highlight w:val="yellow"/>
              </w:rPr>
              <w:pPrChange w:id="194" w:author="Avi Cohen" w:date="2019-03-31T15:19:00Z">
                <w:pPr>
                  <w:framePr w:hSpace="180" w:wrap="around" w:vAnchor="text" w:hAnchor="margin" w:xAlign="center" w:y="137"/>
                  <w:spacing w:before="0" w:beforeAutospacing="0" w:after="0" w:afterAutospacing="0" w:line="240" w:lineRule="auto"/>
                  <w:jc w:val="center"/>
                </w:pPr>
              </w:pPrChange>
            </w:pPr>
            <w:ins w:id="195" w:author="Avi Cohen" w:date="2019-03-31T15:18:00Z">
              <w:r w:rsidRPr="00694BAE">
                <w:rPr>
                  <w:rFonts w:ascii="Arial" w:eastAsia="Times New Roman" w:hAnsi="Arial" w:cs="Arial" w:hint="cs"/>
                  <w:color w:val="000000"/>
                  <w:highlight w:val="yellow"/>
                  <w:rtl/>
                </w:rPr>
                <w:t>4 ₪</w:t>
              </w:r>
            </w:ins>
          </w:p>
        </w:tc>
        <w:tc>
          <w:tcPr>
            <w:tcW w:w="1735" w:type="dxa"/>
            <w:tcBorders>
              <w:top w:val="nil"/>
              <w:left w:val="single" w:sz="4" w:space="0" w:color="auto"/>
              <w:bottom w:val="single" w:sz="4" w:space="0" w:color="auto"/>
              <w:right w:val="single" w:sz="4" w:space="0" w:color="auto"/>
            </w:tcBorders>
            <w:shd w:val="clear" w:color="auto" w:fill="auto"/>
            <w:noWrap/>
            <w:vAlign w:val="center"/>
            <w:hideMark/>
            <w:tcPrChange w:id="196" w:author="Avi Cohen" w:date="2019-03-31T15:18:00Z">
              <w:tcPr>
                <w:tcW w:w="1735"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77E5C635" w14:textId="77777777" w:rsidR="00D22D2D" w:rsidRPr="00694BAE" w:rsidRDefault="00D22D2D">
            <w:pPr>
              <w:spacing w:before="0" w:beforeAutospacing="0" w:after="0" w:afterAutospacing="0" w:line="240" w:lineRule="auto"/>
              <w:jc w:val="center"/>
              <w:rPr>
                <w:ins w:id="197" w:author="Avi Cohen" w:date="2019-03-31T15:18:00Z"/>
                <w:rFonts w:ascii="Arial" w:eastAsia="Times New Roman" w:hAnsi="Arial" w:cs="Arial"/>
                <w:color w:val="000000"/>
                <w:highlight w:val="yellow"/>
              </w:rPr>
              <w:pPrChange w:id="198" w:author="Avi Cohen" w:date="2019-03-31T15:19:00Z">
                <w:pPr>
                  <w:framePr w:hSpace="180" w:wrap="around" w:vAnchor="text" w:hAnchor="margin" w:xAlign="center" w:y="137"/>
                  <w:spacing w:before="0" w:beforeAutospacing="0" w:after="0" w:afterAutospacing="0" w:line="240" w:lineRule="auto"/>
                  <w:jc w:val="center"/>
                </w:pPr>
              </w:pPrChange>
            </w:pPr>
            <w:ins w:id="199" w:author="Avi Cohen" w:date="2019-03-31T15:18:00Z">
              <w:r w:rsidRPr="00694BAE">
                <w:rPr>
                  <w:rFonts w:ascii="Arial" w:eastAsia="Times New Roman" w:hAnsi="Arial" w:cs="Arial"/>
                  <w:color w:val="000000"/>
                  <w:highlight w:val="yellow"/>
                  <w:rtl/>
                </w:rPr>
                <w:t>108,000₪</w:t>
              </w:r>
            </w:ins>
          </w:p>
        </w:tc>
      </w:tr>
      <w:tr w:rsidR="00D22D2D" w:rsidRPr="00694BAE" w14:paraId="23C5647C" w14:textId="77777777" w:rsidTr="00D22D2D">
        <w:tblPrEx>
          <w:tblPrExChange w:id="200" w:author="Avi Cohen" w:date="2019-03-31T15:18:00Z">
            <w:tblPrEx>
              <w:tblW w:w="9356" w:type="dxa"/>
            </w:tblPrEx>
          </w:tblPrExChange>
        </w:tblPrEx>
        <w:trPr>
          <w:trHeight w:val="285"/>
          <w:ins w:id="201" w:author="Avi Cohen" w:date="2019-03-31T15:18:00Z"/>
          <w:trPrChange w:id="202" w:author="Avi Cohen" w:date="2019-03-31T15:18:00Z">
            <w:trPr>
              <w:gridAfter w:val="0"/>
              <w:trHeight w:val="285"/>
            </w:trPr>
          </w:trPrChange>
        </w:trPr>
        <w:tc>
          <w:tcPr>
            <w:tcW w:w="1134" w:type="dxa"/>
            <w:tcBorders>
              <w:top w:val="nil"/>
              <w:left w:val="single" w:sz="4" w:space="0" w:color="auto"/>
              <w:bottom w:val="single" w:sz="4" w:space="0" w:color="auto"/>
              <w:right w:val="single" w:sz="4" w:space="0" w:color="auto"/>
            </w:tcBorders>
            <w:tcPrChange w:id="203" w:author="Avi Cohen" w:date="2019-03-31T15:18:00Z">
              <w:tcPr>
                <w:tcW w:w="1701" w:type="dxa"/>
                <w:gridSpan w:val="2"/>
                <w:tcBorders>
                  <w:top w:val="nil"/>
                  <w:left w:val="single" w:sz="4" w:space="0" w:color="auto"/>
                  <w:bottom w:val="single" w:sz="4" w:space="0" w:color="auto"/>
                  <w:right w:val="single" w:sz="4" w:space="0" w:color="auto"/>
                </w:tcBorders>
              </w:tcPr>
            </w:tcPrChange>
          </w:tcPr>
          <w:p w14:paraId="0B2AFEE1" w14:textId="77777777" w:rsidR="00D22D2D" w:rsidRPr="00694BAE" w:rsidRDefault="00D22D2D" w:rsidP="00B54195">
            <w:pPr>
              <w:spacing w:before="0" w:beforeAutospacing="0" w:after="0" w:afterAutospacing="0" w:line="240" w:lineRule="auto"/>
              <w:jc w:val="center"/>
              <w:rPr>
                <w:ins w:id="204" w:author="Avi Cohen" w:date="2019-03-31T15:18:00Z"/>
                <w:rFonts w:ascii="Arial" w:eastAsia="Times New Roman" w:hAnsi="Arial" w:cs="Arial"/>
                <w:color w:val="000000"/>
                <w:highlight w:val="yellow"/>
                <w:rtl/>
              </w:rPr>
            </w:pPr>
          </w:p>
        </w:tc>
        <w:tc>
          <w:tcPr>
            <w:tcW w:w="5920" w:type="dxa"/>
            <w:gridSpan w:val="4"/>
            <w:tcBorders>
              <w:top w:val="nil"/>
              <w:left w:val="single" w:sz="4" w:space="0" w:color="auto"/>
              <w:bottom w:val="single" w:sz="4" w:space="0" w:color="auto"/>
              <w:right w:val="single" w:sz="4" w:space="0" w:color="auto"/>
            </w:tcBorders>
            <w:shd w:val="clear" w:color="auto" w:fill="auto"/>
            <w:noWrap/>
            <w:vAlign w:val="center"/>
            <w:tcPrChange w:id="205" w:author="Avi Cohen" w:date="2019-03-31T15:18:00Z">
              <w:tcPr>
                <w:tcW w:w="5920" w:type="dxa"/>
                <w:gridSpan w:val="3"/>
                <w:tcBorders>
                  <w:top w:val="nil"/>
                  <w:left w:val="single" w:sz="4" w:space="0" w:color="auto"/>
                  <w:bottom w:val="single" w:sz="4" w:space="0" w:color="auto"/>
                  <w:right w:val="single" w:sz="4" w:space="0" w:color="auto"/>
                </w:tcBorders>
                <w:shd w:val="clear" w:color="auto" w:fill="auto"/>
                <w:noWrap/>
                <w:vAlign w:val="center"/>
              </w:tcPr>
            </w:tcPrChange>
          </w:tcPr>
          <w:p w14:paraId="0B80B50A" w14:textId="77777777" w:rsidR="00D22D2D" w:rsidRPr="00694BAE" w:rsidRDefault="00D22D2D">
            <w:pPr>
              <w:spacing w:before="0" w:beforeAutospacing="0" w:after="0" w:afterAutospacing="0" w:line="240" w:lineRule="auto"/>
              <w:jc w:val="center"/>
              <w:rPr>
                <w:ins w:id="206" w:author="Avi Cohen" w:date="2019-03-31T15:18:00Z"/>
                <w:rFonts w:ascii="Arial" w:eastAsia="Times New Roman" w:hAnsi="Arial" w:cs="Arial"/>
                <w:b/>
                <w:bCs/>
                <w:color w:val="000000"/>
                <w:highlight w:val="yellow"/>
                <w:rtl/>
              </w:rPr>
              <w:pPrChange w:id="207" w:author="Avi Cohen" w:date="2019-03-31T15:19:00Z">
                <w:pPr>
                  <w:framePr w:hSpace="180" w:wrap="around" w:vAnchor="text" w:hAnchor="margin" w:xAlign="center" w:y="137"/>
                  <w:spacing w:before="0" w:beforeAutospacing="0" w:after="0" w:afterAutospacing="0" w:line="240" w:lineRule="auto"/>
                </w:pPr>
              </w:pPrChange>
            </w:pPr>
            <w:ins w:id="208" w:author="Avi Cohen" w:date="2019-03-31T15:18:00Z">
              <w:r w:rsidRPr="00694BAE">
                <w:rPr>
                  <w:rFonts w:ascii="Arial" w:eastAsia="Times New Roman" w:hAnsi="Arial" w:cs="Arial" w:hint="cs"/>
                  <w:b/>
                  <w:bCs/>
                  <w:color w:val="000000"/>
                  <w:highlight w:val="yellow"/>
                  <w:rtl/>
                </w:rPr>
                <w:t>סה"כ</w:t>
              </w:r>
            </w:ins>
          </w:p>
        </w:tc>
        <w:tc>
          <w:tcPr>
            <w:tcW w:w="1735" w:type="dxa"/>
            <w:tcBorders>
              <w:top w:val="nil"/>
              <w:left w:val="single" w:sz="4" w:space="0" w:color="auto"/>
              <w:bottom w:val="single" w:sz="4" w:space="0" w:color="auto"/>
              <w:right w:val="single" w:sz="4" w:space="0" w:color="auto"/>
            </w:tcBorders>
            <w:shd w:val="clear" w:color="auto" w:fill="auto"/>
            <w:noWrap/>
            <w:vAlign w:val="center"/>
            <w:tcPrChange w:id="209" w:author="Avi Cohen" w:date="2019-03-31T15:18:00Z">
              <w:tcPr>
                <w:tcW w:w="1735" w:type="dxa"/>
                <w:gridSpan w:val="3"/>
                <w:tcBorders>
                  <w:top w:val="nil"/>
                  <w:left w:val="single" w:sz="4" w:space="0" w:color="auto"/>
                  <w:bottom w:val="single" w:sz="4" w:space="0" w:color="auto"/>
                  <w:right w:val="single" w:sz="4" w:space="0" w:color="auto"/>
                </w:tcBorders>
                <w:shd w:val="clear" w:color="auto" w:fill="auto"/>
                <w:noWrap/>
                <w:vAlign w:val="center"/>
              </w:tcPr>
            </w:tcPrChange>
          </w:tcPr>
          <w:p w14:paraId="63ADF60E" w14:textId="77777777" w:rsidR="00D22D2D" w:rsidRPr="00694BAE" w:rsidRDefault="00D22D2D" w:rsidP="00B54195">
            <w:pPr>
              <w:spacing w:before="0" w:beforeAutospacing="0" w:after="0" w:afterAutospacing="0" w:line="240" w:lineRule="auto"/>
              <w:jc w:val="center"/>
              <w:rPr>
                <w:ins w:id="210" w:author="Avi Cohen" w:date="2019-03-31T15:18:00Z"/>
                <w:rFonts w:ascii="Arial" w:eastAsia="Times New Roman" w:hAnsi="Arial" w:cs="Arial"/>
                <w:b/>
                <w:bCs/>
                <w:color w:val="000000"/>
                <w:highlight w:val="yellow"/>
                <w:rtl/>
              </w:rPr>
            </w:pPr>
            <w:ins w:id="211" w:author="Avi Cohen" w:date="2019-03-31T15:18:00Z">
              <w:r w:rsidRPr="00694BAE">
                <w:rPr>
                  <w:rFonts w:ascii="Arial" w:eastAsia="Times New Roman" w:hAnsi="Arial" w:cs="Arial" w:hint="cs"/>
                  <w:b/>
                  <w:bCs/>
                  <w:color w:val="000000"/>
                  <w:highlight w:val="yellow"/>
                  <w:rtl/>
                </w:rPr>
                <w:t>247,400 ₪</w:t>
              </w:r>
            </w:ins>
          </w:p>
        </w:tc>
      </w:tr>
    </w:tbl>
    <w:p w14:paraId="66ACA403" w14:textId="77777777" w:rsidR="00D22D2D" w:rsidRPr="00694BAE" w:rsidRDefault="00D22D2D" w:rsidP="00D22D2D">
      <w:pPr>
        <w:widowControl w:val="0"/>
        <w:tabs>
          <w:tab w:val="left" w:pos="1365"/>
        </w:tabs>
        <w:spacing w:before="0" w:beforeAutospacing="0" w:after="0" w:afterAutospacing="0" w:line="240" w:lineRule="auto"/>
        <w:ind w:left="714" w:firstLine="6"/>
        <w:rPr>
          <w:ins w:id="212" w:author="Avi Cohen" w:date="2019-03-31T15:16:00Z"/>
          <w:rFonts w:ascii="Times New Roman" w:eastAsia="Times New Roman" w:hAnsi="Times New Roman" w:cs="David"/>
          <w:sz w:val="24"/>
          <w:szCs w:val="24"/>
          <w:highlight w:val="yellow"/>
          <w:rtl/>
        </w:rPr>
      </w:pPr>
    </w:p>
    <w:p w14:paraId="081D056C" w14:textId="77777777" w:rsidR="00D22D2D" w:rsidRDefault="00D22D2D" w:rsidP="00D22D2D">
      <w:pPr>
        <w:widowControl w:val="0"/>
        <w:spacing w:before="0" w:beforeAutospacing="0" w:after="0" w:afterAutospacing="0" w:line="240" w:lineRule="auto"/>
        <w:ind w:left="1359" w:hanging="1359"/>
        <w:rPr>
          <w:ins w:id="213" w:author="Avi Cohen" w:date="2019-03-31T15:20:00Z"/>
          <w:rFonts w:ascii="Times New Roman" w:eastAsia="Times New Roman" w:hAnsi="Times New Roman" w:cs="David"/>
          <w:sz w:val="24"/>
          <w:szCs w:val="24"/>
          <w:highlight w:val="yellow"/>
          <w:rtl/>
        </w:rPr>
      </w:pPr>
      <w:ins w:id="214" w:author="Avi Cohen" w:date="2019-03-31T15:16:00Z">
        <w:r w:rsidRPr="00694BAE">
          <w:rPr>
            <w:rFonts w:ascii="Times New Roman" w:eastAsia="Times New Roman" w:hAnsi="Times New Roman" w:cs="David" w:hint="cs"/>
            <w:sz w:val="24"/>
            <w:szCs w:val="24"/>
            <w:highlight w:val="yellow"/>
            <w:rtl/>
          </w:rPr>
          <w:t xml:space="preserve">1.2 במהלך התכנון, אושרו </w:t>
        </w:r>
      </w:ins>
      <w:ins w:id="215" w:author="Avi Cohen" w:date="2019-03-31T15:29:00Z">
        <w:r w:rsidR="00B7216E">
          <w:rPr>
            <w:rFonts w:ascii="Times New Roman" w:eastAsia="Times New Roman" w:hAnsi="Times New Roman" w:cs="David" w:hint="cs"/>
            <w:sz w:val="24"/>
            <w:szCs w:val="24"/>
            <w:highlight w:val="yellow"/>
            <w:rtl/>
          </w:rPr>
          <w:t xml:space="preserve">ושולמו </w:t>
        </w:r>
      </w:ins>
      <w:ins w:id="216" w:author="Avi Cohen" w:date="2019-03-31T15:16:00Z">
        <w:r w:rsidRPr="00694BAE">
          <w:rPr>
            <w:rFonts w:ascii="Times New Roman" w:eastAsia="Times New Roman" w:hAnsi="Times New Roman" w:cs="David" w:hint="cs"/>
            <w:sz w:val="24"/>
            <w:szCs w:val="24"/>
            <w:highlight w:val="yellow"/>
            <w:rtl/>
          </w:rPr>
          <w:t>ליועץ תוספות שכר ע"פ המפורט בטבלה הבאה:</w:t>
        </w:r>
      </w:ins>
    </w:p>
    <w:p w14:paraId="5C65BD26" w14:textId="77777777" w:rsidR="00D22D2D" w:rsidRPr="00694BAE" w:rsidRDefault="00D22D2D">
      <w:pPr>
        <w:widowControl w:val="0"/>
        <w:spacing w:before="0" w:beforeAutospacing="0" w:after="0" w:afterAutospacing="0" w:line="240" w:lineRule="auto"/>
        <w:rPr>
          <w:ins w:id="217" w:author="Avi Cohen" w:date="2019-03-31T15:16:00Z"/>
          <w:rFonts w:ascii="Times New Roman" w:eastAsia="Times New Roman" w:hAnsi="Times New Roman" w:cs="David"/>
          <w:sz w:val="24"/>
          <w:szCs w:val="24"/>
          <w:highlight w:val="yellow"/>
          <w:rtl/>
        </w:rPr>
        <w:pPrChange w:id="218" w:author="Avi Cohen" w:date="2019-03-31T15:20:00Z">
          <w:pPr>
            <w:widowControl w:val="0"/>
            <w:spacing w:before="0" w:beforeAutospacing="0" w:after="0" w:afterAutospacing="0" w:line="240" w:lineRule="auto"/>
            <w:ind w:left="1359" w:hanging="1359"/>
          </w:pPr>
        </w:pPrChange>
      </w:pPr>
    </w:p>
    <w:tbl>
      <w:tblPr>
        <w:tblpPr w:leftFromText="180" w:rightFromText="180" w:vertAnchor="page" w:horzAnchor="margin" w:tblpXSpec="center" w:tblpY="10651"/>
        <w:bidiVisual/>
        <w:tblW w:w="9072" w:type="dxa"/>
        <w:tblLook w:val="04A0" w:firstRow="1" w:lastRow="0" w:firstColumn="1" w:lastColumn="0" w:noHBand="0" w:noVBand="1"/>
        <w:tblPrChange w:id="219" w:author="Avi Cohen" w:date="2019-03-31T15:31:00Z">
          <w:tblPr>
            <w:tblpPr w:leftFromText="180" w:rightFromText="180" w:vertAnchor="page" w:horzAnchor="margin" w:tblpXSpec="center" w:tblpY="10651"/>
            <w:bidiVisual/>
            <w:tblW w:w="10348" w:type="dxa"/>
            <w:tblLook w:val="04A0" w:firstRow="1" w:lastRow="0" w:firstColumn="1" w:lastColumn="0" w:noHBand="0" w:noVBand="1"/>
          </w:tblPr>
        </w:tblPrChange>
      </w:tblPr>
      <w:tblGrid>
        <w:gridCol w:w="1275"/>
        <w:gridCol w:w="3257"/>
        <w:gridCol w:w="713"/>
        <w:gridCol w:w="851"/>
        <w:gridCol w:w="1417"/>
        <w:gridCol w:w="1559"/>
        <w:tblGridChange w:id="220">
          <w:tblGrid>
            <w:gridCol w:w="987"/>
            <w:gridCol w:w="5"/>
            <w:gridCol w:w="3681"/>
            <w:gridCol w:w="572"/>
            <w:gridCol w:w="141"/>
            <w:gridCol w:w="851"/>
            <w:gridCol w:w="1417"/>
            <w:gridCol w:w="851"/>
            <w:gridCol w:w="1843"/>
          </w:tblGrid>
        </w:tblGridChange>
      </w:tblGrid>
      <w:tr w:rsidR="00B7216E" w:rsidRPr="00694BAE" w14:paraId="437431A6" w14:textId="77777777" w:rsidTr="00B7216E">
        <w:trPr>
          <w:trHeight w:val="285"/>
          <w:ins w:id="221" w:author="Avi Cohen" w:date="2019-03-31T15:24:00Z"/>
          <w:trPrChange w:id="222" w:author="Avi Cohen" w:date="2019-03-31T15:31:00Z">
            <w:trPr>
              <w:trHeight w:val="285"/>
            </w:trPr>
          </w:trPrChange>
        </w:trPr>
        <w:tc>
          <w:tcPr>
            <w:tcW w:w="1275" w:type="dxa"/>
            <w:tcBorders>
              <w:top w:val="single" w:sz="4" w:space="0" w:color="auto"/>
              <w:left w:val="single" w:sz="4" w:space="0" w:color="auto"/>
              <w:bottom w:val="single" w:sz="4" w:space="0" w:color="auto"/>
              <w:right w:val="single" w:sz="4" w:space="0" w:color="auto"/>
            </w:tcBorders>
            <w:tcPrChange w:id="223" w:author="Avi Cohen" w:date="2019-03-31T15:31:00Z">
              <w:tcPr>
                <w:tcW w:w="987" w:type="dxa"/>
                <w:tcBorders>
                  <w:top w:val="single" w:sz="4" w:space="0" w:color="auto"/>
                  <w:left w:val="single" w:sz="4" w:space="0" w:color="auto"/>
                  <w:bottom w:val="single" w:sz="4" w:space="0" w:color="auto"/>
                  <w:right w:val="single" w:sz="4" w:space="0" w:color="auto"/>
                </w:tcBorders>
              </w:tcPr>
            </w:tcPrChange>
          </w:tcPr>
          <w:p w14:paraId="46164E7E" w14:textId="77777777" w:rsidR="00B7216E" w:rsidRPr="00694BAE" w:rsidRDefault="00B7216E" w:rsidP="00B7216E">
            <w:pPr>
              <w:spacing w:before="0" w:beforeAutospacing="0" w:after="0" w:afterAutospacing="0" w:line="240" w:lineRule="auto"/>
              <w:jc w:val="center"/>
              <w:rPr>
                <w:ins w:id="224" w:author="Avi Cohen" w:date="2019-03-31T15:24:00Z"/>
                <w:rFonts w:ascii="Arial" w:eastAsia="Times New Roman" w:hAnsi="Arial" w:cs="Arial"/>
                <w:b/>
                <w:bCs/>
                <w:color w:val="000000"/>
                <w:highlight w:val="yellow"/>
                <w:rtl/>
              </w:rPr>
            </w:pPr>
            <w:ins w:id="225" w:author="Avi Cohen" w:date="2019-03-31T15:24:00Z">
              <w:r w:rsidRPr="00694BAE">
                <w:rPr>
                  <w:rFonts w:ascii="Arial" w:eastAsia="Times New Roman" w:hAnsi="Arial" w:cs="Arial" w:hint="cs"/>
                  <w:b/>
                  <w:bCs/>
                  <w:color w:val="000000"/>
                  <w:highlight w:val="yellow"/>
                  <w:rtl/>
                </w:rPr>
                <w:t>מס"ד</w:t>
              </w:r>
            </w:ins>
          </w:p>
        </w:tc>
        <w:tc>
          <w:tcPr>
            <w:tcW w:w="3257" w:type="dxa"/>
            <w:tcBorders>
              <w:top w:val="single" w:sz="4" w:space="0" w:color="auto"/>
              <w:left w:val="single" w:sz="4" w:space="0" w:color="auto"/>
              <w:bottom w:val="single" w:sz="4" w:space="0" w:color="auto"/>
              <w:right w:val="single" w:sz="4" w:space="0" w:color="auto"/>
            </w:tcBorders>
            <w:shd w:val="clear" w:color="auto" w:fill="auto"/>
            <w:noWrap/>
            <w:vAlign w:val="center"/>
            <w:tcPrChange w:id="226" w:author="Avi Cohen" w:date="2019-03-31T15:31:00Z">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60CE22FF" w14:textId="77777777" w:rsidR="00B7216E" w:rsidRPr="00E43C43" w:rsidRDefault="00B7216E" w:rsidP="00B7216E">
            <w:pPr>
              <w:spacing w:before="0" w:beforeAutospacing="0" w:after="0" w:afterAutospacing="0" w:line="240" w:lineRule="auto"/>
              <w:jc w:val="center"/>
              <w:rPr>
                <w:ins w:id="227" w:author="Avi Cohen" w:date="2019-03-31T15:24:00Z"/>
                <w:rFonts w:ascii="Arial" w:eastAsia="Times New Roman" w:hAnsi="Arial" w:cs="Arial"/>
                <w:b/>
                <w:bCs/>
                <w:color w:val="000000"/>
                <w:sz w:val="24"/>
                <w:szCs w:val="24"/>
                <w:highlight w:val="yellow"/>
                <w:rtl/>
              </w:rPr>
            </w:pPr>
            <w:ins w:id="228" w:author="Avi Cohen" w:date="2019-03-31T15:24:00Z">
              <w:r w:rsidRPr="00E43C43">
                <w:rPr>
                  <w:rFonts w:ascii="Arial" w:eastAsia="Times New Roman" w:hAnsi="Arial" w:cs="Arial" w:hint="cs"/>
                  <w:b/>
                  <w:bCs/>
                  <w:color w:val="000000"/>
                  <w:sz w:val="24"/>
                  <w:szCs w:val="24"/>
                  <w:highlight w:val="yellow"/>
                  <w:rtl/>
                </w:rPr>
                <w:t>סעיפים</w:t>
              </w:r>
            </w:ins>
          </w:p>
        </w:tc>
        <w:tc>
          <w:tcPr>
            <w:tcW w:w="713" w:type="dxa"/>
            <w:tcBorders>
              <w:top w:val="single" w:sz="4" w:space="0" w:color="auto"/>
              <w:left w:val="single" w:sz="4" w:space="0" w:color="auto"/>
              <w:bottom w:val="single" w:sz="4" w:space="0" w:color="auto"/>
              <w:right w:val="single" w:sz="4" w:space="0" w:color="auto"/>
            </w:tcBorders>
            <w:shd w:val="clear" w:color="auto" w:fill="auto"/>
            <w:noWrap/>
            <w:vAlign w:val="center"/>
            <w:tcPrChange w:id="229" w:author="Avi Cohen" w:date="2019-03-31T15:31:00Z">
              <w:tcPr>
                <w:tcW w:w="713"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5F2167B4" w14:textId="77777777" w:rsidR="00B7216E" w:rsidRPr="00E43C43" w:rsidRDefault="00B7216E" w:rsidP="00B7216E">
            <w:pPr>
              <w:spacing w:before="0" w:beforeAutospacing="0" w:after="0" w:afterAutospacing="0" w:line="240" w:lineRule="auto"/>
              <w:jc w:val="center"/>
              <w:rPr>
                <w:ins w:id="230" w:author="Avi Cohen" w:date="2019-03-31T15:24:00Z"/>
                <w:rFonts w:ascii="Arial" w:eastAsia="Times New Roman" w:hAnsi="Arial" w:cs="Arial"/>
                <w:b/>
                <w:bCs/>
                <w:color w:val="000000"/>
                <w:sz w:val="24"/>
                <w:szCs w:val="24"/>
                <w:highlight w:val="yellow"/>
                <w:rtl/>
              </w:rPr>
            </w:pPr>
            <w:ins w:id="231" w:author="Avi Cohen" w:date="2019-03-31T15:24:00Z">
              <w:r w:rsidRPr="00E43C43">
                <w:rPr>
                  <w:rFonts w:ascii="Arial" w:eastAsia="Times New Roman" w:hAnsi="Arial" w:cs="Arial" w:hint="cs"/>
                  <w:b/>
                  <w:bCs/>
                  <w:color w:val="000000"/>
                  <w:sz w:val="24"/>
                  <w:szCs w:val="24"/>
                  <w:highlight w:val="yellow"/>
                  <w:rtl/>
                </w:rPr>
                <w:t>כמות</w:t>
              </w:r>
            </w:ins>
          </w:p>
        </w:tc>
        <w:tc>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Change w:id="232" w:author="Avi Cohen" w:date="2019-03-31T15:31:00Z">
              <w:tcPr>
                <w:tcW w:w="851" w:type="dxa"/>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1F9440C8" w14:textId="77777777" w:rsidR="00B7216E" w:rsidRPr="00E43C43" w:rsidRDefault="00B7216E" w:rsidP="00B7216E">
            <w:pPr>
              <w:spacing w:before="0" w:beforeAutospacing="0" w:after="0" w:afterAutospacing="0" w:line="240" w:lineRule="auto"/>
              <w:jc w:val="center"/>
              <w:rPr>
                <w:ins w:id="233" w:author="Avi Cohen" w:date="2019-03-31T15:24:00Z"/>
                <w:rFonts w:ascii="Arial" w:eastAsia="Times New Roman" w:hAnsi="Arial" w:cs="Arial"/>
                <w:b/>
                <w:bCs/>
                <w:color w:val="000000"/>
                <w:sz w:val="24"/>
                <w:szCs w:val="24"/>
                <w:highlight w:val="yellow"/>
                <w:rtl/>
              </w:rPr>
            </w:pPr>
            <w:ins w:id="234" w:author="Avi Cohen" w:date="2019-03-31T15:24:00Z">
              <w:r w:rsidRPr="00E43C43">
                <w:rPr>
                  <w:rFonts w:ascii="Arial" w:eastAsia="Times New Roman" w:hAnsi="Arial" w:cs="Arial" w:hint="cs"/>
                  <w:b/>
                  <w:bCs/>
                  <w:color w:val="000000"/>
                  <w:sz w:val="24"/>
                  <w:szCs w:val="24"/>
                  <w:highlight w:val="yellow"/>
                  <w:rtl/>
                </w:rPr>
                <w:t>יחידה</w:t>
              </w:r>
            </w:ins>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Change w:id="235" w:author="Avi Cohen" w:date="2019-03-31T15:31:00Z">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1585EAB6" w14:textId="77777777" w:rsidR="00B7216E" w:rsidRPr="00E43C43" w:rsidRDefault="00B7216E" w:rsidP="00B7216E">
            <w:pPr>
              <w:spacing w:before="0" w:beforeAutospacing="0" w:after="0" w:afterAutospacing="0" w:line="240" w:lineRule="auto"/>
              <w:jc w:val="center"/>
              <w:rPr>
                <w:ins w:id="236" w:author="Avi Cohen" w:date="2019-03-31T15:24:00Z"/>
                <w:rFonts w:ascii="Arial" w:eastAsia="Times New Roman" w:hAnsi="Arial" w:cs="Arial"/>
                <w:b/>
                <w:bCs/>
                <w:color w:val="000000"/>
                <w:sz w:val="24"/>
                <w:szCs w:val="24"/>
                <w:highlight w:val="yellow"/>
                <w:rtl/>
              </w:rPr>
            </w:pPr>
            <w:ins w:id="237" w:author="Avi Cohen" w:date="2019-03-31T15:24:00Z">
              <w:r w:rsidRPr="00E43C43">
                <w:rPr>
                  <w:rFonts w:ascii="Arial" w:eastAsia="Times New Roman" w:hAnsi="Arial" w:cs="Arial" w:hint="cs"/>
                  <w:b/>
                  <w:bCs/>
                  <w:color w:val="000000"/>
                  <w:sz w:val="24"/>
                  <w:szCs w:val="24"/>
                  <w:highlight w:val="yellow"/>
                  <w:rtl/>
                </w:rPr>
                <w:t>ש"ח</w:t>
              </w:r>
            </w:ins>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Change w:id="238" w:author="Avi Cohen" w:date="2019-03-31T15:31:00Z">
              <w:tcPr>
                <w:tcW w:w="2694"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tcPrChange>
          </w:tcPr>
          <w:p w14:paraId="4D8A087B" w14:textId="77777777" w:rsidR="00B7216E" w:rsidRPr="00694BAE" w:rsidRDefault="00B7216E" w:rsidP="00B7216E">
            <w:pPr>
              <w:spacing w:before="0" w:beforeAutospacing="0" w:after="0" w:afterAutospacing="0" w:line="240" w:lineRule="auto"/>
              <w:jc w:val="center"/>
              <w:rPr>
                <w:ins w:id="239" w:author="Avi Cohen" w:date="2019-03-31T15:24:00Z"/>
                <w:rFonts w:ascii="Arial" w:eastAsia="Times New Roman" w:hAnsi="Arial" w:cs="Arial"/>
                <w:b/>
                <w:bCs/>
                <w:color w:val="000000"/>
                <w:highlight w:val="yellow"/>
                <w:rtl/>
              </w:rPr>
            </w:pPr>
            <w:ins w:id="240" w:author="Avi Cohen" w:date="2019-03-31T15:24:00Z">
              <w:r w:rsidRPr="00694BAE">
                <w:rPr>
                  <w:rFonts w:ascii="Arial" w:eastAsia="Times New Roman" w:hAnsi="Arial" w:cs="Arial" w:hint="cs"/>
                  <w:b/>
                  <w:bCs/>
                  <w:color w:val="000000"/>
                  <w:highlight w:val="yellow"/>
                  <w:rtl/>
                </w:rPr>
                <w:t>סה"כ</w:t>
              </w:r>
            </w:ins>
          </w:p>
        </w:tc>
      </w:tr>
      <w:tr w:rsidR="00B7216E" w:rsidRPr="00694BAE" w14:paraId="38E274A2" w14:textId="77777777" w:rsidTr="00B7216E">
        <w:trPr>
          <w:trHeight w:val="433"/>
          <w:ins w:id="241" w:author="Avi Cohen" w:date="2019-03-31T15:24:00Z"/>
          <w:trPrChange w:id="242" w:author="Avi Cohen" w:date="2019-03-31T15:31:00Z">
            <w:trPr>
              <w:trHeight w:val="433"/>
            </w:trPr>
          </w:trPrChange>
        </w:trPr>
        <w:tc>
          <w:tcPr>
            <w:tcW w:w="1275" w:type="dxa"/>
            <w:tcBorders>
              <w:top w:val="nil"/>
              <w:left w:val="single" w:sz="4" w:space="0" w:color="auto"/>
              <w:bottom w:val="single" w:sz="4" w:space="0" w:color="auto"/>
              <w:right w:val="single" w:sz="4" w:space="0" w:color="auto"/>
            </w:tcBorders>
            <w:tcPrChange w:id="243" w:author="Avi Cohen" w:date="2019-03-31T15:31:00Z">
              <w:tcPr>
                <w:tcW w:w="992" w:type="dxa"/>
                <w:gridSpan w:val="2"/>
                <w:tcBorders>
                  <w:top w:val="nil"/>
                  <w:left w:val="single" w:sz="4" w:space="0" w:color="auto"/>
                  <w:bottom w:val="single" w:sz="4" w:space="0" w:color="auto"/>
                  <w:right w:val="single" w:sz="4" w:space="0" w:color="auto"/>
                </w:tcBorders>
              </w:tcPr>
            </w:tcPrChange>
          </w:tcPr>
          <w:p w14:paraId="5BA17469" w14:textId="77777777" w:rsidR="00B7216E" w:rsidRPr="00694BAE" w:rsidRDefault="00B7216E" w:rsidP="00B7216E">
            <w:pPr>
              <w:spacing w:before="0" w:beforeAutospacing="0" w:after="0" w:afterAutospacing="0" w:line="240" w:lineRule="auto"/>
              <w:jc w:val="center"/>
              <w:rPr>
                <w:ins w:id="244" w:author="Avi Cohen" w:date="2019-03-31T15:24:00Z"/>
                <w:rFonts w:ascii="Arial" w:eastAsia="Times New Roman" w:hAnsi="Arial" w:cs="Arial"/>
                <w:color w:val="000000"/>
                <w:highlight w:val="yellow"/>
                <w:rtl/>
              </w:rPr>
            </w:pPr>
          </w:p>
        </w:tc>
        <w:tc>
          <w:tcPr>
            <w:tcW w:w="3257" w:type="dxa"/>
            <w:tcBorders>
              <w:top w:val="nil"/>
              <w:left w:val="single" w:sz="4" w:space="0" w:color="auto"/>
              <w:bottom w:val="single" w:sz="4" w:space="0" w:color="auto"/>
              <w:right w:val="single" w:sz="4" w:space="0" w:color="auto"/>
            </w:tcBorders>
            <w:shd w:val="clear" w:color="auto" w:fill="auto"/>
            <w:noWrap/>
            <w:vAlign w:val="center"/>
            <w:tcPrChange w:id="245" w:author="Avi Cohen" w:date="2019-03-31T15:31:00Z">
              <w:tcPr>
                <w:tcW w:w="4253" w:type="dxa"/>
                <w:gridSpan w:val="2"/>
                <w:tcBorders>
                  <w:top w:val="nil"/>
                  <w:left w:val="single" w:sz="4" w:space="0" w:color="auto"/>
                  <w:bottom w:val="single" w:sz="4" w:space="0" w:color="auto"/>
                  <w:right w:val="single" w:sz="4" w:space="0" w:color="auto"/>
                </w:tcBorders>
                <w:shd w:val="clear" w:color="auto" w:fill="auto"/>
                <w:noWrap/>
                <w:vAlign w:val="center"/>
              </w:tcPr>
            </w:tcPrChange>
          </w:tcPr>
          <w:p w14:paraId="5BFBC871" w14:textId="77777777" w:rsidR="00B7216E" w:rsidRPr="00E43C43" w:rsidRDefault="00B7216E" w:rsidP="00B7216E">
            <w:pPr>
              <w:spacing w:before="0" w:beforeAutospacing="0" w:after="0" w:afterAutospacing="0" w:line="240" w:lineRule="auto"/>
              <w:rPr>
                <w:ins w:id="246" w:author="Avi Cohen" w:date="2019-03-31T15:24:00Z"/>
                <w:rFonts w:ascii="Arial" w:eastAsia="Times New Roman" w:hAnsi="Arial" w:cs="Arial"/>
                <w:i/>
                <w:iCs/>
                <w:color w:val="000000"/>
                <w:sz w:val="24"/>
                <w:szCs w:val="24"/>
                <w:highlight w:val="yellow"/>
                <w:rtl/>
              </w:rPr>
            </w:pPr>
            <w:ins w:id="247" w:author="Avi Cohen" w:date="2019-03-31T15:24:00Z">
              <w:r w:rsidRPr="00E43C43">
                <w:rPr>
                  <w:rFonts w:ascii="Arial" w:eastAsia="Times New Roman" w:hAnsi="Arial" w:cs="Arial" w:hint="cs"/>
                  <w:i/>
                  <w:iCs/>
                  <w:color w:val="000000"/>
                  <w:sz w:val="24"/>
                  <w:szCs w:val="24"/>
                  <w:highlight w:val="yellow"/>
                  <w:rtl/>
                </w:rPr>
                <w:t>הגדלות שכ"ט</w:t>
              </w:r>
            </w:ins>
          </w:p>
        </w:tc>
        <w:tc>
          <w:tcPr>
            <w:tcW w:w="4540" w:type="dxa"/>
            <w:gridSpan w:val="4"/>
            <w:tcBorders>
              <w:top w:val="nil"/>
              <w:left w:val="single" w:sz="4" w:space="0" w:color="auto"/>
              <w:bottom w:val="single" w:sz="4" w:space="0" w:color="auto"/>
              <w:right w:val="single" w:sz="4" w:space="0" w:color="auto"/>
            </w:tcBorders>
            <w:shd w:val="clear" w:color="auto" w:fill="auto"/>
            <w:noWrap/>
            <w:vAlign w:val="center"/>
            <w:tcPrChange w:id="248" w:author="Avi Cohen" w:date="2019-03-31T15:31:00Z">
              <w:tcPr>
                <w:tcW w:w="5103" w:type="dxa"/>
                <w:gridSpan w:val="5"/>
                <w:tcBorders>
                  <w:top w:val="nil"/>
                  <w:left w:val="single" w:sz="4" w:space="0" w:color="auto"/>
                  <w:bottom w:val="single" w:sz="4" w:space="0" w:color="auto"/>
                  <w:right w:val="single" w:sz="4" w:space="0" w:color="auto"/>
                </w:tcBorders>
                <w:shd w:val="clear" w:color="auto" w:fill="auto"/>
                <w:noWrap/>
                <w:vAlign w:val="center"/>
              </w:tcPr>
            </w:tcPrChange>
          </w:tcPr>
          <w:p w14:paraId="65459142" w14:textId="77777777" w:rsidR="00B7216E" w:rsidRPr="00E43C43" w:rsidRDefault="00B7216E" w:rsidP="00B7216E">
            <w:pPr>
              <w:spacing w:before="0" w:beforeAutospacing="0" w:after="0" w:afterAutospacing="0" w:line="240" w:lineRule="auto"/>
              <w:jc w:val="center"/>
              <w:rPr>
                <w:ins w:id="249" w:author="Avi Cohen" w:date="2019-03-31T15:24:00Z"/>
                <w:rFonts w:ascii="Arial" w:eastAsia="Times New Roman" w:hAnsi="Arial" w:cs="Arial"/>
                <w:color w:val="000000"/>
                <w:sz w:val="24"/>
                <w:szCs w:val="24"/>
                <w:highlight w:val="yellow"/>
                <w:rtl/>
              </w:rPr>
            </w:pPr>
          </w:p>
        </w:tc>
      </w:tr>
      <w:tr w:rsidR="00B7216E" w:rsidRPr="00694BAE" w14:paraId="2DFEEC7A" w14:textId="77777777" w:rsidTr="00B7216E">
        <w:trPr>
          <w:trHeight w:val="433"/>
          <w:ins w:id="250" w:author="Avi Cohen" w:date="2019-03-31T15:24:00Z"/>
          <w:trPrChange w:id="251" w:author="Avi Cohen" w:date="2019-03-31T15:31:00Z">
            <w:trPr>
              <w:trHeight w:val="433"/>
            </w:trPr>
          </w:trPrChange>
        </w:trPr>
        <w:tc>
          <w:tcPr>
            <w:tcW w:w="1275" w:type="dxa"/>
            <w:tcBorders>
              <w:top w:val="nil"/>
              <w:left w:val="single" w:sz="4" w:space="0" w:color="auto"/>
              <w:bottom w:val="single" w:sz="4" w:space="0" w:color="auto"/>
              <w:right w:val="single" w:sz="4" w:space="0" w:color="auto"/>
            </w:tcBorders>
            <w:tcPrChange w:id="252" w:author="Avi Cohen" w:date="2019-03-31T15:31:00Z">
              <w:tcPr>
                <w:tcW w:w="987" w:type="dxa"/>
                <w:tcBorders>
                  <w:top w:val="nil"/>
                  <w:left w:val="single" w:sz="4" w:space="0" w:color="auto"/>
                  <w:bottom w:val="single" w:sz="4" w:space="0" w:color="auto"/>
                  <w:right w:val="single" w:sz="4" w:space="0" w:color="auto"/>
                </w:tcBorders>
              </w:tcPr>
            </w:tcPrChange>
          </w:tcPr>
          <w:p w14:paraId="62A134A7" w14:textId="77777777" w:rsidR="00B7216E" w:rsidRPr="00694BAE" w:rsidRDefault="00B7216E" w:rsidP="00B7216E">
            <w:pPr>
              <w:spacing w:before="0" w:beforeAutospacing="0" w:after="0" w:afterAutospacing="0" w:line="240" w:lineRule="auto"/>
              <w:jc w:val="center"/>
              <w:rPr>
                <w:ins w:id="253" w:author="Avi Cohen" w:date="2019-03-31T15:24:00Z"/>
                <w:rFonts w:ascii="Arial" w:eastAsia="Times New Roman" w:hAnsi="Arial" w:cs="Arial"/>
                <w:color w:val="000000"/>
                <w:highlight w:val="yellow"/>
                <w:rtl/>
              </w:rPr>
            </w:pPr>
            <w:ins w:id="254" w:author="Avi Cohen" w:date="2019-03-31T15:24:00Z">
              <w:r w:rsidRPr="00694BAE">
                <w:rPr>
                  <w:rFonts w:ascii="Arial" w:eastAsia="Times New Roman" w:hAnsi="Arial" w:cs="Arial" w:hint="cs"/>
                  <w:color w:val="000000"/>
                  <w:highlight w:val="yellow"/>
                  <w:rtl/>
                </w:rPr>
                <w:t>4</w:t>
              </w:r>
            </w:ins>
          </w:p>
        </w:tc>
        <w:tc>
          <w:tcPr>
            <w:tcW w:w="3257" w:type="dxa"/>
            <w:tcBorders>
              <w:top w:val="nil"/>
              <w:left w:val="single" w:sz="4" w:space="0" w:color="auto"/>
              <w:bottom w:val="single" w:sz="4" w:space="0" w:color="auto"/>
              <w:right w:val="single" w:sz="4" w:space="0" w:color="auto"/>
            </w:tcBorders>
            <w:shd w:val="clear" w:color="auto" w:fill="auto"/>
            <w:noWrap/>
            <w:vAlign w:val="center"/>
            <w:hideMark/>
            <w:tcPrChange w:id="255" w:author="Avi Cohen" w:date="2019-03-31T15:31:00Z">
              <w:tcPr>
                <w:tcW w:w="3686"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5D6DE7A6" w14:textId="77777777" w:rsidR="00B7216E" w:rsidRPr="00E43C43" w:rsidRDefault="00B7216E" w:rsidP="00B7216E">
            <w:pPr>
              <w:spacing w:before="0" w:beforeAutospacing="0" w:after="0" w:afterAutospacing="0" w:line="240" w:lineRule="auto"/>
              <w:rPr>
                <w:ins w:id="256" w:author="Avi Cohen" w:date="2019-03-31T15:24:00Z"/>
                <w:rFonts w:ascii="Arial" w:eastAsia="Times New Roman" w:hAnsi="Arial" w:cs="Arial"/>
                <w:color w:val="000000"/>
                <w:sz w:val="24"/>
                <w:szCs w:val="24"/>
                <w:highlight w:val="yellow"/>
              </w:rPr>
            </w:pPr>
            <w:ins w:id="257" w:author="Avi Cohen" w:date="2019-03-31T15:24:00Z">
              <w:r w:rsidRPr="00E43C43">
                <w:rPr>
                  <w:rFonts w:ascii="Arial" w:eastAsia="Times New Roman" w:hAnsi="Arial" w:cs="Arial"/>
                  <w:color w:val="000000"/>
                  <w:sz w:val="24"/>
                  <w:szCs w:val="24"/>
                  <w:highlight w:val="yellow"/>
                  <w:rtl/>
                </w:rPr>
                <w:t>הגדלה בגין תוספת יח"ד</w:t>
              </w:r>
            </w:ins>
          </w:p>
        </w:tc>
        <w:tc>
          <w:tcPr>
            <w:tcW w:w="713" w:type="dxa"/>
            <w:tcBorders>
              <w:top w:val="nil"/>
              <w:left w:val="single" w:sz="4" w:space="0" w:color="auto"/>
              <w:bottom w:val="single" w:sz="4" w:space="0" w:color="auto"/>
              <w:right w:val="single" w:sz="4" w:space="0" w:color="auto"/>
            </w:tcBorders>
            <w:shd w:val="clear" w:color="auto" w:fill="auto"/>
            <w:noWrap/>
            <w:vAlign w:val="center"/>
            <w:hideMark/>
            <w:tcPrChange w:id="258" w:author="Avi Cohen" w:date="2019-03-31T15:31:00Z">
              <w:tcPr>
                <w:tcW w:w="713"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5C5CA43E" w14:textId="77777777" w:rsidR="00B7216E" w:rsidRPr="00E43C43" w:rsidRDefault="00B7216E" w:rsidP="00B7216E">
            <w:pPr>
              <w:spacing w:before="0" w:beforeAutospacing="0" w:after="0" w:afterAutospacing="0" w:line="240" w:lineRule="auto"/>
              <w:jc w:val="center"/>
              <w:rPr>
                <w:ins w:id="259" w:author="Avi Cohen" w:date="2019-03-31T15:24:00Z"/>
                <w:rFonts w:ascii="Arial" w:eastAsia="Times New Roman" w:hAnsi="Arial" w:cs="Arial"/>
                <w:color w:val="000000"/>
                <w:sz w:val="24"/>
                <w:szCs w:val="24"/>
                <w:highlight w:val="yellow"/>
              </w:rPr>
            </w:pPr>
            <w:ins w:id="260" w:author="Avi Cohen" w:date="2019-03-31T15:24:00Z">
              <w:r w:rsidRPr="00E43C43">
                <w:rPr>
                  <w:rFonts w:ascii="Arial" w:eastAsia="Times New Roman" w:hAnsi="Arial" w:cs="Arial"/>
                  <w:color w:val="000000"/>
                  <w:sz w:val="24"/>
                  <w:szCs w:val="24"/>
                  <w:highlight w:val="yellow"/>
                  <w:rtl/>
                </w:rPr>
                <w:t>55</w:t>
              </w:r>
            </w:ins>
          </w:p>
        </w:tc>
        <w:tc>
          <w:tcPr>
            <w:tcW w:w="851" w:type="dxa"/>
            <w:tcBorders>
              <w:top w:val="nil"/>
              <w:left w:val="single" w:sz="4" w:space="0" w:color="auto"/>
              <w:bottom w:val="single" w:sz="4" w:space="0" w:color="auto"/>
              <w:right w:val="single" w:sz="4" w:space="0" w:color="auto"/>
            </w:tcBorders>
            <w:shd w:val="clear" w:color="auto" w:fill="auto"/>
            <w:noWrap/>
            <w:vAlign w:val="center"/>
            <w:hideMark/>
            <w:tcPrChange w:id="261" w:author="Avi Cohen" w:date="2019-03-31T15:31:00Z">
              <w:tcPr>
                <w:tcW w:w="851"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915CFAA" w14:textId="77777777" w:rsidR="00B7216E" w:rsidRPr="00E43C43" w:rsidRDefault="00B7216E" w:rsidP="00B7216E">
            <w:pPr>
              <w:spacing w:before="0" w:beforeAutospacing="0" w:after="0" w:afterAutospacing="0" w:line="240" w:lineRule="auto"/>
              <w:jc w:val="center"/>
              <w:rPr>
                <w:ins w:id="262" w:author="Avi Cohen" w:date="2019-03-31T15:24:00Z"/>
                <w:rFonts w:ascii="Arial" w:eastAsia="Times New Roman" w:hAnsi="Arial" w:cs="Arial"/>
                <w:color w:val="000000"/>
                <w:sz w:val="24"/>
                <w:szCs w:val="24"/>
                <w:highlight w:val="yellow"/>
              </w:rPr>
            </w:pPr>
            <w:ins w:id="263" w:author="Avi Cohen" w:date="2019-03-31T15:24:00Z">
              <w:r w:rsidRPr="00E43C43">
                <w:rPr>
                  <w:rFonts w:ascii="Arial" w:eastAsia="Times New Roman" w:hAnsi="Arial" w:cs="Arial" w:hint="cs"/>
                  <w:color w:val="000000"/>
                  <w:sz w:val="24"/>
                  <w:szCs w:val="24"/>
                  <w:highlight w:val="yellow"/>
                  <w:rtl/>
                </w:rPr>
                <w:t>יח"ד</w:t>
              </w:r>
            </w:ins>
          </w:p>
        </w:tc>
        <w:tc>
          <w:tcPr>
            <w:tcW w:w="1417" w:type="dxa"/>
            <w:tcBorders>
              <w:top w:val="nil"/>
              <w:left w:val="single" w:sz="4" w:space="0" w:color="auto"/>
              <w:bottom w:val="single" w:sz="4" w:space="0" w:color="auto"/>
              <w:right w:val="single" w:sz="4" w:space="0" w:color="auto"/>
            </w:tcBorders>
            <w:shd w:val="clear" w:color="auto" w:fill="auto"/>
            <w:noWrap/>
            <w:vAlign w:val="center"/>
            <w:hideMark/>
            <w:tcPrChange w:id="264" w:author="Avi Cohen" w:date="2019-03-31T15:31:00Z">
              <w:tcPr>
                <w:tcW w:w="1417"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04CC913E" w14:textId="77777777" w:rsidR="00B7216E" w:rsidRPr="00E43C43" w:rsidRDefault="00B7216E" w:rsidP="00B7216E">
            <w:pPr>
              <w:spacing w:before="0" w:beforeAutospacing="0" w:after="0" w:afterAutospacing="0" w:line="240" w:lineRule="auto"/>
              <w:jc w:val="center"/>
              <w:rPr>
                <w:ins w:id="265" w:author="Avi Cohen" w:date="2019-03-31T15:24:00Z"/>
                <w:rFonts w:ascii="Arial" w:eastAsia="Times New Roman" w:hAnsi="Arial" w:cs="Arial"/>
                <w:color w:val="000000"/>
                <w:sz w:val="24"/>
                <w:szCs w:val="24"/>
                <w:highlight w:val="yellow"/>
              </w:rPr>
            </w:pPr>
            <w:ins w:id="266" w:author="Avi Cohen" w:date="2019-03-31T15:24:00Z">
              <w:r w:rsidRPr="00E43C43">
                <w:rPr>
                  <w:rFonts w:ascii="Arial" w:eastAsia="Times New Roman" w:hAnsi="Arial" w:cs="Arial" w:hint="cs"/>
                  <w:color w:val="000000"/>
                  <w:sz w:val="24"/>
                  <w:szCs w:val="24"/>
                  <w:highlight w:val="yellow"/>
                  <w:rtl/>
                </w:rPr>
                <w:t>550 ₪</w:t>
              </w:r>
            </w:ins>
          </w:p>
        </w:tc>
        <w:tc>
          <w:tcPr>
            <w:tcW w:w="1559" w:type="dxa"/>
            <w:tcBorders>
              <w:top w:val="nil"/>
              <w:left w:val="single" w:sz="4" w:space="0" w:color="auto"/>
              <w:bottom w:val="single" w:sz="4" w:space="0" w:color="auto"/>
              <w:right w:val="single" w:sz="4" w:space="0" w:color="auto"/>
            </w:tcBorders>
            <w:shd w:val="clear" w:color="auto" w:fill="auto"/>
            <w:noWrap/>
            <w:vAlign w:val="center"/>
            <w:hideMark/>
            <w:tcPrChange w:id="267" w:author="Avi Cohen" w:date="2019-03-31T15:31:00Z">
              <w:tcPr>
                <w:tcW w:w="2694"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36EC9AE4" w14:textId="77777777" w:rsidR="00B7216E" w:rsidRPr="00694BAE" w:rsidRDefault="00B7216E" w:rsidP="00B7216E">
            <w:pPr>
              <w:spacing w:before="0" w:beforeAutospacing="0" w:after="0" w:afterAutospacing="0" w:line="240" w:lineRule="auto"/>
              <w:jc w:val="center"/>
              <w:rPr>
                <w:ins w:id="268" w:author="Avi Cohen" w:date="2019-03-31T15:24:00Z"/>
                <w:rFonts w:ascii="Arial" w:eastAsia="Times New Roman" w:hAnsi="Arial" w:cs="Arial"/>
                <w:color w:val="000000"/>
                <w:highlight w:val="yellow"/>
              </w:rPr>
            </w:pPr>
            <w:ins w:id="269" w:author="Avi Cohen" w:date="2019-03-31T15:24:00Z">
              <w:r w:rsidRPr="00694BAE">
                <w:rPr>
                  <w:rFonts w:ascii="Arial" w:eastAsia="Times New Roman" w:hAnsi="Arial" w:cs="Arial"/>
                  <w:color w:val="000000"/>
                  <w:highlight w:val="yellow"/>
                  <w:rtl/>
                </w:rPr>
                <w:t>30,250</w:t>
              </w:r>
              <w:r w:rsidRPr="00694BAE">
                <w:rPr>
                  <w:rFonts w:ascii="Arial" w:eastAsia="Times New Roman" w:hAnsi="Arial" w:cs="Arial" w:hint="cs"/>
                  <w:color w:val="000000"/>
                  <w:highlight w:val="yellow"/>
                  <w:rtl/>
                </w:rPr>
                <w:t xml:space="preserve"> </w:t>
              </w:r>
              <w:r w:rsidRPr="00694BAE">
                <w:rPr>
                  <w:rFonts w:ascii="Arial" w:eastAsia="Times New Roman" w:hAnsi="Arial" w:cs="Arial"/>
                  <w:color w:val="000000"/>
                  <w:highlight w:val="yellow"/>
                  <w:rtl/>
                </w:rPr>
                <w:t>₪</w:t>
              </w:r>
            </w:ins>
          </w:p>
        </w:tc>
      </w:tr>
      <w:tr w:rsidR="00B7216E" w:rsidRPr="00694BAE" w14:paraId="146E9AA8" w14:textId="77777777" w:rsidTr="00B7216E">
        <w:trPr>
          <w:trHeight w:val="285"/>
          <w:ins w:id="270" w:author="Avi Cohen" w:date="2019-03-31T15:24:00Z"/>
          <w:trPrChange w:id="271" w:author="Avi Cohen" w:date="2019-03-31T15:31:00Z">
            <w:trPr>
              <w:trHeight w:val="285"/>
            </w:trPr>
          </w:trPrChange>
        </w:trPr>
        <w:tc>
          <w:tcPr>
            <w:tcW w:w="1275" w:type="dxa"/>
            <w:tcBorders>
              <w:top w:val="nil"/>
              <w:left w:val="single" w:sz="4" w:space="0" w:color="auto"/>
              <w:bottom w:val="single" w:sz="4" w:space="0" w:color="auto"/>
              <w:right w:val="single" w:sz="4" w:space="0" w:color="auto"/>
            </w:tcBorders>
            <w:tcPrChange w:id="272" w:author="Avi Cohen" w:date="2019-03-31T15:31:00Z">
              <w:tcPr>
                <w:tcW w:w="987" w:type="dxa"/>
                <w:tcBorders>
                  <w:top w:val="nil"/>
                  <w:left w:val="single" w:sz="4" w:space="0" w:color="auto"/>
                  <w:bottom w:val="single" w:sz="4" w:space="0" w:color="auto"/>
                  <w:right w:val="single" w:sz="4" w:space="0" w:color="auto"/>
                </w:tcBorders>
              </w:tcPr>
            </w:tcPrChange>
          </w:tcPr>
          <w:p w14:paraId="27C2E162" w14:textId="77777777" w:rsidR="00B7216E" w:rsidRPr="00694BAE" w:rsidRDefault="00B7216E" w:rsidP="00B7216E">
            <w:pPr>
              <w:spacing w:before="0" w:beforeAutospacing="0" w:after="0" w:afterAutospacing="0" w:line="240" w:lineRule="auto"/>
              <w:jc w:val="center"/>
              <w:rPr>
                <w:ins w:id="273" w:author="Avi Cohen" w:date="2019-03-31T15:24:00Z"/>
                <w:rFonts w:ascii="Arial" w:eastAsia="Times New Roman" w:hAnsi="Arial" w:cs="Arial"/>
                <w:color w:val="000000"/>
                <w:highlight w:val="yellow"/>
                <w:rtl/>
              </w:rPr>
            </w:pPr>
            <w:ins w:id="274" w:author="Avi Cohen" w:date="2019-03-31T15:24:00Z">
              <w:r w:rsidRPr="00694BAE">
                <w:rPr>
                  <w:rFonts w:ascii="Arial" w:eastAsia="Times New Roman" w:hAnsi="Arial" w:cs="Arial" w:hint="cs"/>
                  <w:color w:val="000000"/>
                  <w:highlight w:val="yellow"/>
                  <w:rtl/>
                </w:rPr>
                <w:t>5</w:t>
              </w:r>
            </w:ins>
          </w:p>
        </w:tc>
        <w:tc>
          <w:tcPr>
            <w:tcW w:w="3257" w:type="dxa"/>
            <w:tcBorders>
              <w:top w:val="nil"/>
              <w:left w:val="single" w:sz="4" w:space="0" w:color="auto"/>
              <w:bottom w:val="single" w:sz="4" w:space="0" w:color="auto"/>
              <w:right w:val="single" w:sz="4" w:space="0" w:color="auto"/>
            </w:tcBorders>
            <w:shd w:val="clear" w:color="auto" w:fill="auto"/>
            <w:noWrap/>
            <w:vAlign w:val="center"/>
            <w:hideMark/>
            <w:tcPrChange w:id="275" w:author="Avi Cohen" w:date="2019-03-31T15:31:00Z">
              <w:tcPr>
                <w:tcW w:w="3686"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7A4D3701" w14:textId="77777777" w:rsidR="00B7216E" w:rsidRPr="00E43C43" w:rsidRDefault="00B7216E" w:rsidP="00B7216E">
            <w:pPr>
              <w:spacing w:before="0" w:beforeAutospacing="0" w:after="0" w:afterAutospacing="0" w:line="240" w:lineRule="auto"/>
              <w:rPr>
                <w:ins w:id="276" w:author="Avi Cohen" w:date="2019-03-31T15:24:00Z"/>
                <w:rFonts w:ascii="Arial" w:eastAsia="Times New Roman" w:hAnsi="Arial" w:cs="Arial"/>
                <w:color w:val="000000"/>
                <w:sz w:val="24"/>
                <w:szCs w:val="24"/>
                <w:highlight w:val="yellow"/>
              </w:rPr>
            </w:pPr>
            <w:ins w:id="277" w:author="Avi Cohen" w:date="2019-03-31T15:24:00Z">
              <w:r w:rsidRPr="00E43C43">
                <w:rPr>
                  <w:rFonts w:ascii="Arial" w:eastAsia="Times New Roman" w:hAnsi="Arial" w:cs="Arial"/>
                  <w:color w:val="000000"/>
                  <w:sz w:val="24"/>
                  <w:szCs w:val="24"/>
                  <w:highlight w:val="yellow"/>
                  <w:rtl/>
                </w:rPr>
                <w:t>הגדלה בגין שינויים במרתפים מזרחיים</w:t>
              </w:r>
            </w:ins>
          </w:p>
        </w:tc>
        <w:tc>
          <w:tcPr>
            <w:tcW w:w="713" w:type="dxa"/>
            <w:tcBorders>
              <w:top w:val="nil"/>
              <w:left w:val="single" w:sz="4" w:space="0" w:color="auto"/>
              <w:bottom w:val="single" w:sz="4" w:space="0" w:color="auto"/>
              <w:right w:val="single" w:sz="4" w:space="0" w:color="auto"/>
            </w:tcBorders>
            <w:shd w:val="clear" w:color="auto" w:fill="auto"/>
            <w:noWrap/>
            <w:vAlign w:val="center"/>
            <w:hideMark/>
            <w:tcPrChange w:id="278" w:author="Avi Cohen" w:date="2019-03-31T15:31:00Z">
              <w:tcPr>
                <w:tcW w:w="713"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7F44095C" w14:textId="77777777" w:rsidR="00B7216E" w:rsidRPr="00E43C43" w:rsidRDefault="00B7216E" w:rsidP="00B7216E">
            <w:pPr>
              <w:spacing w:before="0" w:beforeAutospacing="0" w:after="0" w:afterAutospacing="0" w:line="240" w:lineRule="auto"/>
              <w:jc w:val="center"/>
              <w:rPr>
                <w:ins w:id="279" w:author="Avi Cohen" w:date="2019-03-31T15:24:00Z"/>
                <w:rFonts w:ascii="Arial" w:eastAsia="Times New Roman" w:hAnsi="Arial" w:cs="Arial"/>
                <w:color w:val="000000"/>
                <w:sz w:val="24"/>
                <w:szCs w:val="24"/>
                <w:highlight w:val="yellow"/>
              </w:rPr>
            </w:pPr>
            <w:ins w:id="280" w:author="Avi Cohen" w:date="2019-03-31T15:24:00Z">
              <w:r w:rsidRPr="00E43C43">
                <w:rPr>
                  <w:rFonts w:ascii="Arial" w:eastAsia="Times New Roman" w:hAnsi="Arial" w:cs="Arial"/>
                  <w:color w:val="000000"/>
                  <w:sz w:val="24"/>
                  <w:szCs w:val="24"/>
                  <w:highlight w:val="yellow"/>
                  <w:rtl/>
                </w:rPr>
                <w:t>1</w:t>
              </w:r>
            </w:ins>
          </w:p>
        </w:tc>
        <w:tc>
          <w:tcPr>
            <w:tcW w:w="851" w:type="dxa"/>
            <w:tcBorders>
              <w:top w:val="nil"/>
              <w:left w:val="single" w:sz="4" w:space="0" w:color="auto"/>
              <w:bottom w:val="single" w:sz="4" w:space="0" w:color="auto"/>
              <w:right w:val="single" w:sz="4" w:space="0" w:color="auto"/>
            </w:tcBorders>
            <w:shd w:val="clear" w:color="auto" w:fill="auto"/>
            <w:noWrap/>
            <w:vAlign w:val="center"/>
            <w:hideMark/>
            <w:tcPrChange w:id="281" w:author="Avi Cohen" w:date="2019-03-31T15:31:00Z">
              <w:tcPr>
                <w:tcW w:w="851"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7028131E" w14:textId="77777777" w:rsidR="00B7216E" w:rsidRPr="00E43C43" w:rsidRDefault="00B7216E" w:rsidP="00B7216E">
            <w:pPr>
              <w:spacing w:before="0" w:beforeAutospacing="0" w:after="0" w:afterAutospacing="0" w:line="240" w:lineRule="auto"/>
              <w:jc w:val="center"/>
              <w:rPr>
                <w:ins w:id="282" w:author="Avi Cohen" w:date="2019-03-31T15:24:00Z"/>
                <w:rFonts w:ascii="Arial" w:eastAsia="Times New Roman" w:hAnsi="Arial" w:cs="Arial"/>
                <w:color w:val="000000"/>
                <w:sz w:val="24"/>
                <w:szCs w:val="24"/>
                <w:highlight w:val="yellow"/>
              </w:rPr>
            </w:pPr>
            <w:ins w:id="283" w:author="Avi Cohen" w:date="2019-03-31T15:24:00Z">
              <w:r w:rsidRPr="00E43C43">
                <w:rPr>
                  <w:rFonts w:ascii="Arial" w:eastAsia="Times New Roman" w:hAnsi="Arial" w:cs="Arial"/>
                  <w:color w:val="000000"/>
                  <w:sz w:val="24"/>
                  <w:szCs w:val="24"/>
                  <w:highlight w:val="yellow"/>
                  <w:rtl/>
                </w:rPr>
                <w:t>קומפ'</w:t>
              </w:r>
            </w:ins>
          </w:p>
        </w:tc>
        <w:tc>
          <w:tcPr>
            <w:tcW w:w="1417" w:type="dxa"/>
            <w:tcBorders>
              <w:top w:val="nil"/>
              <w:left w:val="single" w:sz="4" w:space="0" w:color="auto"/>
              <w:bottom w:val="single" w:sz="4" w:space="0" w:color="auto"/>
              <w:right w:val="single" w:sz="4" w:space="0" w:color="auto"/>
            </w:tcBorders>
            <w:shd w:val="clear" w:color="auto" w:fill="auto"/>
            <w:noWrap/>
            <w:vAlign w:val="center"/>
            <w:hideMark/>
            <w:tcPrChange w:id="284" w:author="Avi Cohen" w:date="2019-03-31T15:31:00Z">
              <w:tcPr>
                <w:tcW w:w="1417"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4C725A1D" w14:textId="77777777" w:rsidR="00B7216E" w:rsidRPr="00E43C43" w:rsidRDefault="00B7216E" w:rsidP="00B7216E">
            <w:pPr>
              <w:spacing w:before="0" w:beforeAutospacing="0" w:after="0" w:afterAutospacing="0" w:line="240" w:lineRule="auto"/>
              <w:jc w:val="center"/>
              <w:rPr>
                <w:ins w:id="285" w:author="Avi Cohen" w:date="2019-03-31T15:24:00Z"/>
                <w:rFonts w:ascii="Arial" w:eastAsia="Times New Roman" w:hAnsi="Arial" w:cs="Arial"/>
                <w:color w:val="000000"/>
                <w:sz w:val="24"/>
                <w:szCs w:val="24"/>
                <w:highlight w:val="yellow"/>
              </w:rPr>
            </w:pPr>
            <w:ins w:id="286" w:author="Avi Cohen" w:date="2019-03-31T15:24:00Z">
              <w:r w:rsidRPr="00E43C43">
                <w:rPr>
                  <w:rFonts w:ascii="Arial" w:eastAsia="Times New Roman" w:hAnsi="Arial" w:cs="Arial" w:hint="cs"/>
                  <w:color w:val="000000"/>
                  <w:sz w:val="24"/>
                  <w:szCs w:val="24"/>
                  <w:highlight w:val="yellow"/>
                  <w:rtl/>
                </w:rPr>
                <w:t>5,600 ₪</w:t>
              </w:r>
            </w:ins>
          </w:p>
        </w:tc>
        <w:tc>
          <w:tcPr>
            <w:tcW w:w="1559" w:type="dxa"/>
            <w:tcBorders>
              <w:top w:val="nil"/>
              <w:left w:val="single" w:sz="4" w:space="0" w:color="auto"/>
              <w:bottom w:val="single" w:sz="4" w:space="0" w:color="auto"/>
              <w:right w:val="single" w:sz="4" w:space="0" w:color="auto"/>
            </w:tcBorders>
            <w:shd w:val="clear" w:color="auto" w:fill="auto"/>
            <w:noWrap/>
            <w:vAlign w:val="center"/>
            <w:hideMark/>
            <w:tcPrChange w:id="287" w:author="Avi Cohen" w:date="2019-03-31T15:31:00Z">
              <w:tcPr>
                <w:tcW w:w="2694"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59F7D9E2" w14:textId="77777777" w:rsidR="00B7216E" w:rsidRPr="00694BAE" w:rsidRDefault="00B7216E" w:rsidP="00B7216E">
            <w:pPr>
              <w:spacing w:before="0" w:beforeAutospacing="0" w:after="0" w:afterAutospacing="0" w:line="240" w:lineRule="auto"/>
              <w:jc w:val="center"/>
              <w:rPr>
                <w:ins w:id="288" w:author="Avi Cohen" w:date="2019-03-31T15:24:00Z"/>
                <w:rFonts w:ascii="Arial" w:eastAsia="Times New Roman" w:hAnsi="Arial" w:cs="Arial"/>
                <w:color w:val="000000"/>
                <w:highlight w:val="yellow"/>
              </w:rPr>
            </w:pPr>
            <w:ins w:id="289" w:author="Avi Cohen" w:date="2019-03-31T15:24:00Z">
              <w:r w:rsidRPr="00694BAE">
                <w:rPr>
                  <w:rFonts w:ascii="Arial" w:eastAsia="Times New Roman" w:hAnsi="Arial" w:cs="Arial" w:hint="cs"/>
                  <w:color w:val="000000"/>
                  <w:highlight w:val="yellow"/>
                  <w:rtl/>
                </w:rPr>
                <w:t>5,600 ₪</w:t>
              </w:r>
            </w:ins>
          </w:p>
        </w:tc>
      </w:tr>
      <w:tr w:rsidR="00B7216E" w:rsidRPr="00694BAE" w14:paraId="3AC18CE3" w14:textId="77777777" w:rsidTr="00B7216E">
        <w:trPr>
          <w:trHeight w:val="285"/>
          <w:ins w:id="290" w:author="Avi Cohen" w:date="2019-03-31T15:24:00Z"/>
          <w:trPrChange w:id="291" w:author="Avi Cohen" w:date="2019-03-31T15:31:00Z">
            <w:trPr>
              <w:trHeight w:val="285"/>
            </w:trPr>
          </w:trPrChange>
        </w:trPr>
        <w:tc>
          <w:tcPr>
            <w:tcW w:w="1275" w:type="dxa"/>
            <w:tcBorders>
              <w:top w:val="nil"/>
              <w:left w:val="single" w:sz="4" w:space="0" w:color="auto"/>
              <w:bottom w:val="single" w:sz="4" w:space="0" w:color="auto"/>
              <w:right w:val="single" w:sz="4" w:space="0" w:color="auto"/>
            </w:tcBorders>
            <w:tcPrChange w:id="292" w:author="Avi Cohen" w:date="2019-03-31T15:31:00Z">
              <w:tcPr>
                <w:tcW w:w="987" w:type="dxa"/>
                <w:tcBorders>
                  <w:top w:val="nil"/>
                  <w:left w:val="single" w:sz="4" w:space="0" w:color="auto"/>
                  <w:bottom w:val="single" w:sz="4" w:space="0" w:color="auto"/>
                  <w:right w:val="single" w:sz="4" w:space="0" w:color="auto"/>
                </w:tcBorders>
              </w:tcPr>
            </w:tcPrChange>
          </w:tcPr>
          <w:p w14:paraId="722FD38E" w14:textId="77777777" w:rsidR="00B7216E" w:rsidRPr="00694BAE" w:rsidRDefault="00B7216E" w:rsidP="00B7216E">
            <w:pPr>
              <w:spacing w:before="0" w:beforeAutospacing="0" w:after="0" w:afterAutospacing="0" w:line="240" w:lineRule="auto"/>
              <w:jc w:val="center"/>
              <w:rPr>
                <w:ins w:id="293" w:author="Avi Cohen" w:date="2019-03-31T15:24:00Z"/>
                <w:rFonts w:ascii="Arial" w:eastAsia="Times New Roman" w:hAnsi="Arial" w:cs="Arial"/>
                <w:color w:val="000000"/>
                <w:highlight w:val="yellow"/>
                <w:rtl/>
              </w:rPr>
            </w:pPr>
            <w:ins w:id="294" w:author="Avi Cohen" w:date="2019-03-31T15:24:00Z">
              <w:r w:rsidRPr="00694BAE">
                <w:rPr>
                  <w:rFonts w:ascii="Arial" w:eastAsia="Times New Roman" w:hAnsi="Arial" w:cs="Arial" w:hint="cs"/>
                  <w:color w:val="000000"/>
                  <w:highlight w:val="yellow"/>
                  <w:rtl/>
                </w:rPr>
                <w:t>6</w:t>
              </w:r>
            </w:ins>
          </w:p>
        </w:tc>
        <w:tc>
          <w:tcPr>
            <w:tcW w:w="3257" w:type="dxa"/>
            <w:tcBorders>
              <w:top w:val="nil"/>
              <w:left w:val="single" w:sz="4" w:space="0" w:color="auto"/>
              <w:bottom w:val="single" w:sz="4" w:space="0" w:color="auto"/>
              <w:right w:val="single" w:sz="4" w:space="0" w:color="auto"/>
            </w:tcBorders>
            <w:shd w:val="clear" w:color="auto" w:fill="auto"/>
            <w:noWrap/>
            <w:vAlign w:val="center"/>
            <w:hideMark/>
            <w:tcPrChange w:id="295" w:author="Avi Cohen" w:date="2019-03-31T15:31:00Z">
              <w:tcPr>
                <w:tcW w:w="3686"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2FD3D517" w14:textId="77777777" w:rsidR="00B7216E" w:rsidRPr="00E43C43" w:rsidRDefault="00B7216E" w:rsidP="00B7216E">
            <w:pPr>
              <w:spacing w:before="0" w:beforeAutospacing="0" w:after="0" w:afterAutospacing="0" w:line="240" w:lineRule="auto"/>
              <w:rPr>
                <w:ins w:id="296" w:author="Avi Cohen" w:date="2019-03-31T15:24:00Z"/>
                <w:rFonts w:ascii="Arial" w:eastAsia="Times New Roman" w:hAnsi="Arial" w:cs="Arial"/>
                <w:color w:val="000000"/>
                <w:sz w:val="24"/>
                <w:szCs w:val="24"/>
                <w:highlight w:val="yellow"/>
              </w:rPr>
            </w:pPr>
            <w:ins w:id="297" w:author="Avi Cohen" w:date="2019-03-31T15:24:00Z">
              <w:r w:rsidRPr="00E43C43">
                <w:rPr>
                  <w:rFonts w:ascii="Arial" w:eastAsia="Times New Roman" w:hAnsi="Arial" w:cs="Arial"/>
                  <w:color w:val="000000"/>
                  <w:sz w:val="24"/>
                  <w:szCs w:val="24"/>
                  <w:highlight w:val="yellow"/>
                  <w:rtl/>
                </w:rPr>
                <w:t>הגדלה בגין שינויי שיווק</w:t>
              </w:r>
            </w:ins>
          </w:p>
        </w:tc>
        <w:tc>
          <w:tcPr>
            <w:tcW w:w="713" w:type="dxa"/>
            <w:tcBorders>
              <w:top w:val="nil"/>
              <w:left w:val="single" w:sz="4" w:space="0" w:color="auto"/>
              <w:bottom w:val="single" w:sz="4" w:space="0" w:color="auto"/>
              <w:right w:val="single" w:sz="4" w:space="0" w:color="auto"/>
            </w:tcBorders>
            <w:shd w:val="clear" w:color="auto" w:fill="auto"/>
            <w:noWrap/>
            <w:vAlign w:val="center"/>
            <w:hideMark/>
            <w:tcPrChange w:id="298" w:author="Avi Cohen" w:date="2019-03-31T15:31:00Z">
              <w:tcPr>
                <w:tcW w:w="713"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6CA29969" w14:textId="77777777" w:rsidR="00B7216E" w:rsidRPr="00E43C43" w:rsidRDefault="00B7216E" w:rsidP="00B7216E">
            <w:pPr>
              <w:spacing w:before="0" w:beforeAutospacing="0" w:after="0" w:afterAutospacing="0" w:line="240" w:lineRule="auto"/>
              <w:jc w:val="center"/>
              <w:rPr>
                <w:ins w:id="299" w:author="Avi Cohen" w:date="2019-03-31T15:24:00Z"/>
                <w:rFonts w:ascii="Arial" w:eastAsia="Times New Roman" w:hAnsi="Arial" w:cs="Arial"/>
                <w:color w:val="000000"/>
                <w:sz w:val="24"/>
                <w:szCs w:val="24"/>
                <w:highlight w:val="yellow"/>
              </w:rPr>
            </w:pPr>
            <w:ins w:id="300" w:author="Avi Cohen" w:date="2019-03-31T15:24:00Z">
              <w:r w:rsidRPr="00E43C43">
                <w:rPr>
                  <w:rFonts w:ascii="Arial" w:eastAsia="Times New Roman" w:hAnsi="Arial" w:cs="Arial"/>
                  <w:color w:val="000000"/>
                  <w:sz w:val="24"/>
                  <w:szCs w:val="24"/>
                  <w:highlight w:val="yellow"/>
                  <w:rtl/>
                </w:rPr>
                <w:t>1</w:t>
              </w:r>
            </w:ins>
          </w:p>
        </w:tc>
        <w:tc>
          <w:tcPr>
            <w:tcW w:w="851" w:type="dxa"/>
            <w:tcBorders>
              <w:top w:val="nil"/>
              <w:left w:val="single" w:sz="4" w:space="0" w:color="auto"/>
              <w:bottom w:val="single" w:sz="4" w:space="0" w:color="auto"/>
              <w:right w:val="single" w:sz="4" w:space="0" w:color="auto"/>
            </w:tcBorders>
            <w:shd w:val="clear" w:color="auto" w:fill="auto"/>
            <w:noWrap/>
            <w:vAlign w:val="center"/>
            <w:hideMark/>
            <w:tcPrChange w:id="301" w:author="Avi Cohen" w:date="2019-03-31T15:31:00Z">
              <w:tcPr>
                <w:tcW w:w="851"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34E44AFB" w14:textId="77777777" w:rsidR="00B7216E" w:rsidRPr="00E43C43" w:rsidRDefault="00B7216E" w:rsidP="00B7216E">
            <w:pPr>
              <w:spacing w:before="0" w:beforeAutospacing="0" w:after="0" w:afterAutospacing="0" w:line="240" w:lineRule="auto"/>
              <w:jc w:val="center"/>
              <w:rPr>
                <w:ins w:id="302" w:author="Avi Cohen" w:date="2019-03-31T15:24:00Z"/>
                <w:rFonts w:ascii="Arial" w:eastAsia="Times New Roman" w:hAnsi="Arial" w:cs="Arial"/>
                <w:color w:val="000000"/>
                <w:sz w:val="24"/>
                <w:szCs w:val="24"/>
                <w:highlight w:val="yellow"/>
              </w:rPr>
            </w:pPr>
            <w:ins w:id="303" w:author="Avi Cohen" w:date="2019-03-31T15:24:00Z">
              <w:r w:rsidRPr="00E43C43">
                <w:rPr>
                  <w:rFonts w:ascii="Arial" w:eastAsia="Times New Roman" w:hAnsi="Arial" w:cs="Arial"/>
                  <w:color w:val="000000"/>
                  <w:sz w:val="24"/>
                  <w:szCs w:val="24"/>
                  <w:highlight w:val="yellow"/>
                  <w:rtl/>
                </w:rPr>
                <w:t>קומפ'</w:t>
              </w:r>
            </w:ins>
          </w:p>
        </w:tc>
        <w:tc>
          <w:tcPr>
            <w:tcW w:w="1417" w:type="dxa"/>
            <w:tcBorders>
              <w:top w:val="nil"/>
              <w:left w:val="single" w:sz="4" w:space="0" w:color="auto"/>
              <w:bottom w:val="single" w:sz="4" w:space="0" w:color="auto"/>
              <w:right w:val="single" w:sz="4" w:space="0" w:color="auto"/>
            </w:tcBorders>
            <w:shd w:val="clear" w:color="auto" w:fill="auto"/>
            <w:noWrap/>
            <w:vAlign w:val="center"/>
            <w:hideMark/>
            <w:tcPrChange w:id="304" w:author="Avi Cohen" w:date="2019-03-31T15:31:00Z">
              <w:tcPr>
                <w:tcW w:w="1417"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351D4026" w14:textId="77777777" w:rsidR="00B7216E" w:rsidRPr="00E43C43" w:rsidRDefault="00B7216E" w:rsidP="00B7216E">
            <w:pPr>
              <w:spacing w:before="0" w:beforeAutospacing="0" w:after="0" w:afterAutospacing="0" w:line="240" w:lineRule="auto"/>
              <w:jc w:val="center"/>
              <w:rPr>
                <w:ins w:id="305" w:author="Avi Cohen" w:date="2019-03-31T15:24:00Z"/>
                <w:rFonts w:ascii="Arial" w:eastAsia="Times New Roman" w:hAnsi="Arial" w:cs="Arial"/>
                <w:color w:val="000000"/>
                <w:sz w:val="24"/>
                <w:szCs w:val="24"/>
                <w:highlight w:val="yellow"/>
              </w:rPr>
            </w:pPr>
            <w:ins w:id="306" w:author="Avi Cohen" w:date="2019-03-31T15:24:00Z">
              <w:r w:rsidRPr="00E43C43">
                <w:rPr>
                  <w:rFonts w:ascii="Arial" w:eastAsia="Times New Roman" w:hAnsi="Arial" w:cs="Arial" w:hint="cs"/>
                  <w:color w:val="000000"/>
                  <w:sz w:val="24"/>
                  <w:szCs w:val="24"/>
                  <w:highlight w:val="yellow"/>
                  <w:rtl/>
                </w:rPr>
                <w:t>24,344 ₪</w:t>
              </w:r>
            </w:ins>
          </w:p>
        </w:tc>
        <w:tc>
          <w:tcPr>
            <w:tcW w:w="1559" w:type="dxa"/>
            <w:tcBorders>
              <w:top w:val="nil"/>
              <w:left w:val="single" w:sz="4" w:space="0" w:color="auto"/>
              <w:bottom w:val="single" w:sz="4" w:space="0" w:color="auto"/>
              <w:right w:val="single" w:sz="4" w:space="0" w:color="auto"/>
            </w:tcBorders>
            <w:shd w:val="clear" w:color="auto" w:fill="auto"/>
            <w:noWrap/>
            <w:vAlign w:val="center"/>
            <w:hideMark/>
            <w:tcPrChange w:id="307" w:author="Avi Cohen" w:date="2019-03-31T15:31:00Z">
              <w:tcPr>
                <w:tcW w:w="2694"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3E32B7CA" w14:textId="77777777" w:rsidR="00B7216E" w:rsidRPr="00694BAE" w:rsidRDefault="00B7216E" w:rsidP="00B7216E">
            <w:pPr>
              <w:spacing w:before="0" w:beforeAutospacing="0" w:after="0" w:afterAutospacing="0" w:line="240" w:lineRule="auto"/>
              <w:jc w:val="center"/>
              <w:rPr>
                <w:ins w:id="308" w:author="Avi Cohen" w:date="2019-03-31T15:24:00Z"/>
                <w:rFonts w:ascii="Arial" w:eastAsia="Times New Roman" w:hAnsi="Arial" w:cs="Arial"/>
                <w:color w:val="000000"/>
                <w:highlight w:val="yellow"/>
              </w:rPr>
            </w:pPr>
            <w:ins w:id="309" w:author="Avi Cohen" w:date="2019-03-31T15:24:00Z">
              <w:r w:rsidRPr="00694BAE">
                <w:rPr>
                  <w:rFonts w:ascii="Arial" w:eastAsia="Times New Roman" w:hAnsi="Arial" w:cs="Arial" w:hint="cs"/>
                  <w:color w:val="000000"/>
                  <w:highlight w:val="yellow"/>
                  <w:rtl/>
                </w:rPr>
                <w:t>24,344 ₪</w:t>
              </w:r>
            </w:ins>
          </w:p>
        </w:tc>
      </w:tr>
      <w:tr w:rsidR="00B7216E" w:rsidRPr="00694BAE" w14:paraId="77032EC4" w14:textId="77777777" w:rsidTr="00B7216E">
        <w:trPr>
          <w:trHeight w:val="570"/>
          <w:ins w:id="310" w:author="Avi Cohen" w:date="2019-03-31T15:24:00Z"/>
          <w:trPrChange w:id="311" w:author="Avi Cohen" w:date="2019-03-31T15:31:00Z">
            <w:trPr>
              <w:trHeight w:val="570"/>
            </w:trPr>
          </w:trPrChange>
        </w:trPr>
        <w:tc>
          <w:tcPr>
            <w:tcW w:w="1275" w:type="dxa"/>
            <w:tcBorders>
              <w:top w:val="nil"/>
              <w:left w:val="single" w:sz="4" w:space="0" w:color="auto"/>
              <w:bottom w:val="single" w:sz="4" w:space="0" w:color="auto"/>
              <w:right w:val="single" w:sz="4" w:space="0" w:color="auto"/>
            </w:tcBorders>
            <w:tcPrChange w:id="312" w:author="Avi Cohen" w:date="2019-03-31T15:31:00Z">
              <w:tcPr>
                <w:tcW w:w="987" w:type="dxa"/>
                <w:tcBorders>
                  <w:top w:val="nil"/>
                  <w:left w:val="single" w:sz="4" w:space="0" w:color="auto"/>
                  <w:bottom w:val="single" w:sz="4" w:space="0" w:color="auto"/>
                  <w:right w:val="single" w:sz="4" w:space="0" w:color="auto"/>
                </w:tcBorders>
              </w:tcPr>
            </w:tcPrChange>
          </w:tcPr>
          <w:p w14:paraId="2E46A566" w14:textId="77777777" w:rsidR="00B7216E" w:rsidRPr="00694BAE" w:rsidRDefault="00B7216E" w:rsidP="00B7216E">
            <w:pPr>
              <w:spacing w:before="0" w:beforeAutospacing="0" w:after="0" w:afterAutospacing="0" w:line="240" w:lineRule="auto"/>
              <w:jc w:val="center"/>
              <w:rPr>
                <w:ins w:id="313" w:author="Avi Cohen" w:date="2019-03-31T15:24:00Z"/>
                <w:rFonts w:ascii="Arial" w:eastAsia="Times New Roman" w:hAnsi="Arial" w:cs="Arial"/>
                <w:color w:val="000000"/>
                <w:highlight w:val="yellow"/>
                <w:rtl/>
              </w:rPr>
            </w:pPr>
            <w:ins w:id="314" w:author="Avi Cohen" w:date="2019-03-31T15:24:00Z">
              <w:r w:rsidRPr="00694BAE">
                <w:rPr>
                  <w:rFonts w:ascii="Arial" w:eastAsia="Times New Roman" w:hAnsi="Arial" w:cs="Arial" w:hint="cs"/>
                  <w:color w:val="000000"/>
                  <w:highlight w:val="yellow"/>
                  <w:rtl/>
                </w:rPr>
                <w:t>7</w:t>
              </w:r>
            </w:ins>
          </w:p>
        </w:tc>
        <w:tc>
          <w:tcPr>
            <w:tcW w:w="3257" w:type="dxa"/>
            <w:tcBorders>
              <w:top w:val="nil"/>
              <w:left w:val="single" w:sz="4" w:space="0" w:color="auto"/>
              <w:bottom w:val="single" w:sz="4" w:space="0" w:color="auto"/>
              <w:right w:val="single" w:sz="4" w:space="0" w:color="auto"/>
            </w:tcBorders>
            <w:shd w:val="clear" w:color="auto" w:fill="auto"/>
            <w:vAlign w:val="center"/>
            <w:hideMark/>
            <w:tcPrChange w:id="315" w:author="Avi Cohen" w:date="2019-03-31T15:31:00Z">
              <w:tcPr>
                <w:tcW w:w="3686" w:type="dxa"/>
                <w:gridSpan w:val="2"/>
                <w:tcBorders>
                  <w:top w:val="nil"/>
                  <w:left w:val="single" w:sz="4" w:space="0" w:color="auto"/>
                  <w:bottom w:val="single" w:sz="4" w:space="0" w:color="auto"/>
                  <w:right w:val="single" w:sz="4" w:space="0" w:color="auto"/>
                </w:tcBorders>
                <w:shd w:val="clear" w:color="auto" w:fill="auto"/>
                <w:vAlign w:val="center"/>
                <w:hideMark/>
              </w:tcPr>
            </w:tcPrChange>
          </w:tcPr>
          <w:p w14:paraId="67441816" w14:textId="77777777" w:rsidR="00B7216E" w:rsidRPr="00E43C43" w:rsidRDefault="00B7216E" w:rsidP="00B7216E">
            <w:pPr>
              <w:spacing w:before="0" w:beforeAutospacing="0" w:after="0" w:afterAutospacing="0" w:line="240" w:lineRule="auto"/>
              <w:rPr>
                <w:ins w:id="316" w:author="Avi Cohen" w:date="2019-03-31T15:24:00Z"/>
                <w:rFonts w:ascii="Arial" w:eastAsia="Times New Roman" w:hAnsi="Arial" w:cs="Arial"/>
                <w:color w:val="000000"/>
                <w:sz w:val="24"/>
                <w:szCs w:val="24"/>
                <w:highlight w:val="yellow"/>
              </w:rPr>
            </w:pPr>
            <w:ins w:id="317" w:author="Avi Cohen" w:date="2019-03-31T15:24:00Z">
              <w:r w:rsidRPr="00E43C43">
                <w:rPr>
                  <w:rFonts w:ascii="Arial" w:eastAsia="Times New Roman" w:hAnsi="Arial" w:cs="Arial"/>
                  <w:color w:val="000000"/>
                  <w:sz w:val="24"/>
                  <w:szCs w:val="24"/>
                  <w:highlight w:val="yellow"/>
                  <w:rtl/>
                </w:rPr>
                <w:t>הגדלה בגין השוואת מפרטי סטנדרט לדירות מפונים</w:t>
              </w:r>
            </w:ins>
          </w:p>
        </w:tc>
        <w:tc>
          <w:tcPr>
            <w:tcW w:w="713" w:type="dxa"/>
            <w:tcBorders>
              <w:top w:val="nil"/>
              <w:left w:val="single" w:sz="4" w:space="0" w:color="auto"/>
              <w:bottom w:val="single" w:sz="4" w:space="0" w:color="auto"/>
              <w:right w:val="single" w:sz="4" w:space="0" w:color="auto"/>
            </w:tcBorders>
            <w:shd w:val="clear" w:color="auto" w:fill="auto"/>
            <w:noWrap/>
            <w:vAlign w:val="center"/>
            <w:hideMark/>
            <w:tcPrChange w:id="318" w:author="Avi Cohen" w:date="2019-03-31T15:31:00Z">
              <w:tcPr>
                <w:tcW w:w="713"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3A5D029F" w14:textId="77777777" w:rsidR="00B7216E" w:rsidRPr="00E43C43" w:rsidRDefault="00B7216E" w:rsidP="00B7216E">
            <w:pPr>
              <w:spacing w:before="0" w:beforeAutospacing="0" w:after="0" w:afterAutospacing="0" w:line="240" w:lineRule="auto"/>
              <w:jc w:val="center"/>
              <w:rPr>
                <w:ins w:id="319" w:author="Avi Cohen" w:date="2019-03-31T15:24:00Z"/>
                <w:rFonts w:ascii="Arial" w:eastAsia="Times New Roman" w:hAnsi="Arial" w:cs="Arial"/>
                <w:color w:val="000000"/>
                <w:sz w:val="24"/>
                <w:szCs w:val="24"/>
                <w:highlight w:val="yellow"/>
              </w:rPr>
            </w:pPr>
            <w:ins w:id="320" w:author="Avi Cohen" w:date="2019-03-31T15:24:00Z">
              <w:r w:rsidRPr="00E43C43">
                <w:rPr>
                  <w:rFonts w:ascii="Arial" w:eastAsia="Times New Roman" w:hAnsi="Arial" w:cs="Arial"/>
                  <w:color w:val="000000"/>
                  <w:sz w:val="24"/>
                  <w:szCs w:val="24"/>
                  <w:highlight w:val="yellow"/>
                  <w:rtl/>
                </w:rPr>
                <w:t>1</w:t>
              </w:r>
            </w:ins>
          </w:p>
        </w:tc>
        <w:tc>
          <w:tcPr>
            <w:tcW w:w="851" w:type="dxa"/>
            <w:tcBorders>
              <w:top w:val="nil"/>
              <w:left w:val="single" w:sz="4" w:space="0" w:color="auto"/>
              <w:bottom w:val="single" w:sz="4" w:space="0" w:color="auto"/>
              <w:right w:val="single" w:sz="4" w:space="0" w:color="auto"/>
            </w:tcBorders>
            <w:shd w:val="clear" w:color="auto" w:fill="auto"/>
            <w:noWrap/>
            <w:vAlign w:val="center"/>
            <w:hideMark/>
            <w:tcPrChange w:id="321" w:author="Avi Cohen" w:date="2019-03-31T15:31:00Z">
              <w:tcPr>
                <w:tcW w:w="851"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1D3A668E" w14:textId="77777777" w:rsidR="00B7216E" w:rsidRPr="00E43C43" w:rsidRDefault="00B7216E" w:rsidP="00B7216E">
            <w:pPr>
              <w:spacing w:before="0" w:beforeAutospacing="0" w:after="0" w:afterAutospacing="0" w:line="240" w:lineRule="auto"/>
              <w:jc w:val="center"/>
              <w:rPr>
                <w:ins w:id="322" w:author="Avi Cohen" w:date="2019-03-31T15:24:00Z"/>
                <w:rFonts w:ascii="Arial" w:eastAsia="Times New Roman" w:hAnsi="Arial" w:cs="Arial"/>
                <w:color w:val="000000"/>
                <w:sz w:val="24"/>
                <w:szCs w:val="24"/>
                <w:highlight w:val="yellow"/>
              </w:rPr>
            </w:pPr>
            <w:ins w:id="323" w:author="Avi Cohen" w:date="2019-03-31T15:24:00Z">
              <w:r w:rsidRPr="00E43C43">
                <w:rPr>
                  <w:rFonts w:ascii="Arial" w:eastAsia="Times New Roman" w:hAnsi="Arial" w:cs="Arial"/>
                  <w:color w:val="000000"/>
                  <w:sz w:val="24"/>
                  <w:szCs w:val="24"/>
                  <w:highlight w:val="yellow"/>
                  <w:rtl/>
                </w:rPr>
                <w:t>קומפ'</w:t>
              </w:r>
            </w:ins>
          </w:p>
        </w:tc>
        <w:tc>
          <w:tcPr>
            <w:tcW w:w="1417" w:type="dxa"/>
            <w:tcBorders>
              <w:top w:val="nil"/>
              <w:left w:val="single" w:sz="4" w:space="0" w:color="auto"/>
              <w:bottom w:val="single" w:sz="4" w:space="0" w:color="auto"/>
              <w:right w:val="single" w:sz="4" w:space="0" w:color="auto"/>
            </w:tcBorders>
            <w:shd w:val="clear" w:color="auto" w:fill="auto"/>
            <w:noWrap/>
            <w:vAlign w:val="center"/>
            <w:hideMark/>
            <w:tcPrChange w:id="324" w:author="Avi Cohen" w:date="2019-03-31T15:31:00Z">
              <w:tcPr>
                <w:tcW w:w="1417"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47D126D" w14:textId="77777777" w:rsidR="00B7216E" w:rsidRPr="00E43C43" w:rsidRDefault="00B7216E" w:rsidP="00B7216E">
            <w:pPr>
              <w:spacing w:before="0" w:beforeAutospacing="0" w:after="0" w:afterAutospacing="0" w:line="240" w:lineRule="auto"/>
              <w:jc w:val="center"/>
              <w:rPr>
                <w:ins w:id="325" w:author="Avi Cohen" w:date="2019-03-31T15:24:00Z"/>
                <w:rFonts w:ascii="Arial" w:eastAsia="Times New Roman" w:hAnsi="Arial" w:cs="Arial"/>
                <w:color w:val="000000"/>
                <w:sz w:val="24"/>
                <w:szCs w:val="24"/>
                <w:highlight w:val="yellow"/>
              </w:rPr>
            </w:pPr>
            <w:ins w:id="326" w:author="Avi Cohen" w:date="2019-03-31T15:24:00Z">
              <w:r w:rsidRPr="00E43C43">
                <w:rPr>
                  <w:rFonts w:ascii="Arial" w:eastAsia="Times New Roman" w:hAnsi="Arial" w:cs="Arial" w:hint="cs"/>
                  <w:color w:val="000000"/>
                  <w:sz w:val="24"/>
                  <w:szCs w:val="24"/>
                  <w:highlight w:val="yellow"/>
                  <w:rtl/>
                </w:rPr>
                <w:t>6,960 ₪</w:t>
              </w:r>
            </w:ins>
          </w:p>
        </w:tc>
        <w:tc>
          <w:tcPr>
            <w:tcW w:w="1559" w:type="dxa"/>
            <w:tcBorders>
              <w:top w:val="nil"/>
              <w:left w:val="single" w:sz="4" w:space="0" w:color="auto"/>
              <w:bottom w:val="single" w:sz="4" w:space="0" w:color="auto"/>
              <w:right w:val="single" w:sz="4" w:space="0" w:color="auto"/>
            </w:tcBorders>
            <w:shd w:val="clear" w:color="auto" w:fill="auto"/>
            <w:noWrap/>
            <w:vAlign w:val="center"/>
            <w:hideMark/>
            <w:tcPrChange w:id="327" w:author="Avi Cohen" w:date="2019-03-31T15:31:00Z">
              <w:tcPr>
                <w:tcW w:w="2694"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2D38CC52" w14:textId="77777777" w:rsidR="00B7216E" w:rsidRPr="00694BAE" w:rsidRDefault="00B7216E" w:rsidP="00B7216E">
            <w:pPr>
              <w:spacing w:before="0" w:beforeAutospacing="0" w:after="0" w:afterAutospacing="0" w:line="240" w:lineRule="auto"/>
              <w:jc w:val="center"/>
              <w:rPr>
                <w:ins w:id="328" w:author="Avi Cohen" w:date="2019-03-31T15:24:00Z"/>
                <w:rFonts w:ascii="Arial" w:eastAsia="Times New Roman" w:hAnsi="Arial" w:cs="Arial"/>
                <w:color w:val="000000"/>
                <w:highlight w:val="yellow"/>
              </w:rPr>
            </w:pPr>
            <w:ins w:id="329" w:author="Avi Cohen" w:date="2019-03-31T15:24:00Z">
              <w:r w:rsidRPr="00694BAE">
                <w:rPr>
                  <w:rFonts w:ascii="Arial" w:eastAsia="Times New Roman" w:hAnsi="Arial" w:cs="Arial" w:hint="cs"/>
                  <w:color w:val="000000"/>
                  <w:highlight w:val="yellow"/>
                  <w:rtl/>
                </w:rPr>
                <w:t>6,960 ₪</w:t>
              </w:r>
            </w:ins>
          </w:p>
        </w:tc>
      </w:tr>
      <w:tr w:rsidR="00B7216E" w:rsidRPr="00694BAE" w14:paraId="06F65BE6" w14:textId="77777777" w:rsidTr="00B7216E">
        <w:trPr>
          <w:trHeight w:val="300"/>
          <w:ins w:id="330" w:author="Avi Cohen" w:date="2019-03-31T15:24:00Z"/>
          <w:trPrChange w:id="331" w:author="Avi Cohen" w:date="2019-03-31T15:31:00Z">
            <w:trPr>
              <w:trHeight w:val="300"/>
            </w:trPr>
          </w:trPrChange>
        </w:trPr>
        <w:tc>
          <w:tcPr>
            <w:tcW w:w="1275" w:type="dxa"/>
            <w:tcBorders>
              <w:top w:val="nil"/>
              <w:left w:val="single" w:sz="4" w:space="0" w:color="auto"/>
              <w:bottom w:val="single" w:sz="4" w:space="0" w:color="auto"/>
              <w:right w:val="single" w:sz="4" w:space="0" w:color="auto"/>
            </w:tcBorders>
            <w:tcPrChange w:id="332" w:author="Avi Cohen" w:date="2019-03-31T15:31:00Z">
              <w:tcPr>
                <w:tcW w:w="987" w:type="dxa"/>
                <w:tcBorders>
                  <w:top w:val="nil"/>
                  <w:left w:val="single" w:sz="4" w:space="0" w:color="auto"/>
                  <w:bottom w:val="single" w:sz="4" w:space="0" w:color="auto"/>
                  <w:right w:val="single" w:sz="4" w:space="0" w:color="auto"/>
                </w:tcBorders>
              </w:tcPr>
            </w:tcPrChange>
          </w:tcPr>
          <w:p w14:paraId="50261242" w14:textId="77777777" w:rsidR="00B7216E" w:rsidRPr="00694BAE" w:rsidRDefault="00B7216E" w:rsidP="00B7216E">
            <w:pPr>
              <w:spacing w:before="0" w:beforeAutospacing="0" w:after="0" w:afterAutospacing="0" w:line="240" w:lineRule="auto"/>
              <w:jc w:val="center"/>
              <w:rPr>
                <w:ins w:id="333" w:author="Avi Cohen" w:date="2019-03-31T15:24:00Z"/>
                <w:rFonts w:ascii="Arial" w:eastAsia="Times New Roman" w:hAnsi="Arial" w:cs="Arial"/>
                <w:color w:val="000000"/>
                <w:highlight w:val="yellow"/>
                <w:rtl/>
              </w:rPr>
            </w:pPr>
            <w:ins w:id="334" w:author="Avi Cohen" w:date="2019-03-31T15:24:00Z">
              <w:r w:rsidRPr="00694BAE">
                <w:rPr>
                  <w:rFonts w:ascii="Arial" w:eastAsia="Times New Roman" w:hAnsi="Arial" w:cs="Arial" w:hint="cs"/>
                  <w:color w:val="000000"/>
                  <w:highlight w:val="yellow"/>
                  <w:rtl/>
                </w:rPr>
                <w:t>8</w:t>
              </w:r>
            </w:ins>
          </w:p>
        </w:tc>
        <w:tc>
          <w:tcPr>
            <w:tcW w:w="3257" w:type="dxa"/>
            <w:tcBorders>
              <w:top w:val="nil"/>
              <w:left w:val="single" w:sz="4" w:space="0" w:color="auto"/>
              <w:bottom w:val="single" w:sz="4" w:space="0" w:color="auto"/>
              <w:right w:val="single" w:sz="4" w:space="0" w:color="auto"/>
            </w:tcBorders>
            <w:shd w:val="clear" w:color="auto" w:fill="auto"/>
            <w:noWrap/>
            <w:vAlign w:val="center"/>
            <w:hideMark/>
            <w:tcPrChange w:id="335" w:author="Avi Cohen" w:date="2019-03-31T15:31:00Z">
              <w:tcPr>
                <w:tcW w:w="3686"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5F974DF5" w14:textId="77777777" w:rsidR="00B7216E" w:rsidRPr="00E43C43" w:rsidRDefault="00B7216E" w:rsidP="00B7216E">
            <w:pPr>
              <w:spacing w:before="0" w:beforeAutospacing="0" w:after="0" w:afterAutospacing="0" w:line="240" w:lineRule="auto"/>
              <w:rPr>
                <w:ins w:id="336" w:author="Avi Cohen" w:date="2019-03-31T15:24:00Z"/>
                <w:rFonts w:ascii="Arial" w:eastAsia="Times New Roman" w:hAnsi="Arial" w:cs="Arial"/>
                <w:color w:val="000000"/>
                <w:sz w:val="24"/>
                <w:szCs w:val="24"/>
                <w:highlight w:val="yellow"/>
              </w:rPr>
            </w:pPr>
            <w:ins w:id="337" w:author="Avi Cohen" w:date="2019-03-31T15:24:00Z">
              <w:r w:rsidRPr="00E43C43">
                <w:rPr>
                  <w:rFonts w:ascii="Arial" w:eastAsia="Times New Roman" w:hAnsi="Arial" w:cs="Arial"/>
                  <w:color w:val="000000"/>
                  <w:sz w:val="24"/>
                  <w:szCs w:val="24"/>
                  <w:highlight w:val="yellow"/>
                  <w:rtl/>
                </w:rPr>
                <w:t>הגדלה בגין עדכוני משרד מכירות</w:t>
              </w:r>
            </w:ins>
          </w:p>
        </w:tc>
        <w:tc>
          <w:tcPr>
            <w:tcW w:w="713" w:type="dxa"/>
            <w:tcBorders>
              <w:top w:val="nil"/>
              <w:left w:val="single" w:sz="4" w:space="0" w:color="auto"/>
              <w:bottom w:val="single" w:sz="4" w:space="0" w:color="auto"/>
              <w:right w:val="single" w:sz="4" w:space="0" w:color="auto"/>
            </w:tcBorders>
            <w:shd w:val="clear" w:color="auto" w:fill="auto"/>
            <w:noWrap/>
            <w:vAlign w:val="center"/>
            <w:hideMark/>
            <w:tcPrChange w:id="338" w:author="Avi Cohen" w:date="2019-03-31T15:31:00Z">
              <w:tcPr>
                <w:tcW w:w="713"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4A96A3FE" w14:textId="77777777" w:rsidR="00B7216E" w:rsidRPr="00E43C43" w:rsidRDefault="00B7216E" w:rsidP="00B7216E">
            <w:pPr>
              <w:spacing w:before="0" w:beforeAutospacing="0" w:after="0" w:afterAutospacing="0" w:line="240" w:lineRule="auto"/>
              <w:jc w:val="center"/>
              <w:rPr>
                <w:ins w:id="339" w:author="Avi Cohen" w:date="2019-03-31T15:24:00Z"/>
                <w:rFonts w:ascii="Arial" w:eastAsia="Times New Roman" w:hAnsi="Arial" w:cs="Arial"/>
                <w:color w:val="000000"/>
                <w:sz w:val="24"/>
                <w:szCs w:val="24"/>
                <w:highlight w:val="yellow"/>
              </w:rPr>
            </w:pPr>
            <w:ins w:id="340" w:author="Avi Cohen" w:date="2019-03-31T15:24:00Z">
              <w:r w:rsidRPr="00E43C43">
                <w:rPr>
                  <w:rFonts w:ascii="Arial" w:eastAsia="Times New Roman" w:hAnsi="Arial" w:cs="Arial"/>
                  <w:color w:val="000000"/>
                  <w:sz w:val="24"/>
                  <w:szCs w:val="24"/>
                  <w:highlight w:val="yellow"/>
                  <w:rtl/>
                </w:rPr>
                <w:t>1</w:t>
              </w:r>
            </w:ins>
          </w:p>
        </w:tc>
        <w:tc>
          <w:tcPr>
            <w:tcW w:w="851" w:type="dxa"/>
            <w:tcBorders>
              <w:top w:val="nil"/>
              <w:left w:val="single" w:sz="4" w:space="0" w:color="auto"/>
              <w:bottom w:val="single" w:sz="4" w:space="0" w:color="auto"/>
              <w:right w:val="single" w:sz="4" w:space="0" w:color="auto"/>
            </w:tcBorders>
            <w:shd w:val="clear" w:color="auto" w:fill="auto"/>
            <w:noWrap/>
            <w:vAlign w:val="center"/>
            <w:hideMark/>
            <w:tcPrChange w:id="341" w:author="Avi Cohen" w:date="2019-03-31T15:31:00Z">
              <w:tcPr>
                <w:tcW w:w="851"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101E2802" w14:textId="77777777" w:rsidR="00B7216E" w:rsidRPr="00E43C43" w:rsidRDefault="00B7216E" w:rsidP="00B7216E">
            <w:pPr>
              <w:spacing w:before="0" w:beforeAutospacing="0" w:after="0" w:afterAutospacing="0" w:line="240" w:lineRule="auto"/>
              <w:jc w:val="center"/>
              <w:rPr>
                <w:ins w:id="342" w:author="Avi Cohen" w:date="2019-03-31T15:24:00Z"/>
                <w:rFonts w:ascii="Arial" w:eastAsia="Times New Roman" w:hAnsi="Arial" w:cs="Arial"/>
                <w:color w:val="000000"/>
                <w:sz w:val="24"/>
                <w:szCs w:val="24"/>
                <w:highlight w:val="yellow"/>
              </w:rPr>
            </w:pPr>
            <w:ins w:id="343" w:author="Avi Cohen" w:date="2019-03-31T15:24:00Z">
              <w:r w:rsidRPr="00E43C43">
                <w:rPr>
                  <w:rFonts w:ascii="Arial" w:eastAsia="Times New Roman" w:hAnsi="Arial" w:cs="Arial"/>
                  <w:color w:val="000000"/>
                  <w:sz w:val="24"/>
                  <w:szCs w:val="24"/>
                  <w:highlight w:val="yellow"/>
                  <w:rtl/>
                </w:rPr>
                <w:t>קומפ'</w:t>
              </w:r>
            </w:ins>
          </w:p>
        </w:tc>
        <w:tc>
          <w:tcPr>
            <w:tcW w:w="1417" w:type="dxa"/>
            <w:tcBorders>
              <w:top w:val="nil"/>
              <w:left w:val="single" w:sz="4" w:space="0" w:color="auto"/>
              <w:bottom w:val="single" w:sz="4" w:space="0" w:color="auto"/>
              <w:right w:val="single" w:sz="4" w:space="0" w:color="auto"/>
            </w:tcBorders>
            <w:shd w:val="clear" w:color="auto" w:fill="auto"/>
            <w:noWrap/>
            <w:vAlign w:val="center"/>
            <w:hideMark/>
            <w:tcPrChange w:id="344" w:author="Avi Cohen" w:date="2019-03-31T15:31:00Z">
              <w:tcPr>
                <w:tcW w:w="1417" w:type="dxa"/>
                <w:tcBorders>
                  <w:top w:val="nil"/>
                  <w:left w:val="single" w:sz="4" w:space="0" w:color="auto"/>
                  <w:bottom w:val="single" w:sz="4" w:space="0" w:color="auto"/>
                  <w:right w:val="single" w:sz="4" w:space="0" w:color="auto"/>
                </w:tcBorders>
                <w:shd w:val="clear" w:color="auto" w:fill="auto"/>
                <w:noWrap/>
                <w:vAlign w:val="center"/>
                <w:hideMark/>
              </w:tcPr>
            </w:tcPrChange>
          </w:tcPr>
          <w:p w14:paraId="6FF19B4E" w14:textId="77777777" w:rsidR="00B7216E" w:rsidRPr="00E43C43" w:rsidRDefault="00B7216E" w:rsidP="00B7216E">
            <w:pPr>
              <w:spacing w:before="0" w:beforeAutospacing="0" w:after="0" w:afterAutospacing="0" w:line="240" w:lineRule="auto"/>
              <w:jc w:val="center"/>
              <w:rPr>
                <w:ins w:id="345" w:author="Avi Cohen" w:date="2019-03-31T15:24:00Z"/>
                <w:rFonts w:ascii="Arial" w:eastAsia="Times New Roman" w:hAnsi="Arial" w:cs="Arial"/>
                <w:color w:val="000000"/>
                <w:sz w:val="24"/>
                <w:szCs w:val="24"/>
                <w:highlight w:val="yellow"/>
              </w:rPr>
            </w:pPr>
            <w:ins w:id="346" w:author="Avi Cohen" w:date="2019-03-31T15:24:00Z">
              <w:r w:rsidRPr="00E43C43">
                <w:rPr>
                  <w:rFonts w:ascii="Arial" w:eastAsia="Times New Roman" w:hAnsi="Arial" w:cs="Arial" w:hint="cs"/>
                  <w:color w:val="000000"/>
                  <w:sz w:val="24"/>
                  <w:szCs w:val="24"/>
                  <w:highlight w:val="yellow"/>
                  <w:rtl/>
                </w:rPr>
                <w:t>840 ₪</w:t>
              </w:r>
            </w:ins>
          </w:p>
        </w:tc>
        <w:tc>
          <w:tcPr>
            <w:tcW w:w="1559" w:type="dxa"/>
            <w:tcBorders>
              <w:top w:val="nil"/>
              <w:left w:val="single" w:sz="4" w:space="0" w:color="auto"/>
              <w:bottom w:val="single" w:sz="4" w:space="0" w:color="auto"/>
              <w:right w:val="single" w:sz="4" w:space="0" w:color="auto"/>
            </w:tcBorders>
            <w:shd w:val="clear" w:color="auto" w:fill="auto"/>
            <w:noWrap/>
            <w:vAlign w:val="center"/>
            <w:hideMark/>
            <w:tcPrChange w:id="347" w:author="Avi Cohen" w:date="2019-03-31T15:31:00Z">
              <w:tcPr>
                <w:tcW w:w="2694" w:type="dxa"/>
                <w:gridSpan w:val="2"/>
                <w:tcBorders>
                  <w:top w:val="nil"/>
                  <w:left w:val="single" w:sz="4" w:space="0" w:color="auto"/>
                  <w:bottom w:val="single" w:sz="4" w:space="0" w:color="auto"/>
                  <w:right w:val="single" w:sz="4" w:space="0" w:color="auto"/>
                </w:tcBorders>
                <w:shd w:val="clear" w:color="auto" w:fill="auto"/>
                <w:noWrap/>
                <w:vAlign w:val="center"/>
                <w:hideMark/>
              </w:tcPr>
            </w:tcPrChange>
          </w:tcPr>
          <w:p w14:paraId="22E00396" w14:textId="77777777" w:rsidR="00B7216E" w:rsidRPr="00694BAE" w:rsidRDefault="00B7216E" w:rsidP="00B7216E">
            <w:pPr>
              <w:spacing w:before="0" w:beforeAutospacing="0" w:after="0" w:afterAutospacing="0" w:line="240" w:lineRule="auto"/>
              <w:jc w:val="center"/>
              <w:rPr>
                <w:ins w:id="348" w:author="Avi Cohen" w:date="2019-03-31T15:24:00Z"/>
                <w:rFonts w:ascii="Arial" w:eastAsia="Times New Roman" w:hAnsi="Arial" w:cs="Arial"/>
                <w:color w:val="000000"/>
                <w:highlight w:val="yellow"/>
              </w:rPr>
            </w:pPr>
            <w:ins w:id="349" w:author="Avi Cohen" w:date="2019-03-31T15:24:00Z">
              <w:r w:rsidRPr="00694BAE">
                <w:rPr>
                  <w:rFonts w:ascii="Arial" w:eastAsia="Times New Roman" w:hAnsi="Arial" w:cs="Arial" w:hint="cs"/>
                  <w:color w:val="000000"/>
                  <w:highlight w:val="yellow"/>
                  <w:rtl/>
                </w:rPr>
                <w:t>840 ₪</w:t>
              </w:r>
            </w:ins>
          </w:p>
        </w:tc>
      </w:tr>
      <w:tr w:rsidR="00B7216E" w:rsidRPr="00A64DC1" w14:paraId="2C63D415" w14:textId="77777777" w:rsidTr="00B7216E">
        <w:trPr>
          <w:trHeight w:val="300"/>
          <w:ins w:id="350" w:author="Avi Cohen" w:date="2019-03-31T15:24:00Z"/>
          <w:trPrChange w:id="351" w:author="Avi Cohen" w:date="2019-03-31T15:31:00Z">
            <w:trPr>
              <w:trHeight w:val="300"/>
            </w:trPr>
          </w:trPrChange>
        </w:trPr>
        <w:tc>
          <w:tcPr>
            <w:tcW w:w="1275" w:type="dxa"/>
            <w:tcBorders>
              <w:top w:val="single" w:sz="4" w:space="0" w:color="auto"/>
              <w:left w:val="single" w:sz="4" w:space="0" w:color="auto"/>
              <w:bottom w:val="single" w:sz="8" w:space="0" w:color="auto"/>
              <w:right w:val="single" w:sz="4" w:space="0" w:color="auto"/>
            </w:tcBorders>
            <w:tcPrChange w:id="352" w:author="Avi Cohen" w:date="2019-03-31T15:31:00Z">
              <w:tcPr>
                <w:tcW w:w="992" w:type="dxa"/>
                <w:gridSpan w:val="2"/>
                <w:tcBorders>
                  <w:top w:val="single" w:sz="4" w:space="0" w:color="auto"/>
                  <w:left w:val="single" w:sz="4" w:space="0" w:color="auto"/>
                  <w:bottom w:val="single" w:sz="8" w:space="0" w:color="auto"/>
                  <w:right w:val="single" w:sz="4" w:space="0" w:color="auto"/>
                </w:tcBorders>
              </w:tcPr>
            </w:tcPrChange>
          </w:tcPr>
          <w:p w14:paraId="34304831" w14:textId="77777777" w:rsidR="00B7216E" w:rsidRPr="00694BAE" w:rsidRDefault="00B7216E" w:rsidP="00B7216E">
            <w:pPr>
              <w:spacing w:before="0" w:beforeAutospacing="0" w:after="0" w:afterAutospacing="0" w:line="240" w:lineRule="auto"/>
              <w:jc w:val="center"/>
              <w:rPr>
                <w:ins w:id="353" w:author="Avi Cohen" w:date="2019-03-31T15:24:00Z"/>
                <w:rFonts w:ascii="Arial" w:eastAsia="Times New Roman" w:hAnsi="Arial" w:cs="Arial"/>
                <w:color w:val="000000"/>
                <w:highlight w:val="yellow"/>
                <w:rtl/>
              </w:rPr>
            </w:pPr>
          </w:p>
        </w:tc>
        <w:tc>
          <w:tcPr>
            <w:tcW w:w="6238" w:type="dxa"/>
            <w:gridSpan w:val="4"/>
            <w:tcBorders>
              <w:top w:val="single" w:sz="4" w:space="0" w:color="auto"/>
              <w:left w:val="single" w:sz="4" w:space="0" w:color="auto"/>
              <w:bottom w:val="single" w:sz="8" w:space="0" w:color="auto"/>
              <w:right w:val="single" w:sz="4" w:space="0" w:color="auto"/>
            </w:tcBorders>
            <w:shd w:val="clear" w:color="auto" w:fill="auto"/>
            <w:noWrap/>
            <w:vAlign w:val="center"/>
            <w:tcPrChange w:id="354" w:author="Avi Cohen" w:date="2019-03-31T15:31:00Z">
              <w:tcPr>
                <w:tcW w:w="7513" w:type="dxa"/>
                <w:gridSpan w:val="6"/>
                <w:tcBorders>
                  <w:top w:val="single" w:sz="4" w:space="0" w:color="auto"/>
                  <w:left w:val="single" w:sz="4" w:space="0" w:color="auto"/>
                  <w:bottom w:val="single" w:sz="8" w:space="0" w:color="auto"/>
                  <w:right w:val="single" w:sz="4" w:space="0" w:color="auto"/>
                </w:tcBorders>
                <w:shd w:val="clear" w:color="auto" w:fill="auto"/>
                <w:noWrap/>
                <w:vAlign w:val="center"/>
              </w:tcPr>
            </w:tcPrChange>
          </w:tcPr>
          <w:p w14:paraId="3B4E5E23" w14:textId="77777777" w:rsidR="00B7216E" w:rsidRPr="00E43C43" w:rsidRDefault="00B7216E" w:rsidP="00B7216E">
            <w:pPr>
              <w:spacing w:before="0" w:beforeAutospacing="0" w:after="0" w:afterAutospacing="0" w:line="240" w:lineRule="auto"/>
              <w:rPr>
                <w:ins w:id="355" w:author="Avi Cohen" w:date="2019-03-31T15:24:00Z"/>
                <w:rFonts w:ascii="Arial" w:eastAsia="Times New Roman" w:hAnsi="Arial" w:cs="Arial"/>
                <w:b/>
                <w:bCs/>
                <w:color w:val="000000"/>
                <w:sz w:val="24"/>
                <w:szCs w:val="24"/>
                <w:highlight w:val="yellow"/>
                <w:rtl/>
              </w:rPr>
            </w:pPr>
            <w:ins w:id="356" w:author="Avi Cohen" w:date="2019-03-31T15:24:00Z">
              <w:r w:rsidRPr="00E43C43">
                <w:rPr>
                  <w:rFonts w:ascii="Arial" w:eastAsia="Times New Roman" w:hAnsi="Arial" w:cs="Arial" w:hint="cs"/>
                  <w:b/>
                  <w:bCs/>
                  <w:color w:val="000000"/>
                  <w:sz w:val="24"/>
                  <w:szCs w:val="24"/>
                  <w:highlight w:val="yellow"/>
                  <w:rtl/>
                </w:rPr>
                <w:t>סה"כ שכ"ט</w:t>
              </w:r>
            </w:ins>
          </w:p>
        </w:tc>
        <w:tc>
          <w:tcPr>
            <w:tcW w:w="1559" w:type="dxa"/>
            <w:tcBorders>
              <w:top w:val="single" w:sz="4" w:space="0" w:color="auto"/>
              <w:left w:val="single" w:sz="4" w:space="0" w:color="auto"/>
              <w:bottom w:val="single" w:sz="8" w:space="0" w:color="auto"/>
              <w:right w:val="single" w:sz="4" w:space="0" w:color="auto"/>
            </w:tcBorders>
            <w:shd w:val="clear" w:color="auto" w:fill="auto"/>
            <w:noWrap/>
            <w:vAlign w:val="center"/>
            <w:tcPrChange w:id="357" w:author="Avi Cohen" w:date="2019-03-31T15:31:00Z">
              <w:tcPr>
                <w:tcW w:w="1843" w:type="dxa"/>
                <w:tcBorders>
                  <w:top w:val="single" w:sz="4" w:space="0" w:color="auto"/>
                  <w:left w:val="single" w:sz="4" w:space="0" w:color="auto"/>
                  <w:bottom w:val="single" w:sz="8" w:space="0" w:color="auto"/>
                  <w:right w:val="single" w:sz="4" w:space="0" w:color="auto"/>
                </w:tcBorders>
                <w:shd w:val="clear" w:color="auto" w:fill="auto"/>
                <w:noWrap/>
                <w:vAlign w:val="center"/>
              </w:tcPr>
            </w:tcPrChange>
          </w:tcPr>
          <w:p w14:paraId="487E327D" w14:textId="77777777" w:rsidR="00B7216E" w:rsidRPr="00694BAE" w:rsidRDefault="00B7216E" w:rsidP="00B7216E">
            <w:pPr>
              <w:spacing w:before="0" w:beforeAutospacing="0" w:after="0" w:afterAutospacing="0" w:line="240" w:lineRule="auto"/>
              <w:jc w:val="center"/>
              <w:rPr>
                <w:ins w:id="358" w:author="Avi Cohen" w:date="2019-03-31T15:24:00Z"/>
                <w:rFonts w:ascii="Arial" w:eastAsia="Times New Roman" w:hAnsi="Arial" w:cs="Arial"/>
                <w:b/>
                <w:bCs/>
                <w:color w:val="000000"/>
                <w:rtl/>
              </w:rPr>
            </w:pPr>
            <w:ins w:id="359" w:author="Avi Cohen" w:date="2019-03-31T15:24:00Z">
              <w:r w:rsidRPr="00694BAE">
                <w:rPr>
                  <w:rFonts w:ascii="Arial" w:eastAsia="Times New Roman" w:hAnsi="Arial" w:cs="Arial" w:hint="cs"/>
                  <w:b/>
                  <w:bCs/>
                  <w:color w:val="000000"/>
                  <w:highlight w:val="yellow"/>
                  <w:rtl/>
                </w:rPr>
                <w:t>315,394 ₪</w:t>
              </w:r>
            </w:ins>
          </w:p>
        </w:tc>
      </w:tr>
    </w:tbl>
    <w:p w14:paraId="0CCBE7F9" w14:textId="77777777" w:rsidR="00D22D2D" w:rsidRDefault="00D22D2D" w:rsidP="00D22D2D">
      <w:pPr>
        <w:widowControl w:val="0"/>
        <w:spacing w:before="0" w:beforeAutospacing="0" w:after="0" w:afterAutospacing="0" w:line="240" w:lineRule="auto"/>
        <w:ind w:left="1359" w:hanging="1359"/>
        <w:rPr>
          <w:ins w:id="360" w:author="Avi Cohen" w:date="2019-03-31T15:23:00Z"/>
          <w:rFonts w:ascii="Times New Roman" w:eastAsia="Times New Roman" w:hAnsi="Times New Roman" w:cs="David"/>
          <w:sz w:val="24"/>
          <w:szCs w:val="24"/>
          <w:rtl/>
        </w:rPr>
      </w:pPr>
    </w:p>
    <w:p w14:paraId="058EF3BB" w14:textId="77777777" w:rsidR="00B7216E" w:rsidRDefault="00B7216E" w:rsidP="00D22D2D">
      <w:pPr>
        <w:widowControl w:val="0"/>
        <w:spacing w:before="0" w:beforeAutospacing="0" w:after="0" w:afterAutospacing="0" w:line="240" w:lineRule="auto"/>
        <w:ind w:left="1359" w:hanging="1359"/>
        <w:rPr>
          <w:ins w:id="361" w:author="Avi Cohen" w:date="2019-03-31T15:23:00Z"/>
          <w:rFonts w:ascii="Times New Roman" w:eastAsia="Times New Roman" w:hAnsi="Times New Roman" w:cs="David"/>
          <w:sz w:val="24"/>
          <w:szCs w:val="24"/>
          <w:rtl/>
        </w:rPr>
      </w:pPr>
    </w:p>
    <w:p w14:paraId="58291038" w14:textId="77777777" w:rsidR="00B7216E" w:rsidRDefault="00B7216E" w:rsidP="00D22D2D">
      <w:pPr>
        <w:widowControl w:val="0"/>
        <w:spacing w:before="0" w:beforeAutospacing="0" w:after="0" w:afterAutospacing="0" w:line="240" w:lineRule="auto"/>
        <w:ind w:left="1359" w:hanging="1359"/>
        <w:rPr>
          <w:ins w:id="362" w:author="Avi Cohen" w:date="2019-03-31T15:23:00Z"/>
          <w:rFonts w:ascii="Times New Roman" w:eastAsia="Times New Roman" w:hAnsi="Times New Roman" w:cs="David"/>
          <w:sz w:val="24"/>
          <w:szCs w:val="24"/>
          <w:rtl/>
        </w:rPr>
      </w:pPr>
    </w:p>
    <w:p w14:paraId="3A601287" w14:textId="77777777" w:rsidR="00B7216E" w:rsidRDefault="00B7216E" w:rsidP="00D22D2D">
      <w:pPr>
        <w:widowControl w:val="0"/>
        <w:spacing w:before="0" w:beforeAutospacing="0" w:after="0" w:afterAutospacing="0" w:line="240" w:lineRule="auto"/>
        <w:ind w:left="1359" w:hanging="1359"/>
        <w:rPr>
          <w:ins w:id="363" w:author="Avi Cohen" w:date="2019-03-31T15:23:00Z"/>
          <w:rFonts w:ascii="Times New Roman" w:eastAsia="Times New Roman" w:hAnsi="Times New Roman" w:cs="David"/>
          <w:sz w:val="24"/>
          <w:szCs w:val="24"/>
          <w:rtl/>
        </w:rPr>
      </w:pPr>
    </w:p>
    <w:p w14:paraId="12B3AB40" w14:textId="77777777" w:rsidR="00B7216E" w:rsidRDefault="00B7216E" w:rsidP="00D22D2D">
      <w:pPr>
        <w:widowControl w:val="0"/>
        <w:spacing w:before="0" w:beforeAutospacing="0" w:after="0" w:afterAutospacing="0" w:line="240" w:lineRule="auto"/>
        <w:ind w:left="1359" w:hanging="1359"/>
        <w:rPr>
          <w:ins w:id="364" w:author="Avi Cohen" w:date="2019-03-31T15:23:00Z"/>
          <w:rFonts w:ascii="Times New Roman" w:eastAsia="Times New Roman" w:hAnsi="Times New Roman" w:cs="David"/>
          <w:sz w:val="24"/>
          <w:szCs w:val="24"/>
          <w:rtl/>
        </w:rPr>
      </w:pPr>
    </w:p>
    <w:p w14:paraId="11BD6070" w14:textId="77777777" w:rsidR="007D6A6B" w:rsidRPr="007D6A6B" w:rsidDel="009A5E8F" w:rsidRDefault="007D6A6B" w:rsidP="007D6A6B">
      <w:pPr>
        <w:widowControl w:val="0"/>
        <w:spacing w:before="0" w:beforeAutospacing="0" w:after="0" w:afterAutospacing="0" w:line="240" w:lineRule="auto"/>
        <w:ind w:left="1359" w:hanging="1359"/>
        <w:rPr>
          <w:del w:id="365" w:author="Avi Cohen" w:date="2019-03-31T16:15:00Z"/>
          <w:rFonts w:ascii="Times New Roman" w:eastAsia="Times New Roman" w:hAnsi="Times New Roman" w:cs="David"/>
          <w:sz w:val="24"/>
          <w:szCs w:val="24"/>
          <w:rtl/>
        </w:rPr>
      </w:pPr>
    </w:p>
    <w:p w14:paraId="29296648" w14:textId="77777777" w:rsidR="007D6A6B" w:rsidRPr="007D6A6B" w:rsidDel="009A5E8F" w:rsidRDefault="007D6A6B" w:rsidP="007D6A6B">
      <w:pPr>
        <w:widowControl w:val="0"/>
        <w:spacing w:before="0" w:beforeAutospacing="0" w:after="0" w:afterAutospacing="0" w:line="240" w:lineRule="auto"/>
        <w:ind w:left="714" w:firstLine="6"/>
        <w:rPr>
          <w:del w:id="366" w:author="Avi Cohen" w:date="2019-03-31T16:15:00Z"/>
          <w:rFonts w:ascii="Times New Roman" w:eastAsia="Times New Roman" w:hAnsi="Times New Roman" w:cs="David"/>
          <w:sz w:val="24"/>
          <w:szCs w:val="24"/>
          <w:rtl/>
        </w:rPr>
      </w:pPr>
    </w:p>
    <w:p w14:paraId="34459779"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בסעיף זה:</w:t>
      </w:r>
    </w:p>
    <w:p w14:paraId="6CD0C316"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ראשוני - המבנה שהוקם לראשונה עפ"י תכניותיו של המתכנן.</w:t>
      </w:r>
    </w:p>
    <w:p w14:paraId="1FD923CC"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683F05E0"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מבנה חוזר - מבנה נוסף, המוקם בשלמותו או בחלקו עפ"י תכניותיו של המתכנן ביחס למבנה הראשוני, על אותו המגרש או במגרש אחר, בין אם על פי תכניות קיימות על כל פרטיהן ובין אם לצורך הקמתו התבקש המתכנן להכניס שינויים והתאמות בתכניות הקיימות, כגון: התאמת התכנון לשינויים בחקיקה בתקנים, בתקנות ו/או בהנחיות הרשויות, תמונת ראי, קומת עמודים התאמה למרתפים, הצמדת זוג מבנים, תוספת ו/או הפחתת עד שתי קומות טיפוסיות, שינויים קלים במידות.</w:t>
      </w:r>
    </w:p>
    <w:p w14:paraId="54D14820"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7BC8E716"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ראשונית - הדירה שהוקמה לראשונה עפ"י תכניותיו של המתכנן.</w:t>
      </w:r>
    </w:p>
    <w:p w14:paraId="655633AC"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370930EA" w14:textId="77777777" w:rsidR="007D6A6B" w:rsidRPr="007D6A6B" w:rsidRDefault="007D6A6B" w:rsidP="007D6A6B">
      <w:pPr>
        <w:widowControl w:val="0"/>
        <w:spacing w:before="0" w:beforeAutospacing="0" w:after="0" w:afterAutospacing="0" w:line="240" w:lineRule="auto"/>
        <w:ind w:left="714" w:firstLine="6"/>
        <w:jc w:val="both"/>
        <w:rPr>
          <w:rFonts w:ascii="Times New Roman" w:eastAsia="Times New Roman" w:hAnsi="Times New Roman" w:cs="David"/>
          <w:sz w:val="24"/>
          <w:szCs w:val="24"/>
          <w:rtl/>
        </w:rPr>
      </w:pPr>
      <w:r w:rsidRPr="007D6A6B">
        <w:rPr>
          <w:rFonts w:ascii="Times New Roman" w:eastAsia="Times New Roman" w:hAnsi="Times New Roman" w:cs="David"/>
          <w:sz w:val="24"/>
          <w:szCs w:val="24"/>
          <w:rtl/>
        </w:rPr>
        <w:t>יחידת דיור חוזרת - דירה נוספת, המוקמת בשלמותה או בחלקה עפ"י תכניותיו של המתכנן ביחס לדירה הראשונית באותו הבניין או בבניין אחר, על אותו המגרש או במגרש אחר, בין אם על פי תכניות קיימות על כל פרטיהן ובין אם לצורך הקמתה התבקש המתכנן להכניס שינויים והתאמות בתכניות הקיימות, כגון: התאמת התכנון לשינויים בחקיקה, בתקנים, בתקנות ו/או בהנחיות הרשויות, תמונת ראי, שינויים קלים במידות.</w:t>
      </w:r>
    </w:p>
    <w:p w14:paraId="76A65C44" w14:textId="77777777" w:rsidR="007D6A6B" w:rsidRPr="007D6A6B" w:rsidRDefault="007D6A6B" w:rsidP="007D6A6B">
      <w:pPr>
        <w:widowControl w:val="0"/>
        <w:spacing w:before="0" w:beforeAutospacing="0" w:after="0" w:afterAutospacing="0" w:line="240" w:lineRule="auto"/>
        <w:ind w:left="714" w:firstLine="6"/>
        <w:rPr>
          <w:rFonts w:ascii="Times New Roman" w:eastAsia="Times New Roman" w:hAnsi="Times New Roman" w:cs="David"/>
          <w:sz w:val="24"/>
          <w:szCs w:val="24"/>
          <w:rtl/>
        </w:rPr>
      </w:pPr>
    </w:p>
    <w:p w14:paraId="672EA60B" w14:textId="77777777" w:rsidR="007D6A6B" w:rsidRPr="007D6A6B" w:rsidRDefault="007D6A6B" w:rsidP="00B54195">
      <w:pPr>
        <w:widowControl w:val="0"/>
        <w:spacing w:before="0" w:beforeAutospacing="0" w:after="0" w:afterAutospacing="0" w:line="240" w:lineRule="auto"/>
        <w:ind w:left="714" w:right="714" w:hanging="63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4"/>
          <w:rtl/>
          <w:lang w:eastAsia="he-IL"/>
        </w:rPr>
        <w:t>2.</w:t>
      </w:r>
      <w:r w:rsidRPr="007D6A6B">
        <w:rPr>
          <w:rFonts w:ascii="Times New Roman" w:eastAsia="Times New Roman" w:hAnsi="Times New Roman" w:cs="David"/>
          <w:sz w:val="20"/>
          <w:szCs w:val="24"/>
          <w:rtl/>
          <w:lang w:eastAsia="he-IL"/>
        </w:rPr>
        <w:tab/>
        <w:t xml:space="preserve">הסכום המפורט בסעיף 1 לעיל יהיה צמוד </w:t>
      </w:r>
      <w:ins w:id="367" w:author="Avi Cohen" w:date="2019-03-31T15:50:00Z">
        <w:r w:rsidR="00BC0713">
          <w:rPr>
            <w:rFonts w:ascii="Times New Roman" w:eastAsia="Times New Roman" w:hAnsi="Times New Roman" w:cs="David" w:hint="cs"/>
            <w:sz w:val="20"/>
            <w:szCs w:val="24"/>
            <w:rtl/>
            <w:lang w:eastAsia="he-IL"/>
          </w:rPr>
          <w:t xml:space="preserve">למדד המחירים לצרכן חודש 1/2014 אשר ידוע ביום 15/2/2014 </w:t>
        </w:r>
      </w:ins>
      <w:del w:id="368" w:author="Avi Cohen" w:date="2019-03-31T15:50:00Z">
        <w:r w:rsidRPr="007D6A6B" w:rsidDel="00BC0713">
          <w:rPr>
            <w:rFonts w:ascii="Times New Roman" w:eastAsia="Times New Roman" w:hAnsi="Times New Roman" w:cs="David"/>
            <w:sz w:val="20"/>
            <w:szCs w:val="24"/>
            <w:rtl/>
            <w:lang w:eastAsia="he-IL"/>
          </w:rPr>
          <w:delText>ל</w:delText>
        </w:r>
      </w:del>
      <w:customXmlDelRangeStart w:id="369" w:author="Avi Cohen" w:date="2019-03-31T15:50:00Z"/>
      <w:sdt>
        <w:sdtPr>
          <w:rPr>
            <w:rFonts w:ascii="Times New Roman" w:eastAsia="Times New Roman" w:hAnsi="Times New Roman" w:cs="David"/>
            <w:color w:val="008000"/>
            <w:sz w:val="24"/>
            <w:szCs w:val="24"/>
            <w:rtl/>
          </w:rPr>
          <w:alias w:val="סוג מדד"/>
          <w:tag w:val="cntMadadType"/>
          <w:id w:val="-633255379"/>
          <w:placeholder>
            <w:docPart w:val="F92B73A42D9542A2875B6A188E5A8F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1]" w:storeItemID="{81709D4C-33DC-48CC-AC7E-130A245806EE}"/>
          <w:text/>
        </w:sdtPr>
        <w:sdtEndPr/>
        <w:sdtContent>
          <w:customXmlDelRangeEnd w:id="369"/>
          <w:customXmlDelRangeStart w:id="370" w:author="Avi Cohen" w:date="2019-03-31T15:50:00Z"/>
        </w:sdtContent>
      </w:sdt>
      <w:customXmlDelRangeEnd w:id="370"/>
      <w:del w:id="371" w:author="Avi Cohen" w:date="2019-03-31T15:50:00Z">
        <w:r w:rsidRPr="007D6A6B" w:rsidDel="00BC0713">
          <w:rPr>
            <w:rFonts w:ascii="Times New Roman" w:eastAsia="Times New Roman" w:hAnsi="Times New Roman" w:cs="David"/>
            <w:color w:val="008000"/>
            <w:sz w:val="24"/>
            <w:szCs w:val="24"/>
            <w:rtl/>
          </w:rPr>
          <w:delText xml:space="preserve"> </w:delText>
        </w:r>
      </w:del>
      <w:customXmlDelRangeStart w:id="372" w:author="Avi Cohen" w:date="2019-03-31T15:50:00Z"/>
      <w:sdt>
        <w:sdtPr>
          <w:rPr>
            <w:rFonts w:ascii="Times New Roman" w:eastAsia="Times New Roman" w:hAnsi="Times New Roman" w:cs="David"/>
            <w:color w:val="008000"/>
            <w:sz w:val="24"/>
            <w:szCs w:val="24"/>
            <w:rtl/>
          </w:rPr>
          <w:alias w:val="מדד בגין/ידוע - כותרת"/>
          <w:tag w:val="cntIsKnownTitle"/>
          <w:id w:val="-197474718"/>
          <w:placeholder>
            <w:docPart w:val="2EEC44CCAB374591BC9649267B27A4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customXmlDelRangeEnd w:id="372"/>
          <w:customXmlDelRangeStart w:id="373" w:author="Avi Cohen" w:date="2019-03-31T15:50:00Z"/>
        </w:sdtContent>
      </w:sdt>
      <w:customXmlDelRangeEnd w:id="373"/>
      <w:del w:id="374" w:author="Avi Cohen" w:date="2019-03-31T15:50:00Z">
        <w:r w:rsidRPr="007D6A6B" w:rsidDel="00BC0713">
          <w:rPr>
            <w:rFonts w:ascii="Times New Roman" w:eastAsia="Times New Roman" w:hAnsi="Times New Roman" w:cs="David"/>
            <w:color w:val="008000"/>
            <w:sz w:val="24"/>
            <w:szCs w:val="24"/>
            <w:rtl/>
          </w:rPr>
          <w:delText xml:space="preserve"> </w:delText>
        </w:r>
      </w:del>
      <w:customXmlDelRangeStart w:id="375" w:author="Avi Cohen" w:date="2019-03-31T15:50:00Z"/>
      <w:sdt>
        <w:sdtPr>
          <w:rPr>
            <w:rFonts w:ascii="Times New Roman" w:eastAsia="Times New Roman" w:hAnsi="Times New Roman" w:cs="David"/>
            <w:bCs/>
            <w:sz w:val="24"/>
            <w:szCs w:val="24"/>
            <w:highlight w:val="yellow"/>
            <w:u w:val="single"/>
            <w:rtl/>
            <w:lang w:eastAsia="he-IL"/>
          </w:rPr>
          <w:alias w:val="מדד בסיס"/>
          <w:tag w:val="cntMadadBase"/>
          <w:id w:val="-187913297"/>
          <w:placeholder>
            <w:docPart w:val="0FEE887E6B39449480BF7D10A283D69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4-01-07T00:00:00Z">
            <w:dateFormat w:val="dd/MM/yyyy"/>
            <w:lid w:val="he-IL"/>
            <w:storeMappedDataAs w:val="dateTime"/>
            <w:calendar w:val="gregorian"/>
          </w:date>
        </w:sdtPr>
        <w:sdtEndPr/>
        <w:sdtContent>
          <w:customXmlDelRangeEnd w:id="375"/>
          <w:customXmlDelRangeStart w:id="376" w:author="Avi Cohen" w:date="2019-03-31T15:50:00Z"/>
        </w:sdtContent>
      </w:sdt>
      <w:customXmlDelRangeEnd w:id="376"/>
      <w:del w:id="377" w:author="Avi Cohen" w:date="2019-03-31T15:50:00Z">
        <w:r w:rsidRPr="007D6A6B" w:rsidDel="00BC0713">
          <w:rPr>
            <w:rFonts w:ascii="Times New Roman" w:eastAsia="Times New Roman" w:hAnsi="Times New Roman" w:cs="David"/>
            <w:sz w:val="24"/>
            <w:szCs w:val="24"/>
            <w:rtl/>
          </w:rPr>
          <w:delText xml:space="preserve"> </w:delText>
        </w:r>
      </w:del>
      <w:r w:rsidRPr="007D6A6B">
        <w:rPr>
          <w:rFonts w:ascii="Times New Roman" w:eastAsia="Times New Roman" w:hAnsi="Times New Roman" w:cs="David"/>
          <w:sz w:val="24"/>
          <w:szCs w:val="24"/>
          <w:rtl/>
        </w:rPr>
        <w:t>העומד על</w:t>
      </w:r>
      <w:ins w:id="378" w:author="Avi Cohen" w:date="2019-03-31T15:51:00Z">
        <w:r w:rsidR="00BC0713">
          <w:rPr>
            <w:rFonts w:ascii="Times New Roman" w:eastAsia="Times New Roman" w:hAnsi="Times New Roman" w:cs="David" w:hint="cs"/>
            <w:sz w:val="24"/>
            <w:szCs w:val="24"/>
            <w:rtl/>
          </w:rPr>
          <w:t xml:space="preserve"> 222.483  </w:t>
        </w:r>
      </w:ins>
      <w:del w:id="379" w:author="Avi Cohen" w:date="2019-03-31T15:51:00Z">
        <w:r w:rsidRPr="007D6A6B" w:rsidDel="00BC0713">
          <w:rPr>
            <w:rFonts w:ascii="Times New Roman" w:eastAsia="Times New Roman" w:hAnsi="Times New Roman" w:cs="David"/>
            <w:sz w:val="24"/>
            <w:szCs w:val="24"/>
            <w:rtl/>
          </w:rPr>
          <w:delText xml:space="preserve"> </w:delText>
        </w:r>
      </w:del>
      <w:r w:rsidRPr="007D6A6B">
        <w:rPr>
          <w:rFonts w:ascii="Times New Roman" w:eastAsia="Times New Roman" w:hAnsi="Times New Roman" w:cs="David"/>
          <w:sz w:val="24"/>
          <w:szCs w:val="24"/>
          <w:rtl/>
        </w:rPr>
        <w:t xml:space="preserve"> נקודות </w:t>
      </w:r>
      <w:r w:rsidRPr="007D6A6B">
        <w:rPr>
          <w:rFonts w:ascii="Times New Roman" w:eastAsia="Times New Roman" w:hAnsi="Times New Roman" w:cs="David"/>
          <w:sz w:val="24"/>
          <w:szCs w:val="24"/>
          <w:rtl/>
          <w:lang w:eastAsia="he-IL"/>
        </w:rPr>
        <w:t xml:space="preserve"> עד למדד הידוע ביום הגשת כל חשבון.</w:t>
      </w:r>
    </w:p>
    <w:p w14:paraId="03A4F241"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9EE5D8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למען הסר ספק:</w:t>
      </w:r>
    </w:p>
    <w:p w14:paraId="78882EC2"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76B354"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3.1</w:t>
      </w:r>
      <w:r w:rsidRPr="007D6A6B">
        <w:rPr>
          <w:rFonts w:ascii="Times New Roman" w:eastAsia="Times New Roman" w:hAnsi="Times New Roman" w:cs="David"/>
          <w:sz w:val="24"/>
          <w:szCs w:val="24"/>
          <w:rtl/>
          <w:lang w:eastAsia="he-IL"/>
        </w:rPr>
        <w:tab/>
        <w:t>שכר הטרחה יחושב כמכפלת המבנים / יחידות הדיור שבתכנון ושבכוונת המזמין לבצעם בכל קטע וקטע של הפרויקט במועדו (לדוגמא: אם בקטע א', בכוונת המזמין לבצע מבנה אחד הכולל 30 יח"ד, והמתכנן נדרש לתכנן להקמת 30 יח"ד, יהיה חייב המזמין בתשלום עבור אותו מבנה ואותן יח"ד בלבד, גם אם התכנון יתאים לקטעים הבאים).</w:t>
      </w:r>
    </w:p>
    <w:p w14:paraId="33CA51E4"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p>
    <w:p w14:paraId="73B47064" w14:textId="77777777" w:rsidR="007D6A6B" w:rsidRPr="007D6A6B" w:rsidRDefault="007D6A6B" w:rsidP="007D6A6B">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3.2</w:t>
      </w:r>
      <w:r w:rsidRPr="007D6A6B">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שהוא לרבות ומבלי לפגוע בכלליות האמור לעיל, הקטנת מספר היחידות בפרויקט, כמות טיפוסי המבנים/הדירות שיוזמנו ע"י המזמין, קצב הבניה, צורת ביצוע הבניה (קונבנציונלי ו/או טרומי ו/או מתועש) ו/או מידת, אופי וסוג השינויים שידרשו ע"י המזמין. אין באמור לגרוע מחובת המתכנן לבדוק ולוודא התאמת תכנון המבנים להעמדה על מגרשים בקטעים הבאים.</w:t>
      </w:r>
    </w:p>
    <w:p w14:paraId="6C48A0F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3955031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3.3</w:t>
      </w:r>
      <w:r w:rsidRPr="007D6A6B">
        <w:rPr>
          <w:rFonts w:ascii="Times New Roman" w:eastAsia="Times New Roman" w:hAnsi="Times New Roman" w:cs="David"/>
          <w:sz w:val="24"/>
          <w:szCs w:val="24"/>
          <w:rtl/>
          <w:lang w:eastAsia="he-IL"/>
        </w:rPr>
        <w:tab/>
        <w:t>שכר המתכנן כולל את כל המפורט בחוזה על כל נספחיו, לרבות נספח ב'.</w:t>
      </w:r>
    </w:p>
    <w:p w14:paraId="0D639871"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40DBE4CB"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0"/>
          <w:szCs w:val="20"/>
          <w:rtl/>
          <w:lang w:eastAsia="he-IL"/>
        </w:rPr>
        <w:t>4.</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4"/>
          <w:szCs w:val="24"/>
          <w:rtl/>
          <w:lang w:eastAsia="he-IL"/>
        </w:rPr>
        <w:t>בנוסף לכל תשלום ישולם למתכנן מע"מ כשיעורו בחוק וזאת כנגד המצאת חשבונית מס כדין, למועד תשלום המע"מ ע"י המתכנן והמצאת כל אישור נוסף ע"פ כל דין, לרבות אשור על ניהול ספרים ואשור על ניכוי מס במקור.</w:t>
      </w:r>
    </w:p>
    <w:p w14:paraId="4EE50CF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43076E4"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124DE405"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br w:type="page"/>
      </w:r>
    </w:p>
    <w:p w14:paraId="51314977"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נספח ה'</w:t>
      </w:r>
    </w:p>
    <w:p w14:paraId="6ADC362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D16E498" w14:textId="77777777" w:rsidR="007D6A6B" w:rsidRPr="007D6A6B" w:rsidRDefault="007D6A6B" w:rsidP="007D6A6B">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תשלומי שכר המתכנן</w:t>
      </w:r>
    </w:p>
    <w:p w14:paraId="124C4E19"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145CD560"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8727182" w14:textId="77777777" w:rsidR="007D6A6B" w:rsidRDefault="007D6A6B" w:rsidP="007D6A6B">
      <w:pPr>
        <w:widowControl w:val="0"/>
        <w:numPr>
          <w:ilvl w:val="0"/>
          <w:numId w:val="2"/>
        </w:numPr>
        <w:spacing w:before="0" w:beforeAutospacing="0" w:after="0" w:afterAutospacing="0" w:line="240" w:lineRule="auto"/>
        <w:ind w:right="360"/>
        <w:jc w:val="both"/>
        <w:rPr>
          <w:ins w:id="380" w:author="Avi Cohen" w:date="2019-03-31T16:11:00Z"/>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שכר המתכנן ישולם לשיעורין כנגד גמר כל שלב ושלב של שירותי המתכנן כמוגדר בחוזה לרבות בנספחים ב' ו- ח' כדלקמן:</w:t>
      </w:r>
    </w:p>
    <w:p w14:paraId="69795374" w14:textId="77777777" w:rsidR="007C3768" w:rsidRDefault="007C3768">
      <w:pPr>
        <w:widowControl w:val="0"/>
        <w:spacing w:before="0" w:beforeAutospacing="0" w:after="0" w:afterAutospacing="0" w:line="240" w:lineRule="auto"/>
        <w:ind w:left="720" w:right="360"/>
        <w:jc w:val="both"/>
        <w:rPr>
          <w:ins w:id="381" w:author="Avi Cohen" w:date="2019-03-31T16:11:00Z"/>
          <w:rFonts w:ascii="Times New Roman" w:eastAsia="Times New Roman" w:hAnsi="Times New Roman" w:cs="David"/>
          <w:sz w:val="24"/>
          <w:szCs w:val="24"/>
          <w:rtl/>
          <w:lang w:eastAsia="he-IL"/>
        </w:rPr>
        <w:pPrChange w:id="382" w:author="Avi Cohen" w:date="2019-03-31T16:11:00Z">
          <w:pPr>
            <w:widowControl w:val="0"/>
            <w:numPr>
              <w:numId w:val="2"/>
            </w:numPr>
            <w:tabs>
              <w:tab w:val="num" w:pos="720"/>
            </w:tabs>
            <w:spacing w:before="0" w:beforeAutospacing="0" w:after="0" w:afterAutospacing="0" w:line="240" w:lineRule="auto"/>
            <w:ind w:left="720" w:right="360" w:hanging="720"/>
            <w:jc w:val="both"/>
          </w:pPr>
        </w:pPrChange>
      </w:pPr>
    </w:p>
    <w:p w14:paraId="6E837110" w14:textId="77777777" w:rsidR="007C3768" w:rsidRDefault="007C3768">
      <w:pPr>
        <w:widowControl w:val="0"/>
        <w:spacing w:before="0" w:beforeAutospacing="0" w:after="0" w:afterAutospacing="0" w:line="240" w:lineRule="auto"/>
        <w:ind w:right="360"/>
        <w:jc w:val="both"/>
        <w:rPr>
          <w:ins w:id="383" w:author="Avi Cohen" w:date="2019-03-31T16:05:00Z"/>
          <w:rFonts w:ascii="Times New Roman" w:eastAsia="Times New Roman" w:hAnsi="Times New Roman" w:cs="David"/>
          <w:sz w:val="24"/>
          <w:szCs w:val="24"/>
          <w:lang w:eastAsia="he-IL"/>
        </w:rPr>
        <w:pPrChange w:id="384" w:author="Avi Cohen" w:date="2019-03-31T16:11:00Z">
          <w:pPr>
            <w:widowControl w:val="0"/>
            <w:numPr>
              <w:numId w:val="2"/>
            </w:numPr>
            <w:tabs>
              <w:tab w:val="num" w:pos="720"/>
            </w:tabs>
            <w:spacing w:before="0" w:beforeAutospacing="0" w:after="0" w:afterAutospacing="0" w:line="240" w:lineRule="auto"/>
            <w:ind w:left="720" w:right="360" w:hanging="720"/>
            <w:jc w:val="both"/>
          </w:pPr>
        </w:pPrChange>
      </w:pPr>
    </w:p>
    <w:tbl>
      <w:tblPr>
        <w:tblW w:w="8065" w:type="dxa"/>
        <w:tblInd w:w="108" w:type="dxa"/>
        <w:tblLayout w:type="fixed"/>
        <w:tblLook w:val="00A0" w:firstRow="1" w:lastRow="0" w:firstColumn="1" w:lastColumn="0" w:noHBand="0" w:noVBand="0"/>
      </w:tblPr>
      <w:tblGrid>
        <w:gridCol w:w="1296"/>
        <w:gridCol w:w="5776"/>
        <w:gridCol w:w="993"/>
      </w:tblGrid>
      <w:tr w:rsidR="00077A73" w:rsidRPr="009D3C39" w14:paraId="55F617C4" w14:textId="77777777" w:rsidTr="0001356E">
        <w:trPr>
          <w:ins w:id="385" w:author="Avi Cohen" w:date="2019-03-31T16:05:00Z"/>
        </w:trPr>
        <w:tc>
          <w:tcPr>
            <w:tcW w:w="1296" w:type="dxa"/>
          </w:tcPr>
          <w:p w14:paraId="4395708B" w14:textId="77777777" w:rsidR="00077A73" w:rsidRPr="007D6A6B" w:rsidRDefault="00077A73" w:rsidP="0001356E">
            <w:pPr>
              <w:widowControl w:val="0"/>
              <w:spacing w:before="0" w:beforeAutospacing="0" w:after="0" w:afterAutospacing="0" w:line="240" w:lineRule="auto"/>
              <w:ind w:right="360"/>
              <w:jc w:val="center"/>
              <w:rPr>
                <w:ins w:id="386" w:author="Avi Cohen" w:date="2019-03-31T16:05:00Z"/>
                <w:rFonts w:ascii="Times New Roman" w:eastAsia="Times New Roman" w:hAnsi="Times New Roman" w:cs="David"/>
                <w:sz w:val="24"/>
                <w:szCs w:val="24"/>
              </w:rPr>
            </w:pPr>
          </w:p>
        </w:tc>
        <w:tc>
          <w:tcPr>
            <w:tcW w:w="5776" w:type="dxa"/>
          </w:tcPr>
          <w:p w14:paraId="570B568B" w14:textId="77777777" w:rsidR="00077A73" w:rsidRPr="009D3C39" w:rsidRDefault="00077A73" w:rsidP="0001356E">
            <w:pPr>
              <w:widowControl w:val="0"/>
              <w:spacing w:before="0" w:beforeAutospacing="0" w:after="0" w:afterAutospacing="0" w:line="240" w:lineRule="auto"/>
              <w:ind w:right="360"/>
              <w:rPr>
                <w:ins w:id="387" w:author="Avi Cohen" w:date="2019-03-31T16:05:00Z"/>
                <w:rFonts w:ascii="Times New Roman" w:eastAsia="Times New Roman" w:hAnsi="Times New Roman" w:cs="David"/>
                <w:sz w:val="24"/>
                <w:szCs w:val="24"/>
                <w:rPrChange w:id="388" w:author="Avi Cohen" w:date="2019-03-31T16:21:00Z">
                  <w:rPr>
                    <w:ins w:id="389" w:author="Avi Cohen" w:date="2019-03-31T16:05:00Z"/>
                    <w:rFonts w:ascii="Times New Roman" w:eastAsia="Times New Roman" w:hAnsi="Times New Roman" w:cs="David"/>
                    <w:sz w:val="24"/>
                    <w:szCs w:val="24"/>
                    <w:highlight w:val="yellow"/>
                  </w:rPr>
                </w:rPrChange>
              </w:rPr>
            </w:pPr>
            <w:ins w:id="390" w:author="Avi Cohen" w:date="2019-03-31T16:05:00Z">
              <w:r w:rsidRPr="009D3C39">
                <w:rPr>
                  <w:rFonts w:ascii="Times New Roman" w:eastAsia="Times New Roman" w:hAnsi="Times New Roman" w:cs="David"/>
                  <w:sz w:val="24"/>
                  <w:szCs w:val="24"/>
                  <w:rtl/>
                  <w:rPrChange w:id="391" w:author="Avi Cohen" w:date="2019-03-31T16:21:00Z">
                    <w:rPr>
                      <w:rFonts w:ascii="Times New Roman" w:eastAsia="Times New Roman" w:hAnsi="Times New Roman" w:cs="David"/>
                      <w:sz w:val="24"/>
                      <w:szCs w:val="24"/>
                      <w:highlight w:val="yellow"/>
                      <w:rtl/>
                    </w:rPr>
                  </w:rPrChange>
                </w:rPr>
                <w:t>מבנה ראשוני  וחוזר/ יחידת דיור ראשונית וחוזרות</w:t>
              </w:r>
            </w:ins>
          </w:p>
        </w:tc>
        <w:tc>
          <w:tcPr>
            <w:tcW w:w="993" w:type="dxa"/>
          </w:tcPr>
          <w:p w14:paraId="6903E85D" w14:textId="77777777" w:rsidR="00077A73" w:rsidRPr="009D3C39" w:rsidRDefault="00077A73" w:rsidP="0001356E">
            <w:pPr>
              <w:widowControl w:val="0"/>
              <w:spacing w:before="0" w:beforeAutospacing="0" w:after="0" w:afterAutospacing="0" w:line="240" w:lineRule="auto"/>
              <w:ind w:right="360"/>
              <w:rPr>
                <w:ins w:id="392" w:author="Avi Cohen" w:date="2019-03-31T16:05:00Z"/>
                <w:rFonts w:ascii="Times New Roman" w:eastAsia="Times New Roman" w:hAnsi="Times New Roman" w:cs="David"/>
                <w:sz w:val="24"/>
                <w:szCs w:val="24"/>
                <w:rPrChange w:id="393" w:author="Avi Cohen" w:date="2019-03-31T16:21:00Z">
                  <w:rPr>
                    <w:ins w:id="394" w:author="Avi Cohen" w:date="2019-03-31T16:05:00Z"/>
                    <w:rFonts w:ascii="Times New Roman" w:eastAsia="Times New Roman" w:hAnsi="Times New Roman" w:cs="David"/>
                    <w:sz w:val="24"/>
                    <w:szCs w:val="24"/>
                    <w:highlight w:val="yellow"/>
                  </w:rPr>
                </w:rPrChange>
              </w:rPr>
            </w:pPr>
            <w:ins w:id="395" w:author="Avi Cohen" w:date="2019-03-31T16:05:00Z">
              <w:r w:rsidRPr="009D3C39">
                <w:rPr>
                  <w:rFonts w:ascii="Times New Roman" w:eastAsia="Times New Roman" w:hAnsi="Times New Roman" w:cs="David"/>
                  <w:sz w:val="24"/>
                  <w:szCs w:val="24"/>
                  <w:rtl/>
                  <w:rPrChange w:id="396" w:author="Avi Cohen" w:date="2019-03-31T16:21:00Z">
                    <w:rPr>
                      <w:rFonts w:ascii="Times New Roman" w:eastAsia="Times New Roman" w:hAnsi="Times New Roman" w:cs="David"/>
                      <w:sz w:val="24"/>
                      <w:szCs w:val="24"/>
                      <w:highlight w:val="yellow"/>
                      <w:rtl/>
                    </w:rPr>
                  </w:rPrChange>
                </w:rPr>
                <w:t>1.1</w:t>
              </w:r>
            </w:ins>
          </w:p>
        </w:tc>
      </w:tr>
      <w:tr w:rsidR="00077A73" w:rsidRPr="009D3C39" w14:paraId="72D50E94" w14:textId="77777777" w:rsidTr="0001356E">
        <w:trPr>
          <w:ins w:id="397" w:author="Avi Cohen" w:date="2019-03-31T16:05:00Z"/>
        </w:trPr>
        <w:tc>
          <w:tcPr>
            <w:tcW w:w="1296" w:type="dxa"/>
          </w:tcPr>
          <w:p w14:paraId="5CFAAE31" w14:textId="77777777" w:rsidR="00077A73" w:rsidRPr="009D3C39" w:rsidRDefault="00077A73" w:rsidP="0001356E">
            <w:pPr>
              <w:widowControl w:val="0"/>
              <w:spacing w:before="0" w:beforeAutospacing="0" w:after="0" w:afterAutospacing="0" w:line="240" w:lineRule="auto"/>
              <w:ind w:right="360"/>
              <w:jc w:val="both"/>
              <w:rPr>
                <w:ins w:id="398" w:author="Avi Cohen" w:date="2019-03-31T16:05:00Z"/>
                <w:rFonts w:ascii="Times New Roman" w:eastAsia="Times New Roman" w:hAnsi="Times New Roman" w:cs="David"/>
                <w:sz w:val="24"/>
                <w:szCs w:val="24"/>
              </w:rPr>
            </w:pPr>
          </w:p>
        </w:tc>
        <w:tc>
          <w:tcPr>
            <w:tcW w:w="5776" w:type="dxa"/>
          </w:tcPr>
          <w:p w14:paraId="17F96E89" w14:textId="77777777" w:rsidR="00077A73" w:rsidRPr="009D3C39" w:rsidRDefault="00077A73" w:rsidP="0001356E">
            <w:pPr>
              <w:widowControl w:val="0"/>
              <w:spacing w:before="0" w:beforeAutospacing="0" w:after="0" w:afterAutospacing="0" w:line="240" w:lineRule="auto"/>
              <w:ind w:right="360"/>
              <w:jc w:val="both"/>
              <w:rPr>
                <w:ins w:id="399" w:author="Avi Cohen" w:date="2019-03-31T16:05:00Z"/>
                <w:rFonts w:ascii="Times New Roman" w:eastAsia="Times New Roman" w:hAnsi="Times New Roman" w:cs="David"/>
                <w:sz w:val="24"/>
                <w:szCs w:val="24"/>
                <w:rPrChange w:id="400" w:author="Avi Cohen" w:date="2019-03-31T16:21:00Z">
                  <w:rPr>
                    <w:ins w:id="401" w:author="Avi Cohen" w:date="2019-03-31T16:05:00Z"/>
                    <w:rFonts w:ascii="Times New Roman" w:eastAsia="Times New Roman" w:hAnsi="Times New Roman" w:cs="David"/>
                    <w:sz w:val="24"/>
                    <w:szCs w:val="24"/>
                    <w:highlight w:val="yellow"/>
                  </w:rPr>
                </w:rPrChange>
              </w:rPr>
            </w:pPr>
          </w:p>
        </w:tc>
        <w:tc>
          <w:tcPr>
            <w:tcW w:w="993" w:type="dxa"/>
          </w:tcPr>
          <w:p w14:paraId="5712445A" w14:textId="77777777" w:rsidR="00077A73" w:rsidRPr="009D3C39" w:rsidRDefault="00077A73" w:rsidP="0001356E">
            <w:pPr>
              <w:widowControl w:val="0"/>
              <w:spacing w:before="0" w:beforeAutospacing="0" w:after="0" w:afterAutospacing="0" w:line="240" w:lineRule="auto"/>
              <w:ind w:right="360"/>
              <w:jc w:val="both"/>
              <w:rPr>
                <w:ins w:id="402" w:author="Avi Cohen" w:date="2019-03-31T16:05:00Z"/>
                <w:rFonts w:ascii="Times New Roman" w:eastAsia="Times New Roman" w:hAnsi="Times New Roman" w:cs="David"/>
                <w:sz w:val="24"/>
                <w:szCs w:val="24"/>
                <w:rPrChange w:id="403" w:author="Avi Cohen" w:date="2019-03-31T16:21:00Z">
                  <w:rPr>
                    <w:ins w:id="404" w:author="Avi Cohen" w:date="2019-03-31T16:05:00Z"/>
                    <w:rFonts w:ascii="Times New Roman" w:eastAsia="Times New Roman" w:hAnsi="Times New Roman" w:cs="David"/>
                    <w:sz w:val="24"/>
                    <w:szCs w:val="24"/>
                    <w:highlight w:val="yellow"/>
                  </w:rPr>
                </w:rPrChange>
              </w:rPr>
            </w:pPr>
          </w:p>
        </w:tc>
      </w:tr>
      <w:tr w:rsidR="00077A73" w:rsidRPr="009D3C39" w14:paraId="6B0F5557" w14:textId="77777777" w:rsidTr="0001356E">
        <w:trPr>
          <w:ins w:id="405" w:author="Avi Cohen" w:date="2019-03-31T16:05:00Z"/>
        </w:trPr>
        <w:tc>
          <w:tcPr>
            <w:tcW w:w="1296" w:type="dxa"/>
          </w:tcPr>
          <w:p w14:paraId="729D3474" w14:textId="77777777" w:rsidR="00077A73" w:rsidRPr="009D3C39" w:rsidRDefault="00077A73" w:rsidP="0001356E">
            <w:pPr>
              <w:widowControl w:val="0"/>
              <w:spacing w:before="0" w:beforeAutospacing="0" w:after="0" w:afterAutospacing="0" w:line="240" w:lineRule="auto"/>
              <w:ind w:right="360"/>
              <w:jc w:val="center"/>
              <w:rPr>
                <w:ins w:id="406" w:author="Avi Cohen" w:date="2019-03-31T16:05:00Z"/>
                <w:rFonts w:ascii="Times New Roman" w:eastAsia="Times New Roman" w:hAnsi="Times New Roman" w:cs="David"/>
                <w:sz w:val="24"/>
                <w:szCs w:val="24"/>
                <w:rPrChange w:id="407" w:author="Avi Cohen" w:date="2019-03-31T16:21:00Z">
                  <w:rPr>
                    <w:ins w:id="408" w:author="Avi Cohen" w:date="2019-03-31T16:05:00Z"/>
                    <w:rFonts w:ascii="Times New Roman" w:eastAsia="Times New Roman" w:hAnsi="Times New Roman" w:cs="David"/>
                    <w:sz w:val="24"/>
                    <w:szCs w:val="24"/>
                    <w:highlight w:val="yellow"/>
                  </w:rPr>
                </w:rPrChange>
              </w:rPr>
            </w:pPr>
            <w:ins w:id="409" w:author="Avi Cohen" w:date="2019-03-31T16:05:00Z">
              <w:r w:rsidRPr="009D3C39">
                <w:rPr>
                  <w:rFonts w:ascii="Times New Roman" w:eastAsia="Times New Roman" w:hAnsi="Times New Roman" w:cs="David"/>
                  <w:sz w:val="24"/>
                  <w:szCs w:val="24"/>
                  <w:rtl/>
                  <w:rPrChange w:id="410" w:author="Avi Cohen" w:date="2019-03-31T16:21:00Z">
                    <w:rPr>
                      <w:rFonts w:ascii="Times New Roman" w:eastAsia="Times New Roman" w:hAnsi="Times New Roman" w:cs="David"/>
                      <w:sz w:val="24"/>
                      <w:szCs w:val="24"/>
                      <w:highlight w:val="yellow"/>
                      <w:rtl/>
                    </w:rPr>
                  </w:rPrChange>
                </w:rPr>
                <w:t>10%</w:t>
              </w:r>
            </w:ins>
          </w:p>
        </w:tc>
        <w:tc>
          <w:tcPr>
            <w:tcW w:w="5776" w:type="dxa"/>
          </w:tcPr>
          <w:p w14:paraId="13F24D8A" w14:textId="77777777" w:rsidR="00077A73" w:rsidRPr="009D3C39" w:rsidRDefault="00077A73" w:rsidP="0001356E">
            <w:pPr>
              <w:widowControl w:val="0"/>
              <w:spacing w:before="0" w:beforeAutospacing="0" w:after="0" w:afterAutospacing="0" w:line="240" w:lineRule="auto"/>
              <w:ind w:left="397" w:right="360"/>
              <w:jc w:val="both"/>
              <w:rPr>
                <w:ins w:id="411" w:author="Avi Cohen" w:date="2019-03-31T16:05:00Z"/>
                <w:rFonts w:ascii="Times New Roman" w:eastAsia="Times New Roman" w:hAnsi="Times New Roman" w:cs="David"/>
                <w:sz w:val="24"/>
                <w:szCs w:val="24"/>
                <w:rPrChange w:id="412" w:author="Avi Cohen" w:date="2019-03-31T16:21:00Z">
                  <w:rPr>
                    <w:ins w:id="413" w:author="Avi Cohen" w:date="2019-03-31T16:05:00Z"/>
                    <w:rFonts w:ascii="Times New Roman" w:eastAsia="Times New Roman" w:hAnsi="Times New Roman" w:cs="David"/>
                    <w:sz w:val="24"/>
                    <w:szCs w:val="24"/>
                    <w:highlight w:val="yellow"/>
                  </w:rPr>
                </w:rPrChange>
              </w:rPr>
            </w:pPr>
            <w:ins w:id="414" w:author="Avi Cohen" w:date="2019-03-31T16:05:00Z">
              <w:r w:rsidRPr="009D3C39">
                <w:rPr>
                  <w:rFonts w:ascii="Times New Roman" w:eastAsia="Times New Roman" w:hAnsi="Times New Roman" w:cs="David"/>
                  <w:sz w:val="24"/>
                  <w:szCs w:val="24"/>
                  <w:rtl/>
                  <w:rPrChange w:id="415" w:author="Avi Cohen" w:date="2019-03-31T16:21:00Z">
                    <w:rPr>
                      <w:rFonts w:ascii="Times New Roman" w:eastAsia="Times New Roman" w:hAnsi="Times New Roman" w:cs="David"/>
                      <w:sz w:val="24"/>
                      <w:szCs w:val="24"/>
                      <w:highlight w:val="yellow"/>
                      <w:rtl/>
                    </w:rPr>
                  </w:rPrChange>
                </w:rPr>
                <w:t xml:space="preserve">לאחר גמר התכנון המוקדם, כאמור בנספח ב, ואישור עבודות שלב זה על ידי המזמין - </w:t>
              </w:r>
            </w:ins>
          </w:p>
        </w:tc>
        <w:tc>
          <w:tcPr>
            <w:tcW w:w="993" w:type="dxa"/>
          </w:tcPr>
          <w:p w14:paraId="5195634D" w14:textId="77777777" w:rsidR="00077A73" w:rsidRPr="009D3C39" w:rsidRDefault="00077A73" w:rsidP="0001356E">
            <w:pPr>
              <w:widowControl w:val="0"/>
              <w:spacing w:before="0" w:beforeAutospacing="0" w:after="0" w:afterAutospacing="0" w:line="240" w:lineRule="auto"/>
              <w:ind w:right="-43"/>
              <w:jc w:val="right"/>
              <w:rPr>
                <w:ins w:id="416" w:author="Avi Cohen" w:date="2019-03-31T16:05:00Z"/>
                <w:rFonts w:ascii="Times New Roman" w:eastAsia="Times New Roman" w:hAnsi="Times New Roman" w:cs="David"/>
                <w:sz w:val="24"/>
                <w:szCs w:val="24"/>
                <w:rPrChange w:id="417" w:author="Avi Cohen" w:date="2019-03-31T16:21:00Z">
                  <w:rPr>
                    <w:ins w:id="418" w:author="Avi Cohen" w:date="2019-03-31T16:05:00Z"/>
                    <w:rFonts w:ascii="Times New Roman" w:eastAsia="Times New Roman" w:hAnsi="Times New Roman" w:cs="David"/>
                    <w:sz w:val="24"/>
                    <w:szCs w:val="24"/>
                    <w:highlight w:val="yellow"/>
                  </w:rPr>
                </w:rPrChange>
              </w:rPr>
            </w:pPr>
            <w:ins w:id="419" w:author="Avi Cohen" w:date="2019-03-31T16:05:00Z">
              <w:r w:rsidRPr="009D3C39">
                <w:rPr>
                  <w:rFonts w:ascii="Times New Roman" w:eastAsia="Times New Roman" w:hAnsi="Times New Roman" w:cs="David"/>
                  <w:sz w:val="24"/>
                  <w:szCs w:val="24"/>
                  <w:rtl/>
                  <w:rPrChange w:id="420" w:author="Avi Cohen" w:date="2019-03-31T16:21:00Z">
                    <w:rPr>
                      <w:rFonts w:ascii="Times New Roman" w:eastAsia="Times New Roman" w:hAnsi="Times New Roman" w:cs="David"/>
                      <w:sz w:val="24"/>
                      <w:szCs w:val="24"/>
                      <w:highlight w:val="yellow"/>
                      <w:rtl/>
                    </w:rPr>
                  </w:rPrChange>
                </w:rPr>
                <w:t>1.1.1</w:t>
              </w:r>
            </w:ins>
          </w:p>
        </w:tc>
      </w:tr>
      <w:tr w:rsidR="00077A73" w:rsidRPr="009D3C39" w14:paraId="01D02278" w14:textId="77777777" w:rsidTr="0001356E">
        <w:trPr>
          <w:ins w:id="421" w:author="Avi Cohen" w:date="2019-03-31T16:05:00Z"/>
        </w:trPr>
        <w:tc>
          <w:tcPr>
            <w:tcW w:w="1296" w:type="dxa"/>
          </w:tcPr>
          <w:p w14:paraId="4649D8AD" w14:textId="77777777" w:rsidR="00077A73" w:rsidRPr="009D3C39" w:rsidRDefault="00077A73" w:rsidP="0001356E">
            <w:pPr>
              <w:widowControl w:val="0"/>
              <w:spacing w:before="0" w:beforeAutospacing="0" w:after="0" w:afterAutospacing="0" w:line="240" w:lineRule="auto"/>
              <w:ind w:right="360"/>
              <w:jc w:val="center"/>
              <w:rPr>
                <w:ins w:id="422" w:author="Avi Cohen" w:date="2019-03-31T16:05:00Z"/>
                <w:rFonts w:ascii="Times New Roman" w:eastAsia="Times New Roman" w:hAnsi="Times New Roman" w:cs="David"/>
                <w:sz w:val="24"/>
                <w:szCs w:val="24"/>
                <w:rPrChange w:id="423" w:author="Avi Cohen" w:date="2019-03-31T16:21:00Z">
                  <w:rPr>
                    <w:ins w:id="424" w:author="Avi Cohen" w:date="2019-03-31T16:05:00Z"/>
                    <w:rFonts w:ascii="Times New Roman" w:eastAsia="Times New Roman" w:hAnsi="Times New Roman" w:cs="David"/>
                    <w:sz w:val="24"/>
                    <w:szCs w:val="24"/>
                    <w:highlight w:val="yellow"/>
                  </w:rPr>
                </w:rPrChange>
              </w:rPr>
            </w:pPr>
            <w:ins w:id="425" w:author="Avi Cohen" w:date="2019-03-31T16:05:00Z">
              <w:r w:rsidRPr="009D3C39">
                <w:rPr>
                  <w:rFonts w:ascii="Times New Roman" w:eastAsia="Times New Roman" w:hAnsi="Times New Roman" w:cs="David"/>
                  <w:sz w:val="24"/>
                  <w:szCs w:val="24"/>
                  <w:rtl/>
                  <w:rPrChange w:id="426" w:author="Avi Cohen" w:date="2019-03-31T16:21:00Z">
                    <w:rPr>
                      <w:rFonts w:ascii="Times New Roman" w:eastAsia="Times New Roman" w:hAnsi="Times New Roman" w:cs="David"/>
                      <w:sz w:val="24"/>
                      <w:szCs w:val="24"/>
                      <w:highlight w:val="yellow"/>
                      <w:rtl/>
                    </w:rPr>
                  </w:rPrChange>
                </w:rPr>
                <w:t>20%</w:t>
              </w:r>
            </w:ins>
          </w:p>
        </w:tc>
        <w:tc>
          <w:tcPr>
            <w:tcW w:w="5776" w:type="dxa"/>
          </w:tcPr>
          <w:p w14:paraId="1A0A383F" w14:textId="77777777" w:rsidR="00077A73" w:rsidRPr="009D3C39" w:rsidRDefault="00077A73" w:rsidP="0001356E">
            <w:pPr>
              <w:widowControl w:val="0"/>
              <w:spacing w:before="0" w:beforeAutospacing="0" w:after="0" w:afterAutospacing="0" w:line="240" w:lineRule="auto"/>
              <w:ind w:left="397" w:right="360"/>
              <w:jc w:val="both"/>
              <w:rPr>
                <w:ins w:id="427" w:author="Avi Cohen" w:date="2019-03-31T16:05:00Z"/>
                <w:rFonts w:ascii="Times New Roman" w:eastAsia="Times New Roman" w:hAnsi="Times New Roman" w:cs="David"/>
                <w:sz w:val="24"/>
                <w:szCs w:val="24"/>
                <w:rPrChange w:id="428" w:author="Avi Cohen" w:date="2019-03-31T16:21:00Z">
                  <w:rPr>
                    <w:ins w:id="429" w:author="Avi Cohen" w:date="2019-03-31T16:05:00Z"/>
                    <w:rFonts w:ascii="Times New Roman" w:eastAsia="Times New Roman" w:hAnsi="Times New Roman" w:cs="David"/>
                    <w:sz w:val="24"/>
                    <w:szCs w:val="24"/>
                    <w:highlight w:val="yellow"/>
                  </w:rPr>
                </w:rPrChange>
              </w:rPr>
            </w:pPr>
            <w:ins w:id="430" w:author="Avi Cohen" w:date="2019-03-31T16:05:00Z">
              <w:r w:rsidRPr="009D3C39">
                <w:rPr>
                  <w:rFonts w:ascii="Times New Roman" w:eastAsia="Times New Roman" w:hAnsi="Times New Roman" w:cs="David"/>
                  <w:sz w:val="24"/>
                  <w:szCs w:val="24"/>
                  <w:rtl/>
                  <w:rPrChange w:id="431" w:author="Avi Cohen" w:date="2019-03-31T16:21:00Z">
                    <w:rPr>
                      <w:rFonts w:ascii="Times New Roman" w:eastAsia="Times New Roman" w:hAnsi="Times New Roman" w:cs="David"/>
                      <w:sz w:val="24"/>
                      <w:szCs w:val="24"/>
                      <w:highlight w:val="yellow"/>
                      <w:rtl/>
                    </w:rPr>
                  </w:rPrChange>
                </w:rPr>
                <w:t xml:space="preserve">לאחר </w:t>
              </w:r>
              <w:r w:rsidRPr="009D3C39">
                <w:rPr>
                  <w:rFonts w:ascii="Times New Roman" w:eastAsia="Times New Roman" w:hAnsi="Times New Roman" w:cs="David" w:hint="eastAsia"/>
                  <w:sz w:val="24"/>
                  <w:szCs w:val="24"/>
                  <w:rtl/>
                  <w:rPrChange w:id="432" w:author="Avi Cohen" w:date="2019-03-31T16:21:00Z">
                    <w:rPr>
                      <w:rFonts w:ascii="Times New Roman" w:eastAsia="Times New Roman" w:hAnsi="Times New Roman" w:cs="David" w:hint="eastAsia"/>
                      <w:sz w:val="24"/>
                      <w:szCs w:val="24"/>
                      <w:highlight w:val="yellow"/>
                      <w:rtl/>
                    </w:rPr>
                  </w:rPrChange>
                </w:rPr>
                <w:t>הגשת</w:t>
              </w:r>
              <w:r w:rsidRPr="009D3C39">
                <w:rPr>
                  <w:rFonts w:ascii="Times New Roman" w:eastAsia="Times New Roman" w:hAnsi="Times New Roman" w:cs="David"/>
                  <w:sz w:val="24"/>
                  <w:szCs w:val="24"/>
                  <w:rtl/>
                  <w:rPrChange w:id="433" w:author="Avi Cohen" w:date="2019-03-31T16:21:00Z">
                    <w:rPr>
                      <w:rFonts w:ascii="Times New Roman" w:eastAsia="Times New Roman" w:hAnsi="Times New Roman" w:cs="David"/>
                      <w:sz w:val="24"/>
                      <w:szCs w:val="24"/>
                      <w:highlight w:val="yellow"/>
                      <w:rtl/>
                    </w:rPr>
                  </w:rPrChange>
                </w:rPr>
                <w:t xml:space="preserve"> </w:t>
              </w:r>
              <w:r w:rsidRPr="009D3C39">
                <w:rPr>
                  <w:rFonts w:ascii="Times New Roman" w:eastAsia="Times New Roman" w:hAnsi="Times New Roman" w:cs="David" w:hint="eastAsia"/>
                  <w:sz w:val="24"/>
                  <w:szCs w:val="24"/>
                  <w:rtl/>
                  <w:rPrChange w:id="434" w:author="Avi Cohen" w:date="2019-03-31T16:21:00Z">
                    <w:rPr>
                      <w:rFonts w:ascii="Times New Roman" w:eastAsia="Times New Roman" w:hAnsi="Times New Roman" w:cs="David" w:hint="eastAsia"/>
                      <w:sz w:val="24"/>
                      <w:szCs w:val="24"/>
                      <w:highlight w:val="yellow"/>
                      <w:rtl/>
                    </w:rPr>
                  </w:rPrChange>
                </w:rPr>
                <w:t>נספח</w:t>
              </w:r>
              <w:r w:rsidRPr="009D3C39">
                <w:rPr>
                  <w:rFonts w:ascii="Times New Roman" w:eastAsia="Times New Roman" w:hAnsi="Times New Roman" w:cs="David"/>
                  <w:sz w:val="24"/>
                  <w:szCs w:val="24"/>
                  <w:rtl/>
                  <w:rPrChange w:id="435" w:author="Avi Cohen" w:date="2019-03-31T16:21:00Z">
                    <w:rPr>
                      <w:rFonts w:ascii="Times New Roman" w:eastAsia="Times New Roman" w:hAnsi="Times New Roman" w:cs="David"/>
                      <w:sz w:val="24"/>
                      <w:szCs w:val="24"/>
                      <w:highlight w:val="yellow"/>
                      <w:rtl/>
                    </w:rPr>
                  </w:rPrChange>
                </w:rPr>
                <w:t xml:space="preserve"> </w:t>
              </w:r>
              <w:r w:rsidRPr="009D3C39">
                <w:rPr>
                  <w:rFonts w:ascii="Times New Roman" w:eastAsia="Times New Roman" w:hAnsi="Times New Roman" w:cs="David" w:hint="eastAsia"/>
                  <w:sz w:val="24"/>
                  <w:szCs w:val="24"/>
                  <w:rtl/>
                  <w:rPrChange w:id="436" w:author="Avi Cohen" w:date="2019-03-31T16:21:00Z">
                    <w:rPr>
                      <w:rFonts w:ascii="Times New Roman" w:eastAsia="Times New Roman" w:hAnsi="Times New Roman" w:cs="David" w:hint="eastAsia"/>
                      <w:sz w:val="24"/>
                      <w:szCs w:val="24"/>
                      <w:highlight w:val="yellow"/>
                      <w:rtl/>
                    </w:rPr>
                  </w:rPrChange>
                </w:rPr>
                <w:t>סניטרי</w:t>
              </w:r>
              <w:r w:rsidRPr="009D3C39">
                <w:rPr>
                  <w:rFonts w:ascii="Times New Roman" w:eastAsia="Times New Roman" w:hAnsi="Times New Roman" w:cs="David"/>
                  <w:sz w:val="24"/>
                  <w:szCs w:val="24"/>
                  <w:rtl/>
                  <w:rPrChange w:id="437" w:author="Avi Cohen" w:date="2019-03-31T16:21:00Z">
                    <w:rPr>
                      <w:rFonts w:ascii="Times New Roman" w:eastAsia="Times New Roman" w:hAnsi="Times New Roman" w:cs="David"/>
                      <w:sz w:val="24"/>
                      <w:szCs w:val="24"/>
                      <w:highlight w:val="yellow"/>
                      <w:rtl/>
                    </w:rPr>
                  </w:rPrChange>
                </w:rPr>
                <w:t xml:space="preserve"> </w:t>
              </w:r>
            </w:ins>
          </w:p>
        </w:tc>
        <w:tc>
          <w:tcPr>
            <w:tcW w:w="993" w:type="dxa"/>
          </w:tcPr>
          <w:p w14:paraId="151C82BC" w14:textId="77777777" w:rsidR="00077A73" w:rsidRPr="009D3C39" w:rsidRDefault="00077A73" w:rsidP="0001356E">
            <w:pPr>
              <w:widowControl w:val="0"/>
              <w:spacing w:before="0" w:beforeAutospacing="0" w:after="0" w:afterAutospacing="0" w:line="240" w:lineRule="auto"/>
              <w:ind w:right="-43"/>
              <w:jc w:val="right"/>
              <w:rPr>
                <w:ins w:id="438" w:author="Avi Cohen" w:date="2019-03-31T16:05:00Z"/>
                <w:rFonts w:ascii="Times New Roman" w:eastAsia="Times New Roman" w:hAnsi="Times New Roman" w:cs="David"/>
                <w:sz w:val="24"/>
                <w:szCs w:val="24"/>
                <w:rPrChange w:id="439" w:author="Avi Cohen" w:date="2019-03-31T16:21:00Z">
                  <w:rPr>
                    <w:ins w:id="440" w:author="Avi Cohen" w:date="2019-03-31T16:05:00Z"/>
                    <w:rFonts w:ascii="Times New Roman" w:eastAsia="Times New Roman" w:hAnsi="Times New Roman" w:cs="David"/>
                    <w:sz w:val="24"/>
                    <w:szCs w:val="24"/>
                    <w:highlight w:val="yellow"/>
                  </w:rPr>
                </w:rPrChange>
              </w:rPr>
            </w:pPr>
            <w:ins w:id="441" w:author="Avi Cohen" w:date="2019-03-31T16:05:00Z">
              <w:r w:rsidRPr="009D3C39">
                <w:rPr>
                  <w:rFonts w:ascii="Times New Roman" w:eastAsia="Times New Roman" w:hAnsi="Times New Roman" w:cs="David"/>
                  <w:sz w:val="24"/>
                  <w:szCs w:val="24"/>
                  <w:rtl/>
                  <w:rPrChange w:id="442" w:author="Avi Cohen" w:date="2019-03-31T16:21:00Z">
                    <w:rPr>
                      <w:rFonts w:ascii="Times New Roman" w:eastAsia="Times New Roman" w:hAnsi="Times New Roman" w:cs="David"/>
                      <w:sz w:val="24"/>
                      <w:szCs w:val="24"/>
                      <w:highlight w:val="yellow"/>
                      <w:rtl/>
                    </w:rPr>
                  </w:rPrChange>
                </w:rPr>
                <w:t>1.1.2</w:t>
              </w:r>
            </w:ins>
          </w:p>
        </w:tc>
      </w:tr>
      <w:tr w:rsidR="00077A73" w:rsidRPr="009D3C39" w14:paraId="05AC1287" w14:textId="77777777" w:rsidTr="0001356E">
        <w:trPr>
          <w:ins w:id="443" w:author="Avi Cohen" w:date="2019-03-31T16:05:00Z"/>
        </w:trPr>
        <w:tc>
          <w:tcPr>
            <w:tcW w:w="1296" w:type="dxa"/>
          </w:tcPr>
          <w:p w14:paraId="28C7039A" w14:textId="77777777" w:rsidR="00077A73" w:rsidRPr="009D3C39" w:rsidRDefault="00077A73" w:rsidP="0001356E">
            <w:pPr>
              <w:widowControl w:val="0"/>
              <w:spacing w:before="0" w:beforeAutospacing="0" w:after="0" w:afterAutospacing="0" w:line="240" w:lineRule="auto"/>
              <w:ind w:right="360"/>
              <w:jc w:val="center"/>
              <w:rPr>
                <w:ins w:id="444" w:author="Avi Cohen" w:date="2019-03-31T16:05:00Z"/>
                <w:rFonts w:ascii="Times New Roman" w:eastAsia="Times New Roman" w:hAnsi="Times New Roman" w:cs="David"/>
                <w:sz w:val="24"/>
                <w:szCs w:val="24"/>
                <w:rPrChange w:id="445" w:author="Avi Cohen" w:date="2019-03-31T16:21:00Z">
                  <w:rPr>
                    <w:ins w:id="446" w:author="Avi Cohen" w:date="2019-03-31T16:05:00Z"/>
                    <w:rFonts w:ascii="Times New Roman" w:eastAsia="Times New Roman" w:hAnsi="Times New Roman" w:cs="David"/>
                    <w:sz w:val="24"/>
                    <w:szCs w:val="24"/>
                    <w:highlight w:val="yellow"/>
                  </w:rPr>
                </w:rPrChange>
              </w:rPr>
            </w:pPr>
            <w:ins w:id="447" w:author="Avi Cohen" w:date="2019-03-31T16:05:00Z">
              <w:r w:rsidRPr="009D3C39">
                <w:rPr>
                  <w:rFonts w:ascii="Times New Roman" w:eastAsia="Times New Roman" w:hAnsi="Times New Roman" w:cs="David"/>
                  <w:sz w:val="24"/>
                  <w:szCs w:val="24"/>
                  <w:rtl/>
                  <w:rPrChange w:id="448" w:author="Avi Cohen" w:date="2019-03-31T16:21:00Z">
                    <w:rPr>
                      <w:rFonts w:ascii="Times New Roman" w:eastAsia="Times New Roman" w:hAnsi="Times New Roman" w:cs="David"/>
                      <w:sz w:val="24"/>
                      <w:szCs w:val="24"/>
                      <w:highlight w:val="yellow"/>
                      <w:rtl/>
                    </w:rPr>
                  </w:rPrChange>
                </w:rPr>
                <w:t>10%</w:t>
              </w:r>
            </w:ins>
          </w:p>
        </w:tc>
        <w:tc>
          <w:tcPr>
            <w:tcW w:w="5776" w:type="dxa"/>
          </w:tcPr>
          <w:p w14:paraId="75E1F2A7" w14:textId="77777777" w:rsidR="00077A73" w:rsidRPr="009D3C39" w:rsidRDefault="00077A73" w:rsidP="0001356E">
            <w:pPr>
              <w:widowControl w:val="0"/>
              <w:spacing w:before="0" w:beforeAutospacing="0" w:after="0" w:afterAutospacing="0" w:line="240" w:lineRule="auto"/>
              <w:ind w:left="397" w:right="360"/>
              <w:jc w:val="both"/>
              <w:rPr>
                <w:ins w:id="449" w:author="Avi Cohen" w:date="2019-03-31T16:05:00Z"/>
                <w:rFonts w:ascii="Times New Roman" w:eastAsia="Times New Roman" w:hAnsi="Times New Roman" w:cs="David"/>
                <w:sz w:val="24"/>
                <w:szCs w:val="24"/>
                <w:rPrChange w:id="450" w:author="Avi Cohen" w:date="2019-03-31T16:21:00Z">
                  <w:rPr>
                    <w:ins w:id="451" w:author="Avi Cohen" w:date="2019-03-31T16:05:00Z"/>
                    <w:rFonts w:ascii="Times New Roman" w:eastAsia="Times New Roman" w:hAnsi="Times New Roman" w:cs="David"/>
                    <w:sz w:val="24"/>
                    <w:szCs w:val="24"/>
                    <w:highlight w:val="yellow"/>
                  </w:rPr>
                </w:rPrChange>
              </w:rPr>
            </w:pPr>
            <w:ins w:id="452" w:author="Avi Cohen" w:date="2019-03-31T16:05:00Z">
              <w:r w:rsidRPr="009D3C39">
                <w:rPr>
                  <w:rFonts w:ascii="Times New Roman" w:eastAsia="Times New Roman" w:hAnsi="Times New Roman" w:cs="David"/>
                  <w:sz w:val="24"/>
                  <w:szCs w:val="24"/>
                  <w:rtl/>
                  <w:rPrChange w:id="453" w:author="Avi Cohen" w:date="2019-03-31T16:21:00Z">
                    <w:rPr>
                      <w:rFonts w:ascii="Times New Roman" w:eastAsia="Times New Roman" w:hAnsi="Times New Roman" w:cs="David"/>
                      <w:sz w:val="24"/>
                      <w:szCs w:val="24"/>
                      <w:highlight w:val="yellow"/>
                      <w:rtl/>
                    </w:rPr>
                  </w:rPrChange>
                </w:rPr>
                <w:t xml:space="preserve">לאחר </w:t>
              </w:r>
              <w:r w:rsidRPr="009D3C39">
                <w:rPr>
                  <w:rFonts w:ascii="Times New Roman" w:eastAsia="Times New Roman" w:hAnsi="Times New Roman" w:cs="David" w:hint="eastAsia"/>
                  <w:sz w:val="24"/>
                  <w:szCs w:val="24"/>
                  <w:rtl/>
                  <w:rPrChange w:id="454" w:author="Avi Cohen" w:date="2019-03-31T16:21:00Z">
                    <w:rPr>
                      <w:rFonts w:ascii="Times New Roman" w:eastAsia="Times New Roman" w:hAnsi="Times New Roman" w:cs="David" w:hint="eastAsia"/>
                      <w:sz w:val="24"/>
                      <w:szCs w:val="24"/>
                      <w:highlight w:val="yellow"/>
                      <w:rtl/>
                    </w:rPr>
                  </w:rPrChange>
                </w:rPr>
                <w:t>קבלת</w:t>
              </w:r>
              <w:r w:rsidRPr="009D3C39">
                <w:rPr>
                  <w:rFonts w:ascii="Times New Roman" w:eastAsia="Times New Roman" w:hAnsi="Times New Roman" w:cs="David"/>
                  <w:sz w:val="24"/>
                  <w:szCs w:val="24"/>
                  <w:rtl/>
                  <w:rPrChange w:id="455" w:author="Avi Cohen" w:date="2019-03-31T16:21:00Z">
                    <w:rPr>
                      <w:rFonts w:ascii="Times New Roman" w:eastAsia="Times New Roman" w:hAnsi="Times New Roman" w:cs="David"/>
                      <w:sz w:val="24"/>
                      <w:szCs w:val="24"/>
                      <w:highlight w:val="yellow"/>
                      <w:rtl/>
                    </w:rPr>
                  </w:rPrChange>
                </w:rPr>
                <w:t xml:space="preserve"> </w:t>
              </w:r>
              <w:r w:rsidRPr="009D3C39">
                <w:rPr>
                  <w:rFonts w:ascii="Times New Roman" w:eastAsia="Times New Roman" w:hAnsi="Times New Roman" w:cs="David" w:hint="eastAsia"/>
                  <w:sz w:val="24"/>
                  <w:szCs w:val="24"/>
                  <w:rtl/>
                  <w:rPrChange w:id="456" w:author="Avi Cohen" w:date="2019-03-31T16:21:00Z">
                    <w:rPr>
                      <w:rFonts w:ascii="Times New Roman" w:eastAsia="Times New Roman" w:hAnsi="Times New Roman" w:cs="David" w:hint="eastAsia"/>
                      <w:sz w:val="24"/>
                      <w:szCs w:val="24"/>
                      <w:highlight w:val="yellow"/>
                      <w:rtl/>
                    </w:rPr>
                  </w:rPrChange>
                </w:rPr>
                <w:t>היתר</w:t>
              </w:r>
              <w:r w:rsidRPr="009D3C39">
                <w:rPr>
                  <w:rFonts w:ascii="Times New Roman" w:eastAsia="Times New Roman" w:hAnsi="Times New Roman" w:cs="David"/>
                  <w:sz w:val="24"/>
                  <w:szCs w:val="24"/>
                  <w:rtl/>
                  <w:rPrChange w:id="457" w:author="Avi Cohen" w:date="2019-03-31T16:21:00Z">
                    <w:rPr>
                      <w:rFonts w:ascii="Times New Roman" w:eastAsia="Times New Roman" w:hAnsi="Times New Roman" w:cs="David"/>
                      <w:sz w:val="24"/>
                      <w:szCs w:val="24"/>
                      <w:highlight w:val="yellow"/>
                      <w:rtl/>
                    </w:rPr>
                  </w:rPrChange>
                </w:rPr>
                <w:t xml:space="preserve"> </w:t>
              </w:r>
              <w:r w:rsidRPr="009D3C39">
                <w:rPr>
                  <w:rFonts w:ascii="Times New Roman" w:eastAsia="Times New Roman" w:hAnsi="Times New Roman" w:cs="David" w:hint="eastAsia"/>
                  <w:sz w:val="24"/>
                  <w:szCs w:val="24"/>
                  <w:rtl/>
                  <w:rPrChange w:id="458" w:author="Avi Cohen" w:date="2019-03-31T16:21:00Z">
                    <w:rPr>
                      <w:rFonts w:ascii="Times New Roman" w:eastAsia="Times New Roman" w:hAnsi="Times New Roman" w:cs="David" w:hint="eastAsia"/>
                      <w:sz w:val="24"/>
                      <w:szCs w:val="24"/>
                      <w:highlight w:val="yellow"/>
                      <w:rtl/>
                    </w:rPr>
                  </w:rPrChange>
                </w:rPr>
                <w:t>בניה</w:t>
              </w:r>
              <w:r w:rsidRPr="009D3C39">
                <w:rPr>
                  <w:rFonts w:ascii="Times New Roman" w:eastAsia="Times New Roman" w:hAnsi="Times New Roman" w:cs="David"/>
                  <w:sz w:val="24"/>
                  <w:szCs w:val="24"/>
                  <w:rtl/>
                  <w:rPrChange w:id="459" w:author="Avi Cohen" w:date="2019-03-31T16:21:00Z">
                    <w:rPr>
                      <w:rFonts w:ascii="Times New Roman" w:eastAsia="Times New Roman" w:hAnsi="Times New Roman" w:cs="David"/>
                      <w:sz w:val="24"/>
                      <w:szCs w:val="24"/>
                      <w:highlight w:val="yellow"/>
                      <w:rtl/>
                    </w:rPr>
                  </w:rPrChange>
                </w:rPr>
                <w:t xml:space="preserve"> </w:t>
              </w:r>
            </w:ins>
          </w:p>
        </w:tc>
        <w:tc>
          <w:tcPr>
            <w:tcW w:w="993" w:type="dxa"/>
          </w:tcPr>
          <w:p w14:paraId="7826DAFD" w14:textId="77777777" w:rsidR="00077A73" w:rsidRPr="009D3C39" w:rsidRDefault="00077A73" w:rsidP="0001356E">
            <w:pPr>
              <w:widowControl w:val="0"/>
              <w:spacing w:before="0" w:beforeAutospacing="0" w:after="0" w:afterAutospacing="0" w:line="240" w:lineRule="auto"/>
              <w:ind w:right="-43"/>
              <w:jc w:val="right"/>
              <w:rPr>
                <w:ins w:id="460" w:author="Avi Cohen" w:date="2019-03-31T16:05:00Z"/>
                <w:rFonts w:ascii="Times New Roman" w:eastAsia="Times New Roman" w:hAnsi="Times New Roman" w:cs="David"/>
                <w:sz w:val="24"/>
                <w:szCs w:val="24"/>
                <w:rPrChange w:id="461" w:author="Avi Cohen" w:date="2019-03-31T16:21:00Z">
                  <w:rPr>
                    <w:ins w:id="462" w:author="Avi Cohen" w:date="2019-03-31T16:05:00Z"/>
                    <w:rFonts w:ascii="Times New Roman" w:eastAsia="Times New Roman" w:hAnsi="Times New Roman" w:cs="David"/>
                    <w:sz w:val="24"/>
                    <w:szCs w:val="24"/>
                    <w:highlight w:val="yellow"/>
                  </w:rPr>
                </w:rPrChange>
              </w:rPr>
            </w:pPr>
            <w:ins w:id="463" w:author="Avi Cohen" w:date="2019-03-31T16:05:00Z">
              <w:r w:rsidRPr="009D3C39">
                <w:rPr>
                  <w:rFonts w:ascii="Times New Roman" w:eastAsia="Times New Roman" w:hAnsi="Times New Roman" w:cs="David"/>
                  <w:sz w:val="24"/>
                  <w:szCs w:val="24"/>
                  <w:rtl/>
                  <w:rPrChange w:id="464" w:author="Avi Cohen" w:date="2019-03-31T16:21:00Z">
                    <w:rPr>
                      <w:rFonts w:ascii="Times New Roman" w:eastAsia="Times New Roman" w:hAnsi="Times New Roman" w:cs="David"/>
                      <w:sz w:val="24"/>
                      <w:szCs w:val="24"/>
                      <w:highlight w:val="yellow"/>
                      <w:rtl/>
                    </w:rPr>
                  </w:rPrChange>
                </w:rPr>
                <w:t>1.1.3</w:t>
              </w:r>
            </w:ins>
          </w:p>
        </w:tc>
      </w:tr>
      <w:tr w:rsidR="00077A73" w:rsidRPr="009D3C39" w14:paraId="7E278E57" w14:textId="77777777" w:rsidTr="0001356E">
        <w:trPr>
          <w:ins w:id="465" w:author="Avi Cohen" w:date="2019-03-31T16:05:00Z"/>
        </w:trPr>
        <w:tc>
          <w:tcPr>
            <w:tcW w:w="1296" w:type="dxa"/>
          </w:tcPr>
          <w:p w14:paraId="354F66D6" w14:textId="77777777" w:rsidR="00077A73" w:rsidRPr="009D3C39" w:rsidRDefault="00077A73" w:rsidP="0001356E">
            <w:pPr>
              <w:widowControl w:val="0"/>
              <w:spacing w:before="0" w:beforeAutospacing="0" w:after="0" w:afterAutospacing="0" w:line="240" w:lineRule="auto"/>
              <w:ind w:right="360"/>
              <w:jc w:val="center"/>
              <w:rPr>
                <w:ins w:id="466" w:author="Avi Cohen" w:date="2019-03-31T16:05:00Z"/>
                <w:rFonts w:ascii="Times New Roman" w:eastAsia="Times New Roman" w:hAnsi="Times New Roman" w:cs="David"/>
                <w:sz w:val="24"/>
                <w:szCs w:val="24"/>
                <w:rPrChange w:id="467" w:author="Avi Cohen" w:date="2019-03-31T16:21:00Z">
                  <w:rPr>
                    <w:ins w:id="468" w:author="Avi Cohen" w:date="2019-03-31T16:05:00Z"/>
                    <w:rFonts w:ascii="Times New Roman" w:eastAsia="Times New Roman" w:hAnsi="Times New Roman" w:cs="David"/>
                    <w:sz w:val="24"/>
                    <w:szCs w:val="24"/>
                    <w:highlight w:val="yellow"/>
                  </w:rPr>
                </w:rPrChange>
              </w:rPr>
            </w:pPr>
            <w:ins w:id="469" w:author="Avi Cohen" w:date="2019-03-31T16:05:00Z">
              <w:r w:rsidRPr="009D3C39">
                <w:rPr>
                  <w:rFonts w:ascii="Times New Roman" w:eastAsia="Times New Roman" w:hAnsi="Times New Roman" w:cs="David"/>
                  <w:sz w:val="24"/>
                  <w:szCs w:val="24"/>
                  <w:rtl/>
                  <w:rPrChange w:id="470" w:author="Avi Cohen" w:date="2019-03-31T16:21:00Z">
                    <w:rPr>
                      <w:rFonts w:ascii="Times New Roman" w:eastAsia="Times New Roman" w:hAnsi="Times New Roman" w:cs="David"/>
                      <w:sz w:val="24"/>
                      <w:szCs w:val="24"/>
                      <w:highlight w:val="yellow"/>
                      <w:rtl/>
                    </w:rPr>
                  </w:rPrChange>
                </w:rPr>
                <w:t>30%</w:t>
              </w:r>
            </w:ins>
          </w:p>
        </w:tc>
        <w:tc>
          <w:tcPr>
            <w:tcW w:w="5776" w:type="dxa"/>
          </w:tcPr>
          <w:p w14:paraId="4228F682" w14:textId="77777777" w:rsidR="00077A73" w:rsidRPr="009D3C39" w:rsidRDefault="00077A73" w:rsidP="0001356E">
            <w:pPr>
              <w:widowControl w:val="0"/>
              <w:spacing w:before="0" w:beforeAutospacing="0" w:after="0" w:afterAutospacing="0" w:line="240" w:lineRule="auto"/>
              <w:ind w:left="397" w:right="360"/>
              <w:jc w:val="both"/>
              <w:rPr>
                <w:ins w:id="471" w:author="Avi Cohen" w:date="2019-03-31T16:05:00Z"/>
                <w:rFonts w:ascii="Times New Roman" w:eastAsia="Times New Roman" w:hAnsi="Times New Roman" w:cs="David"/>
                <w:sz w:val="24"/>
                <w:szCs w:val="24"/>
                <w:rPrChange w:id="472" w:author="Avi Cohen" w:date="2019-03-31T16:21:00Z">
                  <w:rPr>
                    <w:ins w:id="473" w:author="Avi Cohen" w:date="2019-03-31T16:05:00Z"/>
                    <w:rFonts w:ascii="Times New Roman" w:eastAsia="Times New Roman" w:hAnsi="Times New Roman" w:cs="David"/>
                    <w:sz w:val="24"/>
                    <w:szCs w:val="24"/>
                    <w:highlight w:val="yellow"/>
                  </w:rPr>
                </w:rPrChange>
              </w:rPr>
            </w:pPr>
            <w:ins w:id="474" w:author="Avi Cohen" w:date="2019-03-31T16:05:00Z">
              <w:r w:rsidRPr="009D3C39">
                <w:rPr>
                  <w:rFonts w:ascii="Times New Roman" w:eastAsia="Times New Roman" w:hAnsi="Times New Roman" w:cs="David"/>
                  <w:sz w:val="24"/>
                  <w:szCs w:val="24"/>
                  <w:rtl/>
                  <w:rPrChange w:id="475" w:author="Avi Cohen" w:date="2019-03-31T16:21:00Z">
                    <w:rPr>
                      <w:rFonts w:ascii="Times New Roman" w:eastAsia="Times New Roman" w:hAnsi="Times New Roman" w:cs="David"/>
                      <w:sz w:val="24"/>
                      <w:szCs w:val="24"/>
                      <w:highlight w:val="yellow"/>
                      <w:rtl/>
                    </w:rPr>
                  </w:rPrChange>
                </w:rPr>
                <w:t>לאחר גמר הוצאת תוכניות לבצוע -</w:t>
              </w:r>
            </w:ins>
          </w:p>
        </w:tc>
        <w:tc>
          <w:tcPr>
            <w:tcW w:w="993" w:type="dxa"/>
          </w:tcPr>
          <w:p w14:paraId="3885C01B" w14:textId="77777777" w:rsidR="00077A73" w:rsidRPr="009D3C39" w:rsidRDefault="00077A73" w:rsidP="0001356E">
            <w:pPr>
              <w:widowControl w:val="0"/>
              <w:spacing w:before="0" w:beforeAutospacing="0" w:after="0" w:afterAutospacing="0" w:line="240" w:lineRule="auto"/>
              <w:ind w:right="-43"/>
              <w:jc w:val="right"/>
              <w:rPr>
                <w:ins w:id="476" w:author="Avi Cohen" w:date="2019-03-31T16:05:00Z"/>
                <w:rFonts w:ascii="Times New Roman" w:eastAsia="Times New Roman" w:hAnsi="Times New Roman" w:cs="David"/>
                <w:sz w:val="24"/>
                <w:szCs w:val="24"/>
                <w:rPrChange w:id="477" w:author="Avi Cohen" w:date="2019-03-31T16:21:00Z">
                  <w:rPr>
                    <w:ins w:id="478" w:author="Avi Cohen" w:date="2019-03-31T16:05:00Z"/>
                    <w:rFonts w:ascii="Times New Roman" w:eastAsia="Times New Roman" w:hAnsi="Times New Roman" w:cs="David"/>
                    <w:sz w:val="24"/>
                    <w:szCs w:val="24"/>
                    <w:highlight w:val="yellow"/>
                  </w:rPr>
                </w:rPrChange>
              </w:rPr>
            </w:pPr>
            <w:ins w:id="479" w:author="Avi Cohen" w:date="2019-03-31T16:05:00Z">
              <w:r w:rsidRPr="009D3C39">
                <w:rPr>
                  <w:rFonts w:ascii="Times New Roman" w:eastAsia="Times New Roman" w:hAnsi="Times New Roman" w:cs="David"/>
                  <w:sz w:val="24"/>
                  <w:szCs w:val="24"/>
                  <w:rtl/>
                  <w:rPrChange w:id="480" w:author="Avi Cohen" w:date="2019-03-31T16:21:00Z">
                    <w:rPr>
                      <w:rFonts w:ascii="Times New Roman" w:eastAsia="Times New Roman" w:hAnsi="Times New Roman" w:cs="David"/>
                      <w:sz w:val="24"/>
                      <w:szCs w:val="24"/>
                      <w:highlight w:val="yellow"/>
                      <w:rtl/>
                    </w:rPr>
                  </w:rPrChange>
                </w:rPr>
                <w:t>1.1.4</w:t>
              </w:r>
            </w:ins>
          </w:p>
        </w:tc>
      </w:tr>
      <w:tr w:rsidR="00077A73" w:rsidRPr="009D3C39" w14:paraId="0AF91B5C" w14:textId="77777777" w:rsidTr="0001356E">
        <w:trPr>
          <w:ins w:id="481" w:author="Avi Cohen" w:date="2019-03-31T16:05:00Z"/>
        </w:trPr>
        <w:tc>
          <w:tcPr>
            <w:tcW w:w="1296" w:type="dxa"/>
          </w:tcPr>
          <w:p w14:paraId="4E8CAB32" w14:textId="77777777" w:rsidR="00077A73" w:rsidRPr="009D3C39" w:rsidRDefault="00077A73" w:rsidP="0001356E">
            <w:pPr>
              <w:widowControl w:val="0"/>
              <w:spacing w:before="0" w:beforeAutospacing="0" w:after="0" w:afterAutospacing="0" w:line="240" w:lineRule="auto"/>
              <w:ind w:right="360"/>
              <w:jc w:val="center"/>
              <w:rPr>
                <w:ins w:id="482" w:author="Avi Cohen" w:date="2019-03-31T16:05:00Z"/>
                <w:rFonts w:ascii="Times New Roman" w:eastAsia="Times New Roman" w:hAnsi="Times New Roman" w:cs="David"/>
                <w:sz w:val="24"/>
                <w:szCs w:val="24"/>
                <w:rPrChange w:id="483" w:author="Avi Cohen" w:date="2019-03-31T16:21:00Z">
                  <w:rPr>
                    <w:ins w:id="484" w:author="Avi Cohen" w:date="2019-03-31T16:05:00Z"/>
                    <w:rFonts w:ascii="Times New Roman" w:eastAsia="Times New Roman" w:hAnsi="Times New Roman" w:cs="David"/>
                    <w:sz w:val="24"/>
                    <w:szCs w:val="24"/>
                    <w:highlight w:val="yellow"/>
                  </w:rPr>
                </w:rPrChange>
              </w:rPr>
            </w:pPr>
            <w:ins w:id="485" w:author="Avi Cohen" w:date="2019-03-31T16:05:00Z">
              <w:r w:rsidRPr="009D3C39">
                <w:rPr>
                  <w:rFonts w:ascii="Times New Roman" w:eastAsia="Times New Roman" w:hAnsi="Times New Roman" w:cs="David"/>
                  <w:sz w:val="24"/>
                  <w:szCs w:val="24"/>
                  <w:rtl/>
                  <w:rPrChange w:id="486" w:author="Avi Cohen" w:date="2019-03-31T16:21:00Z">
                    <w:rPr>
                      <w:rFonts w:ascii="Times New Roman" w:eastAsia="Times New Roman" w:hAnsi="Times New Roman" w:cs="David"/>
                      <w:sz w:val="24"/>
                      <w:szCs w:val="24"/>
                      <w:highlight w:val="yellow"/>
                      <w:rtl/>
                    </w:rPr>
                  </w:rPrChange>
                </w:rPr>
                <w:t>20%</w:t>
              </w:r>
            </w:ins>
          </w:p>
        </w:tc>
        <w:tc>
          <w:tcPr>
            <w:tcW w:w="5776" w:type="dxa"/>
          </w:tcPr>
          <w:p w14:paraId="0590864B" w14:textId="77777777" w:rsidR="00077A73" w:rsidRPr="009D3C39" w:rsidRDefault="00077A73" w:rsidP="0001356E">
            <w:pPr>
              <w:widowControl w:val="0"/>
              <w:spacing w:before="0" w:beforeAutospacing="0" w:after="0" w:afterAutospacing="0" w:line="240" w:lineRule="auto"/>
              <w:ind w:left="397" w:right="360"/>
              <w:jc w:val="both"/>
              <w:rPr>
                <w:ins w:id="487" w:author="Avi Cohen" w:date="2019-03-31T16:05:00Z"/>
                <w:rFonts w:ascii="Times New Roman" w:eastAsia="Times New Roman" w:hAnsi="Times New Roman" w:cs="David"/>
                <w:sz w:val="24"/>
                <w:szCs w:val="24"/>
                <w:rPrChange w:id="488" w:author="Avi Cohen" w:date="2019-03-31T16:21:00Z">
                  <w:rPr>
                    <w:ins w:id="489" w:author="Avi Cohen" w:date="2019-03-31T16:05:00Z"/>
                    <w:rFonts w:ascii="Times New Roman" w:eastAsia="Times New Roman" w:hAnsi="Times New Roman" w:cs="David"/>
                    <w:sz w:val="24"/>
                    <w:szCs w:val="24"/>
                    <w:highlight w:val="yellow"/>
                  </w:rPr>
                </w:rPrChange>
              </w:rPr>
            </w:pPr>
            <w:ins w:id="490" w:author="Avi Cohen" w:date="2019-03-31T16:05:00Z">
              <w:r w:rsidRPr="009D3C39">
                <w:rPr>
                  <w:rFonts w:ascii="Times New Roman" w:eastAsia="Times New Roman" w:hAnsi="Times New Roman" w:cs="David"/>
                  <w:sz w:val="24"/>
                  <w:szCs w:val="24"/>
                  <w:rtl/>
                  <w:rPrChange w:id="491" w:author="Avi Cohen" w:date="2019-03-31T16:21:00Z">
                    <w:rPr>
                      <w:rFonts w:ascii="Times New Roman" w:eastAsia="Times New Roman" w:hAnsi="Times New Roman" w:cs="David"/>
                      <w:sz w:val="24"/>
                      <w:szCs w:val="24"/>
                      <w:highlight w:val="yellow"/>
                      <w:rtl/>
                    </w:rPr>
                  </w:rPrChange>
                </w:rPr>
                <w:t xml:space="preserve">במהלך ביצוע הפיקוח העליון - </w:t>
              </w:r>
            </w:ins>
          </w:p>
        </w:tc>
        <w:tc>
          <w:tcPr>
            <w:tcW w:w="993" w:type="dxa"/>
          </w:tcPr>
          <w:p w14:paraId="147C98A8" w14:textId="77777777" w:rsidR="00077A73" w:rsidRPr="009D3C39" w:rsidRDefault="00077A73" w:rsidP="0001356E">
            <w:pPr>
              <w:widowControl w:val="0"/>
              <w:spacing w:before="0" w:beforeAutospacing="0" w:after="0" w:afterAutospacing="0" w:line="240" w:lineRule="auto"/>
              <w:ind w:right="-43"/>
              <w:jc w:val="right"/>
              <w:rPr>
                <w:ins w:id="492" w:author="Avi Cohen" w:date="2019-03-31T16:05:00Z"/>
                <w:rFonts w:ascii="Times New Roman" w:eastAsia="Times New Roman" w:hAnsi="Times New Roman" w:cs="David"/>
                <w:sz w:val="24"/>
                <w:szCs w:val="24"/>
                <w:rPrChange w:id="493" w:author="Avi Cohen" w:date="2019-03-31T16:21:00Z">
                  <w:rPr>
                    <w:ins w:id="494" w:author="Avi Cohen" w:date="2019-03-31T16:05:00Z"/>
                    <w:rFonts w:ascii="Times New Roman" w:eastAsia="Times New Roman" w:hAnsi="Times New Roman" w:cs="David"/>
                    <w:sz w:val="24"/>
                    <w:szCs w:val="24"/>
                    <w:highlight w:val="yellow"/>
                  </w:rPr>
                </w:rPrChange>
              </w:rPr>
            </w:pPr>
            <w:ins w:id="495" w:author="Avi Cohen" w:date="2019-03-31T16:05:00Z">
              <w:r w:rsidRPr="009D3C39">
                <w:rPr>
                  <w:rFonts w:ascii="Times New Roman" w:eastAsia="Times New Roman" w:hAnsi="Times New Roman" w:cs="David"/>
                  <w:sz w:val="24"/>
                  <w:szCs w:val="24"/>
                  <w:rtl/>
                  <w:rPrChange w:id="496" w:author="Avi Cohen" w:date="2019-03-31T16:21:00Z">
                    <w:rPr>
                      <w:rFonts w:ascii="Times New Roman" w:eastAsia="Times New Roman" w:hAnsi="Times New Roman" w:cs="David"/>
                      <w:sz w:val="24"/>
                      <w:szCs w:val="24"/>
                      <w:highlight w:val="yellow"/>
                      <w:rtl/>
                    </w:rPr>
                  </w:rPrChange>
                </w:rPr>
                <w:t>1.1.5</w:t>
              </w:r>
            </w:ins>
          </w:p>
        </w:tc>
      </w:tr>
      <w:tr w:rsidR="00077A73" w:rsidRPr="009D3C39" w14:paraId="4BAD96DA" w14:textId="77777777" w:rsidTr="0001356E">
        <w:trPr>
          <w:ins w:id="497" w:author="Avi Cohen" w:date="2019-03-31T16:05:00Z"/>
        </w:trPr>
        <w:tc>
          <w:tcPr>
            <w:tcW w:w="1296" w:type="dxa"/>
          </w:tcPr>
          <w:p w14:paraId="119B3FFD" w14:textId="77777777" w:rsidR="00077A73" w:rsidRPr="009D3C39" w:rsidRDefault="00077A73" w:rsidP="0001356E">
            <w:pPr>
              <w:widowControl w:val="0"/>
              <w:spacing w:before="0" w:beforeAutospacing="0" w:after="0" w:afterAutospacing="0" w:line="240" w:lineRule="auto"/>
              <w:ind w:right="360"/>
              <w:jc w:val="center"/>
              <w:rPr>
                <w:ins w:id="498" w:author="Avi Cohen" w:date="2019-03-31T16:05:00Z"/>
                <w:rFonts w:ascii="Times New Roman" w:eastAsia="Times New Roman" w:hAnsi="Times New Roman" w:cs="David"/>
                <w:sz w:val="24"/>
                <w:szCs w:val="24"/>
                <w:rPrChange w:id="499" w:author="Avi Cohen" w:date="2019-03-31T16:21:00Z">
                  <w:rPr>
                    <w:ins w:id="500" w:author="Avi Cohen" w:date="2019-03-31T16:05:00Z"/>
                    <w:rFonts w:ascii="Times New Roman" w:eastAsia="Times New Roman" w:hAnsi="Times New Roman" w:cs="David"/>
                    <w:sz w:val="24"/>
                    <w:szCs w:val="24"/>
                    <w:highlight w:val="yellow"/>
                  </w:rPr>
                </w:rPrChange>
              </w:rPr>
            </w:pPr>
            <w:ins w:id="501" w:author="Avi Cohen" w:date="2019-03-31T16:05:00Z">
              <w:r w:rsidRPr="009D3C39">
                <w:rPr>
                  <w:rFonts w:ascii="Times New Roman" w:eastAsia="Times New Roman" w:hAnsi="Times New Roman" w:cs="David"/>
                  <w:sz w:val="24"/>
                  <w:szCs w:val="24"/>
                  <w:rtl/>
                  <w:rPrChange w:id="502" w:author="Avi Cohen" w:date="2019-03-31T16:21:00Z">
                    <w:rPr>
                      <w:rFonts w:ascii="Times New Roman" w:eastAsia="Times New Roman" w:hAnsi="Times New Roman" w:cs="David"/>
                      <w:sz w:val="24"/>
                      <w:szCs w:val="24"/>
                      <w:highlight w:val="yellow"/>
                      <w:rtl/>
                    </w:rPr>
                  </w:rPrChange>
                </w:rPr>
                <w:t>8%</w:t>
              </w:r>
            </w:ins>
          </w:p>
        </w:tc>
        <w:tc>
          <w:tcPr>
            <w:tcW w:w="5776" w:type="dxa"/>
          </w:tcPr>
          <w:p w14:paraId="0BF27CCB" w14:textId="77777777" w:rsidR="00077A73" w:rsidRPr="009D3C39" w:rsidRDefault="00077A73" w:rsidP="0001356E">
            <w:pPr>
              <w:widowControl w:val="0"/>
              <w:spacing w:before="0" w:beforeAutospacing="0" w:after="0" w:afterAutospacing="0" w:line="240" w:lineRule="auto"/>
              <w:ind w:left="397" w:right="360"/>
              <w:jc w:val="both"/>
              <w:rPr>
                <w:ins w:id="503" w:author="Avi Cohen" w:date="2019-03-31T16:05:00Z"/>
                <w:rFonts w:ascii="Times New Roman" w:eastAsia="Times New Roman" w:hAnsi="Times New Roman" w:cs="David"/>
                <w:sz w:val="24"/>
                <w:szCs w:val="24"/>
                <w:rPrChange w:id="504" w:author="Avi Cohen" w:date="2019-03-31T16:21:00Z">
                  <w:rPr>
                    <w:ins w:id="505" w:author="Avi Cohen" w:date="2019-03-31T16:05:00Z"/>
                    <w:rFonts w:ascii="Times New Roman" w:eastAsia="Times New Roman" w:hAnsi="Times New Roman" w:cs="David"/>
                    <w:sz w:val="24"/>
                    <w:szCs w:val="24"/>
                    <w:highlight w:val="yellow"/>
                  </w:rPr>
                </w:rPrChange>
              </w:rPr>
            </w:pPr>
            <w:ins w:id="506" w:author="Avi Cohen" w:date="2019-03-31T16:05:00Z">
              <w:r w:rsidRPr="009D3C39">
                <w:rPr>
                  <w:rFonts w:ascii="Times New Roman" w:eastAsia="Times New Roman" w:hAnsi="Times New Roman" w:cs="David"/>
                  <w:sz w:val="24"/>
                  <w:szCs w:val="24"/>
                  <w:rtl/>
                  <w:rPrChange w:id="507" w:author="Avi Cohen" w:date="2019-03-31T16:21:00Z">
                    <w:rPr>
                      <w:rFonts w:ascii="Times New Roman" w:eastAsia="Times New Roman" w:hAnsi="Times New Roman" w:cs="David"/>
                      <w:sz w:val="24"/>
                      <w:szCs w:val="24"/>
                      <w:highlight w:val="yellow"/>
                      <w:rtl/>
                    </w:rPr>
                  </w:rPrChange>
                </w:rPr>
                <w:t>לאחר גמר ביצוע העבודות בהתאם לחוזה זה, הפעלת הפרוייקט והמתקן, קבלת המערכות ע"י המתכנן וקבלתם על ידי המזמין, ולאחר בדיקת החשבונות הסופיים בגין העבודות ואישורם על ידי המתכנן והמזמין, וקבלת אישור אכלוס -</w:t>
              </w:r>
            </w:ins>
          </w:p>
        </w:tc>
        <w:tc>
          <w:tcPr>
            <w:tcW w:w="993" w:type="dxa"/>
          </w:tcPr>
          <w:p w14:paraId="70AA2DD7" w14:textId="77777777" w:rsidR="00077A73" w:rsidRPr="009D3C39" w:rsidRDefault="00077A73" w:rsidP="0001356E">
            <w:pPr>
              <w:widowControl w:val="0"/>
              <w:spacing w:before="0" w:beforeAutospacing="0" w:after="0" w:afterAutospacing="0" w:line="240" w:lineRule="auto"/>
              <w:ind w:right="-43"/>
              <w:jc w:val="right"/>
              <w:rPr>
                <w:ins w:id="508" w:author="Avi Cohen" w:date="2019-03-31T16:05:00Z"/>
                <w:rFonts w:ascii="Times New Roman" w:eastAsia="Times New Roman" w:hAnsi="Times New Roman" w:cs="David"/>
                <w:sz w:val="24"/>
                <w:szCs w:val="24"/>
                <w:rPrChange w:id="509" w:author="Avi Cohen" w:date="2019-03-31T16:21:00Z">
                  <w:rPr>
                    <w:ins w:id="510" w:author="Avi Cohen" w:date="2019-03-31T16:05:00Z"/>
                    <w:rFonts w:ascii="Times New Roman" w:eastAsia="Times New Roman" w:hAnsi="Times New Roman" w:cs="David"/>
                    <w:sz w:val="24"/>
                    <w:szCs w:val="24"/>
                    <w:highlight w:val="yellow"/>
                  </w:rPr>
                </w:rPrChange>
              </w:rPr>
            </w:pPr>
            <w:ins w:id="511" w:author="Avi Cohen" w:date="2019-03-31T16:05:00Z">
              <w:r w:rsidRPr="009D3C39">
                <w:rPr>
                  <w:rFonts w:ascii="Times New Roman" w:eastAsia="Times New Roman" w:hAnsi="Times New Roman" w:cs="David"/>
                  <w:sz w:val="24"/>
                  <w:szCs w:val="24"/>
                  <w:rtl/>
                  <w:rPrChange w:id="512" w:author="Avi Cohen" w:date="2019-03-31T16:21:00Z">
                    <w:rPr>
                      <w:rFonts w:ascii="Times New Roman" w:eastAsia="Times New Roman" w:hAnsi="Times New Roman" w:cs="David"/>
                      <w:sz w:val="24"/>
                      <w:szCs w:val="24"/>
                      <w:highlight w:val="yellow"/>
                      <w:rtl/>
                    </w:rPr>
                  </w:rPrChange>
                </w:rPr>
                <w:t>1.1.6</w:t>
              </w:r>
            </w:ins>
          </w:p>
        </w:tc>
      </w:tr>
      <w:tr w:rsidR="00077A73" w:rsidRPr="00FB2A31" w14:paraId="65A94AB3" w14:textId="77777777" w:rsidTr="0001356E">
        <w:trPr>
          <w:ins w:id="513" w:author="Avi Cohen" w:date="2019-03-31T16:05:00Z"/>
        </w:trPr>
        <w:tc>
          <w:tcPr>
            <w:tcW w:w="1296" w:type="dxa"/>
          </w:tcPr>
          <w:p w14:paraId="5D810BE0" w14:textId="77777777" w:rsidR="00077A73" w:rsidRPr="009D3C39" w:rsidRDefault="00077A73" w:rsidP="0001356E">
            <w:pPr>
              <w:widowControl w:val="0"/>
              <w:spacing w:before="0" w:beforeAutospacing="0" w:after="0" w:afterAutospacing="0" w:line="240" w:lineRule="auto"/>
              <w:ind w:right="360"/>
              <w:jc w:val="center"/>
              <w:rPr>
                <w:ins w:id="514" w:author="Avi Cohen" w:date="2019-03-31T16:05:00Z"/>
                <w:rFonts w:ascii="Times New Roman" w:eastAsia="Times New Roman" w:hAnsi="Times New Roman" w:cs="David"/>
                <w:sz w:val="24"/>
                <w:szCs w:val="24"/>
                <w:rPrChange w:id="515" w:author="Avi Cohen" w:date="2019-03-31T16:21:00Z">
                  <w:rPr>
                    <w:ins w:id="516" w:author="Avi Cohen" w:date="2019-03-31T16:05:00Z"/>
                    <w:rFonts w:ascii="Times New Roman" w:eastAsia="Times New Roman" w:hAnsi="Times New Roman" w:cs="David"/>
                    <w:sz w:val="24"/>
                    <w:szCs w:val="24"/>
                    <w:highlight w:val="yellow"/>
                  </w:rPr>
                </w:rPrChange>
              </w:rPr>
            </w:pPr>
            <w:ins w:id="517" w:author="Avi Cohen" w:date="2019-03-31T16:05:00Z">
              <w:r w:rsidRPr="009D3C39">
                <w:rPr>
                  <w:rFonts w:ascii="Times New Roman" w:eastAsia="Times New Roman" w:hAnsi="Times New Roman" w:cs="David"/>
                  <w:sz w:val="24"/>
                  <w:szCs w:val="24"/>
                  <w:rtl/>
                  <w:rPrChange w:id="518" w:author="Avi Cohen" w:date="2019-03-31T16:21:00Z">
                    <w:rPr>
                      <w:rFonts w:ascii="Times New Roman" w:eastAsia="Times New Roman" w:hAnsi="Times New Roman" w:cs="David"/>
                      <w:sz w:val="24"/>
                      <w:szCs w:val="24"/>
                      <w:highlight w:val="yellow"/>
                      <w:rtl/>
                    </w:rPr>
                  </w:rPrChange>
                </w:rPr>
                <w:t>2%</w:t>
              </w:r>
            </w:ins>
          </w:p>
        </w:tc>
        <w:tc>
          <w:tcPr>
            <w:tcW w:w="5776" w:type="dxa"/>
          </w:tcPr>
          <w:p w14:paraId="3AB172AE" w14:textId="77777777" w:rsidR="00077A73" w:rsidRPr="009D3C39" w:rsidRDefault="00077A73" w:rsidP="00B54195">
            <w:pPr>
              <w:widowControl w:val="0"/>
              <w:spacing w:before="0" w:beforeAutospacing="0" w:after="0" w:afterAutospacing="0" w:line="240" w:lineRule="auto"/>
              <w:ind w:left="397" w:right="360"/>
              <w:jc w:val="both"/>
              <w:rPr>
                <w:ins w:id="519" w:author="Avi Cohen" w:date="2019-03-31T16:05:00Z"/>
                <w:rFonts w:ascii="Times New Roman" w:eastAsia="Times New Roman" w:hAnsi="Times New Roman" w:cs="David"/>
                <w:sz w:val="24"/>
                <w:szCs w:val="24"/>
                <w:rPrChange w:id="520" w:author="Avi Cohen" w:date="2019-03-31T16:21:00Z">
                  <w:rPr>
                    <w:ins w:id="521" w:author="Avi Cohen" w:date="2019-03-31T16:05:00Z"/>
                    <w:rFonts w:ascii="Times New Roman" w:eastAsia="Times New Roman" w:hAnsi="Times New Roman" w:cs="David"/>
                    <w:sz w:val="24"/>
                    <w:szCs w:val="24"/>
                    <w:highlight w:val="yellow"/>
                  </w:rPr>
                </w:rPrChange>
              </w:rPr>
            </w:pPr>
            <w:ins w:id="522" w:author="Avi Cohen" w:date="2019-03-31T16:05:00Z">
              <w:r w:rsidRPr="009D3C39">
                <w:rPr>
                  <w:rFonts w:ascii="Times New Roman" w:eastAsia="Times New Roman" w:hAnsi="Times New Roman" w:cs="David"/>
                  <w:sz w:val="24"/>
                  <w:szCs w:val="24"/>
                  <w:rtl/>
                  <w:rPrChange w:id="523" w:author="Avi Cohen" w:date="2019-03-31T16:21:00Z">
                    <w:rPr>
                      <w:rFonts w:ascii="Times New Roman" w:eastAsia="Times New Roman" w:hAnsi="Times New Roman" w:cs="David"/>
                      <w:sz w:val="24"/>
                      <w:szCs w:val="24"/>
                      <w:highlight w:val="yellow"/>
                      <w:rtl/>
                    </w:rPr>
                  </w:rPrChange>
                </w:rPr>
                <w:t>לאחר גמר הפיקוח העליון, תיקוני הבדק וקבלת תעודת גמר לפרויקט, אישור המתכנן בכתב להשלמת הפרויקט בהתאם לתוכניותיו,</w:t>
              </w:r>
              <w:r w:rsidR="009D3C39">
                <w:rPr>
                  <w:rFonts w:ascii="Times New Roman" w:eastAsia="Times New Roman" w:hAnsi="Times New Roman" w:cs="David"/>
                  <w:sz w:val="24"/>
                  <w:szCs w:val="24"/>
                  <w:rtl/>
                </w:rPr>
                <w:t xml:space="preserve"> לתקנים מחייבים ולשביעות רצונו </w:t>
              </w:r>
            </w:ins>
            <w:ins w:id="524" w:author="Avi Cohen" w:date="2019-03-31T16:21:00Z">
              <w:r w:rsidR="009D3C39">
                <w:rPr>
                  <w:rFonts w:ascii="Times New Roman" w:eastAsia="Times New Roman" w:hAnsi="Times New Roman" w:cs="David" w:hint="cs"/>
                  <w:sz w:val="24"/>
                  <w:szCs w:val="24"/>
                  <w:rtl/>
                </w:rPr>
                <w:t>של המזמין .</w:t>
              </w:r>
            </w:ins>
            <w:ins w:id="525" w:author="Avi Cohen" w:date="2019-03-31T16:22:00Z">
              <w:r w:rsidR="009D3C39">
                <w:rPr>
                  <w:rFonts w:ascii="Times New Roman" w:eastAsia="Times New Roman" w:hAnsi="Times New Roman" w:cs="David" w:hint="cs"/>
                  <w:sz w:val="24"/>
                  <w:szCs w:val="24"/>
                  <w:rtl/>
                </w:rPr>
                <w:t xml:space="preserve"> </w:t>
              </w:r>
            </w:ins>
          </w:p>
        </w:tc>
        <w:tc>
          <w:tcPr>
            <w:tcW w:w="993" w:type="dxa"/>
          </w:tcPr>
          <w:p w14:paraId="4489630A" w14:textId="77777777" w:rsidR="00077A73" w:rsidRPr="009D3C39" w:rsidRDefault="00077A73" w:rsidP="0001356E">
            <w:pPr>
              <w:widowControl w:val="0"/>
              <w:spacing w:before="0" w:beforeAutospacing="0" w:after="0" w:afterAutospacing="0" w:line="240" w:lineRule="auto"/>
              <w:ind w:right="-43"/>
              <w:jc w:val="right"/>
              <w:rPr>
                <w:ins w:id="526" w:author="Avi Cohen" w:date="2019-03-31T16:05:00Z"/>
                <w:rFonts w:ascii="Times New Roman" w:eastAsia="Times New Roman" w:hAnsi="Times New Roman" w:cs="David"/>
                <w:sz w:val="24"/>
                <w:szCs w:val="24"/>
                <w:rPrChange w:id="527" w:author="Avi Cohen" w:date="2019-03-31T16:21:00Z">
                  <w:rPr>
                    <w:ins w:id="528" w:author="Avi Cohen" w:date="2019-03-31T16:05:00Z"/>
                    <w:rFonts w:ascii="Times New Roman" w:eastAsia="Times New Roman" w:hAnsi="Times New Roman" w:cs="David"/>
                    <w:sz w:val="24"/>
                    <w:szCs w:val="24"/>
                    <w:highlight w:val="yellow"/>
                  </w:rPr>
                </w:rPrChange>
              </w:rPr>
            </w:pPr>
            <w:ins w:id="529" w:author="Avi Cohen" w:date="2019-03-31T16:05:00Z">
              <w:r w:rsidRPr="009D3C39">
                <w:rPr>
                  <w:rFonts w:ascii="Times New Roman" w:eastAsia="Times New Roman" w:hAnsi="Times New Roman" w:cs="David"/>
                  <w:sz w:val="24"/>
                  <w:szCs w:val="24"/>
                  <w:rtl/>
                  <w:rPrChange w:id="530" w:author="Avi Cohen" w:date="2019-03-31T16:21:00Z">
                    <w:rPr>
                      <w:rFonts w:ascii="Times New Roman" w:eastAsia="Times New Roman" w:hAnsi="Times New Roman" w:cs="David"/>
                      <w:sz w:val="24"/>
                      <w:szCs w:val="24"/>
                      <w:highlight w:val="yellow"/>
                      <w:rtl/>
                    </w:rPr>
                  </w:rPrChange>
                </w:rPr>
                <w:t>1.1.7</w:t>
              </w:r>
            </w:ins>
          </w:p>
        </w:tc>
      </w:tr>
    </w:tbl>
    <w:p w14:paraId="2AA3AD97" w14:textId="77777777" w:rsidR="00077A73" w:rsidRPr="007D6A6B" w:rsidRDefault="00077A73"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lang w:eastAsia="he-IL"/>
        </w:rPr>
      </w:pPr>
    </w:p>
    <w:p w14:paraId="6447374B" w14:textId="77777777" w:rsidR="007D6A6B" w:rsidRPr="007D6A6B" w:rsidDel="009D3C39" w:rsidRDefault="007D6A6B" w:rsidP="007D6A6B">
      <w:pPr>
        <w:widowControl w:val="0"/>
        <w:spacing w:before="0" w:beforeAutospacing="0" w:after="0" w:afterAutospacing="0" w:line="240" w:lineRule="auto"/>
        <w:ind w:right="720"/>
        <w:jc w:val="both"/>
        <w:rPr>
          <w:del w:id="531" w:author="Avi Cohen" w:date="2019-03-31T16:21:00Z"/>
          <w:rFonts w:ascii="Times New Roman" w:eastAsia="Times New Roman" w:hAnsi="Times New Roman" w:cs="David"/>
          <w:sz w:val="24"/>
          <w:szCs w:val="24"/>
          <w:rtl/>
          <w:lang w:eastAsia="he-IL"/>
        </w:rPr>
      </w:pPr>
    </w:p>
    <w:tbl>
      <w:tblPr>
        <w:tblW w:w="9064" w:type="dxa"/>
        <w:tblInd w:w="108" w:type="dxa"/>
        <w:tblLayout w:type="fixed"/>
        <w:tblLook w:val="00A0" w:firstRow="1" w:lastRow="0" w:firstColumn="1" w:lastColumn="0" w:noHBand="0" w:noVBand="0"/>
      </w:tblPr>
      <w:tblGrid>
        <w:gridCol w:w="1472"/>
        <w:gridCol w:w="6476"/>
        <w:gridCol w:w="1116"/>
      </w:tblGrid>
      <w:tr w:rsidR="009D3C39" w:rsidRPr="007D6A6B" w:rsidDel="009D3C39" w14:paraId="605D682B" w14:textId="77777777" w:rsidTr="009D3C39">
        <w:trPr>
          <w:del w:id="532" w:author="Avi Cohen" w:date="2019-03-31T16:22:00Z"/>
        </w:trPr>
        <w:tc>
          <w:tcPr>
            <w:tcW w:w="1310" w:type="dxa"/>
          </w:tcPr>
          <w:p w14:paraId="1B21365A" w14:textId="77777777" w:rsidR="009D3C39" w:rsidRPr="007D6A6B" w:rsidDel="009D3C39" w:rsidRDefault="009D3C39" w:rsidP="007D6A6B">
            <w:pPr>
              <w:widowControl w:val="0"/>
              <w:spacing w:before="0" w:beforeAutospacing="0" w:after="0" w:afterAutospacing="0" w:line="240" w:lineRule="auto"/>
              <w:ind w:right="360"/>
              <w:jc w:val="center"/>
              <w:rPr>
                <w:del w:id="533" w:author="Avi Cohen" w:date="2019-03-31T16:22:00Z"/>
                <w:rFonts w:ascii="Times New Roman" w:eastAsia="Times New Roman" w:hAnsi="Times New Roman" w:cs="David"/>
                <w:sz w:val="24"/>
                <w:szCs w:val="24"/>
              </w:rPr>
            </w:pPr>
          </w:p>
        </w:tc>
        <w:tc>
          <w:tcPr>
            <w:tcW w:w="5766" w:type="dxa"/>
          </w:tcPr>
          <w:p w14:paraId="642EE912" w14:textId="77777777" w:rsidR="009D3C39" w:rsidRPr="001C09F4" w:rsidDel="009D3C39" w:rsidRDefault="009D3C39">
            <w:pPr>
              <w:widowControl w:val="0"/>
              <w:spacing w:before="0" w:beforeAutospacing="0" w:after="0" w:afterAutospacing="0" w:line="240" w:lineRule="auto"/>
              <w:ind w:right="360"/>
              <w:jc w:val="right"/>
              <w:rPr>
                <w:del w:id="534" w:author="Avi Cohen" w:date="2019-03-31T16:22:00Z"/>
                <w:rFonts w:ascii="Times New Roman" w:eastAsia="Times New Roman" w:hAnsi="Times New Roman" w:cs="David"/>
                <w:sz w:val="24"/>
                <w:szCs w:val="24"/>
              </w:rPr>
              <w:pPrChange w:id="535" w:author="Avi Cohen" w:date="2019-03-31T15:57:00Z">
                <w:pPr>
                  <w:widowControl w:val="0"/>
                  <w:spacing w:before="0" w:beforeAutospacing="0" w:after="0" w:afterAutospacing="0" w:line="240" w:lineRule="auto"/>
                  <w:ind w:right="360"/>
                </w:pPr>
              </w:pPrChange>
            </w:pPr>
            <w:del w:id="536" w:author="Avi Cohen" w:date="2019-03-31T16:11:00Z">
              <w:r w:rsidRPr="001C09F4" w:rsidDel="007C3768">
                <w:rPr>
                  <w:rFonts w:ascii="Times New Roman" w:eastAsia="Times New Roman" w:hAnsi="Times New Roman" w:cs="David"/>
                  <w:sz w:val="24"/>
                  <w:szCs w:val="24"/>
                  <w:rtl/>
                </w:rPr>
                <w:delText>מבנה ראשוני / יחידת דיור ראשונית</w:delText>
              </w:r>
            </w:del>
          </w:p>
        </w:tc>
        <w:tc>
          <w:tcPr>
            <w:tcW w:w="994" w:type="dxa"/>
          </w:tcPr>
          <w:p w14:paraId="76B0313A" w14:textId="77777777" w:rsidR="009D3C39" w:rsidRPr="001C09F4" w:rsidDel="009D3C39" w:rsidRDefault="009D3C39">
            <w:pPr>
              <w:widowControl w:val="0"/>
              <w:spacing w:before="0" w:beforeAutospacing="0" w:after="0" w:afterAutospacing="0" w:line="240" w:lineRule="auto"/>
              <w:ind w:right="360"/>
              <w:jc w:val="right"/>
              <w:rPr>
                <w:del w:id="537" w:author="Avi Cohen" w:date="2019-03-31T16:22:00Z"/>
                <w:rFonts w:ascii="Times New Roman" w:eastAsia="Times New Roman" w:hAnsi="Times New Roman" w:cs="David"/>
                <w:sz w:val="24"/>
                <w:szCs w:val="24"/>
              </w:rPr>
              <w:pPrChange w:id="538" w:author="Avi Cohen" w:date="2019-03-31T15:57:00Z">
                <w:pPr>
                  <w:widowControl w:val="0"/>
                  <w:spacing w:before="0" w:beforeAutospacing="0" w:after="0" w:afterAutospacing="0" w:line="240" w:lineRule="auto"/>
                  <w:ind w:right="360"/>
                </w:pPr>
              </w:pPrChange>
            </w:pPr>
            <w:del w:id="539" w:author="Avi Cohen" w:date="2019-03-31T16:11:00Z">
              <w:r w:rsidRPr="001C09F4" w:rsidDel="007C3768">
                <w:rPr>
                  <w:rFonts w:ascii="Times New Roman" w:eastAsia="Times New Roman" w:hAnsi="Times New Roman" w:cs="David"/>
                  <w:sz w:val="24"/>
                  <w:szCs w:val="24"/>
                  <w:rtl/>
                </w:rPr>
                <w:delText>1.1</w:delText>
              </w:r>
            </w:del>
          </w:p>
        </w:tc>
      </w:tr>
      <w:tr w:rsidR="009D3C39" w:rsidRPr="007D6A6B" w:rsidDel="009D3C39" w14:paraId="42E421BC" w14:textId="77777777" w:rsidTr="009D3C39">
        <w:trPr>
          <w:del w:id="540" w:author="Avi Cohen" w:date="2019-03-31T16:22:00Z"/>
        </w:trPr>
        <w:tc>
          <w:tcPr>
            <w:tcW w:w="1310" w:type="dxa"/>
          </w:tcPr>
          <w:p w14:paraId="7A721B40" w14:textId="77777777" w:rsidR="009D3C39" w:rsidRPr="007D6A6B" w:rsidDel="009D3C39" w:rsidRDefault="009D3C39" w:rsidP="007D6A6B">
            <w:pPr>
              <w:widowControl w:val="0"/>
              <w:spacing w:before="0" w:beforeAutospacing="0" w:after="0" w:afterAutospacing="0" w:line="240" w:lineRule="auto"/>
              <w:ind w:right="360"/>
              <w:jc w:val="both"/>
              <w:rPr>
                <w:del w:id="541" w:author="Avi Cohen" w:date="2019-03-31T16:22:00Z"/>
                <w:rFonts w:ascii="Times New Roman" w:eastAsia="Times New Roman" w:hAnsi="Times New Roman" w:cs="David"/>
                <w:sz w:val="24"/>
                <w:szCs w:val="24"/>
              </w:rPr>
            </w:pPr>
          </w:p>
        </w:tc>
        <w:tc>
          <w:tcPr>
            <w:tcW w:w="5766" w:type="dxa"/>
          </w:tcPr>
          <w:p w14:paraId="068C5A18" w14:textId="77777777" w:rsidR="009D3C39" w:rsidRPr="007D6A6B" w:rsidDel="009D3C39" w:rsidRDefault="009D3C39" w:rsidP="007D6A6B">
            <w:pPr>
              <w:widowControl w:val="0"/>
              <w:spacing w:before="0" w:beforeAutospacing="0" w:after="0" w:afterAutospacing="0" w:line="240" w:lineRule="auto"/>
              <w:ind w:right="360"/>
              <w:jc w:val="both"/>
              <w:rPr>
                <w:del w:id="542" w:author="Avi Cohen" w:date="2019-03-31T16:22:00Z"/>
                <w:rFonts w:ascii="Times New Roman" w:eastAsia="Times New Roman" w:hAnsi="Times New Roman" w:cs="David"/>
                <w:sz w:val="24"/>
                <w:szCs w:val="24"/>
              </w:rPr>
            </w:pPr>
          </w:p>
        </w:tc>
        <w:tc>
          <w:tcPr>
            <w:tcW w:w="994" w:type="dxa"/>
          </w:tcPr>
          <w:p w14:paraId="5168F74D" w14:textId="77777777" w:rsidR="009D3C39" w:rsidRPr="007D6A6B" w:rsidDel="009D3C39" w:rsidRDefault="009D3C39" w:rsidP="007D6A6B">
            <w:pPr>
              <w:widowControl w:val="0"/>
              <w:spacing w:before="0" w:beforeAutospacing="0" w:after="0" w:afterAutospacing="0" w:line="240" w:lineRule="auto"/>
              <w:ind w:right="360"/>
              <w:jc w:val="both"/>
              <w:rPr>
                <w:del w:id="543" w:author="Avi Cohen" w:date="2019-03-31T16:22:00Z"/>
                <w:rFonts w:ascii="Times New Roman" w:eastAsia="Times New Roman" w:hAnsi="Times New Roman" w:cs="David"/>
                <w:sz w:val="24"/>
                <w:szCs w:val="24"/>
              </w:rPr>
            </w:pPr>
          </w:p>
        </w:tc>
      </w:tr>
      <w:tr w:rsidR="009D3C39" w:rsidRPr="007D6A6B" w:rsidDel="009D3C39" w14:paraId="4977F5E7" w14:textId="77777777" w:rsidTr="009D3C39">
        <w:trPr>
          <w:del w:id="544" w:author="Avi Cohen" w:date="2019-03-31T16:22:00Z"/>
        </w:trPr>
        <w:tc>
          <w:tcPr>
            <w:tcW w:w="1310" w:type="dxa"/>
          </w:tcPr>
          <w:p w14:paraId="44EEFE31" w14:textId="77777777" w:rsidR="009D3C39" w:rsidRPr="007D6A6B" w:rsidDel="009D3C39" w:rsidRDefault="009D3C39" w:rsidP="007D6A6B">
            <w:pPr>
              <w:widowControl w:val="0"/>
              <w:spacing w:before="0" w:beforeAutospacing="0" w:after="0" w:afterAutospacing="0" w:line="240" w:lineRule="auto"/>
              <w:ind w:right="360"/>
              <w:jc w:val="center"/>
              <w:rPr>
                <w:del w:id="545" w:author="Avi Cohen" w:date="2019-03-31T16:22:00Z"/>
                <w:rFonts w:ascii="Times New Roman" w:eastAsia="Times New Roman" w:hAnsi="Times New Roman" w:cs="David"/>
                <w:sz w:val="24"/>
                <w:szCs w:val="24"/>
              </w:rPr>
            </w:pPr>
            <w:del w:id="546" w:author="Avi Cohen" w:date="2019-03-31T15:52:00Z">
              <w:r w:rsidRPr="007D6A6B" w:rsidDel="001C09F4">
                <w:rPr>
                  <w:rFonts w:ascii="Times New Roman" w:eastAsia="Times New Roman" w:hAnsi="Times New Roman" w:cs="David"/>
                  <w:sz w:val="24"/>
                  <w:szCs w:val="24"/>
                  <w:rtl/>
                </w:rPr>
                <w:delText>10%</w:delText>
              </w:r>
            </w:del>
          </w:p>
        </w:tc>
        <w:tc>
          <w:tcPr>
            <w:tcW w:w="5766" w:type="dxa"/>
          </w:tcPr>
          <w:p w14:paraId="1F9A6FED" w14:textId="77777777" w:rsidR="009D3C39" w:rsidRPr="007D6A6B" w:rsidDel="009D3C39" w:rsidRDefault="009D3C39" w:rsidP="007D6A6B">
            <w:pPr>
              <w:widowControl w:val="0"/>
              <w:spacing w:before="0" w:beforeAutospacing="0" w:after="0" w:afterAutospacing="0" w:line="240" w:lineRule="auto"/>
              <w:ind w:left="397" w:right="360"/>
              <w:jc w:val="both"/>
              <w:rPr>
                <w:del w:id="547" w:author="Avi Cohen" w:date="2019-03-31T16:22:00Z"/>
                <w:rFonts w:ascii="Times New Roman" w:eastAsia="Times New Roman" w:hAnsi="Times New Roman" w:cs="David"/>
                <w:sz w:val="24"/>
                <w:szCs w:val="24"/>
              </w:rPr>
            </w:pPr>
            <w:del w:id="548" w:author="Avi Cohen" w:date="2019-03-31T15:52:00Z">
              <w:r w:rsidRPr="007D6A6B" w:rsidDel="001C09F4">
                <w:rPr>
                  <w:rFonts w:ascii="Times New Roman" w:eastAsia="Times New Roman" w:hAnsi="Times New Roman" w:cs="David"/>
                  <w:sz w:val="24"/>
                  <w:szCs w:val="24"/>
                  <w:rtl/>
                </w:rPr>
                <w:delText xml:space="preserve">לאחר גמר התכנון המוקדם, כאמור בנספח ב, ואישור עבודות שלב זה על ידי המזמין - </w:delText>
              </w:r>
            </w:del>
          </w:p>
        </w:tc>
        <w:tc>
          <w:tcPr>
            <w:tcW w:w="994" w:type="dxa"/>
          </w:tcPr>
          <w:p w14:paraId="02C48D93" w14:textId="77777777" w:rsidR="009D3C39" w:rsidRPr="007D6A6B" w:rsidDel="009D3C39" w:rsidRDefault="009D3C39" w:rsidP="007D6A6B">
            <w:pPr>
              <w:widowControl w:val="0"/>
              <w:spacing w:before="0" w:beforeAutospacing="0" w:after="0" w:afterAutospacing="0" w:line="240" w:lineRule="auto"/>
              <w:ind w:right="-43"/>
              <w:jc w:val="right"/>
              <w:rPr>
                <w:del w:id="549" w:author="Avi Cohen" w:date="2019-03-31T16:22:00Z"/>
                <w:rFonts w:ascii="Times New Roman" w:eastAsia="Times New Roman" w:hAnsi="Times New Roman" w:cs="David"/>
                <w:sz w:val="24"/>
                <w:szCs w:val="24"/>
              </w:rPr>
            </w:pPr>
            <w:del w:id="550" w:author="Avi Cohen" w:date="2019-03-31T15:52:00Z">
              <w:r w:rsidRPr="007D6A6B" w:rsidDel="001C09F4">
                <w:rPr>
                  <w:rFonts w:ascii="Times New Roman" w:eastAsia="Times New Roman" w:hAnsi="Times New Roman" w:cs="David"/>
                  <w:sz w:val="24"/>
                  <w:szCs w:val="24"/>
                  <w:rtl/>
                </w:rPr>
                <w:delText>1.1.1</w:delText>
              </w:r>
            </w:del>
          </w:p>
        </w:tc>
      </w:tr>
      <w:tr w:rsidR="009D3C39" w:rsidRPr="007D6A6B" w:rsidDel="009D3C39" w14:paraId="5469A3C9" w14:textId="77777777" w:rsidTr="009D3C39">
        <w:trPr>
          <w:del w:id="551" w:author="Avi Cohen" w:date="2019-03-31T16:22:00Z"/>
        </w:trPr>
        <w:tc>
          <w:tcPr>
            <w:tcW w:w="1310" w:type="dxa"/>
          </w:tcPr>
          <w:p w14:paraId="1A216CEC" w14:textId="77777777" w:rsidR="009D3C39" w:rsidRPr="007D6A6B" w:rsidDel="009D3C39" w:rsidRDefault="009D3C39" w:rsidP="007D6A6B">
            <w:pPr>
              <w:widowControl w:val="0"/>
              <w:spacing w:before="0" w:beforeAutospacing="0" w:after="0" w:afterAutospacing="0" w:line="240" w:lineRule="auto"/>
              <w:ind w:right="360"/>
              <w:jc w:val="center"/>
              <w:rPr>
                <w:del w:id="552" w:author="Avi Cohen" w:date="2019-03-31T16:22:00Z"/>
                <w:rFonts w:ascii="Times New Roman" w:eastAsia="Times New Roman" w:hAnsi="Times New Roman" w:cs="David"/>
                <w:sz w:val="24"/>
                <w:szCs w:val="24"/>
              </w:rPr>
            </w:pPr>
            <w:del w:id="553" w:author="Avi Cohen" w:date="2019-03-31T15:51:00Z">
              <w:r w:rsidRPr="007D6A6B" w:rsidDel="001C09F4">
                <w:rPr>
                  <w:rFonts w:ascii="Times New Roman" w:eastAsia="Times New Roman" w:hAnsi="Times New Roman" w:cs="David"/>
                  <w:sz w:val="24"/>
                  <w:szCs w:val="24"/>
                  <w:rtl/>
                </w:rPr>
                <w:delText>15%</w:delText>
              </w:r>
            </w:del>
          </w:p>
        </w:tc>
        <w:tc>
          <w:tcPr>
            <w:tcW w:w="5766" w:type="dxa"/>
          </w:tcPr>
          <w:p w14:paraId="0F5C6797" w14:textId="77777777" w:rsidR="009D3C39" w:rsidRPr="007D6A6B" w:rsidDel="009D3C39" w:rsidRDefault="009D3C39" w:rsidP="007D6A6B">
            <w:pPr>
              <w:widowControl w:val="0"/>
              <w:spacing w:before="0" w:beforeAutospacing="0" w:after="0" w:afterAutospacing="0" w:line="240" w:lineRule="auto"/>
              <w:ind w:left="397" w:right="360"/>
              <w:jc w:val="both"/>
              <w:rPr>
                <w:del w:id="554" w:author="Avi Cohen" w:date="2019-03-31T16:22:00Z"/>
                <w:rFonts w:ascii="Times New Roman" w:eastAsia="Times New Roman" w:hAnsi="Times New Roman" w:cs="David"/>
                <w:sz w:val="24"/>
                <w:szCs w:val="24"/>
              </w:rPr>
            </w:pPr>
            <w:del w:id="555" w:author="Avi Cohen" w:date="2019-03-31T15:52:00Z">
              <w:r w:rsidRPr="007D6A6B" w:rsidDel="001C09F4">
                <w:rPr>
                  <w:rFonts w:ascii="Times New Roman" w:eastAsia="Times New Roman" w:hAnsi="Times New Roman" w:cs="David"/>
                  <w:sz w:val="24"/>
                  <w:szCs w:val="24"/>
                  <w:rtl/>
                </w:rPr>
                <w:delText xml:space="preserve">לאחר גמר התכנון הסופי, כאמור בנספח ב', ואישור עבודות שלב זה על ידי המזמין - </w:delText>
              </w:r>
            </w:del>
          </w:p>
        </w:tc>
        <w:tc>
          <w:tcPr>
            <w:tcW w:w="994" w:type="dxa"/>
          </w:tcPr>
          <w:p w14:paraId="66FEB4C4" w14:textId="77777777" w:rsidR="009D3C39" w:rsidRPr="007D6A6B" w:rsidDel="009D3C39" w:rsidRDefault="009D3C39" w:rsidP="007D6A6B">
            <w:pPr>
              <w:widowControl w:val="0"/>
              <w:spacing w:before="0" w:beforeAutospacing="0" w:after="0" w:afterAutospacing="0" w:line="240" w:lineRule="auto"/>
              <w:ind w:right="-43"/>
              <w:jc w:val="right"/>
              <w:rPr>
                <w:del w:id="556" w:author="Avi Cohen" w:date="2019-03-31T16:22:00Z"/>
                <w:rFonts w:ascii="Times New Roman" w:eastAsia="Times New Roman" w:hAnsi="Times New Roman" w:cs="David"/>
                <w:sz w:val="24"/>
                <w:szCs w:val="24"/>
              </w:rPr>
            </w:pPr>
            <w:del w:id="557" w:author="Avi Cohen" w:date="2019-03-31T15:52:00Z">
              <w:r w:rsidRPr="007D6A6B" w:rsidDel="001C09F4">
                <w:rPr>
                  <w:rFonts w:ascii="Times New Roman" w:eastAsia="Times New Roman" w:hAnsi="Times New Roman" w:cs="David"/>
                  <w:sz w:val="24"/>
                  <w:szCs w:val="24"/>
                  <w:rtl/>
                </w:rPr>
                <w:delText>1.1.2</w:delText>
              </w:r>
            </w:del>
          </w:p>
        </w:tc>
      </w:tr>
      <w:tr w:rsidR="009D3C39" w:rsidRPr="007D6A6B" w:rsidDel="009D3C39" w14:paraId="0C2B88C3" w14:textId="77777777" w:rsidTr="009D3C39">
        <w:trPr>
          <w:del w:id="558" w:author="Avi Cohen" w:date="2019-03-31T16:22:00Z"/>
        </w:trPr>
        <w:tc>
          <w:tcPr>
            <w:tcW w:w="1310" w:type="dxa"/>
          </w:tcPr>
          <w:p w14:paraId="73BD3507" w14:textId="77777777" w:rsidR="009D3C39" w:rsidRPr="007D6A6B" w:rsidDel="009D3C39" w:rsidRDefault="009D3C39" w:rsidP="007D6A6B">
            <w:pPr>
              <w:widowControl w:val="0"/>
              <w:spacing w:before="0" w:beforeAutospacing="0" w:after="0" w:afterAutospacing="0" w:line="240" w:lineRule="auto"/>
              <w:ind w:right="360"/>
              <w:jc w:val="center"/>
              <w:rPr>
                <w:del w:id="559" w:author="Avi Cohen" w:date="2019-03-31T16:22:00Z"/>
                <w:rFonts w:ascii="Times New Roman" w:eastAsia="Times New Roman" w:hAnsi="Times New Roman" w:cs="David"/>
                <w:sz w:val="24"/>
                <w:szCs w:val="24"/>
              </w:rPr>
            </w:pPr>
            <w:del w:id="560" w:author="Avi Cohen" w:date="2019-03-31T15:52:00Z">
              <w:r w:rsidRPr="007D6A6B" w:rsidDel="001C09F4">
                <w:rPr>
                  <w:rFonts w:ascii="Times New Roman" w:eastAsia="Times New Roman" w:hAnsi="Times New Roman" w:cs="David" w:hint="cs"/>
                  <w:sz w:val="24"/>
                  <w:szCs w:val="24"/>
                  <w:rtl/>
                </w:rPr>
                <w:delText>25%</w:delText>
              </w:r>
            </w:del>
          </w:p>
        </w:tc>
        <w:tc>
          <w:tcPr>
            <w:tcW w:w="5766" w:type="dxa"/>
          </w:tcPr>
          <w:p w14:paraId="3CA833AC" w14:textId="77777777" w:rsidR="009D3C39" w:rsidRPr="007D6A6B" w:rsidDel="009D3C39" w:rsidRDefault="009D3C39" w:rsidP="007D6A6B">
            <w:pPr>
              <w:widowControl w:val="0"/>
              <w:spacing w:before="0" w:beforeAutospacing="0" w:after="0" w:afterAutospacing="0" w:line="240" w:lineRule="auto"/>
              <w:ind w:left="397" w:right="360"/>
              <w:jc w:val="both"/>
              <w:rPr>
                <w:del w:id="561" w:author="Avi Cohen" w:date="2019-03-31T16:22:00Z"/>
                <w:rFonts w:ascii="Times New Roman" w:eastAsia="Times New Roman" w:hAnsi="Times New Roman" w:cs="David"/>
                <w:sz w:val="24"/>
                <w:szCs w:val="24"/>
              </w:rPr>
            </w:pPr>
            <w:del w:id="562" w:author="Avi Cohen" w:date="2019-03-31T15:52:00Z">
              <w:r w:rsidRPr="007D6A6B" w:rsidDel="001C09F4">
                <w:rPr>
                  <w:rFonts w:ascii="Times New Roman" w:eastAsia="Times New Roman" w:hAnsi="Times New Roman" w:cs="David"/>
                  <w:sz w:val="24"/>
                  <w:szCs w:val="24"/>
                  <w:rtl/>
                </w:rPr>
                <w:delText xml:space="preserve">לאחר גמר התכנון המפורט והמכרזים ואישור עבודות שלב זה על ידי המזמין - </w:delText>
              </w:r>
            </w:del>
          </w:p>
        </w:tc>
        <w:tc>
          <w:tcPr>
            <w:tcW w:w="994" w:type="dxa"/>
          </w:tcPr>
          <w:p w14:paraId="1BD31724" w14:textId="77777777" w:rsidR="009D3C39" w:rsidRPr="007D6A6B" w:rsidDel="009D3C39" w:rsidRDefault="009D3C39" w:rsidP="007D6A6B">
            <w:pPr>
              <w:widowControl w:val="0"/>
              <w:spacing w:before="0" w:beforeAutospacing="0" w:after="0" w:afterAutospacing="0" w:line="240" w:lineRule="auto"/>
              <w:ind w:right="-43"/>
              <w:jc w:val="right"/>
              <w:rPr>
                <w:del w:id="563" w:author="Avi Cohen" w:date="2019-03-31T16:22:00Z"/>
                <w:rFonts w:ascii="Times New Roman" w:eastAsia="Times New Roman" w:hAnsi="Times New Roman" w:cs="David"/>
                <w:sz w:val="24"/>
                <w:szCs w:val="24"/>
              </w:rPr>
            </w:pPr>
            <w:del w:id="564" w:author="Avi Cohen" w:date="2019-03-31T15:52:00Z">
              <w:r w:rsidRPr="007D6A6B" w:rsidDel="001C09F4">
                <w:rPr>
                  <w:rFonts w:ascii="Times New Roman" w:eastAsia="Times New Roman" w:hAnsi="Times New Roman" w:cs="David"/>
                  <w:sz w:val="24"/>
                  <w:szCs w:val="24"/>
                  <w:rtl/>
                </w:rPr>
                <w:delText>1.1.3</w:delText>
              </w:r>
            </w:del>
          </w:p>
        </w:tc>
      </w:tr>
      <w:tr w:rsidR="009D3C39" w:rsidRPr="007D6A6B" w:rsidDel="009D3C39" w14:paraId="67D9DD0D" w14:textId="77777777" w:rsidTr="009D3C39">
        <w:trPr>
          <w:del w:id="565" w:author="Avi Cohen" w:date="2019-03-31T16:22:00Z"/>
        </w:trPr>
        <w:tc>
          <w:tcPr>
            <w:tcW w:w="1310" w:type="dxa"/>
          </w:tcPr>
          <w:p w14:paraId="7D2A5BA8" w14:textId="77777777" w:rsidR="009D3C39" w:rsidRPr="007D6A6B" w:rsidDel="009D3C39" w:rsidRDefault="009D3C39" w:rsidP="007D6A6B">
            <w:pPr>
              <w:widowControl w:val="0"/>
              <w:spacing w:before="0" w:beforeAutospacing="0" w:after="0" w:afterAutospacing="0" w:line="240" w:lineRule="auto"/>
              <w:ind w:right="360"/>
              <w:jc w:val="center"/>
              <w:rPr>
                <w:del w:id="566" w:author="Avi Cohen" w:date="2019-03-31T16:22:00Z"/>
                <w:rFonts w:ascii="Times New Roman" w:eastAsia="Times New Roman" w:hAnsi="Times New Roman" w:cs="David"/>
                <w:sz w:val="24"/>
                <w:szCs w:val="24"/>
              </w:rPr>
            </w:pPr>
            <w:del w:id="567" w:author="Avi Cohen" w:date="2019-03-31T15:52:00Z">
              <w:r w:rsidRPr="007D6A6B" w:rsidDel="001C09F4">
                <w:rPr>
                  <w:rFonts w:ascii="Times New Roman" w:eastAsia="Times New Roman" w:hAnsi="Times New Roman" w:cs="David" w:hint="cs"/>
                  <w:sz w:val="24"/>
                  <w:szCs w:val="24"/>
                  <w:rtl/>
                </w:rPr>
                <w:delText>20</w:delText>
              </w:r>
              <w:r w:rsidRPr="007D6A6B" w:rsidDel="001C09F4">
                <w:rPr>
                  <w:rFonts w:ascii="Times New Roman" w:eastAsia="Times New Roman" w:hAnsi="Times New Roman" w:cs="David"/>
                  <w:sz w:val="24"/>
                  <w:szCs w:val="24"/>
                  <w:rtl/>
                </w:rPr>
                <w:delText>%</w:delText>
              </w:r>
            </w:del>
          </w:p>
        </w:tc>
        <w:tc>
          <w:tcPr>
            <w:tcW w:w="5766" w:type="dxa"/>
          </w:tcPr>
          <w:p w14:paraId="5D0B2C6C" w14:textId="77777777" w:rsidR="009D3C39" w:rsidRPr="007D6A6B" w:rsidDel="009D3C39" w:rsidRDefault="009D3C39" w:rsidP="007D6A6B">
            <w:pPr>
              <w:widowControl w:val="0"/>
              <w:spacing w:before="0" w:beforeAutospacing="0" w:after="0" w:afterAutospacing="0" w:line="240" w:lineRule="auto"/>
              <w:ind w:left="397" w:right="360"/>
              <w:jc w:val="both"/>
              <w:rPr>
                <w:del w:id="568" w:author="Avi Cohen" w:date="2019-03-31T16:22:00Z"/>
                <w:rFonts w:ascii="Times New Roman" w:eastAsia="Times New Roman" w:hAnsi="Times New Roman" w:cs="David"/>
                <w:sz w:val="24"/>
                <w:szCs w:val="24"/>
              </w:rPr>
            </w:pPr>
            <w:del w:id="569" w:author="Avi Cohen" w:date="2019-03-31T15:52:00Z">
              <w:r w:rsidRPr="007D6A6B" w:rsidDel="001C09F4">
                <w:rPr>
                  <w:rFonts w:ascii="Times New Roman" w:eastAsia="Times New Roman" w:hAnsi="Times New Roman" w:cs="David"/>
                  <w:sz w:val="24"/>
                  <w:szCs w:val="24"/>
                  <w:rtl/>
                </w:rPr>
                <w:delText>לאחר גמר הוצאת תוכניות לבצוע -</w:delText>
              </w:r>
            </w:del>
          </w:p>
        </w:tc>
        <w:tc>
          <w:tcPr>
            <w:tcW w:w="994" w:type="dxa"/>
          </w:tcPr>
          <w:p w14:paraId="10B416C2" w14:textId="77777777" w:rsidR="009D3C39" w:rsidRPr="007D6A6B" w:rsidDel="009D3C39" w:rsidRDefault="009D3C39" w:rsidP="007D6A6B">
            <w:pPr>
              <w:widowControl w:val="0"/>
              <w:spacing w:before="0" w:beforeAutospacing="0" w:after="0" w:afterAutospacing="0" w:line="240" w:lineRule="auto"/>
              <w:ind w:right="-43"/>
              <w:jc w:val="right"/>
              <w:rPr>
                <w:del w:id="570" w:author="Avi Cohen" w:date="2019-03-31T16:22:00Z"/>
                <w:rFonts w:ascii="Times New Roman" w:eastAsia="Times New Roman" w:hAnsi="Times New Roman" w:cs="David"/>
                <w:sz w:val="24"/>
                <w:szCs w:val="24"/>
              </w:rPr>
            </w:pPr>
            <w:del w:id="571" w:author="Avi Cohen" w:date="2019-03-31T15:52:00Z">
              <w:r w:rsidRPr="007D6A6B" w:rsidDel="001C09F4">
                <w:rPr>
                  <w:rFonts w:ascii="Times New Roman" w:eastAsia="Times New Roman" w:hAnsi="Times New Roman" w:cs="David"/>
                  <w:sz w:val="24"/>
                  <w:szCs w:val="24"/>
                  <w:rtl/>
                </w:rPr>
                <w:delText>1.1.4</w:delText>
              </w:r>
            </w:del>
          </w:p>
        </w:tc>
      </w:tr>
      <w:tr w:rsidR="009D3C39" w:rsidRPr="007D6A6B" w:rsidDel="009D3C39" w14:paraId="0BEE4985" w14:textId="77777777" w:rsidTr="009D3C39">
        <w:trPr>
          <w:del w:id="572" w:author="Avi Cohen" w:date="2019-03-31T16:22:00Z"/>
        </w:trPr>
        <w:tc>
          <w:tcPr>
            <w:tcW w:w="1310" w:type="dxa"/>
          </w:tcPr>
          <w:p w14:paraId="2C022DFD" w14:textId="77777777" w:rsidR="009D3C39" w:rsidRPr="007D6A6B" w:rsidDel="009D3C39" w:rsidRDefault="009D3C39" w:rsidP="007D6A6B">
            <w:pPr>
              <w:widowControl w:val="0"/>
              <w:spacing w:before="0" w:beforeAutospacing="0" w:after="0" w:afterAutospacing="0" w:line="240" w:lineRule="auto"/>
              <w:ind w:right="360"/>
              <w:jc w:val="center"/>
              <w:rPr>
                <w:del w:id="573" w:author="Avi Cohen" w:date="2019-03-31T16:22:00Z"/>
                <w:rFonts w:ascii="Times New Roman" w:eastAsia="Times New Roman" w:hAnsi="Times New Roman" w:cs="David"/>
                <w:sz w:val="24"/>
                <w:szCs w:val="24"/>
              </w:rPr>
            </w:pPr>
            <w:del w:id="574" w:author="Avi Cohen" w:date="2019-03-31T15:52:00Z">
              <w:r w:rsidRPr="007D6A6B" w:rsidDel="001C09F4">
                <w:rPr>
                  <w:rFonts w:ascii="Times New Roman" w:eastAsia="Times New Roman" w:hAnsi="Times New Roman" w:cs="David" w:hint="cs"/>
                  <w:sz w:val="24"/>
                  <w:szCs w:val="24"/>
                  <w:rtl/>
                </w:rPr>
                <w:delText>20</w:delText>
              </w:r>
              <w:r w:rsidRPr="007D6A6B" w:rsidDel="001C09F4">
                <w:rPr>
                  <w:rFonts w:ascii="Times New Roman" w:eastAsia="Times New Roman" w:hAnsi="Times New Roman" w:cs="David"/>
                  <w:sz w:val="24"/>
                  <w:szCs w:val="24"/>
                  <w:rtl/>
                </w:rPr>
                <w:delText>%</w:delText>
              </w:r>
            </w:del>
          </w:p>
        </w:tc>
        <w:tc>
          <w:tcPr>
            <w:tcW w:w="5766" w:type="dxa"/>
          </w:tcPr>
          <w:p w14:paraId="6AAB1CD2" w14:textId="77777777" w:rsidR="009D3C39" w:rsidRPr="007D6A6B" w:rsidDel="009D3C39" w:rsidRDefault="009D3C39" w:rsidP="007D6A6B">
            <w:pPr>
              <w:widowControl w:val="0"/>
              <w:spacing w:before="0" w:beforeAutospacing="0" w:after="0" w:afterAutospacing="0" w:line="240" w:lineRule="auto"/>
              <w:ind w:left="397" w:right="360"/>
              <w:jc w:val="both"/>
              <w:rPr>
                <w:del w:id="575" w:author="Avi Cohen" w:date="2019-03-31T16:22:00Z"/>
                <w:rFonts w:ascii="Times New Roman" w:eastAsia="Times New Roman" w:hAnsi="Times New Roman" w:cs="David"/>
                <w:sz w:val="24"/>
                <w:szCs w:val="24"/>
              </w:rPr>
            </w:pPr>
            <w:del w:id="576" w:author="Avi Cohen" w:date="2019-03-31T15:52:00Z">
              <w:r w:rsidRPr="007D6A6B" w:rsidDel="001C09F4">
                <w:rPr>
                  <w:rFonts w:ascii="Times New Roman" w:eastAsia="Times New Roman" w:hAnsi="Times New Roman" w:cs="David"/>
                  <w:sz w:val="24"/>
                  <w:szCs w:val="24"/>
                  <w:rtl/>
                </w:rPr>
                <w:delText xml:space="preserve">במהלך ביצוע הפיקוח העליון - </w:delText>
              </w:r>
            </w:del>
          </w:p>
        </w:tc>
        <w:tc>
          <w:tcPr>
            <w:tcW w:w="994" w:type="dxa"/>
          </w:tcPr>
          <w:p w14:paraId="417DA34B" w14:textId="77777777" w:rsidR="009D3C39" w:rsidRPr="007D6A6B" w:rsidDel="009D3C39" w:rsidRDefault="009D3C39" w:rsidP="007D6A6B">
            <w:pPr>
              <w:widowControl w:val="0"/>
              <w:spacing w:before="0" w:beforeAutospacing="0" w:after="0" w:afterAutospacing="0" w:line="240" w:lineRule="auto"/>
              <w:ind w:right="-43"/>
              <w:jc w:val="right"/>
              <w:rPr>
                <w:del w:id="577" w:author="Avi Cohen" w:date="2019-03-31T16:22:00Z"/>
                <w:rFonts w:ascii="Times New Roman" w:eastAsia="Times New Roman" w:hAnsi="Times New Roman" w:cs="David"/>
                <w:sz w:val="24"/>
                <w:szCs w:val="24"/>
              </w:rPr>
            </w:pPr>
            <w:del w:id="578" w:author="Avi Cohen" w:date="2019-03-31T15:52:00Z">
              <w:r w:rsidRPr="007D6A6B" w:rsidDel="001C09F4">
                <w:rPr>
                  <w:rFonts w:ascii="Times New Roman" w:eastAsia="Times New Roman" w:hAnsi="Times New Roman" w:cs="David"/>
                  <w:sz w:val="24"/>
                  <w:szCs w:val="24"/>
                  <w:rtl/>
                </w:rPr>
                <w:delText>1.1.5</w:delText>
              </w:r>
            </w:del>
          </w:p>
        </w:tc>
      </w:tr>
      <w:tr w:rsidR="009D3C39" w:rsidRPr="007D6A6B" w:rsidDel="009D3C39" w14:paraId="08B99727" w14:textId="77777777" w:rsidTr="009D3C39">
        <w:trPr>
          <w:del w:id="579" w:author="Avi Cohen" w:date="2019-03-31T16:22:00Z"/>
        </w:trPr>
        <w:tc>
          <w:tcPr>
            <w:tcW w:w="1310" w:type="dxa"/>
          </w:tcPr>
          <w:p w14:paraId="4F871B8D" w14:textId="77777777" w:rsidR="009D3C39" w:rsidRPr="007D6A6B" w:rsidDel="009D3C39" w:rsidRDefault="009D3C39" w:rsidP="007D6A6B">
            <w:pPr>
              <w:widowControl w:val="0"/>
              <w:spacing w:before="0" w:beforeAutospacing="0" w:after="0" w:afterAutospacing="0" w:line="240" w:lineRule="auto"/>
              <w:ind w:right="360"/>
              <w:jc w:val="center"/>
              <w:rPr>
                <w:del w:id="580" w:author="Avi Cohen" w:date="2019-03-31T16:22:00Z"/>
                <w:rFonts w:ascii="Times New Roman" w:eastAsia="Times New Roman" w:hAnsi="Times New Roman" w:cs="David"/>
                <w:sz w:val="24"/>
                <w:szCs w:val="24"/>
              </w:rPr>
            </w:pPr>
            <w:del w:id="581" w:author="Avi Cohen" w:date="2019-03-31T15:52:00Z">
              <w:r w:rsidRPr="007D6A6B" w:rsidDel="001C09F4">
                <w:rPr>
                  <w:rFonts w:ascii="Times New Roman" w:eastAsia="Times New Roman" w:hAnsi="Times New Roman" w:cs="David" w:hint="cs"/>
                  <w:sz w:val="24"/>
                  <w:szCs w:val="24"/>
                  <w:rtl/>
                </w:rPr>
                <w:delText>5</w:delText>
              </w:r>
              <w:r w:rsidRPr="007D6A6B" w:rsidDel="001C09F4">
                <w:rPr>
                  <w:rFonts w:ascii="Times New Roman" w:eastAsia="Times New Roman" w:hAnsi="Times New Roman" w:cs="David"/>
                  <w:sz w:val="24"/>
                  <w:szCs w:val="24"/>
                  <w:rtl/>
                </w:rPr>
                <w:delText>%</w:delText>
              </w:r>
            </w:del>
          </w:p>
        </w:tc>
        <w:tc>
          <w:tcPr>
            <w:tcW w:w="5766" w:type="dxa"/>
          </w:tcPr>
          <w:p w14:paraId="0D38DED2" w14:textId="77777777" w:rsidR="009D3C39" w:rsidRPr="007D6A6B" w:rsidDel="009D3C39" w:rsidRDefault="009D3C39" w:rsidP="007D6A6B">
            <w:pPr>
              <w:widowControl w:val="0"/>
              <w:spacing w:before="0" w:beforeAutospacing="0" w:after="0" w:afterAutospacing="0" w:line="240" w:lineRule="auto"/>
              <w:ind w:left="397" w:right="360"/>
              <w:jc w:val="both"/>
              <w:rPr>
                <w:del w:id="582" w:author="Avi Cohen" w:date="2019-03-31T16:22:00Z"/>
                <w:rFonts w:ascii="Times New Roman" w:eastAsia="Times New Roman" w:hAnsi="Times New Roman" w:cs="David"/>
                <w:sz w:val="24"/>
                <w:szCs w:val="24"/>
              </w:rPr>
            </w:pPr>
            <w:del w:id="583" w:author="Avi Cohen" w:date="2019-03-31T15:52:00Z">
              <w:r w:rsidRPr="007D6A6B" w:rsidDel="001C09F4">
                <w:rPr>
                  <w:rFonts w:ascii="Times New Roman" w:eastAsia="Times New Roman" w:hAnsi="Times New Roman" w:cs="David"/>
                  <w:sz w:val="24"/>
                  <w:szCs w:val="24"/>
                  <w:rtl/>
                </w:rPr>
                <w:delText>לאחר גמר ביצוע העבודות בהתאם לחוזה זה, הפעלת הפרוייקט והמתקן, קבלת המערכות ע"י המתכנן וקבלתם על ידי המזמין, ולאחר בדיקת החשבונות הסופיים בגין העבודות ואישורם על ידי המתכנן והמזמין, וקבלת אישור אכלוס -</w:delText>
              </w:r>
            </w:del>
          </w:p>
        </w:tc>
        <w:tc>
          <w:tcPr>
            <w:tcW w:w="994" w:type="dxa"/>
          </w:tcPr>
          <w:p w14:paraId="59C8D5A9" w14:textId="77777777" w:rsidR="009D3C39" w:rsidRPr="007D6A6B" w:rsidDel="009D3C39" w:rsidRDefault="009D3C39" w:rsidP="007D6A6B">
            <w:pPr>
              <w:widowControl w:val="0"/>
              <w:spacing w:before="0" w:beforeAutospacing="0" w:after="0" w:afterAutospacing="0" w:line="240" w:lineRule="auto"/>
              <w:ind w:right="-43"/>
              <w:jc w:val="right"/>
              <w:rPr>
                <w:del w:id="584" w:author="Avi Cohen" w:date="2019-03-31T16:22:00Z"/>
                <w:rFonts w:ascii="Times New Roman" w:eastAsia="Times New Roman" w:hAnsi="Times New Roman" w:cs="David"/>
                <w:sz w:val="24"/>
                <w:szCs w:val="24"/>
              </w:rPr>
            </w:pPr>
            <w:del w:id="585" w:author="Avi Cohen" w:date="2019-03-31T15:52:00Z">
              <w:r w:rsidRPr="007D6A6B" w:rsidDel="001C09F4">
                <w:rPr>
                  <w:rFonts w:ascii="Times New Roman" w:eastAsia="Times New Roman" w:hAnsi="Times New Roman" w:cs="David"/>
                  <w:sz w:val="24"/>
                  <w:szCs w:val="24"/>
                  <w:rtl/>
                </w:rPr>
                <w:delText>1.1.6</w:delText>
              </w:r>
            </w:del>
          </w:p>
        </w:tc>
      </w:tr>
      <w:tr w:rsidR="009D3C39" w:rsidRPr="007D6A6B" w:rsidDel="009D3C39" w14:paraId="024FAE99" w14:textId="77777777" w:rsidTr="009D3C39">
        <w:trPr>
          <w:del w:id="586" w:author="Avi Cohen" w:date="2019-03-31T16:22:00Z"/>
        </w:trPr>
        <w:tc>
          <w:tcPr>
            <w:tcW w:w="1310" w:type="dxa"/>
          </w:tcPr>
          <w:p w14:paraId="52E87614" w14:textId="77777777" w:rsidR="009D3C39" w:rsidRPr="007D6A6B" w:rsidDel="009D3C39" w:rsidRDefault="009D3C39" w:rsidP="007D6A6B">
            <w:pPr>
              <w:widowControl w:val="0"/>
              <w:spacing w:before="0" w:beforeAutospacing="0" w:after="0" w:afterAutospacing="0" w:line="240" w:lineRule="auto"/>
              <w:ind w:right="360"/>
              <w:jc w:val="center"/>
              <w:rPr>
                <w:del w:id="587" w:author="Avi Cohen" w:date="2019-03-31T16:22:00Z"/>
                <w:rFonts w:ascii="Times New Roman" w:eastAsia="Times New Roman" w:hAnsi="Times New Roman" w:cs="David"/>
                <w:sz w:val="24"/>
                <w:szCs w:val="24"/>
              </w:rPr>
            </w:pPr>
            <w:del w:id="588" w:author="Avi Cohen" w:date="2019-03-31T15:52:00Z">
              <w:r w:rsidRPr="007D6A6B" w:rsidDel="001C09F4">
                <w:rPr>
                  <w:rFonts w:ascii="Times New Roman" w:eastAsia="Times New Roman" w:hAnsi="Times New Roman" w:cs="David" w:hint="cs"/>
                  <w:sz w:val="24"/>
                  <w:szCs w:val="24"/>
                  <w:rtl/>
                </w:rPr>
                <w:delText>5</w:delText>
              </w:r>
              <w:r w:rsidRPr="007D6A6B" w:rsidDel="001C09F4">
                <w:rPr>
                  <w:rFonts w:ascii="Times New Roman" w:eastAsia="Times New Roman" w:hAnsi="Times New Roman" w:cs="David"/>
                  <w:sz w:val="24"/>
                  <w:szCs w:val="24"/>
                  <w:rtl/>
                </w:rPr>
                <w:delText>%</w:delText>
              </w:r>
            </w:del>
          </w:p>
        </w:tc>
        <w:tc>
          <w:tcPr>
            <w:tcW w:w="5766" w:type="dxa"/>
          </w:tcPr>
          <w:p w14:paraId="3B06BEF9" w14:textId="77777777" w:rsidR="009D3C39" w:rsidRPr="007D6A6B" w:rsidDel="009D3C39" w:rsidRDefault="009D3C39" w:rsidP="007D6A6B">
            <w:pPr>
              <w:widowControl w:val="0"/>
              <w:spacing w:before="0" w:beforeAutospacing="0" w:after="0" w:afterAutospacing="0" w:line="240" w:lineRule="auto"/>
              <w:ind w:left="397" w:right="360"/>
              <w:jc w:val="both"/>
              <w:rPr>
                <w:del w:id="589" w:author="Avi Cohen" w:date="2019-03-31T16:22:00Z"/>
                <w:rFonts w:ascii="Times New Roman" w:eastAsia="Times New Roman" w:hAnsi="Times New Roman" w:cs="David"/>
                <w:sz w:val="24"/>
                <w:szCs w:val="24"/>
              </w:rPr>
            </w:pPr>
            <w:del w:id="590" w:author="Avi Cohen" w:date="2019-03-31T15:52:00Z">
              <w:r w:rsidRPr="007D6A6B" w:rsidDel="001C09F4">
                <w:rPr>
                  <w:rFonts w:ascii="Times New Roman" w:eastAsia="Times New Roman" w:hAnsi="Times New Roman" w:cs="David"/>
                  <w:sz w:val="24"/>
                  <w:szCs w:val="24"/>
                  <w:rtl/>
                </w:rPr>
                <w:delText xml:space="preserve">לאחר גמר הפיקוח העליון, תיקוני הבדק וקבלת תעודת גמר לפרויקט, אישור המתכנן בכתב להשלמת הפרויקט בהתאם לתוכניותיו, לתקנים מחייבים ולשביעות רצונו - </w:delText>
              </w:r>
            </w:del>
          </w:p>
        </w:tc>
        <w:tc>
          <w:tcPr>
            <w:tcW w:w="994" w:type="dxa"/>
          </w:tcPr>
          <w:p w14:paraId="0CD92AE8" w14:textId="77777777" w:rsidR="009D3C39" w:rsidRPr="007D6A6B" w:rsidDel="009D3C39" w:rsidRDefault="009D3C39" w:rsidP="007D6A6B">
            <w:pPr>
              <w:widowControl w:val="0"/>
              <w:spacing w:before="0" w:beforeAutospacing="0" w:after="0" w:afterAutospacing="0" w:line="240" w:lineRule="auto"/>
              <w:ind w:right="-43"/>
              <w:jc w:val="right"/>
              <w:rPr>
                <w:del w:id="591" w:author="Avi Cohen" w:date="2019-03-31T16:22:00Z"/>
                <w:rFonts w:ascii="Times New Roman" w:eastAsia="Times New Roman" w:hAnsi="Times New Roman" w:cs="David"/>
                <w:sz w:val="24"/>
                <w:szCs w:val="24"/>
              </w:rPr>
            </w:pPr>
            <w:del w:id="592" w:author="Avi Cohen" w:date="2019-03-31T15:52:00Z">
              <w:r w:rsidRPr="007D6A6B" w:rsidDel="001C09F4">
                <w:rPr>
                  <w:rFonts w:ascii="Times New Roman" w:eastAsia="Times New Roman" w:hAnsi="Times New Roman" w:cs="David"/>
                  <w:sz w:val="24"/>
                  <w:szCs w:val="24"/>
                  <w:rtl/>
                </w:rPr>
                <w:delText>1.1.7</w:delText>
              </w:r>
            </w:del>
          </w:p>
        </w:tc>
      </w:tr>
      <w:tr w:rsidR="009D3C39" w:rsidRPr="007D6A6B" w:rsidDel="009D3C39" w14:paraId="083D2267" w14:textId="77777777" w:rsidTr="009D3C39">
        <w:trPr>
          <w:del w:id="593" w:author="Avi Cohen" w:date="2019-03-31T16:22:00Z"/>
        </w:trPr>
        <w:tc>
          <w:tcPr>
            <w:tcW w:w="1310" w:type="dxa"/>
          </w:tcPr>
          <w:p w14:paraId="45E9CC6B" w14:textId="77777777" w:rsidR="009D3C39" w:rsidRPr="007D6A6B" w:rsidDel="009D3C39" w:rsidRDefault="009D3C39" w:rsidP="007D6A6B">
            <w:pPr>
              <w:widowControl w:val="0"/>
              <w:spacing w:before="0" w:beforeAutospacing="0" w:after="0" w:afterAutospacing="0" w:line="240" w:lineRule="auto"/>
              <w:ind w:right="360"/>
              <w:jc w:val="both"/>
              <w:rPr>
                <w:del w:id="594" w:author="Avi Cohen" w:date="2019-03-31T16:22:00Z"/>
                <w:rFonts w:ascii="Times New Roman" w:eastAsia="Times New Roman" w:hAnsi="Times New Roman" w:cs="David"/>
                <w:sz w:val="24"/>
                <w:szCs w:val="24"/>
              </w:rPr>
            </w:pPr>
          </w:p>
        </w:tc>
        <w:tc>
          <w:tcPr>
            <w:tcW w:w="5766" w:type="dxa"/>
          </w:tcPr>
          <w:p w14:paraId="3553FE7D" w14:textId="77777777" w:rsidR="009D3C39" w:rsidRPr="007D6A6B" w:rsidDel="009D3C39" w:rsidRDefault="009D3C39" w:rsidP="007D6A6B">
            <w:pPr>
              <w:widowControl w:val="0"/>
              <w:spacing w:before="0" w:beforeAutospacing="0" w:after="0" w:afterAutospacing="0" w:line="240" w:lineRule="auto"/>
              <w:ind w:right="360"/>
              <w:jc w:val="both"/>
              <w:rPr>
                <w:del w:id="595" w:author="Avi Cohen" w:date="2019-03-31T16:22:00Z"/>
                <w:rFonts w:ascii="Times New Roman" w:eastAsia="Times New Roman" w:hAnsi="Times New Roman" w:cs="David"/>
                <w:sz w:val="24"/>
                <w:szCs w:val="24"/>
              </w:rPr>
            </w:pPr>
          </w:p>
        </w:tc>
        <w:tc>
          <w:tcPr>
            <w:tcW w:w="994" w:type="dxa"/>
          </w:tcPr>
          <w:p w14:paraId="7256D52D" w14:textId="77777777" w:rsidR="009D3C39" w:rsidRPr="007D6A6B" w:rsidDel="009D3C39" w:rsidRDefault="009D3C39" w:rsidP="007D6A6B">
            <w:pPr>
              <w:widowControl w:val="0"/>
              <w:spacing w:before="0" w:beforeAutospacing="0" w:after="0" w:afterAutospacing="0" w:line="240" w:lineRule="auto"/>
              <w:ind w:right="360"/>
              <w:jc w:val="both"/>
              <w:rPr>
                <w:del w:id="596" w:author="Avi Cohen" w:date="2019-03-31T16:22:00Z"/>
                <w:rFonts w:ascii="Times New Roman" w:eastAsia="Times New Roman" w:hAnsi="Times New Roman" w:cs="David"/>
                <w:sz w:val="24"/>
                <w:szCs w:val="24"/>
              </w:rPr>
            </w:pPr>
          </w:p>
        </w:tc>
      </w:tr>
      <w:tr w:rsidR="009D3C39" w:rsidRPr="007D6A6B" w:rsidDel="009D3C39" w14:paraId="61391409" w14:textId="77777777" w:rsidTr="009D3C39">
        <w:trPr>
          <w:del w:id="597" w:author="Avi Cohen" w:date="2019-03-31T16:22:00Z"/>
        </w:trPr>
        <w:tc>
          <w:tcPr>
            <w:tcW w:w="1310" w:type="dxa"/>
          </w:tcPr>
          <w:p w14:paraId="2C5D710E" w14:textId="77777777" w:rsidR="009D3C39" w:rsidRPr="007D6A6B" w:rsidDel="009D3C39" w:rsidRDefault="009D3C39" w:rsidP="007D6A6B">
            <w:pPr>
              <w:widowControl w:val="0"/>
              <w:spacing w:before="0" w:beforeAutospacing="0" w:after="0" w:afterAutospacing="0" w:line="240" w:lineRule="auto"/>
              <w:ind w:right="360"/>
              <w:jc w:val="center"/>
              <w:rPr>
                <w:del w:id="598" w:author="Avi Cohen" w:date="2019-03-31T16:22:00Z"/>
                <w:rFonts w:ascii="Times New Roman" w:eastAsia="Times New Roman" w:hAnsi="Times New Roman" w:cs="David"/>
                <w:sz w:val="24"/>
                <w:szCs w:val="24"/>
              </w:rPr>
            </w:pPr>
          </w:p>
        </w:tc>
        <w:tc>
          <w:tcPr>
            <w:tcW w:w="5766" w:type="dxa"/>
          </w:tcPr>
          <w:p w14:paraId="17C7034D" w14:textId="77777777" w:rsidR="009D3C39" w:rsidRPr="007D6A6B" w:rsidDel="009D3C39" w:rsidRDefault="009D3C39" w:rsidP="007D6A6B">
            <w:pPr>
              <w:widowControl w:val="0"/>
              <w:spacing w:before="0" w:beforeAutospacing="0" w:after="0" w:afterAutospacing="0" w:line="240" w:lineRule="auto"/>
              <w:ind w:right="360"/>
              <w:rPr>
                <w:del w:id="599" w:author="Avi Cohen" w:date="2019-03-31T16:22:00Z"/>
                <w:rFonts w:ascii="Times New Roman" w:eastAsia="Times New Roman" w:hAnsi="Times New Roman" w:cs="David"/>
                <w:sz w:val="24"/>
                <w:szCs w:val="24"/>
              </w:rPr>
            </w:pPr>
            <w:del w:id="600" w:author="Avi Cohen" w:date="2019-03-31T16:11:00Z">
              <w:r w:rsidRPr="007D6A6B" w:rsidDel="007C3768">
                <w:rPr>
                  <w:rFonts w:ascii="Times New Roman" w:eastAsia="Times New Roman" w:hAnsi="Times New Roman" w:cs="David"/>
                  <w:sz w:val="24"/>
                  <w:szCs w:val="24"/>
                  <w:rtl/>
                </w:rPr>
                <w:delText>מבנה חוזר / יחידת דיור חוזרת</w:delText>
              </w:r>
            </w:del>
          </w:p>
        </w:tc>
        <w:tc>
          <w:tcPr>
            <w:tcW w:w="994" w:type="dxa"/>
          </w:tcPr>
          <w:p w14:paraId="48D652F3" w14:textId="77777777" w:rsidR="009D3C39" w:rsidRPr="007D6A6B" w:rsidDel="009D3C39" w:rsidRDefault="009D3C39" w:rsidP="007D6A6B">
            <w:pPr>
              <w:widowControl w:val="0"/>
              <w:spacing w:before="0" w:beforeAutospacing="0" w:after="0" w:afterAutospacing="0" w:line="240" w:lineRule="auto"/>
              <w:ind w:right="360"/>
              <w:rPr>
                <w:del w:id="601" w:author="Avi Cohen" w:date="2019-03-31T16:22:00Z"/>
                <w:rFonts w:ascii="Times New Roman" w:eastAsia="Times New Roman" w:hAnsi="Times New Roman" w:cs="David"/>
                <w:sz w:val="24"/>
                <w:szCs w:val="24"/>
              </w:rPr>
            </w:pPr>
            <w:del w:id="602" w:author="Avi Cohen" w:date="2019-03-31T16:11:00Z">
              <w:r w:rsidRPr="007D6A6B" w:rsidDel="007C3768">
                <w:rPr>
                  <w:rFonts w:ascii="Times New Roman" w:eastAsia="Times New Roman" w:hAnsi="Times New Roman" w:cs="David"/>
                  <w:sz w:val="24"/>
                  <w:szCs w:val="24"/>
                  <w:rtl/>
                </w:rPr>
                <w:delText>1.2</w:delText>
              </w:r>
            </w:del>
          </w:p>
        </w:tc>
      </w:tr>
      <w:tr w:rsidR="009D3C39" w:rsidRPr="007D6A6B" w:rsidDel="009D3C39" w14:paraId="22F95D6B" w14:textId="77777777" w:rsidTr="009D3C39">
        <w:trPr>
          <w:del w:id="603" w:author="Avi Cohen" w:date="2019-03-31T16:22:00Z"/>
        </w:trPr>
        <w:tc>
          <w:tcPr>
            <w:tcW w:w="1310" w:type="dxa"/>
          </w:tcPr>
          <w:p w14:paraId="65C27C5A" w14:textId="77777777" w:rsidR="009D3C39" w:rsidRPr="007D6A6B" w:rsidDel="009D3C39" w:rsidRDefault="009D3C39" w:rsidP="007D6A6B">
            <w:pPr>
              <w:widowControl w:val="0"/>
              <w:spacing w:before="0" w:beforeAutospacing="0" w:after="0" w:afterAutospacing="0" w:line="240" w:lineRule="auto"/>
              <w:ind w:right="360"/>
              <w:jc w:val="center"/>
              <w:rPr>
                <w:del w:id="604" w:author="Avi Cohen" w:date="2019-03-31T16:22:00Z"/>
                <w:rFonts w:ascii="Times New Roman" w:eastAsia="Times New Roman" w:hAnsi="Times New Roman" w:cs="David"/>
                <w:sz w:val="24"/>
                <w:szCs w:val="24"/>
              </w:rPr>
            </w:pPr>
          </w:p>
        </w:tc>
        <w:tc>
          <w:tcPr>
            <w:tcW w:w="5766" w:type="dxa"/>
          </w:tcPr>
          <w:p w14:paraId="712975CA" w14:textId="77777777" w:rsidR="009D3C39" w:rsidRPr="007D6A6B" w:rsidDel="009D3C39" w:rsidRDefault="009D3C39" w:rsidP="007D6A6B">
            <w:pPr>
              <w:widowControl w:val="0"/>
              <w:spacing w:before="0" w:beforeAutospacing="0" w:after="0" w:afterAutospacing="0" w:line="240" w:lineRule="auto"/>
              <w:ind w:right="360"/>
              <w:rPr>
                <w:del w:id="605" w:author="Avi Cohen" w:date="2019-03-31T16:22:00Z"/>
                <w:rFonts w:ascii="Times New Roman" w:eastAsia="Times New Roman" w:hAnsi="Times New Roman" w:cs="David"/>
                <w:sz w:val="24"/>
                <w:szCs w:val="24"/>
              </w:rPr>
            </w:pPr>
          </w:p>
        </w:tc>
        <w:tc>
          <w:tcPr>
            <w:tcW w:w="994" w:type="dxa"/>
          </w:tcPr>
          <w:p w14:paraId="5E98B234" w14:textId="77777777" w:rsidR="009D3C39" w:rsidRPr="007D6A6B" w:rsidDel="009D3C39" w:rsidRDefault="009D3C39" w:rsidP="007D6A6B">
            <w:pPr>
              <w:widowControl w:val="0"/>
              <w:spacing w:before="0" w:beforeAutospacing="0" w:after="0" w:afterAutospacing="0" w:line="240" w:lineRule="auto"/>
              <w:ind w:right="360"/>
              <w:rPr>
                <w:del w:id="606" w:author="Avi Cohen" w:date="2019-03-31T16:22:00Z"/>
                <w:rFonts w:ascii="Times New Roman" w:eastAsia="Times New Roman" w:hAnsi="Times New Roman" w:cs="David"/>
                <w:sz w:val="24"/>
                <w:szCs w:val="24"/>
              </w:rPr>
            </w:pPr>
          </w:p>
        </w:tc>
      </w:tr>
      <w:tr w:rsidR="009D3C39" w:rsidRPr="007D6A6B" w:rsidDel="009D3C39" w14:paraId="4C8FB6B0" w14:textId="77777777" w:rsidTr="009D3C39">
        <w:trPr>
          <w:del w:id="607" w:author="Avi Cohen" w:date="2019-03-31T16:22:00Z"/>
        </w:trPr>
        <w:tc>
          <w:tcPr>
            <w:tcW w:w="1310" w:type="dxa"/>
          </w:tcPr>
          <w:p w14:paraId="53819442" w14:textId="77777777" w:rsidR="009D3C39" w:rsidRPr="007D6A6B" w:rsidDel="009D3C39" w:rsidRDefault="009D3C39" w:rsidP="007D6A6B">
            <w:pPr>
              <w:widowControl w:val="0"/>
              <w:spacing w:before="0" w:beforeAutospacing="0" w:after="0" w:afterAutospacing="0" w:line="240" w:lineRule="auto"/>
              <w:ind w:right="360"/>
              <w:jc w:val="center"/>
              <w:rPr>
                <w:del w:id="608" w:author="Avi Cohen" w:date="2019-03-31T16:22:00Z"/>
                <w:rFonts w:ascii="Times New Roman" w:eastAsia="Times New Roman" w:hAnsi="Times New Roman" w:cs="David"/>
                <w:sz w:val="24"/>
                <w:szCs w:val="24"/>
              </w:rPr>
            </w:pPr>
            <w:del w:id="609" w:author="Avi Cohen" w:date="2019-03-31T16:22:00Z">
              <w:r w:rsidRPr="007D6A6B" w:rsidDel="009D3C39">
                <w:rPr>
                  <w:rFonts w:ascii="Times New Roman" w:eastAsia="Times New Roman" w:hAnsi="Times New Roman" w:cs="David"/>
                  <w:sz w:val="24"/>
                  <w:szCs w:val="24"/>
                  <w:rtl/>
                </w:rPr>
                <w:delText>100%</w:delText>
              </w:r>
            </w:del>
          </w:p>
        </w:tc>
        <w:tc>
          <w:tcPr>
            <w:tcW w:w="5766" w:type="dxa"/>
          </w:tcPr>
          <w:p w14:paraId="2D217F45" w14:textId="77777777" w:rsidR="009D3C39" w:rsidRPr="007D6A6B" w:rsidDel="009D3C39" w:rsidRDefault="009D3C39" w:rsidP="007D6A6B">
            <w:pPr>
              <w:widowControl w:val="0"/>
              <w:spacing w:before="0" w:beforeAutospacing="0" w:after="0" w:afterAutospacing="0" w:line="240" w:lineRule="auto"/>
              <w:ind w:left="397" w:right="360"/>
              <w:rPr>
                <w:del w:id="610" w:author="Avi Cohen" w:date="2019-03-31T16:22:00Z"/>
                <w:rFonts w:ascii="Times New Roman" w:eastAsia="Times New Roman" w:hAnsi="Times New Roman" w:cs="David"/>
                <w:sz w:val="24"/>
                <w:szCs w:val="24"/>
              </w:rPr>
            </w:pPr>
            <w:del w:id="611" w:author="Avi Cohen" w:date="2019-03-31T16:11:00Z">
              <w:r w:rsidRPr="007D6A6B" w:rsidDel="007C3768">
                <w:rPr>
                  <w:rFonts w:ascii="Times New Roman" w:eastAsia="Times New Roman" w:hAnsi="Times New Roman" w:cs="David"/>
                  <w:sz w:val="24"/>
                  <w:szCs w:val="24"/>
                  <w:rtl/>
                </w:rPr>
                <w:delText xml:space="preserve">לאחר גמר המתקן בדירות הדומות, עפ"י כמות הדירות הדומות בהן בוצע המתקן ביחס לסה"כ הדירות הדומות בפרויקט - </w:delText>
              </w:r>
            </w:del>
          </w:p>
        </w:tc>
        <w:tc>
          <w:tcPr>
            <w:tcW w:w="994" w:type="dxa"/>
          </w:tcPr>
          <w:p w14:paraId="791C44FE" w14:textId="77777777" w:rsidR="009D3C39" w:rsidRPr="007D6A6B" w:rsidDel="009D3C39" w:rsidRDefault="009D3C39" w:rsidP="007D6A6B">
            <w:pPr>
              <w:widowControl w:val="0"/>
              <w:spacing w:before="0" w:beforeAutospacing="0" w:after="0" w:afterAutospacing="0" w:line="240" w:lineRule="auto"/>
              <w:ind w:right="-43"/>
              <w:jc w:val="right"/>
              <w:rPr>
                <w:del w:id="612" w:author="Avi Cohen" w:date="2019-03-31T16:22:00Z"/>
                <w:rFonts w:ascii="Times New Roman" w:eastAsia="Times New Roman" w:hAnsi="Times New Roman" w:cs="David"/>
                <w:sz w:val="24"/>
                <w:szCs w:val="24"/>
              </w:rPr>
            </w:pPr>
            <w:del w:id="613" w:author="Avi Cohen" w:date="2019-03-31T16:11:00Z">
              <w:r w:rsidRPr="007D6A6B" w:rsidDel="007C3768">
                <w:rPr>
                  <w:rFonts w:ascii="Times New Roman" w:eastAsia="Times New Roman" w:hAnsi="Times New Roman" w:cs="David"/>
                  <w:sz w:val="24"/>
                  <w:szCs w:val="24"/>
                  <w:rtl/>
                </w:rPr>
                <w:delText>1.2.1</w:delText>
              </w:r>
            </w:del>
          </w:p>
        </w:tc>
      </w:tr>
    </w:tbl>
    <w:tbl>
      <w:tblPr>
        <w:tblpPr w:leftFromText="180" w:rightFromText="180" w:vertAnchor="text" w:horzAnchor="page" w:tblpX="1396" w:tblpY="-11127"/>
        <w:tblOverlap w:val="never"/>
        <w:tblW w:w="8039" w:type="dxa"/>
        <w:tblLayout w:type="fixed"/>
        <w:tblLook w:val="00A0" w:firstRow="1" w:lastRow="0" w:firstColumn="1" w:lastColumn="0" w:noHBand="0" w:noVBand="0"/>
        <w:tblPrChange w:id="614" w:author="Avi Cohen" w:date="2019-03-31T16:12:00Z">
          <w:tblPr>
            <w:tblpPr w:leftFromText="180" w:rightFromText="180" w:vertAnchor="text" w:horzAnchor="page" w:tblpX="1396" w:tblpY="-11127"/>
            <w:tblOverlap w:val="never"/>
            <w:tblW w:w="8039" w:type="dxa"/>
            <w:tblLayout w:type="fixed"/>
            <w:tblLook w:val="00A0" w:firstRow="1" w:lastRow="0" w:firstColumn="1" w:lastColumn="0" w:noHBand="0" w:noVBand="0"/>
          </w:tblPr>
        </w:tblPrChange>
      </w:tblPr>
      <w:tblGrid>
        <w:gridCol w:w="1291"/>
        <w:gridCol w:w="5758"/>
        <w:gridCol w:w="990"/>
        <w:tblGridChange w:id="615">
          <w:tblGrid>
            <w:gridCol w:w="1291"/>
            <w:gridCol w:w="5758"/>
            <w:gridCol w:w="990"/>
          </w:tblGrid>
        </w:tblGridChange>
      </w:tblGrid>
      <w:tr w:rsidR="001C09F4" w:rsidRPr="00084CB0" w14:paraId="75B2509B" w14:textId="77777777" w:rsidTr="00617ED3">
        <w:trPr>
          <w:trHeight w:val="1135"/>
          <w:ins w:id="616" w:author="Avi Cohen" w:date="2019-03-31T15:55:00Z"/>
          <w:trPrChange w:id="617" w:author="Avi Cohen" w:date="2019-03-31T16:12:00Z">
            <w:trPr>
              <w:trHeight w:val="280"/>
            </w:trPr>
          </w:trPrChange>
        </w:trPr>
        <w:tc>
          <w:tcPr>
            <w:tcW w:w="1291" w:type="dxa"/>
            <w:tcPrChange w:id="618" w:author="Avi Cohen" w:date="2019-03-31T16:12:00Z">
              <w:tcPr>
                <w:tcW w:w="1291" w:type="dxa"/>
              </w:tcPr>
            </w:tcPrChange>
          </w:tcPr>
          <w:p w14:paraId="406065DD" w14:textId="77777777" w:rsidR="001C09F4" w:rsidRPr="00084CB0" w:rsidRDefault="001C09F4" w:rsidP="001C09F4">
            <w:pPr>
              <w:widowControl w:val="0"/>
              <w:spacing w:before="0" w:beforeAutospacing="0" w:after="0" w:afterAutospacing="0" w:line="240" w:lineRule="auto"/>
              <w:ind w:right="360"/>
              <w:jc w:val="center"/>
              <w:rPr>
                <w:ins w:id="619" w:author="Avi Cohen" w:date="2019-03-31T15:55:00Z"/>
                <w:rFonts w:ascii="Times New Roman" w:eastAsia="Times New Roman" w:hAnsi="Times New Roman" w:cs="David"/>
                <w:sz w:val="24"/>
                <w:szCs w:val="24"/>
              </w:rPr>
            </w:pPr>
          </w:p>
        </w:tc>
        <w:tc>
          <w:tcPr>
            <w:tcW w:w="5758" w:type="dxa"/>
            <w:tcPrChange w:id="620" w:author="Avi Cohen" w:date="2019-03-31T16:12:00Z">
              <w:tcPr>
                <w:tcW w:w="5758" w:type="dxa"/>
              </w:tcPr>
            </w:tcPrChange>
          </w:tcPr>
          <w:p w14:paraId="4D30A6A7" w14:textId="77777777" w:rsidR="001C09F4" w:rsidRPr="00084CB0" w:rsidRDefault="001C09F4" w:rsidP="001C09F4">
            <w:pPr>
              <w:widowControl w:val="0"/>
              <w:spacing w:before="0" w:beforeAutospacing="0" w:after="0" w:afterAutospacing="0" w:line="240" w:lineRule="auto"/>
              <w:ind w:right="360"/>
              <w:rPr>
                <w:ins w:id="621" w:author="Avi Cohen" w:date="2019-03-31T15:55:00Z"/>
                <w:rFonts w:ascii="Times New Roman" w:eastAsia="Times New Roman" w:hAnsi="Times New Roman" w:cs="David"/>
                <w:sz w:val="24"/>
                <w:szCs w:val="24"/>
              </w:rPr>
            </w:pPr>
          </w:p>
        </w:tc>
        <w:tc>
          <w:tcPr>
            <w:tcW w:w="990" w:type="dxa"/>
            <w:tcPrChange w:id="622" w:author="Avi Cohen" w:date="2019-03-31T16:12:00Z">
              <w:tcPr>
                <w:tcW w:w="990" w:type="dxa"/>
              </w:tcPr>
            </w:tcPrChange>
          </w:tcPr>
          <w:p w14:paraId="5E762690" w14:textId="77777777" w:rsidR="001C09F4" w:rsidRPr="00084CB0" w:rsidRDefault="001C09F4" w:rsidP="001C09F4">
            <w:pPr>
              <w:widowControl w:val="0"/>
              <w:spacing w:before="0" w:beforeAutospacing="0" w:after="0" w:afterAutospacing="0" w:line="240" w:lineRule="auto"/>
              <w:ind w:right="360"/>
              <w:rPr>
                <w:ins w:id="623" w:author="Avi Cohen" w:date="2019-03-31T15:55:00Z"/>
                <w:rFonts w:ascii="Times New Roman" w:eastAsia="Times New Roman" w:hAnsi="Times New Roman" w:cs="David"/>
                <w:sz w:val="24"/>
                <w:szCs w:val="24"/>
              </w:rPr>
            </w:pPr>
          </w:p>
        </w:tc>
      </w:tr>
      <w:tr w:rsidR="001C09F4" w:rsidRPr="00084CB0" w14:paraId="2D37312A" w14:textId="77777777" w:rsidTr="001C09F4">
        <w:trPr>
          <w:trHeight w:val="295"/>
          <w:ins w:id="624" w:author="Avi Cohen" w:date="2019-03-31T15:55:00Z"/>
        </w:trPr>
        <w:tc>
          <w:tcPr>
            <w:tcW w:w="1291" w:type="dxa"/>
          </w:tcPr>
          <w:p w14:paraId="54CB3288" w14:textId="77777777" w:rsidR="001C09F4" w:rsidRPr="00084CB0" w:rsidRDefault="001C09F4" w:rsidP="001C09F4">
            <w:pPr>
              <w:widowControl w:val="0"/>
              <w:spacing w:before="0" w:beforeAutospacing="0" w:after="0" w:afterAutospacing="0" w:line="240" w:lineRule="auto"/>
              <w:ind w:right="360"/>
              <w:jc w:val="both"/>
              <w:rPr>
                <w:ins w:id="625" w:author="Avi Cohen" w:date="2019-03-31T15:55:00Z"/>
                <w:rFonts w:ascii="Times New Roman" w:eastAsia="Times New Roman" w:hAnsi="Times New Roman" w:cs="David"/>
                <w:sz w:val="24"/>
                <w:szCs w:val="24"/>
              </w:rPr>
            </w:pPr>
          </w:p>
        </w:tc>
        <w:tc>
          <w:tcPr>
            <w:tcW w:w="5758" w:type="dxa"/>
          </w:tcPr>
          <w:p w14:paraId="125E7EB9" w14:textId="77777777" w:rsidR="001C09F4" w:rsidRPr="00084CB0" w:rsidRDefault="001C09F4" w:rsidP="001C09F4">
            <w:pPr>
              <w:widowControl w:val="0"/>
              <w:spacing w:before="0" w:beforeAutospacing="0" w:after="0" w:afterAutospacing="0" w:line="240" w:lineRule="auto"/>
              <w:ind w:right="360"/>
              <w:jc w:val="both"/>
              <w:rPr>
                <w:ins w:id="626" w:author="Avi Cohen" w:date="2019-03-31T15:55:00Z"/>
                <w:rFonts w:ascii="Times New Roman" w:eastAsia="Times New Roman" w:hAnsi="Times New Roman" w:cs="David"/>
                <w:sz w:val="24"/>
                <w:szCs w:val="24"/>
              </w:rPr>
            </w:pPr>
          </w:p>
        </w:tc>
        <w:tc>
          <w:tcPr>
            <w:tcW w:w="990" w:type="dxa"/>
          </w:tcPr>
          <w:p w14:paraId="4E304796" w14:textId="77777777" w:rsidR="001C09F4" w:rsidRPr="00084CB0" w:rsidRDefault="001C09F4" w:rsidP="001C09F4">
            <w:pPr>
              <w:widowControl w:val="0"/>
              <w:spacing w:before="0" w:beforeAutospacing="0" w:after="0" w:afterAutospacing="0" w:line="240" w:lineRule="auto"/>
              <w:ind w:right="360"/>
              <w:jc w:val="both"/>
              <w:rPr>
                <w:ins w:id="627" w:author="Avi Cohen" w:date="2019-03-31T15:55:00Z"/>
                <w:rFonts w:ascii="Times New Roman" w:eastAsia="Times New Roman" w:hAnsi="Times New Roman" w:cs="David"/>
                <w:sz w:val="24"/>
                <w:szCs w:val="24"/>
              </w:rPr>
            </w:pPr>
          </w:p>
        </w:tc>
      </w:tr>
      <w:tr w:rsidR="001C09F4" w:rsidRPr="00084CB0" w14:paraId="6E984FE9" w14:textId="77777777" w:rsidTr="00617ED3">
        <w:trPr>
          <w:trHeight w:val="498"/>
          <w:ins w:id="628" w:author="Avi Cohen" w:date="2019-03-31T15:55:00Z"/>
          <w:trPrChange w:id="629" w:author="Avi Cohen" w:date="2019-03-31T16:12:00Z">
            <w:trPr>
              <w:trHeight w:val="498"/>
            </w:trPr>
          </w:trPrChange>
        </w:trPr>
        <w:tc>
          <w:tcPr>
            <w:tcW w:w="1291" w:type="dxa"/>
            <w:tcPrChange w:id="630" w:author="Avi Cohen" w:date="2019-03-31T16:12:00Z">
              <w:tcPr>
                <w:tcW w:w="1291" w:type="dxa"/>
              </w:tcPr>
            </w:tcPrChange>
          </w:tcPr>
          <w:p w14:paraId="3965F2C6" w14:textId="77777777" w:rsidR="001C09F4" w:rsidRPr="00084CB0" w:rsidRDefault="001C09F4" w:rsidP="001C09F4">
            <w:pPr>
              <w:widowControl w:val="0"/>
              <w:spacing w:before="0" w:beforeAutospacing="0" w:after="0" w:afterAutospacing="0" w:line="240" w:lineRule="auto"/>
              <w:ind w:right="360"/>
              <w:jc w:val="center"/>
              <w:rPr>
                <w:ins w:id="631" w:author="Avi Cohen" w:date="2019-03-31T15:55:00Z"/>
                <w:rFonts w:ascii="Times New Roman" w:eastAsia="Times New Roman" w:hAnsi="Times New Roman" w:cs="David"/>
                <w:sz w:val="24"/>
                <w:szCs w:val="24"/>
              </w:rPr>
            </w:pPr>
          </w:p>
        </w:tc>
        <w:tc>
          <w:tcPr>
            <w:tcW w:w="5758" w:type="dxa"/>
            <w:tcPrChange w:id="632" w:author="Avi Cohen" w:date="2019-03-31T16:12:00Z">
              <w:tcPr>
                <w:tcW w:w="5758" w:type="dxa"/>
              </w:tcPr>
            </w:tcPrChange>
          </w:tcPr>
          <w:p w14:paraId="171F5998" w14:textId="77777777" w:rsidR="001C09F4" w:rsidRPr="00084CB0" w:rsidRDefault="001C09F4" w:rsidP="001C09F4">
            <w:pPr>
              <w:widowControl w:val="0"/>
              <w:spacing w:before="0" w:beforeAutospacing="0" w:after="0" w:afterAutospacing="0" w:line="240" w:lineRule="auto"/>
              <w:ind w:left="397" w:right="360"/>
              <w:jc w:val="both"/>
              <w:rPr>
                <w:ins w:id="633" w:author="Avi Cohen" w:date="2019-03-31T15:55:00Z"/>
                <w:rFonts w:ascii="Times New Roman" w:eastAsia="Times New Roman" w:hAnsi="Times New Roman" w:cs="David"/>
                <w:sz w:val="24"/>
                <w:szCs w:val="24"/>
              </w:rPr>
            </w:pPr>
          </w:p>
        </w:tc>
        <w:tc>
          <w:tcPr>
            <w:tcW w:w="990" w:type="dxa"/>
            <w:tcPrChange w:id="634" w:author="Avi Cohen" w:date="2019-03-31T16:12:00Z">
              <w:tcPr>
                <w:tcW w:w="990" w:type="dxa"/>
              </w:tcPr>
            </w:tcPrChange>
          </w:tcPr>
          <w:p w14:paraId="28BCD085" w14:textId="77777777" w:rsidR="001C09F4" w:rsidRPr="00084CB0" w:rsidRDefault="001C09F4" w:rsidP="001C09F4">
            <w:pPr>
              <w:widowControl w:val="0"/>
              <w:spacing w:before="0" w:beforeAutospacing="0" w:after="0" w:afterAutospacing="0" w:line="240" w:lineRule="auto"/>
              <w:ind w:right="-43"/>
              <w:jc w:val="right"/>
              <w:rPr>
                <w:ins w:id="635" w:author="Avi Cohen" w:date="2019-03-31T15:55:00Z"/>
                <w:rFonts w:ascii="Times New Roman" w:eastAsia="Times New Roman" w:hAnsi="Times New Roman" w:cs="David"/>
                <w:sz w:val="24"/>
                <w:szCs w:val="24"/>
              </w:rPr>
            </w:pPr>
          </w:p>
        </w:tc>
      </w:tr>
      <w:tr w:rsidR="001C09F4" w:rsidRPr="00084CB0" w14:paraId="360FD4C4" w14:textId="77777777" w:rsidTr="00617ED3">
        <w:trPr>
          <w:trHeight w:val="249"/>
          <w:ins w:id="636" w:author="Avi Cohen" w:date="2019-03-31T15:55:00Z"/>
          <w:trPrChange w:id="637" w:author="Avi Cohen" w:date="2019-03-31T16:12:00Z">
            <w:trPr>
              <w:trHeight w:val="249"/>
            </w:trPr>
          </w:trPrChange>
        </w:trPr>
        <w:tc>
          <w:tcPr>
            <w:tcW w:w="1291" w:type="dxa"/>
            <w:tcPrChange w:id="638" w:author="Avi Cohen" w:date="2019-03-31T16:12:00Z">
              <w:tcPr>
                <w:tcW w:w="1291" w:type="dxa"/>
              </w:tcPr>
            </w:tcPrChange>
          </w:tcPr>
          <w:p w14:paraId="643E966D" w14:textId="77777777" w:rsidR="001C09F4" w:rsidRPr="00084CB0" w:rsidRDefault="001C09F4" w:rsidP="001C09F4">
            <w:pPr>
              <w:widowControl w:val="0"/>
              <w:spacing w:before="0" w:beforeAutospacing="0" w:after="0" w:afterAutospacing="0" w:line="240" w:lineRule="auto"/>
              <w:ind w:right="360"/>
              <w:jc w:val="center"/>
              <w:rPr>
                <w:ins w:id="639" w:author="Avi Cohen" w:date="2019-03-31T15:55:00Z"/>
                <w:rFonts w:ascii="Times New Roman" w:eastAsia="Times New Roman" w:hAnsi="Times New Roman" w:cs="David"/>
                <w:sz w:val="24"/>
                <w:szCs w:val="24"/>
              </w:rPr>
            </w:pPr>
          </w:p>
        </w:tc>
        <w:tc>
          <w:tcPr>
            <w:tcW w:w="5758" w:type="dxa"/>
            <w:tcPrChange w:id="640" w:author="Avi Cohen" w:date="2019-03-31T16:12:00Z">
              <w:tcPr>
                <w:tcW w:w="5758" w:type="dxa"/>
              </w:tcPr>
            </w:tcPrChange>
          </w:tcPr>
          <w:p w14:paraId="501DCC4E" w14:textId="77777777" w:rsidR="001C09F4" w:rsidRPr="00084CB0" w:rsidRDefault="001C09F4" w:rsidP="001C09F4">
            <w:pPr>
              <w:widowControl w:val="0"/>
              <w:spacing w:before="0" w:beforeAutospacing="0" w:after="0" w:afterAutospacing="0" w:line="240" w:lineRule="auto"/>
              <w:ind w:left="397" w:right="360"/>
              <w:jc w:val="both"/>
              <w:rPr>
                <w:ins w:id="641" w:author="Avi Cohen" w:date="2019-03-31T15:55:00Z"/>
                <w:rFonts w:ascii="Times New Roman" w:eastAsia="Times New Roman" w:hAnsi="Times New Roman" w:cs="David"/>
                <w:sz w:val="24"/>
                <w:szCs w:val="24"/>
              </w:rPr>
            </w:pPr>
          </w:p>
        </w:tc>
        <w:tc>
          <w:tcPr>
            <w:tcW w:w="990" w:type="dxa"/>
            <w:tcPrChange w:id="642" w:author="Avi Cohen" w:date="2019-03-31T16:12:00Z">
              <w:tcPr>
                <w:tcW w:w="990" w:type="dxa"/>
              </w:tcPr>
            </w:tcPrChange>
          </w:tcPr>
          <w:p w14:paraId="2233BE14" w14:textId="77777777" w:rsidR="001C09F4" w:rsidRPr="00084CB0" w:rsidRDefault="001C09F4" w:rsidP="001C09F4">
            <w:pPr>
              <w:widowControl w:val="0"/>
              <w:spacing w:before="0" w:beforeAutospacing="0" w:after="0" w:afterAutospacing="0" w:line="240" w:lineRule="auto"/>
              <w:ind w:right="-43"/>
              <w:jc w:val="right"/>
              <w:rPr>
                <w:ins w:id="643" w:author="Avi Cohen" w:date="2019-03-31T15:55:00Z"/>
                <w:rFonts w:ascii="Times New Roman" w:eastAsia="Times New Roman" w:hAnsi="Times New Roman" w:cs="David"/>
                <w:sz w:val="24"/>
                <w:szCs w:val="24"/>
              </w:rPr>
            </w:pPr>
          </w:p>
        </w:tc>
      </w:tr>
      <w:tr w:rsidR="001C09F4" w:rsidRPr="00084CB0" w14:paraId="0C3937D3" w14:textId="77777777" w:rsidTr="00617ED3">
        <w:trPr>
          <w:trHeight w:val="249"/>
          <w:ins w:id="644" w:author="Avi Cohen" w:date="2019-03-31T15:55:00Z"/>
          <w:trPrChange w:id="645" w:author="Avi Cohen" w:date="2019-03-31T16:12:00Z">
            <w:trPr>
              <w:trHeight w:val="249"/>
            </w:trPr>
          </w:trPrChange>
        </w:trPr>
        <w:tc>
          <w:tcPr>
            <w:tcW w:w="1291" w:type="dxa"/>
            <w:tcPrChange w:id="646" w:author="Avi Cohen" w:date="2019-03-31T16:12:00Z">
              <w:tcPr>
                <w:tcW w:w="1291" w:type="dxa"/>
              </w:tcPr>
            </w:tcPrChange>
          </w:tcPr>
          <w:p w14:paraId="18623255" w14:textId="77777777" w:rsidR="001C09F4" w:rsidRPr="00084CB0" w:rsidRDefault="001C09F4" w:rsidP="001C09F4">
            <w:pPr>
              <w:widowControl w:val="0"/>
              <w:spacing w:before="0" w:beforeAutospacing="0" w:after="0" w:afterAutospacing="0" w:line="240" w:lineRule="auto"/>
              <w:ind w:right="360"/>
              <w:jc w:val="center"/>
              <w:rPr>
                <w:ins w:id="647" w:author="Avi Cohen" w:date="2019-03-31T15:55:00Z"/>
                <w:rFonts w:ascii="Times New Roman" w:eastAsia="Times New Roman" w:hAnsi="Times New Roman" w:cs="David"/>
                <w:sz w:val="24"/>
                <w:szCs w:val="24"/>
              </w:rPr>
            </w:pPr>
          </w:p>
        </w:tc>
        <w:tc>
          <w:tcPr>
            <w:tcW w:w="5758" w:type="dxa"/>
            <w:tcPrChange w:id="648" w:author="Avi Cohen" w:date="2019-03-31T16:12:00Z">
              <w:tcPr>
                <w:tcW w:w="5758" w:type="dxa"/>
              </w:tcPr>
            </w:tcPrChange>
          </w:tcPr>
          <w:p w14:paraId="0A31932A" w14:textId="77777777" w:rsidR="001C09F4" w:rsidRPr="00084CB0" w:rsidRDefault="001C09F4" w:rsidP="001C09F4">
            <w:pPr>
              <w:widowControl w:val="0"/>
              <w:spacing w:before="0" w:beforeAutospacing="0" w:after="0" w:afterAutospacing="0" w:line="240" w:lineRule="auto"/>
              <w:ind w:left="397" w:right="360"/>
              <w:jc w:val="both"/>
              <w:rPr>
                <w:ins w:id="649" w:author="Avi Cohen" w:date="2019-03-31T15:55:00Z"/>
                <w:rFonts w:ascii="Times New Roman" w:eastAsia="Times New Roman" w:hAnsi="Times New Roman" w:cs="David"/>
                <w:sz w:val="24"/>
                <w:szCs w:val="24"/>
              </w:rPr>
            </w:pPr>
          </w:p>
        </w:tc>
        <w:tc>
          <w:tcPr>
            <w:tcW w:w="990" w:type="dxa"/>
            <w:tcPrChange w:id="650" w:author="Avi Cohen" w:date="2019-03-31T16:12:00Z">
              <w:tcPr>
                <w:tcW w:w="990" w:type="dxa"/>
              </w:tcPr>
            </w:tcPrChange>
          </w:tcPr>
          <w:p w14:paraId="2AE77326" w14:textId="77777777" w:rsidR="001C09F4" w:rsidRPr="00084CB0" w:rsidRDefault="001C09F4" w:rsidP="001C09F4">
            <w:pPr>
              <w:widowControl w:val="0"/>
              <w:spacing w:before="0" w:beforeAutospacing="0" w:after="0" w:afterAutospacing="0" w:line="240" w:lineRule="auto"/>
              <w:ind w:right="-43"/>
              <w:jc w:val="right"/>
              <w:rPr>
                <w:ins w:id="651" w:author="Avi Cohen" w:date="2019-03-31T15:55:00Z"/>
                <w:rFonts w:ascii="Times New Roman" w:eastAsia="Times New Roman" w:hAnsi="Times New Roman" w:cs="David"/>
                <w:sz w:val="24"/>
                <w:szCs w:val="24"/>
              </w:rPr>
            </w:pPr>
          </w:p>
        </w:tc>
      </w:tr>
      <w:tr w:rsidR="001C09F4" w:rsidRPr="00084CB0" w14:paraId="0593FC75" w14:textId="77777777" w:rsidTr="00617ED3">
        <w:trPr>
          <w:trHeight w:val="249"/>
          <w:ins w:id="652" w:author="Avi Cohen" w:date="2019-03-31T15:55:00Z"/>
          <w:trPrChange w:id="653" w:author="Avi Cohen" w:date="2019-03-31T16:12:00Z">
            <w:trPr>
              <w:trHeight w:val="249"/>
            </w:trPr>
          </w:trPrChange>
        </w:trPr>
        <w:tc>
          <w:tcPr>
            <w:tcW w:w="1291" w:type="dxa"/>
            <w:tcPrChange w:id="654" w:author="Avi Cohen" w:date="2019-03-31T16:12:00Z">
              <w:tcPr>
                <w:tcW w:w="1291" w:type="dxa"/>
              </w:tcPr>
            </w:tcPrChange>
          </w:tcPr>
          <w:p w14:paraId="0A1F43EA" w14:textId="77777777" w:rsidR="001C09F4" w:rsidRPr="00084CB0" w:rsidRDefault="001C09F4" w:rsidP="001C09F4">
            <w:pPr>
              <w:widowControl w:val="0"/>
              <w:spacing w:before="0" w:beforeAutospacing="0" w:after="0" w:afterAutospacing="0" w:line="240" w:lineRule="auto"/>
              <w:ind w:right="360"/>
              <w:jc w:val="center"/>
              <w:rPr>
                <w:ins w:id="655" w:author="Avi Cohen" w:date="2019-03-31T15:55:00Z"/>
                <w:rFonts w:ascii="Times New Roman" w:eastAsia="Times New Roman" w:hAnsi="Times New Roman" w:cs="David"/>
                <w:sz w:val="24"/>
                <w:szCs w:val="24"/>
              </w:rPr>
            </w:pPr>
          </w:p>
        </w:tc>
        <w:tc>
          <w:tcPr>
            <w:tcW w:w="5758" w:type="dxa"/>
            <w:tcPrChange w:id="656" w:author="Avi Cohen" w:date="2019-03-31T16:12:00Z">
              <w:tcPr>
                <w:tcW w:w="5758" w:type="dxa"/>
              </w:tcPr>
            </w:tcPrChange>
          </w:tcPr>
          <w:p w14:paraId="6C7D2C91" w14:textId="77777777" w:rsidR="001C09F4" w:rsidRPr="00084CB0" w:rsidRDefault="001C09F4" w:rsidP="001C09F4">
            <w:pPr>
              <w:widowControl w:val="0"/>
              <w:spacing w:before="0" w:beforeAutospacing="0" w:after="0" w:afterAutospacing="0" w:line="240" w:lineRule="auto"/>
              <w:ind w:left="397" w:right="360"/>
              <w:jc w:val="both"/>
              <w:rPr>
                <w:ins w:id="657" w:author="Avi Cohen" w:date="2019-03-31T15:55:00Z"/>
                <w:rFonts w:ascii="Times New Roman" w:eastAsia="Times New Roman" w:hAnsi="Times New Roman" w:cs="David"/>
                <w:sz w:val="24"/>
                <w:szCs w:val="24"/>
              </w:rPr>
            </w:pPr>
          </w:p>
        </w:tc>
        <w:tc>
          <w:tcPr>
            <w:tcW w:w="990" w:type="dxa"/>
            <w:tcPrChange w:id="658" w:author="Avi Cohen" w:date="2019-03-31T16:12:00Z">
              <w:tcPr>
                <w:tcW w:w="990" w:type="dxa"/>
              </w:tcPr>
            </w:tcPrChange>
          </w:tcPr>
          <w:p w14:paraId="1923983C" w14:textId="77777777" w:rsidR="001C09F4" w:rsidRPr="00084CB0" w:rsidRDefault="001C09F4" w:rsidP="001C09F4">
            <w:pPr>
              <w:widowControl w:val="0"/>
              <w:spacing w:before="0" w:beforeAutospacing="0" w:after="0" w:afterAutospacing="0" w:line="240" w:lineRule="auto"/>
              <w:ind w:right="-43"/>
              <w:jc w:val="right"/>
              <w:rPr>
                <w:ins w:id="659" w:author="Avi Cohen" w:date="2019-03-31T15:55:00Z"/>
                <w:rFonts w:ascii="Times New Roman" w:eastAsia="Times New Roman" w:hAnsi="Times New Roman" w:cs="David"/>
                <w:sz w:val="24"/>
                <w:szCs w:val="24"/>
              </w:rPr>
            </w:pPr>
          </w:p>
        </w:tc>
      </w:tr>
      <w:tr w:rsidR="001C09F4" w:rsidRPr="00084CB0" w14:paraId="2D884950" w14:textId="77777777" w:rsidTr="00617ED3">
        <w:trPr>
          <w:trHeight w:val="249"/>
          <w:ins w:id="660" w:author="Avi Cohen" w:date="2019-03-31T15:55:00Z"/>
          <w:trPrChange w:id="661" w:author="Avi Cohen" w:date="2019-03-31T16:12:00Z">
            <w:trPr>
              <w:trHeight w:val="249"/>
            </w:trPr>
          </w:trPrChange>
        </w:trPr>
        <w:tc>
          <w:tcPr>
            <w:tcW w:w="1291" w:type="dxa"/>
            <w:tcPrChange w:id="662" w:author="Avi Cohen" w:date="2019-03-31T16:12:00Z">
              <w:tcPr>
                <w:tcW w:w="1291" w:type="dxa"/>
              </w:tcPr>
            </w:tcPrChange>
          </w:tcPr>
          <w:p w14:paraId="1948D2FF" w14:textId="77777777" w:rsidR="001C09F4" w:rsidRPr="00084CB0" w:rsidRDefault="001C09F4" w:rsidP="001C09F4">
            <w:pPr>
              <w:widowControl w:val="0"/>
              <w:spacing w:before="0" w:beforeAutospacing="0" w:after="0" w:afterAutospacing="0" w:line="240" w:lineRule="auto"/>
              <w:ind w:right="360"/>
              <w:jc w:val="center"/>
              <w:rPr>
                <w:ins w:id="663" w:author="Avi Cohen" w:date="2019-03-31T15:55:00Z"/>
                <w:rFonts w:ascii="Times New Roman" w:eastAsia="Times New Roman" w:hAnsi="Times New Roman" w:cs="David"/>
                <w:sz w:val="24"/>
                <w:szCs w:val="24"/>
              </w:rPr>
            </w:pPr>
          </w:p>
        </w:tc>
        <w:tc>
          <w:tcPr>
            <w:tcW w:w="5758" w:type="dxa"/>
            <w:tcPrChange w:id="664" w:author="Avi Cohen" w:date="2019-03-31T16:12:00Z">
              <w:tcPr>
                <w:tcW w:w="5758" w:type="dxa"/>
              </w:tcPr>
            </w:tcPrChange>
          </w:tcPr>
          <w:p w14:paraId="19D346D9" w14:textId="77777777" w:rsidR="001C09F4" w:rsidRPr="00084CB0" w:rsidRDefault="001C09F4" w:rsidP="001C09F4">
            <w:pPr>
              <w:widowControl w:val="0"/>
              <w:spacing w:before="0" w:beforeAutospacing="0" w:after="0" w:afterAutospacing="0" w:line="240" w:lineRule="auto"/>
              <w:ind w:left="397" w:right="360"/>
              <w:jc w:val="both"/>
              <w:rPr>
                <w:ins w:id="665" w:author="Avi Cohen" w:date="2019-03-31T15:55:00Z"/>
                <w:rFonts w:ascii="Times New Roman" w:eastAsia="Times New Roman" w:hAnsi="Times New Roman" w:cs="David"/>
                <w:sz w:val="24"/>
                <w:szCs w:val="24"/>
              </w:rPr>
            </w:pPr>
          </w:p>
        </w:tc>
        <w:tc>
          <w:tcPr>
            <w:tcW w:w="990" w:type="dxa"/>
            <w:tcPrChange w:id="666" w:author="Avi Cohen" w:date="2019-03-31T16:12:00Z">
              <w:tcPr>
                <w:tcW w:w="990" w:type="dxa"/>
              </w:tcPr>
            </w:tcPrChange>
          </w:tcPr>
          <w:p w14:paraId="5951ADE0" w14:textId="77777777" w:rsidR="001C09F4" w:rsidRPr="00084CB0" w:rsidRDefault="001C09F4" w:rsidP="001C09F4">
            <w:pPr>
              <w:widowControl w:val="0"/>
              <w:spacing w:before="0" w:beforeAutospacing="0" w:after="0" w:afterAutospacing="0" w:line="240" w:lineRule="auto"/>
              <w:ind w:right="-43"/>
              <w:jc w:val="right"/>
              <w:rPr>
                <w:ins w:id="667" w:author="Avi Cohen" w:date="2019-03-31T15:55:00Z"/>
                <w:rFonts w:ascii="Times New Roman" w:eastAsia="Times New Roman" w:hAnsi="Times New Roman" w:cs="David"/>
                <w:sz w:val="24"/>
                <w:szCs w:val="24"/>
              </w:rPr>
            </w:pPr>
          </w:p>
        </w:tc>
      </w:tr>
      <w:tr w:rsidR="001C09F4" w:rsidRPr="00084CB0" w14:paraId="2D1F55B1" w14:textId="77777777" w:rsidTr="00617ED3">
        <w:trPr>
          <w:trHeight w:val="1246"/>
          <w:ins w:id="668" w:author="Avi Cohen" w:date="2019-03-31T15:55:00Z"/>
          <w:trPrChange w:id="669" w:author="Avi Cohen" w:date="2019-03-31T16:12:00Z">
            <w:trPr>
              <w:trHeight w:val="1246"/>
            </w:trPr>
          </w:trPrChange>
        </w:trPr>
        <w:tc>
          <w:tcPr>
            <w:tcW w:w="1291" w:type="dxa"/>
            <w:tcPrChange w:id="670" w:author="Avi Cohen" w:date="2019-03-31T16:12:00Z">
              <w:tcPr>
                <w:tcW w:w="1291" w:type="dxa"/>
              </w:tcPr>
            </w:tcPrChange>
          </w:tcPr>
          <w:p w14:paraId="60713ADB" w14:textId="77777777" w:rsidR="001C09F4" w:rsidRPr="00084CB0" w:rsidRDefault="001C09F4" w:rsidP="001C09F4">
            <w:pPr>
              <w:widowControl w:val="0"/>
              <w:spacing w:before="0" w:beforeAutospacing="0" w:after="0" w:afterAutospacing="0" w:line="240" w:lineRule="auto"/>
              <w:ind w:right="360"/>
              <w:jc w:val="center"/>
              <w:rPr>
                <w:ins w:id="671" w:author="Avi Cohen" w:date="2019-03-31T15:55:00Z"/>
                <w:rFonts w:ascii="Times New Roman" w:eastAsia="Times New Roman" w:hAnsi="Times New Roman" w:cs="David"/>
                <w:sz w:val="24"/>
                <w:szCs w:val="24"/>
              </w:rPr>
            </w:pPr>
          </w:p>
        </w:tc>
        <w:tc>
          <w:tcPr>
            <w:tcW w:w="5758" w:type="dxa"/>
            <w:tcPrChange w:id="672" w:author="Avi Cohen" w:date="2019-03-31T16:12:00Z">
              <w:tcPr>
                <w:tcW w:w="5758" w:type="dxa"/>
              </w:tcPr>
            </w:tcPrChange>
          </w:tcPr>
          <w:p w14:paraId="72EBD79F" w14:textId="77777777" w:rsidR="001C09F4" w:rsidRPr="00084CB0" w:rsidRDefault="001C09F4" w:rsidP="001C09F4">
            <w:pPr>
              <w:widowControl w:val="0"/>
              <w:spacing w:before="0" w:beforeAutospacing="0" w:after="0" w:afterAutospacing="0" w:line="240" w:lineRule="auto"/>
              <w:ind w:left="397" w:right="360"/>
              <w:jc w:val="both"/>
              <w:rPr>
                <w:ins w:id="673" w:author="Avi Cohen" w:date="2019-03-31T15:55:00Z"/>
                <w:rFonts w:ascii="Times New Roman" w:eastAsia="Times New Roman" w:hAnsi="Times New Roman" w:cs="David"/>
                <w:sz w:val="24"/>
                <w:szCs w:val="24"/>
              </w:rPr>
            </w:pPr>
          </w:p>
        </w:tc>
        <w:tc>
          <w:tcPr>
            <w:tcW w:w="990" w:type="dxa"/>
            <w:tcPrChange w:id="674" w:author="Avi Cohen" w:date="2019-03-31T16:12:00Z">
              <w:tcPr>
                <w:tcW w:w="990" w:type="dxa"/>
              </w:tcPr>
            </w:tcPrChange>
          </w:tcPr>
          <w:p w14:paraId="5CBBD676" w14:textId="77777777" w:rsidR="001C09F4" w:rsidRPr="00084CB0" w:rsidRDefault="001C09F4" w:rsidP="001C09F4">
            <w:pPr>
              <w:widowControl w:val="0"/>
              <w:spacing w:before="0" w:beforeAutospacing="0" w:after="0" w:afterAutospacing="0" w:line="240" w:lineRule="auto"/>
              <w:ind w:right="-43"/>
              <w:jc w:val="right"/>
              <w:rPr>
                <w:ins w:id="675" w:author="Avi Cohen" w:date="2019-03-31T15:55:00Z"/>
                <w:rFonts w:ascii="Times New Roman" w:eastAsia="Times New Roman" w:hAnsi="Times New Roman" w:cs="David"/>
                <w:sz w:val="24"/>
                <w:szCs w:val="24"/>
              </w:rPr>
            </w:pPr>
          </w:p>
        </w:tc>
      </w:tr>
      <w:tr w:rsidR="001C09F4" w:rsidRPr="00084CB0" w14:paraId="63181D44" w14:textId="77777777" w:rsidTr="00617ED3">
        <w:trPr>
          <w:trHeight w:val="747"/>
          <w:ins w:id="676" w:author="Avi Cohen" w:date="2019-03-31T15:55:00Z"/>
          <w:trPrChange w:id="677" w:author="Avi Cohen" w:date="2019-03-31T16:12:00Z">
            <w:trPr>
              <w:trHeight w:val="747"/>
            </w:trPr>
          </w:trPrChange>
        </w:trPr>
        <w:tc>
          <w:tcPr>
            <w:tcW w:w="1291" w:type="dxa"/>
            <w:tcPrChange w:id="678" w:author="Avi Cohen" w:date="2019-03-31T16:12:00Z">
              <w:tcPr>
                <w:tcW w:w="1291" w:type="dxa"/>
              </w:tcPr>
            </w:tcPrChange>
          </w:tcPr>
          <w:p w14:paraId="26274590" w14:textId="77777777" w:rsidR="001C09F4" w:rsidRPr="00084CB0" w:rsidRDefault="001C09F4" w:rsidP="001C09F4">
            <w:pPr>
              <w:widowControl w:val="0"/>
              <w:spacing w:before="0" w:beforeAutospacing="0" w:after="0" w:afterAutospacing="0" w:line="240" w:lineRule="auto"/>
              <w:ind w:right="360"/>
              <w:jc w:val="center"/>
              <w:rPr>
                <w:ins w:id="679" w:author="Avi Cohen" w:date="2019-03-31T15:55:00Z"/>
                <w:rFonts w:ascii="Times New Roman" w:eastAsia="Times New Roman" w:hAnsi="Times New Roman" w:cs="David"/>
                <w:sz w:val="24"/>
                <w:szCs w:val="24"/>
              </w:rPr>
            </w:pPr>
          </w:p>
        </w:tc>
        <w:tc>
          <w:tcPr>
            <w:tcW w:w="5758" w:type="dxa"/>
            <w:tcPrChange w:id="680" w:author="Avi Cohen" w:date="2019-03-31T16:12:00Z">
              <w:tcPr>
                <w:tcW w:w="5758" w:type="dxa"/>
              </w:tcPr>
            </w:tcPrChange>
          </w:tcPr>
          <w:p w14:paraId="4BA46C1F" w14:textId="77777777" w:rsidR="001C09F4" w:rsidRPr="00084CB0" w:rsidRDefault="001C09F4" w:rsidP="001C09F4">
            <w:pPr>
              <w:widowControl w:val="0"/>
              <w:spacing w:before="0" w:beforeAutospacing="0" w:after="0" w:afterAutospacing="0" w:line="240" w:lineRule="auto"/>
              <w:ind w:left="397" w:right="360"/>
              <w:jc w:val="both"/>
              <w:rPr>
                <w:ins w:id="681" w:author="Avi Cohen" w:date="2019-03-31T15:55:00Z"/>
                <w:rFonts w:ascii="Times New Roman" w:eastAsia="Times New Roman" w:hAnsi="Times New Roman" w:cs="David"/>
                <w:sz w:val="24"/>
                <w:szCs w:val="24"/>
              </w:rPr>
            </w:pPr>
          </w:p>
        </w:tc>
        <w:tc>
          <w:tcPr>
            <w:tcW w:w="990" w:type="dxa"/>
            <w:tcPrChange w:id="682" w:author="Avi Cohen" w:date="2019-03-31T16:12:00Z">
              <w:tcPr>
                <w:tcW w:w="990" w:type="dxa"/>
              </w:tcPr>
            </w:tcPrChange>
          </w:tcPr>
          <w:p w14:paraId="7DD4ADAF" w14:textId="77777777" w:rsidR="001C09F4" w:rsidRPr="00084CB0" w:rsidRDefault="001C09F4" w:rsidP="001C09F4">
            <w:pPr>
              <w:widowControl w:val="0"/>
              <w:spacing w:before="0" w:beforeAutospacing="0" w:after="0" w:afterAutospacing="0" w:line="240" w:lineRule="auto"/>
              <w:ind w:right="-43"/>
              <w:jc w:val="right"/>
              <w:rPr>
                <w:ins w:id="683" w:author="Avi Cohen" w:date="2019-03-31T15:55:00Z"/>
                <w:rFonts w:ascii="Times New Roman" w:eastAsia="Times New Roman" w:hAnsi="Times New Roman" w:cs="David"/>
                <w:sz w:val="24"/>
                <w:szCs w:val="24"/>
              </w:rPr>
            </w:pPr>
          </w:p>
        </w:tc>
      </w:tr>
    </w:tbl>
    <w:p w14:paraId="2F279BEF" w14:textId="77777777" w:rsidR="007D6A6B" w:rsidRPr="007D6A6B" w:rsidRDefault="007D6A6B" w:rsidP="007D6A6B">
      <w:pPr>
        <w:widowControl w:val="0"/>
        <w:spacing w:before="0" w:beforeAutospacing="0" w:after="0" w:afterAutospacing="0" w:line="240" w:lineRule="auto"/>
        <w:ind w:left="720" w:right="360"/>
        <w:jc w:val="both"/>
        <w:rPr>
          <w:rFonts w:ascii="Times New Roman" w:eastAsia="Times New Roman" w:hAnsi="Times New Roman" w:cs="David"/>
          <w:sz w:val="24"/>
          <w:szCs w:val="24"/>
          <w:lang w:eastAsia="he-IL"/>
        </w:rPr>
      </w:pPr>
    </w:p>
    <w:p w14:paraId="1D95FEB0"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וזאת עפ"י קביעתו ושקול דעתו הבלעדי של המזמין.</w:t>
      </w:r>
    </w:p>
    <w:p w14:paraId="1E5857C4" w14:textId="77777777" w:rsidR="007D6A6B" w:rsidRPr="007D6A6B" w:rsidRDefault="007D6A6B" w:rsidP="007D6A6B">
      <w:pPr>
        <w:widowControl w:val="0"/>
        <w:spacing w:before="0" w:beforeAutospacing="0" w:after="0" w:afterAutospacing="0" w:line="240" w:lineRule="auto"/>
        <w:ind w:right="360"/>
        <w:jc w:val="both"/>
        <w:rPr>
          <w:rFonts w:ascii="Times New Roman" w:eastAsia="Times New Roman" w:hAnsi="Times New Roman" w:cs="David"/>
          <w:sz w:val="24"/>
          <w:szCs w:val="24"/>
          <w:lang w:eastAsia="he-IL"/>
        </w:rPr>
      </w:pPr>
    </w:p>
    <w:p w14:paraId="3E2BCC06" w14:textId="77777777" w:rsidR="007D6A6B" w:rsidRPr="007D6A6B" w:rsidRDefault="007D6A6B" w:rsidP="007D6A6B">
      <w:pPr>
        <w:widowControl w:val="0"/>
        <w:numPr>
          <w:ilvl w:val="0"/>
          <w:numId w:val="2"/>
        </w:numPr>
        <w:spacing w:before="0" w:beforeAutospacing="0" w:after="0" w:afterAutospacing="0" w:line="240" w:lineRule="auto"/>
        <w:ind w:right="36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המתכנן יגיש חשבון לא יותר מאשר פעם בחודש. לכל חשבון יצרף המתכנן אשור מאת חברת הביטוח על קיומם של הביטוחים המפורטים בחוזה בנוסח המצ"ב כנספח ז' לחוזה.</w:t>
      </w:r>
    </w:p>
    <w:p w14:paraId="313EE982" w14:textId="77777777" w:rsidR="007D6A6B" w:rsidRPr="007D6A6B" w:rsidRDefault="007D6A6B" w:rsidP="007D6A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590E635" w14:textId="77777777" w:rsidR="007D6A6B" w:rsidRPr="000F4956" w:rsidRDefault="007D6A6B">
      <w:pPr>
        <w:pStyle w:val="af6"/>
        <w:widowControl w:val="0"/>
        <w:numPr>
          <w:ilvl w:val="0"/>
          <w:numId w:val="2"/>
        </w:numPr>
        <w:spacing w:before="0" w:beforeAutospacing="0" w:after="0" w:afterAutospacing="0" w:line="240" w:lineRule="auto"/>
        <w:jc w:val="both"/>
        <w:rPr>
          <w:ins w:id="684" w:author="Avi Cohen" w:date="2019-02-13T12:34:00Z"/>
          <w:rFonts w:ascii="Times New Roman" w:eastAsia="Times New Roman" w:hAnsi="Times New Roman" w:cs="David"/>
          <w:sz w:val="24"/>
          <w:szCs w:val="24"/>
          <w:rtl/>
          <w:lang w:eastAsia="he-IL"/>
          <w:rPrChange w:id="685" w:author="Avi Cohen" w:date="2019-02-13T12:34:00Z">
            <w:rPr>
              <w:ins w:id="686" w:author="Avi Cohen" w:date="2019-02-13T12:34:00Z"/>
              <w:rtl/>
              <w:lang w:eastAsia="he-IL"/>
            </w:rPr>
          </w:rPrChange>
        </w:rPr>
        <w:pPrChange w:id="687" w:author="Avi Cohen" w:date="2019-02-13T12:35:00Z">
          <w:pPr>
            <w:widowControl w:val="0"/>
            <w:spacing w:before="0" w:beforeAutospacing="0" w:after="0" w:afterAutospacing="0" w:line="240" w:lineRule="auto"/>
            <w:ind w:left="720" w:hanging="720"/>
            <w:jc w:val="both"/>
          </w:pPr>
        </w:pPrChange>
      </w:pPr>
      <w:del w:id="688" w:author="Avi Cohen" w:date="2019-02-13T12:34:00Z">
        <w:r w:rsidRPr="000F4956" w:rsidDel="000F4956">
          <w:rPr>
            <w:rFonts w:ascii="Times New Roman" w:eastAsia="Times New Roman" w:hAnsi="Times New Roman" w:cs="David"/>
            <w:sz w:val="24"/>
            <w:szCs w:val="24"/>
            <w:rtl/>
            <w:lang w:eastAsia="he-IL"/>
            <w:rPrChange w:id="689" w:author="Avi Cohen" w:date="2019-02-13T12:34:00Z">
              <w:rPr>
                <w:rtl/>
                <w:lang w:eastAsia="he-IL"/>
              </w:rPr>
            </w:rPrChange>
          </w:rPr>
          <w:delText xml:space="preserve">4. </w:delText>
        </w:r>
        <w:r w:rsidRPr="000F4956" w:rsidDel="000F4956">
          <w:rPr>
            <w:rFonts w:ascii="Times New Roman" w:eastAsia="Times New Roman" w:hAnsi="Times New Roman" w:cs="David"/>
            <w:sz w:val="24"/>
            <w:szCs w:val="24"/>
            <w:rtl/>
            <w:lang w:eastAsia="he-IL"/>
            <w:rPrChange w:id="690" w:author="Avi Cohen" w:date="2019-02-13T12:34:00Z">
              <w:rPr>
                <w:rtl/>
                <w:lang w:eastAsia="he-IL"/>
              </w:rPr>
            </w:rPrChange>
          </w:rPr>
          <w:tab/>
        </w:r>
      </w:del>
      <w:r w:rsidRPr="000F4956">
        <w:rPr>
          <w:rFonts w:ascii="Times New Roman" w:eastAsia="Times New Roman" w:hAnsi="Times New Roman" w:cs="David" w:hint="eastAsia"/>
          <w:sz w:val="24"/>
          <w:szCs w:val="24"/>
          <w:rtl/>
          <w:lang w:eastAsia="he-IL"/>
          <w:rPrChange w:id="691" w:author="Avi Cohen" w:date="2019-02-13T12:34:00Z">
            <w:rPr>
              <w:rFonts w:hint="eastAsia"/>
              <w:rtl/>
              <w:lang w:eastAsia="he-IL"/>
            </w:rPr>
          </w:rPrChange>
        </w:rPr>
        <w:t>המזמין</w:t>
      </w:r>
      <w:r w:rsidRPr="000F4956">
        <w:rPr>
          <w:rFonts w:ascii="Times New Roman" w:eastAsia="Times New Roman" w:hAnsi="Times New Roman" w:cs="David"/>
          <w:sz w:val="24"/>
          <w:szCs w:val="24"/>
          <w:rtl/>
          <w:lang w:eastAsia="he-IL"/>
          <w:rPrChange w:id="692" w:author="Avi Cohen" w:date="2019-02-13T12:34:00Z">
            <w:rPr>
              <w:rtl/>
              <w:lang w:eastAsia="he-IL"/>
            </w:rPr>
          </w:rPrChange>
        </w:rPr>
        <w:t xml:space="preserve"> </w:t>
      </w:r>
      <w:r w:rsidRPr="000F4956">
        <w:rPr>
          <w:rFonts w:ascii="Times New Roman" w:eastAsia="Times New Roman" w:hAnsi="Times New Roman" w:cs="David" w:hint="eastAsia"/>
          <w:sz w:val="24"/>
          <w:szCs w:val="24"/>
          <w:rtl/>
          <w:lang w:eastAsia="he-IL"/>
          <w:rPrChange w:id="693" w:author="Avi Cohen" w:date="2019-02-13T12:34:00Z">
            <w:rPr>
              <w:rFonts w:hint="eastAsia"/>
              <w:rtl/>
              <w:lang w:eastAsia="he-IL"/>
            </w:rPr>
          </w:rPrChange>
        </w:rPr>
        <w:t>ישלם</w:t>
      </w:r>
      <w:r w:rsidRPr="000F4956">
        <w:rPr>
          <w:rFonts w:ascii="Times New Roman" w:eastAsia="Times New Roman" w:hAnsi="Times New Roman" w:cs="David"/>
          <w:sz w:val="24"/>
          <w:szCs w:val="24"/>
          <w:rtl/>
          <w:lang w:eastAsia="he-IL"/>
          <w:rPrChange w:id="694" w:author="Avi Cohen" w:date="2019-02-13T12:34:00Z">
            <w:rPr>
              <w:rtl/>
              <w:lang w:eastAsia="he-IL"/>
            </w:rPr>
          </w:rPrChange>
        </w:rPr>
        <w:t xml:space="preserve"> </w:t>
      </w:r>
      <w:r w:rsidRPr="000F4956">
        <w:rPr>
          <w:rFonts w:ascii="Times New Roman" w:eastAsia="Times New Roman" w:hAnsi="Times New Roman" w:cs="David" w:hint="eastAsia"/>
          <w:sz w:val="24"/>
          <w:szCs w:val="24"/>
          <w:rtl/>
          <w:lang w:eastAsia="he-IL"/>
          <w:rPrChange w:id="695" w:author="Avi Cohen" w:date="2019-02-13T12:34:00Z">
            <w:rPr>
              <w:rFonts w:hint="eastAsia"/>
              <w:rtl/>
              <w:lang w:eastAsia="he-IL"/>
            </w:rPr>
          </w:rPrChange>
        </w:rPr>
        <w:t>את</w:t>
      </w:r>
      <w:r w:rsidRPr="000F4956">
        <w:rPr>
          <w:rFonts w:ascii="Times New Roman" w:eastAsia="Times New Roman" w:hAnsi="Times New Roman" w:cs="David"/>
          <w:sz w:val="24"/>
          <w:szCs w:val="24"/>
          <w:rtl/>
          <w:lang w:eastAsia="he-IL"/>
          <w:rPrChange w:id="696" w:author="Avi Cohen" w:date="2019-02-13T12:34:00Z">
            <w:rPr>
              <w:rtl/>
              <w:lang w:eastAsia="he-IL"/>
            </w:rPr>
          </w:rPrChange>
        </w:rPr>
        <w:t xml:space="preserve"> </w:t>
      </w:r>
      <w:r w:rsidRPr="000F4956">
        <w:rPr>
          <w:rFonts w:ascii="Times New Roman" w:eastAsia="Times New Roman" w:hAnsi="Times New Roman" w:cs="David" w:hint="eastAsia"/>
          <w:sz w:val="24"/>
          <w:szCs w:val="24"/>
          <w:rtl/>
          <w:lang w:eastAsia="he-IL"/>
          <w:rPrChange w:id="697" w:author="Avi Cohen" w:date="2019-02-13T12:34:00Z">
            <w:rPr>
              <w:rFonts w:hint="eastAsia"/>
              <w:rtl/>
              <w:lang w:eastAsia="he-IL"/>
            </w:rPr>
          </w:rPrChange>
        </w:rPr>
        <w:t>שכר</w:t>
      </w:r>
      <w:r w:rsidRPr="000F4956">
        <w:rPr>
          <w:rFonts w:ascii="Times New Roman" w:eastAsia="Times New Roman" w:hAnsi="Times New Roman" w:cs="David"/>
          <w:sz w:val="24"/>
          <w:szCs w:val="24"/>
          <w:rtl/>
          <w:lang w:eastAsia="he-IL"/>
          <w:rPrChange w:id="698" w:author="Avi Cohen" w:date="2019-02-13T12:34:00Z">
            <w:rPr>
              <w:rtl/>
              <w:lang w:eastAsia="he-IL"/>
            </w:rPr>
          </w:rPrChange>
        </w:rPr>
        <w:t xml:space="preserve"> </w:t>
      </w:r>
      <w:r w:rsidRPr="000F4956">
        <w:rPr>
          <w:rFonts w:ascii="Times New Roman" w:eastAsia="Times New Roman" w:hAnsi="Times New Roman" w:cs="David" w:hint="eastAsia"/>
          <w:sz w:val="24"/>
          <w:szCs w:val="24"/>
          <w:rtl/>
          <w:lang w:eastAsia="he-IL"/>
          <w:rPrChange w:id="699" w:author="Avi Cohen" w:date="2019-02-13T12:34:00Z">
            <w:rPr>
              <w:rFonts w:hint="eastAsia"/>
              <w:rtl/>
              <w:lang w:eastAsia="he-IL"/>
            </w:rPr>
          </w:rPrChange>
        </w:rPr>
        <w:t>המתכנן</w:t>
      </w:r>
      <w:r w:rsidRPr="000F4956">
        <w:rPr>
          <w:rFonts w:ascii="Times New Roman" w:eastAsia="Times New Roman" w:hAnsi="Times New Roman" w:cs="David"/>
          <w:sz w:val="24"/>
          <w:szCs w:val="24"/>
          <w:rtl/>
          <w:lang w:eastAsia="he-IL"/>
          <w:rPrChange w:id="700" w:author="Avi Cohen" w:date="2019-02-13T12:34:00Z">
            <w:rPr>
              <w:rtl/>
              <w:lang w:eastAsia="he-IL"/>
            </w:rPr>
          </w:rPrChange>
        </w:rPr>
        <w:t xml:space="preserve"> </w:t>
      </w:r>
      <w:r w:rsidRPr="000F4956">
        <w:rPr>
          <w:rFonts w:ascii="Times New Roman" w:eastAsia="Times New Roman" w:hAnsi="Times New Roman" w:cs="David" w:hint="eastAsia"/>
          <w:sz w:val="24"/>
          <w:szCs w:val="24"/>
          <w:rtl/>
          <w:lang w:eastAsia="he-IL"/>
          <w:rPrChange w:id="701" w:author="Avi Cohen" w:date="2019-02-13T12:34:00Z">
            <w:rPr>
              <w:rFonts w:hint="eastAsia"/>
              <w:rtl/>
              <w:lang w:eastAsia="he-IL"/>
            </w:rPr>
          </w:rPrChange>
        </w:rPr>
        <w:t>תוך</w:t>
      </w:r>
      <w:r w:rsidRPr="000F4956">
        <w:rPr>
          <w:rFonts w:ascii="Times New Roman" w:eastAsia="Times New Roman" w:hAnsi="Times New Roman" w:cs="David"/>
          <w:sz w:val="24"/>
          <w:szCs w:val="24"/>
          <w:rtl/>
          <w:rPrChange w:id="702" w:author="Avi Cohen" w:date="2019-02-13T12:34:00Z">
            <w:rPr>
              <w:rtl/>
            </w:rPr>
          </w:rPrChange>
        </w:rPr>
        <w:t xml:space="preserve"> </w:t>
      </w:r>
      <w:del w:id="703" w:author="Avi Cohen" w:date="2019-02-13T12:35:00Z">
        <w:r w:rsidRPr="000F4956" w:rsidDel="000F4956">
          <w:rPr>
            <w:rFonts w:ascii="Times New Roman" w:eastAsia="Times New Roman" w:hAnsi="Times New Roman" w:cs="David"/>
            <w:sz w:val="24"/>
            <w:szCs w:val="24"/>
            <w:rtl/>
            <w:lang w:eastAsia="he-IL"/>
            <w:rPrChange w:id="704" w:author="Avi Cohen" w:date="2019-02-13T12:34:00Z">
              <w:rPr>
                <w:rtl/>
                <w:lang w:eastAsia="he-IL"/>
              </w:rPr>
            </w:rPrChange>
          </w:rPr>
          <w:delText>60</w:delText>
        </w:r>
      </w:del>
      <w:ins w:id="705" w:author="Avi Cohen" w:date="2019-02-13T12:35:00Z">
        <w:r w:rsidR="000F4956">
          <w:rPr>
            <w:rFonts w:ascii="Times New Roman" w:eastAsia="Times New Roman" w:hAnsi="Times New Roman" w:cs="David" w:hint="cs"/>
            <w:sz w:val="24"/>
            <w:szCs w:val="24"/>
            <w:rtl/>
            <w:lang w:eastAsia="he-IL"/>
          </w:rPr>
          <w:t>45</w:t>
        </w:r>
      </w:ins>
      <w:r w:rsidRPr="000F4956">
        <w:rPr>
          <w:rFonts w:ascii="Times New Roman" w:eastAsia="Times New Roman" w:hAnsi="Times New Roman" w:cs="David"/>
          <w:sz w:val="24"/>
          <w:szCs w:val="24"/>
          <w:rtl/>
          <w:lang w:eastAsia="he-IL"/>
          <w:rPrChange w:id="706" w:author="Avi Cohen" w:date="2019-02-13T12:34:00Z">
            <w:rPr>
              <w:rtl/>
              <w:lang w:eastAsia="he-IL"/>
            </w:rPr>
          </w:rPrChange>
        </w:rPr>
        <w:t xml:space="preserve"> </w:t>
      </w:r>
      <w:r w:rsidRPr="000F4956">
        <w:rPr>
          <w:rFonts w:ascii="Times New Roman" w:eastAsia="Times New Roman" w:hAnsi="Times New Roman" w:cs="David" w:hint="eastAsia"/>
          <w:sz w:val="24"/>
          <w:szCs w:val="24"/>
          <w:rtl/>
          <w:lang w:eastAsia="he-IL"/>
          <w:rPrChange w:id="707" w:author="Avi Cohen" w:date="2019-02-13T12:34:00Z">
            <w:rPr>
              <w:rFonts w:hint="eastAsia"/>
              <w:rtl/>
              <w:lang w:eastAsia="he-IL"/>
            </w:rPr>
          </w:rPrChange>
        </w:rPr>
        <w:t>יום</w:t>
      </w:r>
      <w:r w:rsidRPr="000F4956">
        <w:rPr>
          <w:rFonts w:ascii="Times New Roman" w:eastAsia="Times New Roman" w:hAnsi="Times New Roman" w:cs="David"/>
          <w:sz w:val="24"/>
          <w:szCs w:val="24"/>
          <w:rtl/>
          <w:lang w:eastAsia="he-IL"/>
          <w:rPrChange w:id="708" w:author="Avi Cohen" w:date="2019-02-13T12:34:00Z">
            <w:rPr>
              <w:rtl/>
              <w:lang w:eastAsia="he-IL"/>
            </w:rPr>
          </w:rPrChange>
        </w:rPr>
        <w:t xml:space="preserve"> </w:t>
      </w:r>
      <w:r w:rsidRPr="000F4956">
        <w:rPr>
          <w:rFonts w:ascii="Times New Roman" w:eastAsia="Times New Roman" w:hAnsi="Times New Roman" w:cs="David" w:hint="eastAsia"/>
          <w:sz w:val="24"/>
          <w:szCs w:val="24"/>
          <w:rtl/>
          <w:lang w:eastAsia="he-IL"/>
          <w:rPrChange w:id="709" w:author="Avi Cohen" w:date="2019-02-13T12:34:00Z">
            <w:rPr>
              <w:rFonts w:hint="eastAsia"/>
              <w:rtl/>
              <w:lang w:eastAsia="he-IL"/>
            </w:rPr>
          </w:rPrChange>
        </w:rPr>
        <w:t>מתאריך</w:t>
      </w:r>
      <w:r w:rsidRPr="000F4956">
        <w:rPr>
          <w:rFonts w:ascii="Times New Roman" w:eastAsia="Times New Roman" w:hAnsi="Times New Roman" w:cs="David"/>
          <w:sz w:val="24"/>
          <w:szCs w:val="24"/>
          <w:rtl/>
          <w:lang w:eastAsia="he-IL"/>
          <w:rPrChange w:id="710" w:author="Avi Cohen" w:date="2019-02-13T12:34:00Z">
            <w:rPr>
              <w:rtl/>
              <w:lang w:eastAsia="he-IL"/>
            </w:rPr>
          </w:rPrChange>
        </w:rPr>
        <w:t xml:space="preserve"> </w:t>
      </w:r>
      <w:r w:rsidRPr="000F4956">
        <w:rPr>
          <w:rFonts w:ascii="Times New Roman" w:eastAsia="Times New Roman" w:hAnsi="Times New Roman" w:cs="David" w:hint="eastAsia"/>
          <w:sz w:val="24"/>
          <w:szCs w:val="24"/>
          <w:rtl/>
          <w:lang w:eastAsia="he-IL"/>
          <w:rPrChange w:id="711" w:author="Avi Cohen" w:date="2019-02-13T12:34:00Z">
            <w:rPr>
              <w:rFonts w:hint="eastAsia"/>
              <w:rtl/>
              <w:lang w:eastAsia="he-IL"/>
            </w:rPr>
          </w:rPrChange>
        </w:rPr>
        <w:t>אישור</w:t>
      </w:r>
      <w:r w:rsidRPr="000F4956">
        <w:rPr>
          <w:rFonts w:ascii="Times New Roman" w:eastAsia="Times New Roman" w:hAnsi="Times New Roman" w:cs="David"/>
          <w:sz w:val="24"/>
          <w:szCs w:val="24"/>
          <w:rtl/>
          <w:lang w:eastAsia="he-IL"/>
          <w:rPrChange w:id="712" w:author="Avi Cohen" w:date="2019-02-13T12:34:00Z">
            <w:rPr>
              <w:rtl/>
              <w:lang w:eastAsia="he-IL"/>
            </w:rPr>
          </w:rPrChange>
        </w:rPr>
        <w:t xml:space="preserve"> </w:t>
      </w:r>
      <w:r w:rsidRPr="000F4956">
        <w:rPr>
          <w:rFonts w:ascii="Times New Roman" w:eastAsia="Times New Roman" w:hAnsi="Times New Roman" w:cs="David" w:hint="eastAsia"/>
          <w:sz w:val="24"/>
          <w:szCs w:val="24"/>
          <w:rtl/>
          <w:lang w:eastAsia="he-IL"/>
          <w:rPrChange w:id="713" w:author="Avi Cohen" w:date="2019-02-13T12:34:00Z">
            <w:rPr>
              <w:rFonts w:hint="eastAsia"/>
              <w:rtl/>
              <w:lang w:eastAsia="he-IL"/>
            </w:rPr>
          </w:rPrChange>
        </w:rPr>
        <w:t>החשבון</w:t>
      </w:r>
      <w:r w:rsidRPr="000F4956">
        <w:rPr>
          <w:rFonts w:ascii="Times New Roman" w:eastAsia="Times New Roman" w:hAnsi="Times New Roman" w:cs="David"/>
          <w:sz w:val="24"/>
          <w:szCs w:val="24"/>
          <w:rtl/>
          <w:lang w:eastAsia="he-IL"/>
          <w:rPrChange w:id="714" w:author="Avi Cohen" w:date="2019-02-13T12:34:00Z">
            <w:rPr>
              <w:rtl/>
              <w:lang w:eastAsia="he-IL"/>
            </w:rPr>
          </w:rPrChange>
        </w:rPr>
        <w:t xml:space="preserve"> </w:t>
      </w:r>
      <w:r w:rsidRPr="000F4956">
        <w:rPr>
          <w:rFonts w:ascii="Times New Roman" w:eastAsia="Times New Roman" w:hAnsi="Times New Roman" w:cs="David" w:hint="eastAsia"/>
          <w:sz w:val="24"/>
          <w:szCs w:val="24"/>
          <w:rtl/>
          <w:lang w:eastAsia="he-IL"/>
          <w:rPrChange w:id="715" w:author="Avi Cohen" w:date="2019-02-13T12:34:00Z">
            <w:rPr>
              <w:rFonts w:hint="eastAsia"/>
              <w:rtl/>
              <w:lang w:eastAsia="he-IL"/>
            </w:rPr>
          </w:rPrChange>
        </w:rPr>
        <w:t>ע</w:t>
      </w:r>
      <w:r w:rsidRPr="000F4956">
        <w:rPr>
          <w:rFonts w:ascii="Times New Roman" w:eastAsia="Times New Roman" w:hAnsi="Times New Roman" w:cs="David"/>
          <w:sz w:val="24"/>
          <w:szCs w:val="24"/>
          <w:rtl/>
          <w:lang w:eastAsia="he-IL"/>
          <w:rPrChange w:id="716" w:author="Avi Cohen" w:date="2019-02-13T12:34:00Z">
            <w:rPr>
              <w:rtl/>
              <w:lang w:eastAsia="he-IL"/>
            </w:rPr>
          </w:rPrChange>
        </w:rPr>
        <w:t>"</w:t>
      </w:r>
      <w:r w:rsidRPr="000F4956">
        <w:rPr>
          <w:rFonts w:ascii="Times New Roman" w:eastAsia="Times New Roman" w:hAnsi="Times New Roman" w:cs="David" w:hint="eastAsia"/>
          <w:sz w:val="24"/>
          <w:szCs w:val="24"/>
          <w:rtl/>
          <w:lang w:eastAsia="he-IL"/>
          <w:rPrChange w:id="717" w:author="Avi Cohen" w:date="2019-02-13T12:34:00Z">
            <w:rPr>
              <w:rFonts w:hint="eastAsia"/>
              <w:rtl/>
              <w:lang w:eastAsia="he-IL"/>
            </w:rPr>
          </w:rPrChange>
        </w:rPr>
        <w:t>י</w:t>
      </w:r>
      <w:r w:rsidRPr="000F4956">
        <w:rPr>
          <w:rFonts w:ascii="Times New Roman" w:eastAsia="Times New Roman" w:hAnsi="Times New Roman" w:cs="David"/>
          <w:sz w:val="24"/>
          <w:szCs w:val="24"/>
          <w:rtl/>
          <w:lang w:eastAsia="he-IL"/>
          <w:rPrChange w:id="718" w:author="Avi Cohen" w:date="2019-02-13T12:34:00Z">
            <w:rPr>
              <w:rtl/>
              <w:lang w:eastAsia="he-IL"/>
            </w:rPr>
          </w:rPrChange>
        </w:rPr>
        <w:t xml:space="preserve"> </w:t>
      </w:r>
      <w:r w:rsidRPr="000F4956">
        <w:rPr>
          <w:rFonts w:ascii="Times New Roman" w:eastAsia="Times New Roman" w:hAnsi="Times New Roman" w:cs="David" w:hint="eastAsia"/>
          <w:sz w:val="24"/>
          <w:szCs w:val="24"/>
          <w:rtl/>
          <w:lang w:eastAsia="he-IL"/>
          <w:rPrChange w:id="719" w:author="Avi Cohen" w:date="2019-02-13T12:34:00Z">
            <w:rPr>
              <w:rFonts w:hint="eastAsia"/>
              <w:rtl/>
              <w:lang w:eastAsia="he-IL"/>
            </w:rPr>
          </w:rPrChange>
        </w:rPr>
        <w:t>המנהל</w:t>
      </w:r>
      <w:r w:rsidRPr="000F4956">
        <w:rPr>
          <w:rFonts w:ascii="Times New Roman" w:eastAsia="Times New Roman" w:hAnsi="Times New Roman" w:cs="David"/>
          <w:sz w:val="24"/>
          <w:szCs w:val="24"/>
          <w:rtl/>
          <w:lang w:eastAsia="he-IL"/>
          <w:rPrChange w:id="720" w:author="Avi Cohen" w:date="2019-02-13T12:34:00Z">
            <w:rPr>
              <w:rtl/>
              <w:lang w:eastAsia="he-IL"/>
            </w:rPr>
          </w:rPrChange>
        </w:rPr>
        <w:t>.</w:t>
      </w:r>
    </w:p>
    <w:p w14:paraId="32DC721F" w14:textId="77777777" w:rsidR="000F4956" w:rsidRPr="000F4956" w:rsidRDefault="000F4956">
      <w:pPr>
        <w:pStyle w:val="af6"/>
        <w:rPr>
          <w:ins w:id="721" w:author="Avi Cohen" w:date="2019-02-13T12:34:00Z"/>
          <w:rFonts w:ascii="Times New Roman" w:eastAsia="Times New Roman" w:hAnsi="Times New Roman" w:cs="David"/>
          <w:sz w:val="24"/>
          <w:szCs w:val="24"/>
          <w:rtl/>
          <w:lang w:eastAsia="he-IL"/>
          <w:rPrChange w:id="722" w:author="Avi Cohen" w:date="2019-02-13T12:34:00Z">
            <w:rPr>
              <w:ins w:id="723" w:author="Avi Cohen" w:date="2019-02-13T12:34:00Z"/>
              <w:rtl/>
              <w:lang w:eastAsia="he-IL"/>
            </w:rPr>
          </w:rPrChange>
        </w:rPr>
        <w:pPrChange w:id="724" w:author="Avi Cohen" w:date="2019-02-13T12:34:00Z">
          <w:pPr>
            <w:pStyle w:val="af6"/>
            <w:widowControl w:val="0"/>
            <w:numPr>
              <w:numId w:val="2"/>
            </w:numPr>
            <w:tabs>
              <w:tab w:val="num" w:pos="720"/>
            </w:tabs>
            <w:spacing w:before="0" w:beforeAutospacing="0" w:after="0" w:afterAutospacing="0" w:line="240" w:lineRule="auto"/>
            <w:ind w:hanging="720"/>
            <w:jc w:val="both"/>
          </w:pPr>
        </w:pPrChange>
      </w:pPr>
    </w:p>
    <w:p w14:paraId="4E12D432" w14:textId="77777777" w:rsidR="000F4956" w:rsidRPr="000F4956" w:rsidDel="000F4956" w:rsidRDefault="000F4956">
      <w:pPr>
        <w:pStyle w:val="af6"/>
        <w:widowControl w:val="0"/>
        <w:numPr>
          <w:ilvl w:val="0"/>
          <w:numId w:val="2"/>
        </w:numPr>
        <w:spacing w:before="0" w:beforeAutospacing="0" w:after="0" w:afterAutospacing="0" w:line="240" w:lineRule="auto"/>
        <w:jc w:val="both"/>
        <w:rPr>
          <w:del w:id="725" w:author="Avi Cohen" w:date="2019-02-13T12:35:00Z"/>
          <w:rFonts w:ascii="Times New Roman" w:eastAsia="Times New Roman" w:hAnsi="Times New Roman" w:cs="David"/>
          <w:sz w:val="24"/>
          <w:szCs w:val="24"/>
          <w:lang w:eastAsia="he-IL"/>
          <w:rPrChange w:id="726" w:author="Avi Cohen" w:date="2019-02-13T12:34:00Z">
            <w:rPr>
              <w:del w:id="727" w:author="Avi Cohen" w:date="2019-02-13T12:35:00Z"/>
              <w:lang w:eastAsia="he-IL"/>
            </w:rPr>
          </w:rPrChange>
        </w:rPr>
        <w:pPrChange w:id="728" w:author="Avi Cohen" w:date="2019-02-13T12:34:00Z">
          <w:pPr>
            <w:widowControl w:val="0"/>
            <w:spacing w:before="0" w:beforeAutospacing="0" w:after="0" w:afterAutospacing="0" w:line="240" w:lineRule="auto"/>
            <w:ind w:left="720" w:hanging="720"/>
            <w:jc w:val="both"/>
          </w:pPr>
        </w:pPrChange>
      </w:pPr>
    </w:p>
    <w:p w14:paraId="43636033" w14:textId="77777777" w:rsidR="007D6A6B" w:rsidRPr="007D6A6B" w:rsidDel="009D3C39" w:rsidRDefault="007D6A6B" w:rsidP="007D6A6B">
      <w:pPr>
        <w:widowControl w:val="0"/>
        <w:spacing w:before="0" w:beforeAutospacing="0" w:after="0" w:afterAutospacing="0" w:line="240" w:lineRule="auto"/>
        <w:jc w:val="both"/>
        <w:rPr>
          <w:del w:id="729" w:author="Avi Cohen" w:date="2019-03-31T16:22:00Z"/>
          <w:rFonts w:ascii="Times New Roman" w:eastAsia="Times New Roman" w:hAnsi="Times New Roman" w:cs="David"/>
          <w:sz w:val="24"/>
          <w:szCs w:val="24"/>
          <w:rtl/>
          <w:lang w:eastAsia="he-IL"/>
        </w:rPr>
      </w:pPr>
    </w:p>
    <w:p w14:paraId="566E5CCB"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62EAB089" w14:textId="77777777" w:rsidR="007D6A6B" w:rsidRPr="007D6A6B" w:rsidRDefault="007D6A6B" w:rsidP="007D6A6B">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60835AF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del w:id="730" w:author="Avi Cohen" w:date="2019-02-13T12:34:00Z">
        <w:r w:rsidRPr="007D6A6B" w:rsidDel="000F4956">
          <w:rPr>
            <w:rFonts w:ascii="Times New Roman" w:eastAsia="Times New Roman" w:hAnsi="Times New Roman" w:cs="David"/>
            <w:b/>
            <w:bCs/>
            <w:sz w:val="24"/>
            <w:szCs w:val="24"/>
            <w:u w:val="single"/>
            <w:rtl/>
            <w:lang w:eastAsia="he-IL"/>
          </w:rPr>
          <w:br w:type="page"/>
        </w:r>
      </w:del>
    </w:p>
    <w:p w14:paraId="2A45EF2E"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נספח ו'</w:t>
      </w:r>
    </w:p>
    <w:p w14:paraId="57F580B1" w14:textId="77777777" w:rsidR="007D6A6B" w:rsidRPr="007D6A6B" w:rsidRDefault="007D6A6B" w:rsidP="007D6A6B">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1995551731"/>
          <w:placeholder>
            <w:docPart w:val="518A52D3DD4D4588AE283BACD65EEE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6-12T00:00:00Z">
            <w:dateFormat w:val="dd/MM/yyyy"/>
            <w:lid w:val="he-IL"/>
            <w:storeMappedDataAs w:val="dateTime"/>
            <w:calendar w:val="gregorian"/>
          </w:date>
        </w:sdtPr>
        <w:sdtEndPr/>
        <w:sdtContent>
          <w:ins w:id="731" w:author="Avi Cohen" w:date="2019-05-02T14:40:00Z">
            <w:r w:rsidR="0059506A">
              <w:rPr>
                <w:rFonts w:ascii="Times New Roman" w:eastAsia="Times New Roman" w:hAnsi="Times New Roman" w:cs="David" w:hint="cs"/>
                <w:color w:val="008000"/>
                <w:sz w:val="24"/>
                <w:szCs w:val="24"/>
                <w:rtl/>
                <w:lang w:eastAsia="he-IL"/>
              </w:rPr>
              <w:t>‏12/06/2019</w:t>
            </w:r>
          </w:ins>
        </w:sdtContent>
      </w:sdt>
      <w:r w:rsidRPr="007D6A6B">
        <w:rPr>
          <w:rFonts w:ascii="Times New Roman" w:eastAsia="Times New Roman" w:hAnsi="Times New Roman" w:cs="David"/>
          <w:bCs/>
          <w:color w:val="FF0000"/>
          <w:sz w:val="24"/>
          <w:szCs w:val="24"/>
          <w:rtl/>
          <w:lang w:eastAsia="he-IL"/>
        </w:rPr>
        <w:br/>
      </w:r>
    </w:p>
    <w:p w14:paraId="0056DCF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לכבוד</w:t>
      </w:r>
      <w:r w:rsidRPr="007D6A6B">
        <w:rPr>
          <w:rFonts w:ascii="Times New Roman" w:eastAsia="Times New Roman" w:hAnsi="Times New Roman" w:cs="David"/>
          <w:sz w:val="24"/>
          <w:szCs w:val="24"/>
          <w:lang w:eastAsia="he-IL"/>
        </w:rPr>
        <w:t xml:space="preserve"> </w:t>
      </w:r>
    </w:p>
    <w:sdt>
      <w:sdtPr>
        <w:rPr>
          <w:rFonts w:ascii="Times New Roman" w:eastAsia="Times New Roman" w:hAnsi="Times New Roman" w:cs="David"/>
          <w:color w:val="008000"/>
          <w:sz w:val="24"/>
          <w:szCs w:val="24"/>
          <w:rtl/>
          <w:lang w:eastAsia="he-IL"/>
        </w:rPr>
        <w:alias w:val="שם צד א"/>
        <w:tag w:val="cmtTzadAName"/>
        <w:id w:val="-1657909488"/>
        <w:placeholder>
          <w:docPart w:val="FE1715D3D0884AD3A1FFDBFDF557D6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p w14:paraId="1F68DC2F" w14:textId="77777777" w:rsidR="007D6A6B" w:rsidRPr="007D6A6B" w:rsidRDefault="005B5DFD" w:rsidP="007D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732" w:author="Avi Cohen" w:date="2019-02-13T12:29:00Z">
            <w:r w:rsidRPr="00F96D05">
              <w:rPr>
                <w:rStyle w:val="a7"/>
                <w:rtl/>
              </w:rPr>
              <w:t>[שם צד א]</w:t>
            </w:r>
          </w:ins>
        </w:p>
      </w:sdtContent>
    </w:sdt>
    <w:p w14:paraId="14D3BDBC"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A22A22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א.נ.,</w:t>
      </w:r>
    </w:p>
    <w:p w14:paraId="3DB459C3"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AE45745"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34F4CC35" w14:textId="77777777" w:rsidR="007D6A6B" w:rsidRPr="007D6A6B" w:rsidRDefault="007D6A6B" w:rsidP="007D6A6B">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7D6A6B">
        <w:rPr>
          <w:rFonts w:ascii="Times New Roman" w:eastAsia="Times New Roman" w:hAnsi="Times New Roman" w:cs="David"/>
          <w:bCs/>
          <w:sz w:val="24"/>
          <w:szCs w:val="24"/>
          <w:u w:val="single"/>
          <w:rtl/>
          <w:lang w:eastAsia="he-IL"/>
        </w:rPr>
        <w:t>הצהרה והתחייבות לשמירת סודיות</w:t>
      </w:r>
    </w:p>
    <w:p w14:paraId="2E4AD470"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C49599" w14:textId="77777777" w:rsidR="007D6A6B" w:rsidRPr="007D6A6B" w:rsidRDefault="007D6A6B" w:rsidP="007D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968341161"/>
          <w:placeholder>
            <w:docPart w:val="2B0CC02789BB450B9F4E4846C8A0AFD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33" w:author="Avi Cohen" w:date="2019-02-13T12:32:00Z">
            <w:r w:rsidR="005B5DFD">
              <w:rPr>
                <w:rFonts w:ascii="Times New Roman" w:eastAsia="Times New Roman" w:hAnsi="Times New Roman" w:cs="David" w:hint="cs"/>
                <w:color w:val="008000"/>
                <w:sz w:val="24"/>
                <w:szCs w:val="24"/>
                <w:rtl/>
                <w:lang w:eastAsia="he-IL"/>
              </w:rPr>
              <w:t>ש. גלבוע מהנדסים יועצים</w:t>
            </w:r>
          </w:ins>
        </w:sdtContent>
      </w:sdt>
      <w:r w:rsidRPr="007D6A6B">
        <w:rPr>
          <w:rFonts w:ascii="Times New Roman" w:eastAsia="Times New Roman" w:hAnsi="Times New Roman" w:cs="David"/>
          <w:sz w:val="24"/>
          <w:szCs w:val="24"/>
          <w:rtl/>
          <w:lang w:eastAsia="he-IL"/>
        </w:rPr>
        <w:t xml:space="preserve"> / הפועל בשם חברת </w:t>
      </w:r>
      <w:r w:rsidRPr="007D6A6B">
        <w:rPr>
          <w:rFonts w:ascii="Times New Roman" w:eastAsia="Times New Roman" w:hAnsi="Times New Roman" w:cs="David"/>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976053675"/>
          <w:placeholder>
            <w:docPart w:val="6DDEFB1C51B94215A24F1E8E8931D68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34" w:author="Avi Cohen" w:date="2019-02-13T12:32:00Z">
            <w:r w:rsidR="005B5DFD">
              <w:rPr>
                <w:rFonts w:ascii="Times New Roman" w:eastAsia="Times New Roman" w:hAnsi="Times New Roman" w:cs="David" w:hint="cs"/>
                <w:color w:val="008000"/>
                <w:sz w:val="24"/>
                <w:szCs w:val="24"/>
                <w:rtl/>
                <w:lang w:eastAsia="he-IL"/>
              </w:rPr>
              <w:t>ש. גלבוע מהנדסים יועצים</w:t>
            </w:r>
          </w:ins>
        </w:sdtContent>
      </w:sdt>
      <w:r w:rsidRPr="007D6A6B">
        <w:rPr>
          <w:rFonts w:ascii="Times New Roman" w:eastAsia="Times New Roman" w:hAnsi="Times New Roman" w:cs="David"/>
          <w:bCs/>
          <w:sz w:val="24"/>
          <w:szCs w:val="24"/>
          <w:rtl/>
          <w:lang w:eastAsia="he-IL"/>
        </w:rPr>
        <w:t xml:space="preserve"> /</w:t>
      </w:r>
      <w:r w:rsidRPr="007D6A6B">
        <w:rPr>
          <w:rFonts w:ascii="Times New Roman" w:eastAsia="Times New Roman" w:hAnsi="Times New Roman" w:cs="David"/>
          <w:sz w:val="24"/>
          <w:szCs w:val="24"/>
          <w:rtl/>
          <w:lang w:eastAsia="he-IL"/>
        </w:rPr>
        <w:t xml:space="preserve"> המספק שירותים לחברת </w:t>
      </w:r>
      <w:r w:rsidRPr="007D6A6B">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33846059"/>
          <w:placeholder>
            <w:docPart w:val="0FED26A6C4BF4F5D94BA32A91BCC68E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35" w:author="Avi Cohen" w:date="2019-02-13T12:32:00Z">
            <w:r w:rsidR="005B5DFD">
              <w:rPr>
                <w:rFonts w:ascii="Times New Roman" w:eastAsia="Times New Roman" w:hAnsi="Times New Roman" w:cs="David" w:hint="cs"/>
                <w:color w:val="008000"/>
                <w:sz w:val="24"/>
                <w:szCs w:val="24"/>
                <w:rtl/>
                <w:lang w:eastAsia="he-IL"/>
              </w:rPr>
              <w:t>ש. גלבוע מהנדסים יועצים</w:t>
            </w:r>
          </w:ins>
        </w:sdtContent>
      </w:sdt>
      <w:r w:rsidRPr="007D6A6B">
        <w:rPr>
          <w:rFonts w:ascii="Times New Roman" w:eastAsia="Times New Roman" w:hAnsi="Times New Roman" w:cs="David"/>
          <w:sz w:val="24"/>
          <w:szCs w:val="24"/>
          <w:rtl/>
          <w:lang w:eastAsia="he-IL"/>
        </w:rPr>
        <w:t xml:space="preserve"> *,מצהיר בזאת ומתחייב כלפיכם כדלקמן:</w:t>
      </w:r>
    </w:p>
    <w:p w14:paraId="1BABB7F2" w14:textId="77777777" w:rsidR="007D6A6B" w:rsidRPr="007D6A6B" w:rsidRDefault="007D6A6B" w:rsidP="007D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5BC7C95" w14:textId="77777777" w:rsidR="007D6A6B" w:rsidRPr="007D6A6B" w:rsidRDefault="007D6A6B" w:rsidP="007D6A6B">
      <w:pPr>
        <w:widowControl w:val="0"/>
        <w:numPr>
          <w:ilvl w:val="0"/>
          <w:numId w:val="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129626261"/>
          <w:placeholder>
            <w:docPart w:val="6120FFDB6FE5471EB443F555069EB2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36" w:author="Avi Cohen" w:date="2019-02-13T12:32:00Z">
            <w:r w:rsidR="005B5DFD">
              <w:rPr>
                <w:rFonts w:ascii="Times New Roman" w:eastAsia="Times New Roman" w:hAnsi="Times New Roman" w:cs="David" w:hint="cs"/>
                <w:color w:val="008000"/>
                <w:sz w:val="24"/>
                <w:szCs w:val="24"/>
                <w:rtl/>
                <w:lang w:eastAsia="he-IL"/>
              </w:rPr>
              <w:t>ש. גלבוע מהנדסים יועצים</w:t>
            </w:r>
          </w:ins>
        </w:sdtContent>
      </w:sdt>
      <w:r w:rsidRPr="007D6A6B">
        <w:rPr>
          <w:rFonts w:ascii="Times New Roman" w:eastAsia="Times New Roman" w:hAnsi="Times New Roman" w:cs="David"/>
          <w:sz w:val="24"/>
          <w:szCs w:val="24"/>
          <w:rtl/>
          <w:lang w:eastAsia="he-IL"/>
        </w:rPr>
        <w:t xml:space="preserve"> , המבצעת עבורכם תכנון </w:t>
      </w:r>
      <w:sdt>
        <w:sdtPr>
          <w:rPr>
            <w:rFonts w:ascii="Times New Roman" w:eastAsia="Times New Roman" w:hAnsi="Times New Roman" w:cs="David"/>
            <w:color w:val="008000"/>
            <w:sz w:val="24"/>
            <w:szCs w:val="24"/>
            <w:rtl/>
            <w:lang w:eastAsia="he-IL"/>
          </w:rPr>
          <w:alias w:val="תבנית חוזה"/>
          <w:tag w:val="cntContractType"/>
          <w:id w:val="625665281"/>
          <w:placeholder>
            <w:docPart w:val="9ADE3234179E4C6CBDCF4CAFE9076F9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ins w:id="737" w:author="Avi Cohen" w:date="2019-02-13T12:24:00Z">
            <w:r w:rsidR="00787442">
              <w:rPr>
                <w:rFonts w:ascii="Times New Roman" w:eastAsia="Times New Roman" w:hAnsi="Times New Roman" w:cs="David" w:hint="cs"/>
                <w:color w:val="008000"/>
                <w:sz w:val="24"/>
                <w:szCs w:val="24"/>
                <w:rtl/>
                <w:lang w:eastAsia="he-IL"/>
              </w:rPr>
              <w:t>מיזוג אויר</w:t>
            </w:r>
          </w:ins>
        </w:sdtContent>
      </w:sdt>
      <w:r w:rsidRPr="007D6A6B">
        <w:rPr>
          <w:rFonts w:ascii="Times New Roman" w:eastAsia="Times New Roman" w:hAnsi="Times New Roman" w:cs="David"/>
          <w:bCs/>
          <w:color w:val="008000"/>
          <w:sz w:val="24"/>
          <w:szCs w:val="24"/>
          <w:rtl/>
          <w:lang w:eastAsia="he-IL"/>
        </w:rPr>
        <w:t xml:space="preserve"> </w:t>
      </w:r>
      <w:r w:rsidRPr="007D6A6B">
        <w:rPr>
          <w:rFonts w:ascii="Times New Roman" w:eastAsia="Times New Roman" w:hAnsi="Times New Roman" w:cs="David"/>
          <w:sz w:val="24"/>
          <w:szCs w:val="24"/>
          <w:rtl/>
          <w:lang w:eastAsia="he-IL"/>
        </w:rPr>
        <w:t xml:space="preserve">בפרוייקט  </w:t>
      </w:r>
      <w:sdt>
        <w:sdtPr>
          <w:rPr>
            <w:rFonts w:ascii="Times New Roman" w:eastAsia="Times New Roman" w:hAnsi="Times New Roman" w:cs="David"/>
            <w:color w:val="008000"/>
            <w:sz w:val="24"/>
            <w:szCs w:val="24"/>
            <w:rtl/>
            <w:lang w:eastAsia="he-IL"/>
          </w:rPr>
          <w:alias w:val="שם אתר"/>
          <w:tag w:val="cntSite"/>
          <w:id w:val="36557899"/>
          <w:placeholder>
            <w:docPart w:val="793E36C9A5E74F6E910DEF3CFC7FEF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738" w:author="Avi Cohen" w:date="2019-02-13T12:25:00Z">
            <w:r w:rsidR="00717158">
              <w:rPr>
                <w:rFonts w:ascii="Times New Roman" w:eastAsia="Times New Roman" w:hAnsi="Times New Roman" w:cs="David" w:hint="cs"/>
                <w:color w:val="008000"/>
                <w:sz w:val="24"/>
                <w:szCs w:val="24"/>
                <w:rtl/>
                <w:lang w:eastAsia="he-IL"/>
              </w:rPr>
              <w:t>אנדריוס</w:t>
            </w:r>
          </w:ins>
        </w:sdtContent>
      </w:sdt>
      <w:r w:rsidRPr="007D6A6B">
        <w:rPr>
          <w:rFonts w:ascii="Times New Roman" w:eastAsia="Times New Roman" w:hAnsi="Times New Roman" w:cs="David"/>
          <w:bCs/>
          <w:color w:val="008000"/>
          <w:sz w:val="24"/>
          <w:szCs w:val="24"/>
          <w:rtl/>
          <w:lang w:eastAsia="he-IL"/>
        </w:rPr>
        <w:t xml:space="preserve"> </w:t>
      </w:r>
      <w:r w:rsidRPr="007D6A6B">
        <w:rPr>
          <w:rFonts w:ascii="Times New Roman" w:eastAsia="Times New Roman" w:hAnsi="Times New Roman" w:cs="David"/>
          <w:color w:val="008000"/>
          <w:sz w:val="24"/>
          <w:szCs w:val="24"/>
          <w:rtl/>
          <w:lang w:eastAsia="he-IL"/>
        </w:rPr>
        <w:t>.</w:t>
      </w:r>
    </w:p>
    <w:p w14:paraId="4B042669" w14:textId="77777777" w:rsidR="007D6A6B" w:rsidRPr="007D6A6B" w:rsidRDefault="007D6A6B" w:rsidP="007D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9427284" w14:textId="77777777" w:rsidR="007D6A6B" w:rsidRPr="007D6A6B" w:rsidRDefault="007D6A6B" w:rsidP="007D6A6B">
      <w:pPr>
        <w:widowControl w:val="0"/>
        <w:numPr>
          <w:ilvl w:val="0"/>
          <w:numId w:val="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296761676"/>
          <w:placeholder>
            <w:docPart w:val="730DEDEC88DD44DEBCDD44CC2053351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39" w:author="Avi Cohen" w:date="2019-02-13T12:32:00Z">
            <w:r w:rsidR="005B5DFD">
              <w:rPr>
                <w:rFonts w:ascii="Times New Roman" w:eastAsia="Times New Roman" w:hAnsi="Times New Roman" w:cs="David" w:hint="cs"/>
                <w:color w:val="008000"/>
                <w:sz w:val="24"/>
                <w:szCs w:val="24"/>
                <w:rtl/>
                <w:lang w:eastAsia="he-IL"/>
              </w:rPr>
              <w:t>ש. גלבוע מהנדסים יועצים</w:t>
            </w:r>
          </w:ins>
        </w:sdtContent>
      </w:sdt>
      <w:r w:rsidRPr="007D6A6B">
        <w:rPr>
          <w:rFonts w:ascii="Times New Roman" w:eastAsia="Times New Roman" w:hAnsi="Times New Roman" w:cs="David"/>
          <w:sz w:val="24"/>
          <w:szCs w:val="24"/>
          <w:rtl/>
          <w:lang w:eastAsia="he-IL"/>
        </w:rPr>
        <w:t xml:space="preserve"> עשוי להגיע לרשותי מידע חסוי כמוגדר להלן:</w:t>
      </w:r>
    </w:p>
    <w:p w14:paraId="05303322" w14:textId="77777777" w:rsidR="007D6A6B" w:rsidRPr="007D6A6B" w:rsidRDefault="007D6A6B" w:rsidP="007D6A6B">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5265886" w14:textId="77777777" w:rsidR="007D6A6B" w:rsidRPr="007D6A6B" w:rsidRDefault="007D6A6B" w:rsidP="007D6A6B">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t>"</w:t>
      </w:r>
      <w:r w:rsidRPr="007D6A6B">
        <w:rPr>
          <w:rFonts w:ascii="Times New Roman" w:eastAsia="Times New Roman" w:hAnsi="Times New Roman" w:cs="David"/>
          <w:b/>
          <w:bCs/>
          <w:sz w:val="24"/>
          <w:szCs w:val="24"/>
          <w:rtl/>
          <w:lang w:eastAsia="he-IL"/>
        </w:rPr>
        <w:t>מידע חסוי</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2035335178"/>
          <w:placeholder>
            <w:docPart w:val="D91B4E3BE07B4EBD9C317F4E6039C9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40" w:author="Avi Cohen" w:date="2019-02-13T12:32:00Z">
            <w:r w:rsidR="005B5DFD">
              <w:rPr>
                <w:rFonts w:ascii="Times New Roman" w:eastAsia="Times New Roman" w:hAnsi="Times New Roman" w:cs="David" w:hint="cs"/>
                <w:color w:val="008000"/>
                <w:sz w:val="24"/>
                <w:szCs w:val="24"/>
                <w:rtl/>
                <w:lang w:eastAsia="he-IL"/>
              </w:rPr>
              <w:t>ש. גלבוע מהנדסים יועצים</w:t>
            </w:r>
          </w:ins>
        </w:sdtContent>
      </w:sdt>
      <w:r w:rsidRPr="007D6A6B">
        <w:rPr>
          <w:rFonts w:ascii="Times New Roman" w:eastAsia="Times New Roman" w:hAnsi="Times New Roman" w:cs="David"/>
          <w:bCs/>
          <w:color w:val="008000"/>
          <w:sz w:val="24"/>
          <w:szCs w:val="24"/>
          <w:lang w:eastAsia="he-IL"/>
        </w:rPr>
        <w:t xml:space="preserve"> </w:t>
      </w:r>
      <w:r w:rsidRPr="007D6A6B">
        <w:rPr>
          <w:rFonts w:ascii="Times New Roman" w:eastAsia="Times New Roman" w:hAnsi="Times New Roman" w:cs="David"/>
          <w:bCs/>
          <w:color w:val="008000"/>
          <w:sz w:val="24"/>
          <w:szCs w:val="24"/>
          <w:rtl/>
          <w:lang w:eastAsia="he-IL"/>
        </w:rPr>
        <w:t xml:space="preserve"> </w:t>
      </w:r>
      <w:r w:rsidRPr="007D6A6B">
        <w:rPr>
          <w:rFonts w:ascii="Times New Roman" w:eastAsia="Times New Roman" w:hAnsi="Times New Roman" w:cs="David"/>
          <w:color w:val="008000"/>
          <w:sz w:val="24"/>
          <w:szCs w:val="24"/>
          <w:rtl/>
          <w:lang w:eastAsia="he-IL"/>
        </w:rPr>
        <w:t>.</w:t>
      </w:r>
    </w:p>
    <w:p w14:paraId="4B1ED6DC" w14:textId="77777777" w:rsidR="007D6A6B" w:rsidRPr="007D6A6B" w:rsidRDefault="007D6A6B" w:rsidP="007D6A6B">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79258904" w14:textId="77777777" w:rsidR="007D6A6B" w:rsidRPr="007D6A6B" w:rsidRDefault="007D6A6B" w:rsidP="007D6A6B">
      <w:pPr>
        <w:widowControl w:val="0"/>
        <w:numPr>
          <w:ilvl w:val="0"/>
          <w:numId w:val="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אני מתחייב לשמור בסודיות מלאה כל מידע חסוי ולא למסרו או להעבירו לידי מי שלא הוסמך לכך בכתב על ידכם.</w:t>
      </w:r>
    </w:p>
    <w:p w14:paraId="30064927" w14:textId="77777777" w:rsidR="007D6A6B" w:rsidRPr="007D6A6B" w:rsidRDefault="007D6A6B" w:rsidP="007D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C3129D1" w14:textId="77777777" w:rsidR="007D6A6B" w:rsidRPr="007D6A6B" w:rsidRDefault="007D6A6B" w:rsidP="007D6A6B">
      <w:pPr>
        <w:widowControl w:val="0"/>
        <w:numPr>
          <w:ilvl w:val="0"/>
          <w:numId w:val="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051E302A" w14:textId="77777777" w:rsidR="007D6A6B" w:rsidRPr="007D6A6B" w:rsidRDefault="007D6A6B" w:rsidP="007D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22A6AD6" w14:textId="77777777" w:rsidR="007D6A6B" w:rsidRPr="007D6A6B" w:rsidRDefault="007D6A6B" w:rsidP="007D6A6B">
      <w:pPr>
        <w:widowControl w:val="0"/>
        <w:numPr>
          <w:ilvl w:val="0"/>
          <w:numId w:val="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הנני מאשר כי התחייבויותיי הנ"ל תחולנה הן במהלך ביצוע הפרוייקט והן לאחריו.</w:t>
      </w:r>
    </w:p>
    <w:p w14:paraId="60517AB1" w14:textId="77777777" w:rsidR="007D6A6B" w:rsidRPr="007D6A6B" w:rsidRDefault="007D6A6B" w:rsidP="007D6A6B">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0DCC852" w14:textId="77777777" w:rsidR="007D6A6B" w:rsidRPr="007D6A6B" w:rsidRDefault="007D6A6B" w:rsidP="007D6A6B">
      <w:pPr>
        <w:widowControl w:val="0"/>
        <w:spacing w:before="0" w:beforeAutospacing="0" w:after="0" w:afterAutospacing="0" w:line="360" w:lineRule="auto"/>
        <w:ind w:left="6480" w:hanging="868"/>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בכבוד רב,</w:t>
      </w:r>
    </w:p>
    <w:p w14:paraId="20FDBA79" w14:textId="77777777" w:rsidR="007D6A6B" w:rsidRPr="007D6A6B" w:rsidRDefault="007D6A6B" w:rsidP="007D6A6B">
      <w:pPr>
        <w:widowControl w:val="0"/>
        <w:spacing w:before="0" w:beforeAutospacing="0" w:after="0" w:afterAutospacing="0" w:line="360" w:lineRule="auto"/>
        <w:ind w:left="6480" w:hanging="868"/>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שם:____________</w:t>
      </w:r>
    </w:p>
    <w:p w14:paraId="40E76EC7" w14:textId="77777777" w:rsidR="007D6A6B" w:rsidRPr="007D6A6B" w:rsidRDefault="007D6A6B" w:rsidP="007D6A6B">
      <w:pPr>
        <w:widowControl w:val="0"/>
        <w:spacing w:before="0" w:beforeAutospacing="0" w:after="0" w:afterAutospacing="0" w:line="360" w:lineRule="auto"/>
        <w:ind w:left="6480" w:hanging="868"/>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ת.ז:____________</w:t>
      </w:r>
    </w:p>
    <w:p w14:paraId="09919253" w14:textId="77777777" w:rsidR="007D6A6B" w:rsidRPr="007D6A6B" w:rsidRDefault="007D6A6B" w:rsidP="007D6A6B">
      <w:pPr>
        <w:widowControl w:val="0"/>
        <w:spacing w:before="0" w:beforeAutospacing="0" w:after="0" w:afterAutospacing="0" w:line="360" w:lineRule="auto"/>
        <w:ind w:left="6480" w:hanging="868"/>
        <w:jc w:val="both"/>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כתובת:__________</w:t>
      </w:r>
    </w:p>
    <w:p w14:paraId="30A73F50" w14:textId="77777777" w:rsidR="007D6A6B" w:rsidRPr="007D6A6B" w:rsidDel="009D3C39" w:rsidRDefault="007D6A6B" w:rsidP="007D6A6B">
      <w:pPr>
        <w:widowControl w:val="0"/>
        <w:spacing w:before="0" w:beforeAutospacing="0" w:after="0" w:afterAutospacing="0" w:line="240" w:lineRule="auto"/>
        <w:jc w:val="both"/>
        <w:rPr>
          <w:del w:id="741" w:author="Avi Cohen" w:date="2019-03-31T16:23:00Z"/>
          <w:rFonts w:ascii="Times New Roman" w:eastAsia="Times New Roman" w:hAnsi="Times New Roman" w:cs="David"/>
          <w:bCs/>
          <w:sz w:val="24"/>
          <w:szCs w:val="24"/>
          <w:u w:val="single"/>
          <w:rtl/>
          <w:lang w:eastAsia="he-IL"/>
        </w:rPr>
      </w:pPr>
      <w:r w:rsidRPr="007D6A6B">
        <w:rPr>
          <w:rFonts w:ascii="Times New Roman" w:eastAsia="Times New Roman" w:hAnsi="Times New Roman" w:cs="David"/>
          <w:sz w:val="24"/>
          <w:szCs w:val="24"/>
          <w:rtl/>
          <w:lang w:eastAsia="he-IL"/>
        </w:rPr>
        <w:t>*מחק את המיותר</w:t>
      </w:r>
    </w:p>
    <w:p w14:paraId="1B34ACA4" w14:textId="77777777" w:rsidR="007D6A6B" w:rsidRPr="007D6A6B" w:rsidRDefault="007D6A6B">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Change w:id="742" w:author="Avi Cohen" w:date="2019-03-31T16:23:00Z">
          <w:pPr>
            <w:widowControl w:val="0"/>
            <w:spacing w:before="0" w:beforeAutospacing="0" w:after="0" w:afterAutospacing="0" w:line="240" w:lineRule="auto"/>
            <w:jc w:val="center"/>
          </w:pPr>
        </w:pPrChange>
      </w:pPr>
      <w:del w:id="743" w:author="Avi Cohen" w:date="2019-03-31T16:23:00Z">
        <w:r w:rsidRPr="007D6A6B" w:rsidDel="009D3C39">
          <w:rPr>
            <w:rFonts w:ascii="Times New Roman" w:eastAsia="Times New Roman" w:hAnsi="Times New Roman" w:cs="David"/>
            <w:bCs/>
            <w:sz w:val="24"/>
            <w:szCs w:val="24"/>
            <w:u w:val="single"/>
            <w:rtl/>
            <w:lang w:eastAsia="he-IL"/>
          </w:rPr>
          <w:br w:type="page"/>
        </w:r>
      </w:del>
    </w:p>
    <w:p w14:paraId="4ECFDB7B"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D6A6B">
        <w:rPr>
          <w:rFonts w:ascii="Times New Roman" w:eastAsia="Times New Roman" w:hAnsi="Times New Roman" w:cs="David" w:hint="cs"/>
          <w:bCs/>
          <w:sz w:val="20"/>
          <w:szCs w:val="24"/>
          <w:u w:val="single"/>
          <w:rtl/>
          <w:lang w:eastAsia="he-IL"/>
        </w:rPr>
        <w:t>נספח "ז"</w:t>
      </w:r>
    </w:p>
    <w:p w14:paraId="1723D79A"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512E13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lang w:eastAsia="he-IL"/>
        </w:rPr>
      </w:pPr>
      <w:r w:rsidRPr="007D6A6B">
        <w:rPr>
          <w:rFonts w:ascii="Times New Roman" w:eastAsia="Times New Roman" w:hAnsi="Times New Roman" w:cs="David" w:hint="cs"/>
          <w:bCs/>
          <w:sz w:val="20"/>
          <w:szCs w:val="24"/>
          <w:u w:val="single"/>
          <w:rtl/>
          <w:lang w:eastAsia="he-IL"/>
        </w:rPr>
        <w:t>אישור עריכת ביטוח</w:t>
      </w:r>
    </w:p>
    <w:p w14:paraId="50571CF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8FF716C" w14:textId="77777777" w:rsidR="007D6A6B" w:rsidRPr="007D6A6B" w:rsidRDefault="007D6A6B" w:rsidP="007D6A6B">
      <w:pPr>
        <w:widowControl w:val="0"/>
        <w:spacing w:before="0" w:beforeAutospacing="0" w:after="0" w:afterAutospacing="0" w:line="240" w:lineRule="auto"/>
        <w:jc w:val="right"/>
        <w:rPr>
          <w:rFonts w:ascii="Times New Roman" w:eastAsia="Times New Roman" w:hAnsi="Times New Roman" w:cs="David"/>
          <w:sz w:val="24"/>
          <w:szCs w:val="24"/>
          <w:rtl/>
          <w:lang w:eastAsia="he-IL"/>
        </w:rPr>
      </w:pPr>
      <w:r w:rsidRPr="007D6A6B">
        <w:rPr>
          <w:rFonts w:ascii="Times New Roman" w:eastAsia="Times New Roman" w:hAnsi="Times New Roman" w:cs="David" w:hint="eastAsia"/>
          <w:sz w:val="24"/>
          <w:szCs w:val="24"/>
          <w:rtl/>
          <w:lang w:eastAsia="he-IL"/>
        </w:rPr>
        <w:t>תאריך</w:t>
      </w:r>
      <w:r w:rsidRPr="007D6A6B">
        <w:rPr>
          <w:rFonts w:ascii="Times New Roman" w:eastAsia="Times New Roman" w:hAnsi="Times New Roman" w:cs="David"/>
          <w:sz w:val="24"/>
          <w:szCs w:val="24"/>
          <w:rtl/>
          <w:lang w:eastAsia="he-IL"/>
        </w:rPr>
        <w:t>: ________________</w:t>
      </w:r>
    </w:p>
    <w:p w14:paraId="3AAF047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hint="eastAsia"/>
          <w:sz w:val="24"/>
          <w:szCs w:val="24"/>
          <w:rtl/>
          <w:lang w:eastAsia="he-IL"/>
        </w:rPr>
        <w:t>לכבוד</w:t>
      </w:r>
    </w:p>
    <w:p w14:paraId="674B26F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sidRPr="007D6A6B">
        <w:rPr>
          <w:rFonts w:ascii="Times New Roman" w:eastAsia="Times New Roman" w:hAnsi="Times New Roman" w:cs="David" w:hint="cs"/>
          <w:sz w:val="24"/>
          <w:szCs w:val="24"/>
          <w:u w:val="single"/>
          <w:rtl/>
          <w:lang w:eastAsia="he-IL"/>
        </w:rPr>
        <w:t>______________</w:t>
      </w:r>
    </w:p>
    <w:p w14:paraId="4922B47C" w14:textId="77777777" w:rsidR="007D6A6B" w:rsidRPr="007D6A6B" w:rsidRDefault="007D6A6B" w:rsidP="007D6A6B">
      <w:pPr>
        <w:keepNext/>
        <w:widowControl w:val="0"/>
        <w:numPr>
          <w:ilvl w:val="0"/>
          <w:numId w:val="17"/>
        </w:numPr>
        <w:spacing w:before="240" w:beforeAutospacing="0" w:after="60" w:afterAutospacing="0" w:line="240" w:lineRule="auto"/>
        <w:outlineLvl w:val="3"/>
        <w:rPr>
          <w:rFonts w:ascii="Calibri" w:eastAsia="Times New Roman" w:hAnsi="Calibri" w:cs="David"/>
          <w:sz w:val="24"/>
          <w:szCs w:val="24"/>
          <w:rtl/>
          <w:lang w:eastAsia="he-IL"/>
        </w:rPr>
      </w:pPr>
      <w:r w:rsidRPr="007D6A6B">
        <w:rPr>
          <w:rFonts w:ascii="Calibri" w:eastAsia="Times New Roman" w:hAnsi="Calibri" w:cs="David"/>
          <w:sz w:val="24"/>
          <w:szCs w:val="24"/>
          <w:rtl/>
          <w:lang w:eastAsia="he-IL"/>
        </w:rPr>
        <w:t xml:space="preserve">(להלן: </w:t>
      </w:r>
      <w:r w:rsidRPr="007D6A6B">
        <w:rPr>
          <w:rFonts w:ascii="Calibri" w:eastAsia="Times New Roman" w:hAnsi="Calibri" w:cs="David"/>
          <w:b/>
          <w:bCs/>
          <w:sz w:val="24"/>
          <w:szCs w:val="24"/>
          <w:rtl/>
          <w:lang w:eastAsia="he-IL"/>
        </w:rPr>
        <w:t>"</w:t>
      </w:r>
      <w:r w:rsidRPr="007D6A6B">
        <w:rPr>
          <w:rFonts w:ascii="Calibri" w:eastAsia="Times New Roman" w:hAnsi="Calibri" w:cs="David" w:hint="cs"/>
          <w:b/>
          <w:bCs/>
          <w:sz w:val="24"/>
          <w:szCs w:val="24"/>
          <w:rtl/>
          <w:lang w:eastAsia="he-IL"/>
        </w:rPr>
        <w:t>החברה</w:t>
      </w:r>
      <w:r w:rsidRPr="007D6A6B">
        <w:rPr>
          <w:rFonts w:ascii="Calibri" w:eastAsia="Times New Roman" w:hAnsi="Calibri" w:cs="David"/>
          <w:b/>
          <w:bCs/>
          <w:sz w:val="24"/>
          <w:szCs w:val="24"/>
          <w:rtl/>
          <w:lang w:eastAsia="he-IL"/>
        </w:rPr>
        <w:t>"</w:t>
      </w:r>
      <w:r w:rsidRPr="007D6A6B">
        <w:rPr>
          <w:rFonts w:ascii="Calibri" w:eastAsia="Times New Roman" w:hAnsi="Calibri" w:cs="David"/>
          <w:sz w:val="24"/>
          <w:szCs w:val="24"/>
          <w:rtl/>
          <w:lang w:eastAsia="he-IL"/>
        </w:rPr>
        <w:t>)</w:t>
      </w:r>
    </w:p>
    <w:p w14:paraId="5372E25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961457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hint="eastAsia"/>
          <w:sz w:val="24"/>
          <w:szCs w:val="24"/>
          <w:rtl/>
          <w:lang w:eastAsia="he-IL"/>
        </w:rPr>
        <w:t>א</w:t>
      </w:r>
      <w:r w:rsidRPr="007D6A6B">
        <w:rPr>
          <w:rFonts w:ascii="Times New Roman" w:eastAsia="Times New Roman" w:hAnsi="Times New Roman" w:cs="David"/>
          <w:sz w:val="24"/>
          <w:szCs w:val="24"/>
          <w:rtl/>
          <w:lang w:eastAsia="he-IL"/>
        </w:rPr>
        <w:t>.ג.נ.,</w:t>
      </w:r>
    </w:p>
    <w:p w14:paraId="23B3ED95"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48AE3BE1"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hint="eastAsia"/>
          <w:sz w:val="24"/>
          <w:szCs w:val="24"/>
          <w:rtl/>
          <w:lang w:eastAsia="he-IL"/>
        </w:rPr>
        <w:t>הנדון</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hint="eastAsia"/>
          <w:sz w:val="24"/>
          <w:szCs w:val="24"/>
          <w:rtl/>
          <w:lang w:eastAsia="he-IL"/>
        </w:rPr>
        <w:t>מבוטחנו</w:t>
      </w:r>
      <w:r w:rsidRPr="007D6A6B">
        <w:rPr>
          <w:rFonts w:ascii="Times New Roman" w:eastAsia="Times New Roman" w:hAnsi="Times New Roman" w:cs="David"/>
          <w:sz w:val="24"/>
          <w:szCs w:val="24"/>
          <w:rtl/>
          <w:lang w:eastAsia="he-IL"/>
        </w:rPr>
        <w:t xml:space="preserve">: _____________________ (להלן: </w:t>
      </w:r>
      <w:r w:rsidRPr="007D6A6B">
        <w:rPr>
          <w:rFonts w:ascii="Times New Roman" w:eastAsia="Times New Roman" w:hAnsi="Times New Roman" w:cs="David"/>
          <w:b/>
          <w:bCs/>
          <w:sz w:val="24"/>
          <w:szCs w:val="24"/>
          <w:rtl/>
          <w:lang w:eastAsia="he-IL"/>
        </w:rPr>
        <w:t>"</w:t>
      </w:r>
      <w:r w:rsidRPr="007D6A6B">
        <w:rPr>
          <w:rFonts w:ascii="Times New Roman" w:eastAsia="Times New Roman" w:hAnsi="Times New Roman" w:cs="David" w:hint="eastAsia"/>
          <w:b/>
          <w:bCs/>
          <w:sz w:val="24"/>
          <w:szCs w:val="24"/>
          <w:rtl/>
          <w:lang w:eastAsia="he-IL"/>
        </w:rPr>
        <w:t>היועץ</w:t>
      </w:r>
      <w:r w:rsidRPr="007D6A6B">
        <w:rPr>
          <w:rFonts w:ascii="Times New Roman" w:eastAsia="Times New Roman" w:hAnsi="Times New Roman" w:cs="David"/>
          <w:b/>
          <w:bCs/>
          <w:sz w:val="24"/>
          <w:szCs w:val="24"/>
          <w:rtl/>
          <w:lang w:eastAsia="he-IL"/>
        </w:rPr>
        <w:t>"</w:t>
      </w:r>
      <w:r w:rsidRPr="007D6A6B">
        <w:rPr>
          <w:rFonts w:ascii="Times New Roman" w:eastAsia="Times New Roman" w:hAnsi="Times New Roman" w:cs="David"/>
          <w:sz w:val="24"/>
          <w:szCs w:val="24"/>
          <w:rtl/>
          <w:lang w:eastAsia="he-IL"/>
        </w:rPr>
        <w:t>)</w:t>
      </w:r>
    </w:p>
    <w:p w14:paraId="5F3BFCE7"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hint="eastAsia"/>
          <w:sz w:val="24"/>
          <w:szCs w:val="24"/>
          <w:rtl/>
          <w:lang w:eastAsia="he-IL"/>
        </w:rPr>
        <w:t>אישור</w:t>
      </w:r>
      <w:r w:rsidRPr="007D6A6B">
        <w:rPr>
          <w:rFonts w:ascii="Times New Roman" w:eastAsia="Times New Roman" w:hAnsi="Times New Roman" w:cs="David"/>
          <w:sz w:val="24"/>
          <w:szCs w:val="24"/>
          <w:rtl/>
          <w:lang w:eastAsia="he-IL"/>
        </w:rPr>
        <w:t xml:space="preserve"> עריכת פוליסות ביטוח בקשר להסכם מיום __</w:t>
      </w:r>
      <w:r w:rsidRPr="007D6A6B">
        <w:rPr>
          <w:rFonts w:ascii="Times New Roman" w:eastAsia="Times New Roman" w:hAnsi="Times New Roman" w:cs="David" w:hint="cs"/>
          <w:sz w:val="24"/>
          <w:szCs w:val="24"/>
          <w:rtl/>
          <w:lang w:eastAsia="he-IL"/>
        </w:rPr>
        <w:t>_</w:t>
      </w:r>
      <w:r w:rsidRPr="007D6A6B">
        <w:rPr>
          <w:rFonts w:ascii="Times New Roman" w:eastAsia="Times New Roman" w:hAnsi="Times New Roman" w:cs="David"/>
          <w:sz w:val="24"/>
          <w:szCs w:val="24"/>
          <w:rtl/>
          <w:lang w:eastAsia="he-IL"/>
        </w:rPr>
        <w:t>______</w:t>
      </w:r>
    </w:p>
    <w:p w14:paraId="1B6225C7" w14:textId="77777777" w:rsidR="007D6A6B" w:rsidRPr="007D6A6B" w:rsidRDefault="007D6A6B" w:rsidP="007D6A6B">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7D6A6B">
        <w:rPr>
          <w:rFonts w:ascii="Times New Roman" w:eastAsia="Times New Roman" w:hAnsi="Times New Roman" w:cs="David" w:hint="eastAsia"/>
          <w:sz w:val="24"/>
          <w:szCs w:val="24"/>
          <w:rtl/>
          <w:lang w:eastAsia="he-IL"/>
        </w:rPr>
        <w:t>בין</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b/>
          <w:bCs/>
          <w:sz w:val="24"/>
          <w:szCs w:val="24"/>
          <w:rtl/>
          <w:lang w:eastAsia="he-IL"/>
        </w:rPr>
        <w:t>החברה</w:t>
      </w:r>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לבין היועץ</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sz w:val="24"/>
          <w:szCs w:val="24"/>
          <w:rtl/>
          <w:lang w:eastAsia="he-IL"/>
        </w:rPr>
        <w:t xml:space="preserve"> ל</w:t>
      </w:r>
      <w:r w:rsidRPr="007D6A6B">
        <w:rPr>
          <w:rFonts w:ascii="Times New Roman" w:eastAsia="Times New Roman" w:hAnsi="Times New Roman" w:cs="David" w:hint="cs"/>
          <w:sz w:val="24"/>
          <w:szCs w:val="24"/>
          <w:rtl/>
          <w:lang w:eastAsia="he-IL"/>
        </w:rPr>
        <w:t xml:space="preserve">מתן שירותי ______________________ </w:t>
      </w:r>
    </w:p>
    <w:p w14:paraId="1F500070" w14:textId="77777777" w:rsidR="007D6A6B" w:rsidRPr="007D6A6B" w:rsidRDefault="007D6A6B" w:rsidP="007D6A6B">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 (להלן: </w:t>
      </w:r>
      <w:r w:rsidRPr="007D6A6B">
        <w:rPr>
          <w:rFonts w:ascii="Times New Roman" w:eastAsia="Times New Roman" w:hAnsi="Times New Roman" w:cs="David"/>
          <w:b/>
          <w:bCs/>
          <w:sz w:val="24"/>
          <w:szCs w:val="24"/>
          <w:rtl/>
          <w:lang w:eastAsia="he-IL"/>
        </w:rPr>
        <w:t>"</w:t>
      </w:r>
      <w:r w:rsidRPr="007D6A6B">
        <w:rPr>
          <w:rFonts w:ascii="Times New Roman" w:eastAsia="Times New Roman" w:hAnsi="Times New Roman" w:cs="David" w:hint="eastAsia"/>
          <w:b/>
          <w:bCs/>
          <w:sz w:val="24"/>
          <w:szCs w:val="24"/>
          <w:rtl/>
          <w:lang w:eastAsia="he-IL"/>
        </w:rPr>
        <w:t>ה</w:t>
      </w:r>
      <w:r w:rsidRPr="007D6A6B">
        <w:rPr>
          <w:rFonts w:ascii="Times New Roman" w:eastAsia="Times New Roman" w:hAnsi="Times New Roman" w:cs="David" w:hint="cs"/>
          <w:b/>
          <w:bCs/>
          <w:sz w:val="24"/>
          <w:szCs w:val="24"/>
          <w:rtl/>
          <w:lang w:eastAsia="he-IL"/>
        </w:rPr>
        <w:t>שירותים</w:t>
      </w:r>
      <w:r w:rsidRPr="007D6A6B">
        <w:rPr>
          <w:rFonts w:ascii="Times New Roman" w:eastAsia="Times New Roman" w:hAnsi="Times New Roman" w:cs="David"/>
          <w:b/>
          <w:bCs/>
          <w:sz w:val="24"/>
          <w:szCs w:val="24"/>
          <w:rtl/>
          <w:lang w:eastAsia="he-IL"/>
        </w:rPr>
        <w:t xml:space="preserve">" </w:t>
      </w:r>
      <w:r w:rsidRPr="007D6A6B">
        <w:rPr>
          <w:rFonts w:ascii="Times New Roman" w:eastAsia="Times New Roman" w:hAnsi="Times New Roman" w:cs="David" w:hint="eastAsia"/>
          <w:sz w:val="24"/>
          <w:szCs w:val="24"/>
          <w:rtl/>
          <w:lang w:eastAsia="he-IL"/>
        </w:rPr>
        <w:t>ו</w:t>
      </w:r>
      <w:r w:rsidRPr="007D6A6B">
        <w:rPr>
          <w:rFonts w:ascii="Times New Roman" w:eastAsia="Times New Roman" w:hAnsi="Times New Roman" w:cs="David"/>
          <w:sz w:val="24"/>
          <w:szCs w:val="24"/>
          <w:rtl/>
          <w:lang w:eastAsia="he-IL"/>
        </w:rPr>
        <w:t xml:space="preserve">/או </w:t>
      </w:r>
      <w:r w:rsidRPr="007D6A6B">
        <w:rPr>
          <w:rFonts w:ascii="Times New Roman" w:eastAsia="Times New Roman" w:hAnsi="Times New Roman" w:cs="David"/>
          <w:b/>
          <w:bCs/>
          <w:sz w:val="24"/>
          <w:szCs w:val="24"/>
          <w:rtl/>
          <w:lang w:eastAsia="he-IL"/>
        </w:rPr>
        <w:t>"</w:t>
      </w:r>
      <w:r w:rsidRPr="007D6A6B">
        <w:rPr>
          <w:rFonts w:ascii="Times New Roman" w:eastAsia="Times New Roman" w:hAnsi="Times New Roman" w:cs="David" w:hint="eastAsia"/>
          <w:b/>
          <w:bCs/>
          <w:sz w:val="24"/>
          <w:szCs w:val="24"/>
          <w:rtl/>
          <w:lang w:eastAsia="he-IL"/>
        </w:rPr>
        <w:t>ההסכם</w:t>
      </w:r>
      <w:r w:rsidRPr="007D6A6B">
        <w:rPr>
          <w:rFonts w:ascii="Times New Roman" w:eastAsia="Times New Roman" w:hAnsi="Times New Roman" w:cs="David"/>
          <w:b/>
          <w:bCs/>
          <w:sz w:val="24"/>
          <w:szCs w:val="24"/>
          <w:rtl/>
          <w:lang w:eastAsia="he-IL"/>
        </w:rPr>
        <w:t>"</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eastAsia"/>
          <w:sz w:val="24"/>
          <w:szCs w:val="24"/>
          <w:rtl/>
          <w:lang w:eastAsia="he-IL"/>
        </w:rPr>
        <w:t>לפי</w:t>
      </w:r>
      <w:r w:rsidRPr="007D6A6B">
        <w:rPr>
          <w:rFonts w:ascii="Times New Roman" w:eastAsia="Times New Roman" w:hAnsi="Times New Roman" w:cs="David"/>
          <w:sz w:val="24"/>
          <w:szCs w:val="24"/>
          <w:rtl/>
          <w:lang w:eastAsia="he-IL"/>
        </w:rPr>
        <w:t xml:space="preserve"> העניין)</w:t>
      </w:r>
    </w:p>
    <w:p w14:paraId="5B2D848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431A7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lang w:eastAsia="he-IL"/>
        </w:rPr>
      </w:pPr>
    </w:p>
    <w:p w14:paraId="355A5F9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hint="eastAsia"/>
          <w:sz w:val="24"/>
          <w:szCs w:val="24"/>
          <w:rtl/>
          <w:lang w:eastAsia="he-IL"/>
        </w:rPr>
        <w:t>הננו</w:t>
      </w:r>
      <w:r w:rsidRPr="007D6A6B">
        <w:rPr>
          <w:rFonts w:ascii="Times New Roman" w:eastAsia="Times New Roman" w:hAnsi="Times New Roman" w:cs="David"/>
          <w:sz w:val="24"/>
          <w:szCs w:val="24"/>
          <w:rtl/>
          <w:lang w:eastAsia="he-IL"/>
        </w:rPr>
        <w:t xml:space="preserve"> מאשרים בזאת כי החל מיום ________ ועד ליום ________ ערכנו את הביטוחים המפורטים להלן בגין פעילות ה</w:t>
      </w:r>
      <w:r w:rsidRPr="007D6A6B">
        <w:rPr>
          <w:rFonts w:ascii="Times New Roman" w:eastAsia="Times New Roman" w:hAnsi="Times New Roman" w:cs="David" w:hint="cs"/>
          <w:sz w:val="24"/>
          <w:szCs w:val="24"/>
          <w:rtl/>
          <w:lang w:eastAsia="he-IL"/>
        </w:rPr>
        <w:t>יועץ</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eastAsia"/>
          <w:sz w:val="24"/>
          <w:szCs w:val="24"/>
          <w:rtl/>
          <w:lang w:eastAsia="he-IL"/>
        </w:rPr>
        <w:t>לרבות</w:t>
      </w:r>
      <w:r w:rsidRPr="007D6A6B">
        <w:rPr>
          <w:rFonts w:ascii="Times New Roman" w:eastAsia="Times New Roman" w:hAnsi="Times New Roman" w:cs="David"/>
          <w:sz w:val="24"/>
          <w:szCs w:val="24"/>
          <w:rtl/>
          <w:lang w:eastAsia="he-IL"/>
        </w:rPr>
        <w:t xml:space="preserve"> ב</w:t>
      </w:r>
      <w:r w:rsidRPr="007D6A6B">
        <w:rPr>
          <w:rFonts w:ascii="Times New Roman" w:eastAsia="Times New Roman" w:hAnsi="Times New Roman" w:cs="David" w:hint="cs"/>
          <w:sz w:val="24"/>
          <w:szCs w:val="24"/>
          <w:rtl/>
          <w:lang w:eastAsia="he-IL"/>
        </w:rPr>
        <w:t xml:space="preserve">גין השירותים </w:t>
      </w:r>
      <w:r w:rsidRPr="007D6A6B">
        <w:rPr>
          <w:rFonts w:ascii="Times New Roman" w:eastAsia="Times New Roman" w:hAnsi="Times New Roman" w:cs="David" w:hint="cs"/>
          <w:b/>
          <w:bCs/>
          <w:sz w:val="24"/>
          <w:szCs w:val="24"/>
          <w:rtl/>
          <w:lang w:eastAsia="he-IL"/>
        </w:rPr>
        <w:t>לחברה</w:t>
      </w:r>
      <w:r w:rsidRPr="007D6A6B">
        <w:rPr>
          <w:rFonts w:ascii="Times New Roman" w:eastAsia="Times New Roman" w:hAnsi="Times New Roman" w:cs="David"/>
          <w:sz w:val="24"/>
          <w:szCs w:val="24"/>
          <w:rtl/>
          <w:lang w:eastAsia="he-IL"/>
        </w:rPr>
        <w:t>:-</w:t>
      </w:r>
    </w:p>
    <w:p w14:paraId="67128F34"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0CAC2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366F4C" w14:textId="77777777" w:rsidR="007D6A6B" w:rsidRPr="007D6A6B" w:rsidRDefault="007D6A6B" w:rsidP="007D6A6B">
      <w:pPr>
        <w:keepNext/>
        <w:widowControl w:val="0"/>
        <w:numPr>
          <w:ilvl w:val="0"/>
          <w:numId w:val="34"/>
        </w:numPr>
        <w:spacing w:before="0" w:beforeAutospacing="0" w:after="0" w:afterAutospacing="0" w:line="240" w:lineRule="auto"/>
        <w:outlineLvl w:val="0"/>
        <w:rPr>
          <w:rFonts w:ascii="Calibri Light" w:eastAsia="Times New Roman" w:hAnsi="Calibri Light" w:cs="David"/>
          <w:kern w:val="32"/>
          <w:sz w:val="24"/>
          <w:szCs w:val="24"/>
          <w:rtl/>
          <w:lang w:eastAsia="he-IL"/>
        </w:rPr>
      </w:pPr>
      <w:r w:rsidRPr="007D6A6B">
        <w:rPr>
          <w:rFonts w:ascii="Calibri Light" w:eastAsia="Times New Roman" w:hAnsi="Calibri Light" w:cs="David" w:hint="eastAsia"/>
          <w:kern w:val="32"/>
          <w:sz w:val="24"/>
          <w:szCs w:val="24"/>
          <w:u w:val="single"/>
          <w:rtl/>
          <w:lang w:eastAsia="he-IL"/>
        </w:rPr>
        <w:t>ביטוח</w:t>
      </w:r>
      <w:r w:rsidRPr="007D6A6B">
        <w:rPr>
          <w:rFonts w:ascii="Calibri Light" w:eastAsia="Times New Roman" w:hAnsi="Calibri Light" w:cs="David"/>
          <w:kern w:val="32"/>
          <w:sz w:val="24"/>
          <w:szCs w:val="24"/>
          <w:u w:val="single"/>
          <w:rtl/>
          <w:lang w:eastAsia="he-IL"/>
        </w:rPr>
        <w:t xml:space="preserve"> אחריות מקצועית</w:t>
      </w:r>
      <w:r w:rsidRPr="007D6A6B">
        <w:rPr>
          <w:rFonts w:ascii="Calibri Light" w:eastAsia="Times New Roman" w:hAnsi="Calibri Light" w:cs="David" w:hint="cs"/>
          <w:kern w:val="32"/>
          <w:sz w:val="24"/>
          <w:szCs w:val="24"/>
          <w:rtl/>
          <w:lang w:eastAsia="he-IL"/>
        </w:rPr>
        <w:t xml:space="preserve">  - מ.פ. ______________________</w:t>
      </w:r>
    </w:p>
    <w:p w14:paraId="5E58A9D9" w14:textId="77777777" w:rsidR="007D6A6B" w:rsidRPr="007D6A6B" w:rsidRDefault="007D6A6B" w:rsidP="007D6A6B">
      <w:pPr>
        <w:keepNext/>
        <w:widowControl w:val="0"/>
        <w:numPr>
          <w:ilvl w:val="0"/>
          <w:numId w:val="17"/>
        </w:numPr>
        <w:spacing w:before="240" w:beforeAutospacing="0" w:after="60" w:afterAutospacing="0" w:line="240" w:lineRule="auto"/>
        <w:ind w:left="720"/>
        <w:outlineLvl w:val="0"/>
        <w:rPr>
          <w:rFonts w:ascii="Calibri Light" w:eastAsia="Arial Unicode MS" w:hAnsi="Calibri Light" w:cs="David"/>
          <w:kern w:val="32"/>
          <w:sz w:val="24"/>
          <w:szCs w:val="24"/>
          <w:rtl/>
          <w:lang w:eastAsia="he-IL"/>
        </w:rPr>
      </w:pPr>
      <w:r w:rsidRPr="007D6A6B">
        <w:rPr>
          <w:rFonts w:ascii="Calibri Light" w:eastAsia="Times New Roman" w:hAnsi="Calibri Light" w:cs="David" w:hint="eastAsia"/>
          <w:kern w:val="32"/>
          <w:sz w:val="24"/>
          <w:szCs w:val="24"/>
          <w:rtl/>
          <w:lang w:eastAsia="he-IL"/>
        </w:rPr>
        <w:t>לכיסוי</w:t>
      </w:r>
      <w:r w:rsidRPr="007D6A6B">
        <w:rPr>
          <w:rFonts w:ascii="Calibri Light" w:eastAsia="Times New Roman" w:hAnsi="Calibri Light" w:cs="David"/>
          <w:kern w:val="32"/>
          <w:sz w:val="24"/>
          <w:szCs w:val="24"/>
          <w:rtl/>
          <w:lang w:eastAsia="he-IL"/>
        </w:rPr>
        <w:t xml:space="preserve"> אחריותו ש</w:t>
      </w:r>
      <w:r w:rsidRPr="007D6A6B">
        <w:rPr>
          <w:rFonts w:ascii="Calibri Light" w:eastAsia="Times New Roman" w:hAnsi="Calibri Light" w:cs="David" w:hint="eastAsia"/>
          <w:kern w:val="32"/>
          <w:sz w:val="24"/>
          <w:szCs w:val="24"/>
          <w:rtl/>
          <w:lang w:eastAsia="he-IL"/>
        </w:rPr>
        <w:t>ל</w:t>
      </w:r>
      <w:r w:rsidRPr="007D6A6B">
        <w:rPr>
          <w:rFonts w:ascii="Calibri Light" w:eastAsia="Times New Roman" w:hAnsi="Calibri Light" w:cs="David"/>
          <w:kern w:val="32"/>
          <w:sz w:val="24"/>
          <w:szCs w:val="24"/>
          <w:rtl/>
          <w:lang w:eastAsia="he-IL"/>
        </w:rPr>
        <w:t xml:space="preserve"> היועץ </w:t>
      </w:r>
      <w:r w:rsidRPr="007D6A6B">
        <w:rPr>
          <w:rFonts w:ascii="Calibri Light" w:eastAsia="Times New Roman" w:hAnsi="Calibri Light" w:cs="David" w:hint="eastAsia"/>
          <w:kern w:val="32"/>
          <w:sz w:val="24"/>
          <w:szCs w:val="24"/>
          <w:rtl/>
          <w:lang w:eastAsia="he-IL"/>
        </w:rPr>
        <w:t>על</w:t>
      </w:r>
      <w:r w:rsidRPr="007D6A6B">
        <w:rPr>
          <w:rFonts w:ascii="Calibri Light" w:eastAsia="Times New Roman" w:hAnsi="Calibri Light" w:cs="David"/>
          <w:kern w:val="32"/>
          <w:sz w:val="24"/>
          <w:szCs w:val="24"/>
          <w:rtl/>
          <w:lang w:eastAsia="he-IL"/>
        </w:rPr>
        <w:t xml:space="preserve"> פי דין בגין אובדן ו/או נזק העלולים להיגרם לכל אדם ו/או גוף כלשהו </w:t>
      </w:r>
      <w:r w:rsidRPr="007D6A6B">
        <w:rPr>
          <w:rFonts w:ascii="Calibri Light" w:eastAsia="Times New Roman" w:hAnsi="Calibri Light" w:cs="David" w:hint="cs"/>
          <w:kern w:val="32"/>
          <w:sz w:val="24"/>
          <w:szCs w:val="24"/>
          <w:rtl/>
          <w:lang w:eastAsia="he-IL"/>
        </w:rPr>
        <w:t>(</w:t>
      </w:r>
      <w:r w:rsidRPr="007D6A6B">
        <w:rPr>
          <w:rFonts w:ascii="Calibri Light" w:eastAsia="Times New Roman" w:hAnsi="Calibri Light" w:cs="David"/>
          <w:kern w:val="32"/>
          <w:sz w:val="24"/>
          <w:szCs w:val="24"/>
          <w:rtl/>
          <w:lang w:eastAsia="he-IL"/>
        </w:rPr>
        <w:t xml:space="preserve">לרבות </w:t>
      </w:r>
      <w:r w:rsidRPr="007D6A6B">
        <w:rPr>
          <w:rFonts w:ascii="Calibri Light" w:eastAsia="Times New Roman" w:hAnsi="Calibri Light" w:cs="David" w:hint="cs"/>
          <w:kern w:val="32"/>
          <w:sz w:val="24"/>
          <w:szCs w:val="24"/>
          <w:rtl/>
          <w:lang w:eastAsia="he-IL"/>
        </w:rPr>
        <w:t>במפורש</w:t>
      </w:r>
      <w:r w:rsidRPr="007D6A6B">
        <w:rPr>
          <w:rFonts w:ascii="Calibri Light" w:eastAsia="Times New Roman" w:hAnsi="Calibri Light" w:cs="David"/>
          <w:kern w:val="32"/>
          <w:sz w:val="24"/>
          <w:szCs w:val="24"/>
          <w:rtl/>
          <w:lang w:eastAsia="he-IL"/>
        </w:rPr>
        <w:t xml:space="preserve"> </w:t>
      </w:r>
      <w:r w:rsidRPr="007D6A6B">
        <w:rPr>
          <w:rFonts w:ascii="Calibri Light" w:eastAsia="Times New Roman" w:hAnsi="Calibri Light" w:cs="David" w:hint="cs"/>
          <w:kern w:val="32"/>
          <w:sz w:val="24"/>
          <w:szCs w:val="24"/>
          <w:rtl/>
          <w:lang w:eastAsia="he-IL"/>
        </w:rPr>
        <w:t>החברה</w:t>
      </w:r>
      <w:r w:rsidRPr="007D6A6B">
        <w:rPr>
          <w:rFonts w:ascii="Calibri Light" w:eastAsia="Times New Roman" w:hAnsi="Calibri Light" w:cs="David"/>
          <w:kern w:val="32"/>
          <w:sz w:val="24"/>
          <w:szCs w:val="24"/>
          <w:rtl/>
          <w:lang w:eastAsia="he-IL"/>
        </w:rPr>
        <w:t xml:space="preserve"> </w:t>
      </w:r>
      <w:r w:rsidRPr="007D6A6B">
        <w:rPr>
          <w:rFonts w:ascii="Calibri Light" w:eastAsia="Times New Roman" w:hAnsi="Calibri Light" w:cs="David" w:hint="cs"/>
          <w:kern w:val="32"/>
          <w:sz w:val="24"/>
          <w:szCs w:val="24"/>
          <w:rtl/>
          <w:lang w:eastAsia="he-IL"/>
        </w:rPr>
        <w:t>)</w:t>
      </w:r>
      <w:r w:rsidRPr="007D6A6B">
        <w:rPr>
          <w:rFonts w:ascii="Calibri Light" w:eastAsia="Times New Roman" w:hAnsi="Calibri Light" w:cs="David"/>
          <w:kern w:val="32"/>
          <w:sz w:val="24"/>
          <w:szCs w:val="24"/>
          <w:rtl/>
          <w:lang w:eastAsia="he-IL"/>
        </w:rPr>
        <w:t xml:space="preserve">, כתוצאה ממעשה ו/או מחדל מקצועי של </w:t>
      </w:r>
      <w:r w:rsidRPr="007D6A6B">
        <w:rPr>
          <w:rFonts w:ascii="Calibri Light" w:eastAsia="Times New Roman" w:hAnsi="Calibri Light" w:cs="David" w:hint="eastAsia"/>
          <w:kern w:val="32"/>
          <w:sz w:val="24"/>
          <w:szCs w:val="24"/>
          <w:rtl/>
          <w:lang w:eastAsia="he-IL"/>
        </w:rPr>
        <w:t>היועץ</w:t>
      </w:r>
      <w:r w:rsidRPr="007D6A6B">
        <w:rPr>
          <w:rFonts w:ascii="Calibri Light" w:eastAsia="Times New Roman" w:hAnsi="Calibri Light" w:cs="David"/>
          <w:kern w:val="32"/>
          <w:sz w:val="24"/>
          <w:szCs w:val="24"/>
          <w:rtl/>
          <w:lang w:eastAsia="he-IL"/>
        </w:rPr>
        <w:t xml:space="preserve"> ו/או עובדיו ו/או מי מטעמו לרבות טעות ו/או השמטה בקשר עם מתן השירותים, </w:t>
      </w:r>
      <w:r w:rsidRPr="007D6A6B">
        <w:rPr>
          <w:rFonts w:ascii="Calibri Light" w:eastAsia="Times New Roman" w:hAnsi="Calibri Light" w:cs="David" w:hint="eastAsia"/>
          <w:kern w:val="32"/>
          <w:sz w:val="24"/>
          <w:szCs w:val="24"/>
          <w:rtl/>
          <w:lang w:eastAsia="he-IL"/>
        </w:rPr>
        <w:t>בגבולות</w:t>
      </w:r>
      <w:r w:rsidRPr="007D6A6B">
        <w:rPr>
          <w:rFonts w:ascii="Calibri Light" w:eastAsia="Times New Roman" w:hAnsi="Calibri Light" w:cs="David"/>
          <w:kern w:val="32"/>
          <w:sz w:val="24"/>
          <w:szCs w:val="24"/>
          <w:rtl/>
          <w:lang w:eastAsia="he-IL"/>
        </w:rPr>
        <w:t xml:space="preserve"> אחריות בסך של </w:t>
      </w:r>
      <w:r w:rsidRPr="007D6A6B">
        <w:rPr>
          <w:rFonts w:ascii="Calibri Light" w:eastAsia="Times New Roman" w:hAnsi="Calibri Light" w:cs="David" w:hint="cs"/>
          <w:kern w:val="32"/>
          <w:sz w:val="24"/>
          <w:szCs w:val="24"/>
          <w:rtl/>
          <w:lang w:eastAsia="he-IL"/>
        </w:rPr>
        <w:t xml:space="preserve">___________ ₪ </w:t>
      </w:r>
      <w:r w:rsidRPr="007D6A6B">
        <w:rPr>
          <w:rFonts w:ascii="Calibri Light" w:eastAsia="Times New Roman" w:hAnsi="Calibri Light" w:cs="David"/>
          <w:kern w:val="32"/>
          <w:sz w:val="24"/>
          <w:szCs w:val="24"/>
          <w:rtl/>
          <w:lang w:eastAsia="he-IL"/>
        </w:rPr>
        <w:t xml:space="preserve">למקרה ובמצטבר לתקופת </w:t>
      </w:r>
      <w:r w:rsidRPr="007D6A6B">
        <w:rPr>
          <w:rFonts w:ascii="Calibri Light" w:eastAsia="Times New Roman" w:hAnsi="Calibri Light" w:cs="David" w:hint="cs"/>
          <w:kern w:val="32"/>
          <w:sz w:val="24"/>
          <w:szCs w:val="24"/>
          <w:rtl/>
          <w:lang w:eastAsia="he-IL"/>
        </w:rPr>
        <w:t>ה</w:t>
      </w:r>
      <w:r w:rsidRPr="007D6A6B">
        <w:rPr>
          <w:rFonts w:ascii="Calibri Light" w:eastAsia="Times New Roman" w:hAnsi="Calibri Light" w:cs="David"/>
          <w:kern w:val="32"/>
          <w:sz w:val="24"/>
          <w:szCs w:val="24"/>
          <w:rtl/>
          <w:lang w:eastAsia="he-IL"/>
        </w:rPr>
        <w:t xml:space="preserve">ביטוח. הביטוח אינו </w:t>
      </w:r>
      <w:r w:rsidRPr="007D6A6B">
        <w:rPr>
          <w:rFonts w:ascii="Calibri Light" w:eastAsia="Times New Roman" w:hAnsi="Calibri Light" w:cs="David" w:hint="eastAsia"/>
          <w:kern w:val="32"/>
          <w:sz w:val="24"/>
          <w:szCs w:val="24"/>
          <w:rtl/>
          <w:lang w:eastAsia="he-IL"/>
        </w:rPr>
        <w:t>כולל</w:t>
      </w:r>
      <w:r w:rsidRPr="007D6A6B">
        <w:rPr>
          <w:rFonts w:ascii="Calibri Light" w:eastAsia="Times New Roman" w:hAnsi="Calibri Light" w:cs="David"/>
          <w:kern w:val="32"/>
          <w:sz w:val="24"/>
          <w:szCs w:val="24"/>
          <w:rtl/>
          <w:lang w:eastAsia="he-IL"/>
        </w:rPr>
        <w:t xml:space="preserve"> כל סייג בדבר אובדן שימוש ו/או עיכוב בעקבות מקרה ביטוח, אובדן </w:t>
      </w:r>
      <w:r w:rsidRPr="007D6A6B">
        <w:rPr>
          <w:rFonts w:ascii="Calibri Light" w:eastAsia="Times New Roman" w:hAnsi="Calibri Light" w:cs="David" w:hint="eastAsia"/>
          <w:kern w:val="32"/>
          <w:sz w:val="24"/>
          <w:szCs w:val="24"/>
          <w:rtl/>
          <w:lang w:eastAsia="he-IL"/>
        </w:rPr>
        <w:t>מסמכים</w:t>
      </w:r>
      <w:r w:rsidRPr="007D6A6B">
        <w:rPr>
          <w:rFonts w:ascii="Calibri Light" w:eastAsia="Times New Roman" w:hAnsi="Calibri Light" w:cs="David"/>
          <w:kern w:val="32"/>
          <w:sz w:val="24"/>
          <w:szCs w:val="24"/>
          <w:rtl/>
          <w:lang w:eastAsia="he-IL"/>
        </w:rPr>
        <w:t xml:space="preserve">, הפרת סודיות ואי יושר של עובדים. </w:t>
      </w:r>
    </w:p>
    <w:p w14:paraId="0A78D19C" w14:textId="77777777" w:rsidR="007D6A6B" w:rsidRPr="007D6A6B" w:rsidRDefault="007D6A6B" w:rsidP="007D6A6B">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hint="eastAsia"/>
          <w:sz w:val="24"/>
          <w:szCs w:val="24"/>
          <w:rtl/>
          <w:lang w:eastAsia="he-IL"/>
        </w:rPr>
        <w:t>הביטוח</w:t>
      </w:r>
      <w:r w:rsidRPr="007D6A6B">
        <w:rPr>
          <w:rFonts w:ascii="Times New Roman" w:eastAsia="Times New Roman" w:hAnsi="Times New Roman" w:cs="David"/>
          <w:sz w:val="24"/>
          <w:szCs w:val="24"/>
          <w:rtl/>
          <w:lang w:eastAsia="he-IL"/>
        </w:rPr>
        <w:t xml:space="preserve"> הינו בעל תחולה רטרואקטיבית </w:t>
      </w:r>
      <w:r w:rsidRPr="007D6A6B">
        <w:rPr>
          <w:rFonts w:ascii="Times New Roman" w:eastAsia="Times New Roman" w:hAnsi="Times New Roman" w:cs="David" w:hint="eastAsia"/>
          <w:sz w:val="24"/>
          <w:szCs w:val="24"/>
          <w:rtl/>
          <w:lang w:eastAsia="he-IL"/>
        </w:rPr>
        <w:t>מיום</w:t>
      </w:r>
      <w:r w:rsidRPr="007D6A6B">
        <w:rPr>
          <w:rFonts w:ascii="Times New Roman" w:eastAsia="Times New Roman" w:hAnsi="Times New Roman" w:cs="David"/>
          <w:sz w:val="24"/>
          <w:szCs w:val="24"/>
          <w:rtl/>
          <w:lang w:eastAsia="he-IL"/>
        </w:rPr>
        <w:t xml:space="preserve"> תחילת מתן השירותים, אף אם ניתנו בטרם נחתם ההסכם אך לא לפני התאריך _________ (להלן: </w:t>
      </w:r>
      <w:r w:rsidRPr="007D6A6B">
        <w:rPr>
          <w:rFonts w:ascii="Times New Roman" w:eastAsia="Times New Roman" w:hAnsi="Times New Roman" w:cs="David"/>
          <w:b/>
          <w:bCs/>
          <w:sz w:val="24"/>
          <w:szCs w:val="24"/>
          <w:rtl/>
          <w:lang w:eastAsia="he-IL"/>
        </w:rPr>
        <w:t>"</w:t>
      </w:r>
      <w:r w:rsidRPr="007D6A6B">
        <w:rPr>
          <w:rFonts w:ascii="Times New Roman" w:eastAsia="Times New Roman" w:hAnsi="Times New Roman" w:cs="David" w:hint="eastAsia"/>
          <w:b/>
          <w:bCs/>
          <w:sz w:val="24"/>
          <w:szCs w:val="24"/>
          <w:rtl/>
          <w:lang w:eastAsia="he-IL"/>
        </w:rPr>
        <w:t>התאריך</w:t>
      </w:r>
      <w:r w:rsidRPr="007D6A6B">
        <w:rPr>
          <w:rFonts w:ascii="Times New Roman" w:eastAsia="Times New Roman" w:hAnsi="Times New Roman" w:cs="David"/>
          <w:b/>
          <w:bCs/>
          <w:sz w:val="24"/>
          <w:szCs w:val="24"/>
          <w:rtl/>
          <w:lang w:eastAsia="he-IL"/>
        </w:rPr>
        <w:t xml:space="preserve"> הרטרואקטיבי"</w:t>
      </w:r>
      <w:r w:rsidRPr="007D6A6B">
        <w:rPr>
          <w:rFonts w:ascii="Times New Roman" w:eastAsia="Times New Roman" w:hAnsi="Times New Roman" w:cs="David"/>
          <w:sz w:val="24"/>
          <w:szCs w:val="24"/>
          <w:rtl/>
          <w:lang w:eastAsia="he-IL"/>
        </w:rPr>
        <w:t xml:space="preserve">), וכולל תקופת גילוי </w:t>
      </w:r>
      <w:r w:rsidRPr="007D6A6B">
        <w:rPr>
          <w:rFonts w:ascii="Times New Roman" w:eastAsia="Times New Roman" w:hAnsi="Times New Roman" w:cs="David" w:hint="eastAsia"/>
          <w:sz w:val="24"/>
          <w:szCs w:val="24"/>
          <w:rtl/>
          <w:lang w:eastAsia="he-IL"/>
        </w:rPr>
        <w:t>מורחבת</w:t>
      </w:r>
      <w:r w:rsidRPr="007D6A6B">
        <w:rPr>
          <w:rFonts w:ascii="Times New Roman" w:eastAsia="Times New Roman" w:hAnsi="Times New Roman" w:cs="David"/>
          <w:sz w:val="24"/>
          <w:szCs w:val="24"/>
          <w:rtl/>
          <w:lang w:eastAsia="he-IL"/>
        </w:rPr>
        <w:t xml:space="preserve"> של </w:t>
      </w:r>
      <w:r w:rsidRPr="007D6A6B">
        <w:rPr>
          <w:rFonts w:ascii="Times New Roman" w:eastAsia="Times New Roman" w:hAnsi="Times New Roman" w:cs="David" w:hint="cs"/>
          <w:sz w:val="24"/>
          <w:szCs w:val="24"/>
          <w:rtl/>
          <w:lang w:eastAsia="he-IL"/>
        </w:rPr>
        <w:t>6</w:t>
      </w:r>
      <w:r w:rsidRPr="007D6A6B">
        <w:rPr>
          <w:rFonts w:ascii="Times New Roman" w:eastAsia="Times New Roman" w:hAnsi="Times New Roman" w:cs="David"/>
          <w:sz w:val="24"/>
          <w:szCs w:val="24"/>
          <w:rtl/>
          <w:lang w:eastAsia="he-IL"/>
        </w:rPr>
        <w:t xml:space="preserve"> חודשים לפחות.</w:t>
      </w:r>
    </w:p>
    <w:p w14:paraId="580E171A" w14:textId="77777777" w:rsidR="007D6A6B" w:rsidRPr="007D6A6B" w:rsidRDefault="007D6A6B" w:rsidP="007D6A6B">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hint="eastAsia"/>
          <w:sz w:val="24"/>
          <w:szCs w:val="24"/>
          <w:rtl/>
          <w:lang w:eastAsia="he-IL"/>
        </w:rPr>
        <w:t>הביטוח</w:t>
      </w:r>
      <w:r w:rsidRPr="007D6A6B">
        <w:rPr>
          <w:rFonts w:ascii="Times New Roman" w:eastAsia="Times New Roman" w:hAnsi="Times New Roman" w:cs="David"/>
          <w:sz w:val="24"/>
          <w:szCs w:val="24"/>
          <w:rtl/>
          <w:lang w:eastAsia="he-IL"/>
        </w:rPr>
        <w:t xml:space="preserve"> כאמור הורחב </w:t>
      </w:r>
      <w:r w:rsidRPr="007D6A6B">
        <w:rPr>
          <w:rFonts w:ascii="Times New Roman" w:eastAsia="Times New Roman" w:hAnsi="Times New Roman" w:cs="David" w:hint="cs"/>
          <w:sz w:val="24"/>
          <w:szCs w:val="24"/>
          <w:rtl/>
          <w:lang w:eastAsia="he-IL"/>
        </w:rPr>
        <w:t>לשפות את</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החברה</w:t>
      </w:r>
      <w:r w:rsidRPr="007D6A6B">
        <w:rPr>
          <w:rFonts w:ascii="Times New Roman" w:eastAsia="Times New Roman" w:hAnsi="Times New Roman" w:cs="David" w:hint="eastAsia"/>
          <w:sz w:val="24"/>
          <w:szCs w:val="24"/>
          <w:rtl/>
          <w:lang w:eastAsia="he-IL"/>
        </w:rPr>
        <w:t xml:space="preserve"> </w:t>
      </w:r>
      <w:r w:rsidRPr="007D6A6B">
        <w:rPr>
          <w:rFonts w:ascii="Times New Roman" w:eastAsia="Times New Roman" w:hAnsi="Times New Roman" w:cs="David" w:hint="cs"/>
          <w:sz w:val="24"/>
          <w:szCs w:val="24"/>
          <w:rtl/>
          <w:lang w:eastAsia="he-IL"/>
        </w:rPr>
        <w:t>בגין</w:t>
      </w:r>
      <w:r w:rsidRPr="007D6A6B">
        <w:rPr>
          <w:rFonts w:ascii="Times New Roman" w:eastAsia="Times New Roman" w:hAnsi="Times New Roman" w:cs="David"/>
          <w:sz w:val="24"/>
          <w:szCs w:val="24"/>
          <w:rtl/>
          <w:lang w:eastAsia="he-IL"/>
        </w:rPr>
        <w:t xml:space="preserve"> אחריותה למעשי ו/או מחדלי היועץ ו/או עובדיו ו/או מי </w:t>
      </w:r>
      <w:r w:rsidRPr="007D6A6B">
        <w:rPr>
          <w:rFonts w:ascii="Times New Roman" w:eastAsia="Times New Roman" w:hAnsi="Times New Roman" w:cs="David" w:hint="eastAsia"/>
          <w:sz w:val="24"/>
          <w:szCs w:val="24"/>
          <w:rtl/>
          <w:lang w:eastAsia="he-IL"/>
        </w:rPr>
        <w:t>מטעמו</w:t>
      </w:r>
      <w:r w:rsidRPr="007D6A6B">
        <w:rPr>
          <w:rFonts w:ascii="Times New Roman" w:eastAsia="Times New Roman" w:hAnsi="Times New Roman" w:cs="David"/>
          <w:sz w:val="24"/>
          <w:szCs w:val="24"/>
          <w:rtl/>
          <w:lang w:eastAsia="he-IL"/>
        </w:rPr>
        <w:t xml:space="preserve">, בכפוף לסעיף אחריות צולבת לפיו ייחשב הביטוח כאילו נערך בנפרד עבור כל אחד </w:t>
      </w:r>
      <w:r w:rsidRPr="007D6A6B">
        <w:rPr>
          <w:rFonts w:ascii="Times New Roman" w:eastAsia="Times New Roman" w:hAnsi="Times New Roman" w:cs="David" w:hint="eastAsia"/>
          <w:sz w:val="24"/>
          <w:szCs w:val="24"/>
          <w:rtl/>
          <w:lang w:eastAsia="he-IL"/>
        </w:rPr>
        <w:t>מיחידי</w:t>
      </w:r>
      <w:r w:rsidRPr="007D6A6B">
        <w:rPr>
          <w:rFonts w:ascii="Times New Roman" w:eastAsia="Times New Roman" w:hAnsi="Times New Roman" w:cs="David"/>
          <w:sz w:val="24"/>
          <w:szCs w:val="24"/>
          <w:rtl/>
          <w:lang w:eastAsia="he-IL"/>
        </w:rPr>
        <w:t xml:space="preserve"> המבוטח. ואולם, מובהר כי הפוליסה אינה מכסה את אחריותה המקצועית של </w:t>
      </w:r>
      <w:r w:rsidRPr="007D6A6B">
        <w:rPr>
          <w:rFonts w:ascii="Times New Roman" w:eastAsia="Times New Roman" w:hAnsi="Times New Roman" w:cs="David" w:hint="cs"/>
          <w:sz w:val="24"/>
          <w:szCs w:val="24"/>
          <w:rtl/>
          <w:lang w:eastAsia="he-IL"/>
        </w:rPr>
        <w:t>החברה</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eastAsia"/>
          <w:sz w:val="24"/>
          <w:szCs w:val="24"/>
          <w:rtl/>
          <w:lang w:eastAsia="he-IL"/>
        </w:rPr>
        <w:t>כלפי</w:t>
      </w:r>
      <w:r w:rsidRPr="007D6A6B">
        <w:rPr>
          <w:rFonts w:ascii="Times New Roman" w:eastAsia="Times New Roman" w:hAnsi="Times New Roman" w:cs="David"/>
          <w:sz w:val="24"/>
          <w:szCs w:val="24"/>
          <w:rtl/>
          <w:lang w:eastAsia="he-IL"/>
        </w:rPr>
        <w:t xml:space="preserve"> היועץ.</w:t>
      </w:r>
    </w:p>
    <w:p w14:paraId="2F991A96"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hint="cs"/>
          <w:sz w:val="24"/>
          <w:szCs w:val="24"/>
          <w:rtl/>
          <w:lang w:eastAsia="he-IL"/>
        </w:rPr>
        <w:t>נוסח הפוליסה לא יפחת מהנוסח הידוע כ- "שפי</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hint="cs"/>
          <w:sz w:val="24"/>
          <w:szCs w:val="24"/>
          <w:rtl/>
          <w:lang w:eastAsia="he-IL"/>
        </w:rPr>
        <w:t xml:space="preserve"> ב.ר. 2011". </w:t>
      </w:r>
    </w:p>
    <w:p w14:paraId="1F9DB3AD" w14:textId="77777777" w:rsidR="007D6A6B" w:rsidRPr="007D6A6B" w:rsidRDefault="007D6A6B" w:rsidP="007D6A6B">
      <w:pPr>
        <w:widowControl w:val="0"/>
        <w:tabs>
          <w:tab w:val="lef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0002BCC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1007D7" w14:textId="77777777" w:rsidR="007D6A6B" w:rsidRPr="007D6A6B" w:rsidRDefault="007D6A6B" w:rsidP="007D6A6B">
      <w:pPr>
        <w:widowControl w:val="0"/>
        <w:numPr>
          <w:ilvl w:val="0"/>
          <w:numId w:val="34"/>
        </w:numPr>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hint="eastAsia"/>
          <w:sz w:val="24"/>
          <w:szCs w:val="24"/>
          <w:u w:val="single"/>
          <w:rtl/>
          <w:lang w:eastAsia="he-IL"/>
        </w:rPr>
        <w:t>ביטוח</w:t>
      </w:r>
      <w:r w:rsidRPr="007D6A6B">
        <w:rPr>
          <w:rFonts w:ascii="Times New Roman" w:eastAsia="Times New Roman" w:hAnsi="Times New Roman" w:cs="David"/>
          <w:sz w:val="24"/>
          <w:szCs w:val="24"/>
          <w:u w:val="single"/>
          <w:rtl/>
          <w:lang w:eastAsia="he-IL"/>
        </w:rPr>
        <w:t xml:space="preserve"> אחריות מעבידים</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 - מ.פ. __________________________</w:t>
      </w:r>
    </w:p>
    <w:p w14:paraId="760980C5" w14:textId="77777777" w:rsidR="007D6A6B" w:rsidRPr="007D6A6B" w:rsidRDefault="007D6A6B" w:rsidP="007D6A6B">
      <w:pPr>
        <w:widowControl w:val="0"/>
        <w:spacing w:before="0" w:beforeAutospacing="0" w:after="0" w:afterAutospacing="0" w:line="240" w:lineRule="auto"/>
        <w:ind w:left="720"/>
        <w:rPr>
          <w:rFonts w:ascii="Times New Roman" w:eastAsia="Times New Roman" w:hAnsi="Times New Roman" w:cs="David"/>
          <w:sz w:val="24"/>
          <w:szCs w:val="24"/>
          <w:rtl/>
          <w:lang w:eastAsia="he-IL"/>
        </w:rPr>
      </w:pPr>
      <w:r w:rsidRPr="007D6A6B">
        <w:rPr>
          <w:rFonts w:ascii="Times New Roman" w:eastAsia="Times New Roman" w:hAnsi="Times New Roman" w:cs="David" w:hint="eastAsia"/>
          <w:sz w:val="24"/>
          <w:szCs w:val="24"/>
          <w:rtl/>
          <w:lang w:eastAsia="he-IL"/>
        </w:rPr>
        <w:t>לכיסוי</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eastAsia"/>
          <w:sz w:val="24"/>
          <w:szCs w:val="24"/>
          <w:rtl/>
          <w:lang w:eastAsia="he-IL"/>
        </w:rPr>
        <w:t>חבותו</w:t>
      </w:r>
      <w:r w:rsidRPr="007D6A6B">
        <w:rPr>
          <w:rFonts w:ascii="Times New Roman" w:eastAsia="Times New Roman" w:hAnsi="Times New Roman" w:cs="David"/>
          <w:sz w:val="24"/>
          <w:szCs w:val="24"/>
          <w:rtl/>
          <w:lang w:eastAsia="he-IL"/>
        </w:rPr>
        <w:t xml:space="preserve"> של היועץ על פי פקודת הנזיקין [נוסח חדש] ו/או חוק האחריות למוצרים פגומים, התש"</w:t>
      </w:r>
      <w:r w:rsidRPr="007D6A6B">
        <w:rPr>
          <w:rFonts w:ascii="Times New Roman" w:eastAsia="Times New Roman" w:hAnsi="Times New Roman" w:cs="David" w:hint="eastAsia"/>
          <w:sz w:val="24"/>
          <w:szCs w:val="24"/>
          <w:rtl/>
          <w:lang w:eastAsia="he-IL"/>
        </w:rPr>
        <w:t>ם</w:t>
      </w:r>
      <w:r w:rsidRPr="007D6A6B">
        <w:rPr>
          <w:rFonts w:ascii="Times New Roman" w:eastAsia="Times New Roman" w:hAnsi="Times New Roman" w:cs="David"/>
          <w:sz w:val="24"/>
          <w:szCs w:val="24"/>
          <w:rtl/>
          <w:lang w:eastAsia="he-IL"/>
        </w:rPr>
        <w:t xml:space="preserve">-1980 </w:t>
      </w:r>
      <w:r w:rsidRPr="007D6A6B">
        <w:rPr>
          <w:rFonts w:ascii="Times New Roman" w:eastAsia="Times New Roman" w:hAnsi="Times New Roman" w:cs="David" w:hint="eastAsia"/>
          <w:sz w:val="24"/>
          <w:szCs w:val="24"/>
          <w:rtl/>
          <w:lang w:eastAsia="he-IL"/>
        </w:rPr>
        <w:t>כלפי</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עובדיו המועסקים לצורך מתן השירותים, בגין פגיעה גופנית ו/או מחלה העלולים להיגרם להם תוך כדי ו/או עקב עבודתם, </w:t>
      </w:r>
      <w:r w:rsidRPr="007D6A6B">
        <w:rPr>
          <w:rFonts w:ascii="Times New Roman" w:eastAsia="Times New Roman" w:hAnsi="Times New Roman" w:cs="David"/>
          <w:sz w:val="24"/>
          <w:szCs w:val="24"/>
          <w:rtl/>
          <w:lang w:eastAsia="he-IL"/>
        </w:rPr>
        <w:t>בגבולות אחריות של</w:t>
      </w:r>
      <w:r w:rsidRPr="007D6A6B">
        <w:rPr>
          <w:rFonts w:ascii="Times New Roman" w:eastAsia="Times New Roman" w:hAnsi="Times New Roman" w:cs="David" w:hint="cs"/>
          <w:sz w:val="24"/>
          <w:szCs w:val="24"/>
          <w:rtl/>
          <w:lang w:eastAsia="he-IL"/>
        </w:rPr>
        <w:t xml:space="preserve"> 20,000,000 ₪ לתובע, </w:t>
      </w:r>
      <w:r w:rsidRPr="007D6A6B">
        <w:rPr>
          <w:rFonts w:ascii="Times New Roman" w:eastAsia="Times New Roman" w:hAnsi="Times New Roman" w:cs="David" w:hint="eastAsia"/>
          <w:sz w:val="24"/>
          <w:szCs w:val="24"/>
          <w:rtl/>
          <w:lang w:eastAsia="he-IL"/>
        </w:rPr>
        <w:t>למקרה</w:t>
      </w:r>
      <w:r w:rsidRPr="007D6A6B">
        <w:rPr>
          <w:rFonts w:ascii="Times New Roman" w:eastAsia="Times New Roman" w:hAnsi="Times New Roman" w:cs="David"/>
          <w:sz w:val="24"/>
          <w:szCs w:val="24"/>
          <w:rtl/>
          <w:lang w:eastAsia="he-IL"/>
        </w:rPr>
        <w:t xml:space="preserve"> ובמצטבר ל</w:t>
      </w:r>
      <w:r w:rsidRPr="007D6A6B">
        <w:rPr>
          <w:rFonts w:ascii="Times New Roman" w:eastAsia="Times New Roman" w:hAnsi="Times New Roman" w:cs="David" w:hint="cs"/>
          <w:sz w:val="24"/>
          <w:szCs w:val="24"/>
          <w:rtl/>
          <w:lang w:eastAsia="he-IL"/>
        </w:rPr>
        <w:t>תקופת הביטוח</w:t>
      </w:r>
      <w:r w:rsidRPr="007D6A6B">
        <w:rPr>
          <w:rFonts w:ascii="Times New Roman" w:eastAsia="Times New Roman" w:hAnsi="Times New Roman" w:cs="David"/>
          <w:sz w:val="24"/>
          <w:szCs w:val="24"/>
          <w:rtl/>
          <w:lang w:eastAsia="he-IL"/>
        </w:rPr>
        <w:t xml:space="preserve">. הביטוח אינו כולל כל סייג בדבר </w:t>
      </w:r>
      <w:r w:rsidRPr="007D6A6B">
        <w:rPr>
          <w:rFonts w:ascii="Times New Roman" w:eastAsia="Times New Roman" w:hAnsi="Times New Roman" w:cs="David" w:hint="cs"/>
          <w:sz w:val="24"/>
          <w:szCs w:val="24"/>
          <w:rtl/>
          <w:lang w:eastAsia="he-IL"/>
        </w:rPr>
        <w:t xml:space="preserve">שעות עבודה, העסקת נוער וכן בדבר </w:t>
      </w:r>
      <w:r w:rsidRPr="007D6A6B">
        <w:rPr>
          <w:rFonts w:ascii="Times New Roman" w:eastAsia="Times New Roman" w:hAnsi="Times New Roman" w:cs="David"/>
          <w:sz w:val="24"/>
          <w:szCs w:val="24"/>
          <w:rtl/>
          <w:lang w:eastAsia="he-IL"/>
        </w:rPr>
        <w:t xml:space="preserve">חבות היועץ כלפי קבלנים, </w:t>
      </w:r>
      <w:r w:rsidRPr="007D6A6B">
        <w:rPr>
          <w:rFonts w:ascii="Times New Roman" w:eastAsia="Times New Roman" w:hAnsi="Times New Roman" w:cs="David" w:hint="eastAsia"/>
          <w:sz w:val="24"/>
          <w:szCs w:val="24"/>
          <w:rtl/>
          <w:lang w:eastAsia="he-IL"/>
        </w:rPr>
        <w:t>קבלני</w:t>
      </w:r>
      <w:r w:rsidRPr="007D6A6B">
        <w:rPr>
          <w:rFonts w:ascii="Times New Roman" w:eastAsia="Times New Roman" w:hAnsi="Times New Roman" w:cs="David"/>
          <w:sz w:val="24"/>
          <w:szCs w:val="24"/>
          <w:rtl/>
          <w:lang w:eastAsia="he-IL"/>
        </w:rPr>
        <w:t xml:space="preserve"> משנה ועובדיהם</w:t>
      </w:r>
      <w:r w:rsidRPr="007D6A6B">
        <w:rPr>
          <w:rFonts w:ascii="Times New Roman" w:eastAsia="Times New Roman" w:hAnsi="Times New Roman" w:cs="David" w:hint="cs"/>
          <w:sz w:val="24"/>
          <w:szCs w:val="24"/>
          <w:rtl/>
          <w:lang w:eastAsia="he-IL"/>
        </w:rPr>
        <w:t xml:space="preserve"> היה ויחשבו לעובדי היועץ</w:t>
      </w:r>
      <w:r w:rsidRPr="007D6A6B">
        <w:rPr>
          <w:rFonts w:ascii="Times New Roman" w:eastAsia="Times New Roman" w:hAnsi="Times New Roman" w:cs="David"/>
          <w:sz w:val="24"/>
          <w:szCs w:val="24"/>
          <w:rtl/>
          <w:lang w:eastAsia="he-IL"/>
        </w:rPr>
        <w:t>. הביטוח מורחב ל</w:t>
      </w:r>
      <w:r w:rsidRPr="007D6A6B">
        <w:rPr>
          <w:rFonts w:ascii="Times New Roman" w:eastAsia="Times New Roman" w:hAnsi="Times New Roman" w:cs="David" w:hint="cs"/>
          <w:sz w:val="24"/>
          <w:szCs w:val="24"/>
          <w:rtl/>
          <w:lang w:eastAsia="he-IL"/>
        </w:rPr>
        <w:t xml:space="preserve">שפות את החברה </w:t>
      </w:r>
      <w:r w:rsidRPr="007D6A6B">
        <w:rPr>
          <w:rFonts w:ascii="Times New Roman" w:eastAsia="Times New Roman" w:hAnsi="Times New Roman" w:cs="David"/>
          <w:sz w:val="24"/>
          <w:szCs w:val="24"/>
          <w:rtl/>
          <w:lang w:eastAsia="he-IL"/>
        </w:rPr>
        <w:t xml:space="preserve">היה ותיחשב למעביד של </w:t>
      </w:r>
      <w:r w:rsidRPr="007D6A6B">
        <w:rPr>
          <w:rFonts w:ascii="Times New Roman" w:eastAsia="Times New Roman" w:hAnsi="Times New Roman" w:cs="David" w:hint="eastAsia"/>
          <w:sz w:val="24"/>
          <w:szCs w:val="24"/>
          <w:rtl/>
          <w:lang w:eastAsia="he-IL"/>
        </w:rPr>
        <w:t>מי</w:t>
      </w:r>
      <w:r w:rsidRPr="007D6A6B">
        <w:rPr>
          <w:rFonts w:ascii="Times New Roman" w:eastAsia="Times New Roman" w:hAnsi="Times New Roman" w:cs="David"/>
          <w:sz w:val="24"/>
          <w:szCs w:val="24"/>
          <w:rtl/>
          <w:lang w:eastAsia="he-IL"/>
        </w:rPr>
        <w:t xml:space="preserve"> מ</w:t>
      </w:r>
      <w:r w:rsidRPr="007D6A6B">
        <w:rPr>
          <w:rFonts w:ascii="Times New Roman" w:eastAsia="Times New Roman" w:hAnsi="Times New Roman" w:cs="David" w:hint="cs"/>
          <w:sz w:val="24"/>
          <w:szCs w:val="24"/>
          <w:rtl/>
          <w:lang w:eastAsia="he-IL"/>
        </w:rPr>
        <w:t>עובדי</w:t>
      </w:r>
      <w:r w:rsidRPr="007D6A6B">
        <w:rPr>
          <w:rFonts w:ascii="Times New Roman" w:eastAsia="Times New Roman" w:hAnsi="Times New Roman" w:cs="David"/>
          <w:sz w:val="24"/>
          <w:szCs w:val="24"/>
          <w:rtl/>
          <w:lang w:eastAsia="he-IL"/>
        </w:rPr>
        <w:t xml:space="preserve"> היועץ או אם ייקבע כי היא נושאת באחריות שילוחית לעניין חבות היועץ כלפי </w:t>
      </w:r>
      <w:r w:rsidRPr="007D6A6B">
        <w:rPr>
          <w:rFonts w:ascii="Times New Roman" w:eastAsia="Times New Roman" w:hAnsi="Times New Roman" w:cs="David" w:hint="eastAsia"/>
          <w:sz w:val="24"/>
          <w:szCs w:val="24"/>
          <w:rtl/>
          <w:lang w:eastAsia="he-IL"/>
        </w:rPr>
        <w:t>מי</w:t>
      </w:r>
      <w:r w:rsidRPr="007D6A6B">
        <w:rPr>
          <w:rFonts w:ascii="Times New Roman" w:eastAsia="Times New Roman" w:hAnsi="Times New Roman" w:cs="David"/>
          <w:sz w:val="24"/>
          <w:szCs w:val="24"/>
          <w:rtl/>
          <w:lang w:eastAsia="he-IL"/>
        </w:rPr>
        <w:t xml:space="preserve"> מ</w:t>
      </w:r>
      <w:r w:rsidRPr="007D6A6B">
        <w:rPr>
          <w:rFonts w:ascii="Times New Roman" w:eastAsia="Times New Roman" w:hAnsi="Times New Roman" w:cs="David" w:hint="cs"/>
          <w:sz w:val="24"/>
          <w:szCs w:val="24"/>
          <w:rtl/>
          <w:lang w:eastAsia="he-IL"/>
        </w:rPr>
        <w:t>עובדיו</w:t>
      </w:r>
      <w:r w:rsidRPr="007D6A6B">
        <w:rPr>
          <w:rFonts w:ascii="Times New Roman" w:eastAsia="Times New Roman" w:hAnsi="Times New Roman" w:cs="David"/>
          <w:sz w:val="24"/>
          <w:szCs w:val="24"/>
          <w:rtl/>
          <w:lang w:eastAsia="he-IL"/>
        </w:rPr>
        <w:t>.</w:t>
      </w:r>
    </w:p>
    <w:p w14:paraId="659E000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9749E41" w14:textId="77777777" w:rsidR="007D6A6B" w:rsidRPr="007D6A6B" w:rsidRDefault="007D6A6B" w:rsidP="007D6A6B">
      <w:pPr>
        <w:widowControl w:val="0"/>
        <w:numPr>
          <w:ilvl w:val="0"/>
          <w:numId w:val="34"/>
        </w:numPr>
        <w:spacing w:before="0" w:beforeAutospacing="0" w:after="0" w:afterAutospacing="0" w:line="240" w:lineRule="exact"/>
        <w:rPr>
          <w:rFonts w:ascii="Times New Roman" w:eastAsia="Times New Roman" w:hAnsi="Times New Roman" w:cs="David"/>
          <w:sz w:val="24"/>
          <w:szCs w:val="24"/>
          <w:rtl/>
          <w:lang w:eastAsia="he-IL"/>
        </w:rPr>
      </w:pPr>
      <w:r w:rsidRPr="007D6A6B">
        <w:rPr>
          <w:rFonts w:ascii="Times New Roman" w:eastAsia="Times New Roman" w:hAnsi="Times New Roman" w:cs="David" w:hint="eastAsia"/>
          <w:sz w:val="24"/>
          <w:szCs w:val="24"/>
          <w:u w:val="single"/>
          <w:rtl/>
          <w:lang w:eastAsia="he-IL"/>
        </w:rPr>
        <w:t>ביטוח</w:t>
      </w:r>
      <w:r w:rsidRPr="007D6A6B">
        <w:rPr>
          <w:rFonts w:ascii="Times New Roman" w:eastAsia="Times New Roman" w:hAnsi="Times New Roman" w:cs="David"/>
          <w:sz w:val="24"/>
          <w:szCs w:val="24"/>
          <w:u w:val="single"/>
          <w:rtl/>
          <w:lang w:eastAsia="he-IL"/>
        </w:rPr>
        <w:t xml:space="preserve"> אחריות כלפי צד שלישי</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 xml:space="preserve"> מ.פ. _______________________</w:t>
      </w:r>
    </w:p>
    <w:p w14:paraId="09E811E9" w14:textId="77777777" w:rsidR="007D6A6B" w:rsidRPr="007D6A6B" w:rsidRDefault="007D6A6B" w:rsidP="007D6A6B">
      <w:pPr>
        <w:widowControl w:val="0"/>
        <w:spacing w:before="0" w:beforeAutospacing="0" w:after="0" w:afterAutospacing="0" w:line="240" w:lineRule="exact"/>
        <w:ind w:left="720"/>
        <w:rPr>
          <w:rFonts w:ascii="Times New Roman" w:eastAsia="Times New Roman" w:hAnsi="Times New Roman" w:cs="David"/>
          <w:sz w:val="24"/>
          <w:szCs w:val="24"/>
          <w:rtl/>
          <w:lang w:eastAsia="he-IL"/>
        </w:rPr>
      </w:pPr>
      <w:r w:rsidRPr="007D6A6B">
        <w:rPr>
          <w:rFonts w:ascii="Times New Roman" w:eastAsia="Times New Roman" w:hAnsi="Times New Roman" w:cs="David" w:hint="eastAsia"/>
          <w:sz w:val="24"/>
          <w:szCs w:val="24"/>
          <w:rtl/>
          <w:lang w:eastAsia="he-IL"/>
        </w:rPr>
        <w:t>לכיסוי</w:t>
      </w:r>
      <w:r w:rsidRPr="007D6A6B">
        <w:rPr>
          <w:rFonts w:ascii="Times New Roman" w:eastAsia="Times New Roman" w:hAnsi="Times New Roman" w:cs="David"/>
          <w:sz w:val="24"/>
          <w:szCs w:val="24"/>
          <w:rtl/>
          <w:lang w:eastAsia="he-IL"/>
        </w:rPr>
        <w:t xml:space="preserve"> אחריות היועץ על פי דין </w:t>
      </w:r>
      <w:r w:rsidRPr="007D6A6B">
        <w:rPr>
          <w:rFonts w:ascii="Times New Roman" w:eastAsia="Times New Roman" w:hAnsi="Times New Roman" w:cs="David" w:hint="eastAsia"/>
          <w:sz w:val="24"/>
          <w:szCs w:val="24"/>
          <w:rtl/>
          <w:lang w:eastAsia="he-IL"/>
        </w:rPr>
        <w:t>בגין</w:t>
      </w:r>
      <w:r w:rsidRPr="007D6A6B">
        <w:rPr>
          <w:rFonts w:ascii="Times New Roman" w:eastAsia="Times New Roman" w:hAnsi="Times New Roman" w:cs="David"/>
          <w:sz w:val="24"/>
          <w:szCs w:val="24"/>
          <w:rtl/>
          <w:lang w:eastAsia="he-IL"/>
        </w:rPr>
        <w:t xml:space="preserve"> פגיעה ו/או נזק העלולים להיגרם לגופו ו/או לרכושו של כל אדם ו/או גוף כלשהו </w:t>
      </w:r>
      <w:r w:rsidRPr="007D6A6B">
        <w:rPr>
          <w:rFonts w:ascii="Times New Roman" w:eastAsia="Times New Roman" w:hAnsi="Times New Roman" w:cs="David" w:hint="cs"/>
          <w:sz w:val="24"/>
          <w:szCs w:val="24"/>
          <w:rtl/>
          <w:lang w:eastAsia="he-IL"/>
        </w:rPr>
        <w:t>(</w:t>
      </w:r>
      <w:r w:rsidRPr="007D6A6B">
        <w:rPr>
          <w:rFonts w:ascii="Times New Roman" w:eastAsia="Times New Roman" w:hAnsi="Times New Roman" w:cs="David" w:hint="eastAsia"/>
          <w:sz w:val="24"/>
          <w:szCs w:val="24"/>
          <w:rtl/>
          <w:lang w:eastAsia="he-IL"/>
        </w:rPr>
        <w:t>לרבות</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cs"/>
          <w:sz w:val="24"/>
          <w:szCs w:val="24"/>
          <w:rtl/>
          <w:lang w:eastAsia="he-IL"/>
        </w:rPr>
        <w:t>במפורש החברה)</w:t>
      </w:r>
      <w:r w:rsidRPr="007D6A6B">
        <w:rPr>
          <w:rFonts w:ascii="Times New Roman" w:eastAsia="Times New Roman" w:hAnsi="Times New Roman" w:cs="David"/>
          <w:sz w:val="24"/>
          <w:szCs w:val="24"/>
          <w:rtl/>
          <w:lang w:eastAsia="he-IL"/>
        </w:rPr>
        <w:t>, בג</w:t>
      </w:r>
      <w:r w:rsidRPr="007D6A6B">
        <w:rPr>
          <w:rFonts w:ascii="Times New Roman" w:eastAsia="Times New Roman" w:hAnsi="Times New Roman" w:cs="David" w:hint="eastAsia"/>
          <w:sz w:val="24"/>
          <w:szCs w:val="24"/>
          <w:rtl/>
          <w:lang w:eastAsia="he-IL"/>
        </w:rPr>
        <w:t>בולות</w:t>
      </w:r>
      <w:r w:rsidRPr="007D6A6B">
        <w:rPr>
          <w:rFonts w:ascii="Times New Roman" w:eastAsia="Times New Roman" w:hAnsi="Times New Roman" w:cs="David"/>
          <w:sz w:val="24"/>
          <w:szCs w:val="24"/>
          <w:rtl/>
          <w:lang w:eastAsia="he-IL"/>
        </w:rPr>
        <w:t xml:space="preserve"> אחריות בסך של </w:t>
      </w:r>
      <w:r w:rsidRPr="007D6A6B">
        <w:rPr>
          <w:rFonts w:ascii="Times New Roman" w:eastAsia="Times New Roman" w:hAnsi="Times New Roman" w:cs="David" w:hint="cs"/>
          <w:sz w:val="24"/>
          <w:szCs w:val="24"/>
          <w:rtl/>
          <w:lang w:eastAsia="he-IL"/>
        </w:rPr>
        <w:t>4</w:t>
      </w:r>
      <w:r w:rsidRPr="007D6A6B">
        <w:rPr>
          <w:rFonts w:ascii="Times New Roman" w:eastAsia="Times New Roman" w:hAnsi="Times New Roman" w:cs="David"/>
          <w:sz w:val="24"/>
          <w:szCs w:val="24"/>
          <w:rtl/>
          <w:lang w:eastAsia="he-IL"/>
        </w:rPr>
        <w:t>,000,000</w:t>
      </w:r>
      <w:r w:rsidRPr="007D6A6B">
        <w:rPr>
          <w:rFonts w:ascii="Times New Roman" w:eastAsia="Times New Roman" w:hAnsi="Times New Roman" w:cs="David" w:hint="cs"/>
          <w:sz w:val="24"/>
          <w:szCs w:val="24"/>
          <w:rtl/>
          <w:lang w:eastAsia="he-IL"/>
        </w:rPr>
        <w:t xml:space="preserve"> ₪ </w:t>
      </w:r>
      <w:r w:rsidRPr="007D6A6B">
        <w:rPr>
          <w:rFonts w:ascii="Times New Roman" w:eastAsia="Times New Roman" w:hAnsi="Times New Roman" w:cs="David"/>
          <w:sz w:val="24"/>
          <w:szCs w:val="24"/>
          <w:rtl/>
          <w:lang w:eastAsia="he-IL"/>
        </w:rPr>
        <w:t xml:space="preserve">למקרה ובמצטבר לתקופת </w:t>
      </w:r>
      <w:r w:rsidRPr="007D6A6B">
        <w:rPr>
          <w:rFonts w:ascii="Times New Roman" w:eastAsia="Times New Roman" w:hAnsi="Times New Roman" w:cs="David" w:hint="cs"/>
          <w:sz w:val="24"/>
          <w:szCs w:val="24"/>
          <w:rtl/>
          <w:lang w:eastAsia="he-IL"/>
        </w:rPr>
        <w:t>ה</w:t>
      </w:r>
      <w:r w:rsidRPr="007D6A6B">
        <w:rPr>
          <w:rFonts w:ascii="Times New Roman" w:eastAsia="Times New Roman" w:hAnsi="Times New Roman" w:cs="David" w:hint="eastAsia"/>
          <w:sz w:val="24"/>
          <w:szCs w:val="24"/>
          <w:rtl/>
          <w:lang w:eastAsia="he-IL"/>
        </w:rPr>
        <w:t>ביטוח</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eastAsia"/>
          <w:sz w:val="24"/>
          <w:szCs w:val="24"/>
          <w:rtl/>
          <w:lang w:eastAsia="he-IL"/>
        </w:rPr>
        <w:t>הביטוח</w:t>
      </w:r>
      <w:r w:rsidRPr="007D6A6B">
        <w:rPr>
          <w:rFonts w:ascii="Times New Roman" w:eastAsia="Times New Roman" w:hAnsi="Times New Roman" w:cs="David"/>
          <w:sz w:val="24"/>
          <w:szCs w:val="24"/>
          <w:rtl/>
          <w:lang w:eastAsia="he-IL"/>
        </w:rPr>
        <w:t xml:space="preserve"> אינו כולל כל סייג בדבר חבות בגין וכלפי קבלנים, </w:t>
      </w:r>
      <w:r w:rsidRPr="007D6A6B">
        <w:rPr>
          <w:rFonts w:ascii="Times New Roman" w:eastAsia="Times New Roman" w:hAnsi="Times New Roman" w:cs="David" w:hint="eastAsia"/>
          <w:sz w:val="24"/>
          <w:szCs w:val="24"/>
          <w:rtl/>
          <w:lang w:eastAsia="he-IL"/>
        </w:rPr>
        <w:t>קבלני</w:t>
      </w:r>
      <w:r w:rsidRPr="007D6A6B">
        <w:rPr>
          <w:rFonts w:ascii="Times New Roman" w:eastAsia="Times New Roman" w:hAnsi="Times New Roman" w:cs="David"/>
          <w:sz w:val="24"/>
          <w:szCs w:val="24"/>
          <w:rtl/>
          <w:lang w:eastAsia="he-IL"/>
        </w:rPr>
        <w:t xml:space="preserve"> משנה ועובדיהם וכן תביעות תחלוף מצד המוסד לביטוח לאומי. הביטוח מורחב ל</w:t>
      </w:r>
      <w:r w:rsidRPr="007D6A6B">
        <w:rPr>
          <w:rFonts w:ascii="Times New Roman" w:eastAsia="Times New Roman" w:hAnsi="Times New Roman" w:cs="David" w:hint="cs"/>
          <w:sz w:val="24"/>
          <w:szCs w:val="24"/>
          <w:rtl/>
          <w:lang w:eastAsia="he-IL"/>
        </w:rPr>
        <w:t xml:space="preserve">שפות את החברה בגין </w:t>
      </w:r>
      <w:r w:rsidRPr="007D6A6B">
        <w:rPr>
          <w:rFonts w:ascii="Times New Roman" w:eastAsia="Times New Roman" w:hAnsi="Times New Roman" w:cs="David"/>
          <w:sz w:val="24"/>
          <w:szCs w:val="24"/>
          <w:rtl/>
          <w:lang w:eastAsia="he-IL"/>
        </w:rPr>
        <w:t xml:space="preserve">אחריותה למעשי ו/או מחדלי היועץ ו/או מי מטעמו, בכפוף </w:t>
      </w:r>
      <w:r w:rsidRPr="007D6A6B">
        <w:rPr>
          <w:rFonts w:ascii="Times New Roman" w:eastAsia="Times New Roman" w:hAnsi="Times New Roman" w:cs="David" w:hint="eastAsia"/>
          <w:sz w:val="24"/>
          <w:szCs w:val="24"/>
          <w:rtl/>
          <w:lang w:eastAsia="he-IL"/>
        </w:rPr>
        <w:t>לסעיף</w:t>
      </w:r>
      <w:r w:rsidRPr="007D6A6B">
        <w:rPr>
          <w:rFonts w:ascii="Times New Roman" w:eastAsia="Times New Roman" w:hAnsi="Times New Roman" w:cs="David"/>
          <w:sz w:val="24"/>
          <w:szCs w:val="24"/>
          <w:rtl/>
          <w:lang w:eastAsia="he-IL"/>
        </w:rPr>
        <w:t xml:space="preserve"> אחריות צולבת.</w:t>
      </w:r>
    </w:p>
    <w:p w14:paraId="2703D982" w14:textId="77777777" w:rsidR="007D6A6B" w:rsidRPr="007D6A6B" w:rsidRDefault="007D6A6B" w:rsidP="007D6A6B">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59BC1D1A" w14:textId="77777777" w:rsidR="007D6A6B" w:rsidRPr="007D6A6B" w:rsidRDefault="007D6A6B" w:rsidP="007D6A6B">
      <w:pPr>
        <w:widowControl w:val="0"/>
        <w:spacing w:before="0" w:beforeAutospacing="0" w:after="0" w:afterAutospacing="0" w:line="240" w:lineRule="auto"/>
        <w:ind w:left="709" w:hanging="720"/>
        <w:rPr>
          <w:rFonts w:ascii="Times New Roman" w:eastAsia="Times New Roman" w:hAnsi="Times New Roman" w:cs="David"/>
          <w:sz w:val="24"/>
          <w:szCs w:val="24"/>
          <w:rtl/>
          <w:lang w:eastAsia="he-IL"/>
        </w:rPr>
      </w:pPr>
    </w:p>
    <w:p w14:paraId="20B5563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67B9922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rtl/>
          <w:lang w:eastAsia="he-IL"/>
        </w:rPr>
      </w:pPr>
      <w:r w:rsidRPr="007D6A6B">
        <w:rPr>
          <w:rFonts w:ascii="Times New Roman" w:eastAsia="Times New Roman" w:hAnsi="Times New Roman" w:cs="David" w:hint="eastAsia"/>
          <w:b/>
          <w:bCs/>
          <w:sz w:val="24"/>
          <w:szCs w:val="24"/>
          <w:u w:val="single"/>
          <w:rtl/>
          <w:lang w:eastAsia="he-IL"/>
        </w:rPr>
        <w:t>כללי</w:t>
      </w:r>
      <w:r w:rsidRPr="007D6A6B">
        <w:rPr>
          <w:rFonts w:ascii="Times New Roman" w:eastAsia="Times New Roman" w:hAnsi="Times New Roman" w:cs="David"/>
          <w:b/>
          <w:bCs/>
          <w:sz w:val="24"/>
          <w:szCs w:val="24"/>
          <w:u w:val="single"/>
          <w:rtl/>
          <w:lang w:eastAsia="he-IL"/>
        </w:rPr>
        <w:t xml:space="preserve"> לכל הפוליסות</w:t>
      </w:r>
      <w:r w:rsidRPr="007D6A6B">
        <w:rPr>
          <w:rFonts w:ascii="Times New Roman" w:eastAsia="Times New Roman" w:hAnsi="Times New Roman" w:cs="David"/>
          <w:b/>
          <w:bCs/>
          <w:sz w:val="24"/>
          <w:szCs w:val="24"/>
          <w:rtl/>
          <w:lang w:eastAsia="he-IL"/>
        </w:rPr>
        <w:t xml:space="preserve"> </w:t>
      </w:r>
      <w:r w:rsidRPr="007D6A6B">
        <w:rPr>
          <w:rFonts w:ascii="Times New Roman" w:eastAsia="Times New Roman" w:hAnsi="Times New Roman" w:cs="David" w:hint="eastAsia"/>
          <w:b/>
          <w:bCs/>
          <w:sz w:val="24"/>
          <w:szCs w:val="24"/>
          <w:rtl/>
          <w:lang w:eastAsia="he-IL"/>
        </w:rPr>
        <w:t>–</w:t>
      </w:r>
      <w:r w:rsidRPr="007D6A6B">
        <w:rPr>
          <w:rFonts w:ascii="Times New Roman" w:eastAsia="Times New Roman" w:hAnsi="Times New Roman" w:cs="David"/>
          <w:b/>
          <w:bCs/>
          <w:sz w:val="24"/>
          <w:szCs w:val="24"/>
          <w:rtl/>
          <w:lang w:eastAsia="he-IL"/>
        </w:rPr>
        <w:t xml:space="preserve"> </w:t>
      </w:r>
    </w:p>
    <w:p w14:paraId="552822D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FCDF2BD" w14:textId="77777777" w:rsidR="007D6A6B" w:rsidRPr="007D6A6B" w:rsidRDefault="007D6A6B" w:rsidP="007D6A6B">
      <w:pPr>
        <w:widowControl w:val="0"/>
        <w:numPr>
          <w:ilvl w:val="0"/>
          <w:numId w:val="33"/>
        </w:numPr>
        <w:spacing w:before="0" w:beforeAutospacing="0" w:after="0" w:afterAutospacing="0" w:line="240" w:lineRule="auto"/>
        <w:rPr>
          <w:rFonts w:ascii="Times New Roman" w:eastAsia="Times New Roman" w:hAnsi="Times New Roman" w:cs="David"/>
          <w:sz w:val="24"/>
          <w:szCs w:val="24"/>
          <w:lang w:eastAsia="he-IL"/>
        </w:rPr>
      </w:pPr>
      <w:r w:rsidRPr="007D6A6B">
        <w:rPr>
          <w:rFonts w:ascii="Times New Roman" w:eastAsia="Times New Roman" w:hAnsi="Times New Roman" w:cs="David"/>
          <w:b/>
          <w:bCs/>
          <w:sz w:val="24"/>
          <w:szCs w:val="24"/>
          <w:rtl/>
          <w:lang w:eastAsia="he-IL"/>
        </w:rPr>
        <w:t>"</w:t>
      </w:r>
      <w:r w:rsidRPr="007D6A6B">
        <w:rPr>
          <w:rFonts w:ascii="Times New Roman" w:eastAsia="Times New Roman" w:hAnsi="Times New Roman" w:cs="David" w:hint="cs"/>
          <w:b/>
          <w:bCs/>
          <w:sz w:val="24"/>
          <w:szCs w:val="24"/>
          <w:rtl/>
          <w:lang w:eastAsia="he-IL"/>
        </w:rPr>
        <w:t>החברה</w:t>
      </w:r>
      <w:r w:rsidRPr="007D6A6B">
        <w:rPr>
          <w:rFonts w:ascii="Times New Roman" w:eastAsia="Times New Roman" w:hAnsi="Times New Roman" w:cs="David"/>
          <w:b/>
          <w:bCs/>
          <w:sz w:val="24"/>
          <w:szCs w:val="24"/>
          <w:rtl/>
          <w:lang w:eastAsia="he-IL"/>
        </w:rPr>
        <w:t>"</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eastAsia"/>
          <w:sz w:val="24"/>
          <w:szCs w:val="24"/>
          <w:rtl/>
          <w:lang w:eastAsia="he-IL"/>
        </w:rPr>
        <w:t>לצורך</w:t>
      </w:r>
      <w:r w:rsidRPr="007D6A6B">
        <w:rPr>
          <w:rFonts w:ascii="Times New Roman" w:eastAsia="Times New Roman" w:hAnsi="Times New Roman" w:cs="David"/>
          <w:sz w:val="24"/>
          <w:szCs w:val="24"/>
          <w:rtl/>
          <w:lang w:eastAsia="he-IL"/>
        </w:rPr>
        <w:t xml:space="preserve"> הביטוחים הנ"</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eastAsia"/>
          <w:sz w:val="24"/>
          <w:szCs w:val="24"/>
          <w:rtl/>
          <w:lang w:eastAsia="he-IL"/>
        </w:rPr>
        <w:t>ו</w:t>
      </w:r>
      <w:r w:rsidRPr="007D6A6B">
        <w:rPr>
          <w:rFonts w:ascii="Times New Roman" w:eastAsia="Times New Roman" w:hAnsi="Times New Roman" w:cs="David"/>
          <w:sz w:val="24"/>
          <w:szCs w:val="24"/>
          <w:rtl/>
          <w:lang w:eastAsia="he-IL"/>
        </w:rPr>
        <w:t>/או אישור זה הינ</w:t>
      </w:r>
      <w:r w:rsidRPr="007D6A6B">
        <w:rPr>
          <w:rFonts w:ascii="Times New Roman" w:eastAsia="Times New Roman" w:hAnsi="Times New Roman" w:cs="David" w:hint="cs"/>
          <w:sz w:val="24"/>
          <w:szCs w:val="24"/>
          <w:rtl/>
          <w:lang w:eastAsia="he-IL"/>
        </w:rPr>
        <w:t>ה</w:t>
      </w:r>
      <w:r w:rsidRPr="007D6A6B">
        <w:rPr>
          <w:rFonts w:ascii="Times New Roman" w:eastAsia="Times New Roman" w:hAnsi="Times New Roman" w:cs="David"/>
          <w:sz w:val="24"/>
          <w:szCs w:val="24"/>
          <w:rtl/>
          <w:lang w:eastAsia="he-IL"/>
        </w:rPr>
        <w:t xml:space="preserve"> לרבות חברת אם ו/או חברות בנות ו/או חברות שלובות</w:t>
      </w:r>
      <w:r w:rsidRPr="007D6A6B">
        <w:rPr>
          <w:rFonts w:ascii="Times New Roman" w:eastAsia="Times New Roman" w:hAnsi="Times New Roman" w:cs="David" w:hint="cs"/>
          <w:sz w:val="24"/>
          <w:szCs w:val="24"/>
          <w:rtl/>
          <w:lang w:eastAsia="he-IL"/>
        </w:rPr>
        <w:t xml:space="preserve"> ו/או עובדיהן ו/או מנהליהן</w:t>
      </w:r>
      <w:r w:rsidRPr="007D6A6B">
        <w:rPr>
          <w:rFonts w:ascii="Times New Roman" w:eastAsia="Times New Roman" w:hAnsi="Times New Roman" w:cs="David"/>
          <w:sz w:val="24"/>
          <w:szCs w:val="24"/>
          <w:rtl/>
          <w:lang w:eastAsia="he-IL"/>
        </w:rPr>
        <w:t>.</w:t>
      </w:r>
    </w:p>
    <w:p w14:paraId="1AE62BEE" w14:textId="77777777" w:rsidR="007D6A6B" w:rsidRPr="007D6A6B" w:rsidRDefault="007D6A6B" w:rsidP="007D6A6B">
      <w:pPr>
        <w:widowControl w:val="0"/>
        <w:spacing w:before="0" w:beforeAutospacing="0" w:after="0" w:afterAutospacing="0" w:line="240" w:lineRule="auto"/>
        <w:ind w:right="720"/>
        <w:rPr>
          <w:rFonts w:ascii="Times New Roman" w:eastAsia="Times New Roman" w:hAnsi="Times New Roman" w:cs="David"/>
          <w:sz w:val="24"/>
          <w:szCs w:val="24"/>
          <w:lang w:eastAsia="he-IL"/>
        </w:rPr>
      </w:pPr>
    </w:p>
    <w:p w14:paraId="0B301943" w14:textId="77777777" w:rsidR="007D6A6B" w:rsidRPr="007D6A6B" w:rsidRDefault="007D6A6B" w:rsidP="007D6A6B">
      <w:pPr>
        <w:widowControl w:val="0"/>
        <w:numPr>
          <w:ilvl w:val="0"/>
          <w:numId w:val="33"/>
        </w:numPr>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hint="cs"/>
          <w:sz w:val="24"/>
          <w:szCs w:val="24"/>
          <w:rtl/>
          <w:lang w:eastAsia="he-IL"/>
        </w:rPr>
        <w:t>נוסח הפוליסות (למעט אחריות מקצועית) לא יפחת מהנוסח הידוע כביט במהדורה הרלוונטית לעת עריכת הביטוח.</w:t>
      </w:r>
    </w:p>
    <w:p w14:paraId="4F45E3F9" w14:textId="77777777" w:rsidR="007D6A6B" w:rsidRPr="007D6A6B" w:rsidRDefault="007D6A6B" w:rsidP="007D6A6B">
      <w:pPr>
        <w:widowControl w:val="0"/>
        <w:spacing w:before="0" w:beforeAutospacing="0" w:after="0" w:afterAutospacing="0" w:line="240" w:lineRule="auto"/>
        <w:ind w:right="720"/>
        <w:rPr>
          <w:rFonts w:ascii="Times New Roman" w:eastAsia="Times New Roman" w:hAnsi="Times New Roman" w:cs="David"/>
          <w:sz w:val="24"/>
          <w:szCs w:val="24"/>
          <w:rtl/>
          <w:lang w:eastAsia="he-IL"/>
        </w:rPr>
      </w:pPr>
    </w:p>
    <w:p w14:paraId="4747AFFB" w14:textId="77777777" w:rsidR="007D6A6B" w:rsidRPr="007D6A6B" w:rsidRDefault="007D6A6B" w:rsidP="007D6A6B">
      <w:pPr>
        <w:widowControl w:val="0"/>
        <w:numPr>
          <w:ilvl w:val="0"/>
          <w:numId w:val="33"/>
        </w:numPr>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hint="eastAsia"/>
          <w:sz w:val="24"/>
          <w:szCs w:val="24"/>
          <w:rtl/>
          <w:lang w:eastAsia="he-IL"/>
        </w:rPr>
        <w:t>הננו</w:t>
      </w:r>
      <w:r w:rsidRPr="007D6A6B">
        <w:rPr>
          <w:rFonts w:ascii="Times New Roman" w:eastAsia="Times New Roman" w:hAnsi="Times New Roman" w:cs="David"/>
          <w:sz w:val="24"/>
          <w:szCs w:val="24"/>
          <w:rtl/>
          <w:lang w:eastAsia="he-IL"/>
        </w:rPr>
        <w:t xml:space="preserve"> מאשרים כי ידוע לנו שהאחריות </w:t>
      </w:r>
      <w:r w:rsidRPr="007D6A6B">
        <w:rPr>
          <w:rFonts w:ascii="Times New Roman" w:eastAsia="Times New Roman" w:hAnsi="Times New Roman" w:cs="David" w:hint="eastAsia"/>
          <w:sz w:val="24"/>
          <w:szCs w:val="24"/>
          <w:rtl/>
          <w:lang w:eastAsia="he-IL"/>
        </w:rPr>
        <w:t>לתשלום</w:t>
      </w:r>
      <w:r w:rsidRPr="007D6A6B">
        <w:rPr>
          <w:rFonts w:ascii="Times New Roman" w:eastAsia="Times New Roman" w:hAnsi="Times New Roman" w:cs="David"/>
          <w:sz w:val="24"/>
          <w:szCs w:val="24"/>
          <w:rtl/>
          <w:lang w:eastAsia="he-IL"/>
        </w:rPr>
        <w:t xml:space="preserve"> פרמיות הביטוח והשתתפות עצמית חלה על היועץ בלבד</w:t>
      </w:r>
      <w:r w:rsidRPr="007D6A6B">
        <w:rPr>
          <w:rFonts w:ascii="Times New Roman" w:eastAsia="Times New Roman" w:hAnsi="Times New Roman" w:cs="David" w:hint="cs"/>
          <w:sz w:val="24"/>
          <w:szCs w:val="24"/>
          <w:rtl/>
          <w:lang w:eastAsia="he-IL"/>
        </w:rPr>
        <w:t>, ובשום מקרה לא על החברה</w:t>
      </w:r>
      <w:r w:rsidRPr="007D6A6B">
        <w:rPr>
          <w:rFonts w:ascii="Times New Roman" w:eastAsia="Times New Roman" w:hAnsi="Times New Roman" w:cs="David"/>
          <w:sz w:val="24"/>
          <w:szCs w:val="24"/>
          <w:rtl/>
          <w:lang w:eastAsia="he-IL"/>
        </w:rPr>
        <w:t>.</w:t>
      </w:r>
    </w:p>
    <w:p w14:paraId="243718E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C4601D" w14:textId="77777777" w:rsidR="007D6A6B" w:rsidRPr="007D6A6B" w:rsidRDefault="007D6A6B" w:rsidP="007D6A6B">
      <w:pPr>
        <w:widowControl w:val="0"/>
        <w:numPr>
          <w:ilvl w:val="0"/>
          <w:numId w:val="33"/>
        </w:numPr>
        <w:spacing w:before="0" w:beforeAutospacing="0" w:after="0" w:afterAutospacing="0" w:line="240" w:lineRule="auto"/>
        <w:rPr>
          <w:rFonts w:ascii="Times New Roman" w:eastAsia="Times New Roman" w:hAnsi="Times New Roman" w:cs="David"/>
          <w:sz w:val="24"/>
          <w:szCs w:val="24"/>
          <w:lang w:eastAsia="he-IL"/>
        </w:rPr>
      </w:pPr>
      <w:r w:rsidRPr="007D6A6B">
        <w:rPr>
          <w:rFonts w:ascii="Times New Roman" w:eastAsia="Times New Roman" w:hAnsi="Times New Roman" w:cs="David" w:hint="eastAsia"/>
          <w:sz w:val="24"/>
          <w:szCs w:val="24"/>
          <w:rtl/>
          <w:lang w:eastAsia="he-IL"/>
        </w:rPr>
        <w:t>הננו</w:t>
      </w:r>
      <w:r w:rsidRPr="007D6A6B">
        <w:rPr>
          <w:rFonts w:ascii="Times New Roman" w:eastAsia="Times New Roman" w:hAnsi="Times New Roman" w:cs="David"/>
          <w:sz w:val="24"/>
          <w:szCs w:val="24"/>
          <w:rtl/>
          <w:lang w:eastAsia="he-IL"/>
        </w:rPr>
        <w:t xml:space="preserve"> מאשרים כי כל הביטוחים הנ"</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eastAsia"/>
          <w:sz w:val="24"/>
          <w:szCs w:val="24"/>
          <w:rtl/>
          <w:lang w:eastAsia="he-IL"/>
        </w:rPr>
        <w:t>הינם</w:t>
      </w:r>
      <w:r w:rsidRPr="007D6A6B">
        <w:rPr>
          <w:rFonts w:ascii="Times New Roman" w:eastAsia="Times New Roman" w:hAnsi="Times New Roman" w:cs="David"/>
          <w:sz w:val="24"/>
          <w:szCs w:val="24"/>
          <w:rtl/>
          <w:lang w:eastAsia="he-IL"/>
        </w:rPr>
        <w:t xml:space="preserve"> ראשוניים וקודמים לכל ביטוח הנערך על ידי </w:t>
      </w:r>
      <w:r w:rsidRPr="007D6A6B">
        <w:rPr>
          <w:rFonts w:ascii="Times New Roman" w:eastAsia="Times New Roman" w:hAnsi="Times New Roman" w:cs="David" w:hint="cs"/>
          <w:sz w:val="24"/>
          <w:szCs w:val="24"/>
          <w:rtl/>
          <w:lang w:eastAsia="he-IL"/>
        </w:rPr>
        <w:t>החברה</w:t>
      </w:r>
      <w:r w:rsidRPr="007D6A6B">
        <w:rPr>
          <w:rFonts w:ascii="Times New Roman" w:eastAsia="Times New Roman" w:hAnsi="Times New Roman" w:cs="David"/>
          <w:sz w:val="24"/>
          <w:szCs w:val="24"/>
          <w:rtl/>
          <w:lang w:eastAsia="he-IL"/>
        </w:rPr>
        <w:t xml:space="preserve"> ו/או לטובתה, ואנו מוותרים על </w:t>
      </w:r>
      <w:r w:rsidRPr="007D6A6B">
        <w:rPr>
          <w:rFonts w:ascii="Times New Roman" w:eastAsia="Times New Roman" w:hAnsi="Times New Roman" w:cs="David" w:hint="eastAsia"/>
          <w:sz w:val="24"/>
          <w:szCs w:val="24"/>
          <w:rtl/>
          <w:lang w:eastAsia="he-IL"/>
        </w:rPr>
        <w:t>כל</w:t>
      </w:r>
      <w:r w:rsidRPr="007D6A6B">
        <w:rPr>
          <w:rFonts w:ascii="Times New Roman" w:eastAsia="Times New Roman" w:hAnsi="Times New Roman" w:cs="David"/>
          <w:sz w:val="24"/>
          <w:szCs w:val="24"/>
          <w:rtl/>
          <w:lang w:eastAsia="he-IL"/>
        </w:rPr>
        <w:t xml:space="preserve"> טענה ו/או דרישה ו/או תביעה בדבר שיתוף ביטוחי </w:t>
      </w:r>
      <w:r w:rsidRPr="007D6A6B">
        <w:rPr>
          <w:rFonts w:ascii="Times New Roman" w:eastAsia="Times New Roman" w:hAnsi="Times New Roman" w:cs="David" w:hint="cs"/>
          <w:sz w:val="24"/>
          <w:szCs w:val="24"/>
          <w:rtl/>
          <w:lang w:eastAsia="he-IL"/>
        </w:rPr>
        <w:t>החברה</w:t>
      </w:r>
      <w:r w:rsidRPr="007D6A6B">
        <w:rPr>
          <w:rFonts w:ascii="Times New Roman" w:eastAsia="Times New Roman" w:hAnsi="Times New Roman" w:cs="David"/>
          <w:sz w:val="24"/>
          <w:szCs w:val="24"/>
          <w:rtl/>
          <w:lang w:eastAsia="he-IL"/>
        </w:rPr>
        <w:t>.</w:t>
      </w:r>
    </w:p>
    <w:p w14:paraId="38A829D4" w14:textId="77777777" w:rsidR="007D6A6B" w:rsidRPr="007D6A6B" w:rsidRDefault="007D6A6B" w:rsidP="007D6A6B">
      <w:pPr>
        <w:spacing w:before="0" w:beforeAutospacing="0" w:after="0" w:afterAutospacing="0" w:line="360" w:lineRule="auto"/>
        <w:ind w:left="720"/>
        <w:rPr>
          <w:rFonts w:ascii="Times New Roman" w:eastAsia="Times New Roman" w:hAnsi="Times New Roman" w:cs="David"/>
          <w:sz w:val="24"/>
          <w:szCs w:val="24"/>
          <w:rtl/>
        </w:rPr>
      </w:pPr>
    </w:p>
    <w:p w14:paraId="26597612" w14:textId="77777777" w:rsidR="007D6A6B" w:rsidRPr="007D6A6B" w:rsidRDefault="007D6A6B" w:rsidP="007D6A6B">
      <w:pPr>
        <w:widowControl w:val="0"/>
        <w:numPr>
          <w:ilvl w:val="0"/>
          <w:numId w:val="33"/>
        </w:numPr>
        <w:spacing w:before="0" w:beforeAutospacing="0" w:after="0" w:afterAutospacing="0" w:line="240" w:lineRule="auto"/>
        <w:rPr>
          <w:rFonts w:ascii="Times New Roman" w:eastAsia="Times New Roman" w:hAnsi="Times New Roman" w:cs="David"/>
          <w:sz w:val="24"/>
          <w:szCs w:val="24"/>
          <w:lang w:eastAsia="he-IL"/>
        </w:rPr>
      </w:pPr>
      <w:r w:rsidRPr="007D6A6B">
        <w:rPr>
          <w:rFonts w:ascii="Times New Roman" w:eastAsia="Times New Roman" w:hAnsi="Times New Roman" w:cs="David" w:hint="cs"/>
          <w:sz w:val="24"/>
          <w:szCs w:val="24"/>
          <w:rtl/>
          <w:lang w:eastAsia="he-IL"/>
        </w:rPr>
        <w:t>הפוליסות כוללות ויתור על זכות התחלוף כלפי החברה, עובדיה ומנהליה, ובלבד שהויתור על זכות התחלוף כאמור לא יחול לטובת מי שגרם לנזק בזדון.</w:t>
      </w:r>
    </w:p>
    <w:p w14:paraId="5113520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D3EA6F0" w14:textId="77777777" w:rsidR="007D6A6B" w:rsidRPr="007D6A6B" w:rsidRDefault="007D6A6B" w:rsidP="007D6A6B">
      <w:pPr>
        <w:widowControl w:val="0"/>
        <w:numPr>
          <w:ilvl w:val="0"/>
          <w:numId w:val="33"/>
        </w:numPr>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hint="eastAsia"/>
          <w:sz w:val="24"/>
          <w:szCs w:val="24"/>
          <w:rtl/>
          <w:lang w:eastAsia="he-IL"/>
        </w:rPr>
        <w:t>הננו</w:t>
      </w:r>
      <w:r w:rsidRPr="007D6A6B">
        <w:rPr>
          <w:rFonts w:ascii="Times New Roman" w:eastAsia="Times New Roman" w:hAnsi="Times New Roman" w:cs="David"/>
          <w:sz w:val="24"/>
          <w:szCs w:val="24"/>
          <w:rtl/>
          <w:lang w:eastAsia="he-IL"/>
        </w:rPr>
        <w:t xml:space="preserve"> מתחייבים כי הביטוחים הנ"</w:t>
      </w:r>
      <w:r w:rsidRPr="007D6A6B">
        <w:rPr>
          <w:rFonts w:ascii="Times New Roman" w:eastAsia="Times New Roman" w:hAnsi="Times New Roman" w:cs="David" w:hint="eastAsia"/>
          <w:sz w:val="24"/>
          <w:szCs w:val="24"/>
          <w:rtl/>
          <w:lang w:eastAsia="he-IL"/>
        </w:rPr>
        <w:t>ל</w:t>
      </w:r>
      <w:r w:rsidRPr="007D6A6B">
        <w:rPr>
          <w:rFonts w:ascii="Times New Roman" w:eastAsia="Times New Roman" w:hAnsi="Times New Roman" w:cs="David"/>
          <w:sz w:val="24"/>
          <w:szCs w:val="24"/>
          <w:rtl/>
          <w:lang w:eastAsia="he-IL"/>
        </w:rPr>
        <w:t xml:space="preserve"> </w:t>
      </w:r>
      <w:r w:rsidRPr="007D6A6B">
        <w:rPr>
          <w:rFonts w:ascii="Times New Roman" w:eastAsia="Times New Roman" w:hAnsi="Times New Roman" w:cs="David" w:hint="eastAsia"/>
          <w:sz w:val="24"/>
          <w:szCs w:val="24"/>
          <w:rtl/>
          <w:lang w:eastAsia="he-IL"/>
        </w:rPr>
        <w:t>לא</w:t>
      </w:r>
      <w:r w:rsidRPr="007D6A6B">
        <w:rPr>
          <w:rFonts w:ascii="Times New Roman" w:eastAsia="Times New Roman" w:hAnsi="Times New Roman" w:cs="David"/>
          <w:sz w:val="24"/>
          <w:szCs w:val="24"/>
          <w:rtl/>
          <w:lang w:eastAsia="he-IL"/>
        </w:rPr>
        <w:t xml:space="preserve"> יבוטלו ולא יצומצמו במשך תקופת הביטוח, אלא בהודעה מראש של 60 יום </w:t>
      </w:r>
      <w:r w:rsidRPr="007D6A6B">
        <w:rPr>
          <w:rFonts w:ascii="Times New Roman" w:eastAsia="Times New Roman" w:hAnsi="Times New Roman" w:cs="David" w:hint="cs"/>
          <w:sz w:val="24"/>
          <w:szCs w:val="24"/>
          <w:rtl/>
          <w:lang w:eastAsia="he-IL"/>
        </w:rPr>
        <w:t>לחברה</w:t>
      </w:r>
      <w:r w:rsidRPr="007D6A6B">
        <w:rPr>
          <w:rFonts w:ascii="Times New Roman" w:eastAsia="Times New Roman" w:hAnsi="Times New Roman" w:cs="David"/>
          <w:sz w:val="24"/>
          <w:szCs w:val="24"/>
          <w:rtl/>
          <w:lang w:eastAsia="he-IL"/>
        </w:rPr>
        <w:t xml:space="preserve">, בכתב, </w:t>
      </w:r>
      <w:r w:rsidRPr="007D6A6B">
        <w:rPr>
          <w:rFonts w:ascii="Times New Roman" w:eastAsia="Times New Roman" w:hAnsi="Times New Roman" w:cs="David" w:hint="eastAsia"/>
          <w:sz w:val="24"/>
          <w:szCs w:val="24"/>
          <w:rtl/>
          <w:lang w:eastAsia="he-IL"/>
        </w:rPr>
        <w:t>בדואר</w:t>
      </w:r>
      <w:r w:rsidRPr="007D6A6B">
        <w:rPr>
          <w:rFonts w:ascii="Times New Roman" w:eastAsia="Times New Roman" w:hAnsi="Times New Roman" w:cs="David"/>
          <w:sz w:val="24"/>
          <w:szCs w:val="24"/>
          <w:rtl/>
          <w:lang w:eastAsia="he-IL"/>
        </w:rPr>
        <w:t xml:space="preserve"> רשום.</w:t>
      </w:r>
    </w:p>
    <w:p w14:paraId="1797419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BB4599"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69C3F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hint="eastAsia"/>
          <w:bCs/>
          <w:sz w:val="24"/>
          <w:szCs w:val="24"/>
          <w:rtl/>
          <w:lang w:eastAsia="he-IL"/>
        </w:rPr>
        <w:t>אישורנו</w:t>
      </w:r>
      <w:r w:rsidRPr="007D6A6B">
        <w:rPr>
          <w:rFonts w:ascii="Times New Roman" w:eastAsia="Times New Roman" w:hAnsi="Times New Roman" w:cs="David"/>
          <w:bCs/>
          <w:sz w:val="24"/>
          <w:szCs w:val="24"/>
          <w:rtl/>
          <w:lang w:eastAsia="he-IL"/>
        </w:rPr>
        <w:t xml:space="preserve"> זה הינו בכפוף לתנאי </w:t>
      </w:r>
      <w:r w:rsidRPr="007D6A6B">
        <w:rPr>
          <w:rFonts w:ascii="Times New Roman" w:eastAsia="Times New Roman" w:hAnsi="Times New Roman" w:cs="David" w:hint="eastAsia"/>
          <w:bCs/>
          <w:sz w:val="24"/>
          <w:szCs w:val="24"/>
          <w:rtl/>
          <w:lang w:eastAsia="he-IL"/>
        </w:rPr>
        <w:t>פוליסות</w:t>
      </w:r>
      <w:r w:rsidRPr="007D6A6B">
        <w:rPr>
          <w:rFonts w:ascii="Times New Roman" w:eastAsia="Times New Roman" w:hAnsi="Times New Roman" w:cs="David"/>
          <w:bCs/>
          <w:sz w:val="24"/>
          <w:szCs w:val="24"/>
          <w:rtl/>
          <w:lang w:eastAsia="he-IL"/>
        </w:rPr>
        <w:t xml:space="preserve"> הביטוח המקוריות ולסייגיהן, עד כמה שלא שונו על פי האמור באישור זה.</w:t>
      </w:r>
    </w:p>
    <w:p w14:paraId="338FBC3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C34498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CF54E5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9CBC72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9A347A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801C05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63DAE0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4A91F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CDC25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A62E4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449E7A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48E2A8"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12C43EF"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lang w:eastAsia="he-IL"/>
        </w:rPr>
      </w:pPr>
    </w:p>
    <w:p w14:paraId="4A37203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lang w:eastAsia="he-IL"/>
        </w:rPr>
      </w:pPr>
      <w:r w:rsidRPr="007D6A6B">
        <w:rPr>
          <w:rFonts w:ascii="Times New Roman" w:eastAsia="Times New Roman" w:hAnsi="Times New Roman" w:cs="David"/>
          <w:sz w:val="24"/>
          <w:szCs w:val="24"/>
          <w:rtl/>
          <w:lang w:eastAsia="he-IL"/>
        </w:rPr>
        <w:t>______________</w:t>
      </w:r>
      <w:r w:rsidRPr="007D6A6B">
        <w:rPr>
          <w:rFonts w:ascii="Times New Roman" w:eastAsia="Times New Roman" w:hAnsi="Times New Roman" w:cs="David"/>
          <w:sz w:val="24"/>
          <w:szCs w:val="24"/>
          <w:rtl/>
          <w:lang w:eastAsia="he-IL"/>
        </w:rPr>
        <w:tab/>
        <w:t>______________</w:t>
      </w:r>
      <w:r w:rsidRPr="007D6A6B">
        <w:rPr>
          <w:rFonts w:ascii="Times New Roman" w:eastAsia="Times New Roman" w:hAnsi="Times New Roman" w:cs="David"/>
          <w:sz w:val="24"/>
          <w:szCs w:val="24"/>
          <w:rtl/>
          <w:lang w:eastAsia="he-IL"/>
        </w:rPr>
        <w:tab/>
        <w:t>______________</w:t>
      </w:r>
      <w:r w:rsidRPr="007D6A6B">
        <w:rPr>
          <w:rFonts w:ascii="Times New Roman" w:eastAsia="Times New Roman" w:hAnsi="Times New Roman" w:cs="David"/>
          <w:sz w:val="24"/>
          <w:szCs w:val="24"/>
          <w:rtl/>
          <w:lang w:eastAsia="he-IL"/>
        </w:rPr>
        <w:tab/>
        <w:t>______________</w:t>
      </w:r>
    </w:p>
    <w:p w14:paraId="3FDC73B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(חותמת </w:t>
      </w:r>
      <w:r w:rsidRPr="007D6A6B">
        <w:rPr>
          <w:rFonts w:ascii="Times New Roman" w:eastAsia="Times New Roman" w:hAnsi="Times New Roman" w:cs="David" w:hint="eastAsia"/>
          <w:sz w:val="24"/>
          <w:szCs w:val="24"/>
          <w:rtl/>
          <w:lang w:eastAsia="he-IL"/>
        </w:rPr>
        <w:t>המבטח</w:t>
      </w:r>
      <w:r w:rsidRPr="007D6A6B">
        <w:rPr>
          <w:rFonts w:ascii="Times New Roman" w:eastAsia="Times New Roman" w:hAnsi="Times New Roman" w:cs="David"/>
          <w:sz w:val="24"/>
          <w:szCs w:val="24"/>
          <w:rtl/>
          <w:lang w:eastAsia="he-IL"/>
        </w:rPr>
        <w:t>)</w:t>
      </w:r>
      <w:r w:rsidRPr="007D6A6B">
        <w:rPr>
          <w:rFonts w:ascii="Times New Roman" w:eastAsia="Times New Roman" w:hAnsi="Times New Roman" w:cs="David"/>
          <w:sz w:val="24"/>
          <w:szCs w:val="24"/>
          <w:rtl/>
          <w:lang w:eastAsia="he-IL"/>
        </w:rPr>
        <w:tab/>
        <w:t>(חתימת המבטח)</w:t>
      </w:r>
      <w:r w:rsidRPr="007D6A6B">
        <w:rPr>
          <w:rFonts w:ascii="Times New Roman" w:eastAsia="Times New Roman" w:hAnsi="Times New Roman" w:cs="David"/>
          <w:sz w:val="24"/>
          <w:szCs w:val="24"/>
          <w:rtl/>
          <w:lang w:eastAsia="he-IL"/>
        </w:rPr>
        <w:tab/>
        <w:t>(שם החותם)</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4"/>
          <w:szCs w:val="24"/>
          <w:rtl/>
          <w:lang w:eastAsia="he-IL"/>
        </w:rPr>
        <w:tab/>
        <w:t xml:space="preserve">(תפקיד החותם) </w:t>
      </w:r>
    </w:p>
    <w:p w14:paraId="0751009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991508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66CB9F3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lang w:eastAsia="he-IL"/>
        </w:rPr>
      </w:pPr>
    </w:p>
    <w:p w14:paraId="2CA8D09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56D3C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071F22" w14:textId="77777777" w:rsidR="007D6A6B" w:rsidRPr="007D6A6B" w:rsidRDefault="007D6A6B" w:rsidP="007D6A6B">
      <w:pPr>
        <w:spacing w:before="0" w:beforeAutospacing="0" w:after="0" w:afterAutospacing="0" w:line="240" w:lineRule="auto"/>
        <w:ind w:left="786" w:hanging="426"/>
        <w:jc w:val="both"/>
        <w:outlineLvl w:val="3"/>
        <w:rPr>
          <w:rFonts w:ascii="Times New Roman" w:eastAsia="Times New Roman" w:hAnsi="Times New Roman" w:cs="David"/>
          <w:sz w:val="26"/>
          <w:szCs w:val="26"/>
          <w:rtl/>
          <w:lang w:eastAsia="he-IL"/>
        </w:rPr>
      </w:pPr>
    </w:p>
    <w:p w14:paraId="4D422AC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7E6FDC72"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468FE8C"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6AFA0185"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14194228" w14:textId="77777777" w:rsidR="007D6A6B" w:rsidRPr="007D6A6B" w:rsidDel="00875C94" w:rsidRDefault="007D6A6B" w:rsidP="007D6A6B">
      <w:pPr>
        <w:widowControl w:val="0"/>
        <w:spacing w:before="0" w:beforeAutospacing="0" w:after="0" w:afterAutospacing="0" w:line="240" w:lineRule="auto"/>
        <w:jc w:val="center"/>
        <w:rPr>
          <w:del w:id="744" w:author="Avi Cohen" w:date="2019-03-31T16:16:00Z"/>
          <w:rFonts w:ascii="Times New Roman" w:eastAsia="Times New Roman" w:hAnsi="Times New Roman" w:cs="David"/>
          <w:sz w:val="24"/>
          <w:szCs w:val="24"/>
          <w:rtl/>
          <w:lang w:eastAsia="he-IL"/>
        </w:rPr>
      </w:pPr>
    </w:p>
    <w:p w14:paraId="280BAF4E" w14:textId="77777777" w:rsidR="007D6A6B" w:rsidRPr="007D6A6B" w:rsidDel="00875C94" w:rsidRDefault="007D6A6B" w:rsidP="007D6A6B">
      <w:pPr>
        <w:widowControl w:val="0"/>
        <w:spacing w:before="0" w:beforeAutospacing="0" w:after="0" w:afterAutospacing="0" w:line="240" w:lineRule="auto"/>
        <w:jc w:val="center"/>
        <w:rPr>
          <w:del w:id="745" w:author="Avi Cohen" w:date="2019-03-31T16:16:00Z"/>
          <w:rFonts w:ascii="Times New Roman" w:eastAsia="Times New Roman" w:hAnsi="Times New Roman" w:cs="David"/>
          <w:sz w:val="24"/>
          <w:szCs w:val="24"/>
          <w:rtl/>
          <w:lang w:eastAsia="he-IL"/>
        </w:rPr>
      </w:pPr>
    </w:p>
    <w:p w14:paraId="635114B5" w14:textId="77777777" w:rsidR="007D6A6B" w:rsidRPr="007D6A6B" w:rsidDel="00875C94" w:rsidRDefault="007D6A6B" w:rsidP="007D6A6B">
      <w:pPr>
        <w:widowControl w:val="0"/>
        <w:spacing w:before="0" w:beforeAutospacing="0" w:after="0" w:afterAutospacing="0" w:line="240" w:lineRule="auto"/>
        <w:jc w:val="center"/>
        <w:rPr>
          <w:del w:id="746" w:author="Avi Cohen" w:date="2019-03-31T16:16:00Z"/>
          <w:rFonts w:ascii="Times New Roman" w:eastAsia="Times New Roman" w:hAnsi="Times New Roman" w:cs="David"/>
          <w:sz w:val="24"/>
          <w:szCs w:val="24"/>
          <w:rtl/>
          <w:lang w:eastAsia="he-IL"/>
        </w:rPr>
      </w:pPr>
    </w:p>
    <w:p w14:paraId="389447A2" w14:textId="77777777" w:rsidR="007D6A6B" w:rsidRPr="007D6A6B" w:rsidDel="00875C94" w:rsidRDefault="007D6A6B" w:rsidP="007D6A6B">
      <w:pPr>
        <w:widowControl w:val="0"/>
        <w:spacing w:before="0" w:beforeAutospacing="0" w:after="0" w:afterAutospacing="0" w:line="240" w:lineRule="auto"/>
        <w:jc w:val="center"/>
        <w:rPr>
          <w:del w:id="747" w:author="Avi Cohen" w:date="2019-03-31T16:16:00Z"/>
          <w:rFonts w:ascii="Times New Roman" w:eastAsia="Times New Roman" w:hAnsi="Times New Roman" w:cs="David"/>
          <w:sz w:val="24"/>
          <w:szCs w:val="24"/>
          <w:rtl/>
          <w:lang w:eastAsia="he-IL"/>
        </w:rPr>
      </w:pPr>
    </w:p>
    <w:p w14:paraId="2B8CF090" w14:textId="77777777" w:rsidR="007D6A6B" w:rsidRPr="007D6A6B" w:rsidDel="00875C94" w:rsidRDefault="007D6A6B" w:rsidP="007D6A6B">
      <w:pPr>
        <w:widowControl w:val="0"/>
        <w:spacing w:before="0" w:beforeAutospacing="0" w:after="0" w:afterAutospacing="0" w:line="240" w:lineRule="auto"/>
        <w:jc w:val="center"/>
        <w:rPr>
          <w:del w:id="748" w:author="Avi Cohen" w:date="2019-03-31T16:16:00Z"/>
          <w:rFonts w:ascii="Times New Roman" w:eastAsia="Times New Roman" w:hAnsi="Times New Roman" w:cs="David"/>
          <w:sz w:val="24"/>
          <w:szCs w:val="24"/>
          <w:rtl/>
          <w:lang w:eastAsia="he-IL"/>
        </w:rPr>
      </w:pPr>
    </w:p>
    <w:p w14:paraId="58F58E91" w14:textId="77777777" w:rsidR="007D6A6B" w:rsidRPr="007D6A6B" w:rsidDel="00875C94" w:rsidRDefault="007D6A6B" w:rsidP="007D6A6B">
      <w:pPr>
        <w:widowControl w:val="0"/>
        <w:spacing w:before="0" w:beforeAutospacing="0" w:after="0" w:afterAutospacing="0" w:line="240" w:lineRule="auto"/>
        <w:jc w:val="center"/>
        <w:rPr>
          <w:del w:id="749" w:author="Avi Cohen" w:date="2019-03-31T16:16:00Z"/>
          <w:rFonts w:ascii="Times New Roman" w:eastAsia="Times New Roman" w:hAnsi="Times New Roman" w:cs="David"/>
          <w:sz w:val="20"/>
          <w:szCs w:val="24"/>
          <w:rtl/>
          <w:lang w:eastAsia="he-IL"/>
        </w:rPr>
      </w:pPr>
    </w:p>
    <w:p w14:paraId="5F6B2AB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7D6A6B">
        <w:rPr>
          <w:rFonts w:ascii="Times New Roman" w:eastAsia="Times New Roman" w:hAnsi="Times New Roman" w:cs="David"/>
          <w:bCs/>
          <w:sz w:val="20"/>
          <w:szCs w:val="24"/>
          <w:u w:val="single"/>
          <w:rtl/>
          <w:lang w:eastAsia="he-IL"/>
        </w:rPr>
        <w:t>נספח ח'</w:t>
      </w:r>
    </w:p>
    <w:p w14:paraId="2D537B3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6ABA02F"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רשימת התכניות והמסמכים שעל המתכנן להנפיק</w:t>
      </w:r>
    </w:p>
    <w:p w14:paraId="312D20C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B4FA6A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למען הסר ספק יובהר כי מסמך זה מהווה השלמה והבהרה לנספח ב' ובכל מקרה אינו גורע ממנו.</w:t>
      </w:r>
    </w:p>
    <w:p w14:paraId="29B8E9C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35EE197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0A54BD3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w:t>
      </w:r>
      <w:r w:rsidRPr="007D6A6B">
        <w:rPr>
          <w:rFonts w:ascii="Times New Roman" w:eastAsia="Times New Roman" w:hAnsi="Times New Roman" w:cs="David"/>
          <w:sz w:val="24"/>
          <w:szCs w:val="24"/>
          <w:rtl/>
          <w:lang w:eastAsia="he-IL"/>
        </w:rPr>
        <w:tab/>
        <w:t>מערכות אוורור בקומות המרתף.</w:t>
      </w:r>
    </w:p>
    <w:p w14:paraId="6FEB6A33"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5561F7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2.</w:t>
      </w:r>
      <w:r w:rsidRPr="007D6A6B">
        <w:rPr>
          <w:rFonts w:ascii="Times New Roman" w:eastAsia="Times New Roman" w:hAnsi="Times New Roman" w:cs="David"/>
          <w:sz w:val="24"/>
          <w:szCs w:val="24"/>
          <w:rtl/>
          <w:lang w:eastAsia="he-IL"/>
        </w:rPr>
        <w:tab/>
        <w:t>מערכות אוורור חדרי מדרגות ולובי קומתי.</w:t>
      </w:r>
    </w:p>
    <w:p w14:paraId="4401D24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4EDA50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3.</w:t>
      </w:r>
      <w:r w:rsidRPr="007D6A6B">
        <w:rPr>
          <w:rFonts w:ascii="Times New Roman" w:eastAsia="Times New Roman" w:hAnsi="Times New Roman" w:cs="David"/>
          <w:sz w:val="24"/>
          <w:szCs w:val="24"/>
          <w:rtl/>
          <w:lang w:eastAsia="he-IL"/>
        </w:rPr>
        <w:tab/>
        <w:t>מערכות אוורור מאולץ לחדרי שרותים.</w:t>
      </w:r>
    </w:p>
    <w:p w14:paraId="7BE1855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5C62FF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4.</w:t>
      </w:r>
      <w:r w:rsidRPr="007D6A6B">
        <w:rPr>
          <w:rFonts w:ascii="Times New Roman" w:eastAsia="Times New Roman" w:hAnsi="Times New Roman" w:cs="David"/>
          <w:sz w:val="24"/>
          <w:szCs w:val="24"/>
          <w:rtl/>
          <w:lang w:eastAsia="he-IL"/>
        </w:rPr>
        <w:tab/>
        <w:t>מערכות מיזוג בדירות.</w:t>
      </w:r>
    </w:p>
    <w:p w14:paraId="6F2B78F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1CB7756"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5.</w:t>
      </w:r>
      <w:r w:rsidRPr="007D6A6B">
        <w:rPr>
          <w:rFonts w:ascii="Times New Roman" w:eastAsia="Times New Roman" w:hAnsi="Times New Roman" w:cs="David"/>
          <w:sz w:val="24"/>
          <w:szCs w:val="24"/>
          <w:rtl/>
          <w:lang w:eastAsia="he-IL"/>
        </w:rPr>
        <w:tab/>
        <w:t>הכנות למערכות מיזוג בדירות.</w:t>
      </w:r>
    </w:p>
    <w:p w14:paraId="25AE0AAA"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DBEF4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6.</w:t>
      </w:r>
      <w:r w:rsidRPr="007D6A6B">
        <w:rPr>
          <w:rFonts w:ascii="Times New Roman" w:eastAsia="Times New Roman" w:hAnsi="Times New Roman" w:cs="David"/>
          <w:sz w:val="24"/>
          <w:szCs w:val="24"/>
          <w:rtl/>
          <w:lang w:eastAsia="he-IL"/>
        </w:rPr>
        <w:tab/>
        <w:t>חדרי מכונות.</w:t>
      </w:r>
    </w:p>
    <w:p w14:paraId="30784B1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1E6983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7.</w:t>
      </w:r>
      <w:r w:rsidRPr="007D6A6B">
        <w:rPr>
          <w:rFonts w:ascii="Times New Roman" w:eastAsia="Times New Roman" w:hAnsi="Times New Roman" w:cs="David"/>
          <w:sz w:val="24"/>
          <w:szCs w:val="24"/>
          <w:rtl/>
          <w:lang w:eastAsia="he-IL"/>
        </w:rPr>
        <w:tab/>
        <w:t>מתקנים על הגג.</w:t>
      </w:r>
    </w:p>
    <w:p w14:paraId="56693E8E"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91B49D"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8.</w:t>
      </w:r>
      <w:r w:rsidRPr="007D6A6B">
        <w:rPr>
          <w:rFonts w:ascii="Times New Roman" w:eastAsia="Times New Roman" w:hAnsi="Times New Roman" w:cs="David"/>
          <w:sz w:val="24"/>
          <w:szCs w:val="24"/>
          <w:rtl/>
          <w:lang w:eastAsia="he-IL"/>
        </w:rPr>
        <w:tab/>
        <w:t>חתכים, ומבטים על פירים אנכיים.</w:t>
      </w:r>
    </w:p>
    <w:p w14:paraId="56CABB8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A88473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9.</w:t>
      </w:r>
      <w:r w:rsidRPr="007D6A6B">
        <w:rPr>
          <w:rFonts w:ascii="Times New Roman" w:eastAsia="Times New Roman" w:hAnsi="Times New Roman" w:cs="David"/>
          <w:sz w:val="24"/>
          <w:szCs w:val="24"/>
          <w:rtl/>
          <w:lang w:eastAsia="he-IL"/>
        </w:rPr>
        <w:tab/>
        <w:t>סכמות ופרטים.</w:t>
      </w:r>
    </w:p>
    <w:p w14:paraId="1920CC6B"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A4EEAA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10.</w:t>
      </w:r>
      <w:r w:rsidRPr="007D6A6B">
        <w:rPr>
          <w:rFonts w:ascii="Times New Roman" w:eastAsia="Times New Roman" w:hAnsi="Times New Roman" w:cs="David"/>
          <w:sz w:val="24"/>
          <w:szCs w:val="24"/>
          <w:rtl/>
          <w:lang w:eastAsia="he-IL"/>
        </w:rPr>
        <w:tab/>
        <w:t>טבלאות ציוד.</w:t>
      </w:r>
    </w:p>
    <w:p w14:paraId="608C007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5FA0D12"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11.</w:t>
      </w:r>
      <w:r w:rsidRPr="007D6A6B">
        <w:rPr>
          <w:rFonts w:ascii="Times New Roman" w:eastAsia="Times New Roman" w:hAnsi="Times New Roman" w:cs="David"/>
          <w:sz w:val="24"/>
          <w:szCs w:val="24"/>
          <w:rtl/>
          <w:lang w:eastAsia="he-IL"/>
        </w:rPr>
        <w:tab/>
        <w:t>מפרטים וכתבי כמויות.</w:t>
      </w:r>
    </w:p>
    <w:p w14:paraId="14D46ED1"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AC0465"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12.</w:t>
      </w:r>
      <w:r w:rsidRPr="007D6A6B">
        <w:rPr>
          <w:rFonts w:ascii="Times New Roman" w:eastAsia="Times New Roman" w:hAnsi="Times New Roman" w:cs="David"/>
          <w:sz w:val="24"/>
          <w:szCs w:val="24"/>
          <w:rtl/>
          <w:lang w:eastAsia="he-IL"/>
        </w:rPr>
        <w:tab/>
        <w:t>כל תכנית ו/או פרט אחר שידרשו במהלך התכנון והבצוע על מנת לקבל מוצר מושלם, בהתאם לשיקול דעת המנהל.</w:t>
      </w:r>
    </w:p>
    <w:p w14:paraId="46316092"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F529E9F"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13.</w:t>
      </w:r>
      <w:r w:rsidRPr="007D6A6B">
        <w:rPr>
          <w:rFonts w:ascii="Times New Roman" w:eastAsia="Times New Roman" w:hAnsi="Times New Roman" w:cs="David"/>
          <w:sz w:val="24"/>
          <w:szCs w:val="24"/>
          <w:rtl/>
          <w:lang w:eastAsia="he-IL"/>
        </w:rPr>
        <w:tab/>
        <w:t>רשימות מעודכנות של תוכניות כולל תאריך ומספר מהדורה - לפחות פעם בחודש.</w:t>
      </w:r>
    </w:p>
    <w:p w14:paraId="4F9C34F1"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36A7F311"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14.</w:t>
      </w:r>
      <w:r w:rsidRPr="007D6A6B">
        <w:rPr>
          <w:rFonts w:ascii="Times New Roman" w:eastAsia="Times New Roman" w:hAnsi="Times New Roman" w:cs="David"/>
          <w:sz w:val="24"/>
          <w:szCs w:val="24"/>
          <w:rtl/>
          <w:lang w:eastAsia="he-IL"/>
        </w:rPr>
        <w:tab/>
        <w:t>מובהר בזאת שהתכניות יוכנו לפי בצוע בקטעים של הפרויקט ויכללו פתרונות לקטעי הביניים.</w:t>
      </w:r>
    </w:p>
    <w:p w14:paraId="6424B422"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6F1F57D6" w14:textId="77777777" w:rsidR="007D6A6B" w:rsidRPr="007D6A6B" w:rsidRDefault="007D6A6B" w:rsidP="007D6A6B">
      <w:pPr>
        <w:widowControl w:val="0"/>
        <w:spacing w:before="0" w:beforeAutospacing="0" w:after="0" w:afterAutospacing="0" w:line="240" w:lineRule="auto"/>
        <w:ind w:left="720" w:hanging="720"/>
        <w:jc w:val="both"/>
        <w:rPr>
          <w:rFonts w:ascii="Times New Roman" w:eastAsia="Times New Roman" w:hAnsi="Times New Roman" w:cs="David"/>
          <w:sz w:val="20"/>
          <w:szCs w:val="24"/>
          <w:rtl/>
        </w:rPr>
      </w:pPr>
      <w:r w:rsidRPr="007D6A6B">
        <w:rPr>
          <w:rFonts w:ascii="Times New Roman" w:eastAsia="Times New Roman" w:hAnsi="Times New Roman" w:cs="David"/>
          <w:sz w:val="24"/>
          <w:szCs w:val="24"/>
          <w:rtl/>
          <w:lang w:eastAsia="he-IL"/>
        </w:rPr>
        <w:t>15.</w:t>
      </w:r>
      <w:r w:rsidRPr="007D6A6B">
        <w:rPr>
          <w:rFonts w:ascii="Times New Roman" w:eastAsia="Times New Roman" w:hAnsi="Times New Roman" w:cs="David"/>
          <w:sz w:val="24"/>
          <w:szCs w:val="24"/>
          <w:rtl/>
          <w:lang w:eastAsia="he-IL"/>
        </w:rPr>
        <w:tab/>
      </w:r>
      <w:r w:rsidRPr="007D6A6B">
        <w:rPr>
          <w:rFonts w:ascii="Times New Roman" w:eastAsia="Times New Roman" w:hAnsi="Times New Roman" w:cs="David"/>
          <w:sz w:val="20"/>
          <w:szCs w:val="24"/>
          <w:rtl/>
        </w:rPr>
        <w:t>כל שאר תכניות הביצוע המתחייבות מכל תקן ודין לרבות אך לא רק מחלקיו השונים של ת"י 1547 – "תכניות ביצוע לבניינים ולעבודות פיתוח סביבתי".</w:t>
      </w:r>
    </w:p>
    <w:p w14:paraId="2079A4A1" w14:textId="77777777" w:rsidR="007D6A6B" w:rsidRPr="007D6A6B" w:rsidRDefault="007D6A6B" w:rsidP="007D6A6B">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5AD7FF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C12170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D09E5F7"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בניה טרומית / מתועשת </w:t>
      </w:r>
      <w:r w:rsidRPr="007D6A6B">
        <w:rPr>
          <w:rFonts w:ascii="Times New Roman" w:eastAsia="Times New Roman" w:hAnsi="Times New Roman" w:cs="David"/>
          <w:sz w:val="24"/>
          <w:szCs w:val="24"/>
          <w:lang w:eastAsia="he-IL"/>
        </w:rPr>
        <w:t>–</w:t>
      </w:r>
    </w:p>
    <w:p w14:paraId="7FC83C0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במקרה ויוחלט על ביצוע המבנים כולם או מקצתם בבניה טרומית/מתועשת, ידרש המתכנן להכין, בנוסף לנ"ל גם את התכניות המתאימות לבניה טרומית/מתועשת, כולל סימון שרוולים והכנות קצה עם מידות מדויקות והנחיות ביצוע לכל אלמנט ואלמנט וכולל בדיקת תכניות יצרן ומתן ההנחיות הנדרשות לביצוע מתקני מיזוג אויר ובקרה באלמנטים טרומיים.</w:t>
      </w:r>
    </w:p>
    <w:p w14:paraId="3FB49A5C"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E929AF5"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כל המסמכים והתוכניות יערכו בשפה העברית.</w:t>
      </w:r>
    </w:p>
    <w:p w14:paraId="294F732F"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sz w:val="20"/>
          <w:szCs w:val="20"/>
          <w:rtl/>
          <w:lang w:eastAsia="he-IL"/>
        </w:rPr>
      </w:pPr>
      <w:r w:rsidRPr="007D6A6B">
        <w:rPr>
          <w:rFonts w:ascii="Times New Roman" w:eastAsia="Times New Roman" w:hAnsi="Times New Roman" w:cs="David"/>
          <w:sz w:val="24"/>
          <w:szCs w:val="24"/>
          <w:rtl/>
          <w:lang w:eastAsia="he-IL"/>
        </w:rPr>
        <w:br w:type="page"/>
      </w:r>
    </w:p>
    <w:p w14:paraId="6802A52B" w14:textId="77777777" w:rsidR="007D6A6B" w:rsidRPr="007D6A6B" w:rsidRDefault="007D6A6B" w:rsidP="007D6A6B">
      <w:pPr>
        <w:keepNext/>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7D6A6B">
        <w:rPr>
          <w:rFonts w:ascii="Times New Roman" w:eastAsia="Times New Roman" w:hAnsi="Times New Roman" w:cs="David"/>
          <w:b/>
          <w:bCs/>
          <w:sz w:val="20"/>
          <w:szCs w:val="24"/>
          <w:u w:val="single"/>
          <w:rtl/>
          <w:lang w:eastAsia="he-IL"/>
        </w:rPr>
        <w:t>נספח "ט"</w:t>
      </w:r>
    </w:p>
    <w:p w14:paraId="48874D52" w14:textId="77777777" w:rsidR="007D6A6B" w:rsidRPr="007D6A6B" w:rsidRDefault="007D6A6B" w:rsidP="007D6A6B">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9AE0F72" w14:textId="77777777" w:rsidR="007D6A6B" w:rsidRPr="007D6A6B" w:rsidRDefault="007D6A6B" w:rsidP="007D6A6B">
      <w:pPr>
        <w:widowControl w:val="0"/>
        <w:bidi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7D6A6B">
        <w:rPr>
          <w:rFonts w:ascii="Times New Roman" w:eastAsia="Times New Roman" w:hAnsi="Times New Roman" w:cs="David"/>
          <w:b/>
          <w:bCs/>
          <w:sz w:val="20"/>
          <w:szCs w:val="24"/>
          <w:u w:val="single"/>
          <w:rtl/>
          <w:lang w:eastAsia="he-IL"/>
        </w:rPr>
        <w:t>דוגמא לנוסח אשור השלמת הפרויקט/קטע מהפרויקט</w:t>
      </w:r>
    </w:p>
    <w:p w14:paraId="759334EB" w14:textId="77777777" w:rsidR="007D6A6B" w:rsidRPr="007D6A6B" w:rsidRDefault="007D6A6B" w:rsidP="007D6A6B">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621787" w14:textId="77777777" w:rsidR="007D6A6B" w:rsidRPr="007D6A6B" w:rsidRDefault="007D6A6B" w:rsidP="007D6A6B">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2D6F21" w14:textId="77777777" w:rsidR="007D6A6B" w:rsidRPr="007D6A6B" w:rsidRDefault="007D6A6B" w:rsidP="007D6A6B">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0D4412" w14:textId="77777777" w:rsidR="007D6A6B" w:rsidRPr="007D6A6B" w:rsidRDefault="007D6A6B" w:rsidP="007D6A6B">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לכבוד :</w:t>
      </w:r>
    </w:p>
    <w:p w14:paraId="2EF91C6A" w14:textId="77777777" w:rsidR="007D6A6B" w:rsidRPr="007D6A6B" w:rsidRDefault="009D5151" w:rsidP="007D6A6B">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צד א"/>
          <w:tag w:val="cmtTzadAName"/>
          <w:id w:val="-1182207754"/>
          <w:placeholder>
            <w:docPart w:val="BE744DA166284B1B9E771853F200DB3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750" w:author="Avi Cohen" w:date="2019-02-13T12:29:00Z">
            <w:r w:rsidR="005B5DFD" w:rsidRPr="00F96D05">
              <w:rPr>
                <w:rStyle w:val="a7"/>
                <w:rtl/>
              </w:rPr>
              <w:t>[שם צד א]</w:t>
            </w:r>
          </w:ins>
        </w:sdtContent>
      </w:sdt>
      <w:r w:rsidR="007D6A6B" w:rsidRPr="007D6A6B">
        <w:rPr>
          <w:rFonts w:ascii="Times New Roman" w:eastAsia="Times New Roman" w:hAnsi="Times New Roman" w:cs="David"/>
          <w:color w:val="008000"/>
          <w:sz w:val="24"/>
          <w:szCs w:val="24"/>
          <w:rtl/>
          <w:lang w:eastAsia="he-IL"/>
        </w:rPr>
        <w:br/>
      </w:r>
      <w:r w:rsidR="007D6A6B" w:rsidRPr="007D6A6B">
        <w:rPr>
          <w:rFonts w:ascii="Times New Roman" w:eastAsia="Times New Roman" w:hAnsi="Times New Roman" w:cs="David"/>
          <w:sz w:val="24"/>
          <w:szCs w:val="24"/>
          <w:rtl/>
          <w:lang w:eastAsia="he-IL"/>
        </w:rPr>
        <w:t>(</w:t>
      </w:r>
      <w:r w:rsidR="007D6A6B" w:rsidRPr="007D6A6B">
        <w:rPr>
          <w:rFonts w:ascii="Times New Roman" w:eastAsia="Times New Roman" w:hAnsi="Times New Roman" w:cs="David"/>
          <w:sz w:val="24"/>
          <w:szCs w:val="24"/>
          <w:u w:val="single"/>
          <w:rtl/>
          <w:lang w:eastAsia="he-IL"/>
        </w:rPr>
        <w:t>המזמין</w:t>
      </w:r>
      <w:r w:rsidR="007D6A6B" w:rsidRPr="007D6A6B">
        <w:rPr>
          <w:rFonts w:ascii="Times New Roman" w:eastAsia="Times New Roman" w:hAnsi="Times New Roman" w:cs="David"/>
          <w:sz w:val="24"/>
          <w:szCs w:val="24"/>
          <w:rtl/>
          <w:lang w:eastAsia="he-IL"/>
        </w:rPr>
        <w:t>)</w:t>
      </w:r>
    </w:p>
    <w:p w14:paraId="25C3D8FE" w14:textId="77777777" w:rsidR="007D6A6B" w:rsidRPr="007D6A6B" w:rsidRDefault="007D6A6B" w:rsidP="007D6A6B">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5684184" w14:textId="77777777" w:rsidR="007D6A6B" w:rsidRPr="007D6A6B" w:rsidRDefault="007D6A6B" w:rsidP="007D6A6B">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BA65C76" w14:textId="77777777" w:rsidR="007D6A6B" w:rsidRPr="007D6A6B" w:rsidRDefault="007D6A6B" w:rsidP="007D6A6B">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8361034" w14:textId="77777777" w:rsidR="007D6A6B" w:rsidRPr="007D6A6B" w:rsidRDefault="007D6A6B" w:rsidP="007D6A6B">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D18861C" w14:textId="77777777" w:rsidR="007D6A6B" w:rsidRPr="007D6A6B" w:rsidRDefault="007D6A6B" w:rsidP="007D6A6B">
      <w:pPr>
        <w:widowControl w:val="0"/>
        <w:spacing w:before="0" w:beforeAutospacing="0" w:after="0" w:afterAutospacing="0" w:line="480" w:lineRule="auto"/>
        <w:ind w:left="85" w:firstLine="6"/>
        <w:rPr>
          <w:rFonts w:ascii="Times New Roman" w:eastAsia="Times New Roman" w:hAnsi="Times New Roman" w:cs="David"/>
          <w:sz w:val="20"/>
          <w:szCs w:val="24"/>
          <w:rtl/>
          <w:lang w:eastAsia="he-IL"/>
        </w:rPr>
      </w:pPr>
      <w:r w:rsidRPr="007D6A6B">
        <w:rPr>
          <w:rFonts w:ascii="Times New Roman" w:eastAsia="Times New Roman" w:hAnsi="Times New Roman" w:cs="David"/>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1017202421"/>
          <w:placeholder>
            <w:docPart w:val="E672163220764E71B674F140E009AED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751" w:author="Avi Cohen" w:date="2019-02-13T12:32:00Z">
            <w:r w:rsidR="005B5DFD">
              <w:rPr>
                <w:rFonts w:ascii="Times New Roman" w:eastAsia="Times New Roman" w:hAnsi="Times New Roman" w:cs="David" w:hint="cs"/>
                <w:color w:val="008000"/>
                <w:sz w:val="24"/>
                <w:szCs w:val="24"/>
                <w:rtl/>
                <w:lang w:eastAsia="he-IL"/>
              </w:rPr>
              <w:t>ש. גלבוע מהנדסים יועצים</w:t>
            </w:r>
          </w:ins>
        </w:sdtContent>
      </w:sdt>
      <w:r w:rsidRPr="007D6A6B">
        <w:rPr>
          <w:rFonts w:ascii="Times New Roman" w:eastAsia="Times New Roman" w:hAnsi="Times New Roman" w:cs="David"/>
          <w:bCs/>
          <w:color w:val="008000"/>
          <w:sz w:val="24"/>
          <w:szCs w:val="24"/>
          <w:rtl/>
          <w:lang w:eastAsia="he-IL"/>
        </w:rPr>
        <w:t xml:space="preserve"> </w:t>
      </w:r>
      <w:r w:rsidRPr="007D6A6B">
        <w:rPr>
          <w:rFonts w:ascii="Times New Roman" w:eastAsia="Times New Roman" w:hAnsi="Times New Roman" w:cs="David"/>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445515618"/>
          <w:placeholder>
            <w:docPart w:val="3E7E2FB186E14ACEA96EF22203A118D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752" w:author="Avi Cohen" w:date="2019-02-13T12:25:00Z">
            <w:r w:rsidR="00717158">
              <w:rPr>
                <w:rFonts w:ascii="Times New Roman" w:eastAsia="Times New Roman" w:hAnsi="Times New Roman" w:cs="David" w:hint="cs"/>
                <w:color w:val="008000"/>
                <w:sz w:val="24"/>
                <w:szCs w:val="24"/>
                <w:rtl/>
                <w:lang w:eastAsia="he-IL"/>
              </w:rPr>
              <w:t>אנדריוס</w:t>
            </w:r>
          </w:ins>
        </w:sdtContent>
      </w:sdt>
      <w:r w:rsidRPr="007D6A6B">
        <w:rPr>
          <w:rFonts w:ascii="Times New Roman" w:eastAsia="Times New Roman" w:hAnsi="Times New Roman" w:cs="David"/>
          <w:sz w:val="24"/>
          <w:szCs w:val="24"/>
          <w:rtl/>
          <w:lang w:eastAsia="he-IL"/>
        </w:rPr>
        <w:t xml:space="preserve"> בקשר עם </w:t>
      </w:r>
      <w:sdt>
        <w:sdtPr>
          <w:rPr>
            <w:rFonts w:ascii="Times New Roman" w:eastAsia="Times New Roman" w:hAnsi="Times New Roman" w:cs="David"/>
            <w:color w:val="008000"/>
            <w:sz w:val="24"/>
            <w:szCs w:val="24"/>
            <w:rtl/>
          </w:rPr>
          <w:alias w:val="תיאור עבודה"/>
          <w:tag w:val="cntJobDesc"/>
          <w:id w:val="2132900546"/>
          <w:placeholder>
            <w:docPart w:val="3150C4E0BC1A412696C4A7A7A2EFC5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753" w:author="Avi Cohen" w:date="2019-02-13T12:28:00Z">
            <w:r w:rsidR="009C7BBA">
              <w:rPr>
                <w:rFonts w:ascii="Times New Roman" w:eastAsia="Times New Roman" w:hAnsi="Times New Roman" w:cs="David" w:hint="cs"/>
                <w:color w:val="008000"/>
                <w:sz w:val="24"/>
                <w:szCs w:val="24"/>
                <w:rtl/>
              </w:rPr>
              <w:t xml:space="preserve">תכנון ויעוץ אוורור , מזוג אויר בפרויקט </w:t>
            </w:r>
          </w:ins>
        </w:sdtContent>
      </w:sdt>
      <w:r w:rsidRPr="007D6A6B">
        <w:rPr>
          <w:rFonts w:ascii="Times New Roman" w:eastAsia="Times New Roman" w:hAnsi="Times New Roman" w:cs="David"/>
          <w:color w:val="008000"/>
          <w:sz w:val="24"/>
          <w:szCs w:val="24"/>
          <w:rtl/>
          <w:lang w:eastAsia="he-IL"/>
        </w:rPr>
        <w:t xml:space="preserve"> </w:t>
      </w:r>
      <w:r w:rsidRPr="007D6A6B">
        <w:rPr>
          <w:rFonts w:ascii="Times New Roman" w:eastAsia="Times New Roman" w:hAnsi="Times New Roman" w:cs="David"/>
          <w:sz w:val="24"/>
          <w:szCs w:val="24"/>
          <w:rtl/>
          <w:lang w:eastAsia="he-IL"/>
        </w:rPr>
        <w:t>, מאשר בזאת שהעבודות הנ"ל בוצעו והושלמו בהתאם להנחיותי, לתוכניותי, בהתאם</w:t>
      </w:r>
      <w:r w:rsidRPr="007D6A6B">
        <w:rPr>
          <w:rFonts w:ascii="Times New Roman" w:eastAsia="Times New Roman" w:hAnsi="Times New Roman" w:cs="David"/>
          <w:sz w:val="20"/>
          <w:szCs w:val="24"/>
          <w:rtl/>
          <w:lang w:eastAsia="he-IL"/>
        </w:rPr>
        <w:t xml:space="preserve"> לתקנים מחייבים ולשביעות רצוני.</w:t>
      </w:r>
    </w:p>
    <w:p w14:paraId="30DDDD9A" w14:textId="77777777" w:rsidR="007D6A6B" w:rsidRPr="007D6A6B" w:rsidRDefault="007D6A6B" w:rsidP="007D6A6B">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A8B397B" w14:textId="77777777" w:rsidR="007D6A6B" w:rsidRPr="007D6A6B" w:rsidRDefault="007D6A6B" w:rsidP="007D6A6B">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A290A09" w14:textId="77777777" w:rsidR="007D6A6B" w:rsidRPr="007D6A6B" w:rsidRDefault="007D6A6B" w:rsidP="007D6A6B">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372D9C0" w14:textId="77777777" w:rsidR="007D6A6B" w:rsidRPr="007D6A6B" w:rsidRDefault="007D6A6B" w:rsidP="007D6A6B">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189CD4" w14:textId="77777777" w:rsidR="007D6A6B" w:rsidRPr="007D6A6B" w:rsidRDefault="007D6A6B" w:rsidP="007D6A6B">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453115" w14:textId="77777777" w:rsidR="007D6A6B" w:rsidRPr="007D6A6B" w:rsidRDefault="007D6A6B" w:rsidP="007D6A6B">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7D6A6B">
        <w:rPr>
          <w:rFonts w:ascii="Times New Roman" w:eastAsia="Times New Roman" w:hAnsi="Times New Roman" w:cs="David"/>
          <w:sz w:val="20"/>
          <w:szCs w:val="24"/>
          <w:rtl/>
          <w:lang w:eastAsia="he-IL"/>
        </w:rPr>
        <w:t xml:space="preserve">                                                                                      בכבוד רב,</w:t>
      </w:r>
    </w:p>
    <w:sdt>
      <w:sdtPr>
        <w:rPr>
          <w:rFonts w:ascii="Times New Roman" w:eastAsia="Times New Roman" w:hAnsi="Times New Roman" w:cs="David"/>
          <w:color w:val="008000"/>
          <w:sz w:val="24"/>
          <w:szCs w:val="24"/>
          <w:rtl/>
          <w:lang w:eastAsia="he-IL"/>
        </w:rPr>
        <w:alias w:val="שם ספק"/>
        <w:tag w:val="cntSupllierName"/>
        <w:id w:val="-1583131838"/>
        <w:placeholder>
          <w:docPart w:val="CD695E343D714E8FADA2BD144D15DC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 w14:paraId="1078B1B9" w14:textId="77777777" w:rsidR="007D6A6B" w:rsidRPr="007D6A6B" w:rsidRDefault="005B5DFD" w:rsidP="007D6A6B">
          <w:pPr>
            <w:widowControl w:val="0"/>
            <w:tabs>
              <w:tab w:val="center" w:pos="6920"/>
            </w:tabs>
            <w:spacing w:before="0" w:beforeAutospacing="0" w:after="0" w:afterAutospacing="0" w:line="240" w:lineRule="auto"/>
            <w:ind w:left="84" w:right="84" w:hanging="720"/>
            <w:jc w:val="center"/>
            <w:rPr>
              <w:rFonts w:ascii="Times New Roman" w:eastAsia="Times New Roman" w:hAnsi="Times New Roman" w:cs="David"/>
              <w:sz w:val="24"/>
              <w:szCs w:val="24"/>
              <w:rtl/>
              <w:lang w:eastAsia="he-IL"/>
            </w:rPr>
          </w:pPr>
          <w:ins w:id="754" w:author="Avi Cohen" w:date="2019-02-13T12:32:00Z">
            <w:r>
              <w:rPr>
                <w:rFonts w:ascii="Times New Roman" w:eastAsia="Times New Roman" w:hAnsi="Times New Roman" w:cs="David" w:hint="cs"/>
                <w:color w:val="008000"/>
                <w:sz w:val="24"/>
                <w:szCs w:val="24"/>
                <w:rtl/>
                <w:lang w:eastAsia="he-IL"/>
              </w:rPr>
              <w:t>ש. גלבוע מהנדסים יועצים</w:t>
            </w:r>
          </w:ins>
        </w:p>
      </w:sdtContent>
    </w:sdt>
    <w:p w14:paraId="0146B771" w14:textId="77777777" w:rsidR="007D6A6B" w:rsidRPr="007D6A6B" w:rsidRDefault="007D6A6B" w:rsidP="007D6A6B">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r w:rsidRPr="007D6A6B">
        <w:rPr>
          <w:rFonts w:ascii="Times New Roman" w:eastAsia="Times New Roman" w:hAnsi="Times New Roman" w:cs="David"/>
          <w:sz w:val="20"/>
          <w:szCs w:val="20"/>
          <w:rtl/>
          <w:lang w:eastAsia="he-IL"/>
        </w:rPr>
        <w:t xml:space="preserve">                </w:t>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0"/>
          <w:szCs w:val="20"/>
          <w:rtl/>
          <w:lang w:eastAsia="he-IL"/>
        </w:rPr>
        <w:tab/>
      </w:r>
      <w:r w:rsidRPr="007D6A6B">
        <w:rPr>
          <w:rFonts w:ascii="Times New Roman" w:eastAsia="Times New Roman" w:hAnsi="Times New Roman" w:cs="David"/>
          <w:sz w:val="20"/>
          <w:szCs w:val="20"/>
          <w:rtl/>
          <w:lang w:eastAsia="he-IL"/>
        </w:rPr>
        <w:tab/>
        <w:t xml:space="preserve">   </w:t>
      </w:r>
    </w:p>
    <w:p w14:paraId="10F81B22" w14:textId="77777777" w:rsidR="007D6A6B" w:rsidRPr="007D6A6B" w:rsidRDefault="007D6A6B" w:rsidP="007D6A6B">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93599DB" w14:textId="77777777" w:rsidR="007D6A6B" w:rsidRPr="007D6A6B" w:rsidRDefault="007D6A6B" w:rsidP="007D6A6B">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r w:rsidRPr="007D6A6B">
        <w:rPr>
          <w:rFonts w:ascii="Times New Roman" w:eastAsia="Times New Roman" w:hAnsi="Times New Roman" w:cs="David"/>
          <w:b/>
          <w:bCs/>
          <w:sz w:val="20"/>
          <w:szCs w:val="24"/>
          <w:rtl/>
          <w:lang w:eastAsia="he-IL"/>
        </w:rPr>
        <w:br w:type="page"/>
      </w:r>
    </w:p>
    <w:p w14:paraId="385C35DF" w14:textId="77777777" w:rsidR="007D6A6B" w:rsidRPr="007D6A6B" w:rsidRDefault="007D6A6B" w:rsidP="007D6A6B">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7D6A6B">
        <w:rPr>
          <w:rFonts w:ascii="Times New Roman" w:eastAsia="Times New Roman" w:hAnsi="Times New Roman" w:cs="David"/>
          <w:b/>
          <w:bCs/>
          <w:sz w:val="24"/>
          <w:szCs w:val="24"/>
          <w:u w:val="single"/>
          <w:rtl/>
          <w:lang w:eastAsia="he-IL"/>
        </w:rPr>
        <w:t xml:space="preserve">נספח "י" </w:t>
      </w:r>
    </w:p>
    <w:p w14:paraId="448B7CE6"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6434D49"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7D6A6B">
        <w:rPr>
          <w:rFonts w:ascii="Times New Roman" w:eastAsia="Times New Roman" w:hAnsi="Times New Roman" w:cs="David"/>
          <w:b/>
          <w:bCs/>
          <w:sz w:val="24"/>
          <w:szCs w:val="24"/>
          <w:u w:val="single"/>
          <w:rtl/>
          <w:lang w:eastAsia="he-IL"/>
        </w:rPr>
        <w:t>דוגמא לנוסח הצהרת המתכנן בדבר היעדר תביעות</w:t>
      </w:r>
    </w:p>
    <w:p w14:paraId="4EF8B92B"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6E483AF"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7D6A6B">
        <w:rPr>
          <w:rFonts w:ascii="Times New Roman" w:eastAsia="Times New Roman" w:hAnsi="Times New Roman" w:cs="David"/>
          <w:sz w:val="24"/>
          <w:szCs w:val="24"/>
          <w:rtl/>
          <w:lang w:eastAsia="he-IL"/>
        </w:rPr>
        <w:t>לכבוד</w:t>
      </w:r>
      <w:r w:rsidRPr="007D6A6B">
        <w:rPr>
          <w:rFonts w:ascii="Times New Roman" w:eastAsia="Times New Roman" w:hAnsi="Times New Roman" w:cs="David"/>
          <w:color w:val="000000"/>
          <w:sz w:val="24"/>
          <w:szCs w:val="24"/>
          <w:rtl/>
          <w:lang w:eastAsia="he-IL"/>
        </w:rPr>
        <w:tab/>
      </w:r>
      <w:r w:rsidRPr="007D6A6B">
        <w:rPr>
          <w:rFonts w:ascii="Times New Roman" w:eastAsia="Times New Roman" w:hAnsi="Times New Roman" w:cs="David"/>
          <w:color w:val="000000"/>
          <w:sz w:val="24"/>
          <w:szCs w:val="24"/>
          <w:rtl/>
          <w:lang w:eastAsia="he-IL"/>
        </w:rPr>
        <w:br/>
      </w:r>
      <w:sdt>
        <w:sdtPr>
          <w:rPr>
            <w:rFonts w:ascii="Times New Roman" w:eastAsia="Times New Roman" w:hAnsi="Times New Roman" w:cs="David"/>
            <w:color w:val="008000"/>
            <w:sz w:val="24"/>
            <w:szCs w:val="24"/>
            <w:rtl/>
            <w:lang w:eastAsia="he-IL"/>
          </w:rPr>
          <w:alias w:val="שם צד א"/>
          <w:tag w:val="cmtTzadAName"/>
          <w:id w:val="-1341622288"/>
          <w:placeholder>
            <w:docPart w:val="9F96EF0D0BF04A639B10AC178553F2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755" w:author="Avi Cohen" w:date="2019-02-13T12:29:00Z">
            <w:r w:rsidR="005B5DFD" w:rsidRPr="00F96D05">
              <w:rPr>
                <w:rStyle w:val="a7"/>
                <w:rtl/>
              </w:rPr>
              <w:t>[שם צד א]</w:t>
            </w:r>
          </w:ins>
        </w:sdtContent>
      </w:sdt>
    </w:p>
    <w:p w14:paraId="779C9AFA"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F250D2"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ג.א.נ.,</w:t>
      </w:r>
    </w:p>
    <w:p w14:paraId="6413669F"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754D5E6"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אנו הח"מ מצהירים בזאת שעם קבלת סך של </w:t>
      </w:r>
      <w:r w:rsidRPr="007D6A6B">
        <w:rPr>
          <w:rFonts w:ascii="Times New Roman" w:eastAsia="Times New Roman" w:hAnsi="Times New Roman" w:cs="David"/>
          <w:sz w:val="24"/>
          <w:szCs w:val="24"/>
          <w:u w:val="single"/>
          <w:rtl/>
          <w:lang w:eastAsia="he-IL"/>
        </w:rPr>
        <w:t xml:space="preserve">                </w:t>
      </w:r>
      <w:r w:rsidRPr="007D6A6B">
        <w:rPr>
          <w:rFonts w:ascii="Times New Roman" w:eastAsia="Times New Roman" w:hAnsi="Times New Roman" w:cs="David"/>
          <w:sz w:val="24"/>
          <w:szCs w:val="24"/>
          <w:rtl/>
          <w:lang w:eastAsia="he-IL"/>
        </w:rPr>
        <w:t xml:space="preserve"> ש"ח (להלן:"</w:t>
      </w:r>
      <w:r w:rsidRPr="007D6A6B">
        <w:rPr>
          <w:rFonts w:ascii="Times New Roman" w:eastAsia="Times New Roman" w:hAnsi="Times New Roman" w:cs="David"/>
          <w:b/>
          <w:bCs/>
          <w:sz w:val="24"/>
          <w:szCs w:val="24"/>
          <w:rtl/>
          <w:lang w:eastAsia="he-IL"/>
        </w:rPr>
        <w:t>היתרה הסופית</w:t>
      </w:r>
      <w:r w:rsidRPr="007D6A6B">
        <w:rPr>
          <w:rFonts w:ascii="Times New Roman" w:eastAsia="Times New Roman" w:hAnsi="Times New Roman" w:cs="David"/>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color w:val="008000"/>
            <w:sz w:val="24"/>
            <w:szCs w:val="24"/>
            <w:rtl/>
            <w:lang w:eastAsia="he-IL"/>
          </w:rPr>
          <w:alias w:val="שם אתר"/>
          <w:tag w:val="cntSite"/>
          <w:id w:val="-1924709139"/>
          <w:placeholder>
            <w:docPart w:val="F8D8FA34FD5E45069EB9963C26290A4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756" w:author="Avi Cohen" w:date="2019-02-13T12:25:00Z">
            <w:r w:rsidR="00717158">
              <w:rPr>
                <w:rFonts w:ascii="Times New Roman" w:eastAsia="Times New Roman" w:hAnsi="Times New Roman" w:cs="David" w:hint="cs"/>
                <w:color w:val="008000"/>
                <w:sz w:val="24"/>
                <w:szCs w:val="24"/>
                <w:rtl/>
                <w:lang w:eastAsia="he-IL"/>
              </w:rPr>
              <w:t>אנדריוס</w:t>
            </w:r>
          </w:ins>
        </w:sdtContent>
      </w:sdt>
      <w:r w:rsidRPr="007D6A6B">
        <w:rPr>
          <w:rFonts w:ascii="Times New Roman" w:eastAsia="Times New Roman" w:hAnsi="Times New Roman" w:cs="David"/>
          <w:sz w:val="24"/>
          <w:szCs w:val="24"/>
          <w:rtl/>
          <w:lang w:eastAsia="he-IL"/>
        </w:rPr>
        <w:t xml:space="preserve"> עפ"י חוזה מיום </w:t>
      </w:r>
      <w:r w:rsidRPr="007D6A6B">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249090239"/>
          <w:placeholder>
            <w:docPart w:val="6A9C39FCD0BF4F4F84F7B8EA68ACD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9-06-12T00:00:00Z">
            <w:dateFormat w:val="dd/MM/yyyy"/>
            <w:lid w:val="he-IL"/>
            <w:storeMappedDataAs w:val="dateTime"/>
            <w:calendar w:val="gregorian"/>
          </w:date>
        </w:sdtPr>
        <w:sdtEndPr>
          <w:rPr>
            <w:rFonts w:hint="cs"/>
          </w:rPr>
        </w:sdtEndPr>
        <w:sdtContent>
          <w:ins w:id="757" w:author="Avi Cohen" w:date="2019-05-02T14:40:00Z">
            <w:r w:rsidR="0059506A">
              <w:rPr>
                <w:rFonts w:ascii="Times New Roman" w:eastAsia="Times New Roman" w:hAnsi="Times New Roman" w:cs="David" w:hint="cs"/>
                <w:color w:val="008000"/>
                <w:sz w:val="24"/>
                <w:szCs w:val="24"/>
                <w:rtl/>
                <w:lang w:eastAsia="he-IL"/>
              </w:rPr>
              <w:t>‏12/06/2019</w:t>
            </w:r>
          </w:ins>
        </w:sdtContent>
      </w:sdt>
      <w:r w:rsidRPr="007D6A6B">
        <w:rPr>
          <w:rFonts w:ascii="Times New Roman" w:eastAsia="Times New Roman" w:hAnsi="Times New Roman" w:cs="David" w:hint="cs"/>
          <w:sz w:val="24"/>
          <w:szCs w:val="24"/>
          <w:rtl/>
          <w:lang w:eastAsia="he-IL"/>
        </w:rPr>
        <w:t xml:space="preserve"> </w:t>
      </w:r>
      <w:r w:rsidRPr="007D6A6B">
        <w:rPr>
          <w:rFonts w:ascii="Times New Roman" w:eastAsia="Times New Roman" w:hAnsi="Times New Roman" w:cs="David"/>
          <w:sz w:val="24"/>
          <w:szCs w:val="24"/>
          <w:rtl/>
          <w:lang w:eastAsia="he-IL"/>
        </w:rPr>
        <w:t>או עבור חלקן כמפורט להלן:</w:t>
      </w:r>
    </w:p>
    <w:p w14:paraId="6C9EC739"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____________________________________________________________________________________________________________________________</w:t>
      </w:r>
      <w:r w:rsidRPr="007D6A6B">
        <w:rPr>
          <w:rFonts w:ascii="Times New Roman" w:eastAsia="Times New Roman" w:hAnsi="Times New Roman" w:cs="David" w:hint="cs"/>
          <w:sz w:val="24"/>
          <w:szCs w:val="24"/>
          <w:rtl/>
          <w:lang w:eastAsia="he-IL"/>
        </w:rPr>
        <w:t>____________</w:t>
      </w:r>
      <w:r w:rsidRPr="007D6A6B">
        <w:rPr>
          <w:rFonts w:ascii="Times New Roman" w:eastAsia="Times New Roman" w:hAnsi="Times New Roman" w:cs="David"/>
          <w:sz w:val="24"/>
          <w:szCs w:val="24"/>
          <w:rtl/>
          <w:lang w:eastAsia="he-IL"/>
        </w:rPr>
        <w:t>______________</w:t>
      </w:r>
    </w:p>
    <w:p w14:paraId="224DBA6A"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AF52CC8"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4AC3B7F1"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17476BC"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BFBF07F"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0B462F0D"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E87C364"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ידוע לנו כי אין בהצהרתנו זו כדי לגרוע מכל סעד לו זכאי המזמין על פי החוזה הנ"ל.</w:t>
      </w:r>
    </w:p>
    <w:p w14:paraId="595F999C"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394DE0C"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1174D2C"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D6A6B">
        <w:rPr>
          <w:rFonts w:ascii="Times New Roman" w:eastAsia="Times New Roman" w:hAnsi="Times New Roman" w:cs="David"/>
          <w:b/>
          <w:bCs/>
          <w:sz w:val="24"/>
          <w:szCs w:val="24"/>
          <w:rtl/>
          <w:lang w:eastAsia="he-IL"/>
        </w:rPr>
        <w:t>ולראיה באנו על החתום:</w:t>
      </w:r>
    </w:p>
    <w:p w14:paraId="35F87085"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7016880"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היום </w:t>
      </w:r>
      <w:r w:rsidRPr="007D6A6B">
        <w:rPr>
          <w:rFonts w:ascii="Times New Roman" w:eastAsia="Times New Roman" w:hAnsi="Times New Roman" w:cs="David"/>
          <w:sz w:val="24"/>
          <w:szCs w:val="24"/>
          <w:u w:val="single"/>
          <w:rtl/>
          <w:lang w:eastAsia="he-IL"/>
        </w:rPr>
        <w:t xml:space="preserve">             </w:t>
      </w:r>
      <w:r w:rsidRPr="007D6A6B">
        <w:rPr>
          <w:rFonts w:ascii="Times New Roman" w:eastAsia="Times New Roman" w:hAnsi="Times New Roman" w:cs="David"/>
          <w:sz w:val="24"/>
          <w:szCs w:val="24"/>
          <w:rtl/>
          <w:lang w:eastAsia="he-IL"/>
        </w:rPr>
        <w:t xml:space="preserve"> לחודש </w:t>
      </w:r>
      <w:r w:rsidRPr="007D6A6B">
        <w:rPr>
          <w:rFonts w:ascii="Times New Roman" w:eastAsia="Times New Roman" w:hAnsi="Times New Roman" w:cs="David"/>
          <w:sz w:val="24"/>
          <w:szCs w:val="24"/>
          <w:u w:val="single"/>
          <w:rtl/>
          <w:lang w:eastAsia="he-IL"/>
        </w:rPr>
        <w:t xml:space="preserve">               </w:t>
      </w:r>
      <w:r w:rsidRPr="007D6A6B">
        <w:rPr>
          <w:rFonts w:ascii="Times New Roman" w:eastAsia="Times New Roman" w:hAnsi="Times New Roman" w:cs="David"/>
          <w:sz w:val="24"/>
          <w:szCs w:val="24"/>
          <w:rtl/>
          <w:lang w:eastAsia="he-IL"/>
        </w:rPr>
        <w:t xml:space="preserve"> לשנה _________</w:t>
      </w:r>
    </w:p>
    <w:p w14:paraId="2C12A33C" w14:textId="77777777" w:rsidR="007D6A6B" w:rsidRPr="007D6A6B" w:rsidRDefault="007D6A6B" w:rsidP="007D6A6B">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620CF921" w14:textId="77777777" w:rsidR="007D6A6B" w:rsidRPr="007D6A6B" w:rsidRDefault="007D6A6B" w:rsidP="007D6A6B">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חתימה וחותמת המתכנן: _______________</w:t>
      </w:r>
    </w:p>
    <w:p w14:paraId="26BE5A01"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8FAB3B"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5A8F296"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D6A6B">
        <w:rPr>
          <w:rFonts w:ascii="Times New Roman" w:eastAsia="Times New Roman" w:hAnsi="Times New Roman" w:cs="David"/>
          <w:b/>
          <w:bCs/>
          <w:sz w:val="24"/>
          <w:szCs w:val="24"/>
          <w:rtl/>
          <w:lang w:eastAsia="he-IL"/>
        </w:rPr>
        <w:t>אישור</w:t>
      </w:r>
    </w:p>
    <w:p w14:paraId="6D6F63F1" w14:textId="77777777" w:rsidR="007D6A6B" w:rsidRPr="007D6A6B" w:rsidRDefault="007D6A6B" w:rsidP="007D6A6B">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אני הח"מ ____________________ עו"ד/רו"ח מאשר כי ה"ה _________________שחתימתם בצירוף חותמת _________________ (להלן:"</w:t>
      </w:r>
      <w:r w:rsidRPr="007D6A6B">
        <w:rPr>
          <w:rFonts w:ascii="Times New Roman" w:eastAsia="Times New Roman" w:hAnsi="Times New Roman" w:cs="David"/>
          <w:b/>
          <w:bCs/>
          <w:sz w:val="24"/>
          <w:szCs w:val="24"/>
          <w:rtl/>
          <w:lang w:eastAsia="he-IL"/>
        </w:rPr>
        <w:t>החברה</w:t>
      </w:r>
      <w:r w:rsidRPr="007D6A6B">
        <w:rPr>
          <w:rFonts w:ascii="Times New Roman" w:eastAsia="Times New Roman" w:hAnsi="Times New Roman" w:cs="David"/>
          <w:sz w:val="24"/>
          <w:szCs w:val="24"/>
          <w:rtl/>
          <w:lang w:eastAsia="he-IL"/>
        </w:rPr>
        <w:t>") ו/או שמה המודפס מחייבת את החברה לכל דבר וענין, חתמו בפני על מסמך זה.</w:t>
      </w:r>
    </w:p>
    <w:p w14:paraId="655A13B4" w14:textId="77777777" w:rsidR="007D6A6B" w:rsidRPr="007D6A6B" w:rsidRDefault="007D6A6B" w:rsidP="007D6A6B">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4BB2C3AC" w14:textId="77777777" w:rsidR="007D6A6B" w:rsidRPr="007D6A6B" w:rsidRDefault="007D6A6B" w:rsidP="007D6A6B">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7D6A6B">
        <w:rPr>
          <w:rFonts w:ascii="Times New Roman" w:eastAsia="Times New Roman" w:hAnsi="Times New Roman" w:cs="David"/>
          <w:sz w:val="24"/>
          <w:szCs w:val="24"/>
          <w:rtl/>
          <w:lang w:eastAsia="he-IL"/>
        </w:rPr>
        <w:t xml:space="preserve">    תאריך : _______________</w:t>
      </w:r>
      <w:r w:rsidRPr="007D6A6B">
        <w:rPr>
          <w:rFonts w:ascii="Times New Roman" w:eastAsia="Times New Roman" w:hAnsi="Times New Roman" w:cs="David"/>
          <w:sz w:val="24"/>
          <w:szCs w:val="24"/>
          <w:rtl/>
          <w:lang w:eastAsia="he-IL"/>
        </w:rPr>
        <w:tab/>
        <w:t>חתימה וחותמת עו"ד/רו"ח : _______________________</w:t>
      </w:r>
    </w:p>
    <w:p w14:paraId="24096AD0" w14:textId="77777777" w:rsidR="007D6A6B" w:rsidRPr="007D6A6B" w:rsidRDefault="007D6A6B" w:rsidP="007D6A6B">
      <w:pPr>
        <w:widowControl w:val="0"/>
        <w:spacing w:before="0" w:beforeAutospacing="0" w:after="0" w:afterAutospacing="0" w:line="240" w:lineRule="auto"/>
        <w:rPr>
          <w:rFonts w:ascii="Times New Roman" w:eastAsia="Times New Roman" w:hAnsi="Times New Roman" w:cs="David"/>
          <w:sz w:val="20"/>
          <w:szCs w:val="20"/>
          <w:lang w:eastAsia="he-IL"/>
        </w:rPr>
      </w:pPr>
    </w:p>
    <w:p w14:paraId="1853726D" w14:textId="77777777" w:rsidR="007D6A6B" w:rsidRPr="007D6A6B" w:rsidRDefault="007D6A6B" w:rsidP="007D6A6B">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5459704D" w14:textId="77777777" w:rsidR="007D6A6B" w:rsidRPr="007D6A6B" w:rsidRDefault="007D6A6B" w:rsidP="007D6A6B">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636165D" w14:textId="77777777" w:rsidR="007D6A6B" w:rsidRPr="007D6A6B" w:rsidRDefault="007D6A6B" w:rsidP="007D6A6B">
      <w:pPr>
        <w:spacing w:before="0" w:beforeAutospacing="0" w:after="0" w:afterAutospacing="0" w:line="240" w:lineRule="auto"/>
        <w:rPr>
          <w:rFonts w:ascii="Times New Roman" w:eastAsia="Times New Roman" w:hAnsi="Times New Roman" w:cs="David"/>
          <w:sz w:val="20"/>
          <w:szCs w:val="24"/>
          <w:rtl/>
        </w:rPr>
      </w:pPr>
    </w:p>
    <w:p w14:paraId="64049FD6" w14:textId="77777777" w:rsidR="001A69D5" w:rsidRPr="00CF334C" w:rsidRDefault="001A69D5" w:rsidP="00CF334C"/>
    <w:sectPr w:rsidR="001A69D5" w:rsidRPr="00CF334C" w:rsidSect="00CF334C">
      <w:headerReference w:type="default" r:id="rId14"/>
      <w:footerReference w:type="default" r:id="rId15"/>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6AA968" w14:textId="77777777" w:rsidR="00E337EF" w:rsidRDefault="00E337EF" w:rsidP="00AF234B">
      <w:pPr>
        <w:spacing w:before="0" w:after="0" w:line="240" w:lineRule="auto"/>
      </w:pPr>
      <w:r>
        <w:separator/>
      </w:r>
    </w:p>
  </w:endnote>
  <w:endnote w:type="continuationSeparator" w:id="0">
    <w:p w14:paraId="03946D34" w14:textId="77777777" w:rsidR="00E337EF" w:rsidRDefault="00E337EF"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4"/>
      <w:gridCol w:w="1403"/>
      <w:gridCol w:w="987"/>
      <w:gridCol w:w="2037"/>
      <w:gridCol w:w="1151"/>
      <w:gridCol w:w="2124"/>
    </w:tblGrid>
    <w:tr w:rsidR="00FE5963" w14:paraId="1A3B62FA" w14:textId="77777777" w:rsidTr="004C363B">
      <w:tc>
        <w:tcPr>
          <w:tcW w:w="584" w:type="dxa"/>
        </w:tcPr>
        <w:p w14:paraId="08239D3C" w14:textId="77777777" w:rsidR="00FE5963" w:rsidRPr="001A0C3C" w:rsidRDefault="00FE5963" w:rsidP="004C363B">
          <w:pPr>
            <w:pStyle w:val="a5"/>
            <w:rPr>
              <w:rFonts w:ascii="David" w:hAnsi="David" w:cs="David"/>
              <w:sz w:val="20"/>
              <w:szCs w:val="20"/>
              <w:rtl/>
            </w:rPr>
          </w:pPr>
          <w:r w:rsidRPr="001A0C3C">
            <w:rPr>
              <w:rFonts w:ascii="David" w:hAnsi="David" w:cs="David"/>
              <w:sz w:val="20"/>
              <w:szCs w:val="20"/>
              <w:rtl/>
            </w:rPr>
            <w:t>ספק</w:t>
          </w:r>
        </w:p>
      </w:tc>
      <w:sdt>
        <w:sdtPr>
          <w:rPr>
            <w:rFonts w:ascii="David" w:hAnsi="David" w:cs="David"/>
            <w:sz w:val="20"/>
            <w:szCs w:val="20"/>
            <w:rtl/>
          </w:rPr>
          <w:alias w:val="שם ספק"/>
          <w:tag w:val="cntSupllierName"/>
          <w:id w:val="20738885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404" w:type="dxa"/>
            </w:tcPr>
            <w:p w14:paraId="5953AAD6" w14:textId="77777777" w:rsidR="00FE5963" w:rsidRPr="00501673" w:rsidRDefault="00FE5963" w:rsidP="004C363B">
              <w:pPr>
                <w:pStyle w:val="a5"/>
                <w:rPr>
                  <w:rFonts w:ascii="David" w:hAnsi="David" w:cs="David"/>
                  <w:sz w:val="20"/>
                  <w:szCs w:val="20"/>
                  <w:rtl/>
                </w:rPr>
              </w:pPr>
              <w:ins w:id="758" w:author="Avi Cohen" w:date="2019-02-13T12:32:00Z">
                <w:r>
                  <w:rPr>
                    <w:rFonts w:ascii="David" w:hAnsi="David" w:cs="David" w:hint="cs"/>
                    <w:sz w:val="20"/>
                    <w:szCs w:val="20"/>
                    <w:rtl/>
                  </w:rPr>
                  <w:t>ש. גלבוע מהנדסים יועצים</w:t>
                </w:r>
              </w:ins>
            </w:p>
          </w:tc>
        </w:sdtContent>
      </w:sdt>
      <w:tc>
        <w:tcPr>
          <w:tcW w:w="988" w:type="dxa"/>
        </w:tcPr>
        <w:p w14:paraId="79CDBBBD" w14:textId="77777777" w:rsidR="00FE5963" w:rsidRPr="001A0C3C" w:rsidRDefault="00FE5963" w:rsidP="004C363B">
          <w:pPr>
            <w:pStyle w:val="a5"/>
            <w:rPr>
              <w:rFonts w:ascii="David" w:hAnsi="David" w:cs="David"/>
              <w:sz w:val="20"/>
              <w:szCs w:val="20"/>
              <w:rtl/>
            </w:rPr>
          </w:pPr>
          <w:r w:rsidRPr="001A0C3C">
            <w:rPr>
              <w:rFonts w:ascii="David" w:hAnsi="David" w:cs="David"/>
              <w:sz w:val="20"/>
              <w:szCs w:val="20"/>
              <w:rtl/>
            </w:rPr>
            <w:t>פרויקט</w:t>
          </w:r>
        </w:p>
      </w:tc>
      <w:sdt>
        <w:sdtPr>
          <w:rPr>
            <w:rFonts w:ascii="David" w:hAnsi="David" w:cs="David"/>
            <w:sz w:val="20"/>
            <w:szCs w:val="20"/>
            <w:rtl/>
          </w:rPr>
          <w:alias w:val="תיאור עבודה"/>
          <w:tag w:val="cntJobDesc"/>
          <w:id w:val="-733552888"/>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tc>
            <w:tcPr>
              <w:tcW w:w="2040" w:type="dxa"/>
            </w:tcPr>
            <w:p w14:paraId="64A8465B" w14:textId="77777777" w:rsidR="00FE5963" w:rsidRPr="001A0C3C" w:rsidRDefault="00FE5963" w:rsidP="004C363B">
              <w:pPr>
                <w:pStyle w:val="a5"/>
                <w:rPr>
                  <w:rFonts w:ascii="David" w:hAnsi="David" w:cs="David"/>
                  <w:sz w:val="20"/>
                  <w:szCs w:val="20"/>
                  <w:rtl/>
                </w:rPr>
              </w:pPr>
              <w:ins w:id="759" w:author="Avi Cohen" w:date="2019-02-13T12:28:00Z">
                <w:r>
                  <w:rPr>
                    <w:rFonts w:ascii="David" w:hAnsi="David" w:cs="David" w:hint="cs"/>
                    <w:sz w:val="20"/>
                    <w:szCs w:val="20"/>
                    <w:rtl/>
                  </w:rPr>
                  <w:t xml:space="preserve">תכנון ויעוץ אוורור , מזוג אויר בפרויקט </w:t>
                </w:r>
              </w:ins>
            </w:p>
          </w:tc>
        </w:sdtContent>
      </w:sdt>
      <w:tc>
        <w:tcPr>
          <w:tcW w:w="1153" w:type="dxa"/>
        </w:tcPr>
        <w:p w14:paraId="26A00546" w14:textId="77777777" w:rsidR="00FE5963" w:rsidRPr="001A0C3C" w:rsidRDefault="00FE5963" w:rsidP="004C363B">
          <w:pPr>
            <w:pStyle w:val="a5"/>
            <w:rPr>
              <w:rFonts w:ascii="David" w:hAnsi="David" w:cs="David"/>
              <w:sz w:val="20"/>
              <w:szCs w:val="20"/>
              <w:rtl/>
            </w:rPr>
          </w:pPr>
          <w:r w:rsidRPr="001A0C3C">
            <w:rPr>
              <w:rFonts w:ascii="David" w:hAnsi="David" w:cs="David"/>
              <w:sz w:val="20"/>
              <w:szCs w:val="20"/>
              <w:rtl/>
            </w:rPr>
            <w:t>מס' חוזה</w:t>
          </w:r>
        </w:p>
      </w:tc>
      <w:sdt>
        <w:sdtPr>
          <w:rPr>
            <w:rFonts w:ascii="David" w:hAnsi="David" w:cs="David" w:hint="cs"/>
            <w:sz w:val="20"/>
            <w:szCs w:val="20"/>
            <w:rtl/>
          </w:rPr>
          <w:alias w:val="ערך של מזהה מסמך"/>
          <w:tag w:val="_dlc_DocId"/>
          <w:id w:val="143706340"/>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127" w:type="dxa"/>
            </w:tcPr>
            <w:p w14:paraId="63F71DB4" w14:textId="77777777" w:rsidR="00FE5963" w:rsidRPr="001A0C3C" w:rsidRDefault="00FE5963" w:rsidP="004C363B">
              <w:pPr>
                <w:pStyle w:val="a5"/>
                <w:rPr>
                  <w:rFonts w:ascii="David" w:hAnsi="David" w:cs="David"/>
                  <w:sz w:val="20"/>
                  <w:szCs w:val="20"/>
                  <w:rtl/>
                </w:rPr>
              </w:pPr>
              <w:del w:id="760" w:author="Avi Cohen" w:date="2019-02-13T12:27:00Z">
                <w:r w:rsidDel="009C7BBA">
                  <w:rPr>
                    <w:rFonts w:ascii="David" w:hAnsi="David" w:cs="David" w:hint="cs"/>
                    <w:sz w:val="20"/>
                    <w:szCs w:val="20"/>
                  </w:rPr>
                  <w:delText>CONT-5-617</w:delText>
                </w:r>
              </w:del>
              <w:ins w:id="761" w:author="Avi Cohen" w:date="2019-02-13T12:27:00Z">
                <w:r>
                  <w:rPr>
                    <w:rFonts w:ascii="David" w:hAnsi="David" w:cs="David" w:hint="cs"/>
                    <w:sz w:val="20"/>
                    <w:szCs w:val="20"/>
                  </w:rPr>
                  <w:t>CO</w:t>
                </w:r>
                <w:r>
                  <w:rPr>
                    <w:rFonts w:ascii="David" w:hAnsi="David" w:cs="David" w:hint="cs"/>
                    <w:sz w:val="20"/>
                    <w:szCs w:val="20"/>
                    <w:rtl/>
                  </w:rPr>
                  <w:t>NT-10-1399</w:t>
                </w:r>
              </w:ins>
            </w:p>
          </w:tc>
        </w:sdtContent>
      </w:sdt>
    </w:tr>
    <w:tr w:rsidR="00FE5963" w14:paraId="503AA5A3" w14:textId="77777777" w:rsidTr="004C363B">
      <w:tc>
        <w:tcPr>
          <w:tcW w:w="584" w:type="dxa"/>
        </w:tcPr>
        <w:p w14:paraId="7350C977" w14:textId="77777777" w:rsidR="00FE5963" w:rsidRPr="001A0C3C" w:rsidRDefault="00FE5963" w:rsidP="004C363B">
          <w:pPr>
            <w:pStyle w:val="a5"/>
            <w:rPr>
              <w:rFonts w:ascii="David" w:hAnsi="David" w:cs="David"/>
              <w:sz w:val="20"/>
              <w:szCs w:val="20"/>
              <w:rtl/>
            </w:rPr>
          </w:pPr>
          <w:r>
            <w:rPr>
              <w:rFonts w:ascii="David" w:hAnsi="David" w:cs="David" w:hint="cs"/>
              <w:sz w:val="20"/>
              <w:szCs w:val="20"/>
              <w:rtl/>
            </w:rPr>
            <w:t>גרסה</w:t>
          </w:r>
        </w:p>
      </w:tc>
      <w:sdt>
        <w:sdtPr>
          <w:rPr>
            <w:rFonts w:ascii="David" w:hAnsi="David" w:cs="David" w:hint="cs"/>
            <w:sz w:val="20"/>
            <w:szCs w:val="20"/>
            <w:rtl/>
          </w:rPr>
          <w:alias w:val="גרסת חוזה"/>
          <w:tag w:val="cntContractVersion"/>
          <w:id w:val="717398194"/>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404" w:type="dxa"/>
            </w:tcPr>
            <w:p w14:paraId="7D4DC05B" w14:textId="6B4E748D" w:rsidR="00FE5963" w:rsidRPr="00501673" w:rsidRDefault="000118B4" w:rsidP="004C363B">
              <w:pPr>
                <w:pStyle w:val="a5"/>
                <w:rPr>
                  <w:rFonts w:ascii="David" w:hAnsi="David" w:cs="David"/>
                  <w:sz w:val="20"/>
                  <w:szCs w:val="20"/>
                  <w:rtl/>
                </w:rPr>
              </w:pPr>
              <w:ins w:id="762" w:author="Avi Cohen" w:date="2019-10-31T16:04:00Z">
                <w:r>
                  <w:rPr>
                    <w:rFonts w:ascii="David" w:hAnsi="David" w:cs="David" w:hint="cs"/>
                    <w:sz w:val="20"/>
                    <w:szCs w:val="20"/>
                    <w:rtl/>
                  </w:rPr>
                  <w:t>0.10</w:t>
                </w:r>
              </w:ins>
            </w:p>
          </w:tc>
        </w:sdtContent>
      </w:sdt>
      <w:tc>
        <w:tcPr>
          <w:tcW w:w="988" w:type="dxa"/>
        </w:tcPr>
        <w:p w14:paraId="2AD95314" w14:textId="77777777" w:rsidR="00FE5963" w:rsidRPr="001A0C3C" w:rsidRDefault="00FE5963" w:rsidP="004C363B">
          <w:pPr>
            <w:pStyle w:val="a5"/>
            <w:rPr>
              <w:rFonts w:ascii="David" w:hAnsi="David" w:cs="David"/>
              <w:sz w:val="20"/>
              <w:szCs w:val="20"/>
              <w:rtl/>
            </w:rPr>
          </w:pPr>
          <w:r>
            <w:rPr>
              <w:rFonts w:ascii="David" w:hAnsi="David" w:cs="David" w:hint="cs"/>
              <w:sz w:val="20"/>
              <w:szCs w:val="20"/>
              <w:rtl/>
            </w:rPr>
            <w:t>סטטוס</w:t>
          </w:r>
        </w:p>
      </w:tc>
      <w:sdt>
        <w:sdtPr>
          <w:rPr>
            <w:szCs w:val="20"/>
            <w:rtl/>
          </w:rPr>
          <w:alias w:val="סטטוס חוזה"/>
          <w:tag w:val="cntStatus"/>
          <w:id w:val="1083263018"/>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tc>
            <w:tcPr>
              <w:tcW w:w="2040" w:type="dxa"/>
            </w:tcPr>
            <w:p w14:paraId="6E54EF05" w14:textId="77777777" w:rsidR="00FE5963" w:rsidRDefault="00FE5963" w:rsidP="004C363B">
              <w:pPr>
                <w:pStyle w:val="AutoFields"/>
                <w:rPr>
                  <w:szCs w:val="20"/>
                  <w:rtl/>
                </w:rPr>
              </w:pPr>
              <w:ins w:id="763" w:author="Avi Cohen" w:date="2019-02-13T12:27:00Z">
                <w:r>
                  <w:rPr>
                    <w:rFonts w:hint="cs"/>
                    <w:szCs w:val="20"/>
                    <w:rtl/>
                  </w:rPr>
                  <w:t>3;#</w:t>
                </w:r>
                <w:r>
                  <w:rPr>
                    <w:rFonts w:hint="cs"/>
                    <w:szCs w:val="20"/>
                  </w:rPr>
                  <w:t>Draft</w:t>
                </w:r>
              </w:ins>
            </w:p>
          </w:tc>
        </w:sdtContent>
      </w:sdt>
      <w:tc>
        <w:tcPr>
          <w:tcW w:w="1153" w:type="dxa"/>
        </w:tcPr>
        <w:p w14:paraId="4B627AF7" w14:textId="77777777" w:rsidR="00FE5963" w:rsidRPr="001A0C3C" w:rsidRDefault="00FE5963" w:rsidP="004C363B">
          <w:pPr>
            <w:pStyle w:val="a5"/>
            <w:rPr>
              <w:rFonts w:ascii="David" w:hAnsi="David" w:cs="David"/>
              <w:sz w:val="20"/>
              <w:szCs w:val="20"/>
              <w:rtl/>
            </w:rPr>
          </w:pPr>
        </w:p>
      </w:tc>
      <w:tc>
        <w:tcPr>
          <w:tcW w:w="2127" w:type="dxa"/>
        </w:tcPr>
        <w:p w14:paraId="1C144227" w14:textId="77777777" w:rsidR="00FE5963" w:rsidRDefault="00FE5963" w:rsidP="004C363B">
          <w:pPr>
            <w:pStyle w:val="a5"/>
            <w:rPr>
              <w:rFonts w:ascii="David" w:hAnsi="David" w:cs="David"/>
              <w:sz w:val="20"/>
              <w:szCs w:val="20"/>
            </w:rPr>
          </w:pPr>
        </w:p>
      </w:tc>
    </w:tr>
  </w:tbl>
  <w:p w14:paraId="74F14563" w14:textId="77777777" w:rsidR="00FE5963" w:rsidRPr="00552E11" w:rsidRDefault="00FE5963" w:rsidP="00CF334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EDEF63" w14:textId="77777777" w:rsidR="00E337EF" w:rsidRDefault="00E337EF" w:rsidP="00AF234B">
      <w:pPr>
        <w:spacing w:before="0" w:after="0" w:line="240" w:lineRule="auto"/>
      </w:pPr>
      <w:r>
        <w:separator/>
      </w:r>
    </w:p>
  </w:footnote>
  <w:footnote w:type="continuationSeparator" w:id="0">
    <w:p w14:paraId="3C91F4DB" w14:textId="77777777" w:rsidR="00E337EF" w:rsidRDefault="00E337EF"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34DB7075" w14:textId="77777777" w:rsidR="00FE5963" w:rsidRDefault="00FE5963" w:rsidP="00CF334C">
        <w:pPr>
          <w:pStyle w:val="a3"/>
          <w:jc w:val="center"/>
        </w:pPr>
        <w:r>
          <w:fldChar w:fldCharType="begin"/>
        </w:r>
        <w:r>
          <w:instrText xml:space="preserve"> PAGE   \* MERGEFORMAT </w:instrText>
        </w:r>
        <w:r>
          <w:fldChar w:fldCharType="separate"/>
        </w:r>
        <w:r w:rsidR="009D5151">
          <w:rPr>
            <w:noProof/>
            <w:rtl/>
          </w:rPr>
          <w:t>2</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4EB4B0B"/>
    <w:multiLevelType w:val="multilevel"/>
    <w:tmpl w:val="5C5A5358"/>
    <w:lvl w:ilvl="0">
      <w:start w:val="1"/>
      <w:numFmt w:val="decimal"/>
      <w:lvlText w:val="%1."/>
      <w:lvlJc w:val="left"/>
      <w:pPr>
        <w:tabs>
          <w:tab w:val="num" w:pos="720"/>
        </w:tabs>
        <w:ind w:left="720" w:hanging="720"/>
      </w:pPr>
      <w:rPr>
        <w:rFonts w:cs="Times New Roman" w:hint="default"/>
        <w:b w:val="0"/>
        <w:sz w:val="24"/>
        <w:u w:val="none"/>
      </w:rPr>
    </w:lvl>
    <w:lvl w:ilvl="1">
      <w:start w:val="1"/>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7856F40"/>
    <w:multiLevelType w:val="multilevel"/>
    <w:tmpl w:val="7FC0905A"/>
    <w:lvl w:ilvl="0">
      <w:start w:val="2"/>
      <w:numFmt w:val="decimal"/>
      <w:lvlText w:val="%1"/>
      <w:lvlJc w:val="left"/>
      <w:pPr>
        <w:tabs>
          <w:tab w:val="num" w:pos="720"/>
        </w:tabs>
        <w:ind w:left="720" w:hanging="720"/>
      </w:pPr>
      <w:rPr>
        <w:rFonts w:cs="Times New Roman" w:hint="cs"/>
      </w:rPr>
    </w:lvl>
    <w:lvl w:ilvl="1">
      <w:start w:val="2"/>
      <w:numFmt w:val="decimal"/>
      <w:lvlText w:val="%1.%2"/>
      <w:lvlJc w:val="left"/>
      <w:pPr>
        <w:tabs>
          <w:tab w:val="num" w:pos="1440"/>
        </w:tabs>
        <w:ind w:left="1440" w:hanging="720"/>
      </w:pPr>
      <w:rPr>
        <w:rFonts w:cs="Times New Roman" w:hint="cs"/>
      </w:rPr>
    </w:lvl>
    <w:lvl w:ilvl="2">
      <w:start w:val="1"/>
      <w:numFmt w:val="decimal"/>
      <w:lvlText w:val="%1.%2.%3"/>
      <w:lvlJc w:val="left"/>
      <w:pPr>
        <w:tabs>
          <w:tab w:val="num" w:pos="2160"/>
        </w:tabs>
        <w:ind w:left="2160" w:hanging="720"/>
      </w:pPr>
      <w:rPr>
        <w:rFonts w:cs="Times New Roman" w:hint="cs"/>
      </w:rPr>
    </w:lvl>
    <w:lvl w:ilvl="3">
      <w:start w:val="1"/>
      <w:numFmt w:val="decimal"/>
      <w:lvlText w:val="%1.%2.%3.%4"/>
      <w:lvlJc w:val="left"/>
      <w:pPr>
        <w:tabs>
          <w:tab w:val="num" w:pos="2880"/>
        </w:tabs>
        <w:ind w:left="2880" w:hanging="720"/>
      </w:pPr>
      <w:rPr>
        <w:rFonts w:cs="Times New Roman" w:hint="cs"/>
      </w:rPr>
    </w:lvl>
    <w:lvl w:ilvl="4">
      <w:start w:val="1"/>
      <w:numFmt w:val="decimal"/>
      <w:lvlText w:val="%1.%2.%3.%4.%5"/>
      <w:lvlJc w:val="left"/>
      <w:pPr>
        <w:tabs>
          <w:tab w:val="num" w:pos="3960"/>
        </w:tabs>
        <w:ind w:left="3960" w:hanging="1080"/>
      </w:pPr>
      <w:rPr>
        <w:rFonts w:cs="Times New Roman" w:hint="cs"/>
      </w:rPr>
    </w:lvl>
    <w:lvl w:ilvl="5">
      <w:start w:val="1"/>
      <w:numFmt w:val="decimal"/>
      <w:lvlText w:val="%1.%2.%3.%4.%5.%6"/>
      <w:lvlJc w:val="left"/>
      <w:pPr>
        <w:tabs>
          <w:tab w:val="num" w:pos="4680"/>
        </w:tabs>
        <w:ind w:left="4680" w:hanging="1080"/>
      </w:pPr>
      <w:rPr>
        <w:rFonts w:cs="Times New Roman" w:hint="cs"/>
      </w:rPr>
    </w:lvl>
    <w:lvl w:ilvl="6">
      <w:start w:val="1"/>
      <w:numFmt w:val="decimal"/>
      <w:lvlText w:val="%1.%2.%3.%4.%5.%6.%7"/>
      <w:lvlJc w:val="left"/>
      <w:pPr>
        <w:tabs>
          <w:tab w:val="num" w:pos="5400"/>
        </w:tabs>
        <w:ind w:left="5400" w:hanging="1080"/>
      </w:pPr>
      <w:rPr>
        <w:rFonts w:cs="Times New Roman" w:hint="cs"/>
      </w:rPr>
    </w:lvl>
    <w:lvl w:ilvl="7">
      <w:start w:val="1"/>
      <w:numFmt w:val="decimal"/>
      <w:lvlText w:val="%1.%2.%3.%4.%5.%6.%7.%8"/>
      <w:lvlJc w:val="left"/>
      <w:pPr>
        <w:tabs>
          <w:tab w:val="num" w:pos="6480"/>
        </w:tabs>
        <w:ind w:left="6480" w:hanging="1440"/>
      </w:pPr>
      <w:rPr>
        <w:rFonts w:cs="Times New Roman" w:hint="cs"/>
      </w:rPr>
    </w:lvl>
    <w:lvl w:ilvl="8">
      <w:start w:val="1"/>
      <w:numFmt w:val="decimal"/>
      <w:lvlText w:val="%1.%2.%3.%4.%5.%6.%7.%8.%9"/>
      <w:lvlJc w:val="left"/>
      <w:pPr>
        <w:tabs>
          <w:tab w:val="num" w:pos="7200"/>
        </w:tabs>
        <w:ind w:left="7200" w:hanging="1440"/>
      </w:pPr>
      <w:rPr>
        <w:rFonts w:cs="Times New Roman" w:hint="cs"/>
      </w:rPr>
    </w:lvl>
  </w:abstractNum>
  <w:abstractNum w:abstractNumId="3"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4"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5"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6"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7"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8"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9"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10"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6F23A34"/>
    <w:multiLevelType w:val="hybridMultilevel"/>
    <w:tmpl w:val="11121C88"/>
    <w:lvl w:ilvl="0" w:tplc="82382516">
      <w:start w:val="2"/>
      <w:numFmt w:val="bullet"/>
      <w:lvlText w:val="-"/>
      <w:lvlJc w:val="left"/>
      <w:pPr>
        <w:tabs>
          <w:tab w:val="num" w:pos="3600"/>
        </w:tabs>
        <w:ind w:left="3600" w:hanging="720"/>
      </w:pPr>
      <w:rPr>
        <w:rFonts w:ascii="Times New Roman" w:eastAsia="Times New Roman" w:hAnsi="Times New Roman" w:hint="default"/>
      </w:rPr>
    </w:lvl>
    <w:lvl w:ilvl="1" w:tplc="040D0003">
      <w:start w:val="1"/>
      <w:numFmt w:val="bullet"/>
      <w:lvlText w:val="o"/>
      <w:lvlJc w:val="left"/>
      <w:pPr>
        <w:tabs>
          <w:tab w:val="num" w:pos="3960"/>
        </w:tabs>
        <w:ind w:left="3960" w:hanging="360"/>
      </w:pPr>
      <w:rPr>
        <w:rFonts w:ascii="Courier New" w:hAnsi="Courier New" w:hint="default"/>
      </w:rPr>
    </w:lvl>
    <w:lvl w:ilvl="2" w:tplc="040D0005">
      <w:start w:val="1"/>
      <w:numFmt w:val="bullet"/>
      <w:lvlText w:val=""/>
      <w:lvlJc w:val="left"/>
      <w:pPr>
        <w:tabs>
          <w:tab w:val="num" w:pos="4680"/>
        </w:tabs>
        <w:ind w:left="4680" w:hanging="360"/>
      </w:pPr>
      <w:rPr>
        <w:rFonts w:ascii="Wingdings" w:hAnsi="Wingdings" w:hint="default"/>
      </w:rPr>
    </w:lvl>
    <w:lvl w:ilvl="3" w:tplc="040D0001">
      <w:start w:val="1"/>
      <w:numFmt w:val="bullet"/>
      <w:lvlText w:val=""/>
      <w:lvlJc w:val="left"/>
      <w:pPr>
        <w:tabs>
          <w:tab w:val="num" w:pos="5400"/>
        </w:tabs>
        <w:ind w:left="5400" w:hanging="360"/>
      </w:pPr>
      <w:rPr>
        <w:rFonts w:ascii="Symbol" w:hAnsi="Symbol" w:hint="default"/>
      </w:rPr>
    </w:lvl>
    <w:lvl w:ilvl="4" w:tplc="040D0003">
      <w:start w:val="1"/>
      <w:numFmt w:val="bullet"/>
      <w:lvlText w:val="o"/>
      <w:lvlJc w:val="left"/>
      <w:pPr>
        <w:tabs>
          <w:tab w:val="num" w:pos="6120"/>
        </w:tabs>
        <w:ind w:left="6120" w:hanging="360"/>
      </w:pPr>
      <w:rPr>
        <w:rFonts w:ascii="Courier New" w:hAnsi="Courier New" w:hint="default"/>
      </w:rPr>
    </w:lvl>
    <w:lvl w:ilvl="5" w:tplc="040D0005">
      <w:start w:val="1"/>
      <w:numFmt w:val="bullet"/>
      <w:lvlText w:val=""/>
      <w:lvlJc w:val="left"/>
      <w:pPr>
        <w:tabs>
          <w:tab w:val="num" w:pos="6840"/>
        </w:tabs>
        <w:ind w:left="6840" w:hanging="360"/>
      </w:pPr>
      <w:rPr>
        <w:rFonts w:ascii="Wingdings" w:hAnsi="Wingdings" w:hint="default"/>
      </w:rPr>
    </w:lvl>
    <w:lvl w:ilvl="6" w:tplc="040D0001">
      <w:start w:val="1"/>
      <w:numFmt w:val="bullet"/>
      <w:lvlText w:val=""/>
      <w:lvlJc w:val="left"/>
      <w:pPr>
        <w:tabs>
          <w:tab w:val="num" w:pos="7560"/>
        </w:tabs>
        <w:ind w:left="7560" w:hanging="360"/>
      </w:pPr>
      <w:rPr>
        <w:rFonts w:ascii="Symbol" w:hAnsi="Symbol" w:hint="default"/>
      </w:rPr>
    </w:lvl>
    <w:lvl w:ilvl="7" w:tplc="040D0003">
      <w:start w:val="1"/>
      <w:numFmt w:val="bullet"/>
      <w:lvlText w:val="o"/>
      <w:lvlJc w:val="left"/>
      <w:pPr>
        <w:tabs>
          <w:tab w:val="num" w:pos="8280"/>
        </w:tabs>
        <w:ind w:left="8280" w:hanging="360"/>
      </w:pPr>
      <w:rPr>
        <w:rFonts w:ascii="Courier New" w:hAnsi="Courier New" w:hint="default"/>
      </w:rPr>
    </w:lvl>
    <w:lvl w:ilvl="8" w:tplc="040D0005">
      <w:start w:val="1"/>
      <w:numFmt w:val="bullet"/>
      <w:lvlText w:val=""/>
      <w:lvlJc w:val="left"/>
      <w:pPr>
        <w:tabs>
          <w:tab w:val="num" w:pos="9000"/>
        </w:tabs>
        <w:ind w:left="9000" w:hanging="360"/>
      </w:pPr>
      <w:rPr>
        <w:rFonts w:ascii="Wingdings" w:hAnsi="Wingdings" w:hint="default"/>
      </w:rPr>
    </w:lvl>
  </w:abstractNum>
  <w:abstractNum w:abstractNumId="12"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5"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6B27DEC"/>
    <w:multiLevelType w:val="hybridMultilevel"/>
    <w:tmpl w:val="F3B621D0"/>
    <w:lvl w:ilvl="0" w:tplc="5300C0E6">
      <w:start w:val="1"/>
      <w:numFmt w:val="hebrew1"/>
      <w:lvlText w:val="%1."/>
      <w:lvlJc w:val="left"/>
      <w:pPr>
        <w:tabs>
          <w:tab w:val="num" w:pos="1800"/>
        </w:tabs>
        <w:ind w:left="1800" w:hanging="360"/>
      </w:pPr>
      <w:rPr>
        <w:rFonts w:cs="Times New Roman" w:hint="cs"/>
        <w:sz w:val="2"/>
        <w:szCs w:val="20"/>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17"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0"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1" w15:restartNumberingAfterBreak="0">
    <w:nsid w:val="482202F3"/>
    <w:multiLevelType w:val="singleLevel"/>
    <w:tmpl w:val="2C8686D2"/>
    <w:lvl w:ilvl="0">
      <w:start w:val="1"/>
      <w:numFmt w:val="hebrew1"/>
      <w:lvlText w:val="%1."/>
      <w:lvlJc w:val="left"/>
      <w:pPr>
        <w:tabs>
          <w:tab w:val="num" w:pos="2880"/>
        </w:tabs>
        <w:ind w:left="2880" w:hanging="720"/>
      </w:pPr>
      <w:rPr>
        <w:rFonts w:cs="David" w:hint="default"/>
        <w:sz w:val="24"/>
        <w:szCs w:val="24"/>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7BA40EFF"/>
    <w:multiLevelType w:val="multilevel"/>
    <w:tmpl w:val="7C540EC8"/>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6"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0"/>
  </w:num>
  <w:num w:numId="2">
    <w:abstractNumId w:val="13"/>
  </w:num>
  <w:num w:numId="3">
    <w:abstractNumId w:val="1"/>
  </w:num>
  <w:num w:numId="4">
    <w:abstractNumId w:val="21"/>
  </w:num>
  <w:num w:numId="5">
    <w:abstractNumId w:val="16"/>
  </w:num>
  <w:num w:numId="6">
    <w:abstractNumId w:val="2"/>
  </w:num>
  <w:num w:numId="7">
    <w:abstractNumId w:val="11"/>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12"/>
  </w:num>
  <w:num w:numId="11">
    <w:abstractNumId w:val="4"/>
  </w:num>
  <w:num w:numId="12">
    <w:abstractNumId w:val="5"/>
  </w:num>
  <w:num w:numId="13">
    <w:abstractNumId w:val="7"/>
  </w:num>
  <w:num w:numId="14">
    <w:abstractNumId w:val="24"/>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5"/>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6"/>
  </w:num>
  <w:num w:numId="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
  </w:num>
  <w:num w:numId="27">
    <w:abstractNumId w:val="23"/>
  </w:num>
  <w:num w:numId="28">
    <w:abstractNumId w:val="26"/>
  </w:num>
  <w:num w:numId="29">
    <w:abstractNumId w:val="6"/>
  </w:num>
  <w:num w:numId="30">
    <w:abstractNumId w:val="10"/>
  </w:num>
  <w:num w:numId="31">
    <w:abstractNumId w:val="15"/>
  </w:num>
  <w:num w:numId="32">
    <w:abstractNumId w:val="14"/>
  </w:num>
  <w:num w:numId="33">
    <w:abstractNumId w:val="19"/>
  </w:num>
  <w:num w:numId="34">
    <w:abstractNumId w:val="1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vi Cohen">
    <w15:presenceInfo w15:providerId="AD" w15:userId="S-1-5-21-1915107579-1707952165-794563710-1366"/>
  </w15:person>
  <w15:person w15:author="רינת הראל">
    <w15:presenceInfo w15:providerId="AD" w15:userId="S-1-5-21-1915107579-1707952165-794563710-128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118B4"/>
    <w:rsid w:val="0001356E"/>
    <w:rsid w:val="000625A5"/>
    <w:rsid w:val="00077A73"/>
    <w:rsid w:val="000F4956"/>
    <w:rsid w:val="00134C85"/>
    <w:rsid w:val="001A0C3C"/>
    <w:rsid w:val="001A69D5"/>
    <w:rsid w:val="001C09F4"/>
    <w:rsid w:val="00201882"/>
    <w:rsid w:val="0021458B"/>
    <w:rsid w:val="00214ACF"/>
    <w:rsid w:val="00233A0A"/>
    <w:rsid w:val="003155BC"/>
    <w:rsid w:val="00350C65"/>
    <w:rsid w:val="004C363B"/>
    <w:rsid w:val="00552E11"/>
    <w:rsid w:val="00562856"/>
    <w:rsid w:val="0059506A"/>
    <w:rsid w:val="005B5DFD"/>
    <w:rsid w:val="006168F5"/>
    <w:rsid w:val="00617ED3"/>
    <w:rsid w:val="006835D7"/>
    <w:rsid w:val="00717158"/>
    <w:rsid w:val="0072103C"/>
    <w:rsid w:val="00736034"/>
    <w:rsid w:val="00787442"/>
    <w:rsid w:val="007C3768"/>
    <w:rsid w:val="007D6A6B"/>
    <w:rsid w:val="00875C94"/>
    <w:rsid w:val="00894555"/>
    <w:rsid w:val="008C64C6"/>
    <w:rsid w:val="00933572"/>
    <w:rsid w:val="00942177"/>
    <w:rsid w:val="009A5E8F"/>
    <w:rsid w:val="009C26C6"/>
    <w:rsid w:val="009C7BBA"/>
    <w:rsid w:val="009D3C39"/>
    <w:rsid w:val="009D5151"/>
    <w:rsid w:val="00A25FFF"/>
    <w:rsid w:val="00A7196E"/>
    <w:rsid w:val="00AF234B"/>
    <w:rsid w:val="00B54195"/>
    <w:rsid w:val="00B7216E"/>
    <w:rsid w:val="00B725AE"/>
    <w:rsid w:val="00BC0713"/>
    <w:rsid w:val="00BE17B4"/>
    <w:rsid w:val="00CF334C"/>
    <w:rsid w:val="00D22D2D"/>
    <w:rsid w:val="00D66ECB"/>
    <w:rsid w:val="00E337EF"/>
    <w:rsid w:val="00E679C7"/>
    <w:rsid w:val="00EC37B6"/>
    <w:rsid w:val="00FE59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1B6673D0"/>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D6A6B"/>
    <w:rPr>
      <w:rFonts w:ascii="Times New Roman" w:eastAsia="Times New Roman" w:hAnsi="Times New Roman" w:cs="David"/>
      <w:sz w:val="20"/>
      <w:szCs w:val="24"/>
      <w:lang w:eastAsia="he-IL"/>
    </w:rPr>
  </w:style>
  <w:style w:type="character" w:customStyle="1" w:styleId="20">
    <w:name w:val="כותרת 2 תו"/>
    <w:basedOn w:val="a0"/>
    <w:link w:val="2"/>
    <w:rsid w:val="007D6A6B"/>
    <w:rPr>
      <w:rFonts w:ascii="Times New Roman" w:eastAsia="Times New Roman" w:hAnsi="Times New Roman" w:cs="David"/>
      <w:bCs/>
      <w:sz w:val="20"/>
      <w:szCs w:val="24"/>
      <w:lang w:eastAsia="he-IL"/>
    </w:rPr>
  </w:style>
  <w:style w:type="character" w:customStyle="1" w:styleId="30">
    <w:name w:val="כותרת 3 תו"/>
    <w:basedOn w:val="a0"/>
    <w:link w:val="3"/>
    <w:rsid w:val="007D6A6B"/>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7D6A6B"/>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7D6A6B"/>
    <w:rPr>
      <w:rFonts w:ascii="Times New Roman" w:eastAsia="Times New Roman" w:hAnsi="Times New Roman" w:cs="David"/>
      <w:sz w:val="20"/>
      <w:szCs w:val="24"/>
      <w:lang w:eastAsia="he-IL"/>
    </w:rPr>
  </w:style>
  <w:style w:type="character" w:customStyle="1" w:styleId="60">
    <w:name w:val="כותרת 6 תו"/>
    <w:basedOn w:val="a0"/>
    <w:link w:val="6"/>
    <w:rsid w:val="007D6A6B"/>
    <w:rPr>
      <w:rFonts w:ascii="Times New Roman" w:eastAsia="Times New Roman" w:hAnsi="Times New Roman" w:cs="David"/>
      <w:sz w:val="20"/>
      <w:szCs w:val="24"/>
      <w:u w:val="single"/>
      <w:lang w:eastAsia="he-IL"/>
    </w:rPr>
  </w:style>
  <w:style w:type="character" w:customStyle="1" w:styleId="70">
    <w:name w:val="כותרת 7 תו"/>
    <w:basedOn w:val="a0"/>
    <w:link w:val="7"/>
    <w:rsid w:val="007D6A6B"/>
    <w:rPr>
      <w:rFonts w:ascii="Times New Roman" w:eastAsia="Times New Roman" w:hAnsi="Times New Roman" w:cs="David"/>
      <w:sz w:val="20"/>
      <w:szCs w:val="24"/>
      <w:lang w:eastAsia="he-IL"/>
    </w:rPr>
  </w:style>
  <w:style w:type="character" w:customStyle="1" w:styleId="80">
    <w:name w:val="כותרת 8 תו"/>
    <w:basedOn w:val="a0"/>
    <w:link w:val="8"/>
    <w:rsid w:val="007D6A6B"/>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7D6A6B"/>
    <w:rPr>
      <w:rFonts w:ascii="Times New Roman" w:eastAsia="Times New Roman" w:hAnsi="Times New Roman" w:cs="David"/>
      <w:bCs/>
      <w:sz w:val="20"/>
      <w:szCs w:val="24"/>
      <w:u w:val="single"/>
      <w:lang w:eastAsia="he-IL"/>
    </w:rPr>
  </w:style>
  <w:style w:type="numbering" w:customStyle="1" w:styleId="NoList1">
    <w:name w:val="No List1"/>
    <w:next w:val="a2"/>
    <w:semiHidden/>
    <w:rsid w:val="007D6A6B"/>
  </w:style>
  <w:style w:type="paragraph" w:styleId="a9">
    <w:name w:val="Body Text"/>
    <w:basedOn w:val="a"/>
    <w:link w:val="aa"/>
    <w:rsid w:val="007D6A6B"/>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D6A6B"/>
    <w:rPr>
      <w:rFonts w:ascii="Times New Roman" w:eastAsia="Times New Roman" w:hAnsi="Times New Roman" w:cs="David"/>
      <w:sz w:val="20"/>
      <w:szCs w:val="24"/>
      <w:lang w:eastAsia="he-IL"/>
    </w:rPr>
  </w:style>
  <w:style w:type="paragraph" w:styleId="ab">
    <w:name w:val="Title"/>
    <w:basedOn w:val="a"/>
    <w:link w:val="ac"/>
    <w:qFormat/>
    <w:rsid w:val="007D6A6B"/>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D6A6B"/>
    <w:rPr>
      <w:rFonts w:ascii="Times New Roman" w:eastAsia="Times New Roman" w:hAnsi="Times New Roman" w:cs="David"/>
      <w:bCs/>
      <w:i/>
      <w:iCs/>
      <w:sz w:val="32"/>
      <w:szCs w:val="32"/>
      <w:u w:val="single"/>
      <w:lang w:eastAsia="he-IL"/>
    </w:rPr>
  </w:style>
  <w:style w:type="character" w:styleId="ad">
    <w:name w:val="page number"/>
    <w:basedOn w:val="a0"/>
    <w:rsid w:val="007D6A6B"/>
  </w:style>
  <w:style w:type="paragraph" w:styleId="ae">
    <w:name w:val="Block Text"/>
    <w:basedOn w:val="a"/>
    <w:rsid w:val="007D6A6B"/>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7D6A6B"/>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7D6A6B"/>
    <w:pPr>
      <w:ind w:left="540" w:hanging="540"/>
    </w:pPr>
    <w:rPr>
      <w:szCs w:val="22"/>
    </w:rPr>
  </w:style>
  <w:style w:type="paragraph" w:customStyle="1" w:styleId="af0">
    <w:name w:val="חתימה קו אחד"/>
    <w:basedOn w:val="11"/>
    <w:rsid w:val="007D6A6B"/>
    <w:pPr>
      <w:tabs>
        <w:tab w:val="left" w:pos="2880"/>
        <w:tab w:val="left" w:pos="5220"/>
        <w:tab w:val="left" w:pos="7740"/>
      </w:tabs>
      <w:ind w:left="360"/>
    </w:pPr>
    <w:rPr>
      <w:sz w:val="22"/>
      <w:szCs w:val="22"/>
    </w:rPr>
  </w:style>
  <w:style w:type="paragraph" w:customStyle="1" w:styleId="12">
    <w:name w:val="חתימה קו 1 נקודות"/>
    <w:basedOn w:val="11"/>
    <w:rsid w:val="007D6A6B"/>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7D6A6B"/>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7D6A6B"/>
    <w:rPr>
      <w:rFonts w:ascii="Tahoma" w:eastAsia="Times New Roman" w:hAnsi="Tahoma" w:cs="Tahoma"/>
      <w:sz w:val="16"/>
      <w:szCs w:val="16"/>
      <w:lang w:eastAsia="he-IL"/>
    </w:rPr>
  </w:style>
  <w:style w:type="paragraph" w:customStyle="1" w:styleId="BodyTextIndent1">
    <w:name w:val="Body Text Indent1"/>
    <w:basedOn w:val="a"/>
    <w:rsid w:val="007D6A6B"/>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11">
    <w:name w:val="Heading 11"/>
    <w:basedOn w:val="a"/>
    <w:next w:val="a"/>
    <w:rsid w:val="007D6A6B"/>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D6A6B"/>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D6A6B"/>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D6A6B"/>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7D6A6B"/>
    <w:rPr>
      <w:rFonts w:cs="Times New Roman"/>
    </w:rPr>
  </w:style>
  <w:style w:type="paragraph" w:styleId="31">
    <w:name w:val="Body Text Indent 3"/>
    <w:basedOn w:val="a"/>
    <w:link w:val="32"/>
    <w:rsid w:val="007D6A6B"/>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D6A6B"/>
    <w:rPr>
      <w:rFonts w:ascii="Times New Roman" w:eastAsia="Times New Roman" w:hAnsi="Times New Roman" w:cs="David"/>
      <w:sz w:val="24"/>
      <w:szCs w:val="24"/>
      <w:lang w:eastAsia="he-IL"/>
    </w:rPr>
  </w:style>
  <w:style w:type="paragraph" w:styleId="21">
    <w:name w:val="Body Text Indent 2"/>
    <w:basedOn w:val="a"/>
    <w:link w:val="22"/>
    <w:rsid w:val="007D6A6B"/>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D6A6B"/>
    <w:rPr>
      <w:rFonts w:ascii="Times New Roman" w:eastAsia="Times New Roman" w:hAnsi="Times New Roman" w:cs="David"/>
      <w:sz w:val="20"/>
      <w:szCs w:val="24"/>
      <w:lang w:eastAsia="he-IL"/>
    </w:rPr>
  </w:style>
  <w:style w:type="paragraph" w:customStyle="1" w:styleId="af3">
    <w:name w:val="סגנון"/>
    <w:basedOn w:val="a"/>
    <w:next w:val="ae"/>
    <w:rsid w:val="007D6A6B"/>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4">
    <w:name w:val="Document Map"/>
    <w:basedOn w:val="a"/>
    <w:link w:val="af5"/>
    <w:rsid w:val="007D6A6B"/>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7D6A6B"/>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7D6A6B"/>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D6A6B"/>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D6A6B"/>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D6A6B"/>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D6A6B"/>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D6A6B"/>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f6">
    <w:name w:val="List Paragraph"/>
    <w:basedOn w:val="a"/>
    <w:uiPriority w:val="34"/>
    <w:qFormat/>
    <w:rsid w:val="000F4956"/>
    <w:pPr>
      <w:ind w:left="720"/>
      <w:contextualSpacing/>
    </w:pPr>
  </w:style>
  <w:style w:type="paragraph" w:customStyle="1" w:styleId="af7">
    <w:name w:val="היסט_כפול"/>
    <w:basedOn w:val="a"/>
    <w:rsid w:val="00B54195"/>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5509841">
      <w:bodyDiv w:val="1"/>
      <w:marLeft w:val="0"/>
      <w:marRight w:val="0"/>
      <w:marTop w:val="0"/>
      <w:marBottom w:val="0"/>
      <w:divBdr>
        <w:top w:val="none" w:sz="0" w:space="0" w:color="auto"/>
        <w:left w:val="none" w:sz="0" w:space="0" w:color="auto"/>
        <w:bottom w:val="none" w:sz="0" w:space="0" w:color="auto"/>
        <w:right w:val="none" w:sz="0" w:space="0" w:color="auto"/>
      </w:divBdr>
    </w:div>
    <w:div w:id="1615597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A9C39FCD0BF4F4F84F7B8EA68ACD07C"/>
        <w:category>
          <w:name w:val="General"/>
          <w:gallery w:val="placeholder"/>
        </w:category>
        <w:types>
          <w:type w:val="bbPlcHdr"/>
        </w:types>
        <w:behaviors>
          <w:behavior w:val="content"/>
        </w:behaviors>
        <w:guid w:val="{CFF65A60-36E2-405A-9888-8A2F35B74A72}"/>
      </w:docPartPr>
      <w:docPartBody>
        <w:p w:rsidR="0054288A" w:rsidRDefault="00AC6B04">
          <w:r w:rsidRPr="00F96D05">
            <w:rPr>
              <w:rStyle w:val="a3"/>
              <w:rtl/>
            </w:rPr>
            <w:t>[תאריך חתימת חוזה]</w:t>
          </w:r>
        </w:p>
      </w:docPartBody>
    </w:docPart>
    <w:docPart>
      <w:docPartPr>
        <w:name w:val="F8D8FA34FD5E45069EB9963C26290A45"/>
        <w:category>
          <w:name w:val="General"/>
          <w:gallery w:val="placeholder"/>
        </w:category>
        <w:types>
          <w:type w:val="bbPlcHdr"/>
        </w:types>
        <w:behaviors>
          <w:behavior w:val="content"/>
        </w:behaviors>
        <w:guid w:val="{DC8B4D7C-4A5A-4BDA-8DB9-5BFF6F4FD92A}"/>
      </w:docPartPr>
      <w:docPartBody>
        <w:p w:rsidR="0054288A" w:rsidRDefault="00AC6B04">
          <w:r w:rsidRPr="00F96D05">
            <w:rPr>
              <w:rStyle w:val="a3"/>
              <w:rtl/>
            </w:rPr>
            <w:t>[שם אתר]</w:t>
          </w:r>
        </w:p>
      </w:docPartBody>
    </w:docPart>
    <w:docPart>
      <w:docPartPr>
        <w:name w:val="9F96EF0D0BF04A639B10AC178553F244"/>
        <w:category>
          <w:name w:val="General"/>
          <w:gallery w:val="placeholder"/>
        </w:category>
        <w:types>
          <w:type w:val="bbPlcHdr"/>
        </w:types>
        <w:behaviors>
          <w:behavior w:val="content"/>
        </w:behaviors>
        <w:guid w:val="{BAB3F7C1-4EC8-4B38-B3F6-C20A78C0B380}"/>
      </w:docPartPr>
      <w:docPartBody>
        <w:p w:rsidR="0054288A" w:rsidRDefault="00AC6B04">
          <w:r w:rsidRPr="00F96D05">
            <w:rPr>
              <w:rStyle w:val="a3"/>
              <w:rtl/>
            </w:rPr>
            <w:t>[שם צד א]</w:t>
          </w:r>
        </w:p>
      </w:docPartBody>
    </w:docPart>
    <w:docPart>
      <w:docPartPr>
        <w:name w:val="CD695E343D714E8FADA2BD144D15DC19"/>
        <w:category>
          <w:name w:val="General"/>
          <w:gallery w:val="placeholder"/>
        </w:category>
        <w:types>
          <w:type w:val="bbPlcHdr"/>
        </w:types>
        <w:behaviors>
          <w:behavior w:val="content"/>
        </w:behaviors>
        <w:guid w:val="{B7C27C04-32DB-45CD-8FB1-28CDB13C7F74}"/>
      </w:docPartPr>
      <w:docPartBody>
        <w:p w:rsidR="0054288A" w:rsidRDefault="00AC6B04">
          <w:r w:rsidRPr="00F96D05">
            <w:rPr>
              <w:rStyle w:val="a3"/>
              <w:rtl/>
            </w:rPr>
            <w:t>[שם ספק]</w:t>
          </w:r>
        </w:p>
      </w:docPartBody>
    </w:docPart>
    <w:docPart>
      <w:docPartPr>
        <w:name w:val="3150C4E0BC1A412696C4A7A7A2EFC54B"/>
        <w:category>
          <w:name w:val="General"/>
          <w:gallery w:val="placeholder"/>
        </w:category>
        <w:types>
          <w:type w:val="bbPlcHdr"/>
        </w:types>
        <w:behaviors>
          <w:behavior w:val="content"/>
        </w:behaviors>
        <w:guid w:val="{2DCE319B-677F-4185-B392-5042B8401B6C}"/>
      </w:docPartPr>
      <w:docPartBody>
        <w:p w:rsidR="0054288A" w:rsidRDefault="00AC6B04">
          <w:r w:rsidRPr="00F96D05">
            <w:rPr>
              <w:rStyle w:val="a3"/>
              <w:rtl/>
            </w:rPr>
            <w:t>[תיאור עבודה]</w:t>
          </w:r>
        </w:p>
      </w:docPartBody>
    </w:docPart>
    <w:docPart>
      <w:docPartPr>
        <w:name w:val="3E7E2FB186E14ACEA96EF22203A118D5"/>
        <w:category>
          <w:name w:val="General"/>
          <w:gallery w:val="placeholder"/>
        </w:category>
        <w:types>
          <w:type w:val="bbPlcHdr"/>
        </w:types>
        <w:behaviors>
          <w:behavior w:val="content"/>
        </w:behaviors>
        <w:guid w:val="{4F9172F8-13BB-4FC8-8D33-C92C30A99F7B}"/>
      </w:docPartPr>
      <w:docPartBody>
        <w:p w:rsidR="0054288A" w:rsidRDefault="00AC6B04">
          <w:r w:rsidRPr="00F96D05">
            <w:rPr>
              <w:rStyle w:val="a3"/>
              <w:rtl/>
            </w:rPr>
            <w:t>[שם אתר]</w:t>
          </w:r>
        </w:p>
      </w:docPartBody>
    </w:docPart>
    <w:docPart>
      <w:docPartPr>
        <w:name w:val="E672163220764E71B674F140E009AED3"/>
        <w:category>
          <w:name w:val="General"/>
          <w:gallery w:val="placeholder"/>
        </w:category>
        <w:types>
          <w:type w:val="bbPlcHdr"/>
        </w:types>
        <w:behaviors>
          <w:behavior w:val="content"/>
        </w:behaviors>
        <w:guid w:val="{9DA253CB-FFD8-4046-AD59-0624A732F3ED}"/>
      </w:docPartPr>
      <w:docPartBody>
        <w:p w:rsidR="0054288A" w:rsidRDefault="00AC6B04">
          <w:r w:rsidRPr="00F96D05">
            <w:rPr>
              <w:rStyle w:val="a3"/>
              <w:rtl/>
            </w:rPr>
            <w:t>[שם ספק]</w:t>
          </w:r>
        </w:p>
      </w:docPartBody>
    </w:docPart>
    <w:docPart>
      <w:docPartPr>
        <w:name w:val="BE744DA166284B1B9E771853F200DB31"/>
        <w:category>
          <w:name w:val="General"/>
          <w:gallery w:val="placeholder"/>
        </w:category>
        <w:types>
          <w:type w:val="bbPlcHdr"/>
        </w:types>
        <w:behaviors>
          <w:behavior w:val="content"/>
        </w:behaviors>
        <w:guid w:val="{DE1B1C94-B2FB-4237-A7D3-86084D182BE4}"/>
      </w:docPartPr>
      <w:docPartBody>
        <w:p w:rsidR="0054288A" w:rsidRDefault="00AC6B04">
          <w:r w:rsidRPr="00F96D05">
            <w:rPr>
              <w:rStyle w:val="a3"/>
              <w:rtl/>
            </w:rPr>
            <w:t>[שם צד א]</w:t>
          </w:r>
        </w:p>
      </w:docPartBody>
    </w:docPart>
    <w:docPart>
      <w:docPartPr>
        <w:name w:val="D91B4E3BE07B4EBD9C317F4E6039C9FD"/>
        <w:category>
          <w:name w:val="General"/>
          <w:gallery w:val="placeholder"/>
        </w:category>
        <w:types>
          <w:type w:val="bbPlcHdr"/>
        </w:types>
        <w:behaviors>
          <w:behavior w:val="content"/>
        </w:behaviors>
        <w:guid w:val="{71013EEF-7FAA-4080-B727-1479AA3177EC}"/>
      </w:docPartPr>
      <w:docPartBody>
        <w:p w:rsidR="0054288A" w:rsidRDefault="00AC6B04">
          <w:r w:rsidRPr="00F96D05">
            <w:rPr>
              <w:rStyle w:val="a3"/>
              <w:rtl/>
            </w:rPr>
            <w:t>[שם ספק]</w:t>
          </w:r>
        </w:p>
      </w:docPartBody>
    </w:docPart>
    <w:docPart>
      <w:docPartPr>
        <w:name w:val="730DEDEC88DD44DEBCDD44CC2053351D"/>
        <w:category>
          <w:name w:val="General"/>
          <w:gallery w:val="placeholder"/>
        </w:category>
        <w:types>
          <w:type w:val="bbPlcHdr"/>
        </w:types>
        <w:behaviors>
          <w:behavior w:val="content"/>
        </w:behaviors>
        <w:guid w:val="{C575C8B1-4CBB-457A-923F-C424DE38F613}"/>
      </w:docPartPr>
      <w:docPartBody>
        <w:p w:rsidR="0054288A" w:rsidRDefault="00AC6B04" w:rsidP="00AC6B04">
          <w:pPr>
            <w:pStyle w:val="730DEDEC88DD44DEBCDD44CC2053351D"/>
          </w:pPr>
          <w:r w:rsidRPr="00F96D05">
            <w:rPr>
              <w:rStyle w:val="a3"/>
              <w:rtl/>
            </w:rPr>
            <w:t>[שם ספק]</w:t>
          </w:r>
        </w:p>
      </w:docPartBody>
    </w:docPart>
    <w:docPart>
      <w:docPartPr>
        <w:name w:val="6120FFDB6FE5471EB443F555069EB209"/>
        <w:category>
          <w:name w:val="General"/>
          <w:gallery w:val="placeholder"/>
        </w:category>
        <w:types>
          <w:type w:val="bbPlcHdr"/>
        </w:types>
        <w:behaviors>
          <w:behavior w:val="content"/>
        </w:behaviors>
        <w:guid w:val="{DC041D7E-7915-4618-A7B4-C562691D5D26}"/>
      </w:docPartPr>
      <w:docPartBody>
        <w:p w:rsidR="0054288A" w:rsidRDefault="00AC6B04" w:rsidP="00AC6B04">
          <w:pPr>
            <w:pStyle w:val="6120FFDB6FE5471EB443F555069EB209"/>
          </w:pPr>
          <w:r w:rsidRPr="00F96D05">
            <w:rPr>
              <w:rStyle w:val="a3"/>
              <w:rtl/>
            </w:rPr>
            <w:t>[שם ספק]</w:t>
          </w:r>
        </w:p>
      </w:docPartBody>
    </w:docPart>
    <w:docPart>
      <w:docPartPr>
        <w:name w:val="0FED26A6C4BF4F5D94BA32A91BCC68E2"/>
        <w:category>
          <w:name w:val="General"/>
          <w:gallery w:val="placeholder"/>
        </w:category>
        <w:types>
          <w:type w:val="bbPlcHdr"/>
        </w:types>
        <w:behaviors>
          <w:behavior w:val="content"/>
        </w:behaviors>
        <w:guid w:val="{B875D46D-9C6B-4BC7-B77B-71E53C6B7E7E}"/>
      </w:docPartPr>
      <w:docPartBody>
        <w:p w:rsidR="0054288A" w:rsidRDefault="00AC6B04" w:rsidP="00AC6B04">
          <w:pPr>
            <w:pStyle w:val="0FED26A6C4BF4F5D94BA32A91BCC68E2"/>
          </w:pPr>
          <w:r w:rsidRPr="00F96D05">
            <w:rPr>
              <w:rStyle w:val="a3"/>
              <w:rtl/>
            </w:rPr>
            <w:t>[שם ספק]</w:t>
          </w:r>
        </w:p>
      </w:docPartBody>
    </w:docPart>
    <w:docPart>
      <w:docPartPr>
        <w:name w:val="2B0CC02789BB450B9F4E4846C8A0AFD7"/>
        <w:category>
          <w:name w:val="General"/>
          <w:gallery w:val="placeholder"/>
        </w:category>
        <w:types>
          <w:type w:val="bbPlcHdr"/>
        </w:types>
        <w:behaviors>
          <w:behavior w:val="content"/>
        </w:behaviors>
        <w:guid w:val="{944E1C9B-25E4-47ED-B8D0-D648ABC421A3}"/>
      </w:docPartPr>
      <w:docPartBody>
        <w:p w:rsidR="0054288A" w:rsidRDefault="00AC6B04" w:rsidP="00AC6B04">
          <w:pPr>
            <w:pStyle w:val="2B0CC02789BB450B9F4E4846C8A0AFD7"/>
          </w:pPr>
          <w:r w:rsidRPr="00F96D05">
            <w:rPr>
              <w:rStyle w:val="a3"/>
              <w:rtl/>
            </w:rPr>
            <w:t>[שם ספק]</w:t>
          </w:r>
        </w:p>
      </w:docPartBody>
    </w:docPart>
    <w:docPart>
      <w:docPartPr>
        <w:name w:val="6DDEFB1C51B94215A24F1E8E8931D682"/>
        <w:category>
          <w:name w:val="General"/>
          <w:gallery w:val="placeholder"/>
        </w:category>
        <w:types>
          <w:type w:val="bbPlcHdr"/>
        </w:types>
        <w:behaviors>
          <w:behavior w:val="content"/>
        </w:behaviors>
        <w:guid w:val="{6B51E04B-FE6E-4FA5-89F3-1F86D9DCEA90}"/>
      </w:docPartPr>
      <w:docPartBody>
        <w:p w:rsidR="0054288A" w:rsidRDefault="00AC6B04" w:rsidP="00AC6B04">
          <w:pPr>
            <w:pStyle w:val="6DDEFB1C51B94215A24F1E8E8931D682"/>
          </w:pPr>
          <w:r w:rsidRPr="00F96D05">
            <w:rPr>
              <w:rStyle w:val="a3"/>
              <w:rtl/>
            </w:rPr>
            <w:t>[שם ספק]</w:t>
          </w:r>
        </w:p>
      </w:docPartBody>
    </w:docPart>
    <w:docPart>
      <w:docPartPr>
        <w:name w:val="793E36C9A5E74F6E910DEF3CFC7FEFC6"/>
        <w:category>
          <w:name w:val="General"/>
          <w:gallery w:val="placeholder"/>
        </w:category>
        <w:types>
          <w:type w:val="bbPlcHdr"/>
        </w:types>
        <w:behaviors>
          <w:behavior w:val="content"/>
        </w:behaviors>
        <w:guid w:val="{D3399CCE-68E2-4DB4-95A6-27353C84DA81}"/>
      </w:docPartPr>
      <w:docPartBody>
        <w:p w:rsidR="0054288A" w:rsidRDefault="00AC6B04">
          <w:r w:rsidRPr="00F96D05">
            <w:rPr>
              <w:rStyle w:val="a3"/>
              <w:rtl/>
            </w:rPr>
            <w:t>[שם אתר]</w:t>
          </w:r>
        </w:p>
      </w:docPartBody>
    </w:docPart>
    <w:docPart>
      <w:docPartPr>
        <w:name w:val="9ADE3234179E4C6CBDCF4CAFE9076F91"/>
        <w:category>
          <w:name w:val="General"/>
          <w:gallery w:val="placeholder"/>
        </w:category>
        <w:types>
          <w:type w:val="bbPlcHdr"/>
        </w:types>
        <w:behaviors>
          <w:behavior w:val="content"/>
        </w:behaviors>
        <w:guid w:val="{ADEE5EE1-0C5F-4571-8153-786ABEC64EC4}"/>
      </w:docPartPr>
      <w:docPartBody>
        <w:p w:rsidR="0054288A" w:rsidRDefault="00AC6B04">
          <w:r w:rsidRPr="00F96D05">
            <w:rPr>
              <w:rStyle w:val="a3"/>
              <w:rtl/>
            </w:rPr>
            <w:t>[תבנית חוזה]</w:t>
          </w:r>
        </w:p>
      </w:docPartBody>
    </w:docPart>
    <w:docPart>
      <w:docPartPr>
        <w:name w:val="FE1715D3D0884AD3A1FFDBFDF557D606"/>
        <w:category>
          <w:name w:val="General"/>
          <w:gallery w:val="placeholder"/>
        </w:category>
        <w:types>
          <w:type w:val="bbPlcHdr"/>
        </w:types>
        <w:behaviors>
          <w:behavior w:val="content"/>
        </w:behaviors>
        <w:guid w:val="{1653FCC3-9F5E-4061-B29C-0C83A59E5574}"/>
      </w:docPartPr>
      <w:docPartBody>
        <w:p w:rsidR="0054288A" w:rsidRDefault="00AC6B04">
          <w:r w:rsidRPr="00F96D05">
            <w:rPr>
              <w:rStyle w:val="a3"/>
              <w:rtl/>
            </w:rPr>
            <w:t>[שם צד א]</w:t>
          </w:r>
        </w:p>
      </w:docPartBody>
    </w:docPart>
    <w:docPart>
      <w:docPartPr>
        <w:name w:val="518A52D3DD4D4588AE283BACD65EEE34"/>
        <w:category>
          <w:name w:val="General"/>
          <w:gallery w:val="placeholder"/>
        </w:category>
        <w:types>
          <w:type w:val="bbPlcHdr"/>
        </w:types>
        <w:behaviors>
          <w:behavior w:val="content"/>
        </w:behaviors>
        <w:guid w:val="{6ADF6DE1-90B4-4037-850D-FA63F5EF078E}"/>
      </w:docPartPr>
      <w:docPartBody>
        <w:p w:rsidR="0054288A" w:rsidRDefault="00AC6B04">
          <w:r w:rsidRPr="00F96D05">
            <w:rPr>
              <w:rStyle w:val="a3"/>
              <w:rtl/>
            </w:rPr>
            <w:t>[תאריך חתימת חוזה]</w:t>
          </w:r>
        </w:p>
      </w:docPartBody>
    </w:docPart>
    <w:docPart>
      <w:docPartPr>
        <w:name w:val="76CDE116DF594A3BA3EAC1E71841CDD5"/>
        <w:category>
          <w:name w:val="General"/>
          <w:gallery w:val="placeholder"/>
        </w:category>
        <w:types>
          <w:type w:val="bbPlcHdr"/>
        </w:types>
        <w:behaviors>
          <w:behavior w:val="content"/>
        </w:behaviors>
        <w:guid w:val="{88938039-45AA-40B6-A4BD-698EBA04FB92}"/>
      </w:docPartPr>
      <w:docPartBody>
        <w:p w:rsidR="003016F9" w:rsidRDefault="0054288A">
          <w:r w:rsidRPr="00F96D05">
            <w:rPr>
              <w:rStyle w:val="a3"/>
              <w:rtl/>
            </w:rPr>
            <w:t>[תאריך חתימת חוזה]</w:t>
          </w:r>
        </w:p>
      </w:docPartBody>
    </w:docPart>
    <w:docPart>
      <w:docPartPr>
        <w:name w:val="E54D5FBFAE404BEE9C0DD76376866E5A"/>
        <w:category>
          <w:name w:val="General"/>
          <w:gallery w:val="placeholder"/>
        </w:category>
        <w:types>
          <w:type w:val="bbPlcHdr"/>
        </w:types>
        <w:behaviors>
          <w:behavior w:val="content"/>
        </w:behaviors>
        <w:guid w:val="{AB39E578-9671-44E9-A2BA-2C7F713F91AC}"/>
      </w:docPartPr>
      <w:docPartBody>
        <w:p w:rsidR="003016F9" w:rsidRDefault="0054288A">
          <w:r w:rsidRPr="00F96D05">
            <w:rPr>
              <w:rStyle w:val="a3"/>
              <w:rtl/>
            </w:rPr>
            <w:t>[צד א בחוזה]</w:t>
          </w:r>
        </w:p>
      </w:docPartBody>
    </w:docPart>
    <w:docPart>
      <w:docPartPr>
        <w:name w:val="EE89AE5FEB314C7EB95130CC09478683"/>
        <w:category>
          <w:name w:val="General"/>
          <w:gallery w:val="placeholder"/>
        </w:category>
        <w:types>
          <w:type w:val="bbPlcHdr"/>
        </w:types>
        <w:behaviors>
          <w:behavior w:val="content"/>
        </w:behaviors>
        <w:guid w:val="{803A0466-3F3E-4DDA-B049-52FD69AB9CC1}"/>
      </w:docPartPr>
      <w:docPartBody>
        <w:p w:rsidR="003016F9" w:rsidRDefault="0054288A">
          <w:r w:rsidRPr="00F96D05">
            <w:rPr>
              <w:rStyle w:val="a3"/>
              <w:rtl/>
            </w:rPr>
            <w:t>[צדדים נוספים]</w:t>
          </w:r>
        </w:p>
      </w:docPartBody>
    </w:docPart>
    <w:docPart>
      <w:docPartPr>
        <w:name w:val="BD17AB907F79451DB47DCE5937DA1EA9"/>
        <w:category>
          <w:name w:val="General"/>
          <w:gallery w:val="placeholder"/>
        </w:category>
        <w:types>
          <w:type w:val="bbPlcHdr"/>
        </w:types>
        <w:behaviors>
          <w:behavior w:val="content"/>
        </w:behaviors>
        <w:guid w:val="{BC192028-8F14-47C8-88EB-CCB0BA1A6393}"/>
      </w:docPartPr>
      <w:docPartBody>
        <w:p w:rsidR="003016F9" w:rsidRDefault="0054288A">
          <w:r w:rsidRPr="00F96D05">
            <w:rPr>
              <w:rStyle w:val="a3"/>
              <w:rtl/>
            </w:rPr>
            <w:t>[רשות מקומית]</w:t>
          </w:r>
        </w:p>
      </w:docPartBody>
    </w:docPart>
    <w:docPart>
      <w:docPartPr>
        <w:name w:val="0D8C3FAC7C0240F1B8EBDB36449F43EF"/>
        <w:category>
          <w:name w:val="General"/>
          <w:gallery w:val="placeholder"/>
        </w:category>
        <w:types>
          <w:type w:val="bbPlcHdr"/>
        </w:types>
        <w:behaviors>
          <w:behavior w:val="content"/>
        </w:behaviors>
        <w:guid w:val="{48028AFC-E4FE-4689-A28F-B8B2AE732068}"/>
      </w:docPartPr>
      <w:docPartBody>
        <w:p w:rsidR="003016F9" w:rsidRDefault="0054288A">
          <w:r w:rsidRPr="00F96D05">
            <w:rPr>
              <w:rStyle w:val="a3"/>
              <w:rtl/>
            </w:rPr>
            <w:t>[שם אתר]</w:t>
          </w:r>
        </w:p>
      </w:docPartBody>
    </w:docPart>
    <w:docPart>
      <w:docPartPr>
        <w:name w:val="A8DB7ED06AA5467ABC609398F624F863"/>
        <w:category>
          <w:name w:val="General"/>
          <w:gallery w:val="placeholder"/>
        </w:category>
        <w:types>
          <w:type w:val="bbPlcHdr"/>
        </w:types>
        <w:behaviors>
          <w:behavior w:val="content"/>
        </w:behaviors>
        <w:guid w:val="{7EE05500-EC22-4BAB-A73D-4D079F0EE6B4}"/>
      </w:docPartPr>
      <w:docPartBody>
        <w:p w:rsidR="003016F9" w:rsidRDefault="0054288A">
          <w:r w:rsidRPr="00F96D05">
            <w:rPr>
              <w:rStyle w:val="a3"/>
              <w:rtl/>
            </w:rPr>
            <w:t>[שם הפרויקט]</w:t>
          </w:r>
        </w:p>
      </w:docPartBody>
    </w:docPart>
    <w:docPart>
      <w:docPartPr>
        <w:name w:val="5CDC7DC0D4F542EEA0A321D13F099049"/>
        <w:category>
          <w:name w:val="General"/>
          <w:gallery w:val="placeholder"/>
        </w:category>
        <w:types>
          <w:type w:val="bbPlcHdr"/>
        </w:types>
        <w:behaviors>
          <w:behavior w:val="content"/>
        </w:behaviors>
        <w:guid w:val="{93477298-CFCF-4FD0-B3EB-56EA993F0724}"/>
      </w:docPartPr>
      <w:docPartBody>
        <w:p w:rsidR="003016F9" w:rsidRDefault="0054288A">
          <w:r w:rsidRPr="00F96D05">
            <w:rPr>
              <w:rStyle w:val="a3"/>
              <w:rtl/>
            </w:rPr>
            <w:t>[שדה נוסף 2]</w:t>
          </w:r>
        </w:p>
      </w:docPartBody>
    </w:docPart>
    <w:docPart>
      <w:docPartPr>
        <w:name w:val="BC9DFA3C5B524F789978B88AF355576B"/>
        <w:category>
          <w:name w:val="General"/>
          <w:gallery w:val="placeholder"/>
        </w:category>
        <w:types>
          <w:type w:val="bbPlcHdr"/>
        </w:types>
        <w:behaviors>
          <w:behavior w:val="content"/>
        </w:behaviors>
        <w:guid w:val="{D3681867-DD0C-4782-8667-5677E326552B}"/>
      </w:docPartPr>
      <w:docPartBody>
        <w:p w:rsidR="003016F9" w:rsidRDefault="0054288A">
          <w:r w:rsidRPr="00F96D05">
            <w:rPr>
              <w:rStyle w:val="a3"/>
              <w:rtl/>
            </w:rPr>
            <w:t>[שדה נוסף 1]</w:t>
          </w:r>
        </w:p>
      </w:docPartBody>
    </w:docPart>
    <w:docPart>
      <w:docPartPr>
        <w:name w:val="72C5675F93784DAE9FD894C2341987E6"/>
        <w:category>
          <w:name w:val="General"/>
          <w:gallery w:val="placeholder"/>
        </w:category>
        <w:types>
          <w:type w:val="bbPlcHdr"/>
        </w:types>
        <w:behaviors>
          <w:behavior w:val="content"/>
        </w:behaviors>
        <w:guid w:val="{3E330591-4014-4509-8158-7F151663FFC6}"/>
      </w:docPartPr>
      <w:docPartBody>
        <w:p w:rsidR="003016F9" w:rsidRDefault="0054288A">
          <w:r w:rsidRPr="00F96D05">
            <w:rPr>
              <w:rStyle w:val="a3"/>
              <w:rtl/>
            </w:rPr>
            <w:t>[רשות מקומית]</w:t>
          </w:r>
        </w:p>
      </w:docPartBody>
    </w:docPart>
    <w:docPart>
      <w:docPartPr>
        <w:name w:val="22B06FCAEAFB4E5BBB029ED37E8F2695"/>
        <w:category>
          <w:name w:val="General"/>
          <w:gallery w:val="placeholder"/>
        </w:category>
        <w:types>
          <w:type w:val="bbPlcHdr"/>
        </w:types>
        <w:behaviors>
          <w:behavior w:val="content"/>
        </w:behaviors>
        <w:guid w:val="{25EFFC26-E5B0-4221-BC25-7614797BC178}"/>
      </w:docPartPr>
      <w:docPartBody>
        <w:p w:rsidR="003016F9" w:rsidRDefault="0054288A">
          <w:r w:rsidRPr="00F96D05">
            <w:rPr>
              <w:rStyle w:val="a3"/>
              <w:rtl/>
            </w:rPr>
            <w:t>[שדה נוסף 3]</w:t>
          </w:r>
        </w:p>
      </w:docPartBody>
    </w:docPart>
    <w:docPart>
      <w:docPartPr>
        <w:name w:val="77412C2B44A549E085F0784C80450313"/>
        <w:category>
          <w:name w:val="General"/>
          <w:gallery w:val="placeholder"/>
        </w:category>
        <w:types>
          <w:type w:val="bbPlcHdr"/>
        </w:types>
        <w:behaviors>
          <w:behavior w:val="content"/>
        </w:behaviors>
        <w:guid w:val="{EDD4A1CB-16E4-4095-868E-61956B040DF2}"/>
      </w:docPartPr>
      <w:docPartBody>
        <w:p w:rsidR="003016F9" w:rsidRDefault="0054288A">
          <w:r w:rsidRPr="00F96D05">
            <w:rPr>
              <w:rStyle w:val="a3"/>
              <w:rtl/>
            </w:rPr>
            <w:t>[שדה נוסף 4]</w:t>
          </w:r>
        </w:p>
      </w:docPartBody>
    </w:docPart>
    <w:docPart>
      <w:docPartPr>
        <w:name w:val="D0A689285D824474A57DF5BD7B22B469"/>
        <w:category>
          <w:name w:val="General"/>
          <w:gallery w:val="placeholder"/>
        </w:category>
        <w:types>
          <w:type w:val="bbPlcHdr"/>
        </w:types>
        <w:behaviors>
          <w:behavior w:val="content"/>
        </w:behaviors>
        <w:guid w:val="{FA774F1A-AE65-41AF-A6DA-4C3DE3762CB1}"/>
      </w:docPartPr>
      <w:docPartBody>
        <w:p w:rsidR="003016F9" w:rsidRDefault="0054288A">
          <w:r w:rsidRPr="00F96D05">
            <w:rPr>
              <w:rStyle w:val="a3"/>
              <w:rtl/>
            </w:rPr>
            <w:t>[שדה נוסף 5]</w:t>
          </w:r>
        </w:p>
      </w:docPartBody>
    </w:docPart>
    <w:docPart>
      <w:docPartPr>
        <w:name w:val="28E5D4254C054428917DC5C2ABB604D5"/>
        <w:category>
          <w:name w:val="General"/>
          <w:gallery w:val="placeholder"/>
        </w:category>
        <w:types>
          <w:type w:val="bbPlcHdr"/>
        </w:types>
        <w:behaviors>
          <w:behavior w:val="content"/>
        </w:behaviors>
        <w:guid w:val="{B898B482-8945-4A26-B818-F699BBB78B24}"/>
      </w:docPartPr>
      <w:docPartBody>
        <w:p w:rsidR="003016F9" w:rsidRDefault="0054288A">
          <w:r w:rsidRPr="00F96D05">
            <w:rPr>
              <w:rStyle w:val="a3"/>
              <w:rtl/>
            </w:rPr>
            <w:t>[שדה נוסף 6]</w:t>
          </w:r>
        </w:p>
      </w:docPartBody>
    </w:docPart>
    <w:docPart>
      <w:docPartPr>
        <w:name w:val="2226DB3692F541568709ABDE29F7E953"/>
        <w:category>
          <w:name w:val="General"/>
          <w:gallery w:val="placeholder"/>
        </w:category>
        <w:types>
          <w:type w:val="bbPlcHdr"/>
        </w:types>
        <w:behaviors>
          <w:behavior w:val="content"/>
        </w:behaviors>
        <w:guid w:val="{617E1F03-6364-4EAA-88F0-50E2692BFA71}"/>
      </w:docPartPr>
      <w:docPartBody>
        <w:p w:rsidR="003016F9" w:rsidRDefault="0054288A">
          <w:r w:rsidRPr="00F96D05">
            <w:rPr>
              <w:rStyle w:val="a3"/>
              <w:rtl/>
            </w:rPr>
            <w:t>[אחוז השתתפות צד א]</w:t>
          </w:r>
        </w:p>
      </w:docPartBody>
    </w:docPart>
    <w:docPart>
      <w:docPartPr>
        <w:name w:val="0FEE887E6B39449480BF7D10A283D691"/>
        <w:category>
          <w:name w:val="General"/>
          <w:gallery w:val="placeholder"/>
        </w:category>
        <w:types>
          <w:type w:val="bbPlcHdr"/>
        </w:types>
        <w:behaviors>
          <w:behavior w:val="content"/>
        </w:behaviors>
        <w:guid w:val="{3072E555-99D0-41ED-8125-004F46394DCF}"/>
      </w:docPartPr>
      <w:docPartBody>
        <w:p w:rsidR="003016F9" w:rsidRDefault="0054288A">
          <w:r w:rsidRPr="00F96D05">
            <w:rPr>
              <w:rStyle w:val="a3"/>
              <w:rtl/>
            </w:rPr>
            <w:t>[מדד בסיס]</w:t>
          </w:r>
        </w:p>
      </w:docPartBody>
    </w:docPart>
    <w:docPart>
      <w:docPartPr>
        <w:name w:val="2EEC44CCAB374591BC9649267B27A44F"/>
        <w:category>
          <w:name w:val="General"/>
          <w:gallery w:val="placeholder"/>
        </w:category>
        <w:types>
          <w:type w:val="bbPlcHdr"/>
        </w:types>
        <w:behaviors>
          <w:behavior w:val="content"/>
        </w:behaviors>
        <w:guid w:val="{174A3683-D07C-4BE9-80FB-32D89D42EBD8}"/>
      </w:docPartPr>
      <w:docPartBody>
        <w:p w:rsidR="003016F9" w:rsidRDefault="0054288A">
          <w:r w:rsidRPr="00F96D05">
            <w:rPr>
              <w:rStyle w:val="a3"/>
              <w:rtl/>
            </w:rPr>
            <w:t>[מדד בגין/ידוע - כותרת]</w:t>
          </w:r>
        </w:p>
      </w:docPartBody>
    </w:docPart>
    <w:docPart>
      <w:docPartPr>
        <w:name w:val="F92B73A42D9542A2875B6A188E5A8FA9"/>
        <w:category>
          <w:name w:val="General"/>
          <w:gallery w:val="placeholder"/>
        </w:category>
        <w:types>
          <w:type w:val="bbPlcHdr"/>
        </w:types>
        <w:behaviors>
          <w:behavior w:val="content"/>
        </w:behaviors>
        <w:guid w:val="{9650B484-ED95-402B-8DC1-86E17CC977DA}"/>
      </w:docPartPr>
      <w:docPartBody>
        <w:p w:rsidR="003016F9" w:rsidRDefault="0054288A">
          <w:r w:rsidRPr="00F96D05">
            <w:rPr>
              <w:rStyle w:val="a3"/>
              <w:rtl/>
            </w:rPr>
            <w:t>[סוג מדד]</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3BC"/>
    <w:rsid w:val="000046A2"/>
    <w:rsid w:val="003016F9"/>
    <w:rsid w:val="00393169"/>
    <w:rsid w:val="0054288A"/>
    <w:rsid w:val="005670D0"/>
    <w:rsid w:val="00600B3C"/>
    <w:rsid w:val="006865A5"/>
    <w:rsid w:val="00A85B9A"/>
    <w:rsid w:val="00AC6B04"/>
    <w:rsid w:val="00D030C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85B9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730DEDEC88DD44DEBCDD44CC2053351D">
    <w:name w:val="730DEDEC88DD44DEBCDD44CC2053351D"/>
    <w:rsid w:val="00AC6B04"/>
    <w:pPr>
      <w:bidi/>
    </w:pPr>
  </w:style>
  <w:style w:type="paragraph" w:customStyle="1" w:styleId="6120FFDB6FE5471EB443F555069EB209">
    <w:name w:val="6120FFDB6FE5471EB443F555069EB209"/>
    <w:rsid w:val="00AC6B04"/>
    <w:pPr>
      <w:bidi/>
    </w:pPr>
  </w:style>
  <w:style w:type="paragraph" w:customStyle="1" w:styleId="0FED26A6C4BF4F5D94BA32A91BCC68E2">
    <w:name w:val="0FED26A6C4BF4F5D94BA32A91BCC68E2"/>
    <w:rsid w:val="00AC6B04"/>
    <w:pPr>
      <w:bidi/>
    </w:pPr>
  </w:style>
  <w:style w:type="paragraph" w:customStyle="1" w:styleId="2B0CC02789BB450B9F4E4846C8A0AFD7">
    <w:name w:val="2B0CC02789BB450B9F4E4846C8A0AFD7"/>
    <w:rsid w:val="00AC6B04"/>
    <w:pPr>
      <w:bidi/>
    </w:pPr>
  </w:style>
  <w:style w:type="paragraph" w:customStyle="1" w:styleId="6DDEFB1C51B94215A24F1E8E8931D682">
    <w:name w:val="6DDEFB1C51B94215A24F1E8E8931D682"/>
    <w:rsid w:val="00AC6B0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מיזוג אויר" ma:contentTypeID="0x010100398782B37190B343ABC5A26867A4FDE20F00C8CB4F1CEBD26C4CA80573FDD62254CE" ma:contentTypeVersion="175" ma:contentTypeDescription="" ma:contentTypeScope="" ma:versionID="bd64384bbd2e83dcce6986c3a8124fdf">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99239D3D-A741-46A0-9498-53EBA6FE538B}"/>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B2A2F8DD-1ADC-4CB8-A90D-77625FB21590}"/>
</file>

<file path=customXml/itemProps6.xml><?xml version="1.0" encoding="utf-8"?>
<ds:datastoreItem xmlns:ds="http://schemas.openxmlformats.org/officeDocument/2006/customXml" ds:itemID="{F5B1A01F-14F7-4730-AF28-3656685C63B5}"/>
</file>

<file path=docProps/app.xml><?xml version="1.0" encoding="utf-8"?>
<Properties xmlns="http://schemas.openxmlformats.org/officeDocument/2006/extended-properties" xmlns:vt="http://schemas.openxmlformats.org/officeDocument/2006/docPropsVTypes">
  <Template>Normal</Template>
  <TotalTime>2</TotalTime>
  <Pages>34</Pages>
  <Words>9993</Words>
  <Characters>49970</Characters>
  <Application>Microsoft Office Word</Application>
  <DocSecurity>0</DocSecurity>
  <Lines>416</Lines>
  <Paragraphs>119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 Cohen</dc:creator>
  <cp:keywords/>
  <dc:description/>
  <cp:lastModifiedBy>רינת הראל</cp:lastModifiedBy>
  <cp:revision>4</cp:revision>
  <dcterms:created xsi:type="dcterms:W3CDTF">2019-10-31T14:04:00Z</dcterms:created>
  <dcterms:modified xsi:type="dcterms:W3CDTF">2019-11-20T14:37:00Z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66b49bf1-adb5-4ff1-a1b6-e50013c2d62c</vt:lpwstr>
  </property>
</Properties>
</file>