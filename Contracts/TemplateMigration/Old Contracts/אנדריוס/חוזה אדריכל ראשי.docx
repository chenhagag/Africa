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A99FF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hint="cs"/>
          <w:sz w:val="20"/>
          <w:szCs w:val="24"/>
          <w:rtl/>
          <w:lang w:eastAsia="he-IL"/>
        </w:rPr>
      </w:pPr>
    </w:p>
    <w:p w14:paraId="766BC51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74D9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0D53EC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D745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09D58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1F4EC76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0DF18404" wp14:editId="056249A0">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C44401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15C6AE1"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D2B7A"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F9DD2F"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A7233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FE2E2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93E353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128D242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B1A2F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C5EF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5C6F4E02" w14:textId="6420733D" w:rsidR="00B27B4C" w:rsidRPr="00B27B4C" w:rsidRDefault="00A421F8"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Avi Cohen" w:date="2020-06-25T11:57:00Z">
            <w:r>
              <w:rPr>
                <w:rFonts w:ascii="Times New Roman" w:eastAsia="Times New Roman" w:hAnsi="Times New Roman" w:cs="David" w:hint="cs"/>
                <w:bCs/>
                <w:sz w:val="32"/>
                <w:szCs w:val="32"/>
                <w:u w:val="single"/>
                <w:rtl/>
                <w:lang w:eastAsia="he-IL"/>
              </w:rPr>
              <w:t xml:space="preserve">נשר - ( שם זמני ) </w:t>
            </w:r>
          </w:ins>
        </w:p>
      </w:sdtContent>
    </w:sdt>
    <w:p w14:paraId="35108FC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767773D" w14:textId="236EC2EA" w:rsidR="00B27B4C" w:rsidRPr="00B27B4C" w:rsidRDefault="00A421F8"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Avi Cohen" w:date="2020-06-25T11:58:00Z">
            <w:r>
              <w:rPr>
                <w:rFonts w:ascii="Times New Roman" w:eastAsia="Times New Roman" w:hAnsi="Times New Roman" w:cs="David" w:hint="cs"/>
                <w:bCs/>
                <w:sz w:val="32"/>
                <w:szCs w:val="32"/>
                <w:u w:val="single"/>
                <w:rtl/>
                <w:lang w:eastAsia="he-IL"/>
              </w:rPr>
              <w:t>נשר</w:t>
            </w:r>
          </w:ins>
        </w:p>
      </w:sdtContent>
    </w:sdt>
    <w:p w14:paraId="37564BBB"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04A4265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5FB68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EAAB4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BA29F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E810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D51FB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2F23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61572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3598FC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ED442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D0A06"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56714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4591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DC958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5FF71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95F70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33BC0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C2065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67A9D69"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38F5A28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426815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DFFDD99" w14:textId="695447C4"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Content>
          <w:ins w:id="2" w:author="Avi Cohen" w:date="2020-06-25T11:58:00Z">
            <w:r w:rsidR="00A421F8">
              <w:rPr>
                <w:rFonts w:ascii="Times New Roman" w:eastAsia="Times New Roman" w:hAnsi="Times New Roman" w:cs="David" w:hint="cs"/>
                <w:color w:val="800080"/>
                <w:sz w:val="24"/>
                <w:szCs w:val="24"/>
                <w:rtl/>
                <w:lang w:eastAsia="he-IL"/>
              </w:rPr>
              <w:t>‏12/08/2020</w:t>
            </w:r>
          </w:ins>
        </w:sdtContent>
      </w:sdt>
    </w:p>
    <w:p w14:paraId="4BE4F00D"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28DA08C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F8F7CE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EB7961D"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b/>
          <w:bCs/>
          <w:color w:val="800080"/>
          <w:rtl/>
          <w:rPrChange w:id="3" w:author="Avi Cohen" w:date="2020-06-25T12:13:00Z">
            <w:rPr>
              <w:color w:val="800080"/>
              <w:rtl/>
            </w:rPr>
          </w:rPrChange>
        </w:rPr>
        <w:alias w:val="צד א בחוזה"/>
        <w:tag w:val="cntTzadA"/>
        <w:id w:val="77339812"/>
        <w:placeholder>
          <w:docPart w:val="109F14DBB3B44212801A6E51997517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406BB76" w14:textId="5D899553" w:rsidR="00B27B4C" w:rsidRPr="00B27B4C" w:rsidRDefault="00311867" w:rsidP="00EE48BB">
          <w:pPr>
            <w:pStyle w:val="af7"/>
            <w:jc w:val="center"/>
            <w:rPr>
              <w:color w:val="008000"/>
              <w:rtl/>
            </w:rPr>
          </w:pPr>
          <w:ins w:id="4" w:author="Avi Cohen" w:date="2020-06-25T11:54:00Z">
            <w:r w:rsidRPr="00FB6CEF">
              <w:rPr>
                <w:rFonts w:hint="cs"/>
                <w:b/>
                <w:bCs/>
                <w:color w:val="800080"/>
                <w:rtl/>
                <w:rPrChange w:id="5" w:author="Avi Cohen" w:date="2020-06-25T12:13:00Z">
                  <w:rPr>
                    <w:rFonts w:hint="cs"/>
                    <w:color w:val="800080"/>
                    <w:rtl/>
                  </w:rPr>
                </w:rPrChange>
              </w:rPr>
              <w:br/>
              <w:t>אפריקה ישראל מגורים בע"מ</w:t>
            </w:r>
            <w:r w:rsidRPr="00FB6CEF">
              <w:rPr>
                <w:rFonts w:hint="cs"/>
                <w:b/>
                <w:bCs/>
                <w:color w:val="800080"/>
                <w:rtl/>
                <w:rPrChange w:id="6" w:author="Avi Cohen" w:date="2020-06-25T12:13:00Z">
                  <w:rPr>
                    <w:rFonts w:hint="cs"/>
                    <w:color w:val="800080"/>
                    <w:rtl/>
                  </w:rPr>
                </w:rPrChange>
              </w:rPr>
              <w:br/>
              <w:t>יוני נתניהו 1 ג' אור יהודה</w:t>
            </w:r>
            <w:r w:rsidRPr="00FB6CEF">
              <w:rPr>
                <w:rFonts w:hint="cs"/>
                <w:b/>
                <w:bCs/>
                <w:color w:val="800080"/>
                <w:rtl/>
                <w:rPrChange w:id="7" w:author="Avi Cohen" w:date="2020-06-25T12:13:00Z">
                  <w:rPr>
                    <w:rFonts w:hint="cs"/>
                    <w:color w:val="800080"/>
                    <w:rtl/>
                  </w:rPr>
                </w:rPrChange>
              </w:rPr>
              <w:br/>
              <w:t>מ.ז 52-003476-0</w:t>
            </w:r>
            <w:r w:rsidRPr="00FB6CEF">
              <w:rPr>
                <w:rFonts w:hint="cs"/>
                <w:b/>
                <w:bCs/>
                <w:color w:val="800080"/>
                <w:rtl/>
                <w:rPrChange w:id="8" w:author="Avi Cohen" w:date="2020-06-25T12:13:00Z">
                  <w:rPr>
                    <w:rFonts w:hint="cs"/>
                    <w:color w:val="800080"/>
                    <w:rtl/>
                  </w:rPr>
                </w:rPrChange>
              </w:rPr>
              <w:br/>
            </w:r>
            <w:r w:rsidRPr="00FB6CEF">
              <w:rPr>
                <w:rFonts w:hint="cs"/>
                <w:b/>
                <w:bCs/>
                <w:color w:val="800080"/>
                <w:rtl/>
                <w:rPrChange w:id="9" w:author="Avi Cohen" w:date="2020-06-25T12:13:00Z">
                  <w:rPr>
                    <w:rFonts w:hint="cs"/>
                    <w:color w:val="800080"/>
                    <w:rtl/>
                  </w:rPr>
                </w:rPrChange>
              </w:rPr>
              <w:br/>
              <w:t>שיכון ובינוי נדל"ן בע"מ</w:t>
            </w:r>
            <w:r w:rsidRPr="00FB6CEF">
              <w:rPr>
                <w:rFonts w:hint="cs"/>
                <w:b/>
                <w:bCs/>
                <w:color w:val="800080"/>
                <w:rtl/>
                <w:rPrChange w:id="10" w:author="Avi Cohen" w:date="2020-06-25T12:13:00Z">
                  <w:rPr>
                    <w:rFonts w:hint="cs"/>
                    <w:color w:val="800080"/>
                    <w:rtl/>
                  </w:rPr>
                </w:rPrChange>
              </w:rPr>
              <w:br/>
              <w:t>שלם 3 רמת גן 52215</w:t>
            </w:r>
            <w:r w:rsidRPr="00FB6CEF">
              <w:rPr>
                <w:rFonts w:hint="cs"/>
                <w:b/>
                <w:bCs/>
                <w:color w:val="800080"/>
                <w:rtl/>
                <w:rPrChange w:id="11" w:author="Avi Cohen" w:date="2020-06-25T12:13:00Z">
                  <w:rPr>
                    <w:rFonts w:hint="cs"/>
                    <w:color w:val="800080"/>
                    <w:rtl/>
                  </w:rPr>
                </w:rPrChange>
              </w:rPr>
              <w:br/>
              <w:t>מ.ז 52-002117-1</w:t>
            </w:r>
            <w:r w:rsidRPr="00FB6CEF">
              <w:rPr>
                <w:rFonts w:hint="cs"/>
                <w:b/>
                <w:bCs/>
                <w:color w:val="800080"/>
                <w:rtl/>
                <w:rPrChange w:id="12" w:author="Avi Cohen" w:date="2020-06-25T12:13:00Z">
                  <w:rPr>
                    <w:rFonts w:hint="cs"/>
                    <w:color w:val="800080"/>
                    <w:rtl/>
                  </w:rPr>
                </w:rPrChange>
              </w:rPr>
              <w:br/>
            </w:r>
            <w:r w:rsidRPr="00FB6CEF">
              <w:rPr>
                <w:rFonts w:hint="cs"/>
                <w:b/>
                <w:bCs/>
                <w:color w:val="800080"/>
                <w:rtl/>
                <w:rPrChange w:id="13" w:author="Avi Cohen" w:date="2020-06-25T12:13:00Z">
                  <w:rPr>
                    <w:rFonts w:hint="cs"/>
                    <w:color w:val="800080"/>
                    <w:rtl/>
                  </w:rPr>
                </w:rPrChange>
              </w:rPr>
              <w:br/>
              <w:t>כלל נכסי נדלן נשר מרכז (</w:t>
            </w:r>
            <w:proofErr w:type="spellStart"/>
            <w:r w:rsidRPr="00FB6CEF">
              <w:rPr>
                <w:rFonts w:hint="cs"/>
                <w:b/>
                <w:bCs/>
                <w:color w:val="800080"/>
                <w:rtl/>
                <w:rPrChange w:id="14" w:author="Avi Cohen" w:date="2020-06-25T12:13:00Z">
                  <w:rPr>
                    <w:rFonts w:hint="cs"/>
                    <w:color w:val="800080"/>
                    <w:rtl/>
                  </w:rPr>
                </w:rPrChange>
              </w:rPr>
              <w:t>נ.נ.נ.מ</w:t>
            </w:r>
            <w:proofErr w:type="spellEnd"/>
            <w:r w:rsidRPr="00FB6CEF">
              <w:rPr>
                <w:rFonts w:hint="cs"/>
                <w:b/>
                <w:bCs/>
                <w:color w:val="800080"/>
                <w:rtl/>
                <w:rPrChange w:id="15" w:author="Avi Cohen" w:date="2020-06-25T12:13:00Z">
                  <w:rPr>
                    <w:rFonts w:hint="cs"/>
                    <w:color w:val="800080"/>
                    <w:rtl/>
                  </w:rPr>
                </w:rPrChange>
              </w:rPr>
              <w:t>) שותפות מוגבלת</w:t>
            </w:r>
            <w:r w:rsidRPr="00FB6CEF">
              <w:rPr>
                <w:rFonts w:hint="cs"/>
                <w:b/>
                <w:bCs/>
                <w:color w:val="800080"/>
                <w:rtl/>
                <w:rPrChange w:id="16" w:author="Avi Cohen" w:date="2020-06-25T12:13:00Z">
                  <w:rPr>
                    <w:rFonts w:hint="cs"/>
                    <w:color w:val="800080"/>
                    <w:rtl/>
                  </w:rPr>
                </w:rPrChange>
              </w:rPr>
              <w:br/>
              <w:t>מרכז עזריאלי בניין משולש 3, תל אביב</w:t>
            </w:r>
            <w:r w:rsidRPr="00FB6CEF">
              <w:rPr>
                <w:rFonts w:hint="cs"/>
                <w:b/>
                <w:bCs/>
                <w:color w:val="800080"/>
                <w:rtl/>
                <w:rPrChange w:id="17" w:author="Avi Cohen" w:date="2020-06-25T12:13:00Z">
                  <w:rPr>
                    <w:rFonts w:hint="cs"/>
                    <w:color w:val="800080"/>
                    <w:rtl/>
                  </w:rPr>
                </w:rPrChange>
              </w:rPr>
              <w:br/>
              <w:t>540283033</w:t>
            </w:r>
            <w:r w:rsidRPr="00FB6CEF">
              <w:rPr>
                <w:rFonts w:hint="cs"/>
                <w:b/>
                <w:bCs/>
                <w:color w:val="800080"/>
                <w:rtl/>
                <w:rPrChange w:id="18" w:author="Avi Cohen" w:date="2020-06-25T12:13:00Z">
                  <w:rPr>
                    <w:rFonts w:hint="cs"/>
                    <w:color w:val="800080"/>
                    <w:rtl/>
                  </w:rPr>
                </w:rPrChange>
              </w:rPr>
              <w:br/>
            </w:r>
          </w:ins>
        </w:p>
      </w:sdtContent>
    </w:sdt>
    <w:p w14:paraId="41529168"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7A12038" w14:textId="0D59F11B"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ins w:id="19" w:author="Avi Cohen" w:date="2020-06-25T12:14:00Z">
        <w:r w:rsidR="002C537A">
          <w:rPr>
            <w:rFonts w:ascii="Times New Roman" w:eastAsia="Times New Roman" w:hAnsi="Times New Roman" w:cs="David" w:hint="cs"/>
            <w:sz w:val="20"/>
            <w:szCs w:val="24"/>
            <w:rtl/>
            <w:lang w:eastAsia="he-IL"/>
          </w:rPr>
          <w:t xml:space="preserve"> -נכנסים להגדרה : ביחד ( בלי לחוד ...? וכו' ? ) </w:t>
        </w:r>
      </w:ins>
    </w:p>
    <w:p w14:paraId="1B5DCB3A"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84A4376" w14:textId="77777777"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a7"/>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a7"/>
            <w:b/>
            <w:bCs/>
            <w:color w:val="00B0F0"/>
            <w:rtl/>
            <w:rPrChange w:id="20" w:author="Avi Cohen" w:date="2020-06-25T12:14:00Z">
              <w:rPr>
                <w:rStyle w:val="a7"/>
                <w:color w:val="00B0F0"/>
                <w:rtl/>
              </w:rPr>
            </w:rPrChange>
          </w:rPr>
          <w:alias w:val="צדדים נוספים"/>
          <w:tag w:val="cntTzadB_x002C__x0020_cntTzadC_x002C__x0020_cntTzadD"/>
          <w:id w:val="-363826986"/>
          <w:placeholder>
            <w:docPart w:val="5B75EA75CC0D41979BD0B3DA82FFA0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ins w:id="21" w:author="Avi Cohen" w:date="2020-06-25T11:39:00Z">
            <w:r w:rsidR="004E61D3" w:rsidRPr="00FB6CEF">
              <w:rPr>
                <w:rStyle w:val="a7"/>
                <w:rFonts w:hint="cs"/>
                <w:b/>
                <w:bCs/>
                <w:color w:val="00B0F0"/>
                <w:rtl/>
                <w:rPrChange w:id="22" w:author="Avi Cohen" w:date="2020-06-25T12:14:00Z">
                  <w:rPr>
                    <w:rStyle w:val="a7"/>
                    <w:rFonts w:hint="cs"/>
                    <w:color w:val="00B0F0"/>
                    <w:rtl/>
                  </w:rPr>
                </w:rPrChange>
              </w:rPr>
              <w:br/>
              <w:t>גיורא גור ושות' אדריכלים בע"מ</w:t>
            </w:r>
            <w:r w:rsidR="004E61D3" w:rsidRPr="00FB6CEF">
              <w:rPr>
                <w:rStyle w:val="a7"/>
                <w:rFonts w:hint="cs"/>
                <w:b/>
                <w:bCs/>
                <w:color w:val="00B0F0"/>
                <w:rtl/>
                <w:rPrChange w:id="23" w:author="Avi Cohen" w:date="2020-06-25T12:14:00Z">
                  <w:rPr>
                    <w:rStyle w:val="a7"/>
                    <w:rFonts w:hint="cs"/>
                    <w:color w:val="00B0F0"/>
                    <w:rtl/>
                  </w:rPr>
                </w:rPrChange>
              </w:rPr>
              <w:br/>
            </w:r>
            <w:r w:rsidR="004E61D3" w:rsidRPr="00FB6CEF">
              <w:rPr>
                <w:rStyle w:val="a7"/>
                <w:rFonts w:hint="cs"/>
                <w:b/>
                <w:bCs/>
                <w:color w:val="00B0F0"/>
                <w:rtl/>
                <w:rPrChange w:id="24" w:author="Avi Cohen" w:date="2020-06-25T12:14:00Z">
                  <w:rPr>
                    <w:rStyle w:val="a7"/>
                    <w:rFonts w:hint="cs"/>
                    <w:color w:val="00B0F0"/>
                    <w:rtl/>
                  </w:rPr>
                </w:rPrChange>
              </w:rPr>
              <w:lastRenderedPageBreak/>
              <w:t>הגפן 1 ת.ד 9436 חיפה</w:t>
            </w:r>
            <w:r w:rsidR="004E61D3" w:rsidRPr="00FB6CEF">
              <w:rPr>
                <w:rStyle w:val="a7"/>
                <w:rFonts w:hint="cs"/>
                <w:b/>
                <w:bCs/>
                <w:color w:val="00B0F0"/>
                <w:rtl/>
                <w:rPrChange w:id="25" w:author="Avi Cohen" w:date="2020-06-25T12:14:00Z">
                  <w:rPr>
                    <w:rStyle w:val="a7"/>
                    <w:rFonts w:hint="cs"/>
                    <w:color w:val="00B0F0"/>
                    <w:rtl/>
                  </w:rPr>
                </w:rPrChange>
              </w:rPr>
              <w:br/>
            </w:r>
          </w:ins>
        </w:sdtContent>
      </w:sdt>
    </w:p>
    <w:p w14:paraId="540B0C70" w14:textId="77777777"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6E90738" w14:textId="77777777"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74C6C3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84F0B3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B6D03D5"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038E297"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21597706"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t>מבוא</w:t>
      </w:r>
    </w:p>
    <w:p w14:paraId="0037F58E"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למונחים הבאים יהא הפרוש הנקוב </w:t>
      </w:r>
      <w:proofErr w:type="spellStart"/>
      <w:r w:rsidRPr="00B27B4C">
        <w:rPr>
          <w:rFonts w:ascii="Times New Roman" w:eastAsia="Times New Roman" w:hAnsi="Times New Roman" w:cs="David"/>
          <w:sz w:val="20"/>
          <w:szCs w:val="24"/>
          <w:rtl/>
          <w:lang w:eastAsia="he-IL"/>
        </w:rPr>
        <w:t>בצידם</w:t>
      </w:r>
      <w:proofErr w:type="spellEnd"/>
      <w:r w:rsidRPr="00B27B4C">
        <w:rPr>
          <w:rFonts w:ascii="Times New Roman" w:eastAsia="Times New Roman" w:hAnsi="Times New Roman" w:cs="David"/>
          <w:sz w:val="20"/>
          <w:szCs w:val="24"/>
          <w:rtl/>
          <w:lang w:eastAsia="he-IL"/>
        </w:rPr>
        <w:t xml:space="preserve"> דהיינו:</w:t>
      </w:r>
    </w:p>
    <w:p w14:paraId="7DD3F85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7EA09F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88CA54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6ADE4F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1834E27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3FE0E52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1C478B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שטח התכנית/המקרקעין לרבות כל חלק ממנו כפי שיקבע ע"י המזמין מעת לעת על פי </w:t>
      </w:r>
      <w:r w:rsidRPr="00B27B4C">
        <w:rPr>
          <w:rFonts w:ascii="Times New Roman" w:eastAsia="Times New Roman" w:hAnsi="Times New Roman" w:cs="David"/>
          <w:sz w:val="20"/>
          <w:szCs w:val="24"/>
          <w:rtl/>
          <w:lang w:eastAsia="he-IL"/>
        </w:rPr>
        <w:lastRenderedPageBreak/>
        <w:t>שיקול דעתו הבלעדי.</w:t>
      </w:r>
    </w:p>
    <w:p w14:paraId="5957D30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46B4FE"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89A2FC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27549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25E4C4E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63880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96706E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5081B8BE"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1B993A8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66F6ED"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91BD08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B1C344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340F0C3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558F0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2D5DA8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D071176"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1335CD29"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20C69F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14950C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74AC3F9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0F10CCF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3F2D4"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50D77359"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471105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08CF9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lastRenderedPageBreak/>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4115D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7AEF735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F284D62"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582D89C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660BAE0C"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6920EDE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2F52C3A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1529B61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7C3C5072" w14:textId="7777777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30E7246B" w14:textId="77777777"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E6CF237"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2494FD8D"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02CFCE5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792B70F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129A792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4B266C1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דין </w:t>
      </w:r>
      <w:r w:rsidRPr="00B27B4C">
        <w:rPr>
          <w:rFonts w:ascii="Times New Roman" w:eastAsia="Times New Roman" w:hAnsi="Times New Roman" w:cs="David"/>
          <w:sz w:val="20"/>
          <w:szCs w:val="24"/>
          <w:rtl/>
          <w:lang w:eastAsia="he-IL"/>
        </w:rPr>
        <w:lastRenderedPageBreak/>
        <w:t>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w:t>
      </w:r>
      <w:proofErr w:type="spellEnd"/>
      <w:r w:rsidRPr="00B27B4C">
        <w:rPr>
          <w:rFonts w:ascii="Times New Roman" w:eastAsia="Times New Roman" w:hAnsi="Times New Roman" w:cs="David"/>
          <w:sz w:val="20"/>
          <w:szCs w:val="24"/>
          <w:rtl/>
          <w:lang w:eastAsia="he-IL"/>
        </w:rPr>
        <w:t xml:space="preserve">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1C0E6F0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70C7096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EBFCF4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בל </w:t>
      </w:r>
      <w:r w:rsidRPr="00B27B4C">
        <w:rPr>
          <w:rFonts w:ascii="Times New Roman" w:eastAsia="Times New Roman" w:hAnsi="Times New Roman" w:cs="David"/>
          <w:sz w:val="20"/>
          <w:szCs w:val="24"/>
          <w:rtl/>
          <w:lang w:eastAsia="he-IL"/>
        </w:rPr>
        <w:lastRenderedPageBreak/>
        <w:t>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3F7F357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E325D2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3D2BD1D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51D316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 xml:space="preserve">הקשורים למתן שירותי המתכנן, הן אצל המזמין, הן אצל </w:t>
      </w:r>
      <w:r w:rsidRPr="00B27B4C">
        <w:rPr>
          <w:rFonts w:ascii="Times New Roman" w:eastAsia="Times New Roman" w:hAnsi="Times New Roman" w:cs="David"/>
          <w:sz w:val="20"/>
          <w:szCs w:val="24"/>
          <w:rtl/>
          <w:lang w:eastAsia="he-IL"/>
        </w:rPr>
        <w:lastRenderedPageBreak/>
        <w:t xml:space="preserve">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5BFD9E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2BAFC8C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11B6EA2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שירותים </w:t>
      </w:r>
      <w:r w:rsidRPr="00B27B4C">
        <w:rPr>
          <w:rFonts w:ascii="Times New Roman" w:eastAsia="Times New Roman" w:hAnsi="Times New Roman" w:cs="David"/>
          <w:sz w:val="20"/>
          <w:szCs w:val="24"/>
          <w:rtl/>
          <w:lang w:eastAsia="he-IL"/>
        </w:rPr>
        <w:lastRenderedPageBreak/>
        <w:t>כאמור למתכנן אחר, מתחייב המתכנן לשתף עמו פעולה ככל שיידרש.</w:t>
      </w:r>
    </w:p>
    <w:p w14:paraId="31412B1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w:t>
      </w:r>
      <w:proofErr w:type="spellStart"/>
      <w:r w:rsidRPr="00B27B4C">
        <w:rPr>
          <w:rFonts w:ascii="Times New Roman" w:eastAsia="Times New Roman" w:hAnsi="Times New Roman" w:cs="David" w:hint="cs"/>
          <w:sz w:val="20"/>
          <w:szCs w:val="24"/>
          <w:rtl/>
          <w:lang w:eastAsia="he-IL"/>
        </w:rPr>
        <w:t>רמדורנט</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של </w:t>
      </w:r>
      <w:proofErr w:type="spellStart"/>
      <w:r w:rsidRPr="00B27B4C">
        <w:rPr>
          <w:rFonts w:ascii="Times New Roman" w:eastAsia="Times New Roman" w:hAnsi="Times New Roman" w:cs="David"/>
          <w:sz w:val="20"/>
          <w:szCs w:val="24"/>
          <w:rtl/>
          <w:lang w:eastAsia="he-IL"/>
        </w:rPr>
        <w:t>רמדור</w:t>
      </w:r>
      <w:proofErr w:type="spellEnd"/>
      <w:r w:rsidRPr="00B27B4C">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2C1FCEA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5B48A63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D1CED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9C40B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0ED94CA" w14:textId="77777777"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1571E24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4D01750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BF4A90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0406211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7A2FCF6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1735C6F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051FC6E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2F1D7FF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19C281CB"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55FA0D8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w:t>
      </w:r>
      <w:proofErr w:type="spellStart"/>
      <w:r w:rsidRPr="00B27B4C">
        <w:rPr>
          <w:rFonts w:ascii="Times New Roman" w:eastAsia="Times New Roman" w:hAnsi="Times New Roman" w:cs="David"/>
          <w:sz w:val="20"/>
          <w:szCs w:val="24"/>
          <w:rtl/>
          <w:lang w:eastAsia="he-IL"/>
        </w:rPr>
        <w:t>ליתן</w:t>
      </w:r>
      <w:proofErr w:type="spellEnd"/>
      <w:r w:rsidRPr="00B27B4C">
        <w:rPr>
          <w:rFonts w:ascii="Times New Roman" w:eastAsia="Times New Roman" w:hAnsi="Times New Roman" w:cs="David"/>
          <w:sz w:val="20"/>
          <w:szCs w:val="24"/>
          <w:rtl/>
          <w:lang w:eastAsia="he-IL"/>
        </w:rPr>
        <w:t xml:space="preserve">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74E5EA80"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3362375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59F30F8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sz w:val="20"/>
          <w:szCs w:val="24"/>
          <w:rtl/>
          <w:lang w:eastAsia="he-IL"/>
        </w:rPr>
        <w:t>.</w:t>
      </w:r>
    </w:p>
    <w:p w14:paraId="5CA87E7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4708B1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3815D7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04EC7E53"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7FB6D79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w:t>
      </w:r>
      <w:r w:rsidRPr="00B27B4C">
        <w:rPr>
          <w:rFonts w:ascii="Times New Roman" w:eastAsia="Times New Roman" w:hAnsi="Times New Roman" w:cs="David"/>
          <w:sz w:val="20"/>
          <w:szCs w:val="24"/>
          <w:rtl/>
          <w:lang w:eastAsia="he-IL"/>
        </w:rPr>
        <w:lastRenderedPageBreak/>
        <w:t>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2478D65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4AC329B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23F2C0"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עבודותיהם ובאופן שיבטיח </w:t>
      </w:r>
      <w:r w:rsidRPr="00B27B4C">
        <w:rPr>
          <w:rFonts w:ascii="Times New Roman" w:eastAsia="Times New Roman" w:hAnsi="Times New Roman" w:cs="David"/>
          <w:sz w:val="20"/>
          <w:szCs w:val="24"/>
          <w:rtl/>
          <w:lang w:eastAsia="he-IL"/>
        </w:rPr>
        <w:lastRenderedPageBreak/>
        <w:t>ביצועם בהתאם ללוחות הזמנים שיהיו רצופים לחוזים שיחתמו עמם.</w:t>
      </w:r>
    </w:p>
    <w:p w14:paraId="4A247C1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74B9CEC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173F9B1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E2E7F1F"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8CFD56D"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383B9888"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61575C6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6F80510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8B063B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11ED25F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D7269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45F033D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proofErr w:type="spellStart"/>
      <w:r w:rsidRPr="00B27B4C">
        <w:rPr>
          <w:rFonts w:ascii="Times New Roman" w:eastAsia="Times New Roman" w:hAnsi="Times New Roman" w:cs="David" w:hint="cs"/>
          <w:b/>
          <w:sz w:val="20"/>
          <w:szCs w:val="24"/>
          <w:rtl/>
          <w:lang w:eastAsia="he-IL"/>
        </w:rPr>
        <w:t>המצ"ב</w:t>
      </w:r>
      <w:proofErr w:type="spellEnd"/>
      <w:r w:rsidRPr="00B27B4C">
        <w:rPr>
          <w:rFonts w:ascii="Times New Roman" w:eastAsia="Times New Roman" w:hAnsi="Times New Roman" w:cs="David" w:hint="cs"/>
          <w:b/>
          <w:sz w:val="20"/>
          <w:szCs w:val="24"/>
          <w:rtl/>
          <w:lang w:eastAsia="he-IL"/>
        </w:rPr>
        <w:t xml:space="preserve">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B028A4A"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1B80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w:t>
      </w:r>
      <w:r w:rsidRPr="00B27B4C">
        <w:rPr>
          <w:rFonts w:ascii="Times New Roman" w:eastAsia="Times New Roman" w:hAnsi="Times New Roman" w:cs="David"/>
          <w:sz w:val="20"/>
          <w:szCs w:val="24"/>
          <w:rtl/>
          <w:lang w:eastAsia="he-IL"/>
        </w:rPr>
        <w:lastRenderedPageBreak/>
        <w:t>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1A809EB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535565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0E2151CE"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F4C16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150F496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067F209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5611776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w:t>
      </w:r>
      <w:proofErr w:type="spellStart"/>
      <w:r w:rsidRPr="00B27B4C">
        <w:rPr>
          <w:rFonts w:ascii="Times New Roman" w:eastAsia="Times New Roman" w:hAnsi="Times New Roman" w:cs="David"/>
          <w:sz w:val="20"/>
          <w:szCs w:val="24"/>
          <w:rtl/>
          <w:lang w:eastAsia="he-IL"/>
        </w:rPr>
        <w:t>רמדורנט</w:t>
      </w:r>
      <w:proofErr w:type="spellEnd"/>
      <w:r w:rsidRPr="00B27B4C">
        <w:rPr>
          <w:rFonts w:ascii="Times New Roman" w:eastAsia="Times New Roman" w:hAnsi="Times New Roman" w:cs="David"/>
          <w:sz w:val="20"/>
          <w:szCs w:val="24"/>
          <w:rtl/>
          <w:lang w:eastAsia="he-IL"/>
        </w:rPr>
        <w:t xml:space="preserve">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w:t>
      </w:r>
      <w:r w:rsidRPr="00B27B4C">
        <w:rPr>
          <w:rFonts w:ascii="Times New Roman" w:eastAsia="Times New Roman" w:hAnsi="Times New Roman" w:cs="David"/>
          <w:sz w:val="20"/>
          <w:szCs w:val="24"/>
          <w:rtl/>
          <w:lang w:eastAsia="he-IL"/>
        </w:rPr>
        <w:lastRenderedPageBreak/>
        <w:t>יוצאו רק אם אושרו תחילה בכתב, טרם הזמנתם ע"י המנהל.</w:t>
      </w:r>
    </w:p>
    <w:p w14:paraId="771F6A2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B27B4C">
        <w:rPr>
          <w:rFonts w:ascii="Times New Roman" w:eastAsia="Times New Roman" w:hAnsi="Times New Roman" w:cs="David"/>
          <w:sz w:val="20"/>
          <w:szCs w:val="24"/>
          <w:rtl/>
          <w:lang w:eastAsia="he-IL"/>
        </w:rPr>
        <w:t>לשלמם</w:t>
      </w:r>
      <w:proofErr w:type="spellEnd"/>
      <w:r w:rsidRPr="00B27B4C">
        <w:rPr>
          <w:rFonts w:ascii="Times New Roman" w:eastAsia="Times New Roman" w:hAnsi="Times New Roman" w:cs="David"/>
          <w:sz w:val="20"/>
          <w:szCs w:val="24"/>
          <w:rtl/>
          <w:lang w:eastAsia="he-IL"/>
        </w:rPr>
        <w:t xml:space="preserve">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0B379CE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F8A276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proofErr w:type="spellStart"/>
      <w:r w:rsidRPr="00B27B4C">
        <w:rPr>
          <w:rFonts w:ascii="Times New Roman" w:eastAsia="Times New Roman" w:hAnsi="Times New Roman" w:cs="David" w:hint="cs"/>
          <w:sz w:val="20"/>
          <w:szCs w:val="24"/>
          <w:rtl/>
          <w:lang w:eastAsia="he-IL"/>
        </w:rPr>
        <w:t>המצ"ב</w:t>
      </w:r>
      <w:proofErr w:type="spellEnd"/>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w:t>
      </w:r>
      <w:r w:rsidRPr="00B27B4C">
        <w:rPr>
          <w:rFonts w:ascii="Times New Roman" w:eastAsia="Times New Roman" w:hAnsi="Times New Roman" w:cs="David"/>
          <w:sz w:val="20"/>
          <w:szCs w:val="24"/>
          <w:rtl/>
          <w:lang w:eastAsia="he-IL"/>
        </w:rPr>
        <w:lastRenderedPageBreak/>
        <w:t>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22164EB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4CD6BA97"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64C11336"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5E0AEF15"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6482EB1E" w14:textId="77777777"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w:t>
      </w:r>
      <w:proofErr w:type="spellStart"/>
      <w:r w:rsidRPr="008D7965">
        <w:rPr>
          <w:rFonts w:ascii="Times New Roman" w:eastAsia="Times New Roman" w:hAnsi="Times New Roman" w:cs="David" w:hint="cs"/>
          <w:b/>
          <w:sz w:val="20"/>
          <w:szCs w:val="24"/>
          <w:rtl/>
          <w:lang w:eastAsia="he-IL"/>
        </w:rPr>
        <w:t>המצ"ב</w:t>
      </w:r>
      <w:proofErr w:type="spellEnd"/>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0D82CCB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6DF47B1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57242AA7"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21853325"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השינוי מתחייב במישרין או בעקיפין מהפרת איזה </w:t>
      </w:r>
      <w:r w:rsidRPr="00B27B4C">
        <w:rPr>
          <w:rFonts w:ascii="Times New Roman" w:eastAsia="Times New Roman" w:hAnsi="Times New Roman" w:cs="David"/>
          <w:sz w:val="20"/>
          <w:szCs w:val="24"/>
          <w:rtl/>
          <w:lang w:eastAsia="he-IL"/>
        </w:rPr>
        <w:lastRenderedPageBreak/>
        <w:t>מהוראות חוזה זה ע"י המתכנן.</w:t>
      </w:r>
    </w:p>
    <w:p w14:paraId="0E07CA31"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5BE472AC"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610052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FA28CC0"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69FE6495"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5F65A93B" w14:textId="77777777"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5A1A14FF" w14:textId="77777777"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5A46F4D"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w:t>
      </w:r>
      <w:r w:rsidRPr="00013687">
        <w:rPr>
          <w:rFonts w:eastAsia="Times New Roman" w:cs="David" w:hint="cs"/>
          <w:color w:val="auto"/>
          <w:szCs w:val="24"/>
          <w:rtl/>
        </w:rPr>
        <w:lastRenderedPageBreak/>
        <w:t xml:space="preserve">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04EAFB3" w14:textId="77777777" w:rsidR="00013687" w:rsidRPr="00013687" w:rsidRDefault="00013687" w:rsidP="00013687">
      <w:pPr>
        <w:pStyle w:val="af9"/>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5B70785" w14:textId="77777777" w:rsidR="00013687" w:rsidRPr="00013687" w:rsidRDefault="00013687" w:rsidP="00013687">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9A85A93"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AA798CA" w14:textId="77777777"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A9D39A0" w14:textId="77777777"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lastRenderedPageBreak/>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CB88A76"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EA4BAD1" w14:textId="77777777"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009FB7A0"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lastRenderedPageBreak/>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A54247C"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90854BB"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2FA76B4E" w14:textId="7777777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4CC5791"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w:t>
      </w:r>
      <w:r>
        <w:rPr>
          <w:rFonts w:ascii="Times New Roman" w:eastAsia="Times New Roman" w:hAnsi="Times New Roman" w:cs="David" w:hint="cs"/>
          <w:sz w:val="20"/>
          <w:szCs w:val="24"/>
          <w:rtl/>
          <w:lang w:eastAsia="he-IL"/>
        </w:rPr>
        <w:lastRenderedPageBreak/>
        <w:t xml:space="preserve">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6E483369"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2E925E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55FD1FB" w14:textId="77777777"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8075376"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w:t>
      </w:r>
      <w:r>
        <w:rPr>
          <w:rFonts w:ascii="Times New Roman" w:eastAsia="Times New Roman" w:hAnsi="Times New Roman" w:cs="David" w:hint="cs"/>
          <w:sz w:val="20"/>
          <w:szCs w:val="24"/>
          <w:rtl/>
          <w:lang w:eastAsia="he-IL"/>
        </w:rPr>
        <w:lastRenderedPageBreak/>
        <w:t xml:space="preserve">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C19C86E" w14:textId="77777777"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42B19C1" w14:textId="77777777"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487A2E9" w14:textId="7777777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lastRenderedPageBreak/>
        <w:t>הפרת סעיף זה על כל תנאיו תיחשב להפרה יסודית של ההסכם.</w:t>
      </w:r>
    </w:p>
    <w:p w14:paraId="6281750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1B74343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B27B4C">
        <w:rPr>
          <w:rFonts w:ascii="Times New Roman" w:eastAsia="Times New Roman" w:hAnsi="Times New Roman" w:cs="David"/>
          <w:sz w:val="20"/>
          <w:szCs w:val="24"/>
          <w:rtl/>
          <w:lang w:eastAsia="he-IL"/>
        </w:rPr>
        <w:t>המצ"ב</w:t>
      </w:r>
      <w:proofErr w:type="spellEnd"/>
      <w:r w:rsidRPr="00B27B4C">
        <w:rPr>
          <w:rFonts w:ascii="Times New Roman" w:eastAsia="Times New Roman" w:hAnsi="Times New Roman" w:cs="David"/>
          <w:sz w:val="20"/>
          <w:szCs w:val="24"/>
          <w:rtl/>
          <w:lang w:eastAsia="he-IL"/>
        </w:rPr>
        <w:t xml:space="preserve">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5404CAB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56E0F3E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B27B4C">
        <w:rPr>
          <w:rFonts w:ascii="Times New Roman" w:eastAsia="Times New Roman" w:hAnsi="Times New Roman" w:cs="David"/>
          <w:sz w:val="20"/>
          <w:szCs w:val="24"/>
          <w:rtl/>
          <w:lang w:eastAsia="he-IL"/>
        </w:rPr>
        <w:t>הכל</w:t>
      </w:r>
      <w:proofErr w:type="spellEnd"/>
      <w:r w:rsidRPr="00B27B4C">
        <w:rPr>
          <w:rFonts w:ascii="Times New Roman" w:eastAsia="Times New Roman" w:hAnsi="Times New Roman" w:cs="David"/>
          <w:sz w:val="20"/>
          <w:szCs w:val="24"/>
          <w:rtl/>
          <w:lang w:eastAsia="he-IL"/>
        </w:rPr>
        <w:t xml:space="preserve"> לפי העניין.</w:t>
      </w:r>
    </w:p>
    <w:p w14:paraId="0EF95AE2"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F20368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lastRenderedPageBreak/>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61D92CF0"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B27B4C">
        <w:rPr>
          <w:rFonts w:ascii="Times New Roman" w:eastAsia="Times New Roman" w:hAnsi="Times New Roman" w:cs="David"/>
          <w:sz w:val="20"/>
          <w:szCs w:val="24"/>
          <w:rtl/>
          <w:lang w:eastAsia="he-IL"/>
        </w:rPr>
        <w:t>לשנותן</w:t>
      </w:r>
      <w:proofErr w:type="spellEnd"/>
      <w:r w:rsidRPr="00B27B4C">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39DE71A"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3BB7AA3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1009A4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lastRenderedPageBreak/>
        <w:t>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 xml:space="preserve">י הדין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צו הרחבה ו/או </w:t>
      </w:r>
      <w:proofErr w:type="spellStart"/>
      <w:r w:rsidRPr="00B27B4C">
        <w:rPr>
          <w:rFonts w:ascii="Times New Roman" w:eastAsia="Times New Roman" w:hAnsi="Times New Roman" w:cs="David"/>
          <w:color w:val="000000"/>
          <w:sz w:val="24"/>
          <w:szCs w:val="24"/>
          <w:rtl/>
          <w:lang w:eastAsia="he-IL"/>
        </w:rPr>
        <w:t>מכח</w:t>
      </w:r>
      <w:proofErr w:type="spellEnd"/>
      <w:r w:rsidRPr="00B27B4C">
        <w:rPr>
          <w:rFonts w:ascii="Times New Roman" w:eastAsia="Times New Roman" w:hAnsi="Times New Roman" w:cs="David"/>
          <w:color w:val="000000"/>
          <w:sz w:val="24"/>
          <w:szCs w:val="24"/>
          <w:rtl/>
          <w:lang w:eastAsia="he-IL"/>
        </w:rPr>
        <w:t xml:space="preserve"> הסכם כלשהו על עובד</w:t>
      </w:r>
      <w:r w:rsidRPr="00B27B4C">
        <w:rPr>
          <w:rFonts w:ascii="Times New Roman" w:eastAsia="Times New Roman" w:hAnsi="Times New Roman" w:cs="David" w:hint="cs"/>
          <w:sz w:val="20"/>
          <w:szCs w:val="24"/>
          <w:rtl/>
          <w:lang w:eastAsia="he-IL"/>
        </w:rPr>
        <w:t>.</w:t>
      </w:r>
    </w:p>
    <w:p w14:paraId="5CF1BB4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w:t>
      </w:r>
      <w:proofErr w:type="spellStart"/>
      <w:r w:rsidRPr="00B27B4C">
        <w:rPr>
          <w:rFonts w:ascii="Times New Roman" w:eastAsia="Times New Roman" w:hAnsi="Times New Roman" w:cs="David" w:hint="cs"/>
          <w:color w:val="000000"/>
          <w:sz w:val="24"/>
          <w:szCs w:val="24"/>
          <w:rtl/>
          <w:lang w:eastAsia="he-IL"/>
        </w:rPr>
        <w:t>שלוחיו</w:t>
      </w:r>
      <w:proofErr w:type="spellEnd"/>
      <w:r w:rsidRPr="00B27B4C">
        <w:rPr>
          <w:rFonts w:ascii="Times New Roman" w:eastAsia="Times New Roman" w:hAnsi="Times New Roman" w:cs="David" w:hint="cs"/>
          <w:color w:val="000000"/>
          <w:sz w:val="24"/>
          <w:szCs w:val="24"/>
          <w:rtl/>
          <w:lang w:eastAsia="he-IL"/>
        </w:rPr>
        <w:t xml:space="preserve">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0AB46D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w:t>
      </w:r>
      <w:proofErr w:type="spellStart"/>
      <w:r w:rsidRPr="00B27B4C">
        <w:rPr>
          <w:rFonts w:ascii="Times New Roman" w:eastAsia="Times New Roman" w:hAnsi="Times New Roman" w:cs="David"/>
          <w:sz w:val="20"/>
          <w:szCs w:val="24"/>
          <w:rtl/>
          <w:lang w:eastAsia="he-IL"/>
        </w:rPr>
        <w:t>ישא</w:t>
      </w:r>
      <w:proofErr w:type="spellEnd"/>
      <w:r w:rsidRPr="00B27B4C">
        <w:rPr>
          <w:rFonts w:ascii="Times New Roman" w:eastAsia="Times New Roman" w:hAnsi="Times New Roman" w:cs="David"/>
          <w:sz w:val="20"/>
          <w:szCs w:val="24"/>
          <w:rtl/>
          <w:lang w:eastAsia="he-IL"/>
        </w:rPr>
        <w:t xml:space="preserve">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05C8DBE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05A9F3A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color w:val="000000"/>
          <w:sz w:val="24"/>
          <w:szCs w:val="24"/>
          <w:rtl/>
          <w:lang w:eastAsia="he-IL"/>
        </w:rPr>
        <w:lastRenderedPageBreak/>
        <w:t>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63F63938" w14:textId="77777777"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77FDFF78"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663E8E8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8EF0600"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54C5D483"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44768D5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lastRenderedPageBreak/>
        <w:t>הדין.</w:t>
      </w:r>
    </w:p>
    <w:p w14:paraId="131A189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B2DBFE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5527EE7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7F4144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69BB122D"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48B54AA6"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w:t>
      </w:r>
      <w:r w:rsidRPr="00B27B4C">
        <w:rPr>
          <w:rFonts w:ascii="Times New Roman" w:eastAsia="Times New Roman" w:hAnsi="Times New Roman" w:cs="David"/>
          <w:sz w:val="20"/>
          <w:szCs w:val="24"/>
          <w:rtl/>
          <w:lang w:eastAsia="he-IL"/>
        </w:rPr>
        <w:lastRenderedPageBreak/>
        <w:t>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DFD9745"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את הוראת סעיף 7.5 לעיל.</w:t>
      </w:r>
    </w:p>
    <w:p w14:paraId="34A13185"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נבצר מהמתכנן או מהמנהל הראשי לקיים את ה</w:t>
      </w:r>
      <w:r w:rsidRPr="00B27B4C">
        <w:rPr>
          <w:rFonts w:ascii="Times New Roman" w:eastAsia="Times New Roman" w:hAnsi="Times New Roman" w:cs="David" w:hint="cs"/>
          <w:sz w:val="20"/>
          <w:szCs w:val="24"/>
          <w:rtl/>
          <w:lang w:eastAsia="he-IL"/>
        </w:rPr>
        <w:t xml:space="preserve">וראות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לפעולה משפטית או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שירותי המתכנן או אם ארע אירוע דומה.</w:t>
      </w:r>
    </w:p>
    <w:p w14:paraId="26F5941C"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חל שינוי בהחזקת המניות ו/או בהרכב המנהלים של המתכנן.</w:t>
      </w:r>
    </w:p>
    <w:p w14:paraId="363FB304"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w:t>
      </w:r>
      <w:r w:rsidRPr="00B27B4C">
        <w:rPr>
          <w:rFonts w:ascii="Times New Roman" w:eastAsia="Times New Roman" w:hAnsi="Times New Roman" w:cs="David"/>
          <w:sz w:val="20"/>
          <w:szCs w:val="24"/>
          <w:rtl/>
          <w:lang w:eastAsia="he-IL"/>
        </w:rPr>
        <w:lastRenderedPageBreak/>
        <w:t xml:space="preserve">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44C366D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174C02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5A0A653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5BD8C25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לאחר </w:t>
      </w:r>
      <w:r w:rsidRPr="00B27B4C">
        <w:rPr>
          <w:rFonts w:ascii="Times New Roman" w:eastAsia="Times New Roman" w:hAnsi="Times New Roman" w:cs="David"/>
          <w:sz w:val="20"/>
          <w:szCs w:val="24"/>
          <w:rtl/>
          <w:lang w:eastAsia="he-IL"/>
        </w:rPr>
        <w:lastRenderedPageBreak/>
        <w:t>ולהשתמש ללא הגבלה בשרותי המתכנן שבוצעו עד לאותו מועד, והמתכנן מסכים לכך ולא יהיה זכאי לדבר בגין זאת.</w:t>
      </w:r>
    </w:p>
    <w:p w14:paraId="25A496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36414CC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022AC16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3D4ABA8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6E39228"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136AFEB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0AB9B76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11BCA7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0D5FB5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BD5A8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EBEECF5"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3D9550D1"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244A254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4B8546AC"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52F5169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1F6F899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4FE930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w:t>
      </w:r>
      <w:r w:rsidRPr="00B27B4C">
        <w:rPr>
          <w:rFonts w:ascii="Times New Roman" w:eastAsia="Times New Roman" w:hAnsi="Times New Roman" w:cs="David"/>
          <w:sz w:val="20"/>
          <w:szCs w:val="24"/>
          <w:rtl/>
          <w:lang w:eastAsia="he-IL"/>
        </w:rPr>
        <w:lastRenderedPageBreak/>
        <w:t>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55AD188"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w:t>
      </w:r>
      <w:proofErr w:type="spellStart"/>
      <w:r w:rsidRPr="00B27B4C">
        <w:rPr>
          <w:rFonts w:ascii="Times New Roman" w:eastAsia="Times New Roman" w:hAnsi="Times New Roman" w:cs="David" w:hint="cs"/>
          <w:sz w:val="20"/>
          <w:szCs w:val="24"/>
          <w:rtl/>
          <w:lang w:eastAsia="he-IL"/>
        </w:rPr>
        <w:t>שלוחיו</w:t>
      </w:r>
      <w:proofErr w:type="spellEnd"/>
      <w:r w:rsidRPr="00B27B4C">
        <w:rPr>
          <w:rFonts w:ascii="Times New Roman" w:eastAsia="Times New Roman" w:hAnsi="Times New Roman" w:cs="David" w:hint="cs"/>
          <w:sz w:val="20"/>
          <w:szCs w:val="24"/>
          <w:rtl/>
          <w:lang w:eastAsia="he-IL"/>
        </w:rPr>
        <w:t xml:space="preserve">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0824F00E"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0C19EB8E"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596E6F5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7CB244C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5E048C62"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F8A7792"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E1A126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3941B92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29684FE1"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w:t>
      </w:r>
      <w:r w:rsidRPr="00B27B4C">
        <w:rPr>
          <w:rFonts w:ascii="Times New Roman" w:eastAsia="Times New Roman" w:hAnsi="Times New Roman" w:cs="David"/>
          <w:sz w:val="20"/>
          <w:szCs w:val="24"/>
          <w:rtl/>
          <w:lang w:eastAsia="he-IL"/>
        </w:rPr>
        <w:lastRenderedPageBreak/>
        <w:t>תכנון הפרויקט עלול להביא להתייקרות הקמתו וכן עלול להביא להפרת התחייבויות המזמין כלפי צד ג'.</w:t>
      </w:r>
    </w:p>
    <w:p w14:paraId="21CD2E40"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577419F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1C1565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BE9D61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proofErr w:type="spellStart"/>
      <w:r w:rsidRPr="00B27B4C">
        <w:rPr>
          <w:rFonts w:ascii="Times New Roman" w:eastAsia="Times New Roman" w:hAnsi="Times New Roman" w:cs="David"/>
          <w:sz w:val="20"/>
          <w:szCs w:val="24"/>
          <w:rtl/>
          <w:lang w:eastAsia="he-IL"/>
        </w:rPr>
        <w:t>כויתור</w:t>
      </w:r>
      <w:proofErr w:type="spellEnd"/>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sz w:val="20"/>
          <w:szCs w:val="24"/>
          <w:rtl/>
          <w:lang w:eastAsia="he-IL"/>
        </w:rPr>
        <w:lastRenderedPageBreak/>
        <w:t>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54C62390"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504F3FFA"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B562C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3F7985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C9C95F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w:t>
      </w:r>
      <w:r w:rsidRPr="00B27B4C">
        <w:rPr>
          <w:rFonts w:ascii="Times New Roman" w:eastAsia="Times New Roman" w:hAnsi="Times New Roman" w:cs="David"/>
          <w:sz w:val="24"/>
          <w:szCs w:val="24"/>
          <w:rtl/>
          <w:lang w:eastAsia="he-IL"/>
        </w:rPr>
        <w:lastRenderedPageBreak/>
        <w:t xml:space="preserve">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B27B4C">
        <w:rPr>
          <w:rFonts w:ascii="Times New Roman" w:eastAsia="Times New Roman" w:hAnsi="Times New Roman" w:cs="David"/>
          <w:sz w:val="24"/>
          <w:szCs w:val="24"/>
          <w:rtl/>
          <w:lang w:eastAsia="he-IL"/>
        </w:rPr>
        <w:t>לס"ק</w:t>
      </w:r>
      <w:proofErr w:type="spellEnd"/>
      <w:r w:rsidRPr="00B27B4C">
        <w:rPr>
          <w:rFonts w:ascii="Times New Roman" w:eastAsia="Times New Roman" w:hAnsi="Times New Roman" w:cs="David"/>
          <w:sz w:val="24"/>
          <w:szCs w:val="24"/>
          <w:rtl/>
          <w:lang w:eastAsia="he-IL"/>
        </w:rPr>
        <w:t xml:space="preserve"> זה.</w:t>
      </w:r>
    </w:p>
    <w:p w14:paraId="2E3182A4"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3C6D8E9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2051059"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75115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6CA2659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B27B4C">
        <w:rPr>
          <w:rFonts w:ascii="Times New Roman" w:eastAsia="Times New Roman" w:hAnsi="Times New Roman" w:cs="David"/>
          <w:sz w:val="20"/>
          <w:szCs w:val="24"/>
          <w:rtl/>
          <w:lang w:eastAsia="he-IL"/>
        </w:rPr>
        <w:t>מורשי</w:t>
      </w:r>
      <w:proofErr w:type="spellEnd"/>
      <w:r w:rsidRPr="00B27B4C">
        <w:rPr>
          <w:rFonts w:ascii="Times New Roman" w:eastAsia="Times New Roman" w:hAnsi="Times New Roman" w:cs="David"/>
          <w:sz w:val="20"/>
          <w:szCs w:val="24"/>
          <w:rtl/>
          <w:lang w:eastAsia="he-IL"/>
        </w:rPr>
        <w:t xml:space="preserve"> החתימה של המזמין.</w:t>
      </w:r>
    </w:p>
    <w:p w14:paraId="2D1F92EB"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2F5405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51DE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70D458A2"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D5937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2B83A91"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0AB71B0" w14:textId="632B44D9"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26" w:author="Avi Cohen" w:date="2020-06-25T11:39:00Z">
            <w:r w:rsidR="004E61D3">
              <w:rPr>
                <w:rFonts w:ascii="Times New Roman" w:eastAsia="Times New Roman" w:hAnsi="Times New Roman" w:cs="David" w:hint="cs"/>
                <w:color w:val="00B0F0"/>
                <w:sz w:val="20"/>
                <w:szCs w:val="24"/>
                <w:u w:val="single"/>
                <w:rtl/>
                <w:lang w:eastAsia="he-IL"/>
              </w:rPr>
              <w:t>גיורא גור ושות' אדריכלים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27" w:author="Avi Cohen" w:date="2020-06-25T11:54:00Z">
            <w:r w:rsidR="00311867" w:rsidRPr="003E6FC4">
              <w:rPr>
                <w:rStyle w:val="a7"/>
                <w:rtl/>
              </w:rPr>
              <w:t>[שם צד א]</w:t>
            </w:r>
          </w:ins>
        </w:sdtContent>
      </w:sdt>
    </w:p>
    <w:p w14:paraId="7C3562CC"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71C389A" w14:textId="77777777"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B4359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791DA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D72644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7F003B"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B38AB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80FA67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71539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05A051C0" w14:textId="77777777" w:rsidR="00B27B4C" w:rsidRDefault="00B27B4C">
      <w:pPr>
        <w:bidi w:val="0"/>
        <w:spacing w:before="0" w:beforeAutospacing="0" w:after="160" w:afterAutospacing="0" w:line="259" w:lineRule="auto"/>
        <w:rPr>
          <w:rFonts w:ascii="Times New Roman" w:eastAsia="Times New Roman" w:hAnsi="Times New Roman" w:cs="David"/>
          <w:b/>
          <w:bCs/>
          <w:sz w:val="24"/>
          <w:szCs w:val="24"/>
          <w:lang w:eastAsia="he-IL"/>
        </w:rPr>
      </w:pPr>
      <w:r>
        <w:rPr>
          <w:rFonts w:ascii="Times New Roman" w:eastAsia="Times New Roman" w:hAnsi="Times New Roman" w:cs="David"/>
          <w:b/>
          <w:bCs/>
          <w:sz w:val="24"/>
          <w:szCs w:val="24"/>
          <w:rtl/>
          <w:lang w:eastAsia="he-IL"/>
        </w:rPr>
        <w:br w:type="page"/>
      </w:r>
    </w:p>
    <w:p w14:paraId="726CE553" w14:textId="77777777"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6A6924B" w14:textId="77777777"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F472BE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86B08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205567" w14:textId="651BAD6F"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מסחר ומשרדים, </w:t>
      </w:r>
      <w:ins w:id="28" w:author="Avi Cohen" w:date="2020-06-25T12:03:00Z">
        <w:r w:rsidR="00D07D85">
          <w:rPr>
            <w:rFonts w:ascii="Times New Roman" w:eastAsia="Times New Roman" w:hAnsi="Times New Roman" w:cs="David" w:hint="cs"/>
            <w:sz w:val="24"/>
            <w:szCs w:val="24"/>
            <w:rtl/>
            <w:lang w:eastAsia="he-IL"/>
          </w:rPr>
          <w:t xml:space="preserve">מרתפים , </w:t>
        </w:r>
      </w:ins>
      <w:r w:rsidRPr="00B27B4C">
        <w:rPr>
          <w:rFonts w:ascii="Times New Roman" w:eastAsia="Times New Roman" w:hAnsi="Times New Roman" w:cs="David" w:hint="cs"/>
          <w:sz w:val="24"/>
          <w:szCs w:val="24"/>
          <w:rtl/>
          <w:lang w:eastAsia="he-IL"/>
        </w:rPr>
        <w:t>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9" w:author="Avi Cohen" w:date="2020-06-25T11:58:00Z">
            <w:r w:rsidR="00A421F8">
              <w:rPr>
                <w:rFonts w:ascii="Times New Roman" w:eastAsia="Times New Roman" w:hAnsi="Times New Roman" w:cs="David" w:hint="cs"/>
                <w:color w:val="00B0F0"/>
                <w:sz w:val="24"/>
                <w:szCs w:val="24"/>
                <w:rtl/>
                <w:lang w:eastAsia="he-IL"/>
              </w:rPr>
              <w:t>נשר</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30" w:author="Avi Cohen" w:date="2020-06-25T11:58:00Z">
            <w:r w:rsidR="00A421F8">
              <w:rPr>
                <w:rFonts w:ascii="Times New Roman" w:eastAsia="Times New Roman" w:hAnsi="Times New Roman" w:cs="David" w:hint="cs"/>
                <w:color w:val="00B0F0"/>
                <w:sz w:val="24"/>
                <w:szCs w:val="24"/>
                <w:rtl/>
              </w:rPr>
              <w:t>נשר</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1" w:author="Avi Cohen" w:date="2020-06-25T11:57:00Z">
            <w:r w:rsidR="00A421F8">
              <w:rPr>
                <w:rFonts w:ascii="Times New Roman" w:eastAsia="Times New Roman" w:hAnsi="Times New Roman" w:cs="David" w:hint="cs"/>
                <w:color w:val="00B0F0"/>
                <w:sz w:val="24"/>
                <w:szCs w:val="24"/>
                <w:rtl/>
              </w:rPr>
              <w:t xml:space="preserve">נשר - ( שם זמני ) </w:t>
            </w:r>
          </w:ins>
        </w:sdtContent>
      </w:sdt>
      <w:r w:rsidRPr="00B27B4C">
        <w:rPr>
          <w:rFonts w:ascii="Times New Roman" w:eastAsia="Times New Roman" w:hAnsi="Times New Roman" w:cs="David" w:hint="cs"/>
          <w:sz w:val="24"/>
          <w:szCs w:val="24"/>
          <w:rtl/>
          <w:lang w:eastAsia="he-IL"/>
        </w:rPr>
        <w:t xml:space="preserve"> לרבות עבודות פיתוח על, </w:t>
      </w:r>
      <w:ins w:id="32" w:author="Avi Cohen" w:date="2020-06-25T12:03:00Z">
        <w:r w:rsidR="00D07D85">
          <w:rPr>
            <w:rFonts w:ascii="Times New Roman" w:eastAsia="Times New Roman" w:hAnsi="Times New Roman" w:cs="David" w:hint="cs"/>
            <w:sz w:val="24"/>
            <w:szCs w:val="24"/>
            <w:rtl/>
            <w:lang w:eastAsia="he-IL"/>
          </w:rPr>
          <w:t xml:space="preserve"> חדרי טרפו , מבני מכירות וכיו</w:t>
        </w:r>
      </w:ins>
      <w:ins w:id="33" w:author="Avi Cohen" w:date="2020-06-25T12:04:00Z">
        <w:r w:rsidR="00D07D85">
          <w:rPr>
            <w:rFonts w:ascii="Times New Roman" w:eastAsia="Times New Roman" w:hAnsi="Times New Roman" w:cs="David" w:hint="cs"/>
            <w:sz w:val="24"/>
            <w:szCs w:val="24"/>
            <w:rtl/>
            <w:lang w:eastAsia="he-IL"/>
          </w:rPr>
          <w:t xml:space="preserve">"ב , </w:t>
        </w:r>
      </w:ins>
      <w:ins w:id="34" w:author="Avi Cohen" w:date="2020-06-25T12:03:00Z">
        <w:r w:rsidR="00D07D85">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אשר יתוכנן ו/או יבוצע עבור המזמין באתר בקטעים ובשלבים לפי שיקול דעתו.</w:t>
      </w:r>
    </w:p>
    <w:p w14:paraId="1C792E4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F230AA" w14:textId="4C6690FE"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5" w:author="Avi Cohen" w:date="2020-06-25T12:00:00Z">
            <w:r w:rsidR="0058594E">
              <w:rPr>
                <w:rFonts w:ascii="Times New Roman" w:eastAsia="Times New Roman" w:hAnsi="Times New Roman" w:cs="David" w:hint="cs"/>
                <w:color w:val="008000"/>
                <w:sz w:val="24"/>
                <w:szCs w:val="24"/>
                <w:rtl/>
              </w:rPr>
              <w:t>355-0359364</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941CAC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2C0D89EA"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70AA61" w14:textId="0BB774DD"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36" w:author="Avi Cohen" w:date="2020-06-25T11:58:00Z">
            <w:r w:rsidR="00A421F8">
              <w:rPr>
                <w:rFonts w:ascii="Times New Roman" w:eastAsia="Times New Roman" w:hAnsi="Times New Roman" w:cs="David" w:hint="cs"/>
                <w:color w:val="008000"/>
                <w:sz w:val="24"/>
                <w:szCs w:val="24"/>
                <w:rtl/>
              </w:rPr>
              <w:t>נשר</w:t>
            </w:r>
          </w:ins>
        </w:sdtContent>
      </w:sdt>
      <w:r w:rsidRPr="00B27B4C">
        <w:rPr>
          <w:rFonts w:ascii="Times New Roman" w:eastAsia="Times New Roman" w:hAnsi="Times New Roman" w:cs="David" w:hint="cs"/>
          <w:color w:val="008000"/>
          <w:sz w:val="24"/>
          <w:szCs w:val="24"/>
          <w:rtl/>
        </w:rPr>
        <w:t>.</w:t>
      </w:r>
    </w:p>
    <w:p w14:paraId="634512F1"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6BF4A13B"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lastRenderedPageBreak/>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22DA540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D6C3FF" w14:textId="488A815D"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7" w:author="Avi Cohen" w:date="2020-06-25T12:01:00Z">
            <w:r w:rsidR="0058594E">
              <w:rPr>
                <w:rFonts w:ascii="Times New Roman" w:eastAsia="Times New Roman" w:hAnsi="Times New Roman" w:cs="David" w:hint="cs"/>
                <w:sz w:val="24"/>
                <w:szCs w:val="24"/>
                <w:rtl/>
                <w:lang w:eastAsia="he-IL"/>
              </w:rPr>
              <w:t>אבי כהן מאפריקה ישראל מגורים בע"מ</w:t>
            </w:r>
          </w:ins>
        </w:sdtContent>
      </w:sdt>
    </w:p>
    <w:p w14:paraId="4629E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0CD230D" w14:textId="77777777"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w:t>
      </w:r>
      <w:proofErr w:type="spellStart"/>
      <w:r w:rsidR="008F5534" w:rsidRPr="008F5534">
        <w:rPr>
          <w:rFonts w:ascii="Times New Roman" w:eastAsia="Times New Roman" w:hAnsi="Times New Roman" w:cs="David" w:hint="cs"/>
          <w:sz w:val="24"/>
          <w:szCs w:val="24"/>
          <w:rtl/>
          <w:lang w:eastAsia="he-IL"/>
        </w:rPr>
        <w:t>מימד</w:t>
      </w:r>
      <w:proofErr w:type="spellEnd"/>
      <w:r w:rsidR="008F5534" w:rsidRPr="008F5534">
        <w:rPr>
          <w:rFonts w:ascii="Times New Roman" w:eastAsia="Times New Roman" w:hAnsi="Times New Roman" w:cs="David" w:hint="cs"/>
          <w:sz w:val="24"/>
          <w:szCs w:val="24"/>
          <w:rtl/>
          <w:lang w:eastAsia="he-IL"/>
        </w:rPr>
        <w:t xml:space="preserve">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8C69205" w14:textId="77777777"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24DCC407" w14:textId="77777777"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458FDD6"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250EC4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97057A"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a7"/>
              <w:color w:val="00B0F0"/>
              <w:rtl/>
            </w:rPr>
            <w:t>[שדה נוסף 4]</w:t>
          </w:r>
        </w:sdtContent>
      </w:sdt>
    </w:p>
    <w:p w14:paraId="36B9F243" w14:textId="77777777"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a7"/>
              <w:color w:val="00B0F0"/>
              <w:rtl/>
            </w:rPr>
            <w:t>[שדה נוסף 5]</w:t>
          </w:r>
        </w:sdtContent>
      </w:sdt>
    </w:p>
    <w:p w14:paraId="168FBF1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A3C661"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a7"/>
              <w:color w:val="00B0F0"/>
              <w:rtl/>
            </w:rPr>
            <w:t>[שדה נוסף 6]</w:t>
          </w:r>
        </w:sdtContent>
      </w:sdt>
    </w:p>
    <w:p w14:paraId="5CFE40F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0F39BF" w14:textId="77777777"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60270B1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E1156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9FEABB1"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A0D83A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37FD1FE"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29A7C59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453A379"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7B3113B" w14:textId="77777777"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15891FAC" w14:textId="77777777" w:rsidTr="00F319D3">
        <w:tc>
          <w:tcPr>
            <w:tcW w:w="3366" w:type="dxa"/>
          </w:tcPr>
          <w:p w14:paraId="6BA8C7B8" w14:textId="77777777" w:rsidR="00F319D3" w:rsidRDefault="007A3A2A"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a7"/>
                    <w:color w:val="00B0F0"/>
                    <w:rtl/>
                  </w:rPr>
                  <w:t>[אחוז השתתפות צד א]</w:t>
                </w:r>
              </w:sdtContent>
            </w:sdt>
          </w:p>
          <w:p w14:paraId="4502BC07" w14:textId="77777777"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14F43ED3" w14:textId="77777777" w:rsidR="00F319D3" w:rsidRDefault="00F319D3" w:rsidP="00F319D3">
            <w:pPr>
              <w:widowControl w:val="0"/>
              <w:spacing w:before="0" w:beforeAutospacing="0" w:after="0" w:afterAutospacing="0" w:line="240" w:lineRule="auto"/>
              <w:ind w:left="720"/>
              <w:outlineLvl w:val="2"/>
            </w:pPr>
          </w:p>
          <w:p w14:paraId="791AD5CD" w14:textId="77777777"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890C940"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758565D4" w14:textId="77777777"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lastRenderedPageBreak/>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19A05E1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8467DBC"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035265E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1CD34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6BE2C5CD"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CB4D56"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1362C153"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E9F41FA"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4EB2EFD5"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41A79A51" w14:textId="77777777"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w:t>
      </w:r>
      <w:r w:rsidR="00166C84">
        <w:rPr>
          <w:rFonts w:ascii="Times New Roman" w:eastAsia="Times New Roman" w:hAnsi="Times New Roman" w:cs="David" w:hint="cs"/>
          <w:sz w:val="24"/>
          <w:szCs w:val="24"/>
          <w:rtl/>
          <w:lang w:eastAsia="he-IL"/>
        </w:rPr>
        <w:lastRenderedPageBreak/>
        <w:t>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55D7EA65"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5747FDC8"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FDFBA5E" w14:textId="77777777"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4FDAAC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28C524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C3E49E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CA645BD"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01CE324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6AFC92"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w:t>
      </w:r>
      <w:r w:rsidRPr="00B27B4C">
        <w:rPr>
          <w:rFonts w:ascii="Times New Roman" w:eastAsia="Times New Roman" w:hAnsi="Times New Roman" w:cs="David" w:hint="cs"/>
          <w:sz w:val="24"/>
          <w:szCs w:val="24"/>
          <w:rtl/>
          <w:lang w:eastAsia="he-IL"/>
        </w:rPr>
        <w:lastRenderedPageBreak/>
        <w:t xml:space="preserve">והנחיות המנהל, לרבות להסדרי ביניים לבניה ואכלוס בשלבים. </w:t>
      </w:r>
    </w:p>
    <w:p w14:paraId="49684AC7"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410987B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5A74B2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1DFAACF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CAA0D4"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5C88ACB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257088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w:t>
      </w:r>
      <w:proofErr w:type="spellStart"/>
      <w:r w:rsidRPr="00B27B4C">
        <w:rPr>
          <w:rFonts w:ascii="Times New Roman" w:eastAsia="Times New Roman" w:hAnsi="Times New Roman" w:cs="David" w:hint="cs"/>
          <w:sz w:val="24"/>
          <w:szCs w:val="24"/>
          <w:rtl/>
          <w:lang w:eastAsia="he-IL"/>
        </w:rPr>
        <w:t>רדיוסי</w:t>
      </w:r>
      <w:proofErr w:type="spellEnd"/>
      <w:r w:rsidRPr="00B27B4C">
        <w:rPr>
          <w:rFonts w:ascii="Times New Roman" w:eastAsia="Times New Roman" w:hAnsi="Times New Roman" w:cs="David" w:hint="cs"/>
          <w:sz w:val="24"/>
          <w:szCs w:val="24"/>
          <w:rtl/>
          <w:lang w:eastAsia="he-IL"/>
        </w:rPr>
        <w:t xml:space="preserve"> בטחון, מפגעי רעש, </w:t>
      </w:r>
      <w:r w:rsidRPr="00B27B4C">
        <w:rPr>
          <w:rFonts w:ascii="Times New Roman" w:eastAsia="Times New Roman" w:hAnsi="Times New Roman" w:cs="David" w:hint="cs"/>
          <w:sz w:val="24"/>
          <w:szCs w:val="24"/>
          <w:rtl/>
          <w:lang w:eastAsia="he-IL"/>
        </w:rPr>
        <w:lastRenderedPageBreak/>
        <w:t xml:space="preserve">זיהום אויר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 וביקור בשטח התכנון.</w:t>
      </w:r>
    </w:p>
    <w:p w14:paraId="5FEEFC4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E513CC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3D96BC3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ABEB2B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0D9F2B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440213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4B479F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5B97ED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 xml:space="preserve">ת הבניה, רשת הדרכים המוצעת, חלוקת משנה למגרשים, הגדרת זיקות הנאה והצמדות, </w:t>
      </w:r>
      <w:r w:rsidRPr="00B27B4C">
        <w:rPr>
          <w:rFonts w:ascii="Times New Roman" w:eastAsia="Times New Roman" w:hAnsi="Times New Roman" w:cs="David" w:hint="cs"/>
          <w:sz w:val="24"/>
          <w:szCs w:val="24"/>
          <w:rtl/>
          <w:lang w:eastAsia="he-IL"/>
        </w:rPr>
        <w:lastRenderedPageBreak/>
        <w:t>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0843BF9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w:t>
      </w:r>
      <w:proofErr w:type="spellStart"/>
      <w:r w:rsidRPr="00B27B4C">
        <w:rPr>
          <w:rFonts w:ascii="Times New Roman" w:eastAsia="Times New Roman" w:hAnsi="Times New Roman" w:cs="David" w:hint="cs"/>
          <w:sz w:val="24"/>
          <w:szCs w:val="24"/>
          <w:rtl/>
          <w:lang w:eastAsia="he-IL"/>
        </w:rPr>
        <w:t>תכסיות</w:t>
      </w:r>
      <w:proofErr w:type="spellEnd"/>
      <w:r w:rsidRPr="00B27B4C">
        <w:rPr>
          <w:rFonts w:ascii="Times New Roman" w:eastAsia="Times New Roman" w:hAnsi="Times New Roman" w:cs="David" w:hint="cs"/>
          <w:sz w:val="24"/>
          <w:szCs w:val="24"/>
          <w:rtl/>
          <w:lang w:eastAsia="he-IL"/>
        </w:rPr>
        <w:t xml:space="preserve">, חתכים עקרוניים ואיורים מוגדלים לקטעים אופייניים. </w:t>
      </w:r>
    </w:p>
    <w:p w14:paraId="2A19FA9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1B0556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24C9B16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8A88E5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2569A7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49CCA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673E0A3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21C075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1851DF5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7F1941A" w14:textId="77777777"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w:t>
      </w:r>
      <w:proofErr w:type="spellStart"/>
      <w:r w:rsidRPr="00B27B4C">
        <w:rPr>
          <w:rFonts w:ascii="Times New Roman" w:eastAsia="Times New Roman" w:hAnsi="Times New Roman" w:cs="David" w:hint="cs"/>
          <w:sz w:val="24"/>
          <w:szCs w:val="24"/>
          <w:rtl/>
          <w:lang w:eastAsia="he-IL"/>
        </w:rPr>
        <w:t>וכו</w:t>
      </w:r>
      <w:proofErr w:type="spellEnd"/>
      <w:r w:rsidRPr="00B27B4C">
        <w:rPr>
          <w:rFonts w:ascii="Times New Roman" w:eastAsia="Times New Roman" w:hAnsi="Times New Roman" w:cs="David" w:hint="cs"/>
          <w:sz w:val="24"/>
          <w:szCs w:val="24"/>
          <w:rtl/>
          <w:lang w:eastAsia="he-IL"/>
        </w:rPr>
        <w:t>'.</w:t>
      </w:r>
    </w:p>
    <w:p w14:paraId="29CB633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AAA108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lastRenderedPageBreak/>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69497CF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4CBD5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עבוד תכניות מפורטות הכוללות </w:t>
      </w:r>
      <w:proofErr w:type="spellStart"/>
      <w:r w:rsidRPr="00B27B4C">
        <w:rPr>
          <w:rFonts w:ascii="Times New Roman" w:eastAsia="Times New Roman" w:hAnsi="Times New Roman" w:cs="David" w:hint="cs"/>
          <w:sz w:val="24"/>
          <w:szCs w:val="24"/>
          <w:rtl/>
          <w:lang w:eastAsia="he-IL"/>
        </w:rPr>
        <w:t>תשריטים</w:t>
      </w:r>
      <w:proofErr w:type="spellEnd"/>
      <w:r w:rsidRPr="00B27B4C">
        <w:rPr>
          <w:rFonts w:ascii="Times New Roman" w:eastAsia="Times New Roman" w:hAnsi="Times New Roman" w:cs="David" w:hint="cs"/>
          <w:sz w:val="24"/>
          <w:szCs w:val="24"/>
          <w:rtl/>
          <w:lang w:eastAsia="he-IL"/>
        </w:rPr>
        <w:t>,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207AA3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B1AA98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38E6388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314158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648B68A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33AFC4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השלמת מסמכים ונתונים, הכנסת תיקונים ושינויים במסמכי התכניות, הכנת חלופות חדשות נוספות,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לפי דרישת המזמין ו/או לפי דרישת הרשויות המוסמכות, באישור המזמין, עד למתן תוקף לתכנית.</w:t>
      </w:r>
    </w:p>
    <w:p w14:paraId="18ED0451"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57CB46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2C6458D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0B0BD5F"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יח</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375D9EC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DA049A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יט</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29354E1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7D0200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w:t>
      </w:r>
      <w:r w:rsidRPr="00B27B4C">
        <w:rPr>
          <w:rFonts w:ascii="Times New Roman" w:eastAsia="Times New Roman" w:hAnsi="Times New Roman" w:cs="David" w:hint="cs"/>
          <w:sz w:val="24"/>
          <w:szCs w:val="24"/>
          <w:rtl/>
          <w:lang w:eastAsia="he-IL"/>
        </w:rPr>
        <w:lastRenderedPageBreak/>
        <w:t xml:space="preserve">איזון וחלוקה, להכנת הערכות שווי, לדיונים בעניין השבחה, תשלומים למנהל מקרקעי ישראל ולדיונים בעניין שווי זכויות בעלי קרקע. </w:t>
      </w:r>
    </w:p>
    <w:p w14:paraId="50CCC7A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5B148306"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3CF354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0AD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5FE391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863C0D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5E8F7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55B9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 xml:space="preserve">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w:t>
      </w:r>
      <w:proofErr w:type="spellStart"/>
      <w:r w:rsidRPr="00B27B4C">
        <w:rPr>
          <w:rFonts w:ascii="Times New Roman" w:eastAsia="Times New Roman" w:hAnsi="Times New Roman" w:cs="David" w:hint="cs"/>
          <w:color w:val="000000"/>
          <w:sz w:val="24"/>
          <w:szCs w:val="24"/>
          <w:rtl/>
          <w:lang w:eastAsia="he-IL"/>
        </w:rPr>
        <w:t>וכיוצ"ב</w:t>
      </w:r>
      <w:proofErr w:type="spellEnd"/>
      <w:r w:rsidRPr="00B27B4C">
        <w:rPr>
          <w:rFonts w:ascii="Times New Roman" w:eastAsia="Times New Roman" w:hAnsi="Times New Roman" w:cs="David" w:hint="cs"/>
          <w:color w:val="000000"/>
          <w:sz w:val="24"/>
          <w:szCs w:val="24"/>
          <w:rtl/>
          <w:lang w:eastAsia="he-IL"/>
        </w:rPr>
        <w:t>), וקבלה בפועל של כל האישורים הנדרשים.</w:t>
      </w:r>
    </w:p>
    <w:p w14:paraId="1689D34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07A45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DB7AE6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ABA05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2532A5B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0BFFE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w:t>
      </w:r>
      <w:proofErr w:type="spellStart"/>
      <w:r w:rsidRPr="00B27B4C">
        <w:rPr>
          <w:rFonts w:ascii="Times New Roman" w:eastAsia="Times New Roman" w:hAnsi="Times New Roman" w:cs="David" w:hint="cs"/>
          <w:sz w:val="24"/>
          <w:szCs w:val="24"/>
          <w:rtl/>
          <w:lang w:eastAsia="he-IL"/>
        </w:rPr>
        <w:t>פילרים</w:t>
      </w:r>
      <w:proofErr w:type="spellEnd"/>
      <w:r w:rsidRPr="00B27B4C">
        <w:rPr>
          <w:rFonts w:ascii="Times New Roman" w:eastAsia="Times New Roman" w:hAnsi="Times New Roman" w:cs="David" w:hint="cs"/>
          <w:sz w:val="24"/>
          <w:szCs w:val="24"/>
          <w:rtl/>
          <w:lang w:eastAsia="he-IL"/>
        </w:rPr>
        <w:t>, מונים, תחנות טרנספורמציה, חדרי בזק.</w:t>
      </w:r>
    </w:p>
    <w:p w14:paraId="1E63F6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BE76F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חישובי שטחים לרישוי ובדיקת התאמתם </w:t>
      </w:r>
      <w:proofErr w:type="spellStart"/>
      <w:r w:rsidRPr="00B27B4C">
        <w:rPr>
          <w:rFonts w:ascii="Times New Roman" w:eastAsia="Times New Roman" w:hAnsi="Times New Roman" w:cs="David" w:hint="cs"/>
          <w:sz w:val="24"/>
          <w:szCs w:val="24"/>
          <w:rtl/>
          <w:lang w:eastAsia="he-IL"/>
        </w:rPr>
        <w:t>לתב"ע</w:t>
      </w:r>
      <w:proofErr w:type="spellEnd"/>
      <w:r w:rsidRPr="00B27B4C">
        <w:rPr>
          <w:rFonts w:ascii="Times New Roman" w:eastAsia="Times New Roman" w:hAnsi="Times New Roman" w:cs="David" w:hint="cs"/>
          <w:sz w:val="24"/>
          <w:szCs w:val="24"/>
          <w:rtl/>
          <w:lang w:eastAsia="he-IL"/>
        </w:rPr>
        <w:t>.</w:t>
      </w:r>
    </w:p>
    <w:p w14:paraId="78A08A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E0E99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6C6DFD3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987CD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EF994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B28C8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7C6A3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A6A6C3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6FC7285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62823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4C2978D4"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E0D2D7C"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0A96F16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B7999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הכנת תכניות סופיות, המתארות את הפרויקט </w:t>
      </w:r>
      <w:r w:rsidRPr="00B27B4C">
        <w:rPr>
          <w:rFonts w:ascii="Times New Roman" w:eastAsia="Times New Roman" w:hAnsi="Times New Roman" w:cs="David" w:hint="cs"/>
          <w:sz w:val="24"/>
          <w:szCs w:val="24"/>
          <w:rtl/>
          <w:lang w:eastAsia="he-IL"/>
        </w:rPr>
        <w:lastRenderedPageBreak/>
        <w:t>ואישורן על ידי היועצים והמזמין. תאום התכניות האמורות עם היועצים והמזמין.</w:t>
      </w:r>
    </w:p>
    <w:p w14:paraId="2D8B1C6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CD754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011836A7"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F557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173215E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 xml:space="preserve">וטיפול באישורם, כולל קבלת היתרי בניה </w:t>
      </w:r>
      <w:r w:rsidRPr="00B27B4C">
        <w:rPr>
          <w:rFonts w:ascii="Times New Roman" w:eastAsia="Times New Roman" w:hAnsi="Times New Roman" w:cs="David" w:hint="cs"/>
          <w:sz w:val="24"/>
          <w:szCs w:val="24"/>
          <w:rtl/>
          <w:lang w:eastAsia="he-IL"/>
        </w:rPr>
        <w:lastRenderedPageBreak/>
        <w:t>מתוקנים, לרבות הכנת תכניות שינויים להיתר, לטופס 4 ותעודת גמר.</w:t>
      </w:r>
    </w:p>
    <w:p w14:paraId="777EA31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04337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3DAB99F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B3DB0E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08B78B0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5D0C3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00AA8C2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9D046E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363DF539"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1F56C1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 xml:space="preserve">הכנת תכניות לשיווק הפרויקט. תכניות מכירה/השכרה (תכניות המתארות כל דירה ודירה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3F410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C00452B"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העברת הנחיות ומסמכים לבעלי מקצוע אחרים </w:t>
      </w:r>
      <w:r w:rsidRPr="00B27B4C">
        <w:rPr>
          <w:rFonts w:ascii="Times New Roman" w:eastAsia="Times New Roman" w:hAnsi="Times New Roman" w:cs="David" w:hint="cs"/>
          <w:sz w:val="24"/>
          <w:szCs w:val="24"/>
          <w:rtl/>
          <w:lang w:eastAsia="he-IL"/>
        </w:rPr>
        <w:lastRenderedPageBreak/>
        <w:t>לשם הכנת הדמיות, פרספקטיביות, מודלים ותכניות מכירה משולבות בגרפיקה, בדיקת עבודתם של בעלי המקצוע, מתן הערות ואישור.</w:t>
      </w:r>
    </w:p>
    <w:p w14:paraId="716A4D06"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619C72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75FB0E0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3B56B02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07AFF72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AA1F44"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D7E23BC"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B2DA75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61793F0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73862D"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01EF1A4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4CCFFCE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 xml:space="preserve">יקט, כדרוש לביצוע העבודה, לרבות הכנת תכניות מנחות לעבודות היועצים, </w:t>
      </w:r>
      <w:proofErr w:type="spellStart"/>
      <w:r w:rsidRPr="00B27B4C">
        <w:rPr>
          <w:rFonts w:ascii="Times New Roman" w:eastAsia="Times New Roman" w:hAnsi="Times New Roman" w:cs="David" w:hint="cs"/>
          <w:sz w:val="24"/>
          <w:szCs w:val="24"/>
          <w:rtl/>
          <w:lang w:eastAsia="he-IL"/>
        </w:rPr>
        <w:t>הכל</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המאפשר ביצוע מושלם של העבודה. תיאום </w:t>
      </w:r>
      <w:r w:rsidRPr="00B27B4C">
        <w:rPr>
          <w:rFonts w:ascii="Times New Roman" w:eastAsia="Times New Roman" w:hAnsi="Times New Roman" w:cs="David" w:hint="cs"/>
          <w:sz w:val="24"/>
          <w:szCs w:val="24"/>
          <w:rtl/>
          <w:lang w:eastAsia="he-IL"/>
        </w:rPr>
        <w:lastRenderedPageBreak/>
        <w:t>התכניות עם היועצים.</w:t>
      </w:r>
    </w:p>
    <w:p w14:paraId="6225B4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F9AB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 xml:space="preserve">קט כולל פרטי בניין </w:t>
      </w:r>
      <w:proofErr w:type="spellStart"/>
      <w:r w:rsidRPr="00B27B4C">
        <w:rPr>
          <w:rFonts w:ascii="Times New Roman" w:eastAsia="Times New Roman" w:hAnsi="Times New Roman" w:cs="David" w:hint="cs"/>
          <w:sz w:val="24"/>
          <w:szCs w:val="24"/>
          <w:rtl/>
          <w:lang w:eastAsia="he-IL"/>
        </w:rPr>
        <w:t>בקנ"מ</w:t>
      </w:r>
      <w:proofErr w:type="spellEnd"/>
      <w:r w:rsidRPr="00B27B4C">
        <w:rPr>
          <w:rFonts w:ascii="Times New Roman" w:eastAsia="Times New Roman" w:hAnsi="Times New Roman" w:cs="David" w:hint="cs"/>
          <w:sz w:val="24"/>
          <w:szCs w:val="24"/>
          <w:rtl/>
          <w:lang w:eastAsia="he-IL"/>
        </w:rPr>
        <w:t xml:space="preserve"> מתאים ורשימות.</w:t>
      </w:r>
    </w:p>
    <w:p w14:paraId="2F2F65F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6704B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332C36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3A30B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4D6A9F5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E707AF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C29465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 xml:space="preserve">תאום המפרטים וכתבי הכמויות של היועצים האחרים ושילובם במפרטים וכתבי הכמויות </w:t>
      </w:r>
      <w:r w:rsidRPr="00B27B4C">
        <w:rPr>
          <w:rFonts w:ascii="Times New Roman" w:eastAsia="Times New Roman" w:hAnsi="Times New Roman" w:cs="David" w:hint="cs"/>
          <w:sz w:val="24"/>
          <w:szCs w:val="24"/>
          <w:rtl/>
          <w:lang w:eastAsia="he-IL"/>
        </w:rPr>
        <w:lastRenderedPageBreak/>
        <w:t>דלעיל.</w:t>
      </w:r>
    </w:p>
    <w:p w14:paraId="267B78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C30AD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A84F2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94DF73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1F119F9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236C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240330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96A1F0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6734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A20DB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71F4D1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8176D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15CFD3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E3BC2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יב</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הכנסת שינויים בתכניות לפי דרישת המזמין.</w:t>
      </w:r>
    </w:p>
    <w:p w14:paraId="1BB722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A32C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יג</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1DE6D0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CFF80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576AD0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7D456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67FA508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8EFA7D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roofErr w:type="spellStart"/>
      <w:r w:rsidRPr="00B27B4C">
        <w:rPr>
          <w:rFonts w:ascii="Times New Roman" w:eastAsia="Times New Roman" w:hAnsi="Times New Roman" w:cs="David" w:hint="cs"/>
          <w:sz w:val="24"/>
          <w:szCs w:val="24"/>
          <w:rtl/>
          <w:lang w:eastAsia="he-IL"/>
        </w:rPr>
        <w:t>טז</w:t>
      </w:r>
      <w:proofErr w:type="spellEnd"/>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6D063B9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2A00CE" w14:textId="7777777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1D6DA19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1DD3E5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6FADDF6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C5F8086"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76D29148"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r>
      <w:proofErr w:type="spellStart"/>
      <w:r w:rsidR="00B27B4C" w:rsidRPr="00B27B4C">
        <w:rPr>
          <w:rFonts w:ascii="Times New Roman" w:eastAsia="Times New Roman" w:hAnsi="Times New Roman" w:cs="David" w:hint="cs"/>
          <w:sz w:val="24"/>
          <w:szCs w:val="24"/>
          <w:rtl/>
          <w:lang w:eastAsia="he-IL"/>
        </w:rPr>
        <w:t>ותשריטים</w:t>
      </w:r>
      <w:proofErr w:type="spellEnd"/>
      <w:r w:rsidR="00B27B4C" w:rsidRPr="00B27B4C">
        <w:rPr>
          <w:rFonts w:ascii="Times New Roman" w:eastAsia="Times New Roman" w:hAnsi="Times New Roman" w:cs="David" w:hint="cs"/>
          <w:sz w:val="24"/>
          <w:szCs w:val="24"/>
          <w:rtl/>
          <w:lang w:eastAsia="he-IL"/>
        </w:rPr>
        <w:t xml:space="preserve"> לפרצלציה, תכניות לצרכי רישום ורישום בתים </w:t>
      </w:r>
    </w:p>
    <w:p w14:paraId="071C7A0F"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6A835183" w14:textId="77777777"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br/>
        <w:t xml:space="preserve">וידוא נכונות </w:t>
      </w:r>
      <w:r w:rsidR="00B27B4C" w:rsidRPr="00B27B4C">
        <w:rPr>
          <w:rFonts w:ascii="Times New Roman" w:eastAsia="Times New Roman" w:hAnsi="Times New Roman" w:cs="David" w:hint="cs"/>
          <w:sz w:val="24"/>
          <w:szCs w:val="24"/>
          <w:rtl/>
          <w:lang w:eastAsia="he-IL"/>
        </w:rPr>
        <w:t xml:space="preserve">תרשים מגרש </w:t>
      </w:r>
      <w:proofErr w:type="spellStart"/>
      <w:r w:rsidR="00B27B4C" w:rsidRPr="00B27B4C">
        <w:rPr>
          <w:rFonts w:ascii="Times New Roman" w:eastAsia="Times New Roman" w:hAnsi="Times New Roman" w:cs="David" w:hint="cs"/>
          <w:sz w:val="24"/>
          <w:szCs w:val="24"/>
          <w:rtl/>
          <w:lang w:eastAsia="he-IL"/>
        </w:rPr>
        <w:t>ותשריט</w:t>
      </w:r>
      <w:proofErr w:type="spellEnd"/>
      <w:r w:rsidR="00B27B4C" w:rsidRPr="00B27B4C">
        <w:rPr>
          <w:rFonts w:ascii="Times New Roman" w:eastAsia="Times New Roman" w:hAnsi="Times New Roman" w:cs="David" w:hint="cs"/>
          <w:sz w:val="24"/>
          <w:szCs w:val="24"/>
          <w:rtl/>
          <w:lang w:eastAsia="he-IL"/>
        </w:rPr>
        <w:t xml:space="preserve">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4ADAF40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CD1219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0E025E4C"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BE8452E"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68B2B8B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646D5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6C372EE"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31CE38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1650E44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51F01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w:t>
      </w:r>
      <w:r w:rsidRPr="00B27B4C">
        <w:rPr>
          <w:rFonts w:ascii="Times New Roman" w:eastAsia="Times New Roman" w:hAnsi="Times New Roman" w:cs="David" w:hint="cs"/>
          <w:sz w:val="24"/>
          <w:szCs w:val="24"/>
          <w:rtl/>
          <w:lang w:eastAsia="he-IL"/>
        </w:rPr>
        <w:lastRenderedPageBreak/>
        <w:t>לו.</w:t>
      </w:r>
    </w:p>
    <w:p w14:paraId="3A73EDE8"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C7AB16E"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59F57BC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999C78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5B8837C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3D157F7"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612863D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58A0E88"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7C5C6DC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0ECDE4A"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A1872C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F746F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ייעוץ למנהל והשתתפות בדיונים ובבירורים עם הקבלנים בקשר עם ביצוע העבודה האדריכלית ובפיקוח </w:t>
      </w:r>
      <w:r w:rsidRPr="00B27B4C">
        <w:rPr>
          <w:rFonts w:ascii="Times New Roman" w:eastAsia="Times New Roman" w:hAnsi="Times New Roman" w:cs="David" w:hint="cs"/>
          <w:sz w:val="24"/>
          <w:szCs w:val="24"/>
          <w:rtl/>
          <w:lang w:eastAsia="he-IL"/>
        </w:rPr>
        <w:lastRenderedPageBreak/>
        <w:t>העליון עליהן ועל התאמתן לתנאי החוזים עם קבלני העבודות, הן לפני מסירת העבודות והן בתקופת הבדק.</w:t>
      </w:r>
    </w:p>
    <w:p w14:paraId="4769F91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86901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1051E7C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135334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60FC116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4134F05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26F420FA"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1F095"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25977533"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E77DCC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175C86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3A35A3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3CC7EAC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85EFF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1953A84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96A911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484C0FA5"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900F7F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2534D1F0"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66A18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5A5095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07EBD1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 xml:space="preserve">כדי למלא משימות אלה, יבקר המתכנן באתר הבניה ובמקורות החומרים והציוד באופן תדיר </w:t>
      </w:r>
      <w:r w:rsidRPr="00B27B4C">
        <w:rPr>
          <w:rFonts w:ascii="Times New Roman" w:eastAsia="Times New Roman" w:hAnsi="Times New Roman" w:cs="David" w:hint="cs"/>
          <w:sz w:val="24"/>
          <w:szCs w:val="24"/>
          <w:rtl/>
          <w:lang w:eastAsia="he-IL"/>
        </w:rPr>
        <w:lastRenderedPageBreak/>
        <w:t>ו/או לפי הזמנת המנהל או המפקח ולפחות בכל אחד מהשלבים הבאים:</w:t>
      </w:r>
    </w:p>
    <w:p w14:paraId="79281C6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2D766F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6C96558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5E5B9AD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7B502DE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4DFDE42A"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2026F2C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113D909F"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1E1D7B1"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501C500E"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938101D"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w:t>
      </w:r>
      <w:proofErr w:type="spellStart"/>
      <w:r w:rsidR="00E95AE9">
        <w:rPr>
          <w:rFonts w:ascii="Times New Roman" w:eastAsia="Times New Roman" w:hAnsi="Times New Roman" w:cs="David" w:hint="cs"/>
          <w:sz w:val="24"/>
          <w:szCs w:val="24"/>
          <w:rtl/>
          <w:lang w:eastAsia="he-IL"/>
        </w:rPr>
        <w:t>הקומ</w:t>
      </w:r>
      <w:r w:rsidRPr="00B27B4C">
        <w:rPr>
          <w:rFonts w:ascii="Times New Roman" w:eastAsia="Times New Roman" w:hAnsi="Times New Roman" w:cs="David" w:hint="cs"/>
          <w:sz w:val="24"/>
          <w:szCs w:val="24"/>
          <w:rtl/>
          <w:lang w:eastAsia="he-IL"/>
        </w:rPr>
        <w:t>תיות</w:t>
      </w:r>
      <w:proofErr w:type="spellEnd"/>
      <w:r w:rsidRPr="00B27B4C">
        <w:rPr>
          <w:rFonts w:ascii="Times New Roman" w:eastAsia="Times New Roman" w:hAnsi="Times New Roman" w:cs="David" w:hint="cs"/>
          <w:sz w:val="24"/>
          <w:szCs w:val="24"/>
          <w:rtl/>
          <w:lang w:eastAsia="he-IL"/>
        </w:rPr>
        <w:t>.</w:t>
      </w:r>
    </w:p>
    <w:p w14:paraId="26CF1003"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70A6170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ECD925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1F744C7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4BA5DC1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 xml:space="preserve">לאחר כל בקור של המתכנן באתר יגיש המתכנן </w:t>
      </w:r>
      <w:r w:rsidRPr="00B27B4C">
        <w:rPr>
          <w:rFonts w:ascii="Times New Roman" w:eastAsia="Times New Roman" w:hAnsi="Times New Roman" w:cs="David" w:hint="cs"/>
          <w:sz w:val="24"/>
          <w:szCs w:val="24"/>
          <w:rtl/>
          <w:lang w:eastAsia="he-IL"/>
        </w:rPr>
        <w:lastRenderedPageBreak/>
        <w:t>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34F9A2B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7E52FE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5E6CC6A7"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0E0DE4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6139C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795D584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0F80C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6CBC03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719AA04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5402AB0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67845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6F4D70F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8F3D9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DDC69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5BC5502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A145B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34FCF50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51863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3D975A1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2687B0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2D447E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B129F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A43463" w14:textId="77777777"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107A8845" w14:textId="77777777" w:rsidR="006F07FB" w:rsidRPr="006F07FB" w:rsidRDefault="006F07FB" w:rsidP="006F07FB">
      <w:pPr>
        <w:rPr>
          <w:rFonts w:ascii="Times New Roman" w:eastAsia="Times New Roman" w:hAnsi="Times New Roman" w:cs="David"/>
          <w:sz w:val="20"/>
          <w:szCs w:val="24"/>
          <w:rtl/>
          <w:lang w:eastAsia="he-IL"/>
        </w:rPr>
      </w:pPr>
    </w:p>
    <w:p w14:paraId="47CA6B6C" w14:textId="77777777" w:rsidR="006F07FB" w:rsidRPr="006F07FB" w:rsidRDefault="006F07FB" w:rsidP="006F07FB">
      <w:pPr>
        <w:rPr>
          <w:rFonts w:ascii="Times New Roman" w:eastAsia="Times New Roman" w:hAnsi="Times New Roman" w:cs="David"/>
          <w:sz w:val="20"/>
          <w:szCs w:val="24"/>
          <w:rtl/>
          <w:lang w:eastAsia="he-IL"/>
        </w:rPr>
      </w:pPr>
    </w:p>
    <w:p w14:paraId="3B87FC74" w14:textId="77777777" w:rsidR="006F07FB" w:rsidRPr="006F07FB" w:rsidRDefault="006F07FB" w:rsidP="006F07FB">
      <w:pPr>
        <w:rPr>
          <w:rFonts w:ascii="Times New Roman" w:eastAsia="Times New Roman" w:hAnsi="Times New Roman" w:cs="David"/>
          <w:sz w:val="20"/>
          <w:szCs w:val="24"/>
          <w:rtl/>
          <w:lang w:eastAsia="he-IL"/>
        </w:rPr>
      </w:pPr>
    </w:p>
    <w:p w14:paraId="6AECCF65" w14:textId="77777777" w:rsidR="006F07FB" w:rsidRPr="006F07FB" w:rsidRDefault="006F07FB" w:rsidP="006F07FB">
      <w:pPr>
        <w:rPr>
          <w:rFonts w:ascii="Times New Roman" w:eastAsia="Times New Roman" w:hAnsi="Times New Roman" w:cs="David"/>
          <w:sz w:val="20"/>
          <w:szCs w:val="24"/>
          <w:rtl/>
          <w:lang w:eastAsia="he-IL"/>
        </w:rPr>
      </w:pPr>
    </w:p>
    <w:p w14:paraId="19DD4D0E" w14:textId="77777777" w:rsidR="006F07FB" w:rsidRPr="006F07FB" w:rsidRDefault="006F07FB" w:rsidP="006F07FB">
      <w:pPr>
        <w:rPr>
          <w:rFonts w:ascii="Times New Roman" w:eastAsia="Times New Roman" w:hAnsi="Times New Roman" w:cs="David"/>
          <w:sz w:val="20"/>
          <w:szCs w:val="24"/>
          <w:rtl/>
          <w:lang w:eastAsia="he-IL"/>
        </w:rPr>
      </w:pPr>
    </w:p>
    <w:p w14:paraId="59E1D333" w14:textId="77777777" w:rsidR="006F07FB" w:rsidRPr="006F07FB" w:rsidRDefault="006F07FB" w:rsidP="006F07FB">
      <w:pPr>
        <w:rPr>
          <w:rFonts w:ascii="Times New Roman" w:eastAsia="Times New Roman" w:hAnsi="Times New Roman" w:cs="David"/>
          <w:sz w:val="20"/>
          <w:szCs w:val="24"/>
          <w:rtl/>
          <w:lang w:eastAsia="he-IL"/>
        </w:rPr>
      </w:pPr>
    </w:p>
    <w:p w14:paraId="47701F72" w14:textId="77777777" w:rsidR="006F07FB" w:rsidRPr="006F07FB" w:rsidRDefault="006F07FB" w:rsidP="006F07FB">
      <w:pPr>
        <w:rPr>
          <w:rFonts w:ascii="Times New Roman" w:eastAsia="Times New Roman" w:hAnsi="Times New Roman" w:cs="David"/>
          <w:sz w:val="20"/>
          <w:szCs w:val="24"/>
          <w:rtl/>
          <w:lang w:eastAsia="he-IL"/>
        </w:rPr>
      </w:pPr>
    </w:p>
    <w:p w14:paraId="3373430A" w14:textId="77777777" w:rsidR="006F07FB" w:rsidRPr="006F07FB" w:rsidRDefault="006F07FB" w:rsidP="006F07FB">
      <w:pPr>
        <w:rPr>
          <w:rFonts w:ascii="Times New Roman" w:eastAsia="Times New Roman" w:hAnsi="Times New Roman" w:cs="David"/>
          <w:sz w:val="20"/>
          <w:szCs w:val="24"/>
          <w:rtl/>
          <w:lang w:eastAsia="he-IL"/>
        </w:rPr>
      </w:pPr>
    </w:p>
    <w:p w14:paraId="67DF9C50"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087CA66C" w14:textId="77777777"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31092C4A"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7F4EF6B"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1A91C23A"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64D4E331" w14:textId="29458374" w:rsidR="00B27B4C" w:rsidRPr="00B27B4C" w:rsidRDefault="00B27B4C" w:rsidP="00D07D85">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Change w:id="38" w:author="Avi Cohen" w:date="2020-06-25T12:05:00Z">
          <w:pPr>
            <w:widowControl w:val="0"/>
            <w:spacing w:before="0" w:beforeAutospacing="0" w:after="0" w:afterAutospacing="0" w:line="240" w:lineRule="auto"/>
            <w:ind w:left="793" w:hanging="433"/>
            <w:jc w:val="both"/>
          </w:pPr>
        </w:pPrChange>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r>
      <w:ins w:id="39" w:author="Avi Cohen" w:date="2020-06-25T12:04:00Z">
        <w:r w:rsidR="00D07D85">
          <w:rPr>
            <w:rFonts w:ascii="Times New Roman" w:eastAsia="Times New Roman" w:hAnsi="Times New Roman" w:cs="David" w:hint="cs"/>
            <w:sz w:val="20"/>
            <w:szCs w:val="24"/>
            <w:rtl/>
            <w:lang w:eastAsia="he-IL"/>
          </w:rPr>
          <w:t xml:space="preserve">מבוטל </w:t>
        </w:r>
      </w:ins>
      <w:del w:id="40" w:author="Avi Cohen" w:date="2020-06-25T12:05:00Z">
        <w:r w:rsidRPr="00B27B4C" w:rsidDel="00D07D85">
          <w:rPr>
            <w:rFonts w:ascii="Times New Roman" w:eastAsia="Times New Roman" w:hAnsi="Times New Roman" w:cs="David" w:hint="cs"/>
            <w:sz w:val="20"/>
            <w:szCs w:val="24"/>
            <w:rtl/>
            <w:lang w:eastAsia="he-IL"/>
          </w:rPr>
          <w:delText>עבור עריכת ואישור תכנית בנין עיר מפורטת בסמכות ועדה מקומית: _________ ש"ח.</w:delText>
        </w:r>
        <w:r w:rsidR="00672C76" w:rsidDel="00D07D85">
          <w:rPr>
            <w:rFonts w:ascii="Times New Roman" w:eastAsia="Times New Roman" w:hAnsi="Times New Roman" w:cs="David" w:hint="cs"/>
            <w:sz w:val="20"/>
            <w:szCs w:val="24"/>
            <w:rtl/>
            <w:lang w:eastAsia="he-IL"/>
          </w:rPr>
          <w:delText xml:space="preserve"> </w:delText>
        </w:r>
        <w:r w:rsidRPr="00B27B4C" w:rsidDel="00D07D85">
          <w:rPr>
            <w:rFonts w:ascii="Times New Roman" w:eastAsia="Times New Roman" w:hAnsi="Times New Roman" w:cs="David" w:hint="cs"/>
            <w:sz w:val="20"/>
            <w:szCs w:val="24"/>
            <w:rtl/>
            <w:lang w:eastAsia="he-IL"/>
          </w:rPr>
          <w:delText>במידה והמזמין יזמין מהמתכנן תכנון בניינים שיכיל</w:delText>
        </w:r>
        <w:r w:rsidR="00672C76" w:rsidDel="00D07D85">
          <w:rPr>
            <w:rFonts w:ascii="Times New Roman" w:eastAsia="Times New Roman" w:hAnsi="Times New Roman" w:cs="David" w:hint="cs"/>
            <w:sz w:val="20"/>
            <w:szCs w:val="24"/>
            <w:rtl/>
            <w:lang w:eastAsia="he-IL"/>
          </w:rPr>
          <w:delText xml:space="preserve">ו במצטבר למעלה מ- 200 יח"ד אזי </w:delText>
        </w:r>
        <w:r w:rsidRPr="00B27B4C" w:rsidDel="00D07D85">
          <w:rPr>
            <w:rFonts w:ascii="Times New Roman" w:eastAsia="Times New Roman" w:hAnsi="Times New Roman" w:cs="David" w:hint="cs"/>
            <w:sz w:val="20"/>
            <w:szCs w:val="24"/>
            <w:rtl/>
            <w:lang w:eastAsia="he-IL"/>
          </w:rPr>
          <w:delText>יקוזז סכום זה מהתשלום האמור בסעיף 1.2 להלן עבור תכנון הבניינים.</w:delText>
        </w:r>
      </w:del>
    </w:p>
    <w:p w14:paraId="561CAA83"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4C64A05" w14:textId="7439EA6F" w:rsidR="00B27B4C" w:rsidRPr="00B27B4C" w:rsidRDefault="00B27B4C" w:rsidP="00D07D85">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Change w:id="41" w:author="Avi Cohen" w:date="2020-06-25T12:06:00Z">
          <w:pPr>
            <w:widowControl w:val="0"/>
            <w:spacing w:before="0" w:beforeAutospacing="0" w:after="0" w:afterAutospacing="0" w:line="240" w:lineRule="auto"/>
            <w:ind w:left="793" w:hanging="433"/>
            <w:jc w:val="both"/>
          </w:pPr>
        </w:pPrChange>
      </w:pPr>
      <w:r w:rsidRPr="00B27B4C">
        <w:rPr>
          <w:rFonts w:ascii="Times New Roman" w:eastAsia="Times New Roman" w:hAnsi="Times New Roman" w:cs="David" w:hint="cs"/>
          <w:sz w:val="20"/>
          <w:szCs w:val="24"/>
          <w:rtl/>
          <w:lang w:eastAsia="he-IL"/>
        </w:rPr>
        <w:lastRenderedPageBreak/>
        <w:t>1.2</w:t>
      </w:r>
      <w:r w:rsidRPr="00B27B4C">
        <w:rPr>
          <w:rFonts w:ascii="Times New Roman" w:eastAsia="Times New Roman" w:hAnsi="Times New Roman" w:cs="David" w:hint="cs"/>
          <w:sz w:val="20"/>
          <w:szCs w:val="24"/>
          <w:rtl/>
          <w:lang w:eastAsia="he-IL"/>
        </w:rPr>
        <w:tab/>
      </w:r>
      <w:del w:id="42" w:author="Avi Cohen" w:date="2020-06-25T12:05:00Z">
        <w:r w:rsidRPr="00B27B4C" w:rsidDel="00D07D85">
          <w:rPr>
            <w:rFonts w:ascii="Times New Roman" w:eastAsia="Times New Roman" w:hAnsi="Times New Roman" w:cs="David" w:hint="cs"/>
            <w:sz w:val="20"/>
            <w:szCs w:val="24"/>
            <w:rtl/>
            <w:lang w:eastAsia="he-IL"/>
          </w:rPr>
          <w:delText xml:space="preserve">עבור הכנת תכנית בינוי ופיתוח לביצוע/תכנית עיצוב ארכיטקטוני, </w:delText>
        </w:r>
      </w:del>
      <w:ins w:id="43" w:author="Avi Cohen" w:date="2020-06-25T12:05:00Z">
        <w:r w:rsidR="00D07D85">
          <w:rPr>
            <w:rFonts w:ascii="Times New Roman" w:eastAsia="Times New Roman" w:hAnsi="Times New Roman" w:cs="David" w:hint="cs"/>
            <w:sz w:val="20"/>
            <w:szCs w:val="24"/>
            <w:rtl/>
            <w:lang w:eastAsia="he-IL"/>
          </w:rPr>
          <w:t xml:space="preserve">עבור </w:t>
        </w:r>
      </w:ins>
      <w:r w:rsidRPr="00B27B4C">
        <w:rPr>
          <w:rFonts w:ascii="Times New Roman" w:eastAsia="Times New Roman" w:hAnsi="Times New Roman" w:cs="David" w:hint="cs"/>
          <w:sz w:val="20"/>
          <w:szCs w:val="24"/>
          <w:rtl/>
          <w:lang w:eastAsia="he-IL"/>
        </w:rPr>
        <w:t xml:space="preserve">תכנון ופיקוח בנייני </w:t>
      </w:r>
      <w:r w:rsidRPr="00B27B4C">
        <w:rPr>
          <w:rFonts w:ascii="Times New Roman" w:eastAsia="Times New Roman" w:hAnsi="Times New Roman" w:cs="David" w:hint="cs"/>
          <w:sz w:val="20"/>
          <w:szCs w:val="24"/>
          <w:rtl/>
          <w:lang w:eastAsia="he-IL"/>
        </w:rPr>
        <w:tab/>
        <w:t xml:space="preserve">מגורים </w:t>
      </w:r>
      <w:ins w:id="44" w:author="Avi Cohen" w:date="2020-06-25T12:05:00Z">
        <w:r w:rsidR="00D07D85">
          <w:rPr>
            <w:rFonts w:ascii="Times New Roman" w:eastAsia="Times New Roman" w:hAnsi="Times New Roman" w:cs="David" w:hint="cs"/>
            <w:sz w:val="20"/>
            <w:szCs w:val="24"/>
            <w:rtl/>
            <w:lang w:eastAsia="he-IL"/>
          </w:rPr>
          <w:t xml:space="preserve"> , שטחי מסחר ו/או משרדים , מגורים ו/או מסחר ו/או משרדים משולבים , מרתפים לנ</w:t>
        </w:r>
      </w:ins>
      <w:ins w:id="45" w:author="Avi Cohen" w:date="2020-06-25T12:06:00Z">
        <w:r w:rsidR="00D07D85">
          <w:rPr>
            <w:rFonts w:ascii="Times New Roman" w:eastAsia="Times New Roman" w:hAnsi="Times New Roman" w:cs="David" w:hint="cs"/>
            <w:sz w:val="20"/>
            <w:szCs w:val="24"/>
            <w:rtl/>
            <w:lang w:eastAsia="he-IL"/>
          </w:rPr>
          <w:t xml:space="preserve">"ל , חניונים , </w:t>
        </w:r>
      </w:ins>
      <w:r w:rsidRPr="00B27B4C">
        <w:rPr>
          <w:rFonts w:ascii="Times New Roman" w:eastAsia="Times New Roman" w:hAnsi="Times New Roman" w:cs="David" w:hint="cs"/>
          <w:sz w:val="20"/>
          <w:szCs w:val="24"/>
          <w:rtl/>
          <w:lang w:eastAsia="he-IL"/>
        </w:rPr>
        <w:t xml:space="preserve">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w:t>
      </w:r>
      <w:del w:id="46" w:author="Avi Cohen" w:date="2020-06-25T12:06:00Z">
        <w:r w:rsidRPr="00B27B4C" w:rsidDel="00D07D85">
          <w:rPr>
            <w:rFonts w:ascii="Times New Roman" w:eastAsia="Times New Roman" w:hAnsi="Times New Roman" w:cs="David" w:hint="cs"/>
            <w:sz w:val="20"/>
            <w:szCs w:val="24"/>
            <w:rtl/>
            <w:lang w:eastAsia="he-IL"/>
          </w:rPr>
          <w:delText>ה</w:delText>
        </w:r>
      </w:del>
      <w:ins w:id="47" w:author="Avi Cohen" w:date="2020-06-25T12:06:00Z">
        <w:r w:rsidR="00D07D85">
          <w:rPr>
            <w:rFonts w:ascii="Times New Roman" w:eastAsia="Times New Roman" w:hAnsi="Times New Roman" w:cs="David" w:hint="cs"/>
            <w:sz w:val="20"/>
            <w:szCs w:val="24"/>
            <w:rtl/>
            <w:lang w:eastAsia="he-IL"/>
          </w:rPr>
          <w:t>י</w:t>
        </w:r>
      </w:ins>
      <w:r w:rsidRPr="00B27B4C">
        <w:rPr>
          <w:rFonts w:ascii="Times New Roman" w:eastAsia="Times New Roman" w:hAnsi="Times New Roman" w:cs="David" w:hint="cs"/>
          <w:sz w:val="20"/>
          <w:szCs w:val="24"/>
          <w:rtl/>
          <w:lang w:eastAsia="he-IL"/>
        </w:rPr>
        <w:t xml:space="preserve"> מכירות</w:t>
      </w:r>
      <w:del w:id="48" w:author="Avi Cohen" w:date="2020-06-25T12:06:00Z">
        <w:r w:rsidRPr="00B27B4C" w:rsidDel="00D07D85">
          <w:rPr>
            <w:rFonts w:ascii="Times New Roman" w:eastAsia="Times New Roman" w:hAnsi="Times New Roman" w:cs="David" w:hint="cs"/>
            <w:sz w:val="20"/>
            <w:szCs w:val="24"/>
            <w:rtl/>
            <w:lang w:eastAsia="he-IL"/>
          </w:rPr>
          <w:delText xml:space="preserve"> ו/או דירה לדוגמא בסמוך למבנה המכירות</w:delText>
        </w:r>
      </w:del>
      <w:ins w:id="49" w:author="Avi Cohen" w:date="2020-06-25T12:06:00Z">
        <w:r w:rsidR="00D07D85">
          <w:rPr>
            <w:rFonts w:ascii="Times New Roman" w:eastAsia="Times New Roman" w:hAnsi="Times New Roman" w:cs="David" w:hint="cs"/>
            <w:sz w:val="20"/>
            <w:szCs w:val="24"/>
            <w:rtl/>
            <w:lang w:eastAsia="he-IL"/>
          </w:rPr>
          <w:t xml:space="preserve"> וכיו"ב </w:t>
        </w:r>
      </w:ins>
      <w:r w:rsidRPr="00B27B4C">
        <w:rPr>
          <w:rFonts w:ascii="Times New Roman" w:eastAsia="Times New Roman" w:hAnsi="Times New Roman" w:cs="David" w:hint="cs"/>
          <w:sz w:val="20"/>
          <w:szCs w:val="24"/>
          <w:rtl/>
          <w:lang w:eastAsia="he-IL"/>
        </w:rPr>
        <w:t>:</w:t>
      </w:r>
    </w:p>
    <w:p w14:paraId="661260E7"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A1C7BDF" w14:textId="29F3E090" w:rsidR="003F2F80" w:rsidRDefault="00B27B4C" w:rsidP="00D07D85">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50" w:author="Avi Cohen" w:date="2020-06-25T12:07:00Z">
          <w:pPr>
            <w:widowControl w:val="0"/>
            <w:spacing w:before="0" w:beforeAutospacing="0" w:after="0" w:afterAutospacing="0" w:line="240" w:lineRule="auto"/>
            <w:ind w:left="1223" w:hanging="425"/>
            <w:jc w:val="both"/>
          </w:pPr>
        </w:pPrChange>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w:t>
      </w:r>
      <w:ins w:id="51" w:author="Avi Cohen" w:date="2020-06-25T12:07:00Z">
        <w:r w:rsidR="00D07D85">
          <w:rPr>
            <w:rFonts w:ascii="Times New Roman" w:eastAsia="Times New Roman" w:hAnsi="Times New Roman" w:cs="David" w:hint="cs"/>
            <w:sz w:val="20"/>
            <w:szCs w:val="24"/>
            <w:rtl/>
            <w:lang w:eastAsia="he-IL"/>
          </w:rPr>
          <w:t xml:space="preserve">7,000 </w:t>
        </w:r>
      </w:ins>
      <w:del w:id="52" w:author="Avi Cohen" w:date="2020-06-25T12:07:00Z">
        <w:r w:rsidRPr="00B27B4C" w:rsidDel="00D07D85">
          <w:rPr>
            <w:rFonts w:ascii="Times New Roman" w:eastAsia="Times New Roman" w:hAnsi="Times New Roman" w:cs="David" w:hint="cs"/>
            <w:sz w:val="20"/>
            <w:szCs w:val="24"/>
            <w:rtl/>
            <w:lang w:eastAsia="he-IL"/>
          </w:rPr>
          <w:delText>_________</w:delText>
        </w:r>
      </w:del>
      <w:r w:rsidRPr="00B27B4C">
        <w:rPr>
          <w:rFonts w:ascii="Times New Roman" w:eastAsia="Times New Roman" w:hAnsi="Times New Roman" w:cs="David" w:hint="cs"/>
          <w:sz w:val="20"/>
          <w:szCs w:val="24"/>
          <w:rtl/>
          <w:lang w:eastAsia="he-IL"/>
        </w:rPr>
        <w:t xml:space="preserve"> ש"ח (במילים: </w:t>
      </w:r>
      <w:del w:id="53" w:author="Avi Cohen" w:date="2020-06-25T12:07:00Z">
        <w:r w:rsidRPr="00B27B4C" w:rsidDel="00D07D85">
          <w:rPr>
            <w:rFonts w:ascii="Times New Roman" w:eastAsia="Times New Roman" w:hAnsi="Times New Roman" w:cs="David" w:hint="cs"/>
            <w:sz w:val="20"/>
            <w:szCs w:val="24"/>
            <w:rtl/>
            <w:lang w:eastAsia="he-IL"/>
          </w:rPr>
          <w:delText>__________</w:delText>
        </w:r>
      </w:del>
      <w:ins w:id="54" w:author="Avi Cohen" w:date="2020-06-25T12:07:00Z">
        <w:r w:rsidR="00D07D85">
          <w:rPr>
            <w:rFonts w:ascii="Times New Roman" w:eastAsia="Times New Roman" w:hAnsi="Times New Roman" w:cs="David" w:hint="cs"/>
            <w:sz w:val="20"/>
            <w:szCs w:val="24"/>
            <w:rtl/>
            <w:lang w:eastAsia="he-IL"/>
          </w:rPr>
          <w:t xml:space="preserve">שבעל אלפים </w:t>
        </w:r>
      </w:ins>
      <w:r w:rsidRPr="00B27B4C">
        <w:rPr>
          <w:rFonts w:ascii="Times New Roman" w:eastAsia="Times New Roman" w:hAnsi="Times New Roman" w:cs="David" w:hint="cs"/>
          <w:sz w:val="20"/>
          <w:szCs w:val="24"/>
          <w:rtl/>
          <w:lang w:eastAsia="he-IL"/>
        </w:rPr>
        <w:t xml:space="preserve"> ש"ח) </w:t>
      </w:r>
      <w:r w:rsidR="003F2F80">
        <w:rPr>
          <w:rFonts w:ascii="Times New Roman" w:eastAsia="Times New Roman" w:hAnsi="Times New Roman" w:cs="David" w:hint="cs"/>
          <w:sz w:val="20"/>
          <w:szCs w:val="24"/>
          <w:rtl/>
          <w:lang w:eastAsia="he-IL"/>
        </w:rPr>
        <w:t xml:space="preserve"> </w:t>
      </w:r>
    </w:p>
    <w:p w14:paraId="61C900D0" w14:textId="1FECDA2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ins w:id="55" w:author="Avi Cohen" w:date="2020-06-25T12:07:00Z">
        <w:r w:rsidR="00D07D85">
          <w:rPr>
            <w:rFonts w:ascii="Times New Roman" w:eastAsia="Times New Roman" w:hAnsi="Times New Roman" w:cs="David" w:hint="cs"/>
            <w:sz w:val="20"/>
            <w:szCs w:val="24"/>
            <w:rtl/>
            <w:lang w:eastAsia="he-IL"/>
          </w:rPr>
          <w:t xml:space="preserve"> למען הסר ספק , המחיר כולל חניונים עיליים ו/או מרתפים .</w:t>
        </w:r>
      </w:ins>
    </w:p>
    <w:p w14:paraId="77310D7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2FDF8420" w14:textId="24D9CE21" w:rsidR="003F2F80" w:rsidDel="00D07D85" w:rsidRDefault="00B27B4C" w:rsidP="00D07D85">
      <w:pPr>
        <w:widowControl w:val="0"/>
        <w:spacing w:before="0" w:beforeAutospacing="0" w:after="0" w:afterAutospacing="0" w:line="240" w:lineRule="auto"/>
        <w:ind w:left="1223" w:hanging="425"/>
        <w:jc w:val="both"/>
        <w:rPr>
          <w:del w:id="56" w:author="Avi Cohen" w:date="2020-06-25T12:08:00Z"/>
          <w:rFonts w:ascii="Times New Roman" w:eastAsia="Times New Roman" w:hAnsi="Times New Roman" w:cs="David"/>
          <w:sz w:val="20"/>
          <w:szCs w:val="24"/>
          <w:rtl/>
          <w:lang w:eastAsia="he-IL"/>
        </w:rPr>
        <w:pPrChange w:id="57" w:author="Avi Cohen" w:date="2020-06-25T12:08:00Z">
          <w:pPr>
            <w:widowControl w:val="0"/>
            <w:spacing w:before="0" w:beforeAutospacing="0" w:after="0" w:afterAutospacing="0" w:line="240" w:lineRule="auto"/>
            <w:ind w:left="1223" w:hanging="425"/>
            <w:jc w:val="both"/>
          </w:pPr>
        </w:pPrChange>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r>
      <w:ins w:id="58" w:author="Avi Cohen" w:date="2020-06-25T12:08:00Z">
        <w:r w:rsidR="00D07D85">
          <w:rPr>
            <w:rFonts w:ascii="Times New Roman" w:eastAsia="Times New Roman" w:hAnsi="Times New Roman" w:cs="David" w:hint="cs"/>
            <w:sz w:val="20"/>
            <w:szCs w:val="24"/>
            <w:rtl/>
            <w:lang w:eastAsia="he-IL"/>
          </w:rPr>
          <w:t xml:space="preserve">מבוטל </w:t>
        </w:r>
      </w:ins>
      <w:del w:id="59" w:author="Avi Cohen" w:date="2020-06-25T12:08:00Z">
        <w:r w:rsidRPr="00B27B4C" w:rsidDel="00D07D85">
          <w:rPr>
            <w:rFonts w:ascii="Times New Roman" w:eastAsia="Times New Roman" w:hAnsi="Times New Roman" w:cs="David" w:hint="cs"/>
            <w:sz w:val="20"/>
            <w:szCs w:val="24"/>
            <w:rtl/>
            <w:lang w:eastAsia="he-IL"/>
          </w:rPr>
          <w:delText xml:space="preserve">סכום קבוע ומוחלט של _________ ש"ח (במילים: __________ ש"ח) </w:delText>
        </w:r>
      </w:del>
    </w:p>
    <w:p w14:paraId="2CDC8217" w14:textId="6CB27DEE" w:rsidR="00B27B4C" w:rsidRPr="00B27B4C" w:rsidRDefault="003F2F80" w:rsidP="00D07D85">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60" w:author="Avi Cohen" w:date="2020-06-25T12:08:00Z">
          <w:pPr>
            <w:widowControl w:val="0"/>
            <w:spacing w:before="0" w:beforeAutospacing="0" w:after="0" w:afterAutospacing="0" w:line="240" w:lineRule="auto"/>
            <w:ind w:left="1223" w:hanging="425"/>
            <w:jc w:val="both"/>
          </w:pPr>
        </w:pPrChange>
      </w:pPr>
      <w:del w:id="61" w:author="Avi Cohen" w:date="2020-06-25T12:08:00Z">
        <w:r w:rsidDel="00D07D85">
          <w:rPr>
            <w:rFonts w:ascii="Times New Roman" w:eastAsia="Times New Roman" w:hAnsi="Times New Roman" w:cs="David" w:hint="cs"/>
            <w:sz w:val="20"/>
            <w:szCs w:val="24"/>
            <w:rtl/>
            <w:lang w:eastAsia="he-IL"/>
          </w:rPr>
          <w:delText xml:space="preserve">            </w:delText>
        </w:r>
        <w:r w:rsidR="00B27B4C" w:rsidRPr="00B27B4C" w:rsidDel="00D07D85">
          <w:rPr>
            <w:rFonts w:ascii="Times New Roman" w:eastAsia="Times New Roman" w:hAnsi="Times New Roman" w:cs="David" w:hint="cs"/>
            <w:sz w:val="20"/>
            <w:szCs w:val="24"/>
            <w:rtl/>
            <w:lang w:eastAsia="he-IL"/>
          </w:rPr>
          <w:delText xml:space="preserve">לכל </w:delText>
        </w:r>
        <w:r w:rsidDel="00D07D85">
          <w:rPr>
            <w:rFonts w:ascii="Times New Roman" w:eastAsia="Times New Roman" w:hAnsi="Times New Roman" w:cs="David" w:hint="cs"/>
            <w:sz w:val="20"/>
            <w:szCs w:val="24"/>
            <w:rtl/>
            <w:lang w:eastAsia="he-IL"/>
          </w:rPr>
          <w:delText>י</w:delText>
        </w:r>
        <w:r w:rsidR="00B27B4C" w:rsidRPr="00B27B4C" w:rsidDel="00D07D85">
          <w:rPr>
            <w:rFonts w:ascii="Times New Roman" w:eastAsia="Times New Roman" w:hAnsi="Times New Roman" w:cs="David" w:hint="cs"/>
            <w:sz w:val="20"/>
            <w:szCs w:val="24"/>
            <w:rtl/>
            <w:lang w:eastAsia="he-IL"/>
          </w:rPr>
          <w:delText>חידת דיור במבנה חוזר.</w:delText>
        </w:r>
      </w:del>
    </w:p>
    <w:p w14:paraId="22776441"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4DD86B"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A7473AA" w14:textId="698568D1" w:rsidR="00B27B4C" w:rsidRDefault="003F2F80" w:rsidP="00D07D85">
      <w:pPr>
        <w:widowControl w:val="0"/>
        <w:spacing w:before="0" w:beforeAutospacing="0" w:after="0" w:afterAutospacing="0" w:line="240" w:lineRule="auto"/>
        <w:ind w:left="1223" w:hanging="425"/>
        <w:jc w:val="both"/>
        <w:rPr>
          <w:ins w:id="62" w:author="Avi Cohen" w:date="2020-06-25T12:09:00Z"/>
          <w:rFonts w:ascii="Times New Roman" w:eastAsia="Times New Roman" w:hAnsi="Times New Roman" w:cs="David"/>
          <w:sz w:val="20"/>
          <w:szCs w:val="24"/>
          <w:rtl/>
          <w:lang w:eastAsia="he-IL"/>
        </w:rPr>
        <w:pPrChange w:id="63" w:author="Avi Cohen" w:date="2020-06-25T12:09:00Z">
          <w:pPr>
            <w:widowControl w:val="0"/>
            <w:spacing w:before="0" w:beforeAutospacing="0" w:after="0" w:afterAutospacing="0" w:line="240" w:lineRule="auto"/>
            <w:ind w:left="1223" w:hanging="425"/>
            <w:jc w:val="both"/>
          </w:pPr>
        </w:pPrChange>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מ"ר בנוי ומקורה </w:t>
      </w:r>
      <w:ins w:id="64" w:author="Avi Cohen" w:date="2020-06-25T12:08:00Z">
        <w:r w:rsidR="00D07D85">
          <w:rPr>
            <w:rFonts w:ascii="Times New Roman" w:eastAsia="Times New Roman" w:hAnsi="Times New Roman" w:cs="David" w:hint="cs"/>
            <w:sz w:val="20"/>
            <w:szCs w:val="24"/>
            <w:rtl/>
            <w:lang w:eastAsia="he-IL"/>
          </w:rPr>
          <w:t xml:space="preserve">המיועד למסחר ו/או משרדים </w:t>
        </w:r>
      </w:ins>
      <w:del w:id="65" w:author="Avi Cohen" w:date="2020-06-25T12:09:00Z">
        <w:r w:rsidR="00B27B4C" w:rsidRPr="00B27B4C" w:rsidDel="00D07D85">
          <w:rPr>
            <w:rFonts w:ascii="Times New Roman" w:eastAsia="Times New Roman" w:hAnsi="Times New Roman" w:cs="David" w:hint="cs"/>
            <w:sz w:val="20"/>
            <w:szCs w:val="24"/>
            <w:rtl/>
            <w:lang w:eastAsia="he-IL"/>
          </w:rPr>
          <w:delText>מתחת למפלס הכניסה לבניינים</w:delText>
        </w:r>
      </w:del>
      <w:r w:rsidR="00B27B4C" w:rsidRPr="00B27B4C">
        <w:rPr>
          <w:rFonts w:ascii="Times New Roman" w:eastAsia="Times New Roman" w:hAnsi="Times New Roman" w:cs="David" w:hint="cs"/>
          <w:sz w:val="20"/>
          <w:szCs w:val="24"/>
          <w:rtl/>
          <w:lang w:eastAsia="he-IL"/>
        </w:rPr>
        <w:t>.</w:t>
      </w:r>
    </w:p>
    <w:p w14:paraId="235AB2AD" w14:textId="78B9D31F" w:rsidR="00D07D85" w:rsidRPr="00B27B4C" w:rsidRDefault="00D07D85" w:rsidP="00D07D85">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Change w:id="66" w:author="Avi Cohen" w:date="2020-06-25T12:09:00Z">
          <w:pPr>
            <w:widowControl w:val="0"/>
            <w:spacing w:before="0" w:beforeAutospacing="0" w:after="0" w:afterAutospacing="0" w:line="240" w:lineRule="auto"/>
            <w:ind w:left="1223" w:hanging="425"/>
            <w:jc w:val="both"/>
          </w:pPr>
        </w:pPrChange>
      </w:pPr>
      <w:ins w:id="67" w:author="Avi Cohen" w:date="2020-06-25T12:09:00Z">
        <w:r>
          <w:rPr>
            <w:rFonts w:ascii="Times New Roman" w:eastAsia="Times New Roman" w:hAnsi="Times New Roman" w:cs="David" w:hint="cs"/>
            <w:sz w:val="20"/>
            <w:szCs w:val="24"/>
            <w:rtl/>
            <w:lang w:eastAsia="he-IL"/>
          </w:rPr>
          <w:t>1.2.4</w:t>
        </w:r>
        <w:r>
          <w:rPr>
            <w:rFonts w:ascii="Times New Roman" w:eastAsia="Times New Roman" w:hAnsi="Times New Roman" w:cs="David" w:hint="cs"/>
            <w:sz w:val="20"/>
            <w:szCs w:val="24"/>
            <w:rtl/>
            <w:lang w:eastAsia="he-IL"/>
          </w:rPr>
          <w:tab/>
          <w:t>סכום קבוע ומוחלט של ___ ₪ ( במילים : ____  ₪)  לכל מ"ר בנוי ומקורה מתחת למפלס הכניסה או בכל מקום בתחומי המגרש המתוכנן המיועד למרתפים /לחניות וכיו</w:t>
        </w:r>
      </w:ins>
      <w:ins w:id="68" w:author="Avi Cohen" w:date="2020-06-25T12:11:00Z">
        <w:r>
          <w:rPr>
            <w:rFonts w:ascii="Times New Roman" w:eastAsia="Times New Roman" w:hAnsi="Times New Roman" w:cs="David" w:hint="cs"/>
            <w:sz w:val="20"/>
            <w:szCs w:val="24"/>
            <w:rtl/>
            <w:lang w:eastAsia="he-IL"/>
          </w:rPr>
          <w:t xml:space="preserve">"ב . </w:t>
        </w:r>
      </w:ins>
    </w:p>
    <w:p w14:paraId="0085FEBA"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2F89E15D" w14:textId="37B147C3" w:rsidR="00B27B4C" w:rsidRPr="00B27B4C" w:rsidDel="00274663" w:rsidRDefault="00B27B4C" w:rsidP="00B27B4C">
      <w:pPr>
        <w:widowControl w:val="0"/>
        <w:spacing w:before="0" w:beforeAutospacing="0" w:after="0" w:afterAutospacing="0" w:line="240" w:lineRule="auto"/>
        <w:ind w:left="1509" w:hanging="789"/>
        <w:jc w:val="both"/>
        <w:rPr>
          <w:del w:id="69" w:author="Avi Cohen" w:date="2020-06-25T12:11:00Z"/>
          <w:rFonts w:ascii="Times New Roman" w:eastAsia="Times New Roman" w:hAnsi="Times New Roman" w:cs="David"/>
          <w:sz w:val="20"/>
          <w:szCs w:val="24"/>
          <w:rtl/>
          <w:lang w:eastAsia="he-IL"/>
        </w:rPr>
      </w:pPr>
      <w:del w:id="70" w:author="Avi Cohen" w:date="2020-06-25T12:11:00Z">
        <w:r w:rsidRPr="00B27B4C" w:rsidDel="00274663">
          <w:rPr>
            <w:rFonts w:ascii="Times New Roman" w:eastAsia="Times New Roman" w:hAnsi="Times New Roman" w:cs="David" w:hint="cs"/>
            <w:sz w:val="20"/>
            <w:szCs w:val="24"/>
            <w:rtl/>
            <w:lang w:eastAsia="he-IL"/>
          </w:rPr>
          <w:delText>בסעיף זה:</w:delText>
        </w:r>
      </w:del>
    </w:p>
    <w:p w14:paraId="579784AD" w14:textId="271AD54A" w:rsidR="00B27B4C" w:rsidRPr="00B27B4C" w:rsidDel="00274663" w:rsidRDefault="00B27B4C" w:rsidP="00B27B4C">
      <w:pPr>
        <w:widowControl w:val="0"/>
        <w:spacing w:before="0" w:beforeAutospacing="0" w:after="0" w:afterAutospacing="0" w:line="240" w:lineRule="auto"/>
        <w:ind w:left="720" w:hanging="789"/>
        <w:jc w:val="both"/>
        <w:rPr>
          <w:del w:id="71" w:author="Avi Cohen" w:date="2020-06-25T12:11:00Z"/>
          <w:rFonts w:ascii="Times New Roman" w:eastAsia="Times New Roman" w:hAnsi="Times New Roman" w:cs="David"/>
          <w:sz w:val="20"/>
          <w:szCs w:val="24"/>
          <w:rtl/>
          <w:lang w:eastAsia="he-IL"/>
        </w:rPr>
      </w:pPr>
    </w:p>
    <w:p w14:paraId="6AC9C8A9" w14:textId="798DB191" w:rsidR="00B27B4C" w:rsidRPr="00B27B4C" w:rsidDel="00274663" w:rsidRDefault="00B27B4C" w:rsidP="00B27B4C">
      <w:pPr>
        <w:widowControl w:val="0"/>
        <w:spacing w:before="0" w:beforeAutospacing="0" w:after="0" w:afterAutospacing="0" w:line="240" w:lineRule="auto"/>
        <w:ind w:left="720" w:hanging="789"/>
        <w:jc w:val="both"/>
        <w:rPr>
          <w:del w:id="72" w:author="Avi Cohen" w:date="2020-06-25T12:11:00Z"/>
          <w:rFonts w:ascii="Times New Roman" w:eastAsia="Times New Roman" w:hAnsi="Times New Roman" w:cs="David"/>
          <w:sz w:val="20"/>
          <w:szCs w:val="24"/>
          <w:rtl/>
          <w:lang w:eastAsia="he-IL"/>
        </w:rPr>
      </w:pPr>
      <w:del w:id="73" w:author="Avi Cohen" w:date="2020-06-25T12:11:00Z">
        <w:r w:rsidRPr="00B27B4C" w:rsidDel="00274663">
          <w:rPr>
            <w:rFonts w:ascii="Times New Roman" w:eastAsia="Times New Roman" w:hAnsi="Times New Roman" w:cs="David" w:hint="cs"/>
            <w:sz w:val="20"/>
            <w:szCs w:val="24"/>
            <w:rtl/>
            <w:lang w:eastAsia="he-IL"/>
          </w:rPr>
          <w:tab/>
          <w:delText xml:space="preserve">מבנה ראשוני </w:delText>
        </w:r>
        <w:r w:rsidRPr="00B27B4C" w:rsidDel="00274663">
          <w:rPr>
            <w:rFonts w:ascii="Times New Roman" w:eastAsia="Times New Roman" w:hAnsi="Times New Roman" w:cs="David"/>
            <w:sz w:val="20"/>
            <w:szCs w:val="24"/>
            <w:lang w:eastAsia="he-IL"/>
          </w:rPr>
          <w:delText>–</w:delText>
        </w:r>
        <w:r w:rsidRPr="00B27B4C" w:rsidDel="00274663">
          <w:rPr>
            <w:rFonts w:ascii="Times New Roman" w:eastAsia="Times New Roman" w:hAnsi="Times New Roman" w:cs="David" w:hint="cs"/>
            <w:sz w:val="20"/>
            <w:szCs w:val="24"/>
            <w:rtl/>
            <w:lang w:eastAsia="he-IL"/>
          </w:rPr>
          <w:delText xml:space="preserve"> המבנה שהוקם לראשונה עפ"י תכניותיו של המתכנן. במקרים בהם מתוכננים במקביל מספר מבנים ראשונים וחוזרים יחשב המבנה שבו מספר היחידות הרב ביותר </w:delText>
        </w:r>
        <w:r w:rsidRPr="00B27B4C" w:rsidDel="00274663">
          <w:rPr>
            <w:rFonts w:ascii="Times New Roman" w:eastAsia="Times New Roman" w:hAnsi="Times New Roman" w:cs="David" w:hint="cs"/>
            <w:sz w:val="20"/>
            <w:szCs w:val="24"/>
            <w:rtl/>
            <w:lang w:eastAsia="he-IL"/>
          </w:rPr>
          <w:lastRenderedPageBreak/>
          <w:delText>כמבנה ראשוני.</w:delText>
        </w:r>
      </w:del>
    </w:p>
    <w:p w14:paraId="5A23DB74" w14:textId="4BE1FCF0" w:rsidR="00B27B4C" w:rsidRPr="00B27B4C" w:rsidDel="00274663" w:rsidRDefault="00B27B4C" w:rsidP="00B27B4C">
      <w:pPr>
        <w:widowControl w:val="0"/>
        <w:spacing w:before="0" w:beforeAutospacing="0" w:after="0" w:afterAutospacing="0" w:line="240" w:lineRule="auto"/>
        <w:ind w:left="720" w:hanging="789"/>
        <w:jc w:val="both"/>
        <w:rPr>
          <w:del w:id="74" w:author="Avi Cohen" w:date="2020-06-25T12:11:00Z"/>
          <w:rFonts w:ascii="Times New Roman" w:eastAsia="Times New Roman" w:hAnsi="Times New Roman" w:cs="David"/>
          <w:sz w:val="20"/>
          <w:szCs w:val="24"/>
          <w:rtl/>
          <w:lang w:eastAsia="he-IL"/>
        </w:rPr>
      </w:pPr>
    </w:p>
    <w:p w14:paraId="2CA6C5E3" w14:textId="53A32B7C" w:rsidR="00B27B4C" w:rsidRPr="00B27B4C" w:rsidDel="00274663" w:rsidRDefault="00B27B4C" w:rsidP="00B27B4C">
      <w:pPr>
        <w:widowControl w:val="0"/>
        <w:spacing w:before="0" w:beforeAutospacing="0" w:after="0" w:afterAutospacing="0" w:line="240" w:lineRule="auto"/>
        <w:ind w:left="720" w:hanging="789"/>
        <w:jc w:val="both"/>
        <w:rPr>
          <w:del w:id="75" w:author="Avi Cohen" w:date="2020-06-25T12:11:00Z"/>
          <w:rFonts w:ascii="Times New Roman" w:eastAsia="Times New Roman" w:hAnsi="Times New Roman" w:cs="David"/>
          <w:sz w:val="20"/>
          <w:szCs w:val="24"/>
          <w:rtl/>
          <w:lang w:eastAsia="he-IL"/>
        </w:rPr>
      </w:pPr>
      <w:del w:id="76" w:author="Avi Cohen" w:date="2020-06-25T12:11:00Z">
        <w:r w:rsidRPr="00B27B4C" w:rsidDel="00274663">
          <w:rPr>
            <w:rFonts w:ascii="Times New Roman" w:eastAsia="Times New Roman" w:hAnsi="Times New Roman" w:cs="David" w:hint="cs"/>
            <w:sz w:val="20"/>
            <w:szCs w:val="24"/>
            <w:rtl/>
            <w:lang w:eastAsia="he-IL"/>
          </w:rPr>
          <w:tab/>
          <w:delText xml:space="preserve">מבנה חוזר </w:delText>
        </w:r>
        <w:r w:rsidRPr="00B27B4C" w:rsidDel="00274663">
          <w:rPr>
            <w:rFonts w:ascii="Times New Roman" w:eastAsia="Times New Roman" w:hAnsi="Times New Roman" w:cs="David"/>
            <w:sz w:val="20"/>
            <w:szCs w:val="24"/>
            <w:lang w:eastAsia="he-IL"/>
          </w:rPr>
          <w:delText>–</w:delText>
        </w:r>
        <w:r w:rsidRPr="00B27B4C" w:rsidDel="00274663">
          <w:rPr>
            <w:rFonts w:ascii="Times New Roman" w:eastAsia="Times New Roman" w:hAnsi="Times New Roman" w:cs="David" w:hint="cs"/>
            <w:sz w:val="20"/>
            <w:szCs w:val="24"/>
            <w:rtl/>
            <w:lang w:eastAsia="he-IL"/>
          </w:rPr>
          <w:delTex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delText>
        </w:r>
      </w:del>
    </w:p>
    <w:p w14:paraId="150259A7" w14:textId="561A3706" w:rsidR="00B27B4C" w:rsidRPr="00B27B4C" w:rsidDel="00274663" w:rsidRDefault="00B27B4C" w:rsidP="00B27B4C">
      <w:pPr>
        <w:widowControl w:val="0"/>
        <w:spacing w:before="0" w:beforeAutospacing="0" w:after="0" w:afterAutospacing="0" w:line="240" w:lineRule="auto"/>
        <w:ind w:left="360" w:right="515"/>
        <w:jc w:val="both"/>
        <w:rPr>
          <w:del w:id="77" w:author="Avi Cohen" w:date="2020-06-25T12:11:00Z"/>
          <w:rFonts w:ascii="Times New Roman" w:eastAsia="Times New Roman" w:hAnsi="Times New Roman" w:cs="David"/>
          <w:sz w:val="20"/>
          <w:szCs w:val="24"/>
          <w:rtl/>
          <w:lang w:eastAsia="he-IL"/>
        </w:rPr>
      </w:pPr>
      <w:del w:id="78" w:author="Avi Cohen" w:date="2020-06-25T12:11:00Z">
        <w:r w:rsidRPr="00B27B4C" w:rsidDel="00274663">
          <w:rPr>
            <w:rFonts w:ascii="Times New Roman" w:eastAsia="Times New Roman" w:hAnsi="Times New Roman" w:cs="David" w:hint="cs"/>
            <w:sz w:val="20"/>
            <w:szCs w:val="24"/>
            <w:rtl/>
            <w:lang w:eastAsia="he-IL"/>
          </w:rPr>
          <w:tab/>
        </w:r>
      </w:del>
    </w:p>
    <w:p w14:paraId="16361A63" w14:textId="2D29BF7F" w:rsidR="00B27B4C" w:rsidRPr="00877539"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highlight w:val="yellow"/>
          <w:lang w:eastAsia="he-IL"/>
          <w:rPrChange w:id="79" w:author="Avi Cohen" w:date="2020-06-25T12:16:00Z">
            <w:rPr>
              <w:rFonts w:ascii="Times New Roman" w:eastAsia="Times New Roman" w:hAnsi="Times New Roman" w:cs="David"/>
              <w:sz w:val="24"/>
              <w:szCs w:val="24"/>
              <w:lang w:eastAsia="he-IL"/>
            </w:rPr>
          </w:rPrChange>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ins w:id="80" w:author="Avi Cohen" w:date="2020-06-25T11:59:00Z">
            <w:r w:rsidR="009E2792">
              <w:rPr>
                <w:rFonts w:ascii="Times New Roman" w:eastAsia="Times New Roman" w:hAnsi="Times New Roman" w:cs="David" w:hint="cs"/>
                <w:color w:val="008000"/>
                <w:sz w:val="24"/>
                <w:szCs w:val="24"/>
                <w:rtl/>
              </w:rPr>
              <w:t>מדד המחירים לצרכן</w:t>
            </w:r>
          </w:ins>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highlight w:val="yellow"/>
            <w:rtl/>
            <w:rPrChange w:id="81" w:author="Avi Cohen" w:date="2020-06-25T12:16:00Z">
              <w:rPr>
                <w:rFonts w:ascii="Times New Roman" w:eastAsia="Times New Roman" w:hAnsi="Times New Roman" w:cs="David" w:hint="cs"/>
                <w:color w:val="008000"/>
                <w:sz w:val="24"/>
                <w:szCs w:val="24"/>
                <w:rtl/>
              </w:rPr>
            </w:rPrChange>
          </w:rPr>
          <w:alias w:val="מדד בגין/ידוע - כותרת"/>
          <w:tag w:val="cntIsKnownTitle"/>
          <w:id w:val="1149088069"/>
          <w:placeholder>
            <w:docPart w:val="7E88FD9D4A894B78AE2B3CA0B0E374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ins w:id="82" w:author="Avi Cohen" w:date="2020-06-25T12:00:00Z">
            <w:r w:rsidR="009E2792" w:rsidRPr="00877539">
              <w:rPr>
                <w:rFonts w:ascii="Times New Roman" w:eastAsia="Times New Roman" w:hAnsi="Times New Roman" w:cs="David" w:hint="cs"/>
                <w:color w:val="008000"/>
                <w:sz w:val="24"/>
                <w:szCs w:val="24"/>
                <w:highlight w:val="yellow"/>
                <w:rtl/>
                <w:rPrChange w:id="83" w:author="Avi Cohen" w:date="2020-06-25T12:16:00Z">
                  <w:rPr>
                    <w:rFonts w:ascii="Times New Roman" w:eastAsia="Times New Roman" w:hAnsi="Times New Roman" w:cs="David" w:hint="cs"/>
                    <w:color w:val="008000"/>
                    <w:sz w:val="24"/>
                    <w:szCs w:val="24"/>
                    <w:rtl/>
                  </w:rPr>
                </w:rPrChange>
              </w:rPr>
              <w:t>בגין</w:t>
            </w:r>
          </w:ins>
        </w:sdtContent>
      </w:sdt>
      <w:r w:rsidRPr="00877539">
        <w:rPr>
          <w:rFonts w:ascii="Times New Roman" w:eastAsia="Times New Roman" w:hAnsi="Times New Roman" w:cs="David" w:hint="cs"/>
          <w:color w:val="008000"/>
          <w:sz w:val="24"/>
          <w:szCs w:val="24"/>
          <w:highlight w:val="yellow"/>
          <w:rtl/>
          <w:rPrChange w:id="84" w:author="Avi Cohen" w:date="2020-06-25T12:16:00Z">
            <w:rPr>
              <w:rFonts w:ascii="Times New Roman" w:eastAsia="Times New Roman" w:hAnsi="Times New Roman" w:cs="David" w:hint="cs"/>
              <w:color w:val="008000"/>
              <w:sz w:val="24"/>
              <w:szCs w:val="24"/>
              <w:rtl/>
            </w:rPr>
          </w:rPrChange>
        </w:rPr>
        <w:t xml:space="preserve"> </w:t>
      </w:r>
      <w:sdt>
        <w:sdtPr>
          <w:rPr>
            <w:rFonts w:ascii="Times New Roman" w:eastAsia="Times New Roman" w:hAnsi="Times New Roman" w:cs="David" w:hint="cs"/>
            <w:color w:val="008000"/>
            <w:sz w:val="24"/>
            <w:szCs w:val="24"/>
            <w:highlight w:val="yellow"/>
            <w:rtl/>
            <w:rPrChange w:id="85" w:author="Avi Cohen" w:date="2020-06-25T12:16:00Z">
              <w:rPr>
                <w:rFonts w:ascii="Times New Roman" w:eastAsia="Times New Roman" w:hAnsi="Times New Roman" w:cs="David" w:hint="cs"/>
                <w:color w:val="008000"/>
                <w:sz w:val="24"/>
                <w:szCs w:val="24"/>
                <w:rtl/>
              </w:rPr>
            </w:rPrChange>
          </w:rPr>
          <w:alias w:val="מדד בסיס"/>
          <w:tag w:val="cntMadadBase"/>
          <w:id w:val="1021983075"/>
          <w:placeholder>
            <w:docPart w:val="F37BF645784A4FBB8CB2604D72F44CE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9-18T00:00:00Z">
            <w:dateFormat w:val="dd/MM/yyyy"/>
            <w:lid w:val="he-IL"/>
            <w:storeMappedDataAs w:val="dateTime"/>
            <w:calendar w:val="gregorian"/>
          </w:date>
        </w:sdtPr>
        <w:sdtContent>
          <w:ins w:id="86" w:author="Avi Cohen" w:date="2020-06-25T12:00:00Z">
            <w:r w:rsidR="009E2792" w:rsidRPr="00877539">
              <w:rPr>
                <w:rFonts w:ascii="Times New Roman" w:eastAsia="Times New Roman" w:hAnsi="Times New Roman" w:cs="David" w:hint="cs"/>
                <w:color w:val="008000"/>
                <w:sz w:val="24"/>
                <w:szCs w:val="24"/>
                <w:highlight w:val="yellow"/>
                <w:rtl/>
                <w:rPrChange w:id="87" w:author="Avi Cohen" w:date="2020-06-25T12:16:00Z">
                  <w:rPr>
                    <w:rFonts w:ascii="Times New Roman" w:eastAsia="Times New Roman" w:hAnsi="Times New Roman" w:cs="David" w:hint="cs"/>
                    <w:color w:val="008000"/>
                    <w:sz w:val="24"/>
                    <w:szCs w:val="24"/>
                    <w:rtl/>
                  </w:rPr>
                </w:rPrChange>
              </w:rPr>
              <w:t>‏18/09/2019</w:t>
            </w:r>
          </w:ins>
        </w:sdtContent>
      </w:sdt>
      <w:r w:rsidRPr="00877539">
        <w:rPr>
          <w:rFonts w:ascii="Times New Roman" w:eastAsia="Times New Roman" w:hAnsi="Times New Roman" w:cs="David" w:hint="cs"/>
          <w:sz w:val="24"/>
          <w:szCs w:val="24"/>
          <w:highlight w:val="yellow"/>
          <w:rtl/>
          <w:rPrChange w:id="88" w:author="Avi Cohen" w:date="2020-06-25T12:16:00Z">
            <w:rPr>
              <w:rFonts w:ascii="Times New Roman" w:eastAsia="Times New Roman" w:hAnsi="Times New Roman" w:cs="David" w:hint="cs"/>
              <w:sz w:val="24"/>
              <w:szCs w:val="24"/>
              <w:rtl/>
            </w:rPr>
          </w:rPrChange>
        </w:rPr>
        <w:t xml:space="preserve"> (העומד על </w:t>
      </w:r>
      <w:sdt>
        <w:sdtPr>
          <w:rPr>
            <w:rFonts w:ascii="Times New Roman" w:eastAsia="Times New Roman" w:hAnsi="Times New Roman" w:cs="David" w:hint="cs"/>
            <w:color w:val="008000"/>
            <w:sz w:val="24"/>
            <w:szCs w:val="24"/>
            <w:highlight w:val="yellow"/>
            <w:rtl/>
            <w:rPrChange w:id="89" w:author="Avi Cohen" w:date="2020-06-25T12:16:00Z">
              <w:rPr>
                <w:rFonts w:ascii="Times New Roman" w:eastAsia="Times New Roman" w:hAnsi="Times New Roman" w:cs="David" w:hint="cs"/>
                <w:color w:val="008000"/>
                <w:sz w:val="24"/>
                <w:szCs w:val="24"/>
                <w:rtl/>
              </w:rPr>
            </w:rPrChange>
          </w:rPr>
          <w:alias w:val="נקודות מדד"/>
          <w:tag w:val="cntMadadPoints"/>
          <w:id w:val="-217437650"/>
          <w:placeholder>
            <w:docPart w:val="44C123D9408C400DADA79C21767B17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ins w:id="90" w:author="Avi Cohen" w:date="2020-06-25T12:00:00Z">
            <w:r w:rsidR="009E2792" w:rsidRPr="00877539">
              <w:rPr>
                <w:rFonts w:ascii="Times New Roman" w:eastAsia="Times New Roman" w:hAnsi="Times New Roman" w:cs="David" w:hint="cs"/>
                <w:color w:val="008000"/>
                <w:sz w:val="24"/>
                <w:szCs w:val="24"/>
                <w:highlight w:val="yellow"/>
                <w:rtl/>
                <w:rPrChange w:id="91" w:author="Avi Cohen" w:date="2020-06-25T12:16:00Z">
                  <w:rPr>
                    <w:rFonts w:ascii="Times New Roman" w:eastAsia="Times New Roman" w:hAnsi="Times New Roman" w:cs="David" w:hint="cs"/>
                    <w:color w:val="008000"/>
                    <w:sz w:val="24"/>
                    <w:szCs w:val="24"/>
                    <w:rtl/>
                  </w:rPr>
                </w:rPrChange>
              </w:rPr>
              <w:t>225.5663</w:t>
            </w:r>
          </w:ins>
        </w:sdtContent>
      </w:sdt>
      <w:r w:rsidRPr="00877539">
        <w:rPr>
          <w:rFonts w:ascii="Times New Roman" w:eastAsia="Times New Roman" w:hAnsi="Times New Roman" w:cs="David" w:hint="cs"/>
          <w:sz w:val="24"/>
          <w:szCs w:val="24"/>
          <w:highlight w:val="yellow"/>
          <w:rtl/>
          <w:rPrChange w:id="92" w:author="Avi Cohen" w:date="2020-06-25T12:16:00Z">
            <w:rPr>
              <w:rFonts w:ascii="Times New Roman" w:eastAsia="Times New Roman" w:hAnsi="Times New Roman" w:cs="David" w:hint="cs"/>
              <w:sz w:val="24"/>
              <w:szCs w:val="24"/>
              <w:rtl/>
            </w:rPr>
          </w:rPrChange>
        </w:rPr>
        <w:t xml:space="preserve"> נקודות) </w:t>
      </w:r>
      <w:r w:rsidRPr="00877539">
        <w:rPr>
          <w:rFonts w:ascii="Times New Roman" w:eastAsia="Times New Roman" w:hAnsi="Times New Roman" w:cs="David" w:hint="cs"/>
          <w:sz w:val="24"/>
          <w:szCs w:val="24"/>
          <w:highlight w:val="yellow"/>
          <w:rtl/>
          <w:lang w:eastAsia="he-IL"/>
          <w:rPrChange w:id="93" w:author="Avi Cohen" w:date="2020-06-25T12:16:00Z">
            <w:rPr>
              <w:rFonts w:ascii="Times New Roman" w:eastAsia="Times New Roman" w:hAnsi="Times New Roman" w:cs="David" w:hint="cs"/>
              <w:sz w:val="24"/>
              <w:szCs w:val="24"/>
              <w:rtl/>
              <w:lang w:eastAsia="he-IL"/>
            </w:rPr>
          </w:rPrChange>
        </w:rPr>
        <w:t xml:space="preserve"> עד למדד הידוע ביום הגשת כל חשבון.</w:t>
      </w:r>
    </w:p>
    <w:p w14:paraId="349EFCB7"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bookmarkStart w:id="94" w:name="_GoBack"/>
      <w:bookmarkEnd w:id="94"/>
    </w:p>
    <w:p w14:paraId="5251CD86"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27466DBD"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3ECC04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w:t>
      </w:r>
      <w:r w:rsidRPr="00B27B4C">
        <w:rPr>
          <w:rFonts w:ascii="Times New Roman" w:eastAsia="Times New Roman" w:hAnsi="Times New Roman" w:cs="David" w:hint="cs"/>
          <w:sz w:val="20"/>
          <w:szCs w:val="24"/>
          <w:rtl/>
          <w:lang w:eastAsia="he-IL"/>
        </w:rPr>
        <w:lastRenderedPageBreak/>
        <w:t>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3C985A3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CA2A07"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55BB28E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81D285F"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61A2810D"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23DC6EF"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705984B"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7CB02413"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0C64DAE7"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תנאי מוקדם לביצוע התשלומים לפי נספח זה הוא קיום כל </w:t>
      </w:r>
      <w:r w:rsidRPr="00B27B4C">
        <w:rPr>
          <w:rFonts w:ascii="Times New Roman" w:eastAsia="Times New Roman" w:hAnsi="Times New Roman" w:cs="David" w:hint="cs"/>
          <w:sz w:val="20"/>
          <w:szCs w:val="24"/>
          <w:rtl/>
          <w:lang w:eastAsia="he-IL"/>
        </w:rPr>
        <w:lastRenderedPageBreak/>
        <w:t>התחייבויות המתכנן על פי חוזה זה, השלמת כל עבודות התכנון הכלולות בשכר המתכנן ומסירת כל המסמכים והתכניות למזמין.</w:t>
      </w:r>
    </w:p>
    <w:p w14:paraId="142E75E9"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556E22A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7D33D3D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48535013"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F33C8BC"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40A8BA5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401D14F"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74C78988"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5F40B56"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E63AF7F"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7150590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743CBB" w14:textId="4F489422" w:rsidR="00B27B4C" w:rsidRPr="00B27B4C" w:rsidDel="00274663" w:rsidRDefault="00B27B4C" w:rsidP="00274663">
      <w:pPr>
        <w:widowControl w:val="0"/>
        <w:spacing w:before="0" w:beforeAutospacing="0" w:after="0" w:afterAutospacing="0" w:line="240" w:lineRule="auto"/>
        <w:ind w:left="720" w:hanging="720"/>
        <w:jc w:val="both"/>
        <w:rPr>
          <w:del w:id="95" w:author="Avi Cohen" w:date="2020-06-25T12:11:00Z"/>
          <w:rFonts w:ascii="Times New Roman" w:eastAsia="Times New Roman" w:hAnsi="Times New Roman" w:cs="David"/>
          <w:sz w:val="20"/>
          <w:szCs w:val="24"/>
          <w:rtl/>
          <w:lang w:eastAsia="he-IL"/>
        </w:rPr>
        <w:pPrChange w:id="96" w:author="Avi Cohen" w:date="2020-06-25T12:11:00Z">
          <w:pPr>
            <w:widowControl w:val="0"/>
            <w:spacing w:before="0" w:beforeAutospacing="0" w:after="0" w:afterAutospacing="0" w:line="240" w:lineRule="auto"/>
            <w:ind w:left="720" w:hanging="720"/>
            <w:jc w:val="both"/>
          </w:pPr>
        </w:pPrChange>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r>
      <w:ins w:id="97" w:author="Avi Cohen" w:date="2020-06-25T12:11:00Z">
        <w:r w:rsidR="00274663">
          <w:rPr>
            <w:rFonts w:ascii="Times New Roman" w:eastAsia="Times New Roman" w:hAnsi="Times New Roman" w:cs="David" w:hint="cs"/>
            <w:sz w:val="20"/>
            <w:szCs w:val="24"/>
            <w:rtl/>
            <w:lang w:eastAsia="he-IL"/>
          </w:rPr>
          <w:t xml:space="preserve">מבוטל </w:t>
        </w:r>
      </w:ins>
      <w:del w:id="98" w:author="Avi Cohen" w:date="2020-06-25T12:11:00Z">
        <w:r w:rsidRPr="00B27B4C" w:rsidDel="00274663">
          <w:rPr>
            <w:rFonts w:ascii="Times New Roman" w:eastAsia="Times New Roman" w:hAnsi="Times New Roman" w:cs="David" w:hint="cs"/>
            <w:sz w:val="20"/>
            <w:szCs w:val="24"/>
            <w:rtl/>
            <w:lang w:eastAsia="he-IL"/>
          </w:rPr>
          <w:delText xml:space="preserve">עבור תכנית בנין עיר בסמכות ועדה מקומית (באחוזים משכר המתכנן הנקוב בסעיף 1.1 </w:delText>
        </w:r>
        <w:r w:rsidRPr="00B27B4C" w:rsidDel="00274663">
          <w:rPr>
            <w:rFonts w:ascii="Times New Roman" w:eastAsia="Times New Roman" w:hAnsi="Times New Roman" w:cs="David" w:hint="cs"/>
            <w:sz w:val="20"/>
            <w:szCs w:val="24"/>
            <w:rtl/>
            <w:lang w:eastAsia="he-IL"/>
          </w:rPr>
          <w:tab/>
          <w:delText>לנספח ד' לעיל):</w:delText>
        </w:r>
      </w:del>
    </w:p>
    <w:p w14:paraId="304AAE06" w14:textId="48EEDA41" w:rsidR="00B27B4C" w:rsidRPr="00B27B4C" w:rsidDel="00274663" w:rsidRDefault="00B27B4C" w:rsidP="00274663">
      <w:pPr>
        <w:widowControl w:val="0"/>
        <w:spacing w:before="0" w:beforeAutospacing="0" w:after="0" w:afterAutospacing="0" w:line="240" w:lineRule="auto"/>
        <w:ind w:left="720" w:hanging="720"/>
        <w:jc w:val="both"/>
        <w:rPr>
          <w:del w:id="99" w:author="Avi Cohen" w:date="2020-06-25T12:11:00Z"/>
          <w:rFonts w:ascii="Times New Roman" w:eastAsia="Times New Roman" w:hAnsi="Times New Roman" w:cs="David"/>
          <w:sz w:val="20"/>
          <w:szCs w:val="24"/>
          <w:rtl/>
          <w:lang w:eastAsia="he-IL"/>
        </w:rPr>
        <w:pPrChange w:id="100" w:author="Avi Cohen" w:date="2020-06-25T12:11:00Z">
          <w:pPr>
            <w:widowControl w:val="0"/>
            <w:spacing w:before="0" w:beforeAutospacing="0" w:after="0" w:afterAutospacing="0" w:line="240" w:lineRule="auto"/>
            <w:ind w:left="720" w:hanging="720"/>
            <w:jc w:val="both"/>
          </w:pPr>
        </w:pPrChange>
      </w:pPr>
      <w:del w:id="101" w:author="Avi Cohen" w:date="2020-06-25T12:11:00Z">
        <w:r w:rsidRPr="00B27B4C" w:rsidDel="00274663">
          <w:rPr>
            <w:rFonts w:ascii="Times New Roman" w:eastAsia="Times New Roman" w:hAnsi="Times New Roman" w:cs="David" w:hint="cs"/>
            <w:sz w:val="20"/>
            <w:szCs w:val="24"/>
            <w:rtl/>
            <w:lang w:eastAsia="he-IL"/>
          </w:rPr>
          <w:tab/>
        </w:r>
      </w:del>
    </w:p>
    <w:p w14:paraId="3C02D8B9" w14:textId="0CC25E1E" w:rsidR="00B27B4C" w:rsidRPr="00B27B4C" w:rsidDel="00274663" w:rsidRDefault="00B27B4C" w:rsidP="00274663">
      <w:pPr>
        <w:widowControl w:val="0"/>
        <w:spacing w:before="0" w:beforeAutospacing="0" w:after="0" w:afterAutospacing="0" w:line="240" w:lineRule="auto"/>
        <w:ind w:left="720" w:hanging="720"/>
        <w:jc w:val="both"/>
        <w:rPr>
          <w:del w:id="102" w:author="Avi Cohen" w:date="2020-06-25T12:11:00Z"/>
          <w:rFonts w:ascii="Times New Roman" w:eastAsia="Times New Roman" w:hAnsi="Times New Roman" w:cs="David"/>
          <w:sz w:val="20"/>
          <w:szCs w:val="24"/>
          <w:rtl/>
          <w:lang w:eastAsia="he-IL"/>
        </w:rPr>
        <w:pPrChange w:id="103" w:author="Avi Cohen" w:date="2020-06-25T12:11:00Z">
          <w:pPr>
            <w:widowControl w:val="0"/>
            <w:spacing w:before="0" w:beforeAutospacing="0" w:after="0" w:afterAutospacing="0" w:line="240" w:lineRule="auto"/>
            <w:ind w:left="720" w:hanging="720"/>
            <w:jc w:val="both"/>
          </w:pPr>
        </w:pPrChange>
      </w:pPr>
      <w:del w:id="104"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א.</w:delText>
        </w:r>
        <w:r w:rsidRPr="00B27B4C" w:rsidDel="00274663">
          <w:rPr>
            <w:rFonts w:ascii="Times New Roman" w:eastAsia="Times New Roman" w:hAnsi="Times New Roman" w:cs="David" w:hint="cs"/>
            <w:sz w:val="20"/>
            <w:szCs w:val="24"/>
            <w:rtl/>
            <w:lang w:eastAsia="he-IL"/>
          </w:rPr>
          <w:tab/>
          <w:delText xml:space="preserve">לאחר הגשת מסמכי התכנון, באישור המזמין </w:delText>
        </w:r>
      </w:del>
    </w:p>
    <w:p w14:paraId="5441020E" w14:textId="1F8D88AB" w:rsidR="00B27B4C" w:rsidRPr="00B27B4C" w:rsidDel="00274663" w:rsidRDefault="00B27B4C" w:rsidP="00274663">
      <w:pPr>
        <w:widowControl w:val="0"/>
        <w:spacing w:before="0" w:beforeAutospacing="0" w:after="0" w:afterAutospacing="0" w:line="240" w:lineRule="auto"/>
        <w:ind w:left="720" w:hanging="720"/>
        <w:jc w:val="both"/>
        <w:rPr>
          <w:del w:id="105" w:author="Avi Cohen" w:date="2020-06-25T12:11:00Z"/>
          <w:rFonts w:ascii="Times New Roman" w:eastAsia="Times New Roman" w:hAnsi="Times New Roman" w:cs="David"/>
          <w:sz w:val="20"/>
          <w:szCs w:val="24"/>
          <w:rtl/>
          <w:lang w:eastAsia="he-IL"/>
        </w:rPr>
        <w:pPrChange w:id="106" w:author="Avi Cohen" w:date="2020-06-25T12:11:00Z">
          <w:pPr>
            <w:widowControl w:val="0"/>
            <w:spacing w:before="0" w:beforeAutospacing="0" w:after="0" w:afterAutospacing="0" w:line="240" w:lineRule="auto"/>
            <w:ind w:left="6480" w:hanging="4320"/>
            <w:jc w:val="both"/>
          </w:pPr>
        </w:pPrChange>
      </w:pPr>
      <w:del w:id="107" w:author="Avi Cohen" w:date="2020-06-25T12:11:00Z">
        <w:r w:rsidRPr="00B27B4C" w:rsidDel="00274663">
          <w:rPr>
            <w:rFonts w:ascii="Times New Roman" w:eastAsia="Times New Roman" w:hAnsi="Times New Roman" w:cs="David" w:hint="cs"/>
            <w:sz w:val="20"/>
            <w:szCs w:val="24"/>
            <w:rtl/>
            <w:lang w:eastAsia="he-IL"/>
          </w:rPr>
          <w:delText>לאי</w:delText>
        </w:r>
        <w:r w:rsidR="00E95AE9" w:rsidDel="00274663">
          <w:rPr>
            <w:rFonts w:ascii="Times New Roman" w:eastAsia="Times New Roman" w:hAnsi="Times New Roman" w:cs="David" w:hint="cs"/>
            <w:sz w:val="20"/>
            <w:szCs w:val="24"/>
            <w:rtl/>
            <w:lang w:eastAsia="he-IL"/>
          </w:rPr>
          <w:delText>שור הועדה המקומית לתכנון ובניה......</w:delText>
        </w:r>
        <w:r w:rsidR="003F2F80" w:rsidDel="00274663">
          <w:rPr>
            <w:rFonts w:ascii="Times New Roman" w:eastAsia="Times New Roman" w:hAnsi="Times New Roman" w:cs="David" w:hint="cs"/>
            <w:sz w:val="20"/>
            <w:szCs w:val="24"/>
            <w:rtl/>
            <w:lang w:eastAsia="he-IL"/>
          </w:rPr>
          <w:delText>..</w:delText>
        </w:r>
        <w:r w:rsidR="00E95AE9" w:rsidDel="00274663">
          <w:rPr>
            <w:rFonts w:ascii="Times New Roman" w:eastAsia="Times New Roman" w:hAnsi="Times New Roman" w:cs="David" w:hint="cs"/>
            <w:sz w:val="20"/>
            <w:szCs w:val="24"/>
            <w:rtl/>
            <w:lang w:eastAsia="he-IL"/>
          </w:rPr>
          <w:delText>...........</w:delText>
        </w:r>
        <w:r w:rsidRPr="00B27B4C" w:rsidDel="00274663">
          <w:rPr>
            <w:rFonts w:ascii="Times New Roman" w:eastAsia="Times New Roman" w:hAnsi="Times New Roman" w:cs="David" w:hint="cs"/>
            <w:sz w:val="20"/>
            <w:szCs w:val="24"/>
            <w:rtl/>
            <w:lang w:eastAsia="he-IL"/>
          </w:rPr>
          <w:delText xml:space="preserve"> 33% משכר המתכנן</w:delText>
        </w:r>
      </w:del>
    </w:p>
    <w:p w14:paraId="5CF8AC8D" w14:textId="13C0D2D4" w:rsidR="00B27B4C" w:rsidRPr="00B27B4C" w:rsidDel="00274663" w:rsidRDefault="00B27B4C" w:rsidP="00274663">
      <w:pPr>
        <w:widowControl w:val="0"/>
        <w:spacing w:before="0" w:beforeAutospacing="0" w:after="0" w:afterAutospacing="0" w:line="240" w:lineRule="auto"/>
        <w:ind w:left="720" w:hanging="720"/>
        <w:jc w:val="both"/>
        <w:rPr>
          <w:del w:id="108" w:author="Avi Cohen" w:date="2020-06-25T12:11:00Z"/>
          <w:rFonts w:ascii="Times New Roman" w:eastAsia="Times New Roman" w:hAnsi="Times New Roman" w:cs="David"/>
          <w:sz w:val="20"/>
          <w:szCs w:val="24"/>
          <w:rtl/>
          <w:lang w:eastAsia="he-IL"/>
        </w:rPr>
        <w:pPrChange w:id="109" w:author="Avi Cohen" w:date="2020-06-25T12:11:00Z">
          <w:pPr>
            <w:widowControl w:val="0"/>
            <w:spacing w:before="0" w:beforeAutospacing="0" w:after="0" w:afterAutospacing="0" w:line="240" w:lineRule="auto"/>
            <w:ind w:left="6481" w:hanging="4321"/>
            <w:jc w:val="both"/>
          </w:pPr>
        </w:pPrChange>
      </w:pPr>
    </w:p>
    <w:p w14:paraId="4B00726A" w14:textId="2013071C" w:rsidR="00B27B4C" w:rsidRPr="00B27B4C" w:rsidDel="00274663" w:rsidRDefault="00B27B4C" w:rsidP="00274663">
      <w:pPr>
        <w:widowControl w:val="0"/>
        <w:spacing w:before="0" w:beforeAutospacing="0" w:after="0" w:afterAutospacing="0" w:line="240" w:lineRule="auto"/>
        <w:ind w:left="720" w:hanging="720"/>
        <w:jc w:val="both"/>
        <w:rPr>
          <w:del w:id="110" w:author="Avi Cohen" w:date="2020-06-25T12:11:00Z"/>
          <w:rFonts w:ascii="Times New Roman" w:eastAsia="Times New Roman" w:hAnsi="Times New Roman" w:cs="David"/>
          <w:sz w:val="20"/>
          <w:szCs w:val="24"/>
          <w:rtl/>
          <w:lang w:eastAsia="he-IL"/>
        </w:rPr>
        <w:pPrChange w:id="111" w:author="Avi Cohen" w:date="2020-06-25T12:11:00Z">
          <w:pPr>
            <w:widowControl w:val="0"/>
            <w:spacing w:before="0" w:beforeAutospacing="0" w:after="0" w:afterAutospacing="0" w:line="240" w:lineRule="auto"/>
            <w:ind w:left="720" w:hanging="720"/>
            <w:jc w:val="both"/>
          </w:pPr>
        </w:pPrChange>
      </w:pPr>
      <w:del w:id="112"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ב.</w:delText>
        </w:r>
        <w:r w:rsidRPr="00B27B4C" w:rsidDel="00274663">
          <w:rPr>
            <w:rFonts w:ascii="Times New Roman" w:eastAsia="Times New Roman" w:hAnsi="Times New Roman" w:cs="David" w:hint="cs"/>
            <w:sz w:val="20"/>
            <w:szCs w:val="24"/>
            <w:rtl/>
            <w:lang w:eastAsia="he-IL"/>
          </w:rPr>
          <w:tab/>
          <w:delText xml:space="preserve">לאחר אישור הועדה המקומית להפקדת התכנית </w:delText>
        </w:r>
      </w:del>
    </w:p>
    <w:p w14:paraId="6B323A80" w14:textId="1FAF5A12" w:rsidR="00B27B4C" w:rsidRPr="00B27B4C" w:rsidDel="00274663" w:rsidRDefault="00B27B4C" w:rsidP="00274663">
      <w:pPr>
        <w:widowControl w:val="0"/>
        <w:spacing w:before="0" w:beforeAutospacing="0" w:after="0" w:afterAutospacing="0" w:line="240" w:lineRule="auto"/>
        <w:ind w:left="720" w:hanging="720"/>
        <w:jc w:val="both"/>
        <w:rPr>
          <w:del w:id="113" w:author="Avi Cohen" w:date="2020-06-25T12:11:00Z"/>
          <w:rFonts w:ascii="Times New Roman" w:eastAsia="Times New Roman" w:hAnsi="Times New Roman" w:cs="David"/>
          <w:sz w:val="20"/>
          <w:szCs w:val="24"/>
          <w:rtl/>
          <w:lang w:eastAsia="he-IL"/>
        </w:rPr>
        <w:pPrChange w:id="114" w:author="Avi Cohen" w:date="2020-06-25T12:11:00Z">
          <w:pPr>
            <w:widowControl w:val="0"/>
            <w:spacing w:before="0" w:beforeAutospacing="0" w:after="0" w:afterAutospacing="0" w:line="240" w:lineRule="auto"/>
            <w:ind w:left="2160" w:hanging="720"/>
            <w:jc w:val="both"/>
          </w:pPr>
        </w:pPrChange>
      </w:pPr>
      <w:del w:id="115" w:author="Avi Cohen" w:date="2020-06-25T12:11:00Z">
        <w:r w:rsidRPr="00B27B4C" w:rsidDel="00274663">
          <w:rPr>
            <w:rFonts w:ascii="Times New Roman" w:eastAsia="Times New Roman" w:hAnsi="Times New Roman" w:cs="David" w:hint="cs"/>
            <w:sz w:val="20"/>
            <w:szCs w:val="24"/>
            <w:rtl/>
            <w:lang w:eastAsia="he-IL"/>
          </w:rPr>
          <w:tab/>
          <w:delText>להתנגדויות ופרסו</w:delText>
        </w:r>
        <w:r w:rsidR="00E95AE9" w:rsidDel="00274663">
          <w:rPr>
            <w:rFonts w:ascii="Times New Roman" w:eastAsia="Times New Roman" w:hAnsi="Times New Roman" w:cs="David" w:hint="cs"/>
            <w:sz w:val="20"/>
            <w:szCs w:val="24"/>
            <w:rtl/>
            <w:lang w:eastAsia="he-IL"/>
          </w:rPr>
          <w:delText>ם ההפקדה ברשומות ובעיתונות....</w:delText>
        </w:r>
        <w:r w:rsidRPr="00B27B4C" w:rsidDel="00274663">
          <w:rPr>
            <w:rFonts w:ascii="Times New Roman" w:eastAsia="Times New Roman" w:hAnsi="Times New Roman" w:cs="David" w:hint="cs"/>
            <w:sz w:val="20"/>
            <w:szCs w:val="24"/>
            <w:rtl/>
            <w:lang w:eastAsia="he-IL"/>
          </w:rPr>
          <w:delText xml:space="preserve">33% משכר המתכנן </w:delText>
        </w:r>
      </w:del>
    </w:p>
    <w:p w14:paraId="00FB3338" w14:textId="251F2E1F" w:rsidR="00B27B4C" w:rsidRPr="00B27B4C" w:rsidDel="00274663" w:rsidRDefault="00B27B4C" w:rsidP="00274663">
      <w:pPr>
        <w:widowControl w:val="0"/>
        <w:spacing w:before="0" w:beforeAutospacing="0" w:after="0" w:afterAutospacing="0" w:line="240" w:lineRule="auto"/>
        <w:ind w:left="720" w:hanging="720"/>
        <w:jc w:val="both"/>
        <w:rPr>
          <w:del w:id="116" w:author="Avi Cohen" w:date="2020-06-25T12:11:00Z"/>
          <w:rFonts w:ascii="Times New Roman" w:eastAsia="Times New Roman" w:hAnsi="Times New Roman" w:cs="David"/>
          <w:sz w:val="20"/>
          <w:szCs w:val="24"/>
          <w:rtl/>
          <w:lang w:eastAsia="he-IL"/>
        </w:rPr>
        <w:pPrChange w:id="117" w:author="Avi Cohen" w:date="2020-06-25T12:11:00Z">
          <w:pPr>
            <w:widowControl w:val="0"/>
            <w:spacing w:before="0" w:beforeAutospacing="0" w:after="0" w:afterAutospacing="0" w:line="240" w:lineRule="auto"/>
            <w:ind w:left="720" w:firstLine="720"/>
            <w:jc w:val="both"/>
          </w:pPr>
        </w:pPrChange>
      </w:pPr>
    </w:p>
    <w:p w14:paraId="3FE8A26B" w14:textId="021961C4" w:rsidR="00B27B4C" w:rsidRPr="00B27B4C" w:rsidDel="00274663" w:rsidRDefault="00B27B4C" w:rsidP="00274663">
      <w:pPr>
        <w:widowControl w:val="0"/>
        <w:spacing w:before="0" w:beforeAutospacing="0" w:after="0" w:afterAutospacing="0" w:line="240" w:lineRule="auto"/>
        <w:ind w:left="720" w:hanging="720"/>
        <w:jc w:val="both"/>
        <w:rPr>
          <w:del w:id="118" w:author="Avi Cohen" w:date="2020-06-25T12:11:00Z"/>
          <w:rFonts w:ascii="Times New Roman" w:eastAsia="Times New Roman" w:hAnsi="Times New Roman" w:cs="David"/>
          <w:sz w:val="20"/>
          <w:szCs w:val="24"/>
          <w:rtl/>
          <w:lang w:eastAsia="he-IL"/>
        </w:rPr>
        <w:pPrChange w:id="119" w:author="Avi Cohen" w:date="2020-06-25T12:11:00Z">
          <w:pPr>
            <w:widowControl w:val="0"/>
            <w:spacing w:before="0" w:beforeAutospacing="0" w:after="0" w:afterAutospacing="0" w:line="240" w:lineRule="auto"/>
            <w:ind w:left="720" w:hanging="720"/>
            <w:jc w:val="both"/>
          </w:pPr>
        </w:pPrChange>
      </w:pPr>
      <w:del w:id="120" w:author="Avi Cohen" w:date="2020-06-25T12:11:00Z">
        <w:r w:rsidRPr="00B27B4C" w:rsidDel="00274663">
          <w:rPr>
            <w:rFonts w:ascii="Times New Roman" w:eastAsia="Times New Roman" w:hAnsi="Times New Roman" w:cs="David" w:hint="cs"/>
            <w:sz w:val="20"/>
            <w:szCs w:val="24"/>
            <w:rtl/>
            <w:lang w:eastAsia="he-IL"/>
          </w:rPr>
          <w:tab/>
        </w:r>
        <w:r w:rsidRPr="00B27B4C" w:rsidDel="00274663">
          <w:rPr>
            <w:rFonts w:ascii="Times New Roman" w:eastAsia="Times New Roman" w:hAnsi="Times New Roman" w:cs="David" w:hint="cs"/>
            <w:sz w:val="20"/>
            <w:szCs w:val="24"/>
            <w:rtl/>
            <w:lang w:eastAsia="he-IL"/>
          </w:rPr>
          <w:tab/>
          <w:delText>ג.</w:delText>
        </w:r>
        <w:r w:rsidRPr="00B27B4C" w:rsidDel="00274663">
          <w:rPr>
            <w:rFonts w:ascii="Times New Roman" w:eastAsia="Times New Roman" w:hAnsi="Times New Roman" w:cs="David" w:hint="cs"/>
            <w:sz w:val="20"/>
            <w:szCs w:val="24"/>
            <w:rtl/>
            <w:lang w:eastAsia="he-IL"/>
          </w:rPr>
          <w:tab/>
          <w:delText xml:space="preserve">לאחר מתן תוקף לתכנית, פרסום מתן התוקף </w:delText>
        </w:r>
      </w:del>
    </w:p>
    <w:p w14:paraId="5AABA9C1" w14:textId="11CF8680" w:rsidR="00B27B4C" w:rsidRPr="00B27B4C" w:rsidDel="00274663" w:rsidRDefault="00E95AE9" w:rsidP="00274663">
      <w:pPr>
        <w:widowControl w:val="0"/>
        <w:spacing w:before="0" w:beforeAutospacing="0" w:after="0" w:afterAutospacing="0" w:line="240" w:lineRule="auto"/>
        <w:ind w:left="720" w:hanging="720"/>
        <w:jc w:val="both"/>
        <w:rPr>
          <w:del w:id="121" w:author="Avi Cohen" w:date="2020-06-25T12:11:00Z"/>
          <w:rFonts w:ascii="Times New Roman" w:eastAsia="Times New Roman" w:hAnsi="Times New Roman" w:cs="David"/>
          <w:sz w:val="20"/>
          <w:szCs w:val="24"/>
          <w:rtl/>
          <w:lang w:eastAsia="he-IL"/>
        </w:rPr>
        <w:pPrChange w:id="122" w:author="Avi Cohen" w:date="2020-06-25T12:11:00Z">
          <w:pPr>
            <w:widowControl w:val="0"/>
            <w:spacing w:before="0" w:beforeAutospacing="0" w:after="0" w:afterAutospacing="0" w:line="240" w:lineRule="auto"/>
            <w:ind w:left="720" w:firstLine="720"/>
            <w:jc w:val="both"/>
          </w:pPr>
        </w:pPrChange>
      </w:pPr>
      <w:del w:id="123" w:author="Avi Cohen" w:date="2020-06-25T12:11:00Z">
        <w:r w:rsidDel="00274663">
          <w:rPr>
            <w:rFonts w:ascii="Times New Roman" w:eastAsia="Times New Roman" w:hAnsi="Times New Roman" w:cs="David" w:hint="cs"/>
            <w:sz w:val="20"/>
            <w:szCs w:val="24"/>
            <w:rtl/>
            <w:lang w:eastAsia="he-IL"/>
          </w:rPr>
          <w:tab/>
          <w:delText xml:space="preserve">ברשומות  ובעיתונות </w:delText>
        </w:r>
        <w:r w:rsidDel="00274663">
          <w:rPr>
            <w:rFonts w:ascii="Times New Roman" w:eastAsia="Times New Roman" w:hAnsi="Times New Roman" w:cs="David" w:hint="cs"/>
            <w:sz w:val="20"/>
            <w:szCs w:val="24"/>
            <w:rtl/>
            <w:lang w:eastAsia="he-IL"/>
          </w:rPr>
          <w:lastRenderedPageBreak/>
          <w:delText>............................................</w:delText>
        </w:r>
        <w:r w:rsidR="00B27B4C" w:rsidRPr="00B27B4C" w:rsidDel="00274663">
          <w:rPr>
            <w:rFonts w:ascii="Times New Roman" w:eastAsia="Times New Roman" w:hAnsi="Times New Roman" w:cs="David" w:hint="cs"/>
            <w:sz w:val="20"/>
            <w:szCs w:val="24"/>
            <w:rtl/>
            <w:lang w:eastAsia="he-IL"/>
          </w:rPr>
          <w:delText xml:space="preserve">34% משכר המתכנן </w:delText>
        </w:r>
      </w:del>
    </w:p>
    <w:p w14:paraId="069C2FFA" w14:textId="6167A27B" w:rsidR="00B27B4C" w:rsidRPr="00B27B4C" w:rsidDel="00274663" w:rsidRDefault="00B27B4C" w:rsidP="00274663">
      <w:pPr>
        <w:widowControl w:val="0"/>
        <w:spacing w:before="0" w:beforeAutospacing="0" w:after="0" w:afterAutospacing="0" w:line="240" w:lineRule="auto"/>
        <w:ind w:left="720" w:hanging="720"/>
        <w:jc w:val="both"/>
        <w:rPr>
          <w:del w:id="124" w:author="Avi Cohen" w:date="2020-06-25T12:11:00Z"/>
          <w:rFonts w:ascii="Times New Roman" w:eastAsia="Times New Roman" w:hAnsi="Times New Roman" w:cs="David"/>
          <w:b/>
          <w:bCs/>
          <w:sz w:val="20"/>
          <w:szCs w:val="24"/>
          <w:rtl/>
          <w:lang w:eastAsia="he-IL"/>
        </w:rPr>
        <w:pPrChange w:id="125" w:author="Avi Cohen" w:date="2020-06-25T12:11:00Z">
          <w:pPr>
            <w:widowControl w:val="0"/>
            <w:spacing w:before="0" w:beforeAutospacing="0" w:after="0" w:afterAutospacing="0" w:line="240" w:lineRule="auto"/>
            <w:ind w:left="5040" w:firstLine="720"/>
            <w:jc w:val="both"/>
          </w:pPr>
        </w:pPrChange>
      </w:pPr>
    </w:p>
    <w:p w14:paraId="30E93BA6" w14:textId="375DBD91" w:rsidR="00B27B4C" w:rsidRPr="00B27B4C" w:rsidRDefault="00B27B4C" w:rsidP="00274663">
      <w:pPr>
        <w:widowControl w:val="0"/>
        <w:spacing w:before="0" w:beforeAutospacing="0" w:after="0" w:afterAutospacing="0" w:line="240" w:lineRule="auto"/>
        <w:ind w:left="720" w:hanging="720"/>
        <w:jc w:val="both"/>
        <w:rPr>
          <w:rFonts w:ascii="Times New Roman" w:eastAsia="Times New Roman" w:hAnsi="Times New Roman" w:cs="David"/>
          <w:b/>
          <w:bCs/>
          <w:sz w:val="20"/>
          <w:szCs w:val="24"/>
          <w:rtl/>
          <w:lang w:eastAsia="he-IL"/>
        </w:rPr>
        <w:pPrChange w:id="126" w:author="Avi Cohen" w:date="2020-06-25T12:11:00Z">
          <w:pPr>
            <w:widowControl w:val="0"/>
            <w:spacing w:before="0" w:beforeAutospacing="0" w:after="0" w:afterAutospacing="0" w:line="240" w:lineRule="auto"/>
            <w:ind w:left="6480" w:hanging="720"/>
            <w:jc w:val="both"/>
          </w:pPr>
        </w:pPrChange>
      </w:pPr>
      <w:del w:id="127" w:author="Avi Cohen" w:date="2020-06-25T12:11:00Z">
        <w:r w:rsidRPr="00B27B4C" w:rsidDel="00274663">
          <w:rPr>
            <w:rFonts w:ascii="Times New Roman" w:eastAsia="Times New Roman" w:hAnsi="Times New Roman" w:cs="David" w:hint="cs"/>
            <w:b/>
            <w:bCs/>
            <w:sz w:val="20"/>
            <w:szCs w:val="24"/>
            <w:u w:val="single"/>
            <w:rtl/>
            <w:lang w:eastAsia="he-IL"/>
          </w:rPr>
          <w:delText>סה"כ</w:delText>
        </w:r>
        <w:r w:rsidR="00E95AE9" w:rsidDel="00274663">
          <w:rPr>
            <w:rFonts w:ascii="Times New Roman" w:eastAsia="Times New Roman" w:hAnsi="Times New Roman" w:cs="David" w:hint="cs"/>
            <w:b/>
            <w:bCs/>
            <w:sz w:val="20"/>
            <w:szCs w:val="24"/>
            <w:rtl/>
            <w:lang w:eastAsia="he-IL"/>
          </w:rPr>
          <w:delText>:</w:delText>
        </w:r>
        <w:r w:rsidR="00E95AE9" w:rsidDel="00274663">
          <w:rPr>
            <w:rFonts w:ascii="Times New Roman" w:eastAsia="Times New Roman" w:hAnsi="Times New Roman" w:cs="David" w:hint="cs"/>
            <w:b/>
            <w:bCs/>
            <w:sz w:val="20"/>
            <w:szCs w:val="24"/>
            <w:rtl/>
            <w:lang w:eastAsia="he-IL"/>
          </w:rPr>
          <w:tab/>
        </w:r>
        <w:r w:rsidRPr="00B27B4C" w:rsidDel="00274663">
          <w:rPr>
            <w:rFonts w:ascii="Times New Roman" w:eastAsia="Times New Roman" w:hAnsi="Times New Roman" w:cs="David" w:hint="cs"/>
            <w:b/>
            <w:bCs/>
            <w:sz w:val="20"/>
            <w:szCs w:val="24"/>
            <w:rtl/>
            <w:lang w:eastAsia="he-IL"/>
          </w:rPr>
          <w:delText>100% משכר המתכנן</w:delText>
        </w:r>
      </w:del>
      <w:r w:rsidRPr="00B27B4C">
        <w:rPr>
          <w:rFonts w:ascii="Times New Roman" w:eastAsia="Times New Roman" w:hAnsi="Times New Roman" w:cs="David" w:hint="cs"/>
          <w:b/>
          <w:bCs/>
          <w:sz w:val="20"/>
          <w:szCs w:val="24"/>
          <w:rtl/>
          <w:lang w:eastAsia="he-IL"/>
        </w:rPr>
        <w:t xml:space="preserve"> </w:t>
      </w:r>
    </w:p>
    <w:p w14:paraId="7EA2211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CDDAFF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B3E9B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194B7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9722E51" w14:textId="795D622F" w:rsidR="00B27B4C" w:rsidRPr="00B27B4C" w:rsidRDefault="00B27B4C" w:rsidP="001C7FC8">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Change w:id="128" w:author="Avi Cohen" w:date="2020-06-25T12:12:00Z">
          <w:pPr>
            <w:widowControl w:val="0"/>
            <w:spacing w:before="0" w:beforeAutospacing="0" w:after="0" w:afterAutospacing="0" w:line="240" w:lineRule="auto"/>
            <w:ind w:left="720" w:firstLine="720"/>
            <w:jc w:val="both"/>
          </w:pPr>
        </w:pPrChange>
      </w:pPr>
      <w:del w:id="129" w:author="Avi Cohen" w:date="2020-06-25T12:12:00Z">
        <w:r w:rsidRPr="00B27B4C" w:rsidDel="001C7FC8">
          <w:rPr>
            <w:rFonts w:ascii="Times New Roman" w:eastAsia="Times New Roman" w:hAnsi="Times New Roman" w:cs="David" w:hint="cs"/>
            <w:sz w:val="20"/>
            <w:szCs w:val="24"/>
            <w:rtl/>
            <w:lang w:eastAsia="he-IL"/>
          </w:rPr>
          <w:delText>1.2.1</w:delText>
        </w:r>
        <w:r w:rsidRPr="00B27B4C" w:rsidDel="001C7FC8">
          <w:rPr>
            <w:rFonts w:ascii="Times New Roman" w:eastAsia="Times New Roman" w:hAnsi="Times New Roman" w:cs="David" w:hint="cs"/>
            <w:sz w:val="20"/>
            <w:szCs w:val="24"/>
            <w:rtl/>
            <w:lang w:eastAsia="he-IL"/>
          </w:rPr>
          <w:tab/>
        </w:r>
      </w:del>
      <w:r w:rsidRPr="00B27B4C">
        <w:rPr>
          <w:rFonts w:ascii="Times New Roman" w:eastAsia="Times New Roman" w:hAnsi="Times New Roman" w:cs="David" w:hint="cs"/>
          <w:sz w:val="20"/>
          <w:szCs w:val="24"/>
          <w:u w:val="single"/>
          <w:rtl/>
          <w:lang w:eastAsia="he-IL"/>
        </w:rPr>
        <w:t>למבנה</w:t>
      </w:r>
      <w:del w:id="130" w:author="Avi Cohen" w:date="2020-06-25T12:12:00Z">
        <w:r w:rsidRPr="00B27B4C" w:rsidDel="001C7FC8">
          <w:rPr>
            <w:rFonts w:ascii="Times New Roman" w:eastAsia="Times New Roman" w:hAnsi="Times New Roman" w:cs="David" w:hint="cs"/>
            <w:sz w:val="20"/>
            <w:szCs w:val="24"/>
            <w:u w:val="single"/>
            <w:rtl/>
            <w:lang w:eastAsia="he-IL"/>
          </w:rPr>
          <w:delText xml:space="preserve"> ראשוני</w:delText>
        </w:r>
      </w:del>
      <w:r w:rsidRPr="00B27B4C">
        <w:rPr>
          <w:rFonts w:ascii="Times New Roman" w:eastAsia="Times New Roman" w:hAnsi="Times New Roman" w:cs="David" w:hint="cs"/>
          <w:sz w:val="20"/>
          <w:szCs w:val="24"/>
          <w:rtl/>
          <w:lang w:eastAsia="he-IL"/>
        </w:rPr>
        <w:t>:</w:t>
      </w:r>
    </w:p>
    <w:p w14:paraId="4C67917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C44A3B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3048F494"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9DB907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74299C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5112FC27"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6060444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291988" w14:textId="77777777"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0BC57543" w14:textId="7777777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313052A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5E0675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2CE8C900"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7973C36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91C9F1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0A10DAB4"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43A2E39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B01D42C" w14:textId="77777777"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70357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3AC2B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1C4C9444"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0E0A78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586DF8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223AD5FA" w14:textId="77777777"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462FA2A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C808BEF"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5A85156E" w14:textId="77777777"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3E9413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51B716DF"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77F5452C" w14:textId="77777777"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176B92D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4EDCEBA" w14:textId="77777777"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2207005"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1761701"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1A5D5B22"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7DE2B3" w14:textId="61790D0E" w:rsidR="00B27B4C" w:rsidRPr="00B27B4C" w:rsidRDefault="00B27B4C" w:rsidP="001C7FC8">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Change w:id="131" w:author="Avi Cohen" w:date="2020-06-25T12:12:00Z">
          <w:pPr>
            <w:widowControl w:val="0"/>
            <w:spacing w:before="0" w:beforeAutospacing="0" w:after="0" w:afterAutospacing="0" w:line="360" w:lineRule="auto"/>
            <w:ind w:hanging="720"/>
            <w:jc w:val="both"/>
          </w:pPr>
        </w:pPrChange>
      </w:pPr>
      <w:r w:rsidRPr="00B27B4C">
        <w:rPr>
          <w:rFonts w:ascii="Times New Roman" w:eastAsia="Times New Roman" w:hAnsi="Times New Roman" w:cs="David" w:hint="cs"/>
          <w:sz w:val="20"/>
          <w:szCs w:val="24"/>
          <w:rtl/>
          <w:lang w:eastAsia="he-IL"/>
        </w:rPr>
        <w:tab/>
      </w:r>
      <w:del w:id="132"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1.2.2</w:delText>
        </w:r>
      </w:del>
      <w:r w:rsidRPr="00B27B4C">
        <w:rPr>
          <w:rFonts w:ascii="Times New Roman" w:eastAsia="Times New Roman" w:hAnsi="Times New Roman" w:cs="David" w:hint="cs"/>
          <w:sz w:val="20"/>
          <w:szCs w:val="24"/>
          <w:rtl/>
          <w:lang w:eastAsia="he-IL"/>
        </w:rPr>
        <w:tab/>
      </w:r>
      <w:ins w:id="133" w:author="Avi Cohen" w:date="2020-06-25T12:12:00Z">
        <w:r w:rsidR="001C7FC8">
          <w:rPr>
            <w:rFonts w:ascii="Times New Roman" w:eastAsia="Times New Roman" w:hAnsi="Times New Roman" w:cs="David" w:hint="cs"/>
            <w:sz w:val="20"/>
            <w:szCs w:val="24"/>
            <w:u w:val="single"/>
            <w:rtl/>
            <w:lang w:eastAsia="he-IL"/>
          </w:rPr>
          <w:t xml:space="preserve">מבוטל </w:t>
        </w:r>
      </w:ins>
      <w:del w:id="134" w:author="Avi Cohen" w:date="2020-06-25T12:12:00Z">
        <w:r w:rsidRPr="00B27B4C" w:rsidDel="001C7FC8">
          <w:rPr>
            <w:rFonts w:ascii="Times New Roman" w:eastAsia="Times New Roman" w:hAnsi="Times New Roman" w:cs="David" w:hint="cs"/>
            <w:sz w:val="20"/>
            <w:szCs w:val="24"/>
            <w:u w:val="single"/>
            <w:rtl/>
            <w:lang w:eastAsia="he-IL"/>
          </w:rPr>
          <w:delText>למבנה חוזר</w:delText>
        </w:r>
        <w:r w:rsidRPr="00B27B4C" w:rsidDel="001C7FC8">
          <w:rPr>
            <w:rFonts w:ascii="Times New Roman" w:eastAsia="Times New Roman" w:hAnsi="Times New Roman" w:cs="David" w:hint="cs"/>
            <w:sz w:val="20"/>
            <w:szCs w:val="24"/>
            <w:rtl/>
            <w:lang w:eastAsia="he-IL"/>
          </w:rPr>
          <w:delText>:</w:delText>
        </w:r>
      </w:del>
    </w:p>
    <w:p w14:paraId="1A6E9B1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414FD9" w14:textId="69E554C6" w:rsidR="00BB267C" w:rsidRPr="00BB267C" w:rsidDel="001C7FC8" w:rsidRDefault="00B27B4C" w:rsidP="00844490">
      <w:pPr>
        <w:pStyle w:val="af8"/>
        <w:widowControl w:val="0"/>
        <w:numPr>
          <w:ilvl w:val="0"/>
          <w:numId w:val="23"/>
        </w:numPr>
        <w:spacing w:before="0" w:beforeAutospacing="0" w:after="0" w:afterAutospacing="0" w:line="240" w:lineRule="auto"/>
        <w:jc w:val="both"/>
        <w:rPr>
          <w:del w:id="135" w:author="Avi Cohen" w:date="2020-06-25T12:12:00Z"/>
          <w:rFonts w:ascii="Times New Roman" w:eastAsia="Times New Roman" w:hAnsi="Times New Roman" w:cs="David"/>
          <w:sz w:val="20"/>
          <w:szCs w:val="24"/>
          <w:rtl/>
          <w:lang w:eastAsia="he-IL"/>
        </w:rPr>
      </w:pPr>
      <w:del w:id="136" w:author="Avi Cohen" w:date="2020-06-25T12:12:00Z">
        <w:r w:rsidRPr="00BB267C" w:rsidDel="001C7FC8">
          <w:rPr>
            <w:rFonts w:ascii="Times New Roman" w:eastAsia="Times New Roman" w:hAnsi="Times New Roman" w:cs="David" w:hint="cs"/>
            <w:sz w:val="20"/>
            <w:szCs w:val="24"/>
            <w:rtl/>
            <w:lang w:eastAsia="he-IL"/>
          </w:rPr>
          <w:delText>לאחר אישור בינוי לביצוע ע"י הועדה המקומית</w:delText>
        </w:r>
        <w:r w:rsidR="00844490" w:rsidDel="001C7FC8">
          <w:rPr>
            <w:rFonts w:ascii="Times New Roman" w:eastAsia="Times New Roman" w:hAnsi="Times New Roman" w:cs="David" w:hint="cs"/>
            <w:sz w:val="20"/>
            <w:szCs w:val="24"/>
            <w:rtl/>
            <w:lang w:eastAsia="he-IL"/>
          </w:rPr>
          <w:delText>......</w:delText>
        </w:r>
        <w:r w:rsidRPr="00BB267C" w:rsidDel="001C7FC8">
          <w:rPr>
            <w:rFonts w:ascii="Times New Roman" w:eastAsia="Times New Roman" w:hAnsi="Times New Roman" w:cs="David" w:hint="cs"/>
            <w:sz w:val="20"/>
            <w:szCs w:val="24"/>
            <w:rtl/>
            <w:lang w:eastAsia="he-IL"/>
          </w:rPr>
          <w:delText xml:space="preserve">15% משכר </w:delText>
        </w:r>
      </w:del>
    </w:p>
    <w:p w14:paraId="04A10709" w14:textId="6B8CE3CB" w:rsidR="00B27B4C" w:rsidRPr="00BB267C" w:rsidDel="001C7FC8" w:rsidRDefault="00B27B4C" w:rsidP="00844490">
      <w:pPr>
        <w:pStyle w:val="af8"/>
        <w:widowControl w:val="0"/>
        <w:spacing w:before="0" w:beforeAutospacing="0" w:after="0" w:afterAutospacing="0" w:line="240" w:lineRule="auto"/>
        <w:ind w:left="2880"/>
        <w:jc w:val="both"/>
        <w:rPr>
          <w:del w:id="137" w:author="Avi Cohen" w:date="2020-06-25T12:12:00Z"/>
          <w:rFonts w:ascii="Times New Roman" w:eastAsia="Times New Roman" w:hAnsi="Times New Roman" w:cs="David"/>
          <w:sz w:val="20"/>
          <w:szCs w:val="24"/>
          <w:rtl/>
          <w:lang w:eastAsia="he-IL"/>
        </w:rPr>
      </w:pPr>
      <w:del w:id="138" w:author="Avi Cohen" w:date="2020-06-25T12:12:00Z">
        <w:r w:rsidRPr="00BB267C" w:rsidDel="001C7FC8">
          <w:rPr>
            <w:rFonts w:ascii="Times New Roman" w:eastAsia="Times New Roman" w:hAnsi="Times New Roman" w:cs="David" w:hint="cs"/>
            <w:sz w:val="20"/>
            <w:szCs w:val="24"/>
            <w:rtl/>
            <w:lang w:eastAsia="he-IL"/>
          </w:rPr>
          <w:delText>המתכנן.</w:delText>
        </w:r>
      </w:del>
    </w:p>
    <w:p w14:paraId="30979786" w14:textId="170BD6E3" w:rsidR="00B27B4C" w:rsidRPr="00B27B4C" w:rsidDel="001C7FC8" w:rsidRDefault="00B27B4C" w:rsidP="00B27B4C">
      <w:pPr>
        <w:widowControl w:val="0"/>
        <w:spacing w:before="0" w:beforeAutospacing="0" w:after="0" w:afterAutospacing="0" w:line="240" w:lineRule="auto"/>
        <w:ind w:hanging="720"/>
        <w:jc w:val="both"/>
        <w:rPr>
          <w:del w:id="139" w:author="Avi Cohen" w:date="2020-06-25T12:12:00Z"/>
          <w:rFonts w:ascii="Times New Roman" w:eastAsia="Times New Roman" w:hAnsi="Times New Roman" w:cs="David"/>
          <w:sz w:val="20"/>
          <w:szCs w:val="24"/>
          <w:rtl/>
          <w:lang w:eastAsia="he-IL"/>
        </w:rPr>
      </w:pPr>
    </w:p>
    <w:p w14:paraId="429CAC72" w14:textId="6CC14C02" w:rsidR="00B27B4C" w:rsidRPr="00B27B4C" w:rsidDel="001C7FC8" w:rsidRDefault="00B27B4C" w:rsidP="00B27B4C">
      <w:pPr>
        <w:widowControl w:val="0"/>
        <w:spacing w:before="0" w:beforeAutospacing="0" w:after="0" w:afterAutospacing="0" w:line="240" w:lineRule="auto"/>
        <w:ind w:hanging="720"/>
        <w:jc w:val="both"/>
        <w:rPr>
          <w:del w:id="140" w:author="Avi Cohen" w:date="2020-06-25T12:12:00Z"/>
          <w:rFonts w:ascii="Times New Roman" w:eastAsia="Times New Roman" w:hAnsi="Times New Roman" w:cs="David"/>
          <w:sz w:val="20"/>
          <w:szCs w:val="24"/>
          <w:rtl/>
          <w:lang w:eastAsia="he-IL"/>
        </w:rPr>
      </w:pPr>
      <w:del w:id="141"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ב.</w:delText>
        </w:r>
        <w:r w:rsidRPr="00B27B4C" w:rsidDel="001C7FC8">
          <w:rPr>
            <w:rFonts w:ascii="Times New Roman" w:eastAsia="Times New Roman" w:hAnsi="Times New Roman" w:cs="David" w:hint="cs"/>
            <w:sz w:val="20"/>
            <w:szCs w:val="24"/>
            <w:rtl/>
            <w:lang w:eastAsia="he-IL"/>
          </w:rPr>
          <w:tab/>
          <w:delText xml:space="preserve">לאחר אישור הבקשות להיתרי בניה </w:delText>
        </w:r>
      </w:del>
    </w:p>
    <w:p w14:paraId="0F90772C" w14:textId="120CD83C" w:rsidR="00B27B4C" w:rsidRPr="00B27B4C" w:rsidDel="001C7FC8" w:rsidRDefault="00BB267C" w:rsidP="00844490">
      <w:pPr>
        <w:widowControl w:val="0"/>
        <w:spacing w:before="0" w:beforeAutospacing="0" w:after="60" w:afterAutospacing="0" w:line="360" w:lineRule="auto"/>
        <w:ind w:left="720" w:firstLine="720"/>
        <w:jc w:val="both"/>
        <w:rPr>
          <w:del w:id="142" w:author="Avi Cohen" w:date="2020-06-25T12:12:00Z"/>
          <w:rFonts w:ascii="Times New Roman" w:eastAsia="Times New Roman" w:hAnsi="Times New Roman" w:cs="David"/>
          <w:sz w:val="20"/>
          <w:szCs w:val="24"/>
          <w:rtl/>
          <w:lang w:eastAsia="he-IL"/>
        </w:rPr>
      </w:pPr>
      <w:del w:id="143"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והוצאת היתרי בניה</w:delText>
        </w:r>
        <w:r w:rsidR="00844490" w:rsidDel="001C7FC8">
          <w:rPr>
            <w:rFonts w:ascii="Times New Roman" w:eastAsia="Times New Roman" w:hAnsi="Times New Roman" w:cs="David" w:hint="cs"/>
            <w:sz w:val="20"/>
            <w:szCs w:val="24"/>
            <w:rtl/>
            <w:lang w:eastAsia="he-IL"/>
          </w:rPr>
          <w:delText>................................</w:delText>
        </w:r>
        <w:r w:rsidR="00B27B4C" w:rsidRPr="00B27B4C" w:rsidDel="001C7FC8">
          <w:rPr>
            <w:rFonts w:ascii="Times New Roman" w:eastAsia="Times New Roman" w:hAnsi="Times New Roman" w:cs="David" w:hint="cs"/>
            <w:sz w:val="20"/>
            <w:szCs w:val="24"/>
            <w:rtl/>
            <w:lang w:eastAsia="he-IL"/>
          </w:rPr>
          <w:delText>20% משכר המתכנן.</w:delText>
        </w:r>
      </w:del>
    </w:p>
    <w:p w14:paraId="343879B9" w14:textId="7B41E349" w:rsidR="00B27B4C" w:rsidRPr="00B27B4C" w:rsidDel="001C7FC8" w:rsidRDefault="00B27B4C" w:rsidP="00B27B4C">
      <w:pPr>
        <w:widowControl w:val="0"/>
        <w:spacing w:before="0" w:beforeAutospacing="0" w:after="0" w:afterAutospacing="0" w:line="240" w:lineRule="auto"/>
        <w:ind w:left="720" w:hanging="720"/>
        <w:jc w:val="both"/>
        <w:rPr>
          <w:del w:id="144" w:author="Avi Cohen" w:date="2020-06-25T12:12:00Z"/>
          <w:rFonts w:ascii="Times New Roman" w:eastAsia="Times New Roman" w:hAnsi="Times New Roman" w:cs="David"/>
          <w:sz w:val="20"/>
          <w:szCs w:val="24"/>
          <w:rtl/>
          <w:lang w:eastAsia="he-IL"/>
        </w:rPr>
      </w:pPr>
      <w:del w:id="145"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ג.</w:delText>
        </w:r>
        <w:r w:rsidRPr="00B27B4C" w:rsidDel="001C7FC8">
          <w:rPr>
            <w:rFonts w:ascii="Times New Roman" w:eastAsia="Times New Roman" w:hAnsi="Times New Roman" w:cs="David" w:hint="cs"/>
            <w:sz w:val="20"/>
            <w:szCs w:val="24"/>
            <w:rtl/>
            <w:lang w:eastAsia="he-IL"/>
          </w:rPr>
          <w:tab/>
          <w:delText xml:space="preserve">לאחר גמר התאמת התכנון המפורט </w:delText>
        </w:r>
        <w:r w:rsidRPr="00B27B4C" w:rsidDel="001C7FC8">
          <w:rPr>
            <w:rFonts w:ascii="Times New Roman" w:eastAsia="Times New Roman" w:hAnsi="Times New Roman" w:cs="David" w:hint="cs"/>
            <w:sz w:val="20"/>
            <w:szCs w:val="24"/>
            <w:rtl/>
            <w:lang w:eastAsia="he-IL"/>
          </w:rPr>
          <w:lastRenderedPageBreak/>
          <w:delText xml:space="preserve">והמכרזים </w:delText>
        </w:r>
        <w:r w:rsidRPr="00B27B4C" w:rsidDel="001C7FC8">
          <w:rPr>
            <w:rFonts w:ascii="Times New Roman" w:eastAsia="Times New Roman" w:hAnsi="Times New Roman" w:cs="David" w:hint="cs"/>
            <w:sz w:val="20"/>
            <w:szCs w:val="24"/>
            <w:rtl/>
            <w:lang w:eastAsia="he-IL"/>
          </w:rPr>
          <w:tab/>
        </w:r>
      </w:del>
    </w:p>
    <w:p w14:paraId="75A28485" w14:textId="47E3D45D" w:rsidR="00B27B4C" w:rsidRPr="00B27B4C" w:rsidDel="001C7FC8" w:rsidRDefault="00B27B4C" w:rsidP="00844490">
      <w:pPr>
        <w:widowControl w:val="0"/>
        <w:spacing w:before="0" w:beforeAutospacing="0" w:after="0" w:afterAutospacing="0" w:line="240" w:lineRule="auto"/>
        <w:ind w:left="720" w:firstLine="720"/>
        <w:jc w:val="both"/>
        <w:rPr>
          <w:del w:id="146" w:author="Avi Cohen" w:date="2020-06-25T12:12:00Z"/>
          <w:rFonts w:ascii="Times New Roman" w:eastAsia="Times New Roman" w:hAnsi="Times New Roman" w:cs="David"/>
          <w:sz w:val="20"/>
          <w:szCs w:val="24"/>
          <w:rtl/>
          <w:lang w:eastAsia="he-IL"/>
        </w:rPr>
      </w:pPr>
      <w:del w:id="147"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ואישו</w:delText>
        </w:r>
        <w:r w:rsidR="00BB267C" w:rsidDel="001C7FC8">
          <w:rPr>
            <w:rFonts w:ascii="Times New Roman" w:eastAsia="Times New Roman" w:hAnsi="Times New Roman" w:cs="David" w:hint="cs"/>
            <w:sz w:val="20"/>
            <w:szCs w:val="24"/>
            <w:rtl/>
            <w:lang w:eastAsia="he-IL"/>
          </w:rPr>
          <w:delText>ר עבודות שלב זה ע"י המזמין</w:delText>
        </w:r>
        <w:r w:rsidR="00844490" w:rsidDel="001C7FC8">
          <w:rPr>
            <w:rFonts w:ascii="Times New Roman" w:eastAsia="Times New Roman" w:hAnsi="Times New Roman" w:cs="David" w:hint="cs"/>
            <w:sz w:val="20"/>
            <w:szCs w:val="24"/>
            <w:rtl/>
            <w:lang w:eastAsia="he-IL"/>
          </w:rPr>
          <w:delText>............</w:delText>
        </w:r>
        <w:r w:rsidRPr="00B27B4C" w:rsidDel="001C7FC8">
          <w:rPr>
            <w:rFonts w:ascii="Times New Roman" w:eastAsia="Times New Roman" w:hAnsi="Times New Roman" w:cs="David" w:hint="cs"/>
            <w:sz w:val="20"/>
            <w:szCs w:val="24"/>
            <w:rtl/>
            <w:lang w:eastAsia="he-IL"/>
          </w:rPr>
          <w:delText>15% משכר המתכנן.</w:delText>
        </w:r>
      </w:del>
    </w:p>
    <w:p w14:paraId="76C2EC1B" w14:textId="0A56D186" w:rsidR="00B27B4C" w:rsidRPr="00B27B4C" w:rsidDel="001C7FC8" w:rsidRDefault="00B27B4C" w:rsidP="00B27B4C">
      <w:pPr>
        <w:widowControl w:val="0"/>
        <w:spacing w:before="0" w:beforeAutospacing="0" w:after="0" w:afterAutospacing="0" w:line="240" w:lineRule="auto"/>
        <w:ind w:left="720" w:firstLine="720"/>
        <w:jc w:val="both"/>
        <w:rPr>
          <w:del w:id="148" w:author="Avi Cohen" w:date="2020-06-25T12:12:00Z"/>
          <w:rFonts w:ascii="Times New Roman" w:eastAsia="Times New Roman" w:hAnsi="Times New Roman" w:cs="David"/>
          <w:sz w:val="20"/>
          <w:szCs w:val="24"/>
          <w:rtl/>
          <w:lang w:eastAsia="he-IL"/>
        </w:rPr>
      </w:pPr>
    </w:p>
    <w:p w14:paraId="2EE8C983" w14:textId="7A78A1CF" w:rsidR="00B27B4C" w:rsidRPr="00B27B4C" w:rsidDel="001C7FC8" w:rsidRDefault="00B27B4C" w:rsidP="00B27B4C">
      <w:pPr>
        <w:widowControl w:val="0"/>
        <w:spacing w:before="0" w:beforeAutospacing="0" w:after="60" w:afterAutospacing="0" w:line="360" w:lineRule="auto"/>
        <w:ind w:left="720" w:hanging="720"/>
        <w:jc w:val="both"/>
        <w:rPr>
          <w:del w:id="149" w:author="Avi Cohen" w:date="2020-06-25T12:12:00Z"/>
          <w:rFonts w:ascii="Times New Roman" w:eastAsia="Times New Roman" w:hAnsi="Times New Roman" w:cs="David"/>
          <w:sz w:val="20"/>
          <w:szCs w:val="24"/>
          <w:rtl/>
          <w:lang w:eastAsia="he-IL"/>
        </w:rPr>
      </w:pPr>
      <w:del w:id="150"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ד.</w:delText>
        </w:r>
        <w:r w:rsidRPr="00B27B4C" w:rsidDel="001C7FC8">
          <w:rPr>
            <w:rFonts w:ascii="Times New Roman" w:eastAsia="Times New Roman" w:hAnsi="Times New Roman" w:cs="David" w:hint="cs"/>
            <w:sz w:val="20"/>
            <w:szCs w:val="24"/>
            <w:rtl/>
            <w:lang w:eastAsia="he-IL"/>
          </w:rPr>
          <w:tab/>
          <w:delText>במהלך ביצוע הפיקוח העליון,</w:delText>
        </w:r>
      </w:del>
    </w:p>
    <w:p w14:paraId="33876A40" w14:textId="09B6305F" w:rsidR="00B27B4C" w:rsidRPr="00B27B4C" w:rsidDel="001C7FC8" w:rsidRDefault="00BB267C" w:rsidP="00844490">
      <w:pPr>
        <w:widowControl w:val="0"/>
        <w:spacing w:before="0" w:beforeAutospacing="0" w:after="60" w:afterAutospacing="0" w:line="360" w:lineRule="auto"/>
        <w:ind w:left="720" w:firstLine="720"/>
        <w:jc w:val="both"/>
        <w:rPr>
          <w:del w:id="151" w:author="Avi Cohen" w:date="2020-06-25T12:12:00Z"/>
          <w:rFonts w:ascii="Times New Roman" w:eastAsia="Times New Roman" w:hAnsi="Times New Roman" w:cs="David"/>
          <w:sz w:val="20"/>
          <w:szCs w:val="24"/>
          <w:rtl/>
          <w:lang w:eastAsia="he-IL"/>
        </w:rPr>
      </w:pPr>
      <w:del w:id="152"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 xml:space="preserve">לפי שיקול דעת המזמין </w:delText>
        </w:r>
        <w:r w:rsidR="00844490" w:rsidDel="001C7FC8">
          <w:rPr>
            <w:rFonts w:ascii="Times New Roman" w:eastAsia="Times New Roman" w:hAnsi="Times New Roman" w:cs="David" w:hint="cs"/>
            <w:sz w:val="20"/>
            <w:szCs w:val="24"/>
            <w:rtl/>
            <w:lang w:eastAsia="he-IL"/>
          </w:rPr>
          <w:delText>............................</w:delText>
        </w:r>
        <w:r w:rsidR="00B27B4C" w:rsidRPr="00B27B4C" w:rsidDel="001C7FC8">
          <w:rPr>
            <w:rFonts w:ascii="Times New Roman" w:eastAsia="Times New Roman" w:hAnsi="Times New Roman" w:cs="David" w:hint="cs"/>
            <w:sz w:val="20"/>
            <w:szCs w:val="24"/>
            <w:rtl/>
            <w:lang w:eastAsia="he-IL"/>
          </w:rPr>
          <w:delText>35% משכר המתכנן.</w:delText>
        </w:r>
      </w:del>
    </w:p>
    <w:p w14:paraId="6D03F3E9" w14:textId="33B9338C" w:rsidR="00B27B4C" w:rsidRPr="00B27B4C" w:rsidDel="001C7FC8" w:rsidRDefault="00B27B4C" w:rsidP="00B27B4C">
      <w:pPr>
        <w:widowControl w:val="0"/>
        <w:spacing w:before="0" w:beforeAutospacing="0" w:after="0" w:afterAutospacing="0" w:line="240" w:lineRule="auto"/>
        <w:ind w:left="720" w:firstLine="720"/>
        <w:jc w:val="both"/>
        <w:rPr>
          <w:del w:id="153" w:author="Avi Cohen" w:date="2020-06-25T12:12:00Z"/>
          <w:rFonts w:ascii="Times New Roman" w:eastAsia="Times New Roman" w:hAnsi="Times New Roman" w:cs="David"/>
          <w:sz w:val="20"/>
          <w:szCs w:val="24"/>
          <w:rtl/>
          <w:lang w:eastAsia="he-IL"/>
        </w:rPr>
      </w:pPr>
      <w:del w:id="154" w:author="Avi Cohen" w:date="2020-06-25T12:12:00Z">
        <w:r w:rsidRPr="00B27B4C" w:rsidDel="001C7FC8">
          <w:rPr>
            <w:rFonts w:ascii="Times New Roman" w:eastAsia="Times New Roman" w:hAnsi="Times New Roman" w:cs="David" w:hint="cs"/>
            <w:sz w:val="20"/>
            <w:szCs w:val="24"/>
            <w:rtl/>
            <w:lang w:eastAsia="he-IL"/>
          </w:rPr>
          <w:tab/>
          <w:delText>ה.</w:delText>
        </w:r>
        <w:r w:rsidRPr="00B27B4C" w:rsidDel="001C7FC8">
          <w:rPr>
            <w:rFonts w:ascii="Times New Roman" w:eastAsia="Times New Roman" w:hAnsi="Times New Roman" w:cs="David" w:hint="cs"/>
            <w:sz w:val="20"/>
            <w:szCs w:val="24"/>
            <w:rtl/>
            <w:lang w:eastAsia="he-IL"/>
          </w:rPr>
          <w:tab/>
          <w:delText>לאחר גמר ביצוע העבודות בהתאם לחוזה זה,</w:delText>
        </w:r>
      </w:del>
    </w:p>
    <w:p w14:paraId="4BB1299B" w14:textId="5DCEECA8" w:rsidR="00B27B4C" w:rsidRPr="00B27B4C" w:rsidDel="001C7FC8" w:rsidRDefault="00B27B4C" w:rsidP="00B27B4C">
      <w:pPr>
        <w:widowControl w:val="0"/>
        <w:spacing w:before="0" w:beforeAutospacing="0" w:after="0" w:afterAutospacing="0" w:line="240" w:lineRule="auto"/>
        <w:ind w:left="720" w:firstLine="720"/>
        <w:jc w:val="both"/>
        <w:rPr>
          <w:del w:id="155" w:author="Avi Cohen" w:date="2020-06-25T12:12:00Z"/>
          <w:rFonts w:ascii="Times New Roman" w:eastAsia="Times New Roman" w:hAnsi="Times New Roman" w:cs="David"/>
          <w:sz w:val="20"/>
          <w:szCs w:val="24"/>
          <w:rtl/>
          <w:lang w:eastAsia="he-IL"/>
        </w:rPr>
      </w:pPr>
      <w:del w:id="156"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הפעלת הפרויקט וקבלתו על ידי המזמין, </w:delText>
        </w:r>
      </w:del>
    </w:p>
    <w:p w14:paraId="6695F1CD" w14:textId="20BA66F7" w:rsidR="00B27B4C" w:rsidRPr="00B27B4C" w:rsidDel="001C7FC8" w:rsidRDefault="00B27B4C" w:rsidP="00B27B4C">
      <w:pPr>
        <w:widowControl w:val="0"/>
        <w:spacing w:before="0" w:beforeAutospacing="0" w:after="0" w:afterAutospacing="0" w:line="240" w:lineRule="auto"/>
        <w:ind w:left="720" w:firstLine="720"/>
        <w:jc w:val="both"/>
        <w:rPr>
          <w:del w:id="157" w:author="Avi Cohen" w:date="2020-06-25T12:12:00Z"/>
          <w:rFonts w:ascii="Times New Roman" w:eastAsia="Times New Roman" w:hAnsi="Times New Roman" w:cs="David"/>
          <w:sz w:val="20"/>
          <w:szCs w:val="24"/>
          <w:rtl/>
          <w:lang w:eastAsia="he-IL"/>
        </w:rPr>
      </w:pPr>
      <w:del w:id="158"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ולאחר בדיקת החשבונות הסופיים של העבודות </w:delText>
        </w:r>
      </w:del>
    </w:p>
    <w:p w14:paraId="216A4527" w14:textId="48F8DCC7" w:rsidR="00B27B4C" w:rsidRPr="00B27B4C" w:rsidDel="001C7FC8" w:rsidRDefault="00B27B4C" w:rsidP="00B27B4C">
      <w:pPr>
        <w:widowControl w:val="0"/>
        <w:spacing w:before="0" w:beforeAutospacing="0" w:after="0" w:afterAutospacing="0" w:line="240" w:lineRule="auto"/>
        <w:ind w:left="720" w:firstLine="720"/>
        <w:jc w:val="both"/>
        <w:rPr>
          <w:del w:id="159" w:author="Avi Cohen" w:date="2020-06-25T12:12:00Z"/>
          <w:rFonts w:ascii="Times New Roman" w:eastAsia="Times New Roman" w:hAnsi="Times New Roman" w:cs="David"/>
          <w:sz w:val="20"/>
          <w:szCs w:val="24"/>
          <w:rtl/>
          <w:lang w:eastAsia="he-IL"/>
        </w:rPr>
      </w:pPr>
      <w:del w:id="160"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ושל הספקים בתכנון המתכנן ואישורם על ידי</w:delText>
        </w:r>
      </w:del>
    </w:p>
    <w:p w14:paraId="04EBB06E" w14:textId="675E75E2" w:rsidR="00B27B4C" w:rsidRPr="00B27B4C" w:rsidDel="001C7FC8" w:rsidRDefault="00B27B4C" w:rsidP="00844490">
      <w:pPr>
        <w:widowControl w:val="0"/>
        <w:spacing w:before="0" w:beforeAutospacing="0" w:after="0" w:afterAutospacing="0" w:line="240" w:lineRule="auto"/>
        <w:ind w:left="720" w:firstLine="720"/>
        <w:jc w:val="both"/>
        <w:rPr>
          <w:del w:id="161" w:author="Avi Cohen" w:date="2020-06-25T12:12:00Z"/>
          <w:rFonts w:ascii="Times New Roman" w:eastAsia="Times New Roman" w:hAnsi="Times New Roman" w:cs="David"/>
          <w:sz w:val="20"/>
          <w:szCs w:val="24"/>
          <w:rtl/>
          <w:lang w:eastAsia="he-IL"/>
        </w:rPr>
      </w:pPr>
      <w:del w:id="162"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המזמין, וקבלת </w:delText>
        </w:r>
        <w:r w:rsidR="00BB267C" w:rsidDel="001C7FC8">
          <w:rPr>
            <w:rFonts w:ascii="Times New Roman" w:eastAsia="Times New Roman" w:hAnsi="Times New Roman" w:cs="David" w:hint="cs"/>
            <w:sz w:val="20"/>
            <w:szCs w:val="24"/>
            <w:rtl/>
            <w:lang w:eastAsia="he-IL"/>
          </w:rPr>
          <w:delText>אישור לאכלוס</w:delText>
        </w:r>
        <w:r w:rsidR="00844490" w:rsidDel="001C7FC8">
          <w:rPr>
            <w:rFonts w:ascii="Times New Roman" w:eastAsia="Times New Roman" w:hAnsi="Times New Roman" w:cs="David" w:hint="cs"/>
            <w:sz w:val="20"/>
            <w:szCs w:val="24"/>
            <w:rtl/>
            <w:lang w:eastAsia="he-IL"/>
          </w:rPr>
          <w:delText>..................</w:delText>
        </w:r>
        <w:r w:rsidRPr="00B27B4C" w:rsidDel="001C7FC8">
          <w:rPr>
            <w:rFonts w:ascii="Times New Roman" w:eastAsia="Times New Roman" w:hAnsi="Times New Roman" w:cs="David" w:hint="cs"/>
            <w:sz w:val="20"/>
            <w:szCs w:val="24"/>
            <w:rtl/>
            <w:lang w:eastAsia="he-IL"/>
          </w:rPr>
          <w:delText>10% משכר המתכנן.</w:delText>
        </w:r>
      </w:del>
    </w:p>
    <w:p w14:paraId="60DC1578" w14:textId="2DDD52A4" w:rsidR="00B27B4C" w:rsidRPr="00B27B4C" w:rsidDel="001C7FC8" w:rsidRDefault="00B27B4C" w:rsidP="00B27B4C">
      <w:pPr>
        <w:widowControl w:val="0"/>
        <w:spacing w:before="0" w:beforeAutospacing="0" w:after="0" w:afterAutospacing="0" w:line="240" w:lineRule="auto"/>
        <w:ind w:left="794" w:firstLine="646"/>
        <w:jc w:val="both"/>
        <w:rPr>
          <w:del w:id="163" w:author="Avi Cohen" w:date="2020-06-25T12:12:00Z"/>
          <w:rFonts w:ascii="Times New Roman" w:eastAsia="Times New Roman" w:hAnsi="Times New Roman" w:cs="David"/>
          <w:sz w:val="20"/>
          <w:szCs w:val="24"/>
          <w:rtl/>
          <w:lang w:eastAsia="he-IL"/>
        </w:rPr>
      </w:pPr>
    </w:p>
    <w:p w14:paraId="76308E8F" w14:textId="1CB70F99" w:rsidR="00B27B4C" w:rsidRPr="00B27B4C" w:rsidDel="001C7FC8" w:rsidRDefault="00B27B4C" w:rsidP="00B27B4C">
      <w:pPr>
        <w:widowControl w:val="0"/>
        <w:spacing w:before="0" w:beforeAutospacing="0" w:after="0" w:afterAutospacing="0" w:line="240" w:lineRule="auto"/>
        <w:ind w:left="793" w:firstLine="647"/>
        <w:jc w:val="both"/>
        <w:rPr>
          <w:del w:id="164" w:author="Avi Cohen" w:date="2020-06-25T12:12:00Z"/>
          <w:rFonts w:ascii="Times New Roman" w:eastAsia="Times New Roman" w:hAnsi="Times New Roman" w:cs="David"/>
          <w:sz w:val="20"/>
          <w:szCs w:val="24"/>
          <w:rtl/>
          <w:lang w:eastAsia="he-IL"/>
        </w:rPr>
      </w:pPr>
      <w:del w:id="165" w:author="Avi Cohen" w:date="2020-06-25T12:12:00Z">
        <w:r w:rsidRPr="00B27B4C" w:rsidDel="001C7FC8">
          <w:rPr>
            <w:rFonts w:ascii="Times New Roman" w:eastAsia="Times New Roman" w:hAnsi="Times New Roman" w:cs="David" w:hint="cs"/>
            <w:sz w:val="20"/>
            <w:szCs w:val="24"/>
            <w:rtl/>
            <w:lang w:eastAsia="he-IL"/>
          </w:rPr>
          <w:tab/>
          <w:delText>ו.</w:delText>
        </w:r>
        <w:r w:rsidRPr="00B27B4C" w:rsidDel="001C7FC8">
          <w:rPr>
            <w:rFonts w:ascii="Times New Roman" w:eastAsia="Times New Roman" w:hAnsi="Times New Roman" w:cs="David" w:hint="cs"/>
            <w:sz w:val="20"/>
            <w:szCs w:val="24"/>
            <w:rtl/>
            <w:lang w:eastAsia="he-IL"/>
          </w:rPr>
          <w:tab/>
          <w:delText>לאחר גמר הפיקוח העליון, תיקוני הבדק וקבלת</w:delText>
        </w:r>
      </w:del>
    </w:p>
    <w:p w14:paraId="3FD9E85A" w14:textId="2ECC4D07" w:rsidR="00B27B4C" w:rsidRPr="00B27B4C" w:rsidDel="001C7FC8" w:rsidRDefault="00B27B4C" w:rsidP="00B27B4C">
      <w:pPr>
        <w:widowControl w:val="0"/>
        <w:spacing w:before="0" w:beforeAutospacing="0" w:after="0" w:afterAutospacing="0" w:line="240" w:lineRule="auto"/>
        <w:ind w:left="720" w:firstLine="720"/>
        <w:jc w:val="both"/>
        <w:rPr>
          <w:del w:id="166" w:author="Avi Cohen" w:date="2020-06-25T12:12:00Z"/>
          <w:rFonts w:ascii="Times New Roman" w:eastAsia="Times New Roman" w:hAnsi="Times New Roman" w:cs="David"/>
          <w:sz w:val="20"/>
          <w:szCs w:val="24"/>
          <w:rtl/>
          <w:lang w:eastAsia="he-IL"/>
        </w:rPr>
      </w:pPr>
      <w:del w:id="167"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תעודת גמר לפרויקט, אישור המתכנן בכתב </w:delText>
        </w:r>
      </w:del>
    </w:p>
    <w:p w14:paraId="25B3ADD2" w14:textId="0528E8CE" w:rsidR="00B27B4C" w:rsidRPr="00B27B4C" w:rsidDel="001C7FC8" w:rsidRDefault="00B27B4C" w:rsidP="00B27B4C">
      <w:pPr>
        <w:widowControl w:val="0"/>
        <w:spacing w:before="0" w:beforeAutospacing="0" w:after="0" w:afterAutospacing="0" w:line="240" w:lineRule="auto"/>
        <w:ind w:left="720" w:firstLine="720"/>
        <w:jc w:val="both"/>
        <w:rPr>
          <w:del w:id="168" w:author="Avi Cohen" w:date="2020-06-25T12:12:00Z"/>
          <w:rFonts w:ascii="Times New Roman" w:eastAsia="Times New Roman" w:hAnsi="Times New Roman" w:cs="David"/>
          <w:sz w:val="20"/>
          <w:szCs w:val="24"/>
          <w:rtl/>
          <w:lang w:eastAsia="he-IL"/>
        </w:rPr>
      </w:pPr>
      <w:del w:id="169"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delText xml:space="preserve">להשלמת הפרויקט בהתאם לתכניותיו, לתקנים </w:delText>
        </w:r>
      </w:del>
    </w:p>
    <w:p w14:paraId="7920250E" w14:textId="45DAE535" w:rsidR="00B27B4C" w:rsidRPr="00B27B4C" w:rsidDel="001C7FC8" w:rsidRDefault="00BB267C" w:rsidP="00844490">
      <w:pPr>
        <w:widowControl w:val="0"/>
        <w:spacing w:before="0" w:beforeAutospacing="0" w:after="0" w:afterAutospacing="0" w:line="240" w:lineRule="auto"/>
        <w:ind w:left="720" w:right="-142" w:firstLine="720"/>
        <w:jc w:val="both"/>
        <w:rPr>
          <w:del w:id="170" w:author="Avi Cohen" w:date="2020-06-25T12:12:00Z"/>
          <w:rFonts w:ascii="Times New Roman" w:eastAsia="Times New Roman" w:hAnsi="Times New Roman" w:cs="David"/>
          <w:sz w:val="20"/>
          <w:szCs w:val="24"/>
          <w:rtl/>
          <w:lang w:eastAsia="he-IL"/>
        </w:rPr>
      </w:pPr>
      <w:del w:id="171" w:author="Avi Cohen" w:date="2020-06-25T12:12:00Z">
        <w:r w:rsidDel="001C7FC8">
          <w:rPr>
            <w:rFonts w:ascii="Times New Roman" w:eastAsia="Times New Roman" w:hAnsi="Times New Roman" w:cs="David" w:hint="cs"/>
            <w:sz w:val="20"/>
            <w:szCs w:val="24"/>
            <w:rtl/>
            <w:lang w:eastAsia="he-IL"/>
          </w:rPr>
          <w:tab/>
        </w:r>
        <w:r w:rsidDel="001C7FC8">
          <w:rPr>
            <w:rFonts w:ascii="Times New Roman" w:eastAsia="Times New Roman" w:hAnsi="Times New Roman" w:cs="David" w:hint="cs"/>
            <w:sz w:val="20"/>
            <w:szCs w:val="24"/>
            <w:rtl/>
            <w:lang w:eastAsia="he-IL"/>
          </w:rPr>
          <w:tab/>
          <w:delText xml:space="preserve">מחייבים ולשביעות רצונו </w:delText>
        </w:r>
        <w:r w:rsidR="00844490" w:rsidDel="001C7FC8">
          <w:rPr>
            <w:rFonts w:ascii="Times New Roman" w:eastAsia="Times New Roman" w:hAnsi="Times New Roman" w:cs="David" w:hint="cs"/>
            <w:sz w:val="20"/>
            <w:szCs w:val="24"/>
            <w:rtl/>
            <w:lang w:eastAsia="he-IL"/>
          </w:rPr>
          <w:lastRenderedPageBreak/>
          <w:delText>..........................</w:delText>
        </w:r>
        <w:r w:rsidR="00B27B4C" w:rsidRPr="00BB267C" w:rsidDel="001C7FC8">
          <w:rPr>
            <w:rFonts w:ascii="Times New Roman" w:eastAsia="Times New Roman" w:hAnsi="Times New Roman" w:cs="David" w:hint="cs"/>
            <w:sz w:val="20"/>
            <w:szCs w:val="24"/>
            <w:rtl/>
            <w:lang w:eastAsia="he-IL"/>
          </w:rPr>
          <w:delText>5% משכר המתכנן.</w:delText>
        </w:r>
      </w:del>
    </w:p>
    <w:p w14:paraId="613A8D22" w14:textId="58E25D0B" w:rsidR="00B27B4C" w:rsidRPr="00B27B4C" w:rsidDel="001C7FC8" w:rsidRDefault="00B27B4C" w:rsidP="00B27B4C">
      <w:pPr>
        <w:widowControl w:val="0"/>
        <w:spacing w:before="0" w:beforeAutospacing="0" w:after="0" w:afterAutospacing="0" w:line="360" w:lineRule="auto"/>
        <w:ind w:left="720" w:right="-284" w:hanging="720"/>
        <w:jc w:val="both"/>
        <w:rPr>
          <w:del w:id="172" w:author="Avi Cohen" w:date="2020-06-25T12:12:00Z"/>
          <w:rFonts w:ascii="Times New Roman" w:eastAsia="Times New Roman" w:hAnsi="Times New Roman" w:cs="David"/>
          <w:sz w:val="20"/>
          <w:szCs w:val="24"/>
          <w:rtl/>
          <w:lang w:eastAsia="he-IL"/>
        </w:rPr>
      </w:pPr>
      <w:del w:id="173"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del>
    </w:p>
    <w:p w14:paraId="1E4545B8" w14:textId="46A7C762" w:rsidR="00B27B4C" w:rsidDel="001C7FC8" w:rsidRDefault="00B27B4C" w:rsidP="00BB267C">
      <w:pPr>
        <w:widowControl w:val="0"/>
        <w:spacing w:before="0" w:beforeAutospacing="0" w:after="0" w:afterAutospacing="0" w:line="360" w:lineRule="auto"/>
        <w:ind w:left="2160" w:right="-284" w:hanging="720"/>
        <w:jc w:val="both"/>
        <w:rPr>
          <w:del w:id="174" w:author="Avi Cohen" w:date="2020-06-25T12:12:00Z"/>
          <w:rFonts w:ascii="Times New Roman" w:eastAsia="Times New Roman" w:hAnsi="Times New Roman" w:cs="David"/>
          <w:sz w:val="20"/>
          <w:szCs w:val="24"/>
          <w:rtl/>
          <w:lang w:eastAsia="he-IL"/>
        </w:rPr>
      </w:pPr>
      <w:del w:id="175" w:author="Avi Cohen" w:date="2020-06-25T12:12:00Z">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b/>
            <w:bCs/>
            <w:sz w:val="20"/>
            <w:szCs w:val="24"/>
            <w:u w:val="single"/>
            <w:rtl/>
            <w:lang w:eastAsia="he-IL"/>
          </w:rPr>
          <w:delText>סה"כ</w:delText>
        </w:r>
        <w:r w:rsidR="00BB267C" w:rsidDel="001C7FC8">
          <w:rPr>
            <w:rFonts w:ascii="Times New Roman" w:eastAsia="Times New Roman" w:hAnsi="Times New Roman" w:cs="David" w:hint="cs"/>
            <w:sz w:val="20"/>
            <w:szCs w:val="24"/>
            <w:rtl/>
            <w:lang w:eastAsia="he-IL"/>
          </w:rPr>
          <w:delText>:</w:delText>
        </w:r>
        <w:r w:rsidR="00BB267C" w:rsidDel="001C7FC8">
          <w:rPr>
            <w:rFonts w:ascii="Times New Roman" w:eastAsia="Times New Roman" w:hAnsi="Times New Roman" w:cs="David" w:hint="cs"/>
            <w:sz w:val="20"/>
            <w:szCs w:val="24"/>
            <w:rtl/>
            <w:lang w:eastAsia="he-IL"/>
          </w:rPr>
          <w:tab/>
        </w:r>
        <w:r w:rsidRPr="00B27B4C" w:rsidDel="001C7FC8">
          <w:rPr>
            <w:rFonts w:ascii="Times New Roman" w:eastAsia="Times New Roman" w:hAnsi="Times New Roman" w:cs="David" w:hint="cs"/>
            <w:sz w:val="20"/>
            <w:szCs w:val="24"/>
            <w:rtl/>
            <w:lang w:eastAsia="he-IL"/>
          </w:rPr>
          <w:delText>100% משכר המתכנן.</w:delText>
        </w:r>
      </w:del>
    </w:p>
    <w:p w14:paraId="62905AB1"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56F410A4" w14:textId="77777777" w:rsidR="00EF442B" w:rsidRPr="00EF442B" w:rsidRDefault="00B27B4C" w:rsidP="00EF442B">
      <w:pPr>
        <w:pStyle w:val="af8"/>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6C2F4356" w14:textId="77777777" w:rsidR="00B27B4C" w:rsidRPr="00EF442B" w:rsidRDefault="00B27B4C" w:rsidP="00EF442B">
      <w:pPr>
        <w:pStyle w:val="af8"/>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6C37195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D37253" w14:textId="77777777" w:rsidR="00EF442B" w:rsidRPr="00EF442B" w:rsidRDefault="00B27B4C" w:rsidP="00EF442B">
      <w:pPr>
        <w:pStyle w:val="af8"/>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02D5A6A8" w14:textId="77777777" w:rsidR="00B27B4C" w:rsidRPr="00EF442B" w:rsidRDefault="00B27B4C" w:rsidP="00EF442B">
      <w:pPr>
        <w:pStyle w:val="af8"/>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 xml:space="preserve">הביטוח על קיומם של הביטוחים המפורטים בחוזה בנוסח </w:t>
      </w:r>
      <w:proofErr w:type="spellStart"/>
      <w:r w:rsidRPr="00EF442B">
        <w:rPr>
          <w:rFonts w:ascii="Times New Roman" w:eastAsia="Times New Roman" w:hAnsi="Times New Roman" w:cs="David" w:hint="cs"/>
          <w:sz w:val="20"/>
          <w:szCs w:val="24"/>
          <w:rtl/>
          <w:lang w:eastAsia="he-IL"/>
        </w:rPr>
        <w:t>המצ"ב</w:t>
      </w:r>
      <w:proofErr w:type="spellEnd"/>
      <w:r w:rsidRPr="00EF442B">
        <w:rPr>
          <w:rFonts w:ascii="Times New Roman" w:eastAsia="Times New Roman" w:hAnsi="Times New Roman" w:cs="David" w:hint="cs"/>
          <w:sz w:val="20"/>
          <w:szCs w:val="24"/>
          <w:rtl/>
          <w:lang w:eastAsia="he-IL"/>
        </w:rPr>
        <w:t xml:space="preserve"> כנספח ז' לחוזה.</w:t>
      </w:r>
    </w:p>
    <w:p w14:paraId="59673FF7"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690DC4C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50428279" w14:textId="77777777"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lastRenderedPageBreak/>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22942BAF" w14:textId="23943E9C"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EndPr>
          <w:rPr>
            <w:rFonts w:hint="cs"/>
          </w:rPr>
        </w:sdtEndPr>
        <w:sdtContent>
          <w:ins w:id="176" w:author="Avi Cohen" w:date="2020-06-25T11:58:00Z">
            <w:r w:rsidR="00A421F8">
              <w:rPr>
                <w:rFonts w:ascii="Times New Roman" w:eastAsia="Times New Roman" w:hAnsi="Times New Roman" w:cs="David" w:hint="cs"/>
                <w:color w:val="008000"/>
                <w:sz w:val="24"/>
                <w:szCs w:val="24"/>
                <w:rtl/>
                <w:lang w:eastAsia="he-IL"/>
              </w:rPr>
              <w:t>‏12/08/2020</w:t>
            </w:r>
          </w:ins>
        </w:sdtContent>
      </w:sdt>
      <w:r w:rsidRPr="00B27B4C">
        <w:rPr>
          <w:rFonts w:ascii="Times New Roman" w:eastAsia="Times New Roman" w:hAnsi="Times New Roman" w:cs="David" w:hint="cs"/>
          <w:bCs/>
          <w:color w:val="FF0000"/>
          <w:sz w:val="24"/>
          <w:szCs w:val="24"/>
          <w:rtl/>
          <w:lang w:eastAsia="he-IL"/>
        </w:rPr>
        <w:br/>
      </w:r>
    </w:p>
    <w:p w14:paraId="295C963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5FFC8ECE" w14:textId="6B1DFA59" w:rsidR="00B27B4C" w:rsidRPr="00B27B4C" w:rsidRDefault="00311867" w:rsidP="001C7FC8">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77" w:author="Avi Cohen" w:date="2020-06-25T12:13:00Z">
              <w:pPr>
                <w:widowControl w:val="0"/>
                <w:spacing w:before="0" w:beforeAutospacing="0" w:after="0" w:afterAutospacing="0" w:line="240" w:lineRule="auto"/>
                <w:jc w:val="both"/>
              </w:pPr>
            </w:pPrChange>
          </w:pPr>
          <w:ins w:id="178" w:author="Avi Cohen" w:date="2020-06-25T11:54: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שיכון ובינוי נדל"ן בע"מ</w:t>
            </w:r>
            <w:r>
              <w:rPr>
                <w:rFonts w:ascii="Times New Roman" w:eastAsia="Times New Roman" w:hAnsi="Times New Roman" w:cs="David" w:hint="cs"/>
                <w:color w:val="008000"/>
                <w:sz w:val="24"/>
                <w:szCs w:val="24"/>
                <w:rtl/>
                <w:lang w:eastAsia="he-IL"/>
              </w:rPr>
              <w:br/>
              <w:t>שלם 3 רמת גן 52215</w:t>
            </w:r>
            <w:r>
              <w:rPr>
                <w:rFonts w:ascii="Times New Roman" w:eastAsia="Times New Roman" w:hAnsi="Times New Roman" w:cs="David" w:hint="cs"/>
                <w:color w:val="008000"/>
                <w:sz w:val="24"/>
                <w:szCs w:val="24"/>
                <w:rtl/>
                <w:lang w:eastAsia="he-IL"/>
              </w:rPr>
              <w:br/>
              <w:t>מ.ז 52-002117-1</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כלל נכסי נדלן נשר מרכז (</w:t>
            </w:r>
            <w:proofErr w:type="spellStart"/>
            <w:r>
              <w:rPr>
                <w:rFonts w:ascii="Times New Roman" w:eastAsia="Times New Roman" w:hAnsi="Times New Roman" w:cs="David" w:hint="cs"/>
                <w:color w:val="008000"/>
                <w:sz w:val="24"/>
                <w:szCs w:val="24"/>
                <w:rtl/>
                <w:lang w:eastAsia="he-IL"/>
              </w:rPr>
              <w:t>נ.נ.נ.מ</w:t>
            </w:r>
            <w:proofErr w:type="spellEnd"/>
            <w:r>
              <w:rPr>
                <w:rFonts w:ascii="Times New Roman" w:eastAsia="Times New Roman" w:hAnsi="Times New Roman" w:cs="David" w:hint="cs"/>
                <w:color w:val="008000"/>
                <w:sz w:val="24"/>
                <w:szCs w:val="24"/>
                <w:rtl/>
                <w:lang w:eastAsia="he-IL"/>
              </w:rPr>
              <w:t>) שותפות מוגבלת</w:t>
            </w:r>
            <w:r>
              <w:rPr>
                <w:rFonts w:ascii="Times New Roman" w:eastAsia="Times New Roman" w:hAnsi="Times New Roman" w:cs="David" w:hint="cs"/>
                <w:color w:val="008000"/>
                <w:sz w:val="24"/>
                <w:szCs w:val="24"/>
                <w:rtl/>
                <w:lang w:eastAsia="he-IL"/>
              </w:rPr>
              <w:br/>
              <w:t>מרכז עזריאלי בניין משולש 3, תל אביב</w:t>
            </w:r>
            <w:r>
              <w:rPr>
                <w:rFonts w:ascii="Times New Roman" w:eastAsia="Times New Roman" w:hAnsi="Times New Roman" w:cs="David" w:hint="cs"/>
                <w:color w:val="008000"/>
                <w:sz w:val="24"/>
                <w:szCs w:val="24"/>
                <w:rtl/>
                <w:lang w:eastAsia="he-IL"/>
              </w:rPr>
              <w:br/>
              <w:t>540283033</w:t>
            </w:r>
            <w:r>
              <w:rPr>
                <w:rFonts w:ascii="Times New Roman" w:eastAsia="Times New Roman" w:hAnsi="Times New Roman" w:cs="David" w:hint="cs"/>
                <w:color w:val="008000"/>
                <w:sz w:val="24"/>
                <w:szCs w:val="24"/>
                <w:rtl/>
                <w:lang w:eastAsia="he-IL"/>
              </w:rPr>
              <w:br/>
            </w:r>
          </w:ins>
        </w:p>
      </w:sdtContent>
    </w:sdt>
    <w:p w14:paraId="76FF5D3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DA7BB6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6CE4A7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30CB452"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96E5A8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938B04"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9"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0"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1"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C48E51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38A0FAE" w14:textId="369A6947"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2"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sz w:val="24"/>
          <w:szCs w:val="24"/>
          <w:rtl/>
          <w:lang w:eastAsia="he-IL"/>
        </w:rPr>
        <w:t xml:space="preserve"> , המבצעת </w:t>
      </w:r>
      <w:r w:rsidRPr="00B27B4C">
        <w:rPr>
          <w:rFonts w:ascii="Times New Roman" w:eastAsia="Times New Roman" w:hAnsi="Times New Roman" w:cs="David" w:hint="cs"/>
          <w:sz w:val="24"/>
          <w:szCs w:val="24"/>
          <w:rtl/>
          <w:lang w:eastAsia="he-IL"/>
        </w:rPr>
        <w:lastRenderedPageBreak/>
        <w:t xml:space="preserve">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183" w:author="Avi Cohen" w:date="2020-06-25T11:57:00Z">
            <w:r w:rsidR="00A421F8">
              <w:rPr>
                <w:rFonts w:ascii="Times New Roman" w:eastAsia="Times New Roman" w:hAnsi="Times New Roman" w:cs="David" w:hint="cs"/>
                <w:bCs/>
                <w:color w:val="008000"/>
                <w:sz w:val="24"/>
                <w:szCs w:val="24"/>
                <w:rtl/>
                <w:lang w:eastAsia="he-IL"/>
              </w:rPr>
              <w:t xml:space="preserve">נשר - ( שם זמני ) </w:t>
            </w:r>
          </w:ins>
        </w:sdtContent>
      </w:sdt>
      <w:r w:rsidRPr="00B27B4C">
        <w:rPr>
          <w:rFonts w:ascii="Times New Roman" w:eastAsia="Times New Roman" w:hAnsi="Times New Roman" w:cs="David" w:hint="cs"/>
          <w:color w:val="008000"/>
          <w:sz w:val="24"/>
          <w:szCs w:val="24"/>
          <w:rtl/>
          <w:lang w:eastAsia="he-IL"/>
        </w:rPr>
        <w:t>.</w:t>
      </w:r>
    </w:p>
    <w:p w14:paraId="72885C0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3E6B60"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4"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9AA39FD"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327F58FB" w14:textId="77777777"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85"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A856641"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AB0B9FB"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8DBC16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1966EFF"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אני מתחייב לנקוט בכל אמצעי הזהירות כדי למנוע אפשרות כי מידע חסוי יצא מרשותכם ו/או מרשותי ויגיע למי שלא הוסמך על ידכם בכתב.</w:t>
      </w:r>
    </w:p>
    <w:p w14:paraId="232CEE80"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C67161"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0F857A7"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476B1A"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8E47839"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FE4E9E3"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BED98BB" w14:textId="77777777"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86" w:author="Avi Cohen" w:date="2020-06-25T11:39:00Z">
            <w:r w:rsidR="004E61D3">
              <w:rPr>
                <w:rFonts w:ascii="Times New Roman" w:eastAsia="Times New Roman" w:hAnsi="Times New Roman" w:cs="David" w:hint="cs"/>
                <w:color w:val="00B0F0"/>
                <w:sz w:val="20"/>
                <w:szCs w:val="24"/>
                <w:u w:val="single"/>
                <w:rtl/>
                <w:lang w:eastAsia="he-IL"/>
              </w:rPr>
              <w:t>גיורא גור ושות' אדריכלים בע"מ</w:t>
            </w:r>
          </w:ins>
        </w:sdtContent>
      </w:sdt>
    </w:p>
    <w:p w14:paraId="15093406"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1D1D87D9"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10F1561E"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5817EEA"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3EE8B76"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1168E70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lastRenderedPageBreak/>
        <w:br w:type="page"/>
      </w:r>
    </w:p>
    <w:p w14:paraId="007434D1" w14:textId="77777777" w:rsidR="00E034F9" w:rsidRPr="00232692" w:rsidRDefault="00E034F9" w:rsidP="001A2C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51AE2A9" w14:textId="77777777" w:rsidR="00E034F9" w:rsidRPr="0009511C" w:rsidRDefault="00E034F9" w:rsidP="00E034F9">
      <w:pPr>
        <w:widowControl w:val="0"/>
        <w:spacing w:before="0" w:beforeAutospacing="0" w:after="0" w:afterAutospacing="0" w:line="240" w:lineRule="auto"/>
        <w:jc w:val="center"/>
        <w:rPr>
          <w:rFonts w:ascii="David" w:eastAsia="Times New Roman" w:hAnsi="David" w:cs="David"/>
          <w:sz w:val="24"/>
          <w:szCs w:val="24"/>
          <w:lang w:eastAsia="he-IL"/>
        </w:rPr>
      </w:pPr>
    </w:p>
    <w:p w14:paraId="737631BA" w14:textId="77777777" w:rsidR="00E034F9" w:rsidRPr="002419E5" w:rsidRDefault="00E034F9" w:rsidP="00E034F9">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85EAB16" w14:textId="77777777" w:rsidR="00E034F9" w:rsidRPr="0009511C" w:rsidRDefault="006B5833" w:rsidP="006B5833">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00E034F9"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2D61E9F" w14:textId="77777777" w:rsidR="00E034F9" w:rsidRPr="0009511C" w:rsidRDefault="00E034F9" w:rsidP="006B5833">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w:t>
      </w:r>
      <w:r w:rsidR="006B5833" w:rsidRPr="0009511C">
        <w:rPr>
          <w:rFonts w:ascii="David" w:eastAsia="Calibri" w:hAnsi="David" w:cs="David" w:hint="cs"/>
          <w:sz w:val="24"/>
          <w:szCs w:val="24"/>
          <w:rtl/>
        </w:rPr>
        <w:t>ה</w:t>
      </w:r>
      <w:r w:rsidR="006B5833">
        <w:rPr>
          <w:rFonts w:ascii="David" w:eastAsia="Calibri" w:hAnsi="David" w:cs="David" w:hint="cs"/>
          <w:sz w:val="24"/>
          <w:szCs w:val="24"/>
          <w:rtl/>
        </w:rPr>
        <w:t>מתכנן</w:t>
      </w:r>
      <w:r w:rsidR="006B5833" w:rsidRPr="0009511C">
        <w:rPr>
          <w:rFonts w:ascii="David" w:eastAsia="Calibri" w:hAnsi="David" w:cs="David" w:hint="cs"/>
          <w:sz w:val="24"/>
          <w:szCs w:val="24"/>
          <w:rtl/>
        </w:rPr>
        <w:t xml:space="preserve"> </w:t>
      </w:r>
      <w:r w:rsidRPr="0009511C">
        <w:rPr>
          <w:rFonts w:ascii="David" w:eastAsia="Calibri" w:hAnsi="David" w:cs="David" w:hint="cs"/>
          <w:sz w:val="24"/>
          <w:szCs w:val="24"/>
          <w:rtl/>
        </w:rPr>
        <w:t>ביחס להתחייבויותיו על פי ההסכם הנדון.</w:t>
      </w:r>
    </w:p>
    <w:p w14:paraId="6B617301"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1485E4E1"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w:t>
      </w:r>
      <w:r w:rsidRPr="0009511C">
        <w:rPr>
          <w:rFonts w:ascii="David" w:eastAsia="Calibri" w:hAnsi="David" w:cs="David" w:hint="cs"/>
          <w:sz w:val="24"/>
          <w:szCs w:val="24"/>
          <w:rtl/>
        </w:rPr>
        <w:lastRenderedPageBreak/>
        <w:t xml:space="preserve">לתנאיה ולסייגיה. הביטוח כולל מועד למפרע שאינו מאוחר ממועד תחילת ביצוע העבודות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6FAA4B5A"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3199DB3"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sidR="006B5833">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38C3CC58"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lastRenderedPageBreak/>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4A833099" w14:textId="77777777" w:rsidR="00E034F9" w:rsidRPr="0009511C" w:rsidRDefault="00E034F9" w:rsidP="00E034F9">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25EC3540"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1C39FA7"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8D0CDD7"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 xml:space="preserve">כמו כן </w:t>
      </w:r>
      <w:r w:rsidR="006B5833">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7D759AD3" w14:textId="77777777" w:rsidR="00E034F9" w:rsidRPr="0009511C" w:rsidRDefault="00E034F9" w:rsidP="00E034F9">
      <w:pPr>
        <w:numPr>
          <w:ilvl w:val="0"/>
          <w:numId w:val="24"/>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3C19C3F" w14:textId="77777777" w:rsidR="00E034F9" w:rsidRPr="0009511C" w:rsidRDefault="00E034F9" w:rsidP="00E034F9">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5593DFA6" w14:textId="77777777" w:rsidR="00E034F9" w:rsidRPr="0009511C" w:rsidRDefault="00E034F9" w:rsidP="00E034F9">
      <w:pPr>
        <w:ind w:left="364"/>
        <w:contextualSpacing/>
        <w:rPr>
          <w:rFonts w:ascii="Times New Roman" w:eastAsia="Calibri" w:hAnsi="Times New Roman" w:cs="Arial"/>
          <w:rtl/>
        </w:rPr>
      </w:pPr>
    </w:p>
    <w:p w14:paraId="24F7B714"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E37309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4FDEC8"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2274E6"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EB780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16810D7"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5AC45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2B65A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CE83B12"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42EF53C"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882D485"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E1F9E01"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FD3BDE"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6EE93A2"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A27B79"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67D80D" w14:textId="77777777" w:rsidR="00E034F9" w:rsidRPr="0009511C" w:rsidRDefault="00E034F9" w:rsidP="00E034F9">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D857B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AAF8E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1A95F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F7465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5196B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10165E"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36E1DA"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3298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DD2F3B"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69C8B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451B7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3BBD6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ADD3CE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47758B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925D2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0CC616"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180BD0"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8A11E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DD1DCF"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CD8111"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DD2E1C"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3EC634"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46B785"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FB4243"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29A8C2"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3BD899" w14:textId="77777777" w:rsidR="00E034F9" w:rsidRPr="0009511C" w:rsidRDefault="00E034F9" w:rsidP="00E034F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F11FF4" w14:textId="77777777" w:rsidR="006B5833" w:rsidRDefault="006B5833" w:rsidP="006B5833">
      <w:pPr>
        <w:widowControl w:val="0"/>
        <w:spacing w:before="0" w:beforeAutospacing="0" w:after="0" w:afterAutospacing="0" w:line="240" w:lineRule="auto"/>
        <w:jc w:val="center"/>
        <w:rPr>
          <w:ins w:id="187" w:author="רינת הראל" w:date="2020-05-13T11:10:00Z"/>
          <w:rFonts w:ascii="Times New Roman" w:eastAsia="Times New Roman" w:hAnsi="Times New Roman" w:cs="David"/>
          <w:bCs/>
          <w:sz w:val="24"/>
          <w:szCs w:val="24"/>
          <w:u w:val="single"/>
          <w:rtl/>
          <w:lang w:eastAsia="he-IL"/>
        </w:rPr>
      </w:pPr>
      <w:ins w:id="188" w:author="רינת הראל" w:date="2020-05-13T11:10:00Z">
        <w:r>
          <w:rPr>
            <w:rFonts w:ascii="Times New Roman" w:eastAsia="Times New Roman" w:hAnsi="Times New Roman" w:cs="David"/>
            <w:bCs/>
            <w:sz w:val="24"/>
            <w:szCs w:val="24"/>
            <w:u w:val="single"/>
            <w:rtl/>
            <w:lang w:eastAsia="he-IL"/>
          </w:rPr>
          <w:br w:type="page"/>
        </w:r>
      </w:ins>
    </w:p>
    <w:p w14:paraId="43639A39" w14:textId="77777777" w:rsidR="00E034F9" w:rsidRPr="002419E5" w:rsidRDefault="00E034F9" w:rsidP="006B583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F205A97" w14:textId="77777777" w:rsidR="00E034F9" w:rsidRDefault="00E034F9" w:rsidP="00E034F9">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7740438B" w14:textId="77777777" w:rsidR="00E034F9" w:rsidRPr="00400B84" w:rsidRDefault="00E034F9" w:rsidP="00E034F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E034F9" w:rsidRPr="0009511C" w14:paraId="69FD98DD" w14:textId="77777777" w:rsidTr="00E034F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776C32E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0CE9375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E034F9" w:rsidRPr="0009511C" w14:paraId="2AFC7E5A" w14:textId="77777777" w:rsidTr="00E034F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0DE4B5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E034F9" w:rsidRPr="0009511C" w14:paraId="0FAC3384" w14:textId="77777777" w:rsidTr="00E034F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3881C5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7B2E5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527DBC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526E1A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E034F9" w:rsidRPr="0009511C" w14:paraId="024E73BB" w14:textId="77777777" w:rsidTr="00E034F9">
        <w:trPr>
          <w:trHeight w:val="551"/>
        </w:trPr>
        <w:tc>
          <w:tcPr>
            <w:tcW w:w="4068" w:type="dxa"/>
            <w:tcBorders>
              <w:top w:val="single" w:sz="4" w:space="0" w:color="auto"/>
              <w:left w:val="single" w:sz="4" w:space="0" w:color="auto"/>
              <w:bottom w:val="single" w:sz="4" w:space="0" w:color="auto"/>
              <w:right w:val="single" w:sz="4" w:space="0" w:color="auto"/>
            </w:tcBorders>
            <w:hideMark/>
          </w:tcPr>
          <w:p w14:paraId="5C4112F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7824B0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6C86151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6EE3748F"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26FB7921"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8629F1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1A7ED0E3"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p w14:paraId="0E205488"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957A480"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p>
        </w:tc>
      </w:tr>
      <w:tr w:rsidR="00E034F9" w:rsidRPr="0009511C" w14:paraId="304F575A" w14:textId="77777777" w:rsidTr="00E034F9">
        <w:trPr>
          <w:trHeight w:val="571"/>
        </w:trPr>
        <w:tc>
          <w:tcPr>
            <w:tcW w:w="4068" w:type="dxa"/>
            <w:tcBorders>
              <w:top w:val="single" w:sz="4" w:space="0" w:color="auto"/>
              <w:left w:val="single" w:sz="4" w:space="0" w:color="auto"/>
              <w:bottom w:val="single" w:sz="4" w:space="0" w:color="auto"/>
              <w:right w:val="single" w:sz="4" w:space="0" w:color="auto"/>
            </w:tcBorders>
            <w:hideMark/>
          </w:tcPr>
          <w:p w14:paraId="16BA8D6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DCE577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FFD8A6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B37106"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03EAB2"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r w:rsidR="00E034F9" w:rsidRPr="0009511C" w14:paraId="57A517CC" w14:textId="77777777" w:rsidTr="00E034F9">
        <w:trPr>
          <w:trHeight w:val="391"/>
        </w:trPr>
        <w:tc>
          <w:tcPr>
            <w:tcW w:w="4068" w:type="dxa"/>
            <w:tcBorders>
              <w:top w:val="single" w:sz="4" w:space="0" w:color="auto"/>
              <w:left w:val="single" w:sz="4" w:space="0" w:color="auto"/>
              <w:bottom w:val="single" w:sz="4" w:space="0" w:color="auto"/>
              <w:right w:val="single" w:sz="4" w:space="0" w:color="auto"/>
            </w:tcBorders>
            <w:hideMark/>
          </w:tcPr>
          <w:p w14:paraId="6ED6E35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4DD9EE2"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525292F" w14:textId="77777777" w:rsidR="00E034F9" w:rsidRPr="0009511C" w:rsidRDefault="00E034F9" w:rsidP="00E034F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A9A4D2"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2507B1" w14:textId="77777777" w:rsidR="00E034F9" w:rsidRPr="0009511C" w:rsidRDefault="00E034F9" w:rsidP="00E034F9">
            <w:pPr>
              <w:spacing w:before="0" w:beforeAutospacing="0" w:after="0" w:afterAutospacing="0" w:line="256" w:lineRule="auto"/>
              <w:rPr>
                <w:rFonts w:ascii="David" w:eastAsia="Calibri" w:hAnsi="David" w:cs="David"/>
                <w:b/>
                <w:sz w:val="24"/>
                <w:szCs w:val="24"/>
                <w:lang w:eastAsia="he-IL"/>
              </w:rPr>
            </w:pPr>
          </w:p>
        </w:tc>
      </w:tr>
    </w:tbl>
    <w:p w14:paraId="738EC8BE" w14:textId="77777777" w:rsidR="00E034F9" w:rsidRPr="0009511C" w:rsidRDefault="00E034F9" w:rsidP="00E034F9">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E034F9" w:rsidRPr="0009511C" w14:paraId="7EB71630" w14:textId="77777777" w:rsidTr="00E034F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7B826D8"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E034F9" w:rsidRPr="0009511C" w14:paraId="7F8A6A13" w14:textId="77777777" w:rsidTr="00E034F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0DB3AF4"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057184E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p w14:paraId="6F033DD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A696C33"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968D8C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651855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74364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755381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A8B720"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6860C16"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E034F9" w:rsidRPr="0009511C" w14:paraId="71B84BFF" w14:textId="77777777" w:rsidTr="00E034F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C14630B"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35289ED9"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7262BC6D"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0E39A62"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6A673F3"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ABAFCA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27B8887"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0831989C" w14:textId="77777777" w:rsidR="00E034F9" w:rsidRPr="0009511C" w:rsidRDefault="00E034F9" w:rsidP="00E034F9">
            <w:pPr>
              <w:spacing w:before="0" w:beforeAutospacing="0" w:after="0" w:afterAutospacing="0" w:line="256" w:lineRule="auto"/>
              <w:rPr>
                <w:rFonts w:ascii="David" w:eastAsia="Calibri" w:hAnsi="David" w:cs="David"/>
                <w:sz w:val="24"/>
                <w:szCs w:val="24"/>
                <w:lang w:eastAsia="he-IL"/>
              </w:rPr>
            </w:pPr>
          </w:p>
        </w:tc>
      </w:tr>
      <w:tr w:rsidR="00E034F9" w:rsidRPr="0009511C" w14:paraId="32BC7A48"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6485FB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18D90ED"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EFDC7F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38EC14FC"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3EDD65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645D7A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06ECCAE"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5AEECBA"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E034F9" w:rsidRPr="0009511C" w14:paraId="38522EC1"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03ABE66A"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lastRenderedPageBreak/>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4B3243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780EBD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47E4177B"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1465A001"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9B8036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3686E39"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185963B1" w14:textId="77777777" w:rsidR="00E034F9" w:rsidRPr="0009511C" w:rsidRDefault="00E034F9" w:rsidP="00E034F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E034F9" w:rsidRPr="0009511C" w14:paraId="2FD4BD02" w14:textId="77777777" w:rsidTr="00E034F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3D87775"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26B991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4DC3203"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E777B34"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BE32C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3AE3782" w14:textId="77777777" w:rsidR="00E034F9" w:rsidRPr="0009511C" w:rsidRDefault="00E034F9" w:rsidP="00E034F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D9459CF" w14:textId="77777777" w:rsidR="00E034F9" w:rsidRPr="0009511C" w:rsidRDefault="00E034F9" w:rsidP="00E034F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F461D09" w14:textId="77777777" w:rsidR="00E034F9" w:rsidRPr="0009511C" w:rsidRDefault="00E034F9" w:rsidP="00E034F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F63CE4C" w14:textId="77777777" w:rsidR="00E034F9" w:rsidRPr="0009511C" w:rsidRDefault="00E034F9" w:rsidP="00E034F9">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7AF28A94" w14:textId="77777777" w:rsidTr="00E034F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2EDE18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E034F9" w:rsidRPr="0009511C" w14:paraId="3B45E4CF" w14:textId="77777777" w:rsidTr="00E034F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45BB3DFD"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0367A122" w14:textId="77777777" w:rsidR="00E034F9" w:rsidRPr="0009511C" w:rsidRDefault="00E034F9" w:rsidP="00E034F9">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6427A5DB"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99D5737"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E034F9" w:rsidRPr="0009511C" w14:paraId="471D6EAC" w14:textId="77777777" w:rsidTr="00E034F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6012AA55"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2B969F" w14:textId="77777777" w:rsidR="00E034F9" w:rsidRPr="0009511C" w:rsidRDefault="00E034F9" w:rsidP="00E034F9">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lastRenderedPageBreak/>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E034F9" w:rsidRPr="0009511C" w14:paraId="2D0F829B" w14:textId="77777777" w:rsidTr="00E034F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3E3F4E" w14:textId="77777777" w:rsidR="00E034F9" w:rsidRPr="0009511C" w:rsidRDefault="00E034F9" w:rsidP="00E034F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E034F9" w:rsidRPr="0009511C" w14:paraId="22C8CAF0" w14:textId="77777777" w:rsidTr="00E034F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47124408" w14:textId="77777777" w:rsidR="00E034F9" w:rsidRPr="0009511C" w:rsidRDefault="00E034F9" w:rsidP="00E034F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C1E1F79" w14:textId="77777777" w:rsidR="00E034F9" w:rsidRPr="0009511C" w:rsidRDefault="00E034F9" w:rsidP="00E034F9">
      <w:pPr>
        <w:spacing w:before="0" w:beforeAutospacing="0" w:after="200" w:afterAutospacing="0" w:line="276" w:lineRule="auto"/>
        <w:rPr>
          <w:rFonts w:ascii="David" w:eastAsia="Calibri" w:hAnsi="David" w:cs="David"/>
          <w:sz w:val="24"/>
          <w:szCs w:val="24"/>
          <w:rtl/>
          <w:lang w:eastAsia="he-IL"/>
        </w:rPr>
      </w:pPr>
    </w:p>
    <w:p w14:paraId="7AAA26F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A5D2E8"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3098EDD1"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75E8352D"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84CFFC6"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CFD35A7" w14:textId="77777777" w:rsidR="00F24F9E" w:rsidRDefault="00F24F9E"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90048F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AFD25E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4CA3921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3A2761C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13DEF3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37DC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591E05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B8860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4F9B03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EA6F38"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41B9A27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099B8BE0"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2F51CA8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תכניות המראות את השתלבות האתר המתוכנן במרקם שמסביבו (ויזואלית, תפקודית, תחבורתית ותשתיות על),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6FD3285B"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proofErr w:type="spellStart"/>
      <w:r w:rsidRPr="00B27B4C">
        <w:rPr>
          <w:rFonts w:ascii="Times New Roman" w:eastAsia="Times New Roman" w:hAnsi="Times New Roman" w:cs="David" w:hint="cs"/>
          <w:sz w:val="20"/>
          <w:szCs w:val="24"/>
          <w:rtl/>
          <w:lang w:eastAsia="he-IL"/>
        </w:rPr>
        <w:t>תשריטים</w:t>
      </w:r>
      <w:proofErr w:type="spellEnd"/>
      <w:r w:rsidRPr="00B27B4C">
        <w:rPr>
          <w:rFonts w:ascii="Times New Roman" w:eastAsia="Times New Roman" w:hAnsi="Times New Roman" w:cs="David" w:hint="cs"/>
          <w:sz w:val="20"/>
          <w:szCs w:val="24"/>
          <w:rtl/>
          <w:lang w:eastAsia="he-IL"/>
        </w:rPr>
        <w:t xml:space="preserve">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 xml:space="preserve">מושי קרקע, </w:t>
      </w:r>
      <w:proofErr w:type="spellStart"/>
      <w:r w:rsidRPr="00B27B4C">
        <w:rPr>
          <w:rFonts w:ascii="Times New Roman" w:eastAsia="Times New Roman" w:hAnsi="Times New Roman" w:cs="David" w:hint="cs"/>
          <w:sz w:val="20"/>
          <w:szCs w:val="24"/>
          <w:rtl/>
          <w:lang w:eastAsia="he-IL"/>
        </w:rPr>
        <w:t>שצ"פים</w:t>
      </w:r>
      <w:proofErr w:type="spellEnd"/>
      <w:r w:rsidRPr="00B27B4C">
        <w:rPr>
          <w:rFonts w:ascii="Times New Roman" w:eastAsia="Times New Roman" w:hAnsi="Times New Roman" w:cs="David" w:hint="cs"/>
          <w:sz w:val="20"/>
          <w:szCs w:val="24"/>
          <w:rtl/>
          <w:lang w:eastAsia="he-IL"/>
        </w:rPr>
        <w:t xml:space="preserve"> וערכי נוף, מוסדות ציבור)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כנדרש ע"י הרשויות.</w:t>
      </w:r>
    </w:p>
    <w:p w14:paraId="12C0154F"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w:t>
      </w:r>
      <w:r w:rsidRPr="00B27B4C">
        <w:rPr>
          <w:rFonts w:ascii="Times New Roman" w:eastAsia="Times New Roman" w:hAnsi="Times New Roman" w:cs="David" w:hint="cs"/>
          <w:sz w:val="20"/>
          <w:szCs w:val="24"/>
          <w:rtl/>
          <w:lang w:eastAsia="he-IL"/>
        </w:rPr>
        <w:lastRenderedPageBreak/>
        <w:t xml:space="preserve">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6DFE410D"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4E128941"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3828746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0307766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05724F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3A31EAC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2807C27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4CBCD6C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3877D7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7FE3E48F"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4C44E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כל התכניות יסופקו, עפ"י בקשת המזמין, גם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אחר מהמצוין.</w:t>
      </w:r>
    </w:p>
    <w:p w14:paraId="5A162D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FEAC38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w:t>
      </w:r>
      <w:r w:rsidRPr="00B27B4C">
        <w:rPr>
          <w:rFonts w:ascii="Times New Roman" w:eastAsia="Times New Roman" w:hAnsi="Times New Roman" w:cs="David" w:hint="cs"/>
          <w:sz w:val="20"/>
          <w:szCs w:val="24"/>
          <w:rtl/>
          <w:lang w:eastAsia="he-IL"/>
        </w:rPr>
        <w:lastRenderedPageBreak/>
        <w:t>לקביעת החלופה הנבחרת.</w:t>
      </w:r>
    </w:p>
    <w:p w14:paraId="0C5C64D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F947E0A"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0EB436DA"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32A90E48"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1A95A5C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A05203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1B22A9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B197EE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C267B20"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2B4E433B"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47608A5"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6F3696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1C36CB5E"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D2485E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7D32B87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1DDB0E9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7CB5F3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5011A3B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FC192F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502F18F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9DEA24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2D03C3F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0481126E"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66ACAE9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09B2021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D07DBA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0182ED6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6D9C6A2"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המפורט בסעיף 2.4 ערוך ומוגש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מוקטן בחוברת או באופן אחר עפ"י דרישת המזמין.</w:t>
      </w:r>
    </w:p>
    <w:p w14:paraId="3BA5FC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lastRenderedPageBreak/>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69CB594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92D3DD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כל התכניות </w:t>
      </w:r>
      <w:proofErr w:type="spellStart"/>
      <w:r w:rsidRPr="00B27B4C">
        <w:rPr>
          <w:rFonts w:ascii="Times New Roman" w:eastAsia="Times New Roman" w:hAnsi="Times New Roman" w:cs="David" w:hint="cs"/>
          <w:sz w:val="20"/>
          <w:szCs w:val="24"/>
          <w:rtl/>
          <w:lang w:eastAsia="he-IL"/>
        </w:rPr>
        <w:t>בקנ"מ</w:t>
      </w:r>
      <w:proofErr w:type="spellEnd"/>
      <w:r w:rsidRPr="00B27B4C">
        <w:rPr>
          <w:rFonts w:ascii="Times New Roman" w:eastAsia="Times New Roman" w:hAnsi="Times New Roman" w:cs="David" w:hint="cs"/>
          <w:sz w:val="20"/>
          <w:szCs w:val="24"/>
          <w:rtl/>
          <w:lang w:eastAsia="he-IL"/>
        </w:rPr>
        <w:t xml:space="preserve"> 1:50 אם לא צוין אחרת.</w:t>
      </w:r>
    </w:p>
    <w:p w14:paraId="17AAC97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FF719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1BB63AE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38FF53F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645EC1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337F571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373D0FA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3C8E750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02B5A1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5A2BFD1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649877C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חיפויי קירות וסידור ריצוף במבואת כניסה, במבואות במרתף ובמבואות </w:t>
      </w:r>
      <w:proofErr w:type="spellStart"/>
      <w:r w:rsidRPr="00B27B4C">
        <w:rPr>
          <w:rFonts w:ascii="Times New Roman" w:eastAsia="Times New Roman" w:hAnsi="Times New Roman" w:cs="David" w:hint="cs"/>
          <w:sz w:val="24"/>
          <w:szCs w:val="24"/>
          <w:rtl/>
          <w:lang w:eastAsia="he-IL"/>
        </w:rPr>
        <w:t>קומתיות</w:t>
      </w:r>
      <w:proofErr w:type="spellEnd"/>
      <w:r w:rsidRPr="00B27B4C">
        <w:rPr>
          <w:rFonts w:ascii="Times New Roman" w:eastAsia="Times New Roman" w:hAnsi="Times New Roman" w:cs="David" w:hint="cs"/>
          <w:sz w:val="24"/>
          <w:szCs w:val="24"/>
          <w:rtl/>
          <w:lang w:eastAsia="he-IL"/>
        </w:rPr>
        <w:t xml:space="preserve">  1:20 / 1:50.</w:t>
      </w:r>
    </w:p>
    <w:p w14:paraId="4837D7C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215D8F8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1D5854F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חתכים לנ"ל 1:20 / 1:50.</w:t>
      </w:r>
    </w:p>
    <w:p w14:paraId="60C115B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6A6A38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081253A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42205AE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6E4C27F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7AA5CC4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4599A2F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320DD75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80AF6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37ADDA2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2396B76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8079F5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0778EF8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4588D6F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2DACB1C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רשימות מסגרות, כולל חזיתות של ארונות חשמל, </w:t>
      </w:r>
      <w:proofErr w:type="spellStart"/>
      <w:r w:rsidRPr="00B27B4C">
        <w:rPr>
          <w:rFonts w:ascii="Times New Roman" w:eastAsia="Times New Roman" w:hAnsi="Times New Roman" w:cs="David" w:hint="cs"/>
          <w:sz w:val="24"/>
          <w:szCs w:val="24"/>
          <w:rtl/>
          <w:lang w:eastAsia="he-IL"/>
        </w:rPr>
        <w:t>הידרנטים</w:t>
      </w:r>
      <w:proofErr w:type="spellEnd"/>
      <w:r w:rsidRPr="00B27B4C">
        <w:rPr>
          <w:rFonts w:ascii="Times New Roman" w:eastAsia="Times New Roman" w:hAnsi="Times New Roman" w:cs="David" w:hint="cs"/>
          <w:sz w:val="24"/>
          <w:szCs w:val="24"/>
          <w:rtl/>
          <w:lang w:eastAsia="he-IL"/>
        </w:rPr>
        <w:t>, תקשורת ופירים למיניהם, מעקות וכד'.</w:t>
      </w:r>
    </w:p>
    <w:p w14:paraId="552D01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3AA0508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פרטי בניין.</w:t>
      </w:r>
    </w:p>
    <w:p w14:paraId="333E965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319BF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0DE69AC9"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62CCD70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676124D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4D03AE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בניין עיקריים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136FA89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DA3CD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5019F6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r>
      <w:proofErr w:type="spellStart"/>
      <w:r w:rsidRPr="00B27B4C">
        <w:rPr>
          <w:rFonts w:ascii="Times New Roman" w:eastAsia="Times New Roman" w:hAnsi="Times New Roman" w:cs="David" w:hint="cs"/>
          <w:sz w:val="20"/>
          <w:szCs w:val="24"/>
          <w:rtl/>
          <w:lang w:eastAsia="he-IL"/>
        </w:rPr>
        <w:t>פריקסטים</w:t>
      </w:r>
      <w:proofErr w:type="spellEnd"/>
      <w:r w:rsidRPr="00B27B4C">
        <w:rPr>
          <w:rFonts w:ascii="Times New Roman" w:eastAsia="Times New Roman" w:hAnsi="Times New Roman" w:cs="David" w:hint="cs"/>
          <w:sz w:val="20"/>
          <w:szCs w:val="24"/>
          <w:rtl/>
          <w:lang w:eastAsia="he-IL"/>
        </w:rPr>
        <w:t>.</w:t>
      </w:r>
    </w:p>
    <w:p w14:paraId="0F1C0B1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41E1C44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D3297C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68F48C0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08AD866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0409A8F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01A397C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7C0329F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206D3C0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9A3A09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פרטים מחייבים (מתואמים ומאושרים ע"י הרשויות המקומית) לביצוע ע"י דיירים לאחר </w:t>
      </w:r>
      <w:r w:rsidRPr="00B27B4C">
        <w:rPr>
          <w:rFonts w:ascii="Times New Roman" w:eastAsia="Times New Roman" w:hAnsi="Times New Roman" w:cs="David" w:hint="cs"/>
          <w:sz w:val="20"/>
          <w:szCs w:val="24"/>
          <w:rtl/>
          <w:lang w:eastAsia="he-IL"/>
        </w:rPr>
        <w:lastRenderedPageBreak/>
        <w:t>אכלוס עבור:</w:t>
      </w:r>
    </w:p>
    <w:p w14:paraId="3554C3D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FE9895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  הגבהת מעקות במרפסות </w:t>
      </w:r>
      <w:proofErr w:type="spellStart"/>
      <w:r w:rsidRPr="00B27B4C">
        <w:rPr>
          <w:rFonts w:ascii="Times New Roman" w:eastAsia="Times New Roman" w:hAnsi="Times New Roman" w:cs="David" w:hint="cs"/>
          <w:sz w:val="20"/>
          <w:szCs w:val="24"/>
          <w:rtl/>
          <w:lang w:eastAsia="he-IL"/>
        </w:rPr>
        <w:t>בכ</w:t>
      </w:r>
      <w:proofErr w:type="spellEnd"/>
      <w:r w:rsidRPr="00B27B4C">
        <w:rPr>
          <w:rFonts w:ascii="Times New Roman" w:eastAsia="Times New Roman" w:hAnsi="Times New Roman" w:cs="David" w:hint="cs"/>
          <w:sz w:val="20"/>
          <w:szCs w:val="24"/>
          <w:rtl/>
          <w:lang w:eastAsia="he-IL"/>
        </w:rPr>
        <w:t>- 30 ס"מ</w:t>
      </w:r>
    </w:p>
    <w:p w14:paraId="0D46829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650D50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AD21599"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 xml:space="preserve">פרטי איטום ניקוז ובידוד </w:t>
      </w:r>
      <w:proofErr w:type="spellStart"/>
      <w:r w:rsidRPr="00B27B4C">
        <w:rPr>
          <w:rFonts w:ascii="Times New Roman" w:eastAsia="Times New Roman" w:hAnsi="Times New Roman" w:cs="David" w:hint="cs"/>
          <w:sz w:val="20"/>
          <w:szCs w:val="24"/>
          <w:u w:val="single"/>
          <w:rtl/>
          <w:lang w:eastAsia="he-IL"/>
        </w:rPr>
        <w:t>בקנ"מ</w:t>
      </w:r>
      <w:proofErr w:type="spellEnd"/>
      <w:r w:rsidRPr="00B27B4C">
        <w:rPr>
          <w:rFonts w:ascii="Times New Roman" w:eastAsia="Times New Roman" w:hAnsi="Times New Roman" w:cs="David" w:hint="cs"/>
          <w:sz w:val="20"/>
          <w:szCs w:val="24"/>
          <w:u w:val="single"/>
          <w:rtl/>
          <w:lang w:eastAsia="he-IL"/>
        </w:rPr>
        <w:t xml:space="preserve"> 1:5, 1:10, 1:20</w:t>
      </w:r>
    </w:p>
    <w:p w14:paraId="78935F6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C0D86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293BA2F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FE6CD1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0457E26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3A9434B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 xml:space="preserve">איטום חדרי שירותים, מטבחים ומטבחונים, חצרות אשפה </w:t>
      </w:r>
      <w:proofErr w:type="spellStart"/>
      <w:r w:rsidRPr="00B27B4C">
        <w:rPr>
          <w:rFonts w:ascii="Times New Roman" w:eastAsia="Times New Roman" w:hAnsi="Times New Roman" w:cs="David" w:hint="cs"/>
          <w:sz w:val="20"/>
          <w:szCs w:val="24"/>
          <w:rtl/>
          <w:lang w:eastAsia="he-IL"/>
        </w:rPr>
        <w:t>וכו</w:t>
      </w:r>
      <w:proofErr w:type="spellEnd"/>
      <w:r w:rsidRPr="00B27B4C">
        <w:rPr>
          <w:rFonts w:ascii="Times New Roman" w:eastAsia="Times New Roman" w:hAnsi="Times New Roman" w:cs="David" w:hint="cs"/>
          <w:sz w:val="20"/>
          <w:szCs w:val="24"/>
          <w:rtl/>
          <w:lang w:eastAsia="he-IL"/>
        </w:rPr>
        <w:t>'.</w:t>
      </w:r>
    </w:p>
    <w:p w14:paraId="62B676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0CFAF33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250A91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B74C994"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A65F8E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050A69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7B9118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085F2D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lastRenderedPageBreak/>
        <w:t>ד.</w:t>
      </w:r>
      <w:r w:rsidRPr="00B27B4C">
        <w:rPr>
          <w:rFonts w:ascii="Times New Roman" w:eastAsia="Times New Roman" w:hAnsi="Times New Roman" w:cs="David" w:hint="cs"/>
          <w:sz w:val="20"/>
          <w:szCs w:val="24"/>
          <w:rtl/>
          <w:lang w:eastAsia="he-IL"/>
        </w:rPr>
        <w:tab/>
        <w:t>ספי מוזאיקה.</w:t>
      </w:r>
    </w:p>
    <w:p w14:paraId="4659B44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7A6597F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268434A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38E4B4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8F21C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3B35202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01E37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2236B0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יב</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 xml:space="preserve">פרטי גמר </w:t>
      </w:r>
      <w:proofErr w:type="spellStart"/>
      <w:r w:rsidRPr="00B27B4C">
        <w:rPr>
          <w:rFonts w:ascii="Times New Roman" w:eastAsia="Times New Roman" w:hAnsi="Times New Roman" w:cs="David" w:hint="cs"/>
          <w:sz w:val="20"/>
          <w:szCs w:val="24"/>
          <w:rtl/>
          <w:lang w:eastAsia="he-IL"/>
        </w:rPr>
        <w:t>סיפים</w:t>
      </w:r>
      <w:proofErr w:type="spellEnd"/>
      <w:r w:rsidRPr="00B27B4C">
        <w:rPr>
          <w:rFonts w:ascii="Times New Roman" w:eastAsia="Times New Roman" w:hAnsi="Times New Roman" w:cs="David" w:hint="cs"/>
          <w:sz w:val="20"/>
          <w:szCs w:val="24"/>
          <w:rtl/>
          <w:lang w:eastAsia="he-IL"/>
        </w:rPr>
        <w:t xml:space="preserve"> ושיפולים בחדרי מדרגות.</w:t>
      </w:r>
    </w:p>
    <w:p w14:paraId="2721F1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יג</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פרטי שילוט חוץ ופנים (ועד הבית).</w:t>
      </w:r>
    </w:p>
    <w:p w14:paraId="5C2EC69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09851D8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52CB280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טז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t>שערים.</w:t>
      </w:r>
    </w:p>
    <w:p w14:paraId="56CC4A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roofErr w:type="spellStart"/>
      <w:r w:rsidRPr="00B27B4C">
        <w:rPr>
          <w:rFonts w:ascii="Times New Roman" w:eastAsia="Times New Roman" w:hAnsi="Times New Roman" w:cs="David" w:hint="cs"/>
          <w:sz w:val="20"/>
          <w:szCs w:val="24"/>
          <w:rtl/>
          <w:lang w:eastAsia="he-IL"/>
        </w:rPr>
        <w:t>יז</w:t>
      </w:r>
      <w:proofErr w:type="spellEnd"/>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764B1BB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3A7296E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91476A2"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011806B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1C6302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7B317525"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w:t>
      </w:r>
      <w:r w:rsidRPr="00B27B4C">
        <w:rPr>
          <w:rFonts w:ascii="Times New Roman" w:eastAsia="Times New Roman" w:hAnsi="Times New Roman" w:cs="David" w:hint="cs"/>
          <w:sz w:val="20"/>
          <w:szCs w:val="24"/>
          <w:rtl/>
          <w:lang w:eastAsia="he-IL"/>
        </w:rPr>
        <w:lastRenderedPageBreak/>
        <w:t xml:space="preserve">עם הקבלנים לפי תכניות הביצוע. </w:t>
      </w:r>
    </w:p>
    <w:p w14:paraId="33680E41"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39F7B4F2"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EE57FE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7567BE04"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27F1933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79A9973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A1C25C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24E3021D"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3D4E7E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09D0784F"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DA432D0"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3F3E0D4F"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4A916EEF"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48599B7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lastRenderedPageBreak/>
        <w:br w:type="page"/>
      </w:r>
    </w:p>
    <w:p w14:paraId="30AF145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ACA9E5"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5FE90EE"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20AD307"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44E81D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2D80E30"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A535A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084F49"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FD69AE1" w14:textId="00C0A413" w:rsidR="00F3375F" w:rsidRDefault="007A3A2A"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89" w:author="Avi Cohen" w:date="2020-06-25T11:54:00Z">
            <w:r w:rsidR="00311867">
              <w:rPr>
                <w:rFonts w:ascii="Times New Roman" w:eastAsia="Times New Roman" w:hAnsi="Times New Roman" w:cs="David" w:hint="cs"/>
                <w:color w:val="008000"/>
                <w:sz w:val="24"/>
                <w:szCs w:val="24"/>
                <w:rtl/>
                <w:lang w:eastAsia="he-IL"/>
              </w:rPr>
              <w:br/>
              <w:t>אפריקה ישראל מגורים בע"מ</w:t>
            </w:r>
            <w:r w:rsidR="00311867">
              <w:rPr>
                <w:rFonts w:ascii="Times New Roman" w:eastAsia="Times New Roman" w:hAnsi="Times New Roman" w:cs="David" w:hint="cs"/>
                <w:color w:val="008000"/>
                <w:sz w:val="24"/>
                <w:szCs w:val="24"/>
                <w:rtl/>
                <w:lang w:eastAsia="he-IL"/>
              </w:rPr>
              <w:br/>
              <w:t>יוני נתניהו 1 ג' אור יהודה</w:t>
            </w:r>
            <w:r w:rsidR="00311867">
              <w:rPr>
                <w:rFonts w:ascii="Times New Roman" w:eastAsia="Times New Roman" w:hAnsi="Times New Roman" w:cs="David" w:hint="cs"/>
                <w:color w:val="008000"/>
                <w:sz w:val="24"/>
                <w:szCs w:val="24"/>
                <w:rtl/>
                <w:lang w:eastAsia="he-IL"/>
              </w:rPr>
              <w:br/>
              <w:t>מ.ז 52-003476-0</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שיכון ובינוי נדל"ן בע"מ</w:t>
            </w:r>
            <w:r w:rsidR="00311867">
              <w:rPr>
                <w:rFonts w:ascii="Times New Roman" w:eastAsia="Times New Roman" w:hAnsi="Times New Roman" w:cs="David" w:hint="cs"/>
                <w:color w:val="008000"/>
                <w:sz w:val="24"/>
                <w:szCs w:val="24"/>
                <w:rtl/>
                <w:lang w:eastAsia="he-IL"/>
              </w:rPr>
              <w:br/>
              <w:t>שלם 3 רמת גן 52215</w:t>
            </w:r>
            <w:r w:rsidR="00311867">
              <w:rPr>
                <w:rFonts w:ascii="Times New Roman" w:eastAsia="Times New Roman" w:hAnsi="Times New Roman" w:cs="David" w:hint="cs"/>
                <w:color w:val="008000"/>
                <w:sz w:val="24"/>
                <w:szCs w:val="24"/>
                <w:rtl/>
                <w:lang w:eastAsia="he-IL"/>
              </w:rPr>
              <w:br/>
              <w:t>מ.ז 52-002117-1</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כלל נכסי נדלן נשר מרכז (</w:t>
            </w:r>
            <w:proofErr w:type="spellStart"/>
            <w:r w:rsidR="00311867">
              <w:rPr>
                <w:rFonts w:ascii="Times New Roman" w:eastAsia="Times New Roman" w:hAnsi="Times New Roman" w:cs="David" w:hint="cs"/>
                <w:color w:val="008000"/>
                <w:sz w:val="24"/>
                <w:szCs w:val="24"/>
                <w:rtl/>
                <w:lang w:eastAsia="he-IL"/>
              </w:rPr>
              <w:t>נ.נ.נ.מ</w:t>
            </w:r>
            <w:proofErr w:type="spellEnd"/>
            <w:r w:rsidR="00311867">
              <w:rPr>
                <w:rFonts w:ascii="Times New Roman" w:eastAsia="Times New Roman" w:hAnsi="Times New Roman" w:cs="David" w:hint="cs"/>
                <w:color w:val="008000"/>
                <w:sz w:val="24"/>
                <w:szCs w:val="24"/>
                <w:rtl/>
                <w:lang w:eastAsia="he-IL"/>
              </w:rPr>
              <w:t>) שותפות מוגבלת</w:t>
            </w:r>
            <w:r w:rsidR="00311867">
              <w:rPr>
                <w:rFonts w:ascii="Times New Roman" w:eastAsia="Times New Roman" w:hAnsi="Times New Roman" w:cs="David" w:hint="cs"/>
                <w:color w:val="008000"/>
                <w:sz w:val="24"/>
                <w:szCs w:val="24"/>
                <w:rtl/>
                <w:lang w:eastAsia="he-IL"/>
              </w:rPr>
              <w:br/>
              <w:t>מרכז עזריאלי בניין משולש 3, תל אביב</w:t>
            </w:r>
            <w:r w:rsidR="00311867">
              <w:rPr>
                <w:rFonts w:ascii="Times New Roman" w:eastAsia="Times New Roman" w:hAnsi="Times New Roman" w:cs="David" w:hint="cs"/>
                <w:color w:val="008000"/>
                <w:sz w:val="24"/>
                <w:szCs w:val="24"/>
                <w:rtl/>
                <w:lang w:eastAsia="he-IL"/>
              </w:rPr>
              <w:br/>
              <w:t>540283033</w:t>
            </w:r>
            <w:r w:rsidR="00311867">
              <w:rPr>
                <w:rFonts w:ascii="Times New Roman" w:eastAsia="Times New Roman" w:hAnsi="Times New Roman" w:cs="David" w:hint="cs"/>
                <w:color w:val="008000"/>
                <w:sz w:val="24"/>
                <w:szCs w:val="24"/>
                <w:rtl/>
                <w:lang w:eastAsia="he-IL"/>
              </w:rPr>
              <w:br/>
            </w:r>
          </w:ins>
        </w:sdtContent>
      </w:sdt>
      <w:r w:rsidR="00B27B4C" w:rsidRPr="00B27B4C">
        <w:rPr>
          <w:rFonts w:ascii="Times New Roman" w:eastAsia="Times New Roman" w:hAnsi="Times New Roman" w:cs="David" w:hint="cs"/>
          <w:color w:val="008000"/>
          <w:sz w:val="24"/>
          <w:szCs w:val="24"/>
          <w:rtl/>
          <w:lang w:eastAsia="he-IL"/>
        </w:rPr>
        <w:br/>
      </w:r>
    </w:p>
    <w:p w14:paraId="77009136" w14:textId="77777777"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6BCFBEE6"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DB682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B387278"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F8C438E"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3086FE2" w14:textId="7DF5C0D4"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0" w:author="Avi Cohen" w:date="2020-06-25T11:39:00Z">
            <w:r w:rsidR="004E61D3">
              <w:rPr>
                <w:rFonts w:ascii="Times New Roman" w:eastAsia="Times New Roman" w:hAnsi="Times New Roman" w:cs="David" w:hint="cs"/>
                <w:color w:val="008000"/>
                <w:sz w:val="24"/>
                <w:szCs w:val="24"/>
                <w:rtl/>
                <w:lang w:eastAsia="he-IL"/>
              </w:rPr>
              <w:t>גיורא גור ושות' אדריכלים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91" w:author="Avi Cohen" w:date="2020-06-25T11:58:00Z">
            <w:r w:rsidR="00A421F8">
              <w:rPr>
                <w:rFonts w:ascii="Times New Roman" w:eastAsia="Times New Roman" w:hAnsi="Times New Roman" w:cs="David" w:hint="cs"/>
                <w:color w:val="008000"/>
                <w:sz w:val="24"/>
                <w:szCs w:val="24"/>
                <w:rtl/>
                <w:lang w:eastAsia="he-IL"/>
              </w:rPr>
              <w:t>נשר</w:t>
            </w:r>
          </w:ins>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ins w:id="192" w:author="Avi Cohen" w:date="2020-06-25T11:58:00Z">
            <w:r w:rsidR="00A421F8">
              <w:rPr>
                <w:rFonts w:ascii="Times New Roman" w:eastAsia="Times New Roman" w:hAnsi="Times New Roman" w:cs="David" w:hint="cs"/>
                <w:color w:val="008000"/>
                <w:sz w:val="24"/>
                <w:szCs w:val="24"/>
                <w:rtl/>
              </w:rPr>
              <w:t xml:space="preserve">תכנון ויעוץ באדריכלות </w:t>
            </w:r>
          </w:ins>
        </w:sdtContent>
      </w:sdt>
      <w:r w:rsidRPr="00B27B4C">
        <w:rPr>
          <w:rFonts w:ascii="Times New Roman" w:eastAsia="Times New Roman" w:hAnsi="Times New Roman" w:cs="David" w:hint="cs"/>
          <w:sz w:val="24"/>
          <w:szCs w:val="24"/>
          <w:rtl/>
          <w:lang w:eastAsia="he-IL"/>
        </w:rPr>
        <w:t xml:space="preserve">, מאשר </w:t>
      </w:r>
      <w:r w:rsidRPr="00B27B4C">
        <w:rPr>
          <w:rFonts w:ascii="Times New Roman" w:eastAsia="Times New Roman" w:hAnsi="Times New Roman" w:cs="David" w:hint="cs"/>
          <w:sz w:val="24"/>
          <w:szCs w:val="24"/>
          <w:rtl/>
          <w:lang w:eastAsia="he-IL"/>
        </w:rPr>
        <w:lastRenderedPageBreak/>
        <w:t xml:space="preserve">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5B90E04"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75B6BEC"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48069C"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32929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2FB2A8"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6E5A927"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3971A00"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CD743B"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2F0A339" w14:textId="7777777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4B2867E" w14:textId="77777777" w:rsidR="00B27B4C" w:rsidRPr="00B27B4C" w:rsidRDefault="007A3A2A"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93" w:author="Avi Cohen" w:date="2020-06-25T11:39:00Z">
            <w:r w:rsidR="004E61D3">
              <w:rPr>
                <w:rFonts w:ascii="Times New Roman" w:eastAsia="Times New Roman" w:hAnsi="Times New Roman" w:cs="David" w:hint="cs"/>
                <w:color w:val="00B0F0"/>
                <w:sz w:val="20"/>
                <w:szCs w:val="24"/>
                <w:u w:val="single"/>
                <w:rtl/>
                <w:lang w:eastAsia="he-IL"/>
              </w:rPr>
              <w:t>גיורא גור ושות' אדריכלים בע"מ</w:t>
            </w:r>
          </w:ins>
        </w:sdtContent>
      </w:sdt>
    </w:p>
    <w:p w14:paraId="3FDE5FD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5110CE85"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CCF9C5C"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13AE394F"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DD954E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59B0D84"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8625480" w14:textId="60217E95"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94" w:author="Avi Cohen" w:date="2020-06-25T11:54:00Z">
            <w:r w:rsidR="00311867">
              <w:rPr>
                <w:rFonts w:ascii="Times New Roman" w:eastAsia="Times New Roman" w:hAnsi="Times New Roman" w:cs="David" w:hint="cs"/>
                <w:color w:val="008000"/>
                <w:sz w:val="24"/>
                <w:szCs w:val="24"/>
                <w:rtl/>
                <w:lang w:eastAsia="he-IL"/>
              </w:rPr>
              <w:br/>
              <w:t>אפריקה ישראל מגורים בע"מ</w:t>
            </w:r>
            <w:r w:rsidR="00311867">
              <w:rPr>
                <w:rFonts w:ascii="Times New Roman" w:eastAsia="Times New Roman" w:hAnsi="Times New Roman" w:cs="David" w:hint="cs"/>
                <w:color w:val="008000"/>
                <w:sz w:val="24"/>
                <w:szCs w:val="24"/>
                <w:rtl/>
                <w:lang w:eastAsia="he-IL"/>
              </w:rPr>
              <w:br/>
              <w:t>יוני נתניהו 1 ג' אור יהודה</w:t>
            </w:r>
            <w:r w:rsidR="00311867">
              <w:rPr>
                <w:rFonts w:ascii="Times New Roman" w:eastAsia="Times New Roman" w:hAnsi="Times New Roman" w:cs="David" w:hint="cs"/>
                <w:color w:val="008000"/>
                <w:sz w:val="24"/>
                <w:szCs w:val="24"/>
                <w:rtl/>
                <w:lang w:eastAsia="he-IL"/>
              </w:rPr>
              <w:br/>
              <w:t>מ.ז 52-003476-0</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שיכון ובינוי נדל"ן בע"מ</w:t>
            </w:r>
            <w:r w:rsidR="00311867">
              <w:rPr>
                <w:rFonts w:ascii="Times New Roman" w:eastAsia="Times New Roman" w:hAnsi="Times New Roman" w:cs="David" w:hint="cs"/>
                <w:color w:val="008000"/>
                <w:sz w:val="24"/>
                <w:szCs w:val="24"/>
                <w:rtl/>
                <w:lang w:eastAsia="he-IL"/>
              </w:rPr>
              <w:br/>
              <w:t>שלם 3 רמת גן 52215</w:t>
            </w:r>
            <w:r w:rsidR="00311867">
              <w:rPr>
                <w:rFonts w:ascii="Times New Roman" w:eastAsia="Times New Roman" w:hAnsi="Times New Roman" w:cs="David" w:hint="cs"/>
                <w:color w:val="008000"/>
                <w:sz w:val="24"/>
                <w:szCs w:val="24"/>
                <w:rtl/>
                <w:lang w:eastAsia="he-IL"/>
              </w:rPr>
              <w:br/>
              <w:t>מ.ז 52-002117-1</w:t>
            </w:r>
            <w:r w:rsidR="00311867">
              <w:rPr>
                <w:rFonts w:ascii="Times New Roman" w:eastAsia="Times New Roman" w:hAnsi="Times New Roman" w:cs="David" w:hint="cs"/>
                <w:color w:val="008000"/>
                <w:sz w:val="24"/>
                <w:szCs w:val="24"/>
                <w:rtl/>
                <w:lang w:eastAsia="he-IL"/>
              </w:rPr>
              <w:br/>
            </w:r>
            <w:r w:rsidR="00311867">
              <w:rPr>
                <w:rFonts w:ascii="Times New Roman" w:eastAsia="Times New Roman" w:hAnsi="Times New Roman" w:cs="David" w:hint="cs"/>
                <w:color w:val="008000"/>
                <w:sz w:val="24"/>
                <w:szCs w:val="24"/>
                <w:rtl/>
                <w:lang w:eastAsia="he-IL"/>
              </w:rPr>
              <w:br/>
              <w:t>כלל נכסי נדלן נשר מרכז (</w:t>
            </w:r>
            <w:proofErr w:type="spellStart"/>
            <w:r w:rsidR="00311867">
              <w:rPr>
                <w:rFonts w:ascii="Times New Roman" w:eastAsia="Times New Roman" w:hAnsi="Times New Roman" w:cs="David" w:hint="cs"/>
                <w:color w:val="008000"/>
                <w:sz w:val="24"/>
                <w:szCs w:val="24"/>
                <w:rtl/>
                <w:lang w:eastAsia="he-IL"/>
              </w:rPr>
              <w:t>נ.נ.נ.מ</w:t>
            </w:r>
            <w:proofErr w:type="spellEnd"/>
            <w:r w:rsidR="00311867">
              <w:rPr>
                <w:rFonts w:ascii="Times New Roman" w:eastAsia="Times New Roman" w:hAnsi="Times New Roman" w:cs="David" w:hint="cs"/>
                <w:color w:val="008000"/>
                <w:sz w:val="24"/>
                <w:szCs w:val="24"/>
                <w:rtl/>
                <w:lang w:eastAsia="he-IL"/>
              </w:rPr>
              <w:t>) שותפות מוגבלת</w:t>
            </w:r>
            <w:r w:rsidR="00311867">
              <w:rPr>
                <w:rFonts w:ascii="Times New Roman" w:eastAsia="Times New Roman" w:hAnsi="Times New Roman" w:cs="David" w:hint="cs"/>
                <w:color w:val="008000"/>
                <w:sz w:val="24"/>
                <w:szCs w:val="24"/>
                <w:rtl/>
                <w:lang w:eastAsia="he-IL"/>
              </w:rPr>
              <w:br/>
              <w:t>מרכז עזריאלי בניין משולש 3, תל אביב</w:t>
            </w:r>
            <w:r w:rsidR="00311867">
              <w:rPr>
                <w:rFonts w:ascii="Times New Roman" w:eastAsia="Times New Roman" w:hAnsi="Times New Roman" w:cs="David" w:hint="cs"/>
                <w:color w:val="008000"/>
                <w:sz w:val="24"/>
                <w:szCs w:val="24"/>
                <w:rtl/>
                <w:lang w:eastAsia="he-IL"/>
              </w:rPr>
              <w:br/>
              <w:t>540283033</w:t>
            </w:r>
            <w:r w:rsidR="00311867">
              <w:rPr>
                <w:rFonts w:ascii="Times New Roman" w:eastAsia="Times New Roman" w:hAnsi="Times New Roman" w:cs="David" w:hint="cs"/>
                <w:color w:val="008000"/>
                <w:sz w:val="24"/>
                <w:szCs w:val="24"/>
                <w:rtl/>
                <w:lang w:eastAsia="he-IL"/>
              </w:rPr>
              <w:br/>
            </w:r>
          </w:ins>
        </w:sdtContent>
      </w:sdt>
    </w:p>
    <w:p w14:paraId="0F507A4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6FF67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6B4E488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41706F" w14:textId="02F4E793"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95" w:author="Avi Cohen" w:date="2020-06-25T11:58:00Z">
            <w:r w:rsidR="00A421F8">
              <w:rPr>
                <w:rFonts w:ascii="Times New Roman" w:eastAsia="Times New Roman" w:hAnsi="Times New Roman" w:cs="David" w:hint="cs"/>
                <w:color w:val="008000"/>
                <w:sz w:val="24"/>
                <w:szCs w:val="24"/>
                <w:rtl/>
                <w:lang w:eastAsia="he-IL"/>
              </w:rPr>
              <w:t>נשר</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08-12T00:00:00Z">
            <w:dateFormat w:val="dd/MM/yyyy"/>
            <w:lid w:val="he-IL"/>
            <w:storeMappedDataAs w:val="dateTime"/>
            <w:calendar w:val="gregorian"/>
          </w:date>
        </w:sdtPr>
        <w:sdtEndPr>
          <w:rPr>
            <w:rFonts w:hint="cs"/>
          </w:rPr>
        </w:sdtEndPr>
        <w:sdtContent>
          <w:ins w:id="196" w:author="Avi Cohen" w:date="2020-06-25T11:58:00Z">
            <w:r w:rsidR="00A421F8">
              <w:rPr>
                <w:rFonts w:ascii="Times New Roman" w:eastAsia="Times New Roman" w:hAnsi="Times New Roman" w:cs="David" w:hint="cs"/>
                <w:color w:val="008000"/>
                <w:sz w:val="24"/>
                <w:szCs w:val="24"/>
                <w:rtl/>
                <w:lang w:eastAsia="he-IL"/>
              </w:rPr>
              <w:t>‏12/08/2020</w:t>
            </w:r>
          </w:ins>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A8322E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3DDA8F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9A7F16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AE50F4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087F13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A3E4791"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24C452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3054A2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CFA660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D27F1C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074439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751532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5EF65C5"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C1FFA4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1D23D9B"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99230C8"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lastRenderedPageBreak/>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86661D1"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AC35DBF" w14:textId="77777777"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97" w:author="Avi Cohen" w:date="2020-06-25T11:39:00Z">
            <w:r w:rsidR="004E61D3">
              <w:rPr>
                <w:rFonts w:ascii="Times New Roman" w:eastAsia="Times New Roman" w:hAnsi="Times New Roman" w:cs="David" w:hint="cs"/>
                <w:color w:val="00B0F0"/>
                <w:sz w:val="20"/>
                <w:szCs w:val="24"/>
                <w:u w:val="single"/>
                <w:rtl/>
                <w:lang w:eastAsia="he-IL"/>
              </w:rPr>
              <w:t>גיורא גור ושות' אדריכלים בע"מ</w:t>
            </w:r>
          </w:ins>
        </w:sdtContent>
      </w:sdt>
    </w:p>
    <w:p w14:paraId="33F06BE3"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67B4E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94397F"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36E715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EFFC76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592040C"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B238C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38B370"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F48894E"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1CC86954"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F7D75E2"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1B204C0D"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4112463F"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51DA936"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7C006D" w14:textId="77777777" w:rsidR="007A3A2A" w:rsidRDefault="007A3A2A" w:rsidP="00AF234B">
      <w:pPr>
        <w:spacing w:before="0" w:after="0" w:line="240" w:lineRule="auto"/>
      </w:pPr>
      <w:r>
        <w:separator/>
      </w:r>
    </w:p>
  </w:endnote>
  <w:endnote w:type="continuationSeparator" w:id="0">
    <w:p w14:paraId="2B3EB6AC" w14:textId="77777777" w:rsidR="007A3A2A" w:rsidRDefault="007A3A2A" w:rsidP="00AF234B">
      <w:pPr>
        <w:spacing w:before="0" w:after="0" w:line="240" w:lineRule="auto"/>
      </w:pPr>
      <w:r>
        <w:continuationSeparator/>
      </w:r>
    </w:p>
  </w:endnote>
  <w:endnote w:type="continuationNotice" w:id="1">
    <w:p w14:paraId="3CE41A30" w14:textId="77777777" w:rsidR="007A3A2A" w:rsidRDefault="007A3A2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0"/>
      <w:gridCol w:w="2810"/>
      <w:gridCol w:w="232"/>
      <w:gridCol w:w="1034"/>
      <w:gridCol w:w="1800"/>
    </w:tblGrid>
    <w:tr w:rsidR="007A3A2A" w:rsidRPr="00F9528C" w14:paraId="444371B3" w14:textId="77777777" w:rsidTr="00C04A72">
      <w:tc>
        <w:tcPr>
          <w:tcW w:w="753" w:type="dxa"/>
        </w:tcPr>
        <w:p w14:paraId="44C7786B"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3637C36" w14:textId="304B1A23" w:rsidR="007A3A2A" w:rsidRPr="00F9528C" w:rsidRDefault="007A3A2A" w:rsidP="00F9528C">
              <w:pPr>
                <w:tabs>
                  <w:tab w:val="center" w:pos="4153"/>
                  <w:tab w:val="right" w:pos="8306"/>
                </w:tabs>
                <w:spacing w:before="0" w:after="0" w:line="240" w:lineRule="auto"/>
                <w:rPr>
                  <w:rFonts w:ascii="David" w:hAnsi="David"/>
                  <w:color w:val="00B0F0"/>
                  <w:sz w:val="20"/>
                  <w:szCs w:val="20"/>
                  <w:rtl/>
                </w:rPr>
              </w:pPr>
              <w:ins w:id="198" w:author="Avi Cohen" w:date="2020-06-25T11:57:00Z">
                <w:r>
                  <w:rPr>
                    <w:rFonts w:ascii="David" w:hAnsi="David" w:hint="cs"/>
                    <w:color w:val="00B0F0"/>
                    <w:sz w:val="20"/>
                    <w:szCs w:val="20"/>
                    <w:rtl/>
                  </w:rPr>
                  <w:t xml:space="preserve">נשר - ( שם זמני ) </w:t>
                </w:r>
              </w:ins>
            </w:p>
          </w:tc>
        </w:sdtContent>
      </w:sdt>
      <w:tc>
        <w:tcPr>
          <w:tcW w:w="2232" w:type="dxa"/>
        </w:tcPr>
        <w:p w14:paraId="0AA0E735"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אדריכל ראשי</w:t>
              </w:r>
            </w:sdtContent>
          </w:sdt>
        </w:p>
      </w:tc>
      <w:tc>
        <w:tcPr>
          <w:tcW w:w="236" w:type="dxa"/>
        </w:tcPr>
        <w:p w14:paraId="59D28996" w14:textId="77777777" w:rsidR="007A3A2A" w:rsidRPr="00F9528C" w:rsidRDefault="007A3A2A" w:rsidP="00F9528C">
          <w:pPr>
            <w:tabs>
              <w:tab w:val="center" w:pos="4153"/>
              <w:tab w:val="right" w:pos="8306"/>
            </w:tabs>
            <w:spacing w:before="0" w:after="0" w:line="240" w:lineRule="auto"/>
            <w:rPr>
              <w:rFonts w:ascii="David" w:hAnsi="David"/>
              <w:sz w:val="16"/>
              <w:szCs w:val="16"/>
              <w:rtl/>
            </w:rPr>
          </w:pPr>
        </w:p>
      </w:tc>
      <w:tc>
        <w:tcPr>
          <w:tcW w:w="1129" w:type="dxa"/>
        </w:tcPr>
        <w:p w14:paraId="7CF51535"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613B8AA9" w14:textId="3E762B9B" w:rsidR="007A3A2A" w:rsidRPr="00F9528C" w:rsidRDefault="007A3A2A" w:rsidP="00F9528C">
              <w:pPr>
                <w:tabs>
                  <w:tab w:val="center" w:pos="4153"/>
                  <w:tab w:val="right" w:pos="8306"/>
                </w:tabs>
                <w:spacing w:before="0" w:after="0" w:line="240" w:lineRule="auto"/>
                <w:rPr>
                  <w:rFonts w:ascii="David" w:hAnsi="David"/>
                  <w:sz w:val="20"/>
                  <w:szCs w:val="20"/>
                  <w:rtl/>
                </w:rPr>
              </w:pPr>
              <w:del w:id="199" w:author="Avi Cohen" w:date="2020-06-25T11:52:00Z">
                <w:r w:rsidDel="00311867">
                  <w:rPr>
                    <w:rFonts w:ascii="David" w:hAnsi="David" w:hint="cs"/>
                    <w:sz w:val="20"/>
                    <w:szCs w:val="20"/>
                  </w:rPr>
                  <w:delText>CONT-5-565</w:delText>
                </w:r>
              </w:del>
              <w:ins w:id="200" w:author="Avi Cohen" w:date="2020-06-25T11:52:00Z">
                <w:r>
                  <w:rPr>
                    <w:rFonts w:ascii="David" w:hAnsi="David" w:hint="cs"/>
                    <w:sz w:val="20"/>
                    <w:szCs w:val="20"/>
                  </w:rPr>
                  <w:t>CO</w:t>
                </w:r>
                <w:r>
                  <w:rPr>
                    <w:rFonts w:ascii="David" w:hAnsi="David" w:hint="cs"/>
                    <w:sz w:val="20"/>
                    <w:szCs w:val="20"/>
                    <w:rtl/>
                  </w:rPr>
                  <w:t>NT-10-1924</w:t>
                </w:r>
              </w:ins>
            </w:p>
          </w:tc>
        </w:sdtContent>
      </w:sdt>
    </w:tr>
    <w:tr w:rsidR="007A3A2A" w:rsidRPr="00F9528C" w14:paraId="2D9A5C03" w14:textId="77777777" w:rsidTr="00C04A72">
      <w:tc>
        <w:tcPr>
          <w:tcW w:w="753" w:type="dxa"/>
        </w:tcPr>
        <w:p w14:paraId="6A6DC6FA"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07754B1" w14:textId="77777777" w:rsidR="007A3A2A" w:rsidRPr="00F9528C" w:rsidRDefault="007A3A2A" w:rsidP="00F9528C">
              <w:pPr>
                <w:tabs>
                  <w:tab w:val="center" w:pos="4153"/>
                  <w:tab w:val="right" w:pos="8306"/>
                </w:tabs>
                <w:spacing w:before="0" w:after="0" w:line="240" w:lineRule="auto"/>
                <w:rPr>
                  <w:rFonts w:ascii="David" w:hAnsi="David"/>
                  <w:color w:val="00B0F0"/>
                  <w:sz w:val="20"/>
                  <w:szCs w:val="20"/>
                  <w:rtl/>
                </w:rPr>
              </w:pPr>
              <w:ins w:id="201" w:author="Avi Cohen" w:date="2020-06-25T11:39:00Z">
                <w:r>
                  <w:rPr>
                    <w:rFonts w:ascii="David" w:hAnsi="David" w:hint="cs"/>
                    <w:color w:val="00B0F0"/>
                    <w:sz w:val="20"/>
                    <w:szCs w:val="20"/>
                    <w:rtl/>
                  </w:rPr>
                  <w:t>גיורא גור ושות' אדריכלים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7A3A2A" w:rsidRPr="00F9528C" w14:paraId="2C649884" w14:textId="77777777" w:rsidTr="00C04A72">
            <w:trPr>
              <w:trHeight w:val="201"/>
            </w:trPr>
            <w:tc>
              <w:tcPr>
                <w:tcW w:w="926" w:type="dxa"/>
              </w:tcPr>
              <w:p w14:paraId="4CF8C50B"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EAC206B" w14:textId="1447230D" w:rsidR="007A3A2A" w:rsidRPr="00F9528C" w:rsidRDefault="007A3A2A" w:rsidP="00F9528C">
                    <w:pPr>
                      <w:tabs>
                        <w:tab w:val="center" w:pos="4153"/>
                        <w:tab w:val="right" w:pos="8306"/>
                      </w:tabs>
                      <w:spacing w:before="0" w:after="0" w:line="240" w:lineRule="auto"/>
                      <w:ind w:left="1" w:hanging="1"/>
                      <w:rPr>
                        <w:rFonts w:ascii="David" w:hAnsi="David"/>
                        <w:color w:val="00B0F0"/>
                        <w:sz w:val="20"/>
                        <w:szCs w:val="20"/>
                        <w:rtl/>
                      </w:rPr>
                    </w:pPr>
                    <w:ins w:id="202" w:author="Avi Cohen" w:date="2020-06-25T11:53:00Z">
                      <w:r>
                        <w:rPr>
                          <w:rFonts w:ascii="David" w:hAnsi="David" w:hint="cs"/>
                          <w:color w:val="00B0F0"/>
                          <w:sz w:val="20"/>
                          <w:szCs w:val="20"/>
                          <w:rtl/>
                        </w:rPr>
                        <w:t>0.1</w:t>
                      </w:r>
                    </w:ins>
                  </w:p>
                </w:tc>
              </w:sdtContent>
            </w:sdt>
          </w:tr>
        </w:tbl>
        <w:p w14:paraId="2A3BCC4F"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236" w:type="dxa"/>
        </w:tcPr>
        <w:p w14:paraId="5319A9B2"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1129" w:type="dxa"/>
        </w:tcPr>
        <w:p w14:paraId="1A8FF7F2"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2027B012" w14:textId="4DB0480F" w:rsidR="007A3A2A" w:rsidRPr="00F9528C" w:rsidRDefault="007A3A2A"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ins w:id="203" w:author="Avi Cohen" w:date="2020-06-25T11:53:00Z">
                <w:r>
                  <w:rPr>
                    <w:rFonts w:ascii="David" w:hAnsi="David" w:hint="cs"/>
                    <w:sz w:val="20"/>
                    <w:szCs w:val="20"/>
                    <w:rtl/>
                  </w:rPr>
                  <w:t>3;#</w:t>
                </w:r>
                <w:r>
                  <w:rPr>
                    <w:rFonts w:ascii="David" w:hAnsi="David" w:hint="cs"/>
                    <w:sz w:val="20"/>
                    <w:szCs w:val="20"/>
                  </w:rPr>
                  <w:t>Draft</w:t>
                </w:r>
              </w:ins>
            </w:sdtContent>
          </w:sdt>
        </w:p>
      </w:tc>
    </w:tr>
    <w:tr w:rsidR="007A3A2A" w:rsidRPr="00F9528C" w14:paraId="530A8195" w14:textId="77777777" w:rsidTr="00F9528C">
      <w:trPr>
        <w:trHeight w:val="80"/>
      </w:trPr>
      <w:tc>
        <w:tcPr>
          <w:tcW w:w="753" w:type="dxa"/>
        </w:tcPr>
        <w:p w14:paraId="15C89EC8"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1883" w:type="dxa"/>
        </w:tcPr>
        <w:p w14:paraId="4C802144" w14:textId="77777777" w:rsidR="007A3A2A" w:rsidRPr="00F9528C" w:rsidRDefault="007A3A2A"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A8919E6"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236" w:type="dxa"/>
        </w:tcPr>
        <w:p w14:paraId="28B3717C"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1129" w:type="dxa"/>
        </w:tcPr>
        <w:p w14:paraId="07156F3A"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c>
        <w:tcPr>
          <w:tcW w:w="2073" w:type="dxa"/>
        </w:tcPr>
        <w:p w14:paraId="5C58BAFE" w14:textId="77777777" w:rsidR="007A3A2A" w:rsidRPr="00F9528C" w:rsidRDefault="007A3A2A" w:rsidP="00F9528C">
          <w:pPr>
            <w:tabs>
              <w:tab w:val="center" w:pos="4153"/>
              <w:tab w:val="right" w:pos="8306"/>
            </w:tabs>
            <w:spacing w:before="0" w:after="0" w:line="240" w:lineRule="auto"/>
            <w:rPr>
              <w:rFonts w:ascii="David" w:hAnsi="David"/>
              <w:sz w:val="20"/>
              <w:szCs w:val="20"/>
              <w:rtl/>
            </w:rPr>
          </w:pPr>
        </w:p>
      </w:tc>
    </w:tr>
  </w:tbl>
  <w:p w14:paraId="551A0CC4" w14:textId="77777777" w:rsidR="007A3A2A" w:rsidRDefault="007A3A2A" w:rsidP="00F9528C">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63689AA9" w14:textId="77777777" w:rsidR="007A3A2A" w:rsidRPr="00F9528C" w:rsidRDefault="007A3A2A"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AEBE3A" w14:textId="77777777" w:rsidR="007A3A2A" w:rsidRDefault="007A3A2A" w:rsidP="00AF234B">
      <w:pPr>
        <w:spacing w:before="0" w:after="0" w:line="240" w:lineRule="auto"/>
      </w:pPr>
      <w:r>
        <w:separator/>
      </w:r>
    </w:p>
  </w:footnote>
  <w:footnote w:type="continuationSeparator" w:id="0">
    <w:p w14:paraId="67BC1A05" w14:textId="77777777" w:rsidR="007A3A2A" w:rsidRDefault="007A3A2A" w:rsidP="00AF234B">
      <w:pPr>
        <w:spacing w:before="0" w:after="0" w:line="240" w:lineRule="auto"/>
      </w:pPr>
      <w:r>
        <w:continuationSeparator/>
      </w:r>
    </w:p>
  </w:footnote>
  <w:footnote w:type="continuationNotice" w:id="1">
    <w:p w14:paraId="2C4476FB" w14:textId="77777777" w:rsidR="007A3A2A" w:rsidRDefault="007A3A2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Content>
      <w:p w14:paraId="08B04E6F" w14:textId="77777777" w:rsidR="007A3A2A" w:rsidRDefault="007A3A2A">
        <w:pPr>
          <w:pStyle w:val="a3"/>
          <w:jc w:val="center"/>
        </w:pPr>
        <w:r>
          <w:fldChar w:fldCharType="begin"/>
        </w:r>
        <w:r>
          <w:instrText xml:space="preserve"> PAGE   \* MERGEFORMAT </w:instrText>
        </w:r>
        <w:r>
          <w:fldChar w:fldCharType="separate"/>
        </w:r>
        <w:r w:rsidR="00877539">
          <w:rPr>
            <w:noProof/>
            <w:rtl/>
          </w:rPr>
          <w:t>30</w:t>
        </w:r>
        <w:r>
          <w:rPr>
            <w:noProof/>
          </w:rPr>
          <w:fldChar w:fldCharType="end"/>
        </w:r>
      </w:p>
    </w:sdtContent>
  </w:sdt>
  <w:p w14:paraId="6EBD9F0F" w14:textId="77777777" w:rsidR="007A3A2A" w:rsidRDefault="007A3A2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4">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6"/>
  </w:num>
  <w:num w:numId="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0"/>
  </w:num>
  <w:num w:numId="14">
    <w:abstractNumId w:val="5"/>
  </w:num>
  <w:num w:numId="15">
    <w:abstractNumId w:val="14"/>
  </w:num>
  <w:num w:numId="16">
    <w:abstractNumId w:val="17"/>
  </w:num>
  <w:num w:numId="17">
    <w:abstractNumId w:val="1"/>
  </w:num>
  <w:num w:numId="18">
    <w:abstractNumId w:val="4"/>
  </w:num>
  <w:num w:numId="19">
    <w:abstractNumId w:val="7"/>
  </w:num>
  <w:num w:numId="20">
    <w:abstractNumId w:val="6"/>
  </w:num>
  <w:num w:numId="21">
    <w:abstractNumId w:val="10"/>
  </w:num>
  <w:num w:numId="22">
    <w:abstractNumId w:val="9"/>
  </w:num>
  <w:num w:numId="23">
    <w:abstractNumId w:val="15"/>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trackRevisions/>
  <w:documentProtection w:edit="trackedChanges" w:enforcement="0"/>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C7FC8"/>
    <w:rsid w:val="001F3ACA"/>
    <w:rsid w:val="001F4C64"/>
    <w:rsid w:val="00214ACF"/>
    <w:rsid w:val="00227EBF"/>
    <w:rsid w:val="00231CEF"/>
    <w:rsid w:val="00235529"/>
    <w:rsid w:val="002419E5"/>
    <w:rsid w:val="00255ACD"/>
    <w:rsid w:val="00263199"/>
    <w:rsid w:val="0027248C"/>
    <w:rsid w:val="00274663"/>
    <w:rsid w:val="002C537A"/>
    <w:rsid w:val="002D7834"/>
    <w:rsid w:val="00311867"/>
    <w:rsid w:val="00385D12"/>
    <w:rsid w:val="003A4904"/>
    <w:rsid w:val="003F2F80"/>
    <w:rsid w:val="004007D5"/>
    <w:rsid w:val="004103D1"/>
    <w:rsid w:val="0043488B"/>
    <w:rsid w:val="00446416"/>
    <w:rsid w:val="004E078C"/>
    <w:rsid w:val="004E215F"/>
    <w:rsid w:val="004E61D3"/>
    <w:rsid w:val="00537497"/>
    <w:rsid w:val="00552E11"/>
    <w:rsid w:val="00561888"/>
    <w:rsid w:val="0056366A"/>
    <w:rsid w:val="00564715"/>
    <w:rsid w:val="0058594E"/>
    <w:rsid w:val="0059525F"/>
    <w:rsid w:val="005A6344"/>
    <w:rsid w:val="005B0177"/>
    <w:rsid w:val="005C272D"/>
    <w:rsid w:val="005C5A8D"/>
    <w:rsid w:val="00640557"/>
    <w:rsid w:val="00646233"/>
    <w:rsid w:val="0065056B"/>
    <w:rsid w:val="00672C76"/>
    <w:rsid w:val="006905F7"/>
    <w:rsid w:val="006B0246"/>
    <w:rsid w:val="006B5833"/>
    <w:rsid w:val="006D2AA2"/>
    <w:rsid w:val="006D4ED5"/>
    <w:rsid w:val="006F07FB"/>
    <w:rsid w:val="00703F1F"/>
    <w:rsid w:val="0072103C"/>
    <w:rsid w:val="00727B7A"/>
    <w:rsid w:val="007A3A2A"/>
    <w:rsid w:val="007B1B1C"/>
    <w:rsid w:val="007E5EEA"/>
    <w:rsid w:val="00817C5E"/>
    <w:rsid w:val="00844490"/>
    <w:rsid w:val="008524DD"/>
    <w:rsid w:val="0086397F"/>
    <w:rsid w:val="00877539"/>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9E2792"/>
    <w:rsid w:val="00A10190"/>
    <w:rsid w:val="00A27297"/>
    <w:rsid w:val="00A42052"/>
    <w:rsid w:val="00A421F8"/>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4A72"/>
    <w:rsid w:val="00C22AB1"/>
    <w:rsid w:val="00C63015"/>
    <w:rsid w:val="00C93F30"/>
    <w:rsid w:val="00D0656D"/>
    <w:rsid w:val="00D07D85"/>
    <w:rsid w:val="00D3056F"/>
    <w:rsid w:val="00D50E2D"/>
    <w:rsid w:val="00D65B92"/>
    <w:rsid w:val="00D97438"/>
    <w:rsid w:val="00DA0366"/>
    <w:rsid w:val="00DA4F89"/>
    <w:rsid w:val="00DD3642"/>
    <w:rsid w:val="00DD3BC6"/>
    <w:rsid w:val="00DD691B"/>
    <w:rsid w:val="00DE7868"/>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528C"/>
    <w:rsid w:val="00FB6CEF"/>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AC8259"/>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B27B4C"/>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B27B4C"/>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B27B4C"/>
    <w:rPr>
      <w:rFonts w:ascii="Times New Roman" w:eastAsia="Times New Roman" w:hAnsi="Times New Roman" w:cs="David"/>
      <w:sz w:val="24"/>
      <w:szCs w:val="24"/>
      <w:u w:val="single"/>
      <w:lang w:eastAsia="he-IL"/>
    </w:rPr>
  </w:style>
  <w:style w:type="character" w:customStyle="1" w:styleId="40">
    <w:name w:val="כותרת 4 תו"/>
    <w:basedOn w:val="a0"/>
    <w:link w:val="4"/>
    <w:rsid w:val="00B27B4C"/>
    <w:rPr>
      <w:rFonts w:ascii="Calibri" w:eastAsia="Times New Roman" w:hAnsi="Calibri" w:cs="Arial"/>
      <w:b/>
      <w:bCs/>
      <w:sz w:val="28"/>
      <w:szCs w:val="28"/>
      <w:lang w:eastAsia="he-IL"/>
    </w:rPr>
  </w:style>
  <w:style w:type="character" w:customStyle="1" w:styleId="50">
    <w:name w:val="כותרת 5 תו"/>
    <w:basedOn w:val="a0"/>
    <w:link w:val="5"/>
    <w:rsid w:val="00B27B4C"/>
    <w:rPr>
      <w:rFonts w:ascii="Times New Roman" w:eastAsia="Times New Roman" w:hAnsi="Times New Roman" w:cs="David"/>
      <w:b/>
      <w:bCs/>
      <w:i/>
      <w:iCs/>
      <w:sz w:val="26"/>
      <w:szCs w:val="26"/>
      <w:lang w:eastAsia="he-IL"/>
    </w:rPr>
  </w:style>
  <w:style w:type="numbering" w:customStyle="1" w:styleId="NoList1">
    <w:name w:val="No List1"/>
    <w:next w:val="a2"/>
    <w:semiHidden/>
    <w:rsid w:val="00B27B4C"/>
  </w:style>
  <w:style w:type="paragraph" w:customStyle="1" w:styleId="Heading11">
    <w:name w:val="Heading 11"/>
    <w:basedOn w:val="a"/>
    <w:next w:val="a"/>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B27B4C"/>
    <w:rPr>
      <w:rFonts w:ascii="Times New Roman" w:eastAsia="Times New Roman" w:hAnsi="Times New Roman" w:cs="David"/>
      <w:sz w:val="20"/>
      <w:szCs w:val="24"/>
      <w:lang w:eastAsia="he-IL"/>
    </w:rPr>
  </w:style>
  <w:style w:type="paragraph" w:styleId="ab">
    <w:name w:val="Title"/>
    <w:basedOn w:val="a"/>
    <w:link w:val="ac"/>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ad">
    <w:name w:val="Block Text"/>
    <w:basedOn w:val="a"/>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B27B4C"/>
    <w:rPr>
      <w:rFonts w:ascii="Times New Roman" w:eastAsia="Times New Roman" w:hAnsi="Times New Roman" w:cs="David"/>
      <w:sz w:val="24"/>
      <w:szCs w:val="24"/>
      <w:lang w:eastAsia="he-IL"/>
    </w:rPr>
  </w:style>
  <w:style w:type="paragraph" w:styleId="21">
    <w:name w:val="Body Text Indent 2"/>
    <w:basedOn w:val="a"/>
    <w:link w:val="22"/>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B27B4C"/>
    <w:rPr>
      <w:rFonts w:ascii="Times New Roman" w:eastAsia="Times New Roman" w:hAnsi="Times New Roman" w:cs="David"/>
      <w:sz w:val="20"/>
      <w:szCs w:val="24"/>
      <w:lang w:eastAsia="he-IL"/>
    </w:rPr>
  </w:style>
  <w:style w:type="paragraph" w:styleId="ae">
    <w:name w:val="Balloon Text"/>
    <w:basedOn w:val="a"/>
    <w:link w:val="af"/>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B27B4C"/>
    <w:rPr>
      <w:rFonts w:ascii="Tahoma" w:eastAsia="Times New Roman" w:hAnsi="Tahoma" w:cs="Tahoma"/>
      <w:sz w:val="16"/>
      <w:szCs w:val="16"/>
      <w:lang w:eastAsia="he-IL"/>
    </w:rPr>
  </w:style>
  <w:style w:type="paragraph" w:customStyle="1" w:styleId="af0">
    <w:name w:val="סגנון"/>
    <w:basedOn w:val="a"/>
    <w:next w:val="ad"/>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B27B4C"/>
    <w:rPr>
      <w:rFonts w:cs="Times New Roman"/>
    </w:rPr>
  </w:style>
  <w:style w:type="paragraph" w:styleId="af2">
    <w:name w:val="Document Map"/>
    <w:basedOn w:val="a"/>
    <w:link w:val="af3"/>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B27B4C"/>
    <w:rPr>
      <w:rFonts w:ascii="Tahoma" w:eastAsia="Times New Roman" w:hAnsi="Tahoma" w:cs="Tahoma"/>
      <w:sz w:val="20"/>
      <w:szCs w:val="20"/>
      <w:shd w:val="clear" w:color="auto" w:fill="000080"/>
      <w:lang w:eastAsia="he-IL"/>
    </w:rPr>
  </w:style>
  <w:style w:type="paragraph" w:customStyle="1" w:styleId="af4">
    <w:name w:val="רשימה מימין"/>
    <w:basedOn w:val="a"/>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B27B4C"/>
    <w:pPr>
      <w:tabs>
        <w:tab w:val="left" w:pos="2880"/>
        <w:tab w:val="left" w:pos="5220"/>
        <w:tab w:val="left" w:pos="7740"/>
      </w:tabs>
      <w:ind w:left="360"/>
    </w:pPr>
    <w:rPr>
      <w:sz w:val="22"/>
      <w:szCs w:val="22"/>
    </w:rPr>
  </w:style>
  <w:style w:type="paragraph" w:customStyle="1" w:styleId="12">
    <w:name w:val="חתימה קו 1 נקודות"/>
    <w:basedOn w:val="1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No Spacing"/>
    <w:uiPriority w:val="1"/>
    <w:qFormat/>
    <w:rsid w:val="00EE48BB"/>
    <w:pPr>
      <w:bidi/>
      <w:spacing w:beforeAutospacing="1" w:after="0" w:afterAutospacing="1" w:line="240" w:lineRule="auto"/>
    </w:pPr>
  </w:style>
  <w:style w:type="paragraph" w:customStyle="1" w:styleId="af7">
    <w:name w:val="שדות בטופס"/>
    <w:basedOn w:val="a"/>
    <w:qFormat/>
    <w:rsid w:val="00EE48BB"/>
    <w:pPr>
      <w:spacing w:line="360" w:lineRule="auto"/>
    </w:pPr>
    <w:rPr>
      <w:rFonts w:ascii="Times New Roman" w:eastAsia="Times New Roman" w:hAnsi="Times New Roman" w:cs="David"/>
      <w:color w:val="00B0F0"/>
      <w:sz w:val="24"/>
      <w:szCs w:val="24"/>
    </w:rPr>
  </w:style>
  <w:style w:type="paragraph" w:styleId="af8">
    <w:name w:val="List Paragraph"/>
    <w:basedOn w:val="a"/>
    <w:uiPriority w:val="34"/>
    <w:qFormat/>
    <w:rsid w:val="00BB267C"/>
    <w:pPr>
      <w:ind w:left="720"/>
      <w:contextualSpacing/>
    </w:pPr>
  </w:style>
  <w:style w:type="paragraph" w:customStyle="1" w:styleId="AutoFields">
    <w:name w:val="AutoFields"/>
    <w:basedOn w:val="a5"/>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a6"/>
    <w:link w:val="AutoFields"/>
    <w:rsid w:val="00F40E6F"/>
    <w:rPr>
      <w:rFonts w:ascii="David" w:hAnsi="David" w:cs="David"/>
      <w:color w:val="0070C0"/>
      <w:sz w:val="20"/>
      <w:szCs w:val="24"/>
    </w:rPr>
  </w:style>
  <w:style w:type="table" w:customStyle="1" w:styleId="13">
    <w:name w:val="רשת טבלה1"/>
    <w:basedOn w:val="a1"/>
    <w:next w:val="a8"/>
    <w:rsid w:val="00F952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9">
    <w:name w:val="היסט_כפול"/>
    <w:basedOn w:val="a"/>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a3"/>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a3"/>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a3"/>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a3"/>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a3"/>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a3"/>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a3"/>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a3"/>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a3"/>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a3"/>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a3"/>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a3"/>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a3"/>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a3"/>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a3"/>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a3"/>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a3"/>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a3"/>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a3"/>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a3"/>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a3"/>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a3"/>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a3"/>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a3"/>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a3"/>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a3"/>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a3"/>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a3"/>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a3"/>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a3"/>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a3"/>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a3"/>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a3"/>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a3"/>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a3"/>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a3"/>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a3"/>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a3"/>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a3"/>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a3"/>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a3"/>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177879"/>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C52A3A"/>
    <w:rsid w:val="00C53130"/>
    <w:rsid w:val="00C801CB"/>
    <w:rsid w:val="00CB2CB9"/>
    <w:rsid w:val="00CC6362"/>
    <w:rsid w:val="00D87396"/>
    <w:rsid w:val="00DD6DE3"/>
    <w:rsid w:val="00E4576F"/>
    <w:rsid w:val="00EC6A11"/>
    <w:rsid w:val="00ED259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4576F"/>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CCC5EB0BBC854FCAABDABA0515EE56C0">
    <w:name w:val="CCC5EB0BBC854FCAABDABA0515EE56C0"/>
    <w:rsid w:val="00C801CB"/>
    <w:pPr>
      <w:bidi/>
    </w:pPr>
  </w:style>
  <w:style w:type="paragraph" w:customStyle="1" w:styleId="06F8F95D093841AE87792B945FFA60A4">
    <w:name w:val="06F8F95D093841AE87792B945FFA60A4"/>
    <w:rsid w:val="00C801CB"/>
    <w:pPr>
      <w:bidi/>
    </w:pPr>
  </w:style>
  <w:style w:type="paragraph" w:customStyle="1" w:styleId="159D4A388FE74092A8B1E2014B54745A">
    <w:name w:val="159D4A388FE74092A8B1E2014B54745A"/>
    <w:rsid w:val="00C801CB"/>
    <w:pPr>
      <w:bidi/>
    </w:pPr>
  </w:style>
  <w:style w:type="paragraph" w:customStyle="1" w:styleId="1297C6F03DDB4B32A4ECEB61B81BFF44">
    <w:name w:val="1297C6F03DDB4B32A4ECEB61B81BFF44"/>
    <w:rsid w:val="00C801CB"/>
    <w:pPr>
      <w:bidi/>
    </w:pPr>
  </w:style>
  <w:style w:type="paragraph" w:customStyle="1" w:styleId="372E64543FD6457C9511AD083EFEE55C">
    <w:name w:val="372E64543FD6457C9511AD083EFEE55C"/>
    <w:rsid w:val="00C801CB"/>
    <w:pPr>
      <w:bidi/>
    </w:pPr>
  </w:style>
  <w:style w:type="paragraph" w:customStyle="1" w:styleId="86707356FC1A42B4A77D39E880FAA457">
    <w:name w:val="86707356FC1A42B4A77D39E880FAA457"/>
    <w:rsid w:val="0089490C"/>
    <w:pPr>
      <w:bidi/>
    </w:pPr>
  </w:style>
  <w:style w:type="paragraph" w:customStyle="1" w:styleId="EBFC28161A2C4EA3906DBF946389479B">
    <w:name w:val="EBFC28161A2C4EA3906DBF946389479B"/>
    <w:rsid w:val="00254DFB"/>
    <w:pPr>
      <w:bidi/>
    </w:pPr>
  </w:style>
  <w:style w:type="paragraph" w:customStyle="1" w:styleId="5219E8EE6D7C4D1AA852D8AE074B90F1">
    <w:name w:val="5219E8EE6D7C4D1AA852D8AE074B90F1"/>
    <w:rsid w:val="00844768"/>
    <w:pPr>
      <w:bidi/>
    </w:pPr>
  </w:style>
  <w:style w:type="paragraph" w:customStyle="1" w:styleId="84CC985734184A8A9F4405A0BE91E0FC">
    <w:name w:val="84CC985734184A8A9F4405A0BE91E0FC"/>
    <w:rsid w:val="00844768"/>
    <w:pPr>
      <w:bidi/>
    </w:pPr>
  </w:style>
  <w:style w:type="paragraph" w:customStyle="1" w:styleId="5EA2FB1CA2164EC4B8A72836CB0DBEB0">
    <w:name w:val="5EA2FB1CA2164EC4B8A72836CB0DBEB0"/>
    <w:rsid w:val="00261AE3"/>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7D5C5996C98F458584D03B1A7909EACF">
    <w:name w:val="7D5C5996C98F458584D03B1A7909EACF"/>
    <w:rsid w:val="0058523B"/>
    <w:pPr>
      <w:bidi/>
    </w:pPr>
  </w:style>
  <w:style w:type="paragraph" w:customStyle="1" w:styleId="47AE1B7D36614706AD77066DE4DA194C">
    <w:name w:val="47AE1B7D36614706AD77066DE4DA194C"/>
    <w:rsid w:val="0058523B"/>
    <w:pPr>
      <w:bidi/>
    </w:pPr>
  </w:style>
  <w:style w:type="paragraph" w:customStyle="1" w:styleId="ED93D50223E34302B9DBEC4B5E6A0198">
    <w:name w:val="ED93D50223E34302B9DBEC4B5E6A0198"/>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 w:type="paragraph" w:customStyle="1" w:styleId="626507B9600641C4863CB5D8DA54400C">
    <w:name w:val="626507B9600641C4863CB5D8DA54400C"/>
    <w:rsid w:val="00E4576F"/>
    <w:pPr>
      <w:bidi/>
    </w:pPr>
  </w:style>
  <w:style w:type="paragraph" w:customStyle="1" w:styleId="FD342E92C4064249A3D027D25A85D6D3">
    <w:name w:val="FD342E92C4064249A3D027D25A85D6D3"/>
    <w:rsid w:val="00E4576F"/>
    <w:pPr>
      <w:bidi/>
    </w:pPr>
  </w:style>
  <w:style w:type="paragraph" w:customStyle="1" w:styleId="01BF619633AD44F194E44D14CBE3648C">
    <w:name w:val="01BF619633AD44F194E44D14CBE3648C"/>
    <w:rsid w:val="00E4576F"/>
    <w:pPr>
      <w:bidi/>
    </w:pPr>
  </w:style>
  <w:style w:type="paragraph" w:customStyle="1" w:styleId="3CD78A7C5A454D28B66A0131480ABDEA">
    <w:name w:val="3CD78A7C5A454D28B66A0131480ABDEA"/>
    <w:rsid w:val="00E4576F"/>
    <w:pPr>
      <w:bidi/>
    </w:pPr>
  </w:style>
  <w:style w:type="paragraph" w:customStyle="1" w:styleId="55E071768A26431CBE5D955F38165420">
    <w:name w:val="55E071768A26431CBE5D955F38165420"/>
    <w:rsid w:val="00E4576F"/>
    <w:pPr>
      <w:bidi/>
    </w:pPr>
  </w:style>
  <w:style w:type="paragraph" w:customStyle="1" w:styleId="22869E7550424BB58F7B88688619DE91">
    <w:name w:val="22869E7550424BB58F7B88688619DE91"/>
    <w:rsid w:val="00E4576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אדריכל ראשי" ma:contentTypeID="0x010100398782B37190B343ABC5A26867A4FDE20800D80CAA93D877F0498D6DF553D9D0C07E" ma:contentTypeVersion="175" ma:contentTypeDescription="" ma:contentTypeScope="" ma:versionID="0a184ade6cf3ce08c7c2b3ab56892225">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dcmitype/"/>
    <ds:schemaRef ds:uri="http://www.w3.org/XML/1998/namespace"/>
    <ds:schemaRef ds:uri="http://schemas.microsoft.com/office/2006/documentManagement/types"/>
    <ds:schemaRef ds:uri="http://purl.org/dc/elements/1.1/"/>
    <ds:schemaRef ds:uri="http://purl.org/dc/terms/"/>
    <ds:schemaRef ds:uri="http://schemas.microsoft.com/sharepoint/v3"/>
    <ds:schemaRef ds:uri="http://schemas.openxmlformats.org/package/2006/metadata/core-properties"/>
    <ds:schemaRef ds:uri="http://schemas.microsoft.com/office/infopath/2007/PartnerControls"/>
    <ds:schemaRef ds:uri="e82e0497-401b-493b-ab66-61f85c09ed30"/>
    <ds:schemaRef ds:uri="http://schemas.microsoft.com/office/2006/metadata/properties"/>
  </ds:schemaRefs>
</ds:datastoreItem>
</file>

<file path=customXml/itemProps2.xml><?xml version="1.0" encoding="utf-8"?>
<ds:datastoreItem xmlns:ds="http://schemas.openxmlformats.org/officeDocument/2006/customXml" ds:itemID="{CD8AB10F-0B19-4DFE-91E6-06D740021040}"/>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A5F5E3EC-D164-4CB0-9326-D557FE106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881B431-4C44-44FF-923A-77CB3171DEAE}">
  <ds:schemaRefs>
    <ds:schemaRef ds:uri="http://schemas.microsoft.com/office/2006/metadata/customXsn"/>
  </ds:schemaRefs>
</ds:datastoreItem>
</file>

<file path=customXml/itemProps6.xml><?xml version="1.0" encoding="utf-8"?>
<ds:datastoreItem xmlns:ds="http://schemas.openxmlformats.org/officeDocument/2006/customXml" ds:itemID="{54A252A2-444D-4335-9B0D-FBD197A88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46</Pages>
  <Words>12619</Words>
  <Characters>63100</Characters>
  <Application>Microsoft Office Word</Application>
  <DocSecurity>0</DocSecurity>
  <Lines>525</Lines>
  <Paragraphs>151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13</cp:revision>
  <dcterms:created xsi:type="dcterms:W3CDTF">2020-06-25T08:45:00Z</dcterms:created>
  <dcterms:modified xsi:type="dcterms:W3CDTF">2020-06-25T09:16:00Z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3aa35450-885f-4017-a0ed-36b8502680f4</vt:lpwstr>
  </property>
</Properties>
</file>