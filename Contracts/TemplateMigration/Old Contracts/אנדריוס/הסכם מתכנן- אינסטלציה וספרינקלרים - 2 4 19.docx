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35DF9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CE8A0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6920BE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BDF833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0EC3EBD2" wp14:editId="0D3A940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8B8ECAE"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95CAF0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B41F0D" w14:textId="19FA0900"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r w:rsidR="00641EDF">
        <w:rPr>
          <w:rFonts w:ascii="Times New Roman" w:eastAsia="Times New Roman" w:hAnsi="Times New Roman" w:cs="David" w:hint="cs"/>
          <w:bCs/>
          <w:sz w:val="32"/>
          <w:szCs w:val="32"/>
          <w:u w:val="single"/>
          <w:rtl/>
          <w:lang w:eastAsia="he-IL"/>
        </w:rPr>
        <w:t xml:space="preserve"> ו</w:t>
      </w:r>
      <w:r w:rsidR="00503036">
        <w:rPr>
          <w:rFonts w:ascii="Times New Roman" w:eastAsia="Times New Roman" w:hAnsi="Times New Roman" w:cs="David" w:hint="cs"/>
          <w:bCs/>
          <w:sz w:val="32"/>
          <w:szCs w:val="32"/>
          <w:u w:val="single"/>
          <w:rtl/>
          <w:lang w:eastAsia="he-IL"/>
        </w:rPr>
        <w:t xml:space="preserve">מערכות </w:t>
      </w:r>
      <w:r w:rsidR="00641EDF">
        <w:rPr>
          <w:rFonts w:ascii="Times New Roman" w:eastAsia="Times New Roman" w:hAnsi="Times New Roman" w:cs="David" w:hint="cs"/>
          <w:bCs/>
          <w:sz w:val="32"/>
          <w:szCs w:val="32"/>
          <w:u w:val="single"/>
          <w:rtl/>
          <w:lang w:eastAsia="he-IL"/>
        </w:rPr>
        <w:t>ספרינקלרים</w:t>
      </w:r>
    </w:p>
    <w:p w14:paraId="0017F857" w14:textId="77777777" w:rsidR="00D5041C" w:rsidRPr="00D5041C" w:rsidRDefault="00D5041C">
      <w:pPr>
        <w:bidi w:val="0"/>
        <w:spacing w:before="0" w:beforeAutospacing="0" w:after="160" w:afterAutospacing="0" w:line="259" w:lineRule="auto"/>
        <w:rPr>
          <w:rFonts w:ascii="Times New Roman" w:eastAsia="Times New Roman" w:hAnsi="Times New Roman" w:cs="David"/>
          <w:bCs/>
          <w:sz w:val="32"/>
          <w:szCs w:val="32"/>
          <w:lang w:eastAsia="he-IL"/>
        </w:rPr>
      </w:pPr>
      <w:r w:rsidRPr="00D5041C">
        <w:rPr>
          <w:rFonts w:ascii="Times New Roman" w:eastAsia="Times New Roman" w:hAnsi="Times New Roman" w:cs="David"/>
          <w:bCs/>
          <w:sz w:val="32"/>
          <w:szCs w:val="32"/>
          <w:rtl/>
          <w:lang w:eastAsia="he-IL"/>
        </w:rPr>
        <w:br w:type="page"/>
      </w:r>
    </w:p>
    <w:p w14:paraId="329EC11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p>
    <w:p w14:paraId="0F61DAD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814F831" w14:textId="77777777"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3-12T00:00:00Z">
            <w:dateFormat w:val="dd/MM/yyyy"/>
            <w:lid w:val="he-IL"/>
            <w:storeMappedDataAs w:val="dateTime"/>
            <w:calendar w:val="gregorian"/>
          </w:date>
        </w:sdtPr>
        <w:sdtEndPr/>
        <w:sdtContent>
          <w:r w:rsidR="00870951">
            <w:rPr>
              <w:rFonts w:ascii="Times New Roman" w:eastAsia="Times New Roman" w:hAnsi="Times New Roman" w:cs="David" w:hint="cs"/>
              <w:color w:val="800080"/>
              <w:sz w:val="24"/>
              <w:szCs w:val="24"/>
              <w:rtl/>
              <w:lang w:eastAsia="he-IL"/>
            </w:rPr>
            <w:t>‏12/03/2019</w:t>
          </w:r>
        </w:sdtContent>
      </w:sdt>
    </w:p>
    <w:p w14:paraId="17824F56"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7D2A606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DC1E25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149B49"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highlight w:val="yellow"/>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B963981" w14:textId="77777777" w:rsidR="00D5041C" w:rsidRPr="001B1046" w:rsidRDefault="0004721D" w:rsidP="001B1046">
          <w:pPr>
            <w:widowControl w:val="0"/>
            <w:spacing w:before="0" w:beforeAutospacing="0" w:after="0" w:afterAutospacing="0" w:line="240" w:lineRule="auto"/>
            <w:ind w:left="2880"/>
            <w:rPr>
              <w:rFonts w:ascii="Times New Roman" w:eastAsia="Times New Roman" w:hAnsi="Times New Roman" w:cs="David"/>
              <w:color w:val="008000"/>
              <w:sz w:val="24"/>
              <w:szCs w:val="24"/>
            </w:rPr>
          </w:pPr>
          <w:r w:rsidRPr="001B1046">
            <w:rPr>
              <w:rFonts w:ascii="Times New Roman" w:eastAsia="Times New Roman" w:hAnsi="Times New Roman" w:cs="David" w:hint="eastAsia"/>
              <w:color w:val="800080"/>
              <w:sz w:val="24"/>
              <w:szCs w:val="24"/>
              <w:highlight w:val="yellow"/>
              <w:rtl/>
            </w:rPr>
            <w:t>אפריקה</w:t>
          </w:r>
          <w:r w:rsidRPr="001B1046">
            <w:rPr>
              <w:rFonts w:ascii="Times New Roman" w:eastAsia="Times New Roman" w:hAnsi="Times New Roman" w:cs="David"/>
              <w:color w:val="800080"/>
              <w:sz w:val="24"/>
              <w:szCs w:val="24"/>
              <w:highlight w:val="yellow"/>
              <w:rtl/>
            </w:rPr>
            <w:t xml:space="preserve"> </w:t>
          </w:r>
          <w:r w:rsidRPr="001B1046">
            <w:rPr>
              <w:rFonts w:ascii="Times New Roman" w:eastAsia="Times New Roman" w:hAnsi="Times New Roman" w:cs="David" w:hint="eastAsia"/>
              <w:color w:val="800080"/>
              <w:sz w:val="24"/>
              <w:szCs w:val="24"/>
              <w:highlight w:val="yellow"/>
              <w:rtl/>
            </w:rPr>
            <w:t>ישראל</w:t>
          </w:r>
          <w:r w:rsidRPr="001B1046">
            <w:rPr>
              <w:rFonts w:ascii="Times New Roman" w:eastAsia="Times New Roman" w:hAnsi="Times New Roman" w:cs="David"/>
              <w:color w:val="800080"/>
              <w:sz w:val="24"/>
              <w:szCs w:val="24"/>
              <w:highlight w:val="yellow"/>
              <w:rtl/>
            </w:rPr>
            <w:t xml:space="preserve"> </w:t>
          </w:r>
          <w:r w:rsidRPr="001B1046">
            <w:rPr>
              <w:rFonts w:ascii="Times New Roman" w:eastAsia="Times New Roman" w:hAnsi="Times New Roman" w:cs="David" w:hint="eastAsia"/>
              <w:color w:val="800080"/>
              <w:sz w:val="24"/>
              <w:szCs w:val="24"/>
              <w:highlight w:val="yellow"/>
              <w:rtl/>
            </w:rPr>
            <w:t>מגורים</w:t>
          </w:r>
          <w:r w:rsidRPr="001B1046">
            <w:rPr>
              <w:rFonts w:ascii="Times New Roman" w:eastAsia="Times New Roman" w:hAnsi="Times New Roman" w:cs="David"/>
              <w:color w:val="800080"/>
              <w:sz w:val="24"/>
              <w:szCs w:val="24"/>
              <w:highlight w:val="yellow"/>
              <w:rtl/>
            </w:rPr>
            <w:t xml:space="preserve"> </w:t>
          </w:r>
          <w:r w:rsidRPr="001B1046">
            <w:rPr>
              <w:rFonts w:ascii="Times New Roman" w:eastAsia="Times New Roman" w:hAnsi="Times New Roman" w:cs="David" w:hint="eastAsia"/>
              <w:color w:val="800080"/>
              <w:sz w:val="24"/>
              <w:szCs w:val="24"/>
              <w:highlight w:val="yellow"/>
              <w:rtl/>
            </w:rPr>
            <w:t>בע</w:t>
          </w:r>
          <w:r w:rsidRPr="001B1046">
            <w:rPr>
              <w:rFonts w:ascii="Times New Roman" w:eastAsia="Times New Roman" w:hAnsi="Times New Roman" w:cs="David"/>
              <w:color w:val="800080"/>
              <w:sz w:val="24"/>
              <w:szCs w:val="24"/>
              <w:highlight w:val="yellow"/>
              <w:rtl/>
            </w:rPr>
            <w:t>"מ</w:t>
          </w:r>
          <w:r w:rsidRPr="001B1046">
            <w:rPr>
              <w:rFonts w:ascii="Times New Roman" w:eastAsia="Times New Roman" w:hAnsi="Times New Roman" w:cs="David"/>
              <w:color w:val="800080"/>
              <w:sz w:val="24"/>
              <w:szCs w:val="24"/>
              <w:highlight w:val="yellow"/>
              <w:rtl/>
            </w:rPr>
            <w:br/>
          </w:r>
          <w:r w:rsidRPr="001B1046">
            <w:rPr>
              <w:rFonts w:ascii="Times New Roman" w:eastAsia="Times New Roman" w:hAnsi="Times New Roman" w:cs="David" w:hint="eastAsia"/>
              <w:color w:val="800080"/>
              <w:sz w:val="24"/>
              <w:szCs w:val="24"/>
              <w:highlight w:val="yellow"/>
              <w:rtl/>
            </w:rPr>
            <w:t>יוני</w:t>
          </w:r>
          <w:r w:rsidRPr="001B1046">
            <w:rPr>
              <w:rFonts w:ascii="Times New Roman" w:eastAsia="Times New Roman" w:hAnsi="Times New Roman" w:cs="David"/>
              <w:color w:val="800080"/>
              <w:sz w:val="24"/>
              <w:szCs w:val="24"/>
              <w:highlight w:val="yellow"/>
              <w:rtl/>
            </w:rPr>
            <w:t xml:space="preserve"> </w:t>
          </w:r>
          <w:r w:rsidRPr="001B1046">
            <w:rPr>
              <w:rFonts w:ascii="Times New Roman" w:eastAsia="Times New Roman" w:hAnsi="Times New Roman" w:cs="David" w:hint="eastAsia"/>
              <w:color w:val="800080"/>
              <w:sz w:val="24"/>
              <w:szCs w:val="24"/>
              <w:highlight w:val="yellow"/>
              <w:rtl/>
            </w:rPr>
            <w:t>נתניהו</w:t>
          </w:r>
          <w:r w:rsidRPr="001B1046">
            <w:rPr>
              <w:rFonts w:ascii="Times New Roman" w:eastAsia="Times New Roman" w:hAnsi="Times New Roman" w:cs="David"/>
              <w:color w:val="800080"/>
              <w:sz w:val="24"/>
              <w:szCs w:val="24"/>
              <w:highlight w:val="yellow"/>
              <w:rtl/>
            </w:rPr>
            <w:t xml:space="preserve"> 1 </w:t>
          </w:r>
          <w:r w:rsidRPr="001B1046">
            <w:rPr>
              <w:rFonts w:ascii="Times New Roman" w:eastAsia="Times New Roman" w:hAnsi="Times New Roman" w:cs="David" w:hint="eastAsia"/>
              <w:color w:val="800080"/>
              <w:sz w:val="24"/>
              <w:szCs w:val="24"/>
              <w:highlight w:val="yellow"/>
              <w:rtl/>
            </w:rPr>
            <w:t>ג</w:t>
          </w:r>
          <w:r w:rsidRPr="001B1046">
            <w:rPr>
              <w:rFonts w:ascii="Times New Roman" w:eastAsia="Times New Roman" w:hAnsi="Times New Roman" w:cs="David"/>
              <w:color w:val="800080"/>
              <w:sz w:val="24"/>
              <w:szCs w:val="24"/>
              <w:highlight w:val="yellow"/>
              <w:rtl/>
            </w:rPr>
            <w:t xml:space="preserve">' </w:t>
          </w:r>
          <w:r w:rsidRPr="001B1046">
            <w:rPr>
              <w:rFonts w:ascii="Times New Roman" w:eastAsia="Times New Roman" w:hAnsi="Times New Roman" w:cs="David" w:hint="eastAsia"/>
              <w:color w:val="800080"/>
              <w:sz w:val="24"/>
              <w:szCs w:val="24"/>
              <w:highlight w:val="yellow"/>
              <w:rtl/>
            </w:rPr>
            <w:t>אור</w:t>
          </w:r>
          <w:r w:rsidRPr="001B1046">
            <w:rPr>
              <w:rFonts w:ascii="Times New Roman" w:eastAsia="Times New Roman" w:hAnsi="Times New Roman" w:cs="David"/>
              <w:color w:val="800080"/>
              <w:sz w:val="24"/>
              <w:szCs w:val="24"/>
              <w:highlight w:val="yellow"/>
              <w:rtl/>
            </w:rPr>
            <w:t xml:space="preserve"> </w:t>
          </w:r>
          <w:r w:rsidRPr="001B1046">
            <w:rPr>
              <w:rFonts w:ascii="Times New Roman" w:eastAsia="Times New Roman" w:hAnsi="Times New Roman" w:cs="David" w:hint="eastAsia"/>
              <w:color w:val="800080"/>
              <w:sz w:val="24"/>
              <w:szCs w:val="24"/>
              <w:highlight w:val="yellow"/>
              <w:rtl/>
            </w:rPr>
            <w:t>יהודה</w:t>
          </w:r>
          <w:r w:rsidRPr="001B1046">
            <w:rPr>
              <w:rFonts w:ascii="Times New Roman" w:eastAsia="Times New Roman" w:hAnsi="Times New Roman" w:cs="David"/>
              <w:color w:val="800080"/>
              <w:sz w:val="24"/>
              <w:szCs w:val="24"/>
              <w:highlight w:val="yellow"/>
              <w:rtl/>
            </w:rPr>
            <w:br/>
          </w:r>
          <w:r w:rsidRPr="001B1046">
            <w:rPr>
              <w:rFonts w:ascii="Times New Roman" w:eastAsia="Times New Roman" w:hAnsi="Times New Roman" w:cs="David" w:hint="eastAsia"/>
              <w:color w:val="800080"/>
              <w:sz w:val="24"/>
              <w:szCs w:val="24"/>
              <w:highlight w:val="yellow"/>
              <w:rtl/>
            </w:rPr>
            <w:t>מ</w:t>
          </w:r>
          <w:r w:rsidRPr="001B1046">
            <w:rPr>
              <w:rFonts w:ascii="Times New Roman" w:eastAsia="Times New Roman" w:hAnsi="Times New Roman" w:cs="David"/>
              <w:color w:val="800080"/>
              <w:sz w:val="24"/>
              <w:szCs w:val="24"/>
              <w:highlight w:val="yellow"/>
              <w:rtl/>
            </w:rPr>
            <w:t>.ז 52-003476-0</w:t>
          </w:r>
        </w:p>
      </w:sdtContent>
    </w:sdt>
    <w:p w14:paraId="6D28D89C"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530AD534"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61A20188"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F21AFDA"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6A63F1D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740E4E6" w14:textId="77777777" w:rsidR="00D5041C" w:rsidRPr="00D5041C" w:rsidRDefault="00DA7021" w:rsidP="00157ACB">
          <w:pPr>
            <w:pStyle w:val="AutoField"/>
            <w:rPr>
              <w:sz w:val="20"/>
              <w:rtl/>
              <w:lang w:eastAsia="he-IL"/>
            </w:rPr>
          </w:pPr>
          <w:r>
            <w:rPr>
              <w:rFonts w:hint="cs"/>
              <w:color w:val="800080"/>
              <w:rtl/>
            </w:rPr>
            <w:br/>
            <w:t>ש. גלבוע מהנדסים יועצים</w:t>
          </w:r>
          <w:r>
            <w:rPr>
              <w:rFonts w:hint="cs"/>
              <w:color w:val="800080"/>
              <w:rtl/>
            </w:rPr>
            <w:br/>
            <w:t>בן גוריון 22 הרצליה</w:t>
          </w:r>
          <w:r>
            <w:rPr>
              <w:rFonts w:hint="cs"/>
              <w:color w:val="800080"/>
              <w:rtl/>
            </w:rPr>
            <w:br/>
          </w:r>
        </w:p>
      </w:sdtContent>
    </w:sdt>
    <w:p w14:paraId="2F9A1CB4"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464BF45D"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6AEA7EDB"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111870D"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 xml:space="preserve">וברצון המזמין למסור למתכנן את ביצוע שירותי המתכנן כמפורט להלן, כל זאת בתנאים המפורטים להלן בחוזה זה </w:t>
      </w:r>
      <w:r w:rsidRPr="00D5041C">
        <w:rPr>
          <w:rFonts w:ascii="Times New Roman" w:eastAsia="Times New Roman" w:hAnsi="Times New Roman" w:cs="David"/>
          <w:sz w:val="20"/>
          <w:szCs w:val="24"/>
          <w:rtl/>
          <w:lang w:eastAsia="he-IL"/>
        </w:rPr>
        <w:lastRenderedPageBreak/>
        <w:t>והמתכנן הסכים לקבל על עצמו את העבודה הנ"ל;</w:t>
      </w:r>
    </w:p>
    <w:p w14:paraId="5876E25A"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63D66E5C"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3454AD31"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2F850E9D"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E8E606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5714E7D8"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0F2B8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5906912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6BFB18D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F61A73"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E6175EE"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BF62898"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D800FE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EE2193"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4E8AE16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F57CC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24C030F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7C232B5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6C4206C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0C368D"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B9582B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C5330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3543470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085C8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68D3E0A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235EF0BE"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C465CBA"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02600BC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B0EB0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5335FAB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58DFF04E"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12D88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48094DA4"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w:t>
      </w:r>
    </w:p>
    <w:p w14:paraId="27F478ED"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8CFE899"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0B1B20E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הנספחים לחוזה זה מהווים חלק בלתי נפרד הימנו ואלה הם:</w:t>
      </w:r>
    </w:p>
    <w:p w14:paraId="2AC935C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420C533"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7839E7F3"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60845ED8"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51377130"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56FE2DC8"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702F2858"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ו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5C2BBE3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על קיום ביטוחי המתכנן;</w:t>
      </w:r>
    </w:p>
    <w:p w14:paraId="152E172F"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243C2491"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325394E2"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4B83838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0F58F12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6228910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495193C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w:t>
      </w:r>
      <w:r w:rsidRPr="00D5041C">
        <w:rPr>
          <w:rFonts w:ascii="Times New Roman" w:eastAsia="Times New Roman" w:hAnsi="Times New Roman" w:cs="David"/>
          <w:sz w:val="20"/>
          <w:szCs w:val="24"/>
          <w:rtl/>
          <w:lang w:eastAsia="he-IL"/>
        </w:rPr>
        <w:lastRenderedPageBreak/>
        <w:t>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599F6DB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44114A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5FC2C26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4DA7F06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3EBEB89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35BB9D5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w:t>
      </w:r>
      <w:r w:rsidRPr="00D5041C">
        <w:rPr>
          <w:rFonts w:ascii="Times New Roman" w:eastAsia="Times New Roman" w:hAnsi="Times New Roman" w:cs="David"/>
          <w:sz w:val="20"/>
          <w:szCs w:val="24"/>
          <w:rtl/>
          <w:lang w:eastAsia="he-IL"/>
        </w:rPr>
        <w:lastRenderedPageBreak/>
        <w:t>מתאים למטרותיו, ויש בידיו את כל הנתונים הנוגעים לאתר, כנדרש לשם ביצוע שירותי המתכנן.</w:t>
      </w:r>
    </w:p>
    <w:p w14:paraId="7991014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4AEBE53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56C5BE7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B2866E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"רמדורנט"</w:t>
      </w:r>
      <w:r w:rsidRPr="00D5041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58012C19"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4005961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315CF15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hint="cs"/>
          <w:b/>
          <w:sz w:val="20"/>
          <w:szCs w:val="24"/>
          <w:rtl/>
          <w:lang w:eastAsia="he-IL"/>
        </w:rPr>
        <w:t>המצ"ב,</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5A3546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xml:space="preserve">- להורות </w:t>
      </w:r>
      <w:r w:rsidRPr="00D5041C">
        <w:rPr>
          <w:rFonts w:ascii="Times New Roman" w:eastAsia="Times New Roman" w:hAnsi="Times New Roman" w:cs="David"/>
          <w:sz w:val="20"/>
          <w:szCs w:val="24"/>
          <w:rtl/>
          <w:lang w:eastAsia="he-IL"/>
        </w:rPr>
        <w:lastRenderedPageBreak/>
        <w:t>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5EA877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415B4D46"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6B05211"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54935A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349B716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4A5B39D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w:t>
      </w:r>
      <w:r w:rsidRPr="00D5041C">
        <w:rPr>
          <w:rFonts w:ascii="Times New Roman" w:eastAsia="Times New Roman" w:hAnsi="Times New Roman" w:cs="David"/>
          <w:sz w:val="20"/>
          <w:szCs w:val="24"/>
          <w:rtl/>
          <w:lang w:eastAsia="he-IL"/>
        </w:rPr>
        <w:lastRenderedPageBreak/>
        <w:t xml:space="preserve">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28C5CAE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470536A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2E0DF2B1"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6824443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525A02F7"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6230A9C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7FEE0E4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AA6DBE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w:t>
      </w:r>
      <w:r w:rsidRPr="00D5041C">
        <w:rPr>
          <w:rFonts w:ascii="Times New Roman" w:eastAsia="Times New Roman" w:hAnsi="Times New Roman" w:cs="David"/>
          <w:sz w:val="20"/>
          <w:szCs w:val="24"/>
          <w:rtl/>
          <w:lang w:eastAsia="he-IL"/>
        </w:rPr>
        <w:lastRenderedPageBreak/>
        <w:t xml:space="preserve">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המצ"ב</w:t>
      </w:r>
      <w:r w:rsidRPr="00D5041C">
        <w:rPr>
          <w:rFonts w:ascii="Times New Roman" w:eastAsia="Times New Roman" w:hAnsi="Times New Roman" w:cs="David"/>
          <w:sz w:val="20"/>
          <w:szCs w:val="24"/>
          <w:rtl/>
          <w:lang w:eastAsia="he-IL"/>
        </w:rPr>
        <w:t>.</w:t>
      </w:r>
    </w:p>
    <w:p w14:paraId="1E5062B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0CE8399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3F5016F"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2944DB0A"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5193CEB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2E6D681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36401E7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 xml:space="preserve">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w:t>
      </w:r>
      <w:r w:rsidRPr="00D5041C">
        <w:rPr>
          <w:rFonts w:ascii="Times New Roman" w:eastAsia="Times New Roman" w:hAnsi="Times New Roman" w:cs="David"/>
          <w:sz w:val="20"/>
          <w:szCs w:val="24"/>
          <w:rtl/>
          <w:lang w:eastAsia="he-IL"/>
        </w:rPr>
        <w:lastRenderedPageBreak/>
        <w:t>קטע ואף במהלכו ועם השלמת כל שלב ואף במהלכו ויחולו הוראות סעיף 12 להלן.</w:t>
      </w:r>
    </w:p>
    <w:p w14:paraId="54DE883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81C618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3D7213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1F21D71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044F89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101F9B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63D5F6A9"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2264A40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09F5C3A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46014CB"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650A86E3"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FE595D1"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05B16D9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r w:rsidRPr="00D5041C">
        <w:rPr>
          <w:rFonts w:ascii="Times New Roman" w:eastAsia="Times New Roman" w:hAnsi="Times New Roman" w:cs="David" w:hint="cs"/>
          <w:b/>
          <w:sz w:val="20"/>
          <w:szCs w:val="24"/>
          <w:rtl/>
          <w:lang w:eastAsia="he-IL"/>
        </w:rPr>
        <w:t xml:space="preserve">המצ"ב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02C5D43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7A6BB2D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10BA143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DA76969"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A83C7A6"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C8EF15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32CE504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שכפול מסמכים.</w:t>
      </w:r>
    </w:p>
    <w:p w14:paraId="2FE9B4C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3C987C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556B4B7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קידוחים ובדיקות קרקע.</w:t>
      </w:r>
    </w:p>
    <w:p w14:paraId="103BE4F6"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64CB7015"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רמדורנט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B97B0B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35643E11"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1ADF24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69359C4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48B88ED4"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B4C48B5"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88E44F5"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34F858E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678417B"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המצ"ב</w:t>
      </w:r>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3E74ED2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26BB4A2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7A18E1EE"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27A05BE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השינוי מתחייב במישרין או בעקיפין מהפרת איזה מהוראות חוזה זה ע"י המתכנן.</w:t>
      </w:r>
    </w:p>
    <w:p w14:paraId="4DF26AE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67FB424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D29B5DE"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3432E1F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1A64AACA" w14:textId="77777777" w:rsidR="00641EDF" w:rsidRPr="00013687" w:rsidRDefault="00641EDF" w:rsidP="00641ED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2F8D72F" w14:textId="77777777" w:rsidR="00641EDF" w:rsidRPr="00013687" w:rsidRDefault="00641EDF" w:rsidP="00641EDF">
      <w:pPr>
        <w:pStyle w:val="af7"/>
        <w:numPr>
          <w:ilvl w:val="1"/>
          <w:numId w:val="1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F63EAB5" w14:textId="77777777" w:rsidR="00641EDF" w:rsidRPr="00013687" w:rsidRDefault="00641EDF" w:rsidP="00641EDF">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7300A47" w14:textId="77777777" w:rsidR="00641EDF" w:rsidRPr="00013687" w:rsidRDefault="00641EDF" w:rsidP="00641EDF">
      <w:pPr>
        <w:pStyle w:val="af7"/>
        <w:numPr>
          <w:ilvl w:val="1"/>
          <w:numId w:val="11"/>
        </w:numPr>
        <w:ind w:right="0"/>
        <w:rPr>
          <w:rFonts w:eastAsia="Times New Roman" w:cs="David"/>
          <w:color w:val="auto"/>
          <w:szCs w:val="24"/>
        </w:rPr>
      </w:pPr>
      <w:r w:rsidRPr="00013687">
        <w:rPr>
          <w:rFonts w:eastAsia="Times New Roman" w:cs="David"/>
          <w:color w:val="auto"/>
          <w:szCs w:val="24"/>
          <w:rtl/>
        </w:rPr>
        <w:lastRenderedPageBreak/>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9072E8C" w14:textId="77777777" w:rsidR="00641EDF" w:rsidRDefault="00641EDF" w:rsidP="00641ED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39161EF" w14:textId="77777777" w:rsidR="00641EDF" w:rsidRPr="00013687" w:rsidRDefault="00641EDF" w:rsidP="00641ED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B670D0E" w14:textId="77777777" w:rsidR="00641EDF" w:rsidRPr="00B27B4C" w:rsidRDefault="00641EDF" w:rsidP="00641EDF">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2B6C960C" w14:textId="77777777" w:rsidR="00641EDF" w:rsidRPr="00B27B4C" w:rsidRDefault="00641EDF" w:rsidP="00641EDF">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7FC51A87" w14:textId="77777777" w:rsidR="00641EDF" w:rsidRPr="00B27B4C" w:rsidRDefault="00641EDF" w:rsidP="00641EDF">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4797BAE2" w14:textId="77777777" w:rsidR="00641EDF" w:rsidRPr="00B27B4C" w:rsidRDefault="00641EDF" w:rsidP="00641EDF">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22E94419" w14:textId="77777777" w:rsidR="00641EDF" w:rsidRPr="00B27B4C" w:rsidRDefault="00641EDF" w:rsidP="00641EDF">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69E63E4F" w14:textId="77777777" w:rsidR="00641EDF" w:rsidRPr="00B27B4C" w:rsidRDefault="00641EDF" w:rsidP="00641EDF">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40F144A0" w14:textId="77777777" w:rsidR="00641EDF" w:rsidRPr="00B27B4C" w:rsidRDefault="00641EDF" w:rsidP="00641EDF">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02E2857F" w14:textId="77777777" w:rsidR="00641EDF" w:rsidRPr="00B27B4C" w:rsidRDefault="00641EDF" w:rsidP="00641EDF">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0F68589B" w14:textId="77777777" w:rsidR="00D5041C" w:rsidRPr="00D5041C" w:rsidRDefault="00D5041C" w:rsidP="00D5041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311BECAE"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175395C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7CA66AA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1755932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8FC2CB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w:t>
      </w:r>
      <w:r w:rsidRPr="00D5041C">
        <w:rPr>
          <w:rFonts w:ascii="Times New Roman" w:eastAsia="Times New Roman" w:hAnsi="Times New Roman" w:cs="David"/>
          <w:sz w:val="20"/>
          <w:szCs w:val="24"/>
          <w:rtl/>
          <w:lang w:eastAsia="he-IL"/>
        </w:rPr>
        <w:lastRenderedPageBreak/>
        <w:t>דרישתו העתקים מהן בכל עת שיידרש לכך.</w:t>
      </w:r>
    </w:p>
    <w:p w14:paraId="0D4D577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6B21D715"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C4532D3"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55BB753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138D5B9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י הדין ו/או מכח צו הרחבה ו/או מכח הסכם כלשהו על עובד</w:t>
      </w:r>
      <w:r w:rsidRPr="00D5041C">
        <w:rPr>
          <w:rFonts w:ascii="Times New Roman" w:eastAsia="Times New Roman" w:hAnsi="Times New Roman" w:cs="David" w:hint="cs"/>
          <w:sz w:val="20"/>
          <w:szCs w:val="24"/>
          <w:rtl/>
          <w:lang w:eastAsia="he-IL"/>
        </w:rPr>
        <w:t>.</w:t>
      </w:r>
    </w:p>
    <w:p w14:paraId="30FE51D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7969D9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ישא לבדו </w:t>
      </w:r>
      <w:r w:rsidRPr="00D5041C">
        <w:rPr>
          <w:rFonts w:ascii="Times New Roman" w:eastAsia="Times New Roman" w:hAnsi="Times New Roman" w:cs="David"/>
          <w:color w:val="000000"/>
          <w:sz w:val="24"/>
          <w:szCs w:val="24"/>
          <w:rtl/>
          <w:lang w:eastAsia="he-IL"/>
        </w:rPr>
        <w:t xml:space="preserve">בכל התשלומים ו/או המסים ו/או תשלומי חובה אחרים, החלים ו/או שיחולו על המתכנן </w:t>
      </w:r>
      <w:r w:rsidRPr="00D5041C">
        <w:rPr>
          <w:rFonts w:ascii="Times New Roman" w:eastAsia="Times New Roman" w:hAnsi="Times New Roman" w:cs="David"/>
          <w:color w:val="000000"/>
          <w:sz w:val="24"/>
          <w:szCs w:val="24"/>
          <w:rtl/>
          <w:lang w:eastAsia="he-IL"/>
        </w:rPr>
        <w:lastRenderedPageBreak/>
        <w:t>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582886B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5C4102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DACE941"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1D7D6631"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6EC617C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408B0D0D"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31808AF5"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2B5FADAD"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10968311"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792EE60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173ADBD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48102CA8"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2F8DFE4D"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75619E92"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צועה התקין ו/או התקדמותה וסיומה </w:t>
      </w:r>
      <w:r w:rsidRPr="00D5041C">
        <w:rPr>
          <w:rFonts w:ascii="Times New Roman" w:eastAsia="Times New Roman" w:hAnsi="Times New Roman" w:cs="David"/>
          <w:sz w:val="20"/>
          <w:szCs w:val="24"/>
          <w:rtl/>
          <w:lang w:eastAsia="he-IL"/>
        </w:rPr>
        <w:lastRenderedPageBreak/>
        <w:t>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3D0D35A2"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3ECF6596"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35790E40"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0024702A"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0EFB69B"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573D066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5B2B075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w:t>
      </w:r>
      <w:r w:rsidRPr="00D5041C">
        <w:rPr>
          <w:rFonts w:ascii="Times New Roman" w:eastAsia="Times New Roman" w:hAnsi="Times New Roman" w:cs="David"/>
          <w:sz w:val="20"/>
          <w:szCs w:val="24"/>
          <w:rtl/>
          <w:lang w:eastAsia="he-IL"/>
        </w:rPr>
        <w:lastRenderedPageBreak/>
        <w:t>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1CC699C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A06786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546E79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C2F0DE0"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343446E8" w14:textId="77777777" w:rsidR="00D5041C" w:rsidRPr="00D5041C" w:rsidRDefault="00D5041C" w:rsidP="00D5041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49107EC"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5AE9DA2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5863CA5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075624D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0ED0905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723E4EF1"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B675E9F"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27A5E95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22F5271D"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1EA571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061B886A"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694CFE6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9C9BD7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w:t>
      </w:r>
      <w:r w:rsidRPr="00D5041C">
        <w:rPr>
          <w:rFonts w:ascii="Times New Roman" w:eastAsia="Times New Roman" w:hAnsi="Times New Roman" w:cs="David"/>
          <w:sz w:val="20"/>
          <w:szCs w:val="24"/>
          <w:rtl/>
          <w:lang w:eastAsia="he-IL"/>
        </w:rPr>
        <w:lastRenderedPageBreak/>
        <w:t>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B757F1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שלוחיו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4598F2BD"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17A519A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33D5B8B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291D16C9"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5BFFD49D"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08C82B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297EC39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7F21C13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4CFEF02D"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B50DA9E"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17DFCB4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F86EBA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60BB66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כויתור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כויתור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3A6202CF"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5D12943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הסכמה מצד המזמין או המנהל או המתכנן לסטות מתנאי החוזה במקרה מסוים לא תהווה תקדים ולא ילמדו ממנה </w:t>
      </w:r>
      <w:r w:rsidRPr="00D5041C">
        <w:rPr>
          <w:rFonts w:ascii="Times New Roman" w:eastAsia="Times New Roman" w:hAnsi="Times New Roman" w:cs="David"/>
          <w:sz w:val="20"/>
          <w:szCs w:val="24"/>
          <w:rtl/>
          <w:lang w:eastAsia="he-IL"/>
        </w:rPr>
        <w:lastRenderedPageBreak/>
        <w:t>גזירה שווה למקרה אחר.</w:t>
      </w:r>
    </w:p>
    <w:p w14:paraId="2CCDEE9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73469EB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743FBD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י חוזה זה. וזאת מבלי לגרוע מהאמור להלן בסיפא לס"ק זה.</w:t>
      </w:r>
    </w:p>
    <w:p w14:paraId="06206E40"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2532415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400F036"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30C000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E6A50D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FACB781"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3008A77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70CF3F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ולראיה באו הצדדים על החתום:</w:t>
      </w:r>
    </w:p>
    <w:p w14:paraId="26F7467C" w14:textId="77777777" w:rsidR="00D5041C" w:rsidRPr="00D5041C" w:rsidRDefault="00D5041C" w:rsidP="00D5041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757C608" w14:textId="77777777" w:rsidR="00D5041C" w:rsidRPr="00D5041C" w:rsidRDefault="00D5041C" w:rsidP="00D5041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D550994" w14:textId="77777777" w:rsidR="00D5041C" w:rsidRPr="00D5041C" w:rsidRDefault="00D5041C" w:rsidP="00D5041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25D6987" w14:textId="77777777" w:rsidR="00D5041C" w:rsidRPr="00D5041C" w:rsidRDefault="00D5041C" w:rsidP="00D5041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_____________</w:t>
      </w:r>
      <w:r w:rsidRPr="00D5041C">
        <w:rPr>
          <w:rFonts w:ascii="Times New Roman" w:eastAsia="Times New Roman" w:hAnsi="Times New Roman" w:cs="David"/>
          <w:sz w:val="20"/>
          <w:szCs w:val="24"/>
          <w:rtl/>
          <w:lang w:eastAsia="he-IL"/>
        </w:rPr>
        <w:tab/>
        <w:t>_______________</w:t>
      </w:r>
    </w:p>
    <w:p w14:paraId="14A63623" w14:textId="77777777" w:rsidR="00D5041C" w:rsidRPr="00D5041C" w:rsidRDefault="00D5041C" w:rsidP="00D5041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המתכנן</w:t>
      </w:r>
      <w:r w:rsidRPr="00D5041C">
        <w:rPr>
          <w:rFonts w:ascii="Times New Roman" w:eastAsia="Times New Roman" w:hAnsi="Times New Roman" w:cs="David"/>
          <w:sz w:val="20"/>
          <w:szCs w:val="24"/>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lang w:eastAsia="he-IL"/>
        </w:rPr>
        <w:t xml:space="preserve"> </w:t>
      </w:r>
      <w:r w:rsidRPr="00D5041C">
        <w:rPr>
          <w:rFonts w:ascii="Times New Roman" w:eastAsia="Times New Roman" w:hAnsi="Times New Roman" w:cs="David"/>
          <w:sz w:val="20"/>
          <w:szCs w:val="24"/>
          <w:rtl/>
          <w:lang w:eastAsia="he-IL"/>
        </w:rPr>
        <w:t>המזמין</w:t>
      </w:r>
      <w:r w:rsidRPr="00D5041C">
        <w:rPr>
          <w:rFonts w:ascii="Times New Roman" w:eastAsia="Times New Roman" w:hAnsi="Times New Roman" w:cs="David"/>
          <w:sz w:val="20"/>
          <w:szCs w:val="24"/>
          <w:lang w:eastAsia="he-IL"/>
        </w:rPr>
        <w:t xml:space="preserve"> </w:t>
      </w:r>
    </w:p>
    <w:p w14:paraId="4777AB3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F12AC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0342E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ן זה. </w:t>
      </w:r>
    </w:p>
    <w:p w14:paraId="6F296DC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6471E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חתימה וחותמת עו"ד/ רו"ח : ________________</w:t>
      </w:r>
    </w:p>
    <w:p w14:paraId="5F72C79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5FE4CA" w14:textId="77777777" w:rsidR="00D5041C" w:rsidRDefault="00D5041C">
      <w:pPr>
        <w:bidi w:val="0"/>
        <w:spacing w:before="0" w:beforeAutospacing="0" w:after="160" w:afterAutospacing="0" w:line="259" w:lineRule="auto"/>
        <w:rPr>
          <w:rFonts w:ascii="Times New Roman" w:eastAsia="Times New Roman" w:hAnsi="Times New Roman" w:cs="David"/>
          <w:b/>
          <w:bCs/>
          <w:sz w:val="24"/>
          <w:szCs w:val="24"/>
          <w:lang w:eastAsia="he-IL"/>
        </w:rPr>
      </w:pPr>
      <w:r>
        <w:rPr>
          <w:rFonts w:ascii="Times New Roman" w:eastAsia="Times New Roman" w:hAnsi="Times New Roman" w:cs="David"/>
          <w:b/>
          <w:bCs/>
          <w:sz w:val="24"/>
          <w:szCs w:val="24"/>
          <w:rtl/>
          <w:lang w:eastAsia="he-IL"/>
        </w:rPr>
        <w:br w:type="page"/>
      </w:r>
    </w:p>
    <w:p w14:paraId="66D8F9AA" w14:textId="77777777" w:rsidR="00D5041C" w:rsidRPr="00D5041C" w:rsidRDefault="00D5041C" w:rsidP="00D5041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נספח א'</w:t>
      </w:r>
    </w:p>
    <w:p w14:paraId="2CEED84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1.1</w:t>
      </w:r>
      <w:r w:rsidRPr="00D5041C">
        <w:rPr>
          <w:rFonts w:ascii="Times New Roman" w:eastAsia="Times New Roman" w:hAnsi="Times New Roman" w:cs="David"/>
          <w:sz w:val="24"/>
          <w:szCs w:val="24"/>
          <w:rtl/>
          <w:lang w:eastAsia="he-IL"/>
        </w:rPr>
        <w:tab/>
        <w:t>הגדרות-</w:t>
      </w:r>
    </w:p>
    <w:p w14:paraId="61EB2C3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0C7527" w14:textId="170D2EAA" w:rsidR="00D5041C" w:rsidRPr="00D5041C" w:rsidRDefault="00D5041C" w:rsidP="00E700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1B1046">
        <w:rPr>
          <w:rFonts w:ascii="Times New Roman" w:eastAsia="Times New Roman" w:hAnsi="Times New Roman" w:cs="David"/>
          <w:sz w:val="24"/>
          <w:szCs w:val="24"/>
          <w:highlight w:val="yellow"/>
          <w:rtl/>
          <w:lang w:eastAsia="he-IL"/>
        </w:rPr>
        <w:t>"</w:t>
      </w:r>
      <w:r w:rsidRPr="001B1046">
        <w:rPr>
          <w:rFonts w:ascii="Times New Roman" w:eastAsia="Times New Roman" w:hAnsi="Times New Roman" w:cs="David"/>
          <w:b/>
          <w:bCs/>
          <w:sz w:val="24"/>
          <w:szCs w:val="24"/>
          <w:highlight w:val="yellow"/>
          <w:rtl/>
          <w:lang w:eastAsia="he-IL"/>
        </w:rPr>
        <w:t>הפרויקט</w:t>
      </w:r>
      <w:r w:rsidRPr="001B1046">
        <w:rPr>
          <w:rFonts w:ascii="Times New Roman" w:eastAsia="Times New Roman" w:hAnsi="Times New Roman" w:cs="David"/>
          <w:sz w:val="24"/>
          <w:szCs w:val="24"/>
          <w:highlight w:val="yellow"/>
          <w:rtl/>
          <w:lang w:eastAsia="he-IL"/>
        </w:rPr>
        <w:t>"-</w:t>
      </w:r>
      <w:r w:rsidRPr="001B1046">
        <w:rPr>
          <w:rFonts w:ascii="Times New Roman" w:eastAsia="Times New Roman" w:hAnsi="Times New Roman" w:cs="David"/>
          <w:sz w:val="24"/>
          <w:szCs w:val="24"/>
          <w:highlight w:val="yellow"/>
          <w:lang w:eastAsia="he-IL"/>
        </w:rPr>
        <w:t xml:space="preserve"> </w:t>
      </w:r>
      <w:r w:rsidRPr="001B1046">
        <w:rPr>
          <w:rFonts w:ascii="Times New Roman" w:eastAsia="Times New Roman" w:hAnsi="Times New Roman" w:cs="David"/>
          <w:sz w:val="24"/>
          <w:szCs w:val="24"/>
          <w:highlight w:val="yellow"/>
          <w:rtl/>
          <w:lang w:eastAsia="he-IL"/>
        </w:rPr>
        <w:t>פרויקט לבניית יחידות דיור</w:t>
      </w:r>
      <w:r w:rsidR="0004721D" w:rsidRPr="001B1046">
        <w:rPr>
          <w:rFonts w:ascii="Times New Roman" w:eastAsia="Times New Roman" w:hAnsi="Times New Roman" w:cs="David"/>
          <w:sz w:val="24"/>
          <w:szCs w:val="24"/>
          <w:highlight w:val="yellow"/>
          <w:rtl/>
          <w:lang w:eastAsia="he-IL"/>
        </w:rPr>
        <w:t>, הכולל ארבעה מגדלים בשני שלבים, סה"</w:t>
      </w:r>
      <w:r w:rsidR="0004721D" w:rsidRPr="001B1046">
        <w:rPr>
          <w:rFonts w:ascii="Times New Roman" w:eastAsia="Times New Roman" w:hAnsi="Times New Roman" w:cs="David" w:hint="eastAsia"/>
          <w:sz w:val="24"/>
          <w:szCs w:val="24"/>
          <w:highlight w:val="yellow"/>
          <w:rtl/>
          <w:lang w:eastAsia="he-IL"/>
        </w:rPr>
        <w:t>כ</w:t>
      </w:r>
      <w:r w:rsidR="0004721D" w:rsidRPr="001B1046">
        <w:rPr>
          <w:rFonts w:ascii="Times New Roman" w:eastAsia="Times New Roman" w:hAnsi="Times New Roman" w:cs="David"/>
          <w:sz w:val="24"/>
          <w:szCs w:val="24"/>
          <w:highlight w:val="yellow"/>
          <w:rtl/>
          <w:lang w:eastAsia="he-IL"/>
        </w:rPr>
        <w:t xml:space="preserve"> </w:t>
      </w:r>
      <w:r w:rsidR="0004721D" w:rsidRPr="001B1046">
        <w:rPr>
          <w:rFonts w:ascii="Times New Roman" w:eastAsia="Times New Roman" w:hAnsi="Times New Roman" w:cs="David" w:hint="eastAsia"/>
          <w:sz w:val="24"/>
          <w:szCs w:val="24"/>
          <w:highlight w:val="yellow"/>
          <w:rtl/>
          <w:lang w:eastAsia="he-IL"/>
        </w:rPr>
        <w:t>כ</w:t>
      </w:r>
      <w:r w:rsidR="0004721D" w:rsidRPr="001B1046">
        <w:rPr>
          <w:rFonts w:ascii="Times New Roman" w:eastAsia="Times New Roman" w:hAnsi="Times New Roman" w:cs="David"/>
          <w:sz w:val="24"/>
          <w:szCs w:val="24"/>
          <w:highlight w:val="yellow"/>
          <w:rtl/>
          <w:lang w:eastAsia="he-IL"/>
        </w:rPr>
        <w:t xml:space="preserve">- 388 </w:t>
      </w:r>
      <w:r w:rsidR="0004721D" w:rsidRPr="001B1046">
        <w:rPr>
          <w:rFonts w:ascii="Times New Roman" w:eastAsia="Times New Roman" w:hAnsi="Times New Roman" w:cs="David" w:hint="eastAsia"/>
          <w:sz w:val="24"/>
          <w:szCs w:val="24"/>
          <w:highlight w:val="yellow"/>
          <w:rtl/>
          <w:lang w:eastAsia="he-IL"/>
        </w:rPr>
        <w:t>יח</w:t>
      </w:r>
      <w:r w:rsidR="0004721D" w:rsidRPr="001B1046">
        <w:rPr>
          <w:rFonts w:ascii="Times New Roman" w:eastAsia="Times New Roman" w:hAnsi="Times New Roman" w:cs="David"/>
          <w:sz w:val="24"/>
          <w:szCs w:val="24"/>
          <w:highlight w:val="yellow"/>
          <w:rtl/>
          <w:lang w:eastAsia="he-IL"/>
        </w:rPr>
        <w:t>"ד</w:t>
      </w:r>
      <w:r w:rsidRPr="001B1046">
        <w:rPr>
          <w:rFonts w:ascii="Times New Roman" w:eastAsia="Times New Roman" w:hAnsi="Times New Roman" w:cs="David"/>
          <w:sz w:val="24"/>
          <w:szCs w:val="24"/>
          <w:highlight w:val="yellow"/>
          <w:rtl/>
          <w:lang w:eastAsia="he-IL"/>
        </w:rPr>
        <w:t>,</w:t>
      </w:r>
      <w:r w:rsidR="0004721D" w:rsidRPr="001B1046">
        <w:rPr>
          <w:rFonts w:ascii="Times New Roman" w:eastAsia="Times New Roman" w:hAnsi="Times New Roman" w:cs="David"/>
          <w:sz w:val="24"/>
          <w:szCs w:val="24"/>
          <w:highlight w:val="yellow"/>
          <w:rtl/>
          <w:lang w:eastAsia="he-IL"/>
        </w:rPr>
        <w:t xml:space="preserve"> </w:t>
      </w:r>
      <w:r w:rsidR="0004721D" w:rsidRPr="001B1046">
        <w:rPr>
          <w:rFonts w:ascii="Times New Roman" w:eastAsia="Times New Roman" w:hAnsi="Times New Roman" w:cs="David" w:hint="eastAsia"/>
          <w:sz w:val="24"/>
          <w:szCs w:val="24"/>
          <w:highlight w:val="yellow"/>
          <w:rtl/>
          <w:lang w:eastAsia="he-IL"/>
        </w:rPr>
        <w:t>חד</w:t>
      </w:r>
      <w:r w:rsidR="0004721D" w:rsidRPr="001B1046">
        <w:rPr>
          <w:rFonts w:ascii="Times New Roman" w:eastAsia="Times New Roman" w:hAnsi="Times New Roman" w:cs="David"/>
          <w:sz w:val="24"/>
          <w:szCs w:val="24"/>
          <w:highlight w:val="yellow"/>
          <w:rtl/>
          <w:lang w:eastAsia="he-IL"/>
        </w:rPr>
        <w:t>"ט,</w:t>
      </w:r>
      <w:r w:rsidRPr="001B1046">
        <w:rPr>
          <w:rFonts w:ascii="Times New Roman" w:eastAsia="Times New Roman" w:hAnsi="Times New Roman" w:cs="David"/>
          <w:sz w:val="24"/>
          <w:szCs w:val="24"/>
          <w:highlight w:val="yellow"/>
          <w:rtl/>
          <w:lang w:eastAsia="he-IL"/>
        </w:rPr>
        <w:t xml:space="preserve"> חניונים ועבודות פיתוח ב</w:t>
      </w:r>
      <w:sdt>
        <w:sdtPr>
          <w:rPr>
            <w:rFonts w:ascii="Times New Roman" w:eastAsia="Times New Roman" w:hAnsi="Times New Roman" w:cs="David" w:hint="cs"/>
            <w:color w:val="008000"/>
            <w:sz w:val="24"/>
            <w:szCs w:val="24"/>
            <w:highlight w:val="yellow"/>
            <w:rtl/>
            <w:lang w:eastAsia="he-IL"/>
          </w:rPr>
          <w:alias w:val="רשות מקומית"/>
          <w:tag w:val="cntLocalAuth"/>
          <w:id w:val="1131976612"/>
          <w:placeholder>
            <w:docPart w:val="A8A104B735744C1CB0DE7B08A3FEF6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870951" w:rsidRPr="001B1046">
            <w:rPr>
              <w:rFonts w:ascii="Times New Roman" w:eastAsia="Times New Roman" w:hAnsi="Times New Roman" w:cs="David" w:hint="eastAsia"/>
              <w:color w:val="008000"/>
              <w:sz w:val="24"/>
              <w:szCs w:val="24"/>
              <w:highlight w:val="yellow"/>
              <w:rtl/>
              <w:lang w:eastAsia="he-IL"/>
            </w:rPr>
            <w:t>נתניה</w:t>
          </w:r>
        </w:sdtContent>
      </w:sdt>
      <w:r w:rsidRPr="001B1046">
        <w:rPr>
          <w:rFonts w:ascii="Times New Roman" w:eastAsia="Times New Roman" w:hAnsi="Times New Roman" w:cs="David"/>
          <w:sz w:val="24"/>
          <w:szCs w:val="24"/>
          <w:highlight w:val="yellow"/>
          <w:rtl/>
          <w:lang w:eastAsia="he-IL"/>
        </w:rPr>
        <w:t xml:space="preserve"> - </w:t>
      </w:r>
      <w:sdt>
        <w:sdtPr>
          <w:rPr>
            <w:rFonts w:ascii="Times New Roman" w:eastAsia="Times New Roman" w:hAnsi="Times New Roman" w:cs="David" w:hint="cs"/>
            <w:color w:val="008000"/>
            <w:sz w:val="24"/>
            <w:szCs w:val="24"/>
            <w:highlight w:val="yellow"/>
            <w:rtl/>
          </w:rPr>
          <w:alias w:val="שם אתר"/>
          <w:tag w:val="cntSite"/>
          <w:id w:val="554595872"/>
          <w:placeholder>
            <w:docPart w:val="B3C5964FB21542A79DC4F03E2D04F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870951" w:rsidRPr="001B1046">
            <w:rPr>
              <w:rFonts w:ascii="Times New Roman" w:eastAsia="Times New Roman" w:hAnsi="Times New Roman" w:cs="David" w:hint="eastAsia"/>
              <w:color w:val="008000"/>
              <w:sz w:val="24"/>
              <w:szCs w:val="24"/>
              <w:highlight w:val="yellow"/>
              <w:rtl/>
            </w:rPr>
            <w:t>אנדריוס</w:t>
          </w:r>
          <w:r w:rsidR="00870951" w:rsidRPr="001B1046">
            <w:rPr>
              <w:rFonts w:ascii="Times New Roman" w:eastAsia="Times New Roman" w:hAnsi="Times New Roman" w:cs="David"/>
              <w:color w:val="008000"/>
              <w:sz w:val="24"/>
              <w:szCs w:val="24"/>
              <w:highlight w:val="yellow"/>
              <w:rtl/>
            </w:rPr>
            <w:t xml:space="preserve"> </w:t>
          </w:r>
        </w:sdtContent>
      </w:sdt>
      <w:r w:rsidRPr="001B1046">
        <w:rPr>
          <w:rFonts w:ascii="Times New Roman" w:eastAsia="Times New Roman" w:hAnsi="Times New Roman" w:cs="David"/>
          <w:color w:val="008000"/>
          <w:sz w:val="24"/>
          <w:szCs w:val="24"/>
          <w:highlight w:val="yellow"/>
          <w:rtl/>
          <w:lang w:eastAsia="he-IL"/>
        </w:rPr>
        <w:t xml:space="preserve">, </w:t>
      </w:r>
      <w:sdt>
        <w:sdtPr>
          <w:rPr>
            <w:rFonts w:ascii="Times New Roman" w:eastAsia="Times New Roman" w:hAnsi="Times New Roman" w:cs="David" w:hint="cs"/>
            <w:color w:val="008000"/>
            <w:sz w:val="24"/>
            <w:szCs w:val="24"/>
            <w:highlight w:val="yellow"/>
            <w:rtl/>
          </w:rPr>
          <w:alias w:val="שם הפרויקט"/>
          <w:tag w:val="cntProjectName"/>
          <w:id w:val="-1709796518"/>
          <w:placeholder>
            <w:docPart w:val="F04B275552124BC68412F9158F6B72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04721D" w:rsidRPr="001B1046">
            <w:rPr>
              <w:rFonts w:ascii="Times New Roman" w:eastAsia="Times New Roman" w:hAnsi="Times New Roman" w:cs="David" w:hint="eastAsia"/>
              <w:color w:val="008000"/>
              <w:sz w:val="24"/>
              <w:szCs w:val="24"/>
              <w:highlight w:val="yellow"/>
              <w:rtl/>
            </w:rPr>
            <w:t>שם</w:t>
          </w:r>
          <w:r w:rsidR="0004721D" w:rsidRPr="001B1046">
            <w:rPr>
              <w:rFonts w:ascii="Times New Roman" w:eastAsia="Times New Roman" w:hAnsi="Times New Roman" w:cs="David"/>
              <w:color w:val="008000"/>
              <w:sz w:val="24"/>
              <w:szCs w:val="24"/>
              <w:highlight w:val="yellow"/>
              <w:rtl/>
            </w:rPr>
            <w:t xml:space="preserve"> </w:t>
          </w:r>
          <w:r w:rsidR="0004721D" w:rsidRPr="001B1046">
            <w:rPr>
              <w:rFonts w:ascii="Times New Roman" w:eastAsia="Times New Roman" w:hAnsi="Times New Roman" w:cs="David" w:hint="eastAsia"/>
              <w:color w:val="008000"/>
              <w:sz w:val="24"/>
              <w:szCs w:val="24"/>
              <w:highlight w:val="yellow"/>
              <w:rtl/>
            </w:rPr>
            <w:t>הפרויקט</w:t>
          </w:r>
          <w:r w:rsidR="0004721D" w:rsidRPr="001B1046">
            <w:rPr>
              <w:rFonts w:ascii="Times New Roman" w:eastAsia="Times New Roman" w:hAnsi="Times New Roman" w:cs="David"/>
              <w:color w:val="008000"/>
              <w:sz w:val="24"/>
              <w:szCs w:val="24"/>
              <w:highlight w:val="yellow"/>
              <w:rtl/>
            </w:rPr>
            <w:t xml:space="preserve"> - </w:t>
          </w:r>
          <w:r w:rsidR="0004721D" w:rsidRPr="001B1046">
            <w:rPr>
              <w:rFonts w:ascii="Times New Roman" w:eastAsia="Times New Roman" w:hAnsi="Times New Roman" w:cs="David" w:hint="eastAsia"/>
              <w:color w:val="008000"/>
              <w:sz w:val="24"/>
              <w:szCs w:val="24"/>
              <w:highlight w:val="yellow"/>
              <w:rtl/>
            </w:rPr>
            <w:t>סביוני</w:t>
          </w:r>
          <w:r w:rsidR="0004721D" w:rsidRPr="001B1046">
            <w:rPr>
              <w:rFonts w:ascii="Times New Roman" w:eastAsia="Times New Roman" w:hAnsi="Times New Roman" w:cs="David"/>
              <w:color w:val="008000"/>
              <w:sz w:val="24"/>
              <w:szCs w:val="24"/>
              <w:highlight w:val="yellow"/>
              <w:rtl/>
            </w:rPr>
            <w:t xml:space="preserve"> </w:t>
          </w:r>
          <w:r w:rsidR="0004721D" w:rsidRPr="001B1046">
            <w:rPr>
              <w:rFonts w:ascii="Times New Roman" w:eastAsia="Times New Roman" w:hAnsi="Times New Roman" w:cs="David" w:hint="eastAsia"/>
              <w:color w:val="008000"/>
              <w:sz w:val="24"/>
              <w:szCs w:val="24"/>
              <w:highlight w:val="yellow"/>
              <w:rtl/>
            </w:rPr>
            <w:t>סיטי</w:t>
          </w:r>
        </w:sdtContent>
      </w:sdt>
      <w:r w:rsidRPr="001B1046">
        <w:rPr>
          <w:rFonts w:ascii="Times New Roman" w:eastAsia="Times New Roman" w:hAnsi="Times New Roman" w:cs="David"/>
          <w:sz w:val="24"/>
          <w:szCs w:val="24"/>
          <w:highlight w:val="yellow"/>
          <w:rtl/>
          <w:lang w:eastAsia="he-IL"/>
        </w:rPr>
        <w:t>, אשר יתוכנן ו/או יבוצע עבור המזמין באתר בקטעים ובשלבים לפי שיקול דעתו.</w:t>
      </w:r>
    </w:p>
    <w:p w14:paraId="76F728F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EB76BB"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b/>
          <w:bCs/>
          <w:sz w:val="24"/>
          <w:szCs w:val="24"/>
          <w:rtl/>
          <w:lang w:eastAsia="he-IL"/>
        </w:rPr>
        <w:t>התכנית</w:t>
      </w:r>
      <w:r w:rsidRPr="00D5041C">
        <w:rPr>
          <w:rFonts w:ascii="Times New Roman" w:eastAsia="Times New Roman" w:hAnsi="Times New Roman" w:cs="David"/>
          <w:sz w:val="24"/>
          <w:szCs w:val="24"/>
          <w:rtl/>
          <w:lang w:eastAsia="he-IL"/>
        </w:rPr>
        <w:t xml:space="preserve">" או </w:t>
      </w:r>
      <w:r w:rsidRPr="00D5041C">
        <w:rPr>
          <w:rFonts w:ascii="Times New Roman" w:eastAsia="Times New Roman" w:hAnsi="Times New Roman" w:cs="David"/>
          <w:b/>
          <w:bCs/>
          <w:sz w:val="24"/>
          <w:szCs w:val="24"/>
          <w:rtl/>
          <w:lang w:eastAsia="he-IL"/>
        </w:rPr>
        <w:t xml:space="preserve">"המקרקעין"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תכנית בנין עיר מס'</w:t>
      </w:r>
      <w:r w:rsidRPr="00D5041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שדה נוסף 2"/>
          <w:tag w:val="cntCustomField2"/>
          <w:id w:val="385530708"/>
          <w:placeholder>
            <w:docPart w:val="5DFB077B2BE64A108B14C794F5A5CA5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Fonts w:hint="default"/>
          </w:rPr>
        </w:sdtEndPr>
        <w:sdtContent>
          <w:r w:rsidR="0085245D">
            <w:rPr>
              <w:rFonts w:ascii="Times New Roman" w:eastAsia="Times New Roman" w:hAnsi="Times New Roman" w:cs="David" w:hint="cs"/>
              <w:color w:val="008000"/>
              <w:sz w:val="24"/>
              <w:szCs w:val="24"/>
              <w:rtl/>
            </w:rPr>
            <w:t>נת/41/5521</w:t>
          </w:r>
        </w:sdtContent>
      </w:sdt>
      <w:r w:rsidRPr="00D5041C">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D5041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שדה נוסף 1"/>
          <w:tag w:val="cntCustomField1"/>
          <w:id w:val="-1432734238"/>
          <w:placeholder>
            <w:docPart w:val="7A159D0D76674098BD5600E91E2DF0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default"/>
          </w:rPr>
        </w:sdtEndPr>
        <w:sdtContent>
          <w:r w:rsidR="0085245D">
            <w:rPr>
              <w:rFonts w:ascii="Times New Roman" w:eastAsia="Times New Roman" w:hAnsi="Times New Roman" w:cs="David" w:hint="cs"/>
              <w:color w:val="008000"/>
              <w:sz w:val="24"/>
              <w:szCs w:val="24"/>
              <w:rtl/>
            </w:rPr>
            <w:t>8271  ח"ח 13000132  133</w:t>
          </w:r>
        </w:sdtContent>
      </w:sdt>
      <w:r w:rsidRPr="00D5041C">
        <w:rPr>
          <w:rFonts w:ascii="Times New Roman" w:eastAsia="Times New Roman" w:hAnsi="Times New Roman" w:cs="David"/>
          <w:sz w:val="24"/>
          <w:szCs w:val="24"/>
          <w:rtl/>
          <w:lang w:eastAsia="he-IL"/>
        </w:rPr>
        <w:t>.</w:t>
      </w:r>
    </w:p>
    <w:p w14:paraId="1E36A61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לתוכנית התקפה בעת הזמנת כל שלב. המתכנן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318ECF7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EBA1CE3" w14:textId="77777777" w:rsidR="00D5041C" w:rsidRPr="00D5041C" w:rsidRDefault="00D5041C" w:rsidP="00D5041C">
      <w:pPr>
        <w:spacing w:before="0" w:beforeAutospacing="0" w:after="0" w:afterAutospacing="0" w:line="240" w:lineRule="auto"/>
        <w:ind w:left="720"/>
        <w:rPr>
          <w:rFonts w:ascii="Times New Roman" w:eastAsia="Times New Roman" w:hAnsi="Times New Roman" w:cs="David"/>
          <w:sz w:val="24"/>
          <w:szCs w:val="24"/>
          <w:rtl/>
        </w:rPr>
      </w:pPr>
      <w:r w:rsidRPr="00D5041C">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59759472"/>
          <w:placeholder>
            <w:docPart w:val="FFB58B22640745D8AC5E79F8F27C4D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r w:rsidR="00870951">
            <w:rPr>
              <w:rFonts w:ascii="Times New Roman" w:eastAsia="Times New Roman" w:hAnsi="Times New Roman" w:cs="David" w:hint="cs"/>
              <w:color w:val="008000"/>
              <w:sz w:val="24"/>
              <w:szCs w:val="24"/>
              <w:rtl/>
            </w:rPr>
            <w:t>נתניה</w:t>
          </w:r>
        </w:sdtContent>
      </w:sdt>
    </w:p>
    <w:p w14:paraId="54F318B0" w14:textId="77777777" w:rsidR="00D5041C" w:rsidRPr="00D5041C" w:rsidRDefault="00D5041C" w:rsidP="00D5041C">
      <w:pPr>
        <w:spacing w:before="0" w:beforeAutospacing="0" w:after="0" w:afterAutospacing="0" w:line="240" w:lineRule="auto"/>
        <w:ind w:left="72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rPr>
        <w:t>"</w:t>
      </w:r>
      <w:r w:rsidRPr="00D5041C">
        <w:rPr>
          <w:rFonts w:ascii="Times New Roman" w:eastAsia="Times New Roman" w:hAnsi="Times New Roman" w:cs="David"/>
          <w:sz w:val="24"/>
          <w:szCs w:val="24"/>
          <w:rtl/>
        </w:rPr>
        <w:t xml:space="preserve">חוזה הפיתוח" </w:t>
      </w:r>
      <w:r w:rsidRPr="00D5041C">
        <w:rPr>
          <w:rFonts w:ascii="Times New Roman" w:eastAsia="Times New Roman" w:hAnsi="Times New Roman" w:cs="David"/>
          <w:sz w:val="24"/>
          <w:szCs w:val="24"/>
        </w:rPr>
        <w:t>–</w:t>
      </w:r>
      <w:r w:rsidRPr="00D5041C">
        <w:rPr>
          <w:rFonts w:ascii="Times New Roman" w:eastAsia="Times New Roman" w:hAnsi="Times New Roman" w:cs="David"/>
          <w:sz w:val="24"/>
          <w:szCs w:val="24"/>
          <w:rtl/>
        </w:rPr>
        <w:t xml:space="preserve"> חוזה הפיתוח אשר נחתם בין המזמין לבין הרשות המקומית.</w:t>
      </w:r>
    </w:p>
    <w:p w14:paraId="0D070B2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44A51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5041C">
        <w:rPr>
          <w:rFonts w:ascii="Times New Roman" w:eastAsia="Times New Roman" w:hAnsi="Times New Roman" w:cs="David"/>
          <w:sz w:val="24"/>
          <w:szCs w:val="24"/>
          <w:rtl/>
          <w:lang w:eastAsia="he-IL"/>
        </w:rPr>
        <w:t>2.8</w:t>
      </w:r>
      <w:r w:rsidRPr="00D5041C">
        <w:rPr>
          <w:rFonts w:ascii="Times New Roman" w:eastAsia="Times New Roman" w:hAnsi="Times New Roman" w:cs="David"/>
          <w:sz w:val="24"/>
          <w:szCs w:val="24"/>
          <w:rtl/>
          <w:lang w:eastAsia="he-IL"/>
        </w:rPr>
        <w:tab/>
        <w:t>המנהל הוא:</w:t>
      </w:r>
      <w:r w:rsidRPr="00D5041C">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517200597"/>
          <w:placeholder>
            <w:docPart w:val="091E4C90BA6B448B9723A3A1EB2F6F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85245D">
            <w:rPr>
              <w:rFonts w:ascii="Times New Roman" w:eastAsia="Times New Roman" w:hAnsi="Times New Roman" w:cs="David" w:hint="cs"/>
              <w:color w:val="008000"/>
              <w:sz w:val="24"/>
              <w:szCs w:val="24"/>
              <w:rtl/>
              <w:lang w:eastAsia="he-IL"/>
            </w:rPr>
            <w:t>אבי כהן מאפריקה ישראל מגורים בע"מ</w:t>
          </w:r>
        </w:sdtContent>
      </w:sdt>
    </w:p>
    <w:p w14:paraId="7E7F860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D46A139" w14:textId="77777777" w:rsidR="00D5041C" w:rsidRPr="00D5041C" w:rsidRDefault="00D5041C" w:rsidP="00D5041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2.10</w:t>
      </w:r>
      <w:r w:rsidRPr="00D5041C">
        <w:rPr>
          <w:rFonts w:ascii="Times New Roman" w:eastAsia="Times New Roman" w:hAnsi="Times New Roman" w:cs="David"/>
          <w:sz w:val="24"/>
          <w:szCs w:val="24"/>
          <w:rtl/>
          <w:lang w:eastAsia="he-IL"/>
        </w:rPr>
        <w:tab/>
        <w:t>המתכנן יפיק כל התכניות בקבצים במתכונת</w:t>
      </w:r>
      <w:r w:rsidRPr="00D5041C">
        <w:rPr>
          <w:rFonts w:ascii="Times New Roman" w:eastAsia="Times New Roman" w:hAnsi="Times New Roman" w:cs="David"/>
          <w:sz w:val="24"/>
          <w:szCs w:val="24"/>
          <w:lang w:eastAsia="he-IL"/>
        </w:rPr>
        <w:t xml:space="preserve"> </w:t>
      </w:r>
      <w:r w:rsidRPr="00D5041C">
        <w:rPr>
          <w:rFonts w:ascii="Times New Roman" w:eastAsia="Times New Roman" w:hAnsi="Times New Roman" w:cs="David"/>
          <w:sz w:val="24"/>
          <w:szCs w:val="24"/>
          <w:rtl/>
          <w:lang w:eastAsia="he-IL"/>
        </w:rPr>
        <w:t xml:space="preserve"> תכנת הקבצים </w:t>
      </w:r>
      <w:r w:rsidRPr="00D5041C">
        <w:rPr>
          <w:rFonts w:ascii="Times New Roman" w:eastAsia="Times New Roman" w:hAnsi="Times New Roman" w:cs="David"/>
          <w:sz w:val="24"/>
          <w:szCs w:val="24"/>
          <w:lang w:eastAsia="he-IL"/>
        </w:rPr>
        <w:t xml:space="preserve">DWG </w:t>
      </w:r>
      <w:r w:rsidRPr="00D5041C">
        <w:rPr>
          <w:rFonts w:ascii="Times New Roman" w:eastAsia="Times New Roman" w:hAnsi="Times New Roman" w:cs="David"/>
          <w:sz w:val="24"/>
          <w:szCs w:val="24"/>
          <w:rtl/>
          <w:lang w:eastAsia="he-IL"/>
        </w:rPr>
        <w:t xml:space="preserve"> גרסת אוטוקד </w:t>
      </w:r>
      <w:r w:rsidRPr="00D5041C">
        <w:rPr>
          <w:rFonts w:ascii="Times New Roman" w:eastAsia="Times New Roman" w:hAnsi="Times New Roman" w:cs="David" w:hint="cs"/>
          <w:sz w:val="24"/>
          <w:szCs w:val="24"/>
          <w:rtl/>
          <w:lang w:eastAsia="he-IL"/>
        </w:rPr>
        <w:t xml:space="preserve">2000 או כל </w:t>
      </w:r>
      <w:r w:rsidR="003B1029" w:rsidRPr="00D5041C">
        <w:rPr>
          <w:rFonts w:ascii="Times New Roman" w:eastAsia="Times New Roman" w:hAnsi="Times New Roman" w:cs="David" w:hint="cs"/>
          <w:sz w:val="24"/>
          <w:szCs w:val="24"/>
          <w:rtl/>
          <w:lang w:eastAsia="he-IL"/>
        </w:rPr>
        <w:t>גרסת</w:t>
      </w:r>
      <w:r w:rsidRPr="00D5041C">
        <w:rPr>
          <w:rFonts w:ascii="Times New Roman" w:eastAsia="Times New Roman" w:hAnsi="Times New Roman" w:cs="David" w:hint="cs"/>
          <w:sz w:val="24"/>
          <w:szCs w:val="24"/>
          <w:rtl/>
          <w:lang w:eastAsia="he-IL"/>
        </w:rPr>
        <w:t xml:space="preserve"> אוטוקד מאוחרת יותר</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bCs/>
          <w:sz w:val="24"/>
          <w:szCs w:val="24"/>
          <w:lang w:eastAsia="he-IL"/>
        </w:rPr>
        <w:t xml:space="preserve"> </w:t>
      </w:r>
    </w:p>
    <w:p w14:paraId="19A3F55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4207677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בעלי המקצוע במשרד המתכנן הם:</w:t>
      </w:r>
    </w:p>
    <w:p w14:paraId="311912C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F322C2" w14:textId="3865FD29" w:rsidR="00D5041C" w:rsidRPr="00D5041C" w:rsidRDefault="00D5041C" w:rsidP="003D0FB5">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highlight w:val="yellow"/>
            <w:rtl/>
            <w:lang w:eastAsia="he-IL"/>
          </w:rPr>
          <w:alias w:val="שדה נוסף 4"/>
          <w:tag w:val="cntCustomField4"/>
          <w:id w:val="-1909990843"/>
          <w:placeholder>
            <w:docPart w:val="61A6D1B8AD7B40ACA9C385BB8D9A20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132316" w:rsidRPr="001B1046">
            <w:rPr>
              <w:rFonts w:ascii="Times New Roman" w:eastAsia="Times New Roman" w:hAnsi="Times New Roman" w:cs="David"/>
              <w:color w:val="008000"/>
              <w:sz w:val="24"/>
              <w:szCs w:val="24"/>
              <w:highlight w:val="yellow"/>
              <w:rtl/>
              <w:lang w:eastAsia="he-IL"/>
            </w:rPr>
            <w:t xml:space="preserve">   </w:t>
          </w:r>
          <w:r w:rsidR="0004721D" w:rsidRPr="001B1046">
            <w:rPr>
              <w:rFonts w:ascii="Times New Roman" w:eastAsia="Times New Roman" w:hAnsi="Times New Roman" w:cs="David" w:hint="eastAsia"/>
              <w:color w:val="008000"/>
              <w:sz w:val="24"/>
              <w:szCs w:val="24"/>
              <w:highlight w:val="yellow"/>
              <w:rtl/>
              <w:lang w:eastAsia="he-IL"/>
            </w:rPr>
            <w:t>אלכס</w:t>
          </w:r>
          <w:r w:rsidR="0004721D" w:rsidRPr="001B1046">
            <w:rPr>
              <w:rFonts w:ascii="Times New Roman" w:eastAsia="Times New Roman" w:hAnsi="Times New Roman" w:cs="David"/>
              <w:color w:val="008000"/>
              <w:sz w:val="24"/>
              <w:szCs w:val="24"/>
              <w:highlight w:val="yellow"/>
              <w:rtl/>
              <w:lang w:eastAsia="he-IL"/>
            </w:rPr>
            <w:t xml:space="preserve"> </w:t>
          </w:r>
          <w:r w:rsidR="0004721D" w:rsidRPr="001B1046">
            <w:rPr>
              <w:rFonts w:ascii="Times New Roman" w:eastAsia="Times New Roman" w:hAnsi="Times New Roman" w:cs="David" w:hint="eastAsia"/>
              <w:color w:val="008000"/>
              <w:sz w:val="24"/>
              <w:szCs w:val="24"/>
              <w:highlight w:val="yellow"/>
              <w:rtl/>
              <w:lang w:eastAsia="he-IL"/>
            </w:rPr>
            <w:t>קור</w:t>
          </w:r>
        </w:sdtContent>
      </w:sdt>
    </w:p>
    <w:p w14:paraId="6F892F9C" w14:textId="77777777" w:rsidR="00D5041C" w:rsidRPr="00D5041C" w:rsidRDefault="00D5041C" w:rsidP="00D5041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 xml:space="preserve">ב. </w:t>
      </w:r>
      <w:r w:rsidRPr="00D5041C">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71726383"/>
          <w:placeholder>
            <w:docPart w:val="FD8245C496ED46CDA0169F8D0563D00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85245D">
            <w:rPr>
              <w:rFonts w:ascii="Times New Roman" w:eastAsia="Times New Roman" w:hAnsi="Times New Roman" w:cs="David" w:hint="cs"/>
              <w:color w:val="008000"/>
              <w:sz w:val="24"/>
              <w:szCs w:val="24"/>
              <w:rtl/>
              <w:lang w:eastAsia="he-IL"/>
            </w:rPr>
            <w:t>6</w:t>
          </w:r>
        </w:sdtContent>
      </w:sdt>
    </w:p>
    <w:p w14:paraId="7CF46A4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9E3AA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938094005"/>
          <w:placeholder>
            <w:docPart w:val="8E70C79AC2FC4399BD8F4CC830C112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85245D">
            <w:rPr>
              <w:rFonts w:ascii="Times New Roman" w:eastAsia="Times New Roman" w:hAnsi="Times New Roman" w:cs="David" w:hint="cs"/>
              <w:color w:val="008000"/>
              <w:sz w:val="24"/>
              <w:szCs w:val="24"/>
              <w:rtl/>
              <w:lang w:eastAsia="he-IL"/>
            </w:rPr>
            <w:t xml:space="preserve">ארז גלבוע </w:t>
          </w:r>
        </w:sdtContent>
      </w:sdt>
    </w:p>
    <w:p w14:paraId="1C3DD5B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3BAEC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5.2</w:t>
      </w:r>
      <w:r w:rsidRPr="00D5041C">
        <w:rPr>
          <w:rFonts w:ascii="Times New Roman" w:eastAsia="Times New Roman" w:hAnsi="Times New Roman" w:cs="David"/>
          <w:sz w:val="24"/>
          <w:szCs w:val="24"/>
          <w:rtl/>
          <w:lang w:eastAsia="he-IL"/>
        </w:rPr>
        <w:tab/>
        <w:t>הנושאים הם:</w:t>
      </w:r>
    </w:p>
    <w:p w14:paraId="0BAD137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CF6EEE" w14:textId="77777777" w:rsidR="00D5041C" w:rsidRPr="00D5041C" w:rsidRDefault="00D5041C" w:rsidP="00D5041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התקדמות שרותי המתכנן.</w:t>
      </w:r>
    </w:p>
    <w:p w14:paraId="75DF5F9F" w14:textId="77777777" w:rsidR="00D5041C" w:rsidRPr="00D5041C" w:rsidRDefault="00D5041C" w:rsidP="00D5041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סטיות מלוח הזמנים לרבות סיבת הסטייה.</w:t>
      </w:r>
    </w:p>
    <w:p w14:paraId="15645BB0" w14:textId="77777777" w:rsidR="00D5041C" w:rsidRPr="00D5041C" w:rsidRDefault="00D5041C" w:rsidP="00D5041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לוח הזמנים המתחייב מסטיות לרבות תאור השלכות התאום על הפרויקט.</w:t>
      </w:r>
    </w:p>
    <w:p w14:paraId="461E2B68" w14:textId="77777777" w:rsidR="00D5041C" w:rsidRPr="00D5041C" w:rsidRDefault="00D5041C" w:rsidP="00D5041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סטיות מהערכות ו/או תחזיות תקציביות והשלכותיהן.</w:t>
      </w:r>
    </w:p>
    <w:p w14:paraId="0E73FEAA" w14:textId="77777777" w:rsidR="00D5041C" w:rsidRPr="00D5041C" w:rsidRDefault="00D5041C" w:rsidP="00D5041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ריכוז הוראות שנויים.</w:t>
      </w:r>
    </w:p>
    <w:p w14:paraId="12FD76F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CA5001" w14:textId="77777777" w:rsidR="00D5041C" w:rsidRPr="00D5041C" w:rsidRDefault="00D5041C" w:rsidP="00D5041C">
      <w:pPr>
        <w:spacing w:before="0" w:beforeAutospacing="0" w:after="0" w:afterAutospacing="0" w:line="240" w:lineRule="auto"/>
        <w:rPr>
          <w:rFonts w:ascii="Times New Roman" w:eastAsia="Times New Roman" w:hAnsi="Times New Roman" w:cs="David"/>
          <w:sz w:val="20"/>
          <w:szCs w:val="24"/>
          <w:rtl/>
        </w:rPr>
      </w:pPr>
      <w:r w:rsidRPr="00D5041C">
        <w:rPr>
          <w:rFonts w:ascii="Times New Roman" w:eastAsia="Times New Roman" w:hAnsi="Times New Roman" w:cs="David"/>
          <w:sz w:val="24"/>
          <w:szCs w:val="24"/>
          <w:rtl/>
        </w:rPr>
        <w:br/>
      </w:r>
      <w:r w:rsidRPr="00D5041C">
        <w:rPr>
          <w:rFonts w:ascii="Times New Roman" w:eastAsia="Times New Roman" w:hAnsi="Times New Roman" w:cs="David" w:hint="cs"/>
          <w:color w:val="FF0000"/>
          <w:sz w:val="20"/>
          <w:szCs w:val="24"/>
          <w:rtl/>
        </w:rPr>
        <w:t xml:space="preserve"> </w:t>
      </w:r>
      <w:r w:rsidRPr="00D5041C">
        <w:rPr>
          <w:rFonts w:ascii="Times New Roman" w:eastAsia="Times New Roman" w:hAnsi="Times New Roman" w:cs="David"/>
          <w:sz w:val="20"/>
          <w:szCs w:val="24"/>
          <w:rtl/>
        </w:rPr>
        <w:t>17.7</w:t>
      </w:r>
      <w:r w:rsidRPr="00D5041C">
        <w:rPr>
          <w:rFonts w:ascii="Times New Roman" w:eastAsia="Times New Roman" w:hAnsi="Times New Roman" w:cs="David" w:hint="cs"/>
          <w:sz w:val="20"/>
          <w:szCs w:val="24"/>
          <w:rtl/>
        </w:rPr>
        <w:t xml:space="preserve"> </w:t>
      </w:r>
      <w:r w:rsidRPr="00D5041C">
        <w:rPr>
          <w:rFonts w:ascii="Times New Roman" w:eastAsia="Times New Roman" w:hAnsi="Times New Roman" w:cs="David" w:hint="cs"/>
          <w:sz w:val="20"/>
          <w:szCs w:val="24"/>
          <w:rtl/>
        </w:rPr>
        <w:tab/>
      </w:r>
      <w:r w:rsidRPr="00D5041C">
        <w:rPr>
          <w:rFonts w:ascii="Times New Roman" w:eastAsia="Times New Roman" w:hAnsi="Times New Roman" w:cs="David"/>
          <w:sz w:val="20"/>
          <w:szCs w:val="24"/>
          <w:rtl/>
        </w:rPr>
        <w:t xml:space="preserve">שיעור חלקו היחסי של כל אחד מיחידי המזמין הינו כדלקמן </w:t>
      </w:r>
      <w:r w:rsidRPr="00D5041C">
        <w:rPr>
          <w:rFonts w:ascii="Times New Roman" w:eastAsia="Times New Roman" w:hAnsi="Times New Roman" w:cs="David" w:hint="cs"/>
          <w:sz w:val="20"/>
          <w:szCs w:val="24"/>
          <w:rtl/>
        </w:rPr>
        <w:t>:</w:t>
      </w:r>
    </w:p>
    <w:p w14:paraId="0C6C0185" w14:textId="77777777" w:rsidR="00D5041C" w:rsidRPr="00D5041C" w:rsidRDefault="00D5041C" w:rsidP="00D5041C">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268305EA" w14:textId="4C09C334" w:rsidR="00D5041C" w:rsidRPr="00D5041C" w:rsidRDefault="009C5F07" w:rsidP="00157ACB">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lang w:eastAsia="he-IL"/>
        </w:rPr>
      </w:pPr>
      <w:sdt>
        <w:sdtPr>
          <w:rPr>
            <w:rFonts w:ascii="Times New Roman" w:eastAsia="Times New Roman" w:hAnsi="Times New Roman" w:cs="David" w:hint="cs"/>
            <w:color w:val="008000"/>
            <w:sz w:val="24"/>
            <w:szCs w:val="24"/>
            <w:highlight w:val="yellow"/>
            <w:rtl/>
            <w:lang w:eastAsia="he-IL"/>
          </w:rPr>
          <w:alias w:val="אחוז השתתפות צד א"/>
          <w:tag w:val="cmtTzadAPercent"/>
          <w:id w:val="-69729777"/>
          <w:placeholder>
            <w:docPart w:val="4B4FAAEDBC434C4C86123565A261D4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r w:rsidR="003D0FB5" w:rsidRPr="001B1046">
            <w:rPr>
              <w:rFonts w:ascii="Times New Roman" w:eastAsia="Times New Roman" w:hAnsi="Times New Roman" w:cs="David"/>
              <w:color w:val="008000"/>
              <w:sz w:val="24"/>
              <w:szCs w:val="24"/>
              <w:highlight w:val="yellow"/>
              <w:rtl/>
              <w:lang w:eastAsia="he-IL"/>
            </w:rPr>
            <w:t>100%</w:t>
          </w:r>
        </w:sdtContent>
      </w:sdt>
      <w:r w:rsidR="00D5041C" w:rsidRPr="00D5041C">
        <w:rPr>
          <w:rFonts w:ascii="Times New Roman" w:eastAsia="Times New Roman" w:hAnsi="Times New Roman" w:cs="David" w:hint="cs"/>
          <w:color w:val="008000"/>
          <w:sz w:val="24"/>
          <w:szCs w:val="24"/>
          <w:rtl/>
          <w:lang w:eastAsia="he-IL"/>
        </w:rPr>
        <w:t xml:space="preserve"> </w:t>
      </w:r>
    </w:p>
    <w:p w14:paraId="0B869723" w14:textId="77777777" w:rsidR="00D5041C" w:rsidRPr="00D5041C" w:rsidRDefault="00D5041C" w:rsidP="00D5041C">
      <w:pPr>
        <w:spacing w:before="0" w:beforeAutospacing="0" w:after="0" w:afterAutospacing="0" w:line="240" w:lineRule="auto"/>
        <w:ind w:left="720"/>
        <w:rPr>
          <w:rFonts w:ascii="Times New Roman" w:eastAsia="Times New Roman" w:hAnsi="Times New Roman" w:cs="David"/>
          <w:color w:val="008000"/>
          <w:sz w:val="24"/>
          <w:szCs w:val="24"/>
          <w:rtl/>
        </w:rPr>
      </w:pPr>
      <w:r w:rsidRPr="00D5041C">
        <w:rPr>
          <w:rFonts w:ascii="Times New Roman" w:eastAsia="Times New Roman" w:hAnsi="Times New Roman" w:cs="David" w:hint="cs"/>
          <w:sz w:val="20"/>
          <w:szCs w:val="24"/>
          <w:rtl/>
        </w:rPr>
        <w:t>.</w:t>
      </w:r>
      <w:r w:rsidRPr="00D5041C">
        <w:rPr>
          <w:rFonts w:ascii="Times New Roman" w:eastAsia="Times New Roman" w:hAnsi="Times New Roman" w:cs="David"/>
          <w:sz w:val="20"/>
          <w:szCs w:val="24"/>
          <w:rtl/>
        </w:rPr>
        <w:br/>
      </w:r>
      <w:r w:rsidRPr="00D5041C">
        <w:rPr>
          <w:rFonts w:ascii="Times New Roman" w:eastAsia="Times New Roman" w:hAnsi="Times New Roman" w:cs="David" w:hint="cs"/>
          <w:sz w:val="20"/>
          <w:szCs w:val="24"/>
          <w:rtl/>
        </w:rPr>
        <w:t xml:space="preserve"> </w:t>
      </w:r>
      <w:r w:rsidRPr="00D5041C">
        <w:rPr>
          <w:rFonts w:ascii="Times New Roman" w:eastAsia="Times New Roman" w:hAnsi="Times New Roman" w:cs="David" w:hint="cs"/>
          <w:sz w:val="20"/>
          <w:szCs w:val="24"/>
          <w:rtl/>
        </w:rPr>
        <w:tab/>
      </w:r>
    </w:p>
    <w:p w14:paraId="4560C4E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color w:val="008000"/>
          <w:sz w:val="24"/>
          <w:szCs w:val="24"/>
          <w:rtl/>
        </w:rPr>
        <w:br w:type="page"/>
      </w:r>
      <w:r w:rsidRPr="00D5041C">
        <w:rPr>
          <w:rFonts w:ascii="Times New Roman" w:eastAsia="Times New Roman" w:hAnsi="Times New Roman" w:cs="David"/>
          <w:b/>
          <w:bCs/>
          <w:sz w:val="24"/>
          <w:szCs w:val="24"/>
          <w:u w:val="single"/>
          <w:rtl/>
          <w:lang w:eastAsia="he-IL"/>
        </w:rPr>
        <w:lastRenderedPageBreak/>
        <w:t>נספח ב'</w:t>
      </w:r>
    </w:p>
    <w:p w14:paraId="2C6D90D4"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59EB7D"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4EABBF0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DCD28B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32A0FBC2"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64E7092E"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0E58236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52B2EE"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0DA73B1E"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ברזיות ציבוריות, מזרקות, בריכות מים וכו'.</w:t>
      </w:r>
    </w:p>
    <w:p w14:paraId="63939B87"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ביוב בשטחים ציבוריים, למבנה מכירות ולדירה לדוגמא. לרבות, קווי הולכה, תאי ביקורת והסתעפויות, מתקני שאיבה וכו'.</w:t>
      </w:r>
    </w:p>
    <w:p w14:paraId="30C27BA3" w14:textId="77777777" w:rsid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r w:rsidR="003B1029" w:rsidRPr="00D5041C">
        <w:rPr>
          <w:rFonts w:ascii="Times New Roman" w:eastAsia="Times New Roman" w:hAnsi="Times New Roman" w:cs="David" w:hint="cs"/>
          <w:sz w:val="24"/>
          <w:szCs w:val="24"/>
          <w:rtl/>
          <w:lang w:eastAsia="he-IL"/>
        </w:rPr>
        <w:t>וכו</w:t>
      </w:r>
      <w:r w:rsidRPr="00D5041C">
        <w:rPr>
          <w:rFonts w:ascii="Times New Roman" w:eastAsia="Times New Roman" w:hAnsi="Times New Roman" w:cs="David"/>
          <w:sz w:val="24"/>
          <w:szCs w:val="24"/>
          <w:rtl/>
          <w:lang w:eastAsia="he-IL"/>
        </w:rPr>
        <w:t>'.</w:t>
      </w:r>
    </w:p>
    <w:p w14:paraId="28380A3C" w14:textId="54C550C4" w:rsidR="00503036" w:rsidRPr="00D5041C" w:rsidRDefault="00503036"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תכנון מערכת ספרנקלרים בפרויקט לרבות בדירות , שטחים ציבוריים בפיתוח ובכל מקום הנדרש וכיו"ב . </w:t>
      </w:r>
    </w:p>
    <w:p w14:paraId="300DDDC7"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F01F2A9"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t>על המתכנן לקבל אשור בכתב מאת המנהל לפני התחלת ביצוע כל קטע וכל שלב ולפני הספקת כל שרות חלקי.</w:t>
      </w:r>
    </w:p>
    <w:p w14:paraId="28C70F4B"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77A2782D"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2EE93E93"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45125A5B"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השמש ו/או אנרגיה </w:t>
      </w:r>
      <w:r w:rsidRPr="00D5041C">
        <w:rPr>
          <w:rFonts w:ascii="Times New Roman" w:eastAsia="Times New Roman" w:hAnsi="Times New Roman" w:cs="David"/>
          <w:b/>
          <w:sz w:val="24"/>
          <w:szCs w:val="24"/>
          <w:rtl/>
          <w:lang w:eastAsia="he-IL"/>
        </w:rPr>
        <w:lastRenderedPageBreak/>
        <w:t>חשמלית, מערכות גז, ספרינקלרים וניקוז מזגנים.</w:t>
      </w:r>
    </w:p>
    <w:p w14:paraId="6C211D70"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4D733D5C"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5905CD02"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4E96B6B8"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06EC8764"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3B12B2F0"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בפרויקט.</w:t>
      </w:r>
    </w:p>
    <w:p w14:paraId="57677016"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643E01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64F8EC5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8F5D22"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62F4BC8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1F1D625"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15B1256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3CF35"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6F60FD57"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6E3F1AE"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21BBA2D0"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661D01E"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6179DE78"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1B589E0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31B4274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752838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638C1A7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0DF69CC"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65EA7D8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DF0D71"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5B13A0F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13C3FB"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6052454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37BCFB"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2859D861"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9CEC9FF"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2D27FD6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2320481"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03E3B4C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19A65E5"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2B43DFDA"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5EF89FB"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318D4F9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32C21A"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574D110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293DCA4"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3D844CE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872525"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36A8AD25"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00740D5"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314EDD6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991ABB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2474678A"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20B4E27D"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5661A894"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B8D276E"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712E95DA"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337C5CE"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2DAC422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473D07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 וסידור מונים לגז.</w:t>
      </w:r>
    </w:p>
    <w:p w14:paraId="2A10C1A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FE17FB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סידור מדי-המים ושל אינסטלציית המים.</w:t>
      </w:r>
    </w:p>
    <w:p w14:paraId="68ECEF0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49B138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2C48BAB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D2F0F4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116A4E7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65026A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3BE8D50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E42268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7ACC8B2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402C138"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48BB2C6D"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4FA43C72"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6AAFBC0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2CC3CF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w:t>
      </w:r>
    </w:p>
    <w:p w14:paraId="204CB2D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974CDF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אינסטלציית המים.</w:t>
      </w:r>
    </w:p>
    <w:p w14:paraId="510E9F5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903132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4601F35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3E1315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012E9D3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451185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p>
    <w:p w14:paraId="661EF27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494541"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31F2B00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578EC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280C3AE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83CCA58"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4F2B79A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E77DF2"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w:t>
      </w:r>
      <w:r w:rsidRPr="00D5041C">
        <w:rPr>
          <w:rFonts w:ascii="Times New Roman" w:eastAsia="Times New Roman" w:hAnsi="Times New Roman" w:cs="David"/>
          <w:sz w:val="24"/>
          <w:szCs w:val="24"/>
          <w:rtl/>
          <w:lang w:eastAsia="he-IL"/>
        </w:rPr>
        <w:lastRenderedPageBreak/>
        <w:t>(כולל: סימון קוטר הצינורות, האביזרים והספחים).</w:t>
      </w:r>
    </w:p>
    <w:p w14:paraId="38D78B2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4003042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4EC33EF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353215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17329C0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0B98DD2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694A3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1C50A4B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CCB51E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תכניות כלליות בק.מ.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חיבור גז למתקן מרכזי, מיקום מכלי גז ודלק לפי הנחיות חב' הגז, תאי מילוי לגז ולדלק, 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7F10EFF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D2BEA8"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תכניות תאום מערכות בשטחי המגרשים ובשטחים ציבוריים.</w:t>
      </w:r>
    </w:p>
    <w:p w14:paraId="7AE90A7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439CD2"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תכניות תאום מערכות תחת תקרות מרתפים וקומות עמודים.</w:t>
      </w:r>
    </w:p>
    <w:p w14:paraId="11E40E9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116D3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וכו'.</w:t>
      </w:r>
    </w:p>
    <w:p w14:paraId="389771B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4F2E6E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בדיקה ראשונה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מת"י עד קבלת אשור המכון.</w:t>
      </w:r>
    </w:p>
    <w:p w14:paraId="159203B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DA45ED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45D81BA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EA9A79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1D8E2D9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2787B8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132803A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120B8DF"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יב.</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5F60F403"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257E0F5A"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r w:rsidR="00AD2AC9" w:rsidRPr="00D5041C">
        <w:rPr>
          <w:rFonts w:ascii="Times New Roman" w:eastAsia="Times New Roman" w:hAnsi="Times New Roman" w:cs="David" w:hint="cs"/>
          <w:sz w:val="24"/>
          <w:szCs w:val="24"/>
          <w:rtl/>
          <w:lang w:eastAsia="he-IL"/>
        </w:rPr>
        <w:t>הספרינקלרים</w:t>
      </w:r>
      <w:r w:rsidRPr="00D5041C">
        <w:rPr>
          <w:rFonts w:ascii="Times New Roman" w:eastAsia="Times New Roman" w:hAnsi="Times New Roman" w:cs="David" w:hint="cs"/>
          <w:sz w:val="24"/>
          <w:szCs w:val="24"/>
          <w:rtl/>
          <w:lang w:eastAsia="he-IL"/>
        </w:rPr>
        <w:t>, ככל וקיימת, ע"י מעבדה מוסמכת.</w:t>
      </w:r>
    </w:p>
    <w:p w14:paraId="701FC317"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0D8C2991"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יג.</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55235BD8"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488741D6"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07F59CD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8DAAE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79E1795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9F8E55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טז.</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3C82C8E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62AD73"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יז.</w:t>
      </w:r>
      <w:r w:rsidRPr="00D5041C">
        <w:rPr>
          <w:rFonts w:ascii="Times New Roman" w:eastAsia="Times New Roman" w:hAnsi="Times New Roman" w:cs="David"/>
          <w:sz w:val="24"/>
          <w:szCs w:val="24"/>
          <w:rtl/>
          <w:lang w:eastAsia="he-IL"/>
        </w:rPr>
        <w:tab/>
        <w:t>מתן חוות דעת, בכל הקשור להצעות הקבלנים.</w:t>
      </w:r>
    </w:p>
    <w:p w14:paraId="64A4D29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2FE57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יח.</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2281E83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B61005"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1F9176B2"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A834D47"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0A3862A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2C790E"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352CDB43"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4E476A1"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1BA7B770"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0C34F8F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673FD4D3"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16D48C3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7314644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תכניות הביצוע על רקע התכנית המקורית תוך ציון כל השינויים שחלו בזמן הביצוע לפי תכנית מדידות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שתימסר ע"י הקבלן המבצע למתכנן, ומסירתה למזמין ע"ג דיסקט.</w:t>
      </w:r>
    </w:p>
    <w:p w14:paraId="70582ED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0209E4B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50982F00"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794FE9C4"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09C80216"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5904BF7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631F7EC"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כדי למלא משימות אלו יבקר המתכנן באתר הבניה בכל אחד מהשלבים הבאים:</w:t>
      </w:r>
    </w:p>
    <w:p w14:paraId="6600DB58"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9EBAB2A"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71124F2F"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674B19D"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25CEB179"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057B35D8"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62CD4C80"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78FCAAB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אינסטלציה לכל קומה.</w:t>
      </w:r>
    </w:p>
    <w:p w14:paraId="102DC44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46CFF8F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עם גמר צבע.</w:t>
      </w:r>
    </w:p>
    <w:p w14:paraId="338EEA68"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0CC366F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F5284C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5BBD693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C7B2EEB"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6CC3941B"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2615CC7E"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2D52BAD7"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59D6A55E"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1A92EA22"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צילום פנים המתקן.</w:t>
      </w:r>
    </w:p>
    <w:p w14:paraId="112CCBC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E93732D"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w:t>
      </w:r>
      <w:r w:rsidRPr="00D5041C">
        <w:rPr>
          <w:rFonts w:ascii="Times New Roman" w:eastAsia="Times New Roman" w:hAnsi="Times New Roman" w:cs="David"/>
          <w:sz w:val="24"/>
          <w:szCs w:val="24"/>
          <w:rtl/>
          <w:lang w:eastAsia="he-IL"/>
        </w:rPr>
        <w:lastRenderedPageBreak/>
        <w:t>ביצוע, אלא באמצעות נציגו המוסמך של המזמין.</w:t>
      </w:r>
    </w:p>
    <w:p w14:paraId="79B68147"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698A6B6A"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7E47ADA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1EDCD77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1942283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A0DFD8F"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יעוץ למזמין בדבר תכנון ואחזקת המתקן.</w:t>
      </w:r>
    </w:p>
    <w:p w14:paraId="25C50B2D"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34A87FB"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2D4F585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FDB9C1"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3BCC1660"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1F8344F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נספח ג'</w:t>
      </w:r>
    </w:p>
    <w:p w14:paraId="09FA1E7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B6E6C9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364844F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D8A20A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713829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286494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B601E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57313D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CC152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254B6B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F3396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BEE7FA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A4534C"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נספח ד'</w:t>
      </w:r>
    </w:p>
    <w:p w14:paraId="061C5E29"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54EC51"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19FA935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CF3B8D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D05EA96" w14:textId="58B14594" w:rsidR="00D5041C" w:rsidRDefault="00D5041C" w:rsidP="00641EDF">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תמורת ביצוע מלוא שרותי המתכנן / תכנון מערכות אינסטלציה סניטרית</w:t>
      </w:r>
      <w:ins w:id="0" w:author="Avi Cohen" w:date="2020-01-22T15:25:00Z">
        <w:r w:rsidR="001B1046">
          <w:rPr>
            <w:rFonts w:ascii="Times New Roman" w:eastAsia="Times New Roman" w:hAnsi="Times New Roman" w:cs="David" w:hint="cs"/>
            <w:sz w:val="24"/>
            <w:szCs w:val="24"/>
            <w:rtl/>
            <w:lang w:eastAsia="he-IL"/>
          </w:rPr>
          <w:t xml:space="preserve"> </w:t>
        </w:r>
      </w:ins>
      <w:ins w:id="1" w:author="Avi Cohen" w:date="2020-01-22T15:26:00Z">
        <w:r w:rsidR="001B1046">
          <w:rPr>
            <w:rFonts w:ascii="Times New Roman" w:eastAsia="Times New Roman" w:hAnsi="Times New Roman" w:cs="David" w:hint="cs"/>
            <w:sz w:val="24"/>
            <w:szCs w:val="24"/>
            <w:rtl/>
            <w:lang w:eastAsia="he-IL"/>
          </w:rPr>
          <w:t xml:space="preserve">וספרנקלרים </w:t>
        </w:r>
      </w:ins>
      <w:del w:id="2" w:author="Avi Cohen" w:date="2020-01-22T15:25:00Z">
        <w:r w:rsidRPr="00D5041C" w:rsidDel="001B1046">
          <w:rPr>
            <w:rFonts w:ascii="Times New Roman" w:eastAsia="Times New Roman" w:hAnsi="Times New Roman" w:cs="David"/>
            <w:sz w:val="24"/>
            <w:szCs w:val="24"/>
            <w:rtl/>
            <w:lang w:eastAsia="he-IL"/>
          </w:rPr>
          <w:delText xml:space="preserve"> </w:delText>
        </w:r>
      </w:del>
      <w:r w:rsidRPr="00D5041C">
        <w:rPr>
          <w:rFonts w:ascii="Times New Roman" w:eastAsia="Times New Roman" w:hAnsi="Times New Roman" w:cs="David"/>
          <w:sz w:val="24"/>
          <w:szCs w:val="24"/>
          <w:rtl/>
          <w:lang w:eastAsia="he-IL"/>
        </w:rPr>
        <w:t xml:space="preserve">למבנים, לאלמנטים במגרשים, למבנה מכירות ולדירה לדוגמא / תכנון מערכות </w:t>
      </w:r>
      <w:r w:rsidR="00486CC1">
        <w:rPr>
          <w:rFonts w:ascii="Times New Roman" w:eastAsia="Times New Roman" w:hAnsi="Times New Roman" w:cs="David" w:hint="cs"/>
          <w:sz w:val="24"/>
          <w:szCs w:val="24"/>
          <w:rtl/>
          <w:lang w:eastAsia="he-IL"/>
        </w:rPr>
        <w:t>א</w:t>
      </w:r>
      <w:r w:rsidR="00486CC1" w:rsidRPr="00D5041C">
        <w:rPr>
          <w:rFonts w:ascii="Times New Roman" w:eastAsia="Times New Roman" w:hAnsi="Times New Roman" w:cs="David"/>
          <w:sz w:val="24"/>
          <w:szCs w:val="24"/>
          <w:rtl/>
          <w:lang w:eastAsia="he-IL"/>
        </w:rPr>
        <w:t xml:space="preserve">ספקת </w:t>
      </w:r>
      <w:r w:rsidRPr="00D5041C">
        <w:rPr>
          <w:rFonts w:ascii="Times New Roman" w:eastAsia="Times New Roman" w:hAnsi="Times New Roman" w:cs="David"/>
          <w:sz w:val="24"/>
          <w:szCs w:val="24"/>
          <w:rtl/>
          <w:lang w:eastAsia="he-IL"/>
        </w:rPr>
        <w:t>מים בשטחים ציבוריים / תכנון מערכות ביוב בשטחים ציבוריים / תכנון מערכות ניקוז ותיעול בשטחים ציבוריים,</w:t>
      </w:r>
      <w:ins w:id="3" w:author="Avi Cohen" w:date="2020-01-22T15:26:00Z">
        <w:r w:rsidR="001B1046">
          <w:rPr>
            <w:rFonts w:ascii="Times New Roman" w:eastAsia="Times New Roman" w:hAnsi="Times New Roman" w:cs="David" w:hint="cs"/>
            <w:sz w:val="24"/>
            <w:szCs w:val="24"/>
            <w:rtl/>
            <w:lang w:eastAsia="he-IL"/>
          </w:rPr>
          <w:t xml:space="preserve">תכנון מערכת ספרנקלרים </w:t>
        </w:r>
      </w:ins>
      <w:r w:rsidRPr="00D5041C">
        <w:rPr>
          <w:rFonts w:ascii="Times New Roman" w:eastAsia="Times New Roman" w:hAnsi="Times New Roman" w:cs="David"/>
          <w:sz w:val="24"/>
          <w:szCs w:val="24"/>
          <w:rtl/>
          <w:lang w:eastAsia="he-IL"/>
        </w:rPr>
        <w:t xml:space="preserve"> כמפורט בנספח ב', ישלם המזמין למתכנן בשיעורים כדלקמן:</w:t>
      </w:r>
    </w:p>
    <w:tbl>
      <w:tblPr>
        <w:tblpPr w:leftFromText="180" w:rightFromText="180" w:vertAnchor="text" w:horzAnchor="margin" w:tblpXSpec="center" w:tblpY="478"/>
        <w:bidiVisual/>
        <w:tblW w:w="7928" w:type="dxa"/>
        <w:tblLayout w:type="fixed"/>
        <w:tblLook w:val="04A0" w:firstRow="1" w:lastRow="0" w:firstColumn="1" w:lastColumn="0" w:noHBand="0" w:noVBand="1"/>
      </w:tblPr>
      <w:tblGrid>
        <w:gridCol w:w="723"/>
        <w:gridCol w:w="2630"/>
        <w:gridCol w:w="889"/>
        <w:gridCol w:w="992"/>
        <w:gridCol w:w="959"/>
        <w:gridCol w:w="1735"/>
      </w:tblGrid>
      <w:tr w:rsidR="00287235" w:rsidRPr="00694BAE" w14:paraId="78D18822" w14:textId="77777777" w:rsidTr="00287235">
        <w:trPr>
          <w:trHeight w:val="285"/>
        </w:trPr>
        <w:tc>
          <w:tcPr>
            <w:tcW w:w="723" w:type="dxa"/>
            <w:tcBorders>
              <w:top w:val="single" w:sz="4" w:space="0" w:color="auto"/>
              <w:left w:val="single" w:sz="4" w:space="0" w:color="auto"/>
              <w:bottom w:val="single" w:sz="4" w:space="0" w:color="auto"/>
              <w:right w:val="single" w:sz="4" w:space="0" w:color="auto"/>
            </w:tcBorders>
          </w:tcPr>
          <w:p w14:paraId="17057355" w14:textId="77777777" w:rsidR="00287235" w:rsidRPr="007A5BBA"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7A5BBA">
              <w:rPr>
                <w:rFonts w:ascii="Arial" w:eastAsia="Times New Roman" w:hAnsi="Arial" w:cs="Arial" w:hint="cs"/>
                <w:b/>
                <w:bCs/>
                <w:color w:val="000000"/>
                <w:highlight w:val="yellow"/>
                <w:rtl/>
              </w:rPr>
              <w:t>מס"ד</w:t>
            </w:r>
          </w:p>
        </w:tc>
        <w:tc>
          <w:tcPr>
            <w:tcW w:w="26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263AA7" w14:textId="77777777" w:rsidR="00287235" w:rsidRPr="00694BAE"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694BAE">
              <w:rPr>
                <w:rFonts w:ascii="Arial" w:eastAsia="Times New Roman" w:hAnsi="Arial" w:cs="Arial" w:hint="cs"/>
                <w:b/>
                <w:bCs/>
                <w:color w:val="000000"/>
                <w:highlight w:val="yellow"/>
                <w:rtl/>
              </w:rPr>
              <w:t>סעיפים</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A4EA0B" w14:textId="77777777" w:rsidR="00287235" w:rsidRPr="00694BAE"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694BAE">
              <w:rPr>
                <w:rFonts w:ascii="Arial" w:eastAsia="Times New Roman" w:hAnsi="Arial" w:cs="Arial" w:hint="cs"/>
                <w:b/>
                <w:bCs/>
                <w:color w:val="000000"/>
                <w:highlight w:val="yellow"/>
                <w:rtl/>
              </w:rPr>
              <w:t>כמות</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B36582" w14:textId="77777777" w:rsidR="00287235" w:rsidRPr="00694BAE"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694BAE">
              <w:rPr>
                <w:rFonts w:ascii="Arial" w:eastAsia="Times New Roman" w:hAnsi="Arial" w:cs="Arial" w:hint="cs"/>
                <w:b/>
                <w:bCs/>
                <w:color w:val="000000"/>
                <w:highlight w:val="yellow"/>
                <w:rtl/>
              </w:rPr>
              <w:t>יחידה</w:t>
            </w:r>
          </w:p>
        </w:tc>
        <w:tc>
          <w:tcPr>
            <w:tcW w:w="9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4A314E" w14:textId="77777777" w:rsidR="00287235" w:rsidRPr="00694BAE"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Pr>
                <w:rFonts w:ascii="Arial" w:eastAsia="Times New Roman" w:hAnsi="Arial" w:cs="Arial" w:hint="cs"/>
                <w:b/>
                <w:bCs/>
                <w:color w:val="000000"/>
                <w:highlight w:val="yellow"/>
                <w:rtl/>
              </w:rPr>
              <w:t>₪</w:t>
            </w:r>
          </w:p>
        </w:tc>
        <w:tc>
          <w:tcPr>
            <w:tcW w:w="173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52213A" w14:textId="77777777" w:rsidR="00287235" w:rsidRPr="00694BAE"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694BAE">
              <w:rPr>
                <w:rFonts w:ascii="Arial" w:eastAsia="Times New Roman" w:hAnsi="Arial" w:cs="Arial" w:hint="cs"/>
                <w:b/>
                <w:bCs/>
                <w:color w:val="000000"/>
                <w:highlight w:val="yellow"/>
                <w:rtl/>
              </w:rPr>
              <w:t>סה"כ</w:t>
            </w:r>
          </w:p>
        </w:tc>
      </w:tr>
      <w:tr w:rsidR="00287235" w:rsidRPr="00694BAE" w14:paraId="5B268445" w14:textId="77777777" w:rsidTr="00287235">
        <w:trPr>
          <w:trHeight w:val="285"/>
        </w:trPr>
        <w:tc>
          <w:tcPr>
            <w:tcW w:w="723" w:type="dxa"/>
            <w:tcBorders>
              <w:top w:val="nil"/>
              <w:left w:val="single" w:sz="4" w:space="0" w:color="auto"/>
              <w:bottom w:val="single" w:sz="4" w:space="0" w:color="auto"/>
              <w:right w:val="single" w:sz="4" w:space="0" w:color="auto"/>
            </w:tcBorders>
          </w:tcPr>
          <w:p w14:paraId="196066EE"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694BAE">
              <w:rPr>
                <w:rFonts w:ascii="Arial" w:eastAsia="Times New Roman" w:hAnsi="Arial" w:cs="Arial" w:hint="cs"/>
                <w:color w:val="000000"/>
                <w:highlight w:val="yellow"/>
                <w:rtl/>
              </w:rPr>
              <w:t>1</w:t>
            </w:r>
          </w:p>
        </w:tc>
        <w:tc>
          <w:tcPr>
            <w:tcW w:w="2630" w:type="dxa"/>
            <w:tcBorders>
              <w:top w:val="nil"/>
              <w:left w:val="single" w:sz="4" w:space="0" w:color="auto"/>
              <w:bottom w:val="single" w:sz="4" w:space="0" w:color="auto"/>
              <w:right w:val="single" w:sz="4" w:space="0" w:color="auto"/>
            </w:tcBorders>
            <w:shd w:val="clear" w:color="auto" w:fill="auto"/>
            <w:noWrap/>
            <w:vAlign w:val="center"/>
            <w:hideMark/>
          </w:tcPr>
          <w:p w14:paraId="22598590" w14:textId="77777777" w:rsidR="00287235" w:rsidRPr="00694BAE" w:rsidRDefault="00287235" w:rsidP="00287235">
            <w:pPr>
              <w:spacing w:before="0" w:beforeAutospacing="0" w:after="0" w:afterAutospacing="0" w:line="240" w:lineRule="auto"/>
              <w:rPr>
                <w:rFonts w:ascii="Arial" w:eastAsia="Times New Roman" w:hAnsi="Arial" w:cs="Arial"/>
                <w:color w:val="000000"/>
                <w:highlight w:val="yellow"/>
              </w:rPr>
            </w:pPr>
            <w:r w:rsidRPr="00694BAE">
              <w:rPr>
                <w:rFonts w:ascii="Arial" w:eastAsia="Times New Roman" w:hAnsi="Arial" w:cs="Arial" w:hint="cs"/>
                <w:color w:val="000000"/>
                <w:highlight w:val="yellow"/>
                <w:rtl/>
              </w:rPr>
              <w:t xml:space="preserve">מבנה ראשוני </w:t>
            </w:r>
            <w:r w:rsidRPr="00694BAE">
              <w:rPr>
                <w:rFonts w:ascii="Arial" w:eastAsia="Times New Roman" w:hAnsi="Arial" w:cs="Arial"/>
                <w:color w:val="000000"/>
                <w:highlight w:val="yellow"/>
                <w:rtl/>
              </w:rPr>
              <w:t>–</w:t>
            </w:r>
            <w:r w:rsidRPr="00694BAE">
              <w:rPr>
                <w:rFonts w:ascii="Arial" w:eastAsia="Times New Roman" w:hAnsi="Arial" w:cs="Arial" w:hint="cs"/>
                <w:color w:val="000000"/>
                <w:highlight w:val="yellow"/>
                <w:rtl/>
              </w:rPr>
              <w:t xml:space="preserve"> שכ"ט בסיס</w:t>
            </w:r>
          </w:p>
        </w:tc>
        <w:tc>
          <w:tcPr>
            <w:tcW w:w="889" w:type="dxa"/>
            <w:tcBorders>
              <w:top w:val="nil"/>
              <w:left w:val="single" w:sz="4" w:space="0" w:color="auto"/>
              <w:bottom w:val="single" w:sz="4" w:space="0" w:color="auto"/>
              <w:right w:val="single" w:sz="4" w:space="0" w:color="auto"/>
            </w:tcBorders>
            <w:shd w:val="clear" w:color="auto" w:fill="auto"/>
            <w:noWrap/>
            <w:vAlign w:val="center"/>
            <w:hideMark/>
          </w:tcPr>
          <w:p w14:paraId="5F65BBA1"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694BAE">
              <w:rPr>
                <w:rFonts w:ascii="Arial" w:eastAsia="Times New Roman" w:hAnsi="Arial" w:cs="Arial"/>
                <w:color w:val="000000"/>
                <w:highlight w:val="yellow"/>
                <w:rtl/>
              </w:rPr>
              <w:t>82</w:t>
            </w: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5CDBF2EB"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694BAE">
              <w:rPr>
                <w:rFonts w:ascii="Arial" w:eastAsia="Times New Roman" w:hAnsi="Arial" w:cs="Arial" w:hint="cs"/>
                <w:color w:val="000000"/>
                <w:highlight w:val="yellow"/>
                <w:rtl/>
              </w:rPr>
              <w:t>יח"ד</w:t>
            </w:r>
          </w:p>
        </w:tc>
        <w:tc>
          <w:tcPr>
            <w:tcW w:w="959" w:type="dxa"/>
            <w:tcBorders>
              <w:top w:val="nil"/>
              <w:left w:val="single" w:sz="4" w:space="0" w:color="auto"/>
              <w:bottom w:val="single" w:sz="4" w:space="0" w:color="auto"/>
              <w:right w:val="single" w:sz="4" w:space="0" w:color="auto"/>
            </w:tcBorders>
            <w:shd w:val="clear" w:color="auto" w:fill="auto"/>
            <w:noWrap/>
            <w:vAlign w:val="center"/>
            <w:hideMark/>
          </w:tcPr>
          <w:p w14:paraId="7D02FCA1"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Pr>
                <w:rFonts w:ascii="Arial" w:eastAsia="Times New Roman" w:hAnsi="Arial" w:cs="Arial" w:hint="cs"/>
                <w:color w:val="000000"/>
                <w:highlight w:val="yellow"/>
                <w:rtl/>
              </w:rPr>
              <w:t>800</w:t>
            </w:r>
            <w:r w:rsidRPr="00694BAE">
              <w:rPr>
                <w:rFonts w:ascii="Arial" w:eastAsia="Times New Roman" w:hAnsi="Arial" w:cs="Arial" w:hint="cs"/>
                <w:color w:val="000000"/>
                <w:highlight w:val="yellow"/>
                <w:rtl/>
              </w:rPr>
              <w:t xml:space="preserve"> ₪</w:t>
            </w:r>
          </w:p>
        </w:tc>
        <w:tc>
          <w:tcPr>
            <w:tcW w:w="1735" w:type="dxa"/>
            <w:tcBorders>
              <w:top w:val="nil"/>
              <w:left w:val="single" w:sz="4" w:space="0" w:color="auto"/>
              <w:bottom w:val="single" w:sz="4" w:space="0" w:color="auto"/>
              <w:right w:val="single" w:sz="4" w:space="0" w:color="auto"/>
            </w:tcBorders>
            <w:shd w:val="clear" w:color="auto" w:fill="auto"/>
            <w:noWrap/>
            <w:vAlign w:val="center"/>
            <w:hideMark/>
          </w:tcPr>
          <w:p w14:paraId="76A2B5D4"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Pr>
                <w:rFonts w:ascii="Arial" w:eastAsia="Times New Roman" w:hAnsi="Arial" w:cs="Arial" w:hint="cs"/>
                <w:color w:val="000000"/>
                <w:highlight w:val="yellow"/>
                <w:rtl/>
              </w:rPr>
              <w:t>65,600</w:t>
            </w:r>
            <w:r w:rsidRPr="00694BAE">
              <w:rPr>
                <w:rFonts w:ascii="Arial" w:eastAsia="Times New Roman" w:hAnsi="Arial" w:cs="Arial" w:hint="cs"/>
                <w:color w:val="000000"/>
                <w:highlight w:val="yellow"/>
                <w:rtl/>
              </w:rPr>
              <w:t xml:space="preserve"> </w:t>
            </w:r>
            <w:r w:rsidRPr="00694BAE">
              <w:rPr>
                <w:rFonts w:ascii="Arial" w:eastAsia="Times New Roman" w:hAnsi="Arial" w:cs="Arial"/>
                <w:color w:val="000000"/>
                <w:highlight w:val="yellow"/>
                <w:rtl/>
              </w:rPr>
              <w:t>₪</w:t>
            </w:r>
          </w:p>
        </w:tc>
      </w:tr>
      <w:tr w:rsidR="00287235" w:rsidRPr="00694BAE" w14:paraId="2701A828" w14:textId="77777777" w:rsidTr="00287235">
        <w:trPr>
          <w:trHeight w:val="285"/>
        </w:trPr>
        <w:tc>
          <w:tcPr>
            <w:tcW w:w="723" w:type="dxa"/>
            <w:tcBorders>
              <w:top w:val="nil"/>
              <w:left w:val="single" w:sz="4" w:space="0" w:color="auto"/>
              <w:bottom w:val="single" w:sz="4" w:space="0" w:color="auto"/>
              <w:right w:val="single" w:sz="4" w:space="0" w:color="auto"/>
            </w:tcBorders>
          </w:tcPr>
          <w:p w14:paraId="6FAD2773"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694BAE">
              <w:rPr>
                <w:rFonts w:ascii="Arial" w:eastAsia="Times New Roman" w:hAnsi="Arial" w:cs="Arial" w:hint="cs"/>
                <w:color w:val="000000"/>
                <w:highlight w:val="yellow"/>
                <w:rtl/>
              </w:rPr>
              <w:t>2</w:t>
            </w:r>
          </w:p>
        </w:tc>
        <w:tc>
          <w:tcPr>
            <w:tcW w:w="2630" w:type="dxa"/>
            <w:tcBorders>
              <w:top w:val="nil"/>
              <w:left w:val="single" w:sz="4" w:space="0" w:color="auto"/>
              <w:bottom w:val="single" w:sz="4" w:space="0" w:color="auto"/>
              <w:right w:val="single" w:sz="4" w:space="0" w:color="auto"/>
            </w:tcBorders>
            <w:shd w:val="clear" w:color="auto" w:fill="auto"/>
            <w:noWrap/>
            <w:vAlign w:val="center"/>
            <w:hideMark/>
          </w:tcPr>
          <w:p w14:paraId="60CF658E" w14:textId="77777777" w:rsidR="00287235" w:rsidRPr="00694BAE" w:rsidRDefault="00287235" w:rsidP="00287235">
            <w:pPr>
              <w:spacing w:before="0" w:beforeAutospacing="0" w:after="0" w:afterAutospacing="0" w:line="240" w:lineRule="auto"/>
              <w:rPr>
                <w:rFonts w:ascii="Arial" w:eastAsia="Times New Roman" w:hAnsi="Arial" w:cs="Arial"/>
                <w:color w:val="000000"/>
                <w:highlight w:val="yellow"/>
              </w:rPr>
            </w:pPr>
            <w:r w:rsidRPr="00694BAE">
              <w:rPr>
                <w:rFonts w:ascii="Arial" w:eastAsia="Times New Roman" w:hAnsi="Arial" w:cs="Arial" w:hint="cs"/>
                <w:color w:val="000000"/>
                <w:highlight w:val="yellow"/>
                <w:rtl/>
              </w:rPr>
              <w:t>מבנה חוזר-  שכ"ט בסיס</w:t>
            </w:r>
          </w:p>
        </w:tc>
        <w:tc>
          <w:tcPr>
            <w:tcW w:w="889" w:type="dxa"/>
            <w:tcBorders>
              <w:top w:val="nil"/>
              <w:left w:val="single" w:sz="4" w:space="0" w:color="auto"/>
              <w:bottom w:val="single" w:sz="4" w:space="0" w:color="auto"/>
              <w:right w:val="single" w:sz="4" w:space="0" w:color="auto"/>
            </w:tcBorders>
            <w:shd w:val="clear" w:color="auto" w:fill="auto"/>
            <w:noWrap/>
            <w:vAlign w:val="center"/>
            <w:hideMark/>
          </w:tcPr>
          <w:p w14:paraId="0F77DF51"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694BAE">
              <w:rPr>
                <w:rFonts w:ascii="Arial" w:eastAsia="Times New Roman" w:hAnsi="Arial" w:cs="Arial"/>
                <w:color w:val="000000"/>
                <w:highlight w:val="yellow"/>
                <w:rtl/>
              </w:rPr>
              <w:t>246</w:t>
            </w: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04BEDB08"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694BAE">
              <w:rPr>
                <w:rFonts w:ascii="Arial" w:eastAsia="Times New Roman" w:hAnsi="Arial" w:cs="Arial" w:hint="cs"/>
                <w:color w:val="000000"/>
                <w:highlight w:val="yellow"/>
                <w:rtl/>
              </w:rPr>
              <w:t>יח"ד</w:t>
            </w:r>
          </w:p>
        </w:tc>
        <w:tc>
          <w:tcPr>
            <w:tcW w:w="959" w:type="dxa"/>
            <w:tcBorders>
              <w:top w:val="nil"/>
              <w:left w:val="single" w:sz="4" w:space="0" w:color="auto"/>
              <w:bottom w:val="single" w:sz="4" w:space="0" w:color="auto"/>
              <w:right w:val="single" w:sz="4" w:space="0" w:color="auto"/>
            </w:tcBorders>
            <w:shd w:val="clear" w:color="auto" w:fill="auto"/>
            <w:noWrap/>
            <w:vAlign w:val="center"/>
            <w:hideMark/>
          </w:tcPr>
          <w:p w14:paraId="28E562A7"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Pr>
                <w:rFonts w:ascii="Arial" w:eastAsia="Times New Roman" w:hAnsi="Arial" w:cs="Arial" w:hint="cs"/>
                <w:color w:val="000000"/>
                <w:highlight w:val="yellow"/>
                <w:rtl/>
              </w:rPr>
              <w:t>5</w:t>
            </w:r>
            <w:r w:rsidRPr="00694BAE">
              <w:rPr>
                <w:rFonts w:ascii="Arial" w:eastAsia="Times New Roman" w:hAnsi="Arial" w:cs="Arial" w:hint="cs"/>
                <w:color w:val="000000"/>
                <w:highlight w:val="yellow"/>
                <w:rtl/>
              </w:rPr>
              <w:t>00 ₪</w:t>
            </w:r>
          </w:p>
        </w:tc>
        <w:tc>
          <w:tcPr>
            <w:tcW w:w="1735" w:type="dxa"/>
            <w:tcBorders>
              <w:top w:val="nil"/>
              <w:left w:val="single" w:sz="4" w:space="0" w:color="auto"/>
              <w:bottom w:val="single" w:sz="4" w:space="0" w:color="auto"/>
              <w:right w:val="single" w:sz="4" w:space="0" w:color="auto"/>
            </w:tcBorders>
            <w:shd w:val="clear" w:color="auto" w:fill="auto"/>
            <w:noWrap/>
            <w:vAlign w:val="center"/>
            <w:hideMark/>
          </w:tcPr>
          <w:p w14:paraId="0306629C"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Pr>
                <w:rFonts w:ascii="Arial" w:eastAsia="Times New Roman" w:hAnsi="Arial" w:cs="Arial" w:hint="cs"/>
                <w:color w:val="000000"/>
                <w:highlight w:val="yellow"/>
                <w:rtl/>
              </w:rPr>
              <w:t>135</w:t>
            </w:r>
            <w:r w:rsidRPr="00694BAE">
              <w:rPr>
                <w:rFonts w:ascii="Arial" w:eastAsia="Times New Roman" w:hAnsi="Arial" w:cs="Arial"/>
                <w:color w:val="000000"/>
                <w:highlight w:val="yellow"/>
                <w:rtl/>
              </w:rPr>
              <w:t>,</w:t>
            </w:r>
            <w:r>
              <w:rPr>
                <w:rFonts w:ascii="Arial" w:eastAsia="Times New Roman" w:hAnsi="Arial" w:cs="Arial" w:hint="cs"/>
                <w:color w:val="000000"/>
                <w:highlight w:val="yellow"/>
                <w:rtl/>
              </w:rPr>
              <w:t>3</w:t>
            </w:r>
            <w:r w:rsidRPr="00694BAE">
              <w:rPr>
                <w:rFonts w:ascii="Arial" w:eastAsia="Times New Roman" w:hAnsi="Arial" w:cs="Arial"/>
                <w:color w:val="000000"/>
                <w:highlight w:val="yellow"/>
                <w:rtl/>
              </w:rPr>
              <w:t>00</w:t>
            </w:r>
            <w:r w:rsidRPr="00694BAE">
              <w:rPr>
                <w:rFonts w:ascii="Arial" w:eastAsia="Times New Roman" w:hAnsi="Arial" w:cs="Arial" w:hint="cs"/>
                <w:color w:val="000000"/>
                <w:highlight w:val="yellow"/>
                <w:rtl/>
              </w:rPr>
              <w:t xml:space="preserve"> </w:t>
            </w:r>
            <w:r w:rsidRPr="00694BAE">
              <w:rPr>
                <w:rFonts w:ascii="Arial" w:eastAsia="Times New Roman" w:hAnsi="Arial" w:cs="Arial"/>
                <w:color w:val="000000"/>
                <w:highlight w:val="yellow"/>
                <w:rtl/>
              </w:rPr>
              <w:t>₪</w:t>
            </w:r>
          </w:p>
        </w:tc>
      </w:tr>
      <w:tr w:rsidR="00287235" w:rsidRPr="00694BAE" w14:paraId="188D62F4" w14:textId="77777777" w:rsidTr="00287235">
        <w:trPr>
          <w:trHeight w:val="285"/>
        </w:trPr>
        <w:tc>
          <w:tcPr>
            <w:tcW w:w="723" w:type="dxa"/>
            <w:tcBorders>
              <w:top w:val="nil"/>
              <w:left w:val="single" w:sz="4" w:space="0" w:color="auto"/>
              <w:bottom w:val="single" w:sz="4" w:space="0" w:color="auto"/>
              <w:right w:val="single" w:sz="4" w:space="0" w:color="auto"/>
            </w:tcBorders>
          </w:tcPr>
          <w:p w14:paraId="059CC3D4"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694BAE">
              <w:rPr>
                <w:rFonts w:ascii="Arial" w:eastAsia="Times New Roman" w:hAnsi="Arial" w:cs="Arial" w:hint="cs"/>
                <w:color w:val="000000"/>
                <w:highlight w:val="yellow"/>
                <w:rtl/>
              </w:rPr>
              <w:t>3</w:t>
            </w:r>
          </w:p>
        </w:tc>
        <w:tc>
          <w:tcPr>
            <w:tcW w:w="2630" w:type="dxa"/>
            <w:tcBorders>
              <w:top w:val="nil"/>
              <w:left w:val="single" w:sz="4" w:space="0" w:color="auto"/>
              <w:bottom w:val="single" w:sz="4" w:space="0" w:color="auto"/>
              <w:right w:val="single" w:sz="4" w:space="0" w:color="auto"/>
            </w:tcBorders>
            <w:shd w:val="clear" w:color="auto" w:fill="auto"/>
            <w:noWrap/>
            <w:vAlign w:val="center"/>
            <w:hideMark/>
          </w:tcPr>
          <w:p w14:paraId="6A115675" w14:textId="77777777" w:rsidR="00287235" w:rsidRPr="00694BAE" w:rsidRDefault="00287235" w:rsidP="00287235">
            <w:pPr>
              <w:spacing w:before="0" w:beforeAutospacing="0" w:after="0" w:afterAutospacing="0" w:line="240" w:lineRule="auto"/>
              <w:rPr>
                <w:rFonts w:ascii="Arial" w:eastAsia="Times New Roman" w:hAnsi="Arial" w:cs="Arial"/>
                <w:color w:val="000000"/>
                <w:highlight w:val="yellow"/>
              </w:rPr>
            </w:pPr>
            <w:r w:rsidRPr="00694BAE">
              <w:rPr>
                <w:rFonts w:ascii="Arial" w:eastAsia="Times New Roman" w:hAnsi="Arial" w:cs="Arial" w:hint="cs"/>
                <w:color w:val="000000"/>
                <w:highlight w:val="yellow"/>
                <w:rtl/>
              </w:rPr>
              <w:t xml:space="preserve">מרתפים </w:t>
            </w:r>
            <w:r w:rsidRPr="00694BAE">
              <w:rPr>
                <w:rFonts w:ascii="Arial" w:eastAsia="Times New Roman" w:hAnsi="Arial" w:cs="Arial"/>
                <w:color w:val="000000"/>
                <w:highlight w:val="yellow"/>
                <w:rtl/>
              </w:rPr>
              <w:t>–</w:t>
            </w:r>
            <w:r w:rsidRPr="00694BAE">
              <w:rPr>
                <w:rFonts w:ascii="Arial" w:eastAsia="Times New Roman" w:hAnsi="Arial" w:cs="Arial" w:hint="cs"/>
                <w:color w:val="000000"/>
                <w:highlight w:val="yellow"/>
                <w:rtl/>
              </w:rPr>
              <w:t xml:space="preserve"> שכ"ט בסיס</w:t>
            </w:r>
          </w:p>
        </w:tc>
        <w:tc>
          <w:tcPr>
            <w:tcW w:w="889" w:type="dxa"/>
            <w:tcBorders>
              <w:top w:val="nil"/>
              <w:left w:val="single" w:sz="4" w:space="0" w:color="auto"/>
              <w:bottom w:val="single" w:sz="4" w:space="0" w:color="auto"/>
              <w:right w:val="single" w:sz="4" w:space="0" w:color="auto"/>
            </w:tcBorders>
            <w:shd w:val="clear" w:color="auto" w:fill="auto"/>
            <w:noWrap/>
            <w:vAlign w:val="center"/>
            <w:hideMark/>
          </w:tcPr>
          <w:p w14:paraId="362EBA6B"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694BAE">
              <w:rPr>
                <w:rFonts w:ascii="Arial" w:eastAsia="Times New Roman" w:hAnsi="Arial" w:cs="Arial"/>
                <w:color w:val="000000"/>
                <w:highlight w:val="yellow"/>
                <w:rtl/>
              </w:rPr>
              <w:t>27</w:t>
            </w:r>
            <w:r w:rsidRPr="00694BAE">
              <w:rPr>
                <w:rFonts w:ascii="Arial" w:eastAsia="Times New Roman" w:hAnsi="Arial" w:cs="Arial" w:hint="cs"/>
                <w:color w:val="000000"/>
                <w:highlight w:val="yellow"/>
                <w:rtl/>
              </w:rPr>
              <w:t>,</w:t>
            </w:r>
            <w:r w:rsidRPr="00694BAE">
              <w:rPr>
                <w:rFonts w:ascii="Arial" w:eastAsia="Times New Roman" w:hAnsi="Arial" w:cs="Arial"/>
                <w:color w:val="000000"/>
                <w:highlight w:val="yellow"/>
                <w:rtl/>
              </w:rPr>
              <w:t>000</w:t>
            </w: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39B274A3"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694BAE">
              <w:rPr>
                <w:rFonts w:ascii="Arial" w:eastAsia="Times New Roman" w:hAnsi="Arial" w:cs="Arial" w:hint="cs"/>
                <w:color w:val="000000"/>
                <w:highlight w:val="yellow"/>
                <w:rtl/>
              </w:rPr>
              <w:t>מ"ר</w:t>
            </w:r>
          </w:p>
        </w:tc>
        <w:tc>
          <w:tcPr>
            <w:tcW w:w="959" w:type="dxa"/>
            <w:tcBorders>
              <w:top w:val="nil"/>
              <w:left w:val="single" w:sz="4" w:space="0" w:color="auto"/>
              <w:bottom w:val="single" w:sz="4" w:space="0" w:color="auto"/>
              <w:right w:val="single" w:sz="4" w:space="0" w:color="auto"/>
            </w:tcBorders>
            <w:shd w:val="clear" w:color="auto" w:fill="auto"/>
            <w:noWrap/>
            <w:vAlign w:val="center"/>
            <w:hideMark/>
          </w:tcPr>
          <w:p w14:paraId="0E315BEC"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Pr>
                <w:rFonts w:ascii="Arial" w:eastAsia="Times New Roman" w:hAnsi="Arial" w:cs="Arial" w:hint="cs"/>
                <w:color w:val="000000"/>
                <w:highlight w:val="yellow"/>
                <w:rtl/>
              </w:rPr>
              <w:t>6.5</w:t>
            </w:r>
            <w:r w:rsidRPr="00694BAE">
              <w:rPr>
                <w:rFonts w:ascii="Arial" w:eastAsia="Times New Roman" w:hAnsi="Arial" w:cs="Arial" w:hint="cs"/>
                <w:color w:val="000000"/>
                <w:highlight w:val="yellow"/>
                <w:rtl/>
              </w:rPr>
              <w:t xml:space="preserve"> ₪</w:t>
            </w:r>
          </w:p>
        </w:tc>
        <w:tc>
          <w:tcPr>
            <w:tcW w:w="1735" w:type="dxa"/>
            <w:tcBorders>
              <w:top w:val="nil"/>
              <w:left w:val="single" w:sz="4" w:space="0" w:color="auto"/>
              <w:bottom w:val="single" w:sz="4" w:space="0" w:color="auto"/>
              <w:right w:val="single" w:sz="4" w:space="0" w:color="auto"/>
            </w:tcBorders>
            <w:shd w:val="clear" w:color="auto" w:fill="auto"/>
            <w:noWrap/>
            <w:vAlign w:val="center"/>
            <w:hideMark/>
          </w:tcPr>
          <w:p w14:paraId="16A023E2"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694BAE">
              <w:rPr>
                <w:rFonts w:ascii="Arial" w:eastAsia="Times New Roman" w:hAnsi="Arial" w:cs="Arial"/>
                <w:color w:val="000000"/>
                <w:highlight w:val="yellow"/>
                <w:rtl/>
              </w:rPr>
              <w:t>1</w:t>
            </w:r>
            <w:r>
              <w:rPr>
                <w:rFonts w:ascii="Arial" w:eastAsia="Times New Roman" w:hAnsi="Arial" w:cs="Arial" w:hint="cs"/>
                <w:color w:val="000000"/>
                <w:highlight w:val="yellow"/>
                <w:rtl/>
              </w:rPr>
              <w:t>75</w:t>
            </w:r>
            <w:r w:rsidRPr="00694BAE">
              <w:rPr>
                <w:rFonts w:ascii="Arial" w:eastAsia="Times New Roman" w:hAnsi="Arial" w:cs="Arial"/>
                <w:color w:val="000000"/>
                <w:highlight w:val="yellow"/>
                <w:rtl/>
              </w:rPr>
              <w:t>,</w:t>
            </w:r>
            <w:r>
              <w:rPr>
                <w:rFonts w:ascii="Arial" w:eastAsia="Times New Roman" w:hAnsi="Arial" w:cs="Arial" w:hint="cs"/>
                <w:color w:val="000000"/>
                <w:highlight w:val="yellow"/>
                <w:rtl/>
              </w:rPr>
              <w:t>5</w:t>
            </w:r>
            <w:r w:rsidRPr="00694BAE">
              <w:rPr>
                <w:rFonts w:ascii="Arial" w:eastAsia="Times New Roman" w:hAnsi="Arial" w:cs="Arial"/>
                <w:color w:val="000000"/>
                <w:highlight w:val="yellow"/>
                <w:rtl/>
              </w:rPr>
              <w:t>00₪</w:t>
            </w:r>
          </w:p>
        </w:tc>
      </w:tr>
      <w:tr w:rsidR="00287235" w:rsidRPr="00694BAE" w14:paraId="5D88546A" w14:textId="77777777" w:rsidTr="00287235">
        <w:trPr>
          <w:trHeight w:val="285"/>
        </w:trPr>
        <w:tc>
          <w:tcPr>
            <w:tcW w:w="723" w:type="dxa"/>
            <w:tcBorders>
              <w:top w:val="nil"/>
              <w:left w:val="single" w:sz="4" w:space="0" w:color="auto"/>
              <w:bottom w:val="single" w:sz="4" w:space="0" w:color="auto"/>
              <w:right w:val="single" w:sz="4" w:space="0" w:color="auto"/>
            </w:tcBorders>
          </w:tcPr>
          <w:p w14:paraId="0319F9EB" w14:textId="77777777" w:rsidR="00287235" w:rsidRPr="00694BAE" w:rsidRDefault="00287235" w:rsidP="00287235">
            <w:pPr>
              <w:spacing w:before="0" w:beforeAutospacing="0" w:after="0" w:afterAutospacing="0" w:line="240" w:lineRule="auto"/>
              <w:jc w:val="center"/>
              <w:rPr>
                <w:rFonts w:ascii="Arial" w:eastAsia="Times New Roman" w:hAnsi="Arial" w:cs="Arial"/>
                <w:color w:val="000000"/>
                <w:highlight w:val="yellow"/>
                <w:rtl/>
              </w:rPr>
            </w:pPr>
          </w:p>
        </w:tc>
        <w:tc>
          <w:tcPr>
            <w:tcW w:w="5470" w:type="dxa"/>
            <w:gridSpan w:val="4"/>
            <w:tcBorders>
              <w:top w:val="nil"/>
              <w:left w:val="single" w:sz="4" w:space="0" w:color="auto"/>
              <w:bottom w:val="single" w:sz="4" w:space="0" w:color="auto"/>
              <w:right w:val="single" w:sz="4" w:space="0" w:color="auto"/>
            </w:tcBorders>
            <w:shd w:val="clear" w:color="auto" w:fill="auto"/>
            <w:noWrap/>
            <w:vAlign w:val="center"/>
          </w:tcPr>
          <w:p w14:paraId="16956698" w14:textId="77777777" w:rsidR="00287235" w:rsidRPr="00694BAE"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694BAE">
              <w:rPr>
                <w:rFonts w:ascii="Arial" w:eastAsia="Times New Roman" w:hAnsi="Arial" w:cs="Arial" w:hint="cs"/>
                <w:b/>
                <w:bCs/>
                <w:color w:val="000000"/>
                <w:highlight w:val="yellow"/>
                <w:rtl/>
              </w:rPr>
              <w:t>סה"כ</w:t>
            </w:r>
          </w:p>
        </w:tc>
        <w:tc>
          <w:tcPr>
            <w:tcW w:w="1735" w:type="dxa"/>
            <w:tcBorders>
              <w:top w:val="nil"/>
              <w:left w:val="single" w:sz="4" w:space="0" w:color="auto"/>
              <w:bottom w:val="single" w:sz="4" w:space="0" w:color="auto"/>
              <w:right w:val="single" w:sz="4" w:space="0" w:color="auto"/>
            </w:tcBorders>
            <w:shd w:val="clear" w:color="auto" w:fill="auto"/>
            <w:noWrap/>
            <w:vAlign w:val="center"/>
          </w:tcPr>
          <w:p w14:paraId="7C8D8DDD" w14:textId="77777777" w:rsidR="00287235" w:rsidRPr="00694BAE"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Pr>
                <w:rFonts w:ascii="Arial" w:eastAsia="Times New Roman" w:hAnsi="Arial" w:cs="Arial" w:hint="cs"/>
                <w:b/>
                <w:bCs/>
                <w:color w:val="000000"/>
                <w:highlight w:val="yellow"/>
                <w:rtl/>
              </w:rPr>
              <w:t>376</w:t>
            </w:r>
            <w:r w:rsidRPr="00694BAE">
              <w:rPr>
                <w:rFonts w:ascii="Arial" w:eastAsia="Times New Roman" w:hAnsi="Arial" w:cs="Arial" w:hint="cs"/>
                <w:b/>
                <w:bCs/>
                <w:color w:val="000000"/>
                <w:highlight w:val="yellow"/>
                <w:rtl/>
              </w:rPr>
              <w:t>,400 ₪</w:t>
            </w:r>
          </w:p>
        </w:tc>
      </w:tr>
    </w:tbl>
    <w:p w14:paraId="521B4D89" w14:textId="77777777" w:rsidR="00210D2C" w:rsidRPr="00210D2C" w:rsidRDefault="00210D2C" w:rsidP="001B1046">
      <w:pPr>
        <w:pStyle w:val="af6"/>
        <w:widowControl w:val="0"/>
        <w:numPr>
          <w:ilvl w:val="1"/>
          <w:numId w:val="30"/>
        </w:numPr>
        <w:tabs>
          <w:tab w:val="left" w:pos="1365"/>
        </w:tabs>
        <w:spacing w:before="0" w:beforeAutospacing="0" w:after="0" w:afterAutospacing="0" w:line="240" w:lineRule="auto"/>
        <w:rPr>
          <w:rFonts w:ascii="Times New Roman" w:eastAsia="Times New Roman" w:hAnsi="Times New Roman" w:cs="David"/>
          <w:sz w:val="24"/>
          <w:szCs w:val="24"/>
          <w:highlight w:val="yellow"/>
          <w:rtl/>
        </w:rPr>
      </w:pPr>
      <w:r w:rsidRPr="00210D2C">
        <w:rPr>
          <w:rFonts w:ascii="Times New Roman" w:eastAsia="Times New Roman" w:hAnsi="Times New Roman" w:cs="David" w:hint="cs"/>
          <w:sz w:val="24"/>
          <w:szCs w:val="24"/>
          <w:highlight w:val="yellow"/>
          <w:rtl/>
        </w:rPr>
        <w:t xml:space="preserve">שכ"ט חוזה </w:t>
      </w:r>
    </w:p>
    <w:p w14:paraId="7C7A513D" w14:textId="77777777" w:rsidR="00210D2C" w:rsidRPr="00694BAE" w:rsidRDefault="00210D2C" w:rsidP="00210D2C">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highlight w:val="yellow"/>
          <w:rtl/>
        </w:rPr>
      </w:pPr>
    </w:p>
    <w:p w14:paraId="7B8B9482" w14:textId="77777777" w:rsidR="00210D2C" w:rsidRDefault="00210D2C" w:rsidP="00210D2C">
      <w:pPr>
        <w:widowControl w:val="0"/>
        <w:spacing w:before="0" w:beforeAutospacing="0" w:after="0" w:afterAutospacing="0" w:line="240" w:lineRule="auto"/>
        <w:ind w:left="1359" w:hanging="1359"/>
        <w:rPr>
          <w:rFonts w:ascii="Times New Roman" w:eastAsia="Times New Roman" w:hAnsi="Times New Roman" w:cs="David"/>
          <w:sz w:val="24"/>
          <w:szCs w:val="24"/>
          <w:highlight w:val="yellow"/>
          <w:rtl/>
        </w:rPr>
      </w:pPr>
      <w:r w:rsidRPr="00694BAE">
        <w:rPr>
          <w:rFonts w:ascii="Times New Roman" w:eastAsia="Times New Roman" w:hAnsi="Times New Roman" w:cs="David" w:hint="cs"/>
          <w:sz w:val="24"/>
          <w:szCs w:val="24"/>
          <w:highlight w:val="yellow"/>
          <w:rtl/>
        </w:rPr>
        <w:t xml:space="preserve">1.2 במהלך התכנון, אושרו </w:t>
      </w:r>
      <w:r>
        <w:rPr>
          <w:rFonts w:ascii="Times New Roman" w:eastAsia="Times New Roman" w:hAnsi="Times New Roman" w:cs="David" w:hint="cs"/>
          <w:sz w:val="24"/>
          <w:szCs w:val="24"/>
          <w:highlight w:val="yellow"/>
          <w:rtl/>
        </w:rPr>
        <w:t xml:space="preserve">ושולמו </w:t>
      </w:r>
      <w:r w:rsidRPr="00694BAE">
        <w:rPr>
          <w:rFonts w:ascii="Times New Roman" w:eastAsia="Times New Roman" w:hAnsi="Times New Roman" w:cs="David" w:hint="cs"/>
          <w:sz w:val="24"/>
          <w:szCs w:val="24"/>
          <w:highlight w:val="yellow"/>
          <w:rtl/>
        </w:rPr>
        <w:t>ליועץ תוספות שכר ע"פ המפורט בטבלה הבאה:</w:t>
      </w:r>
    </w:p>
    <w:p w14:paraId="34CD291A" w14:textId="77777777" w:rsidR="00210D2C" w:rsidRPr="00D5041C" w:rsidRDefault="00210D2C" w:rsidP="001B1046">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DAE973F" w14:textId="77777777" w:rsidR="00287235" w:rsidRDefault="00287235"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tbl>
      <w:tblPr>
        <w:bidiVisual/>
        <w:tblW w:w="9464" w:type="dxa"/>
        <w:tblInd w:w="93" w:type="dxa"/>
        <w:tblLook w:val="04A0" w:firstRow="1" w:lastRow="0" w:firstColumn="1" w:lastColumn="0" w:noHBand="0" w:noVBand="1"/>
      </w:tblPr>
      <w:tblGrid>
        <w:gridCol w:w="715"/>
        <w:gridCol w:w="4629"/>
        <w:gridCol w:w="709"/>
        <w:gridCol w:w="850"/>
        <w:gridCol w:w="1284"/>
        <w:gridCol w:w="1277"/>
      </w:tblGrid>
      <w:tr w:rsidR="00287235" w:rsidRPr="00287235" w14:paraId="256F7D25" w14:textId="77777777" w:rsidTr="001B1046">
        <w:trPr>
          <w:trHeight w:val="285"/>
        </w:trPr>
        <w:tc>
          <w:tcPr>
            <w:tcW w:w="715" w:type="dxa"/>
            <w:tcBorders>
              <w:top w:val="single" w:sz="4" w:space="0" w:color="auto"/>
              <w:left w:val="single" w:sz="4" w:space="0" w:color="auto"/>
              <w:bottom w:val="single" w:sz="4" w:space="0" w:color="auto"/>
              <w:right w:val="single" w:sz="4" w:space="0" w:color="auto"/>
            </w:tcBorders>
          </w:tcPr>
          <w:p w14:paraId="6DED2CB1" w14:textId="77777777" w:rsidR="00287235" w:rsidRPr="001B1046"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1B1046">
              <w:rPr>
                <w:rFonts w:ascii="Arial" w:eastAsia="Times New Roman" w:hAnsi="Arial" w:cs="Arial" w:hint="eastAsia"/>
                <w:b/>
                <w:bCs/>
                <w:color w:val="000000"/>
                <w:highlight w:val="yellow"/>
                <w:rtl/>
              </w:rPr>
              <w:t>מס</w:t>
            </w:r>
            <w:r w:rsidRPr="001B1046">
              <w:rPr>
                <w:rFonts w:ascii="Arial" w:eastAsia="Times New Roman" w:hAnsi="Arial" w:cs="Arial"/>
                <w:b/>
                <w:bCs/>
                <w:color w:val="000000"/>
                <w:highlight w:val="yellow"/>
                <w:rtl/>
              </w:rPr>
              <w:t>"ד</w:t>
            </w:r>
          </w:p>
        </w:tc>
        <w:tc>
          <w:tcPr>
            <w:tcW w:w="46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D87637" w14:textId="77777777" w:rsidR="00287235" w:rsidRPr="001B1046"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1B1046">
              <w:rPr>
                <w:rFonts w:ascii="Arial" w:eastAsia="Times New Roman" w:hAnsi="Arial" w:cs="Arial" w:hint="eastAsia"/>
                <w:b/>
                <w:bCs/>
                <w:color w:val="000000"/>
                <w:highlight w:val="yellow"/>
                <w:rtl/>
              </w:rPr>
              <w:t>סעיפים</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3BF5D3" w14:textId="77777777" w:rsidR="00287235" w:rsidRPr="001B1046"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1B1046">
              <w:rPr>
                <w:rFonts w:ascii="Arial" w:eastAsia="Times New Roman" w:hAnsi="Arial" w:cs="Arial" w:hint="eastAsia"/>
                <w:b/>
                <w:bCs/>
                <w:color w:val="000000"/>
                <w:highlight w:val="yellow"/>
                <w:rtl/>
              </w:rPr>
              <w:t>כמות</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524AF6" w14:textId="77777777" w:rsidR="00287235" w:rsidRPr="001B1046"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1B1046">
              <w:rPr>
                <w:rFonts w:ascii="Arial" w:eastAsia="Times New Roman" w:hAnsi="Arial" w:cs="Arial" w:hint="eastAsia"/>
                <w:b/>
                <w:bCs/>
                <w:color w:val="000000"/>
                <w:highlight w:val="yellow"/>
                <w:rtl/>
              </w:rPr>
              <w:t>יחידה</w:t>
            </w:r>
          </w:p>
        </w:tc>
        <w:tc>
          <w:tcPr>
            <w:tcW w:w="1284" w:type="dxa"/>
            <w:tcBorders>
              <w:top w:val="single" w:sz="4" w:space="0" w:color="auto"/>
              <w:left w:val="single" w:sz="4" w:space="0" w:color="auto"/>
              <w:bottom w:val="single" w:sz="4" w:space="0" w:color="auto"/>
              <w:right w:val="single" w:sz="4" w:space="0" w:color="auto"/>
            </w:tcBorders>
          </w:tcPr>
          <w:p w14:paraId="241298C2" w14:textId="77777777" w:rsidR="00287235" w:rsidRPr="001B1046"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1B1046">
              <w:rPr>
                <w:rFonts w:ascii="Arial" w:eastAsia="Times New Roman" w:hAnsi="Arial" w:cs="Arial" w:hint="eastAsia"/>
                <w:b/>
                <w:bCs/>
                <w:color w:val="000000"/>
                <w:highlight w:val="yellow"/>
                <w:rtl/>
              </w:rPr>
              <w:t>₪</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7B18B3" w14:textId="77777777" w:rsidR="00287235" w:rsidRPr="001B1046" w:rsidRDefault="00287235" w:rsidP="00287235">
            <w:pPr>
              <w:spacing w:before="0" w:beforeAutospacing="0" w:after="0" w:afterAutospacing="0" w:line="240" w:lineRule="auto"/>
              <w:jc w:val="center"/>
              <w:rPr>
                <w:rFonts w:ascii="Arial" w:eastAsia="Times New Roman" w:hAnsi="Arial" w:cs="Arial"/>
                <w:b/>
                <w:bCs/>
                <w:color w:val="000000"/>
                <w:highlight w:val="yellow"/>
                <w:rtl/>
              </w:rPr>
            </w:pPr>
            <w:r w:rsidRPr="001B1046">
              <w:rPr>
                <w:rFonts w:ascii="Arial" w:eastAsia="Times New Roman" w:hAnsi="Arial" w:cs="Arial" w:hint="eastAsia"/>
                <w:b/>
                <w:bCs/>
                <w:color w:val="000000"/>
                <w:highlight w:val="yellow"/>
                <w:rtl/>
              </w:rPr>
              <w:t>סה</w:t>
            </w:r>
            <w:r w:rsidRPr="001B1046">
              <w:rPr>
                <w:rFonts w:ascii="Arial" w:eastAsia="Times New Roman" w:hAnsi="Arial" w:cs="Arial"/>
                <w:b/>
                <w:bCs/>
                <w:color w:val="000000"/>
                <w:highlight w:val="yellow"/>
                <w:rtl/>
              </w:rPr>
              <w:t>"כ</w:t>
            </w:r>
          </w:p>
        </w:tc>
      </w:tr>
      <w:tr w:rsidR="00287235" w:rsidRPr="00287235" w14:paraId="441F90DB" w14:textId="77777777" w:rsidTr="001B1046">
        <w:trPr>
          <w:trHeight w:val="285"/>
        </w:trPr>
        <w:tc>
          <w:tcPr>
            <w:tcW w:w="715" w:type="dxa"/>
            <w:tcBorders>
              <w:top w:val="single" w:sz="4" w:space="0" w:color="auto"/>
              <w:left w:val="single" w:sz="4" w:space="0" w:color="auto"/>
              <w:bottom w:val="single" w:sz="4" w:space="0" w:color="auto"/>
              <w:right w:val="single" w:sz="4" w:space="0" w:color="auto"/>
            </w:tcBorders>
          </w:tcPr>
          <w:p w14:paraId="4120C07E"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4</w:t>
            </w:r>
          </w:p>
        </w:tc>
        <w:tc>
          <w:tcPr>
            <w:tcW w:w="46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8589A0" w14:textId="77777777" w:rsidR="00287235" w:rsidRPr="001B1046" w:rsidRDefault="00287235" w:rsidP="00287235">
            <w:pPr>
              <w:spacing w:before="0" w:beforeAutospacing="0" w:after="0" w:afterAutospacing="0" w:line="240" w:lineRule="auto"/>
              <w:rPr>
                <w:rFonts w:ascii="Arial" w:eastAsia="Times New Roman" w:hAnsi="Arial" w:cs="Arial"/>
                <w:color w:val="000000"/>
                <w:highlight w:val="yellow"/>
                <w:rtl/>
              </w:rPr>
            </w:pPr>
            <w:r w:rsidRPr="001B1046">
              <w:rPr>
                <w:rFonts w:ascii="Arial" w:eastAsia="Times New Roman" w:hAnsi="Arial" w:cs="Arial" w:hint="eastAsia"/>
                <w:color w:val="000000"/>
                <w:highlight w:val="yellow"/>
                <w:rtl/>
              </w:rPr>
              <w:t>הגדלה</w:t>
            </w:r>
            <w:r w:rsidRPr="001B1046">
              <w:rPr>
                <w:rFonts w:ascii="Arial" w:eastAsia="Times New Roman" w:hAnsi="Arial" w:cs="Arial"/>
                <w:color w:val="000000"/>
                <w:highlight w:val="yellow"/>
                <w:rtl/>
              </w:rPr>
              <w:t xml:space="preserve"> </w:t>
            </w:r>
            <w:r w:rsidRPr="001B1046">
              <w:rPr>
                <w:rFonts w:ascii="Arial" w:eastAsia="Times New Roman" w:hAnsi="Arial" w:cs="Arial" w:hint="eastAsia"/>
                <w:color w:val="000000"/>
                <w:highlight w:val="yellow"/>
                <w:rtl/>
              </w:rPr>
              <w:t>בגין</w:t>
            </w:r>
            <w:r w:rsidRPr="001B1046">
              <w:rPr>
                <w:rFonts w:ascii="Arial" w:eastAsia="Times New Roman" w:hAnsi="Arial" w:cs="Arial"/>
                <w:color w:val="000000"/>
                <w:highlight w:val="yellow"/>
                <w:rtl/>
              </w:rPr>
              <w:t xml:space="preserve"> </w:t>
            </w:r>
            <w:r w:rsidRPr="001B1046">
              <w:rPr>
                <w:rFonts w:ascii="Arial" w:eastAsia="Times New Roman" w:hAnsi="Arial" w:cs="Arial" w:hint="eastAsia"/>
                <w:color w:val="000000"/>
                <w:highlight w:val="yellow"/>
                <w:rtl/>
              </w:rPr>
              <w:t>תוספת</w:t>
            </w:r>
            <w:r w:rsidRPr="001B1046">
              <w:rPr>
                <w:rFonts w:ascii="Arial" w:eastAsia="Times New Roman" w:hAnsi="Arial" w:cs="Arial"/>
                <w:color w:val="000000"/>
                <w:highlight w:val="yellow"/>
                <w:rtl/>
              </w:rPr>
              <w:t xml:space="preserve"> </w:t>
            </w:r>
            <w:r w:rsidRPr="001B1046">
              <w:rPr>
                <w:rFonts w:ascii="Arial" w:eastAsia="Times New Roman" w:hAnsi="Arial" w:cs="Arial" w:hint="eastAsia"/>
                <w:color w:val="000000"/>
                <w:highlight w:val="yellow"/>
                <w:rtl/>
              </w:rPr>
              <w:t>יח</w:t>
            </w:r>
            <w:r w:rsidRPr="001B1046">
              <w:rPr>
                <w:rFonts w:ascii="Arial" w:eastAsia="Times New Roman" w:hAnsi="Arial" w:cs="Arial"/>
                <w:color w:val="000000"/>
                <w:highlight w:val="yellow"/>
                <w:rtl/>
              </w:rPr>
              <w:t>"ד</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FD8F86"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55</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77DDB3"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hint="eastAsia"/>
                <w:color w:val="000000"/>
                <w:highlight w:val="yellow"/>
                <w:rtl/>
              </w:rPr>
              <w:t>יח</w:t>
            </w:r>
            <w:r w:rsidRPr="001B1046">
              <w:rPr>
                <w:rFonts w:ascii="Arial" w:eastAsia="Times New Roman" w:hAnsi="Arial" w:cs="Arial"/>
                <w:color w:val="000000"/>
                <w:highlight w:val="yellow"/>
                <w:rtl/>
              </w:rPr>
              <w:t>"ד</w:t>
            </w:r>
          </w:p>
        </w:tc>
        <w:tc>
          <w:tcPr>
            <w:tcW w:w="1284" w:type="dxa"/>
            <w:tcBorders>
              <w:top w:val="single" w:sz="4" w:space="0" w:color="auto"/>
              <w:left w:val="single" w:sz="4" w:space="0" w:color="auto"/>
              <w:bottom w:val="single" w:sz="4" w:space="0" w:color="auto"/>
              <w:right w:val="single" w:sz="4" w:space="0" w:color="auto"/>
            </w:tcBorders>
          </w:tcPr>
          <w:p w14:paraId="6880E395"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 xml:space="preserve">675 </w:t>
            </w:r>
            <w:r w:rsidRPr="001B1046">
              <w:rPr>
                <w:rFonts w:ascii="Arial" w:eastAsia="Times New Roman" w:hAnsi="Arial" w:cs="Arial" w:hint="eastAsia"/>
                <w:color w:val="000000"/>
                <w:highlight w:val="yellow"/>
                <w:rtl/>
              </w:rPr>
              <w:t>₪</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A7B6E0"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 xml:space="preserve">37,125 </w:t>
            </w:r>
            <w:r w:rsidRPr="001B1046">
              <w:rPr>
                <w:rFonts w:ascii="Arial" w:eastAsia="Times New Roman" w:hAnsi="Arial" w:cs="Arial" w:hint="eastAsia"/>
                <w:color w:val="000000"/>
                <w:highlight w:val="yellow"/>
                <w:rtl/>
              </w:rPr>
              <w:t>₪</w:t>
            </w:r>
          </w:p>
        </w:tc>
      </w:tr>
      <w:tr w:rsidR="00287235" w:rsidRPr="00287235" w14:paraId="053BAE3A" w14:textId="77777777" w:rsidTr="001B1046">
        <w:trPr>
          <w:trHeight w:val="285"/>
        </w:trPr>
        <w:tc>
          <w:tcPr>
            <w:tcW w:w="715" w:type="dxa"/>
            <w:tcBorders>
              <w:top w:val="single" w:sz="4" w:space="0" w:color="auto"/>
              <w:left w:val="single" w:sz="4" w:space="0" w:color="auto"/>
              <w:bottom w:val="single" w:sz="4" w:space="0" w:color="auto"/>
              <w:right w:val="single" w:sz="4" w:space="0" w:color="auto"/>
            </w:tcBorders>
          </w:tcPr>
          <w:p w14:paraId="0A050777"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5</w:t>
            </w:r>
          </w:p>
        </w:tc>
        <w:tc>
          <w:tcPr>
            <w:tcW w:w="46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FC14E7" w14:textId="77777777" w:rsidR="00287235" w:rsidRPr="001B1046" w:rsidRDefault="00287235" w:rsidP="001B1046">
            <w:pPr>
              <w:spacing w:before="0" w:beforeAutospacing="0" w:after="0" w:afterAutospacing="0" w:line="240" w:lineRule="auto"/>
              <w:rPr>
                <w:rFonts w:ascii="Arial" w:eastAsia="Times New Roman" w:hAnsi="Arial" w:cs="Arial"/>
                <w:color w:val="000000"/>
                <w:highlight w:val="yellow"/>
              </w:rPr>
            </w:pPr>
            <w:r w:rsidRPr="001B1046">
              <w:rPr>
                <w:rFonts w:ascii="Arial" w:eastAsia="Times New Roman" w:hAnsi="Arial" w:cs="Arial"/>
                <w:color w:val="000000"/>
                <w:highlight w:val="yellow"/>
                <w:rtl/>
              </w:rPr>
              <w:t>הגדלה בגין שינויים במרתפים מזרחיים</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BAD65B"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1</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BE4562"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קומפ'</w:t>
            </w:r>
          </w:p>
        </w:tc>
        <w:tc>
          <w:tcPr>
            <w:tcW w:w="1284" w:type="dxa"/>
            <w:tcBorders>
              <w:top w:val="single" w:sz="4" w:space="0" w:color="auto"/>
              <w:left w:val="single" w:sz="4" w:space="0" w:color="auto"/>
              <w:bottom w:val="single" w:sz="4" w:space="0" w:color="auto"/>
              <w:right w:val="single" w:sz="4" w:space="0" w:color="auto"/>
            </w:tcBorders>
            <w:vAlign w:val="center"/>
          </w:tcPr>
          <w:p w14:paraId="2A78C91F"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13,650 ₪</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C8824D" w14:textId="77777777" w:rsidR="00287235" w:rsidRPr="001B1046" w:rsidRDefault="00287235" w:rsidP="00641EDF">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13,650 ₪</w:t>
            </w:r>
          </w:p>
        </w:tc>
      </w:tr>
      <w:tr w:rsidR="00287235" w:rsidRPr="00287235" w14:paraId="1219BDF1" w14:textId="77777777" w:rsidTr="001B1046">
        <w:trPr>
          <w:trHeight w:val="285"/>
        </w:trPr>
        <w:tc>
          <w:tcPr>
            <w:tcW w:w="715" w:type="dxa"/>
            <w:tcBorders>
              <w:top w:val="nil"/>
              <w:left w:val="single" w:sz="4" w:space="0" w:color="auto"/>
              <w:bottom w:val="single" w:sz="4" w:space="0" w:color="auto"/>
              <w:right w:val="single" w:sz="4" w:space="0" w:color="auto"/>
            </w:tcBorders>
          </w:tcPr>
          <w:p w14:paraId="5D978A0F"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6</w:t>
            </w:r>
          </w:p>
        </w:tc>
        <w:tc>
          <w:tcPr>
            <w:tcW w:w="4629" w:type="dxa"/>
            <w:tcBorders>
              <w:top w:val="nil"/>
              <w:left w:val="single" w:sz="4" w:space="0" w:color="auto"/>
              <w:bottom w:val="single" w:sz="4" w:space="0" w:color="auto"/>
              <w:right w:val="single" w:sz="4" w:space="0" w:color="auto"/>
            </w:tcBorders>
            <w:shd w:val="clear" w:color="auto" w:fill="auto"/>
            <w:noWrap/>
            <w:vAlign w:val="center"/>
            <w:hideMark/>
          </w:tcPr>
          <w:p w14:paraId="19985AFC" w14:textId="77777777" w:rsidR="00287235" w:rsidRPr="001B1046" w:rsidRDefault="00287235" w:rsidP="001B1046">
            <w:pPr>
              <w:spacing w:before="0" w:beforeAutospacing="0" w:after="0" w:afterAutospacing="0" w:line="240" w:lineRule="auto"/>
              <w:rPr>
                <w:rFonts w:ascii="Arial" w:eastAsia="Times New Roman" w:hAnsi="Arial" w:cs="Arial"/>
                <w:color w:val="000000"/>
                <w:highlight w:val="yellow"/>
              </w:rPr>
            </w:pPr>
            <w:r w:rsidRPr="001B1046">
              <w:rPr>
                <w:rFonts w:ascii="Arial" w:eastAsia="Times New Roman" w:hAnsi="Arial" w:cs="Arial"/>
                <w:color w:val="000000"/>
                <w:highlight w:val="yellow"/>
                <w:rtl/>
              </w:rPr>
              <w:t>הגדלה בגין שינויי שיווק</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4E740DB"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1</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36AFB3BA"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קומפ'</w:t>
            </w:r>
          </w:p>
        </w:tc>
        <w:tc>
          <w:tcPr>
            <w:tcW w:w="1284" w:type="dxa"/>
            <w:tcBorders>
              <w:top w:val="nil"/>
              <w:left w:val="single" w:sz="4" w:space="0" w:color="auto"/>
              <w:bottom w:val="single" w:sz="4" w:space="0" w:color="auto"/>
              <w:right w:val="single" w:sz="4" w:space="0" w:color="auto"/>
            </w:tcBorders>
            <w:vAlign w:val="center"/>
          </w:tcPr>
          <w:p w14:paraId="0D8EB9D2"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37,037 ₪</w:t>
            </w:r>
          </w:p>
        </w:tc>
        <w:tc>
          <w:tcPr>
            <w:tcW w:w="1277" w:type="dxa"/>
            <w:tcBorders>
              <w:top w:val="nil"/>
              <w:left w:val="single" w:sz="4" w:space="0" w:color="auto"/>
              <w:bottom w:val="single" w:sz="4" w:space="0" w:color="auto"/>
              <w:right w:val="single" w:sz="4" w:space="0" w:color="auto"/>
            </w:tcBorders>
            <w:shd w:val="clear" w:color="auto" w:fill="auto"/>
            <w:noWrap/>
            <w:vAlign w:val="center"/>
            <w:hideMark/>
          </w:tcPr>
          <w:p w14:paraId="377B5933" w14:textId="77777777" w:rsidR="00287235" w:rsidRPr="001B1046" w:rsidRDefault="00287235" w:rsidP="00641EDF">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37,037 ₪</w:t>
            </w:r>
          </w:p>
        </w:tc>
      </w:tr>
      <w:tr w:rsidR="00287235" w:rsidRPr="00287235" w14:paraId="2BAD9556" w14:textId="77777777" w:rsidTr="001B1046">
        <w:trPr>
          <w:trHeight w:val="570"/>
        </w:trPr>
        <w:tc>
          <w:tcPr>
            <w:tcW w:w="715" w:type="dxa"/>
            <w:tcBorders>
              <w:top w:val="nil"/>
              <w:left w:val="single" w:sz="4" w:space="0" w:color="auto"/>
              <w:bottom w:val="single" w:sz="4" w:space="0" w:color="auto"/>
              <w:right w:val="single" w:sz="4" w:space="0" w:color="auto"/>
            </w:tcBorders>
          </w:tcPr>
          <w:p w14:paraId="009873D0"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7</w:t>
            </w:r>
          </w:p>
        </w:tc>
        <w:tc>
          <w:tcPr>
            <w:tcW w:w="4629" w:type="dxa"/>
            <w:tcBorders>
              <w:top w:val="nil"/>
              <w:left w:val="single" w:sz="4" w:space="0" w:color="auto"/>
              <w:bottom w:val="single" w:sz="4" w:space="0" w:color="auto"/>
              <w:right w:val="single" w:sz="4" w:space="0" w:color="auto"/>
            </w:tcBorders>
            <w:shd w:val="clear" w:color="auto" w:fill="auto"/>
            <w:vAlign w:val="center"/>
            <w:hideMark/>
          </w:tcPr>
          <w:p w14:paraId="739F9AF2" w14:textId="77777777" w:rsidR="00287235" w:rsidRPr="001B1046" w:rsidRDefault="00287235" w:rsidP="001B1046">
            <w:pPr>
              <w:spacing w:before="0" w:beforeAutospacing="0" w:after="0" w:afterAutospacing="0" w:line="240" w:lineRule="auto"/>
              <w:rPr>
                <w:rFonts w:ascii="Arial" w:eastAsia="Times New Roman" w:hAnsi="Arial" w:cs="Arial"/>
                <w:color w:val="000000"/>
                <w:highlight w:val="yellow"/>
              </w:rPr>
            </w:pPr>
            <w:r w:rsidRPr="001B1046">
              <w:rPr>
                <w:rFonts w:ascii="Arial" w:eastAsia="Times New Roman" w:hAnsi="Arial" w:cs="Arial"/>
                <w:color w:val="000000"/>
                <w:highlight w:val="yellow"/>
                <w:rtl/>
              </w:rPr>
              <w:t>הגדלה בגין השוואת מפרטי סטנדרט לדירות מפונים</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D083272"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1</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4E842072"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קומפ'</w:t>
            </w:r>
          </w:p>
        </w:tc>
        <w:tc>
          <w:tcPr>
            <w:tcW w:w="1284" w:type="dxa"/>
            <w:tcBorders>
              <w:top w:val="nil"/>
              <w:left w:val="single" w:sz="4" w:space="0" w:color="auto"/>
              <w:bottom w:val="single" w:sz="4" w:space="0" w:color="auto"/>
              <w:right w:val="single" w:sz="4" w:space="0" w:color="auto"/>
            </w:tcBorders>
            <w:vAlign w:val="center"/>
          </w:tcPr>
          <w:p w14:paraId="3DDD97DF"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11,136 ₪</w:t>
            </w:r>
          </w:p>
        </w:tc>
        <w:tc>
          <w:tcPr>
            <w:tcW w:w="1277" w:type="dxa"/>
            <w:tcBorders>
              <w:top w:val="nil"/>
              <w:left w:val="single" w:sz="4" w:space="0" w:color="auto"/>
              <w:bottom w:val="single" w:sz="4" w:space="0" w:color="auto"/>
              <w:right w:val="single" w:sz="4" w:space="0" w:color="auto"/>
            </w:tcBorders>
            <w:shd w:val="clear" w:color="auto" w:fill="auto"/>
            <w:noWrap/>
            <w:vAlign w:val="center"/>
            <w:hideMark/>
          </w:tcPr>
          <w:p w14:paraId="79181369" w14:textId="77777777" w:rsidR="00287235" w:rsidRPr="001B1046" w:rsidRDefault="00287235" w:rsidP="00641EDF">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11,136 ₪</w:t>
            </w:r>
          </w:p>
        </w:tc>
      </w:tr>
      <w:tr w:rsidR="00287235" w:rsidRPr="00287235" w14:paraId="1DA3BA17" w14:textId="77777777" w:rsidTr="001B1046">
        <w:trPr>
          <w:trHeight w:val="285"/>
        </w:trPr>
        <w:tc>
          <w:tcPr>
            <w:tcW w:w="715" w:type="dxa"/>
            <w:tcBorders>
              <w:top w:val="nil"/>
              <w:left w:val="single" w:sz="4" w:space="0" w:color="auto"/>
              <w:bottom w:val="single" w:sz="4" w:space="0" w:color="auto"/>
              <w:right w:val="single" w:sz="4" w:space="0" w:color="auto"/>
            </w:tcBorders>
          </w:tcPr>
          <w:p w14:paraId="3D46D730"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lastRenderedPageBreak/>
              <w:t>8</w:t>
            </w:r>
          </w:p>
        </w:tc>
        <w:tc>
          <w:tcPr>
            <w:tcW w:w="4629" w:type="dxa"/>
            <w:tcBorders>
              <w:top w:val="nil"/>
              <w:left w:val="single" w:sz="4" w:space="0" w:color="auto"/>
              <w:bottom w:val="single" w:sz="4" w:space="0" w:color="auto"/>
              <w:right w:val="single" w:sz="4" w:space="0" w:color="auto"/>
            </w:tcBorders>
            <w:shd w:val="clear" w:color="auto" w:fill="auto"/>
            <w:noWrap/>
            <w:vAlign w:val="center"/>
            <w:hideMark/>
          </w:tcPr>
          <w:p w14:paraId="61BA2932" w14:textId="77777777" w:rsidR="00287235" w:rsidRPr="001B1046" w:rsidRDefault="00287235" w:rsidP="001B1046">
            <w:pPr>
              <w:spacing w:before="0" w:beforeAutospacing="0" w:after="0" w:afterAutospacing="0" w:line="240" w:lineRule="auto"/>
              <w:rPr>
                <w:rFonts w:ascii="Arial" w:eastAsia="Times New Roman" w:hAnsi="Arial" w:cs="Arial"/>
                <w:color w:val="000000"/>
                <w:highlight w:val="yellow"/>
              </w:rPr>
            </w:pPr>
            <w:r w:rsidRPr="001B1046">
              <w:rPr>
                <w:rFonts w:ascii="Arial" w:eastAsia="Times New Roman" w:hAnsi="Arial" w:cs="Arial"/>
                <w:color w:val="000000"/>
                <w:highlight w:val="yellow"/>
                <w:rtl/>
              </w:rPr>
              <w:t>הגדלה בגין עדכוני משרד מכירות</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DCB5E6C"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1</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3DF2275B"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קומפ'</w:t>
            </w:r>
          </w:p>
        </w:tc>
        <w:tc>
          <w:tcPr>
            <w:tcW w:w="1284" w:type="dxa"/>
            <w:tcBorders>
              <w:top w:val="nil"/>
              <w:left w:val="single" w:sz="4" w:space="0" w:color="auto"/>
              <w:bottom w:val="single" w:sz="4" w:space="0" w:color="auto"/>
              <w:right w:val="single" w:sz="4" w:space="0" w:color="auto"/>
            </w:tcBorders>
            <w:vAlign w:val="center"/>
          </w:tcPr>
          <w:p w14:paraId="0DDCAAE6"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1,365 ₪</w:t>
            </w:r>
          </w:p>
        </w:tc>
        <w:tc>
          <w:tcPr>
            <w:tcW w:w="1277" w:type="dxa"/>
            <w:tcBorders>
              <w:top w:val="nil"/>
              <w:left w:val="single" w:sz="4" w:space="0" w:color="auto"/>
              <w:bottom w:val="single" w:sz="4" w:space="0" w:color="auto"/>
              <w:right w:val="single" w:sz="4" w:space="0" w:color="auto"/>
            </w:tcBorders>
            <w:shd w:val="clear" w:color="auto" w:fill="auto"/>
            <w:noWrap/>
            <w:vAlign w:val="center"/>
            <w:hideMark/>
          </w:tcPr>
          <w:p w14:paraId="6594EF0D" w14:textId="77777777" w:rsidR="00287235" w:rsidRPr="001B1046" w:rsidRDefault="00287235" w:rsidP="00641EDF">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1,365 ₪</w:t>
            </w:r>
          </w:p>
        </w:tc>
      </w:tr>
      <w:tr w:rsidR="00287235" w:rsidRPr="00287235" w14:paraId="6A46D2FF" w14:textId="77777777" w:rsidTr="001B1046">
        <w:trPr>
          <w:trHeight w:val="300"/>
        </w:trPr>
        <w:tc>
          <w:tcPr>
            <w:tcW w:w="715" w:type="dxa"/>
            <w:tcBorders>
              <w:top w:val="nil"/>
              <w:left w:val="single" w:sz="4" w:space="0" w:color="auto"/>
              <w:bottom w:val="single" w:sz="4" w:space="0" w:color="auto"/>
              <w:right w:val="single" w:sz="4" w:space="0" w:color="auto"/>
            </w:tcBorders>
          </w:tcPr>
          <w:p w14:paraId="2D26BB34"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9</w:t>
            </w:r>
          </w:p>
        </w:tc>
        <w:tc>
          <w:tcPr>
            <w:tcW w:w="4629" w:type="dxa"/>
            <w:tcBorders>
              <w:top w:val="nil"/>
              <w:left w:val="single" w:sz="4" w:space="0" w:color="auto"/>
              <w:bottom w:val="single" w:sz="4" w:space="0" w:color="auto"/>
              <w:right w:val="single" w:sz="4" w:space="0" w:color="auto"/>
            </w:tcBorders>
            <w:shd w:val="clear" w:color="auto" w:fill="auto"/>
            <w:noWrap/>
            <w:vAlign w:val="center"/>
            <w:hideMark/>
          </w:tcPr>
          <w:p w14:paraId="41E8923B" w14:textId="77777777" w:rsidR="00287235" w:rsidRPr="001B1046" w:rsidRDefault="00287235" w:rsidP="001B1046">
            <w:pPr>
              <w:spacing w:before="0" w:beforeAutospacing="0" w:after="0" w:afterAutospacing="0" w:line="240" w:lineRule="auto"/>
              <w:rPr>
                <w:rFonts w:ascii="Arial" w:eastAsia="Times New Roman" w:hAnsi="Arial" w:cs="Arial"/>
                <w:color w:val="000000"/>
                <w:highlight w:val="yellow"/>
              </w:rPr>
            </w:pPr>
            <w:r w:rsidRPr="001B1046">
              <w:rPr>
                <w:rFonts w:ascii="Arial" w:eastAsia="Times New Roman" w:hAnsi="Arial" w:cs="Arial"/>
                <w:color w:val="000000"/>
                <w:highlight w:val="yellow"/>
                <w:rtl/>
              </w:rPr>
              <w:t xml:space="preserve">הגדלה בגין הכנה והגשת </w:t>
            </w:r>
            <w:r w:rsidRPr="001B1046">
              <w:rPr>
                <w:rFonts w:ascii="Arial" w:eastAsia="Times New Roman" w:hAnsi="Arial" w:cs="Arial"/>
                <w:b/>
                <w:bCs/>
                <w:color w:val="000000"/>
                <w:highlight w:val="yellow"/>
                <w:u w:val="single"/>
                <w:rtl/>
              </w:rPr>
              <w:t>נספח סניטרי</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23EC132"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1</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0C8653E3"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קומפ'</w:t>
            </w:r>
          </w:p>
        </w:tc>
        <w:tc>
          <w:tcPr>
            <w:tcW w:w="1284" w:type="dxa"/>
            <w:tcBorders>
              <w:top w:val="nil"/>
              <w:left w:val="single" w:sz="4" w:space="0" w:color="auto"/>
              <w:bottom w:val="single" w:sz="4" w:space="0" w:color="auto"/>
              <w:right w:val="single" w:sz="4" w:space="0" w:color="auto"/>
            </w:tcBorders>
            <w:vAlign w:val="center"/>
          </w:tcPr>
          <w:p w14:paraId="184CF233"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24,720 ₪</w:t>
            </w:r>
          </w:p>
        </w:tc>
        <w:tc>
          <w:tcPr>
            <w:tcW w:w="1277" w:type="dxa"/>
            <w:tcBorders>
              <w:top w:val="nil"/>
              <w:left w:val="single" w:sz="4" w:space="0" w:color="auto"/>
              <w:bottom w:val="single" w:sz="4" w:space="0" w:color="auto"/>
              <w:right w:val="single" w:sz="4" w:space="0" w:color="auto"/>
            </w:tcBorders>
            <w:shd w:val="clear" w:color="auto" w:fill="auto"/>
            <w:noWrap/>
            <w:vAlign w:val="center"/>
            <w:hideMark/>
          </w:tcPr>
          <w:p w14:paraId="5AF453FC" w14:textId="77777777" w:rsidR="00287235" w:rsidRPr="001B1046" w:rsidRDefault="00287235" w:rsidP="00641EDF">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24,720 ₪</w:t>
            </w:r>
          </w:p>
        </w:tc>
      </w:tr>
      <w:tr w:rsidR="00287235" w:rsidRPr="00287235" w14:paraId="251B9E8E" w14:textId="77777777" w:rsidTr="001B1046">
        <w:trPr>
          <w:trHeight w:val="1065"/>
        </w:trPr>
        <w:tc>
          <w:tcPr>
            <w:tcW w:w="715" w:type="dxa"/>
            <w:tcBorders>
              <w:top w:val="nil"/>
              <w:left w:val="single" w:sz="4" w:space="0" w:color="auto"/>
              <w:bottom w:val="single" w:sz="4" w:space="0" w:color="auto"/>
              <w:right w:val="single" w:sz="4" w:space="0" w:color="auto"/>
            </w:tcBorders>
          </w:tcPr>
          <w:p w14:paraId="3A19626B"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10</w:t>
            </w:r>
          </w:p>
        </w:tc>
        <w:tc>
          <w:tcPr>
            <w:tcW w:w="4629" w:type="dxa"/>
            <w:tcBorders>
              <w:top w:val="nil"/>
              <w:left w:val="single" w:sz="4" w:space="0" w:color="auto"/>
              <w:bottom w:val="single" w:sz="4" w:space="0" w:color="auto"/>
              <w:right w:val="single" w:sz="4" w:space="0" w:color="auto"/>
            </w:tcBorders>
            <w:shd w:val="clear" w:color="auto" w:fill="auto"/>
            <w:vAlign w:val="center"/>
            <w:hideMark/>
          </w:tcPr>
          <w:p w14:paraId="7AE17E48" w14:textId="77777777" w:rsidR="00287235" w:rsidRPr="001B1046" w:rsidRDefault="00287235" w:rsidP="001B1046">
            <w:pPr>
              <w:spacing w:before="0" w:beforeAutospacing="0" w:after="0" w:afterAutospacing="0" w:line="240" w:lineRule="auto"/>
              <w:rPr>
                <w:rFonts w:ascii="Arial" w:eastAsia="Times New Roman" w:hAnsi="Arial" w:cs="Arial"/>
                <w:color w:val="000000"/>
                <w:highlight w:val="yellow"/>
              </w:rPr>
            </w:pPr>
            <w:r w:rsidRPr="001B1046">
              <w:rPr>
                <w:rFonts w:ascii="Arial" w:eastAsia="Times New Roman" w:hAnsi="Arial" w:cs="Arial"/>
                <w:color w:val="000000"/>
                <w:highlight w:val="yellow"/>
                <w:rtl/>
              </w:rPr>
              <w:t xml:space="preserve">הגדלה בגין </w:t>
            </w:r>
            <w:r w:rsidRPr="001B1046">
              <w:rPr>
                <w:rFonts w:ascii="Arial" w:eastAsia="Times New Roman" w:hAnsi="Arial" w:cs="Arial"/>
                <w:b/>
                <w:bCs/>
                <w:color w:val="000000"/>
                <w:highlight w:val="yellow"/>
                <w:u w:val="single"/>
                <w:rtl/>
              </w:rPr>
              <w:t>נספח סניטרי נוסף</w:t>
            </w:r>
            <w:r w:rsidRPr="001B1046">
              <w:rPr>
                <w:rFonts w:ascii="Arial" w:eastAsia="Times New Roman" w:hAnsi="Arial" w:cs="Arial"/>
                <w:color w:val="000000"/>
                <w:highlight w:val="yellow"/>
                <w:rtl/>
              </w:rPr>
              <w:t xml:space="preserve"> עבור היתר שינויים לכלל הפרויקט. קיים אישור יועץ שזאת דרישת התוספת האחרונה נכון לתאריך 24/6/18</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7B68113"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1</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6F82858C"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קומפ'</w:t>
            </w:r>
          </w:p>
        </w:tc>
        <w:tc>
          <w:tcPr>
            <w:tcW w:w="1284" w:type="dxa"/>
            <w:tcBorders>
              <w:top w:val="nil"/>
              <w:left w:val="single" w:sz="4" w:space="0" w:color="auto"/>
              <w:bottom w:val="single" w:sz="4" w:space="0" w:color="auto"/>
              <w:right w:val="single" w:sz="4" w:space="0" w:color="auto"/>
            </w:tcBorders>
            <w:vAlign w:val="center"/>
          </w:tcPr>
          <w:p w14:paraId="7D4A4F48" w14:textId="77777777" w:rsidR="00287235" w:rsidRPr="001B1046" w:rsidRDefault="00287235" w:rsidP="00287235">
            <w:pPr>
              <w:spacing w:before="0" w:beforeAutospacing="0" w:after="0" w:afterAutospacing="0" w:line="240" w:lineRule="auto"/>
              <w:jc w:val="center"/>
              <w:rPr>
                <w:rFonts w:ascii="Arial" w:eastAsia="Times New Roman" w:hAnsi="Arial" w:cs="Arial"/>
                <w:color w:val="000000"/>
                <w:highlight w:val="yellow"/>
                <w:rtl/>
              </w:rPr>
            </w:pPr>
            <w:r w:rsidRPr="001B1046">
              <w:rPr>
                <w:rFonts w:ascii="Arial" w:eastAsia="Times New Roman" w:hAnsi="Arial" w:cs="Arial"/>
                <w:color w:val="000000"/>
                <w:highlight w:val="yellow"/>
                <w:rtl/>
              </w:rPr>
              <w:t>9,500 ₪</w:t>
            </w:r>
          </w:p>
        </w:tc>
        <w:tc>
          <w:tcPr>
            <w:tcW w:w="1277" w:type="dxa"/>
            <w:tcBorders>
              <w:top w:val="nil"/>
              <w:left w:val="single" w:sz="4" w:space="0" w:color="auto"/>
              <w:bottom w:val="single" w:sz="4" w:space="0" w:color="auto"/>
              <w:right w:val="single" w:sz="4" w:space="0" w:color="auto"/>
            </w:tcBorders>
            <w:shd w:val="clear" w:color="auto" w:fill="auto"/>
            <w:noWrap/>
            <w:vAlign w:val="center"/>
            <w:hideMark/>
          </w:tcPr>
          <w:p w14:paraId="26D06E13" w14:textId="77777777" w:rsidR="00287235" w:rsidRPr="001B1046" w:rsidRDefault="00287235" w:rsidP="00641EDF">
            <w:pPr>
              <w:spacing w:before="0" w:beforeAutospacing="0" w:after="0" w:afterAutospacing="0" w:line="240" w:lineRule="auto"/>
              <w:jc w:val="center"/>
              <w:rPr>
                <w:rFonts w:ascii="Arial" w:eastAsia="Times New Roman" w:hAnsi="Arial" w:cs="Arial"/>
                <w:color w:val="000000"/>
                <w:highlight w:val="yellow"/>
              </w:rPr>
            </w:pPr>
            <w:r w:rsidRPr="001B1046">
              <w:rPr>
                <w:rFonts w:ascii="Arial" w:eastAsia="Times New Roman" w:hAnsi="Arial" w:cs="Arial"/>
                <w:color w:val="000000"/>
                <w:highlight w:val="yellow"/>
                <w:rtl/>
              </w:rPr>
              <w:t>9,500 ₪</w:t>
            </w:r>
          </w:p>
        </w:tc>
      </w:tr>
      <w:tr w:rsidR="00287235" w:rsidRPr="00287235" w14:paraId="4E1B19A2" w14:textId="77777777" w:rsidTr="000A6CA9">
        <w:trPr>
          <w:trHeight w:val="90"/>
        </w:trPr>
        <w:tc>
          <w:tcPr>
            <w:tcW w:w="715" w:type="dxa"/>
            <w:tcBorders>
              <w:top w:val="single" w:sz="4" w:space="0" w:color="auto"/>
              <w:left w:val="single" w:sz="4" w:space="0" w:color="auto"/>
              <w:bottom w:val="single" w:sz="4" w:space="0" w:color="auto"/>
              <w:right w:val="single" w:sz="4" w:space="0" w:color="auto"/>
            </w:tcBorders>
          </w:tcPr>
          <w:p w14:paraId="2F9E6449" w14:textId="77777777" w:rsidR="00287235" w:rsidRPr="001B1046" w:rsidRDefault="00287235" w:rsidP="00287235">
            <w:pPr>
              <w:spacing w:before="0" w:after="0" w:line="240" w:lineRule="auto"/>
              <w:jc w:val="center"/>
              <w:rPr>
                <w:rFonts w:ascii="Arial" w:eastAsia="Times New Roman" w:hAnsi="Arial" w:cs="Arial"/>
                <w:color w:val="000000"/>
                <w:highlight w:val="yellow"/>
                <w:rtl/>
              </w:rPr>
            </w:pPr>
          </w:p>
        </w:tc>
        <w:tc>
          <w:tcPr>
            <w:tcW w:w="7472"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A7A0EEC" w14:textId="77777777" w:rsidR="00287235" w:rsidRPr="001B1046" w:rsidRDefault="00287235" w:rsidP="00287235">
            <w:pPr>
              <w:spacing w:before="0" w:after="0" w:line="240" w:lineRule="auto"/>
              <w:jc w:val="center"/>
              <w:rPr>
                <w:rFonts w:ascii="Arial" w:eastAsia="Times New Roman" w:hAnsi="Arial" w:cs="Arial"/>
                <w:color w:val="000000"/>
                <w:highlight w:val="yellow"/>
                <w:rtl/>
              </w:rPr>
            </w:pPr>
            <w:r w:rsidRPr="00287235">
              <w:rPr>
                <w:rFonts w:ascii="Arial" w:eastAsia="Times New Roman" w:hAnsi="Arial" w:cs="Arial" w:hint="eastAsia"/>
                <w:b/>
                <w:bCs/>
                <w:color w:val="000000"/>
                <w:highlight w:val="yellow"/>
                <w:rtl/>
              </w:rPr>
              <w:t>סה</w:t>
            </w:r>
            <w:r w:rsidRPr="00287235">
              <w:rPr>
                <w:rFonts w:ascii="Arial" w:eastAsia="Times New Roman" w:hAnsi="Arial" w:cs="Arial"/>
                <w:b/>
                <w:bCs/>
                <w:color w:val="000000"/>
                <w:highlight w:val="yellow"/>
                <w:rtl/>
              </w:rPr>
              <w:t>"כ</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9B5BBC" w14:textId="77777777" w:rsidR="00287235" w:rsidRPr="001B1046" w:rsidRDefault="00287235" w:rsidP="00287235">
            <w:pPr>
              <w:spacing w:before="0" w:after="0" w:line="240" w:lineRule="auto"/>
              <w:jc w:val="center"/>
              <w:rPr>
                <w:rFonts w:ascii="Arial" w:eastAsia="Times New Roman" w:hAnsi="Arial" w:cs="Arial"/>
                <w:b/>
                <w:bCs/>
                <w:color w:val="000000"/>
                <w:highlight w:val="yellow"/>
                <w:rtl/>
              </w:rPr>
            </w:pPr>
            <w:r w:rsidRPr="001B1046">
              <w:rPr>
                <w:rFonts w:ascii="Arial" w:eastAsia="Times New Roman" w:hAnsi="Arial" w:cs="Arial"/>
                <w:b/>
                <w:bCs/>
                <w:color w:val="000000"/>
                <w:highlight w:val="yellow"/>
                <w:rtl/>
              </w:rPr>
              <w:t xml:space="preserve">134,534 </w:t>
            </w:r>
            <w:r w:rsidRPr="001B1046">
              <w:rPr>
                <w:rFonts w:ascii="Arial" w:eastAsia="Times New Roman" w:hAnsi="Arial" w:cs="Arial" w:hint="eastAsia"/>
                <w:b/>
                <w:bCs/>
                <w:color w:val="000000"/>
                <w:highlight w:val="yellow"/>
                <w:rtl/>
              </w:rPr>
              <w:t>₪</w:t>
            </w:r>
          </w:p>
        </w:tc>
      </w:tr>
    </w:tbl>
    <w:p w14:paraId="4E9E81B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E34377"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769FFAFA"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726C4559"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3EAD6357"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1CC8CBC3"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5E3DB26F"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7FF327CF"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2E4B2816" w14:textId="283A5BA4" w:rsidR="00D5041C" w:rsidRPr="00D5041C" w:rsidRDefault="00D5041C" w:rsidP="003D0FB5">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 xml:space="preserve">הסכום המפורט בסעיף </w:t>
      </w:r>
      <w:r w:rsidRPr="001B1046">
        <w:rPr>
          <w:rFonts w:ascii="Times New Roman" w:eastAsia="Times New Roman" w:hAnsi="Times New Roman" w:cs="David"/>
          <w:sz w:val="20"/>
          <w:szCs w:val="24"/>
          <w:highlight w:val="yellow"/>
          <w:rtl/>
          <w:lang w:eastAsia="he-IL"/>
        </w:rPr>
        <w:t>1.1</w:t>
      </w:r>
      <w:r w:rsidRPr="00D5041C">
        <w:rPr>
          <w:rFonts w:ascii="Times New Roman" w:eastAsia="Times New Roman" w:hAnsi="Times New Roman" w:cs="David" w:hint="cs"/>
          <w:sz w:val="20"/>
          <w:szCs w:val="24"/>
          <w:rtl/>
          <w:lang w:eastAsia="he-IL"/>
        </w:rPr>
        <w:t xml:space="preserve"> לעיל יהיה צמוד ל</w:t>
      </w:r>
      <w:r w:rsidR="003D0FB5" w:rsidRPr="003D0FB5">
        <w:rPr>
          <w:rFonts w:ascii="Times New Roman" w:eastAsia="Times New Roman" w:hAnsi="Times New Roman" w:cs="David" w:hint="cs"/>
          <w:sz w:val="20"/>
          <w:szCs w:val="24"/>
          <w:rtl/>
          <w:lang w:eastAsia="he-IL"/>
        </w:rPr>
        <w:t xml:space="preserve"> </w:t>
      </w:r>
      <w:r w:rsidR="003D0FB5" w:rsidRPr="001B1046">
        <w:rPr>
          <w:rFonts w:ascii="Times New Roman" w:eastAsia="Times New Roman" w:hAnsi="Times New Roman" w:cs="David" w:hint="eastAsia"/>
          <w:sz w:val="20"/>
          <w:szCs w:val="24"/>
          <w:highlight w:val="yellow"/>
          <w:rtl/>
          <w:lang w:eastAsia="he-IL"/>
        </w:rPr>
        <w:t>מדד</w:t>
      </w:r>
      <w:r w:rsidR="003D0FB5" w:rsidRPr="001B1046">
        <w:rPr>
          <w:rFonts w:ascii="Times New Roman" w:eastAsia="Times New Roman" w:hAnsi="Times New Roman" w:cs="David"/>
          <w:sz w:val="20"/>
          <w:szCs w:val="24"/>
          <w:highlight w:val="yellow"/>
          <w:rtl/>
          <w:lang w:eastAsia="he-IL"/>
        </w:rPr>
        <w:t xml:space="preserve"> המחירים לצרכן חודש 1/2014 אשר ידוע ביום 15/2/2014 </w:t>
      </w:r>
      <w:r w:rsidR="003D0FB5" w:rsidRPr="001B1046">
        <w:rPr>
          <w:rFonts w:ascii="Times New Roman" w:eastAsia="Times New Roman" w:hAnsi="Times New Roman" w:cs="David"/>
          <w:sz w:val="24"/>
          <w:szCs w:val="24"/>
          <w:highlight w:val="yellow"/>
          <w:rtl/>
        </w:rPr>
        <w:t>העומד על 222.483 נקודות</w:t>
      </w:r>
      <w:r w:rsidR="003D0FB5">
        <w:rPr>
          <w:rFonts w:ascii="Times New Roman" w:eastAsia="Times New Roman" w:hAnsi="Times New Roman" w:cs="David" w:hint="cs"/>
          <w:sz w:val="24"/>
          <w:szCs w:val="24"/>
          <w:rtl/>
        </w:rPr>
        <w:t xml:space="preserve">  </w:t>
      </w:r>
      <w:r w:rsidR="003D0FB5" w:rsidRPr="007D6A6B">
        <w:rPr>
          <w:rFonts w:ascii="Times New Roman" w:eastAsia="Times New Roman" w:hAnsi="Times New Roman" w:cs="David"/>
          <w:sz w:val="24"/>
          <w:szCs w:val="24"/>
          <w:rtl/>
        </w:rPr>
        <w:t xml:space="preserve"> </w:t>
      </w:r>
      <w:r w:rsidRPr="00D5041C">
        <w:rPr>
          <w:rFonts w:ascii="Times New Roman" w:eastAsia="Times New Roman" w:hAnsi="Times New Roman" w:cs="David" w:hint="cs"/>
          <w:sz w:val="24"/>
          <w:szCs w:val="24"/>
          <w:rtl/>
          <w:lang w:eastAsia="he-IL"/>
        </w:rPr>
        <w:t>עד למדד הידוע ביום הגשת כל חשבון.</w:t>
      </w:r>
    </w:p>
    <w:p w14:paraId="144D9F73"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0EAAEE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4643DF1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D2E1D5"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 xml:space="preserve">קט (לשם </w:t>
      </w:r>
      <w:r w:rsidRPr="00D5041C">
        <w:rPr>
          <w:rFonts w:ascii="Times New Roman" w:eastAsia="Times New Roman" w:hAnsi="Times New Roman" w:cs="David"/>
          <w:sz w:val="24"/>
          <w:szCs w:val="24"/>
          <w:rtl/>
          <w:lang w:eastAsia="he-IL"/>
        </w:rPr>
        <w:lastRenderedPageBreak/>
        <w:t>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192E713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5B9ED60"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68D43DA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14E68AB"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28122DA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6E4F1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EDCDCA8"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4A09CE7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542258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5A6DA1B"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6D09EF7C"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3135524C"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נספח ה'</w:t>
      </w:r>
    </w:p>
    <w:p w14:paraId="65A2F6F6"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7E934E7"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089F4D3A"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2624C3C"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0139367"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588DD402" w14:textId="77777777" w:rsidTr="00D5041C">
        <w:tc>
          <w:tcPr>
            <w:tcW w:w="992" w:type="dxa"/>
            <w:vAlign w:val="bottom"/>
          </w:tcPr>
          <w:p w14:paraId="3A0ACF0E" w14:textId="77777777" w:rsidR="00D5041C" w:rsidRPr="001B1046"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10%</w:t>
            </w:r>
          </w:p>
        </w:tc>
        <w:tc>
          <w:tcPr>
            <w:tcW w:w="5953" w:type="dxa"/>
          </w:tcPr>
          <w:p w14:paraId="4BB610A5" w14:textId="77777777" w:rsidR="00D5041C" w:rsidRPr="001B104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 xml:space="preserve">לאחר גמר התכנון המוקדם, כאמור בנספח ב', ואישור עבודות שלב זה על ידי המזמין - </w:t>
            </w:r>
          </w:p>
        </w:tc>
        <w:tc>
          <w:tcPr>
            <w:tcW w:w="1134" w:type="dxa"/>
          </w:tcPr>
          <w:p w14:paraId="22A96B80"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14892087" w14:textId="77777777" w:rsidTr="00D5041C">
        <w:tc>
          <w:tcPr>
            <w:tcW w:w="992" w:type="dxa"/>
            <w:vAlign w:val="bottom"/>
          </w:tcPr>
          <w:p w14:paraId="540B27A4" w14:textId="61DA620A" w:rsidR="00D5041C" w:rsidRPr="001B1046" w:rsidRDefault="00486CC1" w:rsidP="00D5041C">
            <w:pPr>
              <w:widowControl w:val="0"/>
              <w:spacing w:before="0" w:beforeAutospacing="0" w:after="0" w:afterAutospacing="0" w:line="240" w:lineRule="auto"/>
              <w:ind w:right="360"/>
              <w:jc w:val="center"/>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20</w:t>
            </w:r>
            <w:r w:rsidR="00D5041C" w:rsidRPr="001B1046">
              <w:rPr>
                <w:rFonts w:ascii="Times New Roman" w:eastAsia="Times New Roman" w:hAnsi="Times New Roman" w:cs="David"/>
                <w:sz w:val="24"/>
                <w:szCs w:val="24"/>
                <w:highlight w:val="yellow"/>
                <w:rtl/>
              </w:rPr>
              <w:t>%</w:t>
            </w:r>
          </w:p>
        </w:tc>
        <w:tc>
          <w:tcPr>
            <w:tcW w:w="5953" w:type="dxa"/>
          </w:tcPr>
          <w:p w14:paraId="4AFCB364" w14:textId="77777777" w:rsidR="00D5041C" w:rsidRPr="001B104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לאחר גמר התכנון הסופי, כאמור בנספח ב', ואישור עבודות שלב זה על ידי המזמין -</w:t>
            </w:r>
          </w:p>
        </w:tc>
        <w:tc>
          <w:tcPr>
            <w:tcW w:w="1134" w:type="dxa"/>
          </w:tcPr>
          <w:p w14:paraId="5B7AE3F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431CF22C" w14:textId="77777777" w:rsidTr="00D5041C">
        <w:tc>
          <w:tcPr>
            <w:tcW w:w="992" w:type="dxa"/>
            <w:vAlign w:val="bottom"/>
          </w:tcPr>
          <w:p w14:paraId="6BB196AF" w14:textId="11F01412" w:rsidR="00D5041C" w:rsidRPr="001B1046" w:rsidRDefault="00486CC1" w:rsidP="00D5041C">
            <w:pPr>
              <w:widowControl w:val="0"/>
              <w:spacing w:before="0" w:beforeAutospacing="0" w:after="0" w:afterAutospacing="0" w:line="240" w:lineRule="auto"/>
              <w:ind w:right="360"/>
              <w:jc w:val="center"/>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10</w:t>
            </w:r>
            <w:r w:rsidR="00D5041C" w:rsidRPr="001B1046">
              <w:rPr>
                <w:rFonts w:ascii="Times New Roman" w:eastAsia="Times New Roman" w:hAnsi="Times New Roman" w:cs="David"/>
                <w:sz w:val="24"/>
                <w:szCs w:val="24"/>
                <w:highlight w:val="yellow"/>
                <w:rtl/>
              </w:rPr>
              <w:t>%</w:t>
            </w:r>
          </w:p>
        </w:tc>
        <w:tc>
          <w:tcPr>
            <w:tcW w:w="5953" w:type="dxa"/>
          </w:tcPr>
          <w:p w14:paraId="16EEA7E5" w14:textId="77777777" w:rsidR="00D5041C" w:rsidRPr="001B104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לאחר אישור הבקשות להיתרי בניה והוצאת היתר בניה -</w:t>
            </w:r>
          </w:p>
        </w:tc>
        <w:tc>
          <w:tcPr>
            <w:tcW w:w="1134" w:type="dxa"/>
          </w:tcPr>
          <w:p w14:paraId="5CABBA7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70205EDE" w14:textId="77777777" w:rsidTr="00D5041C">
        <w:tc>
          <w:tcPr>
            <w:tcW w:w="992" w:type="dxa"/>
            <w:vAlign w:val="bottom"/>
          </w:tcPr>
          <w:p w14:paraId="7AD8160E" w14:textId="21ADC478" w:rsidR="00D5041C" w:rsidRPr="001B1046" w:rsidRDefault="00486CC1" w:rsidP="00D5041C">
            <w:pPr>
              <w:widowControl w:val="0"/>
              <w:spacing w:before="0" w:beforeAutospacing="0" w:after="0" w:afterAutospacing="0" w:line="240" w:lineRule="auto"/>
              <w:ind w:right="360"/>
              <w:jc w:val="center"/>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30</w:t>
            </w:r>
            <w:r w:rsidR="00D5041C" w:rsidRPr="001B1046">
              <w:rPr>
                <w:rFonts w:ascii="Times New Roman" w:eastAsia="Times New Roman" w:hAnsi="Times New Roman" w:cs="David"/>
                <w:sz w:val="24"/>
                <w:szCs w:val="24"/>
                <w:highlight w:val="yellow"/>
                <w:rtl/>
              </w:rPr>
              <w:t>%</w:t>
            </w:r>
          </w:p>
        </w:tc>
        <w:tc>
          <w:tcPr>
            <w:tcW w:w="5953" w:type="dxa"/>
          </w:tcPr>
          <w:p w14:paraId="4ED30A40" w14:textId="77777777" w:rsidR="00D5041C" w:rsidRPr="001B1046"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לאחר גמר הוצאת ת</w:t>
            </w:r>
            <w:r w:rsidR="00D5041C" w:rsidRPr="001B1046">
              <w:rPr>
                <w:rFonts w:ascii="Times New Roman" w:eastAsia="Times New Roman" w:hAnsi="Times New Roman" w:cs="David"/>
                <w:sz w:val="24"/>
                <w:szCs w:val="24"/>
                <w:highlight w:val="yellow"/>
                <w:rtl/>
              </w:rPr>
              <w:t xml:space="preserve">כניות לבצוע - </w:t>
            </w:r>
          </w:p>
        </w:tc>
        <w:tc>
          <w:tcPr>
            <w:tcW w:w="1134" w:type="dxa"/>
          </w:tcPr>
          <w:p w14:paraId="113D1A23"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01608066" w14:textId="77777777" w:rsidTr="00D5041C">
        <w:tc>
          <w:tcPr>
            <w:tcW w:w="992" w:type="dxa"/>
            <w:vAlign w:val="bottom"/>
          </w:tcPr>
          <w:p w14:paraId="24E466A8" w14:textId="2257004B" w:rsidR="00D5041C" w:rsidRPr="001B1046" w:rsidRDefault="00486CC1" w:rsidP="00D5041C">
            <w:pPr>
              <w:widowControl w:val="0"/>
              <w:spacing w:before="0" w:beforeAutospacing="0" w:after="0" w:afterAutospacing="0" w:line="240" w:lineRule="auto"/>
              <w:ind w:right="360"/>
              <w:jc w:val="center"/>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20</w:t>
            </w:r>
            <w:r w:rsidR="00D5041C" w:rsidRPr="001B1046">
              <w:rPr>
                <w:rFonts w:ascii="Times New Roman" w:eastAsia="Times New Roman" w:hAnsi="Times New Roman" w:cs="David"/>
                <w:sz w:val="24"/>
                <w:szCs w:val="24"/>
                <w:highlight w:val="yellow"/>
                <w:rtl/>
              </w:rPr>
              <w:t>%</w:t>
            </w:r>
          </w:p>
        </w:tc>
        <w:tc>
          <w:tcPr>
            <w:tcW w:w="5953" w:type="dxa"/>
          </w:tcPr>
          <w:p w14:paraId="6943062F" w14:textId="77777777" w:rsidR="00D5041C" w:rsidRPr="001B104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במהלך ביצוע הפיקוח העליון -</w:t>
            </w:r>
          </w:p>
        </w:tc>
        <w:tc>
          <w:tcPr>
            <w:tcW w:w="1134" w:type="dxa"/>
          </w:tcPr>
          <w:p w14:paraId="4B511A08"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460AAFC7" w14:textId="77777777" w:rsidTr="00D5041C">
        <w:tc>
          <w:tcPr>
            <w:tcW w:w="992" w:type="dxa"/>
            <w:vAlign w:val="bottom"/>
          </w:tcPr>
          <w:p w14:paraId="6E2A7436" w14:textId="77777777" w:rsidR="00D5041C" w:rsidRPr="001B1046"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8%</w:t>
            </w:r>
          </w:p>
        </w:tc>
        <w:tc>
          <w:tcPr>
            <w:tcW w:w="5953" w:type="dxa"/>
          </w:tcPr>
          <w:p w14:paraId="6DB92D6F" w14:textId="77777777" w:rsidR="00D5041C" w:rsidRPr="001B104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7410DD67"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5FE60C2B" w14:textId="77777777" w:rsidTr="00D5041C">
        <w:tc>
          <w:tcPr>
            <w:tcW w:w="992" w:type="dxa"/>
            <w:vAlign w:val="bottom"/>
          </w:tcPr>
          <w:p w14:paraId="23064CC5" w14:textId="77777777" w:rsidR="00D5041C" w:rsidRPr="001B1046"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2%</w:t>
            </w:r>
          </w:p>
        </w:tc>
        <w:tc>
          <w:tcPr>
            <w:tcW w:w="5953" w:type="dxa"/>
          </w:tcPr>
          <w:p w14:paraId="43BBF57C" w14:textId="77777777" w:rsidR="00D5041C" w:rsidRPr="001B104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highlight w:val="yellow"/>
                <w:rtl/>
              </w:rPr>
            </w:pPr>
            <w:r w:rsidRPr="001B1046">
              <w:rPr>
                <w:rFonts w:ascii="Times New Roman" w:eastAsia="Times New Roman" w:hAnsi="Times New Roman" w:cs="David"/>
                <w:sz w:val="24"/>
                <w:szCs w:val="24"/>
                <w:highlight w:val="yellow"/>
                <w:rtl/>
              </w:rPr>
              <w:t>לאחר גמר הפיקוח העליון, תיקוני הבדק וקבלת תעודת גמר לפרויקט, אישור המתכ</w:t>
            </w:r>
            <w:r w:rsidR="003B1029" w:rsidRPr="001B1046">
              <w:rPr>
                <w:rFonts w:ascii="Times New Roman" w:eastAsia="Times New Roman" w:hAnsi="Times New Roman" w:cs="David"/>
                <w:sz w:val="24"/>
                <w:szCs w:val="24"/>
                <w:highlight w:val="yellow"/>
                <w:rtl/>
              </w:rPr>
              <w:t>נן בכתב להשלמת הפרויקט בהתאם לת</w:t>
            </w:r>
            <w:r w:rsidRPr="001B1046">
              <w:rPr>
                <w:rFonts w:ascii="Times New Roman" w:eastAsia="Times New Roman" w:hAnsi="Times New Roman" w:cs="David"/>
                <w:sz w:val="24"/>
                <w:szCs w:val="24"/>
                <w:highlight w:val="yellow"/>
                <w:rtl/>
              </w:rPr>
              <w:t>כניותיו, לתקנים מחייבים ולשביעות רצונו -</w:t>
            </w:r>
          </w:p>
        </w:tc>
        <w:tc>
          <w:tcPr>
            <w:tcW w:w="1134" w:type="dxa"/>
          </w:tcPr>
          <w:p w14:paraId="1CC580A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176DA49E"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6450F074"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10256EAE"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13C934"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המתכנן יגיש חשבון לא יותר מאשר פעם בחודש. לכל חשבון יצרף המתכנן אישור מאת חברת הביטוח על קיומם של </w:t>
      </w:r>
      <w:r w:rsidRPr="00D5041C">
        <w:rPr>
          <w:rFonts w:ascii="Times New Roman" w:eastAsia="Times New Roman" w:hAnsi="Times New Roman" w:cs="David"/>
          <w:sz w:val="24"/>
          <w:szCs w:val="24"/>
          <w:rtl/>
          <w:lang w:eastAsia="he-IL"/>
        </w:rPr>
        <w:lastRenderedPageBreak/>
        <w:t>הביטוחים המפורטים בחוזה בנוסח המצורף כנספח "ז" לחוזה.</w:t>
      </w:r>
    </w:p>
    <w:p w14:paraId="1D1A8804"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DE0B6CE"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50D1BCE6"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48A903"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3888952"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808CF3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0502C601" w14:textId="77777777" w:rsidR="00D5041C" w:rsidRPr="00D5041C" w:rsidRDefault="00D5041C" w:rsidP="00D5041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hint="cs"/>
          <w:bCs/>
          <w:sz w:val="20"/>
          <w:szCs w:val="24"/>
          <w:u w:val="single"/>
          <w:rtl/>
          <w:lang w:eastAsia="he-IL"/>
        </w:rPr>
        <w:lastRenderedPageBreak/>
        <w:t>נספח ו'</w:t>
      </w:r>
    </w:p>
    <w:p w14:paraId="5672D76C" w14:textId="77777777" w:rsidR="00D5041C" w:rsidRPr="00D5041C" w:rsidRDefault="00D5041C" w:rsidP="00D5041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71131069"/>
          <w:placeholder>
            <w:docPart w:val="16ADD7BBDAA64FF490F0CE012E9C39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3-12T00:00:00Z">
            <w:dateFormat w:val="dd/MM/yyyy"/>
            <w:lid w:val="he-IL"/>
            <w:storeMappedDataAs w:val="dateTime"/>
            <w:calendar w:val="gregorian"/>
          </w:date>
        </w:sdtPr>
        <w:sdtEndPr>
          <w:rPr>
            <w:rFonts w:hint="cs"/>
          </w:rPr>
        </w:sdtEndPr>
        <w:sdtContent>
          <w:r w:rsidR="00870951">
            <w:rPr>
              <w:rFonts w:ascii="Times New Roman" w:eastAsia="Times New Roman" w:hAnsi="Times New Roman" w:cs="David" w:hint="cs"/>
              <w:color w:val="008000"/>
              <w:sz w:val="24"/>
              <w:szCs w:val="24"/>
              <w:rtl/>
              <w:lang w:eastAsia="he-IL"/>
            </w:rPr>
            <w:t>‏12/03/2019</w:t>
          </w:r>
        </w:sdtContent>
      </w:sdt>
      <w:r w:rsidRPr="00D5041C">
        <w:rPr>
          <w:rFonts w:ascii="Times New Roman" w:eastAsia="Times New Roman" w:hAnsi="Times New Roman" w:cs="David" w:hint="cs"/>
          <w:bCs/>
          <w:color w:val="FF0000"/>
          <w:sz w:val="24"/>
          <w:szCs w:val="24"/>
          <w:rtl/>
          <w:lang w:eastAsia="he-IL"/>
        </w:rPr>
        <w:br/>
      </w:r>
    </w:p>
    <w:p w14:paraId="0EBF39E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לכבוד</w:t>
      </w:r>
      <w:r w:rsidRPr="00D5041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שם צד א"/>
        <w:tag w:val="cmtTzadAName"/>
        <w:id w:val="-1906524903"/>
        <w:placeholder>
          <w:docPart w:val="F53F9995E7794899B21A7B80630B2A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p w14:paraId="591C38F0" w14:textId="77777777" w:rsidR="00D5041C" w:rsidRPr="00D5041C" w:rsidRDefault="00870951" w:rsidP="00D5041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t>אפריקה ישראל מגורים בע"מ</w:t>
          </w:r>
        </w:p>
      </w:sdtContent>
    </w:sdt>
    <w:p w14:paraId="2AC144F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37FF2F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א.נ.,</w:t>
      </w:r>
    </w:p>
    <w:p w14:paraId="6E99379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6F65C5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4426B20" w14:textId="77777777" w:rsidR="00D5041C" w:rsidRPr="00D5041C" w:rsidRDefault="00D5041C" w:rsidP="00D5041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hint="cs"/>
          <w:bCs/>
          <w:sz w:val="24"/>
          <w:szCs w:val="24"/>
          <w:u w:val="single"/>
          <w:rtl/>
          <w:lang w:eastAsia="he-IL"/>
        </w:rPr>
        <w:t>הצהרה והתחייבות לשמירת סודיות</w:t>
      </w:r>
    </w:p>
    <w:p w14:paraId="7314707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2B1D6E" w14:textId="77777777"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042902642"/>
          <w:placeholder>
            <w:docPart w:val="356E2072077F4E1D8CB714CF01E9D7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A7021">
            <w:rPr>
              <w:rFonts w:ascii="Times New Roman" w:eastAsia="Times New Roman" w:hAnsi="Times New Roman" w:cs="David" w:hint="cs"/>
              <w:color w:val="008000"/>
              <w:sz w:val="24"/>
              <w:szCs w:val="24"/>
              <w:rtl/>
              <w:lang w:eastAsia="he-IL"/>
            </w:rPr>
            <w:t>ש. גלבוע מהנדסים יועצים</w:t>
          </w:r>
        </w:sdtContent>
      </w:sdt>
      <w:r w:rsidRPr="00D5041C">
        <w:rPr>
          <w:rFonts w:ascii="Times New Roman" w:eastAsia="Times New Roman" w:hAnsi="Times New Roman" w:cs="David" w:hint="cs"/>
          <w:sz w:val="24"/>
          <w:szCs w:val="24"/>
          <w:rtl/>
          <w:lang w:eastAsia="he-IL"/>
        </w:rPr>
        <w:t xml:space="preserve"> / הפועל בשם חברת </w:t>
      </w:r>
      <w:r w:rsidRPr="00D5041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365942065"/>
          <w:placeholder>
            <w:docPart w:val="986218D359FC4C27ABE4BE479A10BF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A7021">
            <w:rPr>
              <w:rFonts w:ascii="Times New Roman" w:eastAsia="Times New Roman" w:hAnsi="Times New Roman" w:cs="David" w:hint="cs"/>
              <w:color w:val="008000"/>
              <w:sz w:val="24"/>
              <w:szCs w:val="24"/>
              <w:rtl/>
              <w:lang w:eastAsia="he-IL"/>
            </w:rPr>
            <w:t>ש. גלבוע מהנדסים יועצים</w:t>
          </w:r>
        </w:sdtContent>
      </w:sdt>
      <w:r w:rsidRPr="00D5041C">
        <w:rPr>
          <w:rFonts w:ascii="Times New Roman" w:eastAsia="Times New Roman" w:hAnsi="Times New Roman" w:cs="David" w:hint="cs"/>
          <w:bCs/>
          <w:sz w:val="24"/>
          <w:szCs w:val="24"/>
          <w:rtl/>
          <w:lang w:eastAsia="he-IL"/>
        </w:rPr>
        <w:t xml:space="preserve"> /</w:t>
      </w:r>
      <w:r w:rsidRPr="00D5041C">
        <w:rPr>
          <w:rFonts w:ascii="Times New Roman" w:eastAsia="Times New Roman" w:hAnsi="Times New Roman" w:cs="David" w:hint="cs"/>
          <w:sz w:val="24"/>
          <w:szCs w:val="24"/>
          <w:rtl/>
          <w:lang w:eastAsia="he-IL"/>
        </w:rPr>
        <w:t xml:space="preserve"> המספק שירותים לחברת </w:t>
      </w:r>
      <w:r w:rsidRPr="00D5041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524703255"/>
          <w:placeholder>
            <w:docPart w:val="F65249EB37C844E38C99A85281DDE8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A7021">
            <w:rPr>
              <w:rFonts w:ascii="Times New Roman" w:eastAsia="Times New Roman" w:hAnsi="Times New Roman" w:cs="David" w:hint="cs"/>
              <w:color w:val="008000"/>
              <w:sz w:val="24"/>
              <w:szCs w:val="24"/>
              <w:rtl/>
              <w:lang w:eastAsia="he-IL"/>
            </w:rPr>
            <w:t>ש. גלבוע מהנדסים יועצים</w:t>
          </w:r>
        </w:sdtContent>
      </w:sdt>
      <w:r w:rsidRPr="00D5041C">
        <w:rPr>
          <w:rFonts w:ascii="Times New Roman" w:eastAsia="Times New Roman" w:hAnsi="Times New Roman" w:cs="David" w:hint="cs"/>
          <w:sz w:val="24"/>
          <w:szCs w:val="24"/>
          <w:rtl/>
          <w:lang w:eastAsia="he-IL"/>
        </w:rPr>
        <w:t xml:space="preserve"> </w:t>
      </w:r>
      <w:r w:rsidRPr="003B1029">
        <w:rPr>
          <w:rFonts w:ascii="Times New Roman" w:eastAsia="Times New Roman" w:hAnsi="Times New Roman" w:cs="David" w:hint="cs"/>
          <w:b/>
          <w:bCs/>
          <w:sz w:val="24"/>
          <w:szCs w:val="24"/>
          <w:rtl/>
          <w:lang w:eastAsia="he-IL"/>
        </w:rPr>
        <w:t>*</w:t>
      </w:r>
      <w:r w:rsidRPr="00D5041C">
        <w:rPr>
          <w:rFonts w:ascii="Times New Roman" w:eastAsia="Times New Roman" w:hAnsi="Times New Roman" w:cs="David" w:hint="cs"/>
          <w:sz w:val="24"/>
          <w:szCs w:val="24"/>
          <w:rtl/>
          <w:lang w:eastAsia="he-IL"/>
        </w:rPr>
        <w:t>,מצהיר בזאת ומתחייב כלפיכם כדלקמן:</w:t>
      </w:r>
    </w:p>
    <w:p w14:paraId="7B14F892" w14:textId="77777777"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9103BB" w14:textId="77777777" w:rsidR="00D5041C" w:rsidRPr="00D5041C" w:rsidRDefault="00D5041C" w:rsidP="00D5041C">
      <w:pPr>
        <w:widowControl w:val="0"/>
        <w:numPr>
          <w:ilvl w:val="0"/>
          <w:numId w:val="20"/>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530415723"/>
          <w:placeholder>
            <w:docPart w:val="999B2927CA394F5591562FFC6CEB9E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A7021">
            <w:rPr>
              <w:rFonts w:ascii="Times New Roman" w:eastAsia="Times New Roman" w:hAnsi="Times New Roman" w:cs="David" w:hint="cs"/>
              <w:color w:val="008000"/>
              <w:sz w:val="24"/>
              <w:szCs w:val="24"/>
              <w:rtl/>
              <w:lang w:eastAsia="he-IL"/>
            </w:rPr>
            <w:t>ש. גלבוע מהנדסים יועצים</w:t>
          </w:r>
        </w:sdtContent>
      </w:sdt>
      <w:r w:rsidRPr="00D5041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color w:val="008000"/>
            <w:sz w:val="24"/>
            <w:szCs w:val="24"/>
            <w:rtl/>
            <w:lang w:eastAsia="he-IL"/>
          </w:rPr>
          <w:alias w:val="תבנית חוזה"/>
          <w:tag w:val="cntContractType"/>
          <w:id w:val="1850980147"/>
          <w:placeholder>
            <w:docPart w:val="4DD7078E257445489915627F05B58A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Fonts w:hint="cs"/>
          </w:rPr>
        </w:sdtEndPr>
        <w:sdtContent>
          <w:r w:rsidR="00157ACB">
            <w:rPr>
              <w:rFonts w:ascii="Times New Roman" w:eastAsia="Times New Roman" w:hAnsi="Times New Roman" w:cs="David"/>
              <w:color w:val="008000"/>
              <w:sz w:val="24"/>
              <w:szCs w:val="24"/>
              <w:rtl/>
              <w:lang w:eastAsia="he-IL"/>
            </w:rPr>
            <w:t>מתכנן אינסטלציה</w:t>
          </w:r>
        </w:sdtContent>
      </w:sdt>
      <w:r w:rsidRPr="00D5041C">
        <w:rPr>
          <w:rFonts w:ascii="Times New Roman" w:eastAsia="Times New Roman" w:hAnsi="Times New Roman" w:cs="David" w:hint="cs"/>
          <w:bCs/>
          <w:color w:val="008000"/>
          <w:sz w:val="24"/>
          <w:szCs w:val="24"/>
          <w:rtl/>
          <w:lang w:eastAsia="he-IL"/>
        </w:rPr>
        <w:t xml:space="preserve"> </w:t>
      </w:r>
      <w:r w:rsidRPr="00D5041C">
        <w:rPr>
          <w:rFonts w:ascii="Times New Roman" w:eastAsia="Times New Roman" w:hAnsi="Times New Roman" w:cs="David" w:hint="cs"/>
          <w:sz w:val="24"/>
          <w:szCs w:val="24"/>
          <w:rtl/>
          <w:lang w:eastAsia="he-IL"/>
        </w:rPr>
        <w:t xml:space="preserve">בפרוייקט  </w:t>
      </w:r>
      <w:sdt>
        <w:sdtPr>
          <w:rPr>
            <w:rFonts w:ascii="Times New Roman" w:eastAsia="Times New Roman" w:hAnsi="Times New Roman" w:cs="David"/>
            <w:color w:val="008000"/>
            <w:sz w:val="24"/>
            <w:szCs w:val="24"/>
            <w:rtl/>
            <w:lang w:eastAsia="he-IL"/>
          </w:rPr>
          <w:alias w:val="שם אתר"/>
          <w:tag w:val="cntSite"/>
          <w:id w:val="898556317"/>
          <w:placeholder>
            <w:docPart w:val="86317A77050940899FE6563707DF53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870951">
            <w:rPr>
              <w:rFonts w:ascii="Times New Roman" w:eastAsia="Times New Roman" w:hAnsi="Times New Roman" w:cs="David" w:hint="cs"/>
              <w:color w:val="008000"/>
              <w:sz w:val="24"/>
              <w:szCs w:val="24"/>
              <w:rtl/>
              <w:lang w:eastAsia="he-IL"/>
            </w:rPr>
            <w:t xml:space="preserve">אנדריוס </w:t>
          </w:r>
        </w:sdtContent>
      </w:sdt>
      <w:r w:rsidRPr="00D5041C">
        <w:rPr>
          <w:rFonts w:ascii="Times New Roman" w:eastAsia="Times New Roman" w:hAnsi="Times New Roman" w:cs="David" w:hint="cs"/>
          <w:bCs/>
          <w:color w:val="008000"/>
          <w:sz w:val="24"/>
          <w:szCs w:val="24"/>
          <w:rtl/>
          <w:lang w:eastAsia="he-IL"/>
        </w:rPr>
        <w:t xml:space="preserve"> </w:t>
      </w:r>
      <w:r w:rsidRPr="00D5041C">
        <w:rPr>
          <w:rFonts w:ascii="Times New Roman" w:eastAsia="Times New Roman" w:hAnsi="Times New Roman" w:cs="David" w:hint="cs"/>
          <w:color w:val="008000"/>
          <w:sz w:val="24"/>
          <w:szCs w:val="24"/>
          <w:rtl/>
          <w:lang w:eastAsia="he-IL"/>
        </w:rPr>
        <w:t>.</w:t>
      </w:r>
    </w:p>
    <w:p w14:paraId="4C48FF2A" w14:textId="77777777"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771CD32" w14:textId="77777777" w:rsidR="00D5041C" w:rsidRPr="00D5041C" w:rsidRDefault="00D5041C" w:rsidP="00D5041C">
      <w:pPr>
        <w:widowControl w:val="0"/>
        <w:numPr>
          <w:ilvl w:val="0"/>
          <w:numId w:val="20"/>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657106589"/>
          <w:placeholder>
            <w:docPart w:val="4AB9F92394B54EAD88BC087A24DE87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A7021">
            <w:rPr>
              <w:rFonts w:ascii="Times New Roman" w:eastAsia="Times New Roman" w:hAnsi="Times New Roman" w:cs="David" w:hint="cs"/>
              <w:color w:val="008000"/>
              <w:sz w:val="24"/>
              <w:szCs w:val="24"/>
              <w:rtl/>
              <w:lang w:eastAsia="he-IL"/>
            </w:rPr>
            <w:t>ש. גלבוע מהנדסים יועצים</w:t>
          </w:r>
        </w:sdtContent>
      </w:sdt>
      <w:r w:rsidRPr="00D5041C">
        <w:rPr>
          <w:rFonts w:ascii="Times New Roman" w:eastAsia="Times New Roman" w:hAnsi="Times New Roman" w:cs="David" w:hint="cs"/>
          <w:bCs/>
          <w:color w:val="008000"/>
          <w:sz w:val="24"/>
          <w:szCs w:val="24"/>
          <w:rtl/>
          <w:lang w:eastAsia="he-IL"/>
        </w:rPr>
        <w:t xml:space="preserve"> </w:t>
      </w:r>
      <w:r w:rsidRPr="00D5041C">
        <w:rPr>
          <w:rFonts w:ascii="Times New Roman" w:eastAsia="Times New Roman" w:hAnsi="Times New Roman" w:cs="David" w:hint="cs"/>
          <w:sz w:val="24"/>
          <w:szCs w:val="24"/>
          <w:rtl/>
          <w:lang w:eastAsia="he-IL"/>
        </w:rPr>
        <w:t>עשוי להגיע לרשותי מידע חסוי כמוגדר להלן:</w:t>
      </w:r>
    </w:p>
    <w:p w14:paraId="53D9AFF5" w14:textId="77777777" w:rsidR="00D5041C" w:rsidRPr="00D5041C" w:rsidRDefault="00D5041C" w:rsidP="00D5041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1403E11" w14:textId="77777777" w:rsidR="00D5041C" w:rsidRPr="00D5041C" w:rsidRDefault="00D5041C" w:rsidP="00D5041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ab/>
        <w:t>"</w:t>
      </w:r>
      <w:r w:rsidRPr="00D5041C">
        <w:rPr>
          <w:rFonts w:ascii="Times New Roman" w:eastAsia="Times New Roman" w:hAnsi="Times New Roman" w:cs="David" w:hint="cs"/>
          <w:b/>
          <w:bCs/>
          <w:sz w:val="24"/>
          <w:szCs w:val="24"/>
          <w:rtl/>
          <w:lang w:eastAsia="he-IL"/>
        </w:rPr>
        <w:t>מידע חסוי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w:t>
      </w:r>
      <w:r w:rsidRPr="00D5041C">
        <w:rPr>
          <w:rFonts w:ascii="Times New Roman" w:eastAsia="Times New Roman" w:hAnsi="Times New Roman" w:cs="David" w:hint="cs"/>
          <w:sz w:val="24"/>
          <w:szCs w:val="24"/>
          <w:rtl/>
          <w:lang w:eastAsia="he-IL"/>
        </w:rPr>
        <w:lastRenderedPageBreak/>
        <w:t xml:space="preserve">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84880467"/>
          <w:placeholder>
            <w:docPart w:val="2F7374463660443AB3CCCDE1A68A48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A7021">
            <w:rPr>
              <w:rFonts w:ascii="Times New Roman" w:eastAsia="Times New Roman" w:hAnsi="Times New Roman" w:cs="David" w:hint="cs"/>
              <w:color w:val="008000"/>
              <w:sz w:val="24"/>
              <w:szCs w:val="24"/>
              <w:rtl/>
              <w:lang w:eastAsia="he-IL"/>
            </w:rPr>
            <w:t>ש. גלבוע מהנדסים יועצים</w:t>
          </w:r>
        </w:sdtContent>
      </w:sdt>
      <w:r w:rsidRPr="00D5041C">
        <w:rPr>
          <w:rFonts w:ascii="Times New Roman" w:eastAsia="Times New Roman" w:hAnsi="Times New Roman" w:cs="David"/>
          <w:bCs/>
          <w:color w:val="008000"/>
          <w:sz w:val="24"/>
          <w:szCs w:val="24"/>
          <w:lang w:eastAsia="he-IL"/>
        </w:rPr>
        <w:t xml:space="preserve"> </w:t>
      </w:r>
      <w:r w:rsidRPr="00D5041C">
        <w:rPr>
          <w:rFonts w:ascii="Times New Roman" w:eastAsia="Times New Roman" w:hAnsi="Times New Roman" w:cs="David" w:hint="cs"/>
          <w:bCs/>
          <w:color w:val="008000"/>
          <w:sz w:val="24"/>
          <w:szCs w:val="24"/>
          <w:rtl/>
          <w:lang w:eastAsia="he-IL"/>
        </w:rPr>
        <w:t xml:space="preserve"> </w:t>
      </w:r>
      <w:r w:rsidRPr="00D5041C">
        <w:rPr>
          <w:rFonts w:ascii="Times New Roman" w:eastAsia="Times New Roman" w:hAnsi="Times New Roman" w:cs="David" w:hint="cs"/>
          <w:color w:val="008000"/>
          <w:sz w:val="24"/>
          <w:szCs w:val="24"/>
          <w:rtl/>
          <w:lang w:eastAsia="he-IL"/>
        </w:rPr>
        <w:t>.</w:t>
      </w:r>
    </w:p>
    <w:p w14:paraId="7899F9E0" w14:textId="77777777" w:rsidR="00D5041C" w:rsidRPr="00D5041C" w:rsidRDefault="00D5041C" w:rsidP="00D5041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613EF33" w14:textId="77777777" w:rsidR="00D5041C" w:rsidRPr="00D5041C" w:rsidRDefault="00D5041C" w:rsidP="00D5041C">
      <w:pPr>
        <w:widowControl w:val="0"/>
        <w:numPr>
          <w:ilvl w:val="0"/>
          <w:numId w:val="20"/>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5CC55DE" w14:textId="77777777"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B06CD10" w14:textId="77777777" w:rsidR="00D5041C" w:rsidRPr="00D5041C" w:rsidRDefault="00D5041C" w:rsidP="00D5041C">
      <w:pPr>
        <w:widowControl w:val="0"/>
        <w:numPr>
          <w:ilvl w:val="0"/>
          <w:numId w:val="20"/>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EF5A71F" w14:textId="77777777"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190E9A" w14:textId="77777777" w:rsidR="00D5041C" w:rsidRPr="00D5041C" w:rsidRDefault="00D5041C" w:rsidP="00D5041C">
      <w:pPr>
        <w:widowControl w:val="0"/>
        <w:numPr>
          <w:ilvl w:val="0"/>
          <w:numId w:val="20"/>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הנני מאשר כי התחייבויותיי </w:t>
      </w:r>
      <w:r w:rsidR="003B1029">
        <w:rPr>
          <w:rFonts w:ascii="Times New Roman" w:eastAsia="Times New Roman" w:hAnsi="Times New Roman" w:cs="David" w:hint="cs"/>
          <w:sz w:val="24"/>
          <w:szCs w:val="24"/>
          <w:rtl/>
          <w:lang w:eastAsia="he-IL"/>
        </w:rPr>
        <w:t>הנ"ל תחולנה הן במהלך ביצוע הפרו</w:t>
      </w:r>
      <w:r w:rsidRPr="00D5041C">
        <w:rPr>
          <w:rFonts w:ascii="Times New Roman" w:eastAsia="Times New Roman" w:hAnsi="Times New Roman" w:cs="David" w:hint="cs"/>
          <w:sz w:val="24"/>
          <w:szCs w:val="24"/>
          <w:rtl/>
          <w:lang w:eastAsia="he-IL"/>
        </w:rPr>
        <w:t>יקט והן לאחריו.</w:t>
      </w:r>
    </w:p>
    <w:p w14:paraId="49520894" w14:textId="77777777"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B1FFF6A" w14:textId="77777777" w:rsidR="00D5041C" w:rsidRPr="00D5041C" w:rsidRDefault="00D5041C" w:rsidP="00D5041C">
      <w:pPr>
        <w:widowControl w:val="0"/>
        <w:spacing w:before="0" w:beforeAutospacing="0" w:after="0" w:afterAutospacing="0" w:line="360" w:lineRule="auto"/>
        <w:ind w:left="5612"/>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בכבוד רב,</w:t>
      </w:r>
    </w:p>
    <w:p w14:paraId="459663B1" w14:textId="77777777" w:rsidR="00D5041C" w:rsidRPr="00D5041C" w:rsidRDefault="00D5041C" w:rsidP="00D5041C">
      <w:pPr>
        <w:widowControl w:val="0"/>
        <w:spacing w:before="0" w:beforeAutospacing="0" w:after="0" w:afterAutospacing="0" w:line="360" w:lineRule="auto"/>
        <w:ind w:left="5612"/>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שם:____________</w:t>
      </w:r>
    </w:p>
    <w:p w14:paraId="357B6394" w14:textId="77777777" w:rsidR="00D5041C" w:rsidRPr="00D5041C" w:rsidRDefault="00D5041C" w:rsidP="00D5041C">
      <w:pPr>
        <w:widowControl w:val="0"/>
        <w:spacing w:before="0" w:beforeAutospacing="0" w:after="0" w:afterAutospacing="0" w:line="360" w:lineRule="auto"/>
        <w:ind w:left="5612"/>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ת.ז:____________</w:t>
      </w:r>
    </w:p>
    <w:p w14:paraId="59A7FC48" w14:textId="77777777" w:rsidR="00D5041C" w:rsidRPr="00D5041C" w:rsidRDefault="00D5041C" w:rsidP="00D5041C">
      <w:pPr>
        <w:widowControl w:val="0"/>
        <w:spacing w:before="0" w:beforeAutospacing="0" w:after="0" w:afterAutospacing="0" w:line="360" w:lineRule="auto"/>
        <w:ind w:left="5612"/>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כתובת:__________</w:t>
      </w:r>
    </w:p>
    <w:p w14:paraId="1C8635FE" w14:textId="77777777" w:rsidR="00D5041C" w:rsidRPr="00D5041C" w:rsidRDefault="00D5041C" w:rsidP="003B1029">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hint="cs"/>
          <w:sz w:val="24"/>
          <w:szCs w:val="24"/>
          <w:rtl/>
          <w:lang w:eastAsia="he-IL"/>
        </w:rPr>
        <w:t>*מחק את המיותר</w:t>
      </w:r>
    </w:p>
    <w:p w14:paraId="63D210F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hint="cs"/>
          <w:bCs/>
          <w:sz w:val="24"/>
          <w:szCs w:val="24"/>
          <w:u w:val="single"/>
          <w:rtl/>
          <w:lang w:eastAsia="he-IL"/>
        </w:rPr>
        <w:br w:type="page"/>
      </w:r>
    </w:p>
    <w:p w14:paraId="0CE1965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u w:val="single"/>
          <w:rtl/>
          <w:lang w:eastAsia="he-IL"/>
        </w:rPr>
        <w:lastRenderedPageBreak/>
        <w:t>נספח "ז"</w:t>
      </w:r>
    </w:p>
    <w:p w14:paraId="455173C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0D46466" w14:textId="77777777" w:rsidR="00B66D2C" w:rsidRPr="00B66D2C" w:rsidRDefault="00B66D2C" w:rsidP="00B66D2C">
      <w:pPr>
        <w:widowControl w:val="0"/>
        <w:spacing w:before="240" w:beforeAutospacing="0" w:after="60" w:afterAutospacing="0" w:line="240" w:lineRule="auto"/>
        <w:jc w:val="center"/>
        <w:outlineLvl w:val="4"/>
        <w:rPr>
          <w:rFonts w:ascii="Times New Roman" w:eastAsia="Times New Roman" w:hAnsi="Times New Roman" w:cs="David"/>
          <w:b/>
          <w:bCs/>
          <w:sz w:val="24"/>
          <w:szCs w:val="24"/>
          <w:rtl/>
          <w:lang w:eastAsia="he-IL"/>
        </w:rPr>
      </w:pPr>
      <w:r w:rsidRPr="00B66D2C">
        <w:rPr>
          <w:rFonts w:ascii="Times New Roman" w:eastAsia="Times New Roman" w:hAnsi="Times New Roman" w:cs="David" w:hint="cs"/>
          <w:b/>
          <w:bCs/>
          <w:sz w:val="24"/>
          <w:szCs w:val="24"/>
          <w:rtl/>
          <w:lang w:eastAsia="he-IL"/>
        </w:rPr>
        <w:t>אישור עריכת ביטוח</w:t>
      </w:r>
    </w:p>
    <w:p w14:paraId="4F1C9098"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E3F482" w14:textId="77777777" w:rsidR="00B66D2C" w:rsidRPr="00B66D2C" w:rsidRDefault="00B66D2C" w:rsidP="00B66D2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תאריך</w:t>
      </w:r>
      <w:r w:rsidRPr="00B66D2C">
        <w:rPr>
          <w:rFonts w:ascii="Times New Roman" w:eastAsia="Times New Roman" w:hAnsi="Times New Roman" w:cs="David"/>
          <w:sz w:val="24"/>
          <w:szCs w:val="24"/>
          <w:rtl/>
          <w:lang w:eastAsia="he-IL"/>
        </w:rPr>
        <w:t>: ________________</w:t>
      </w:r>
    </w:p>
    <w:p w14:paraId="6527D82C"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לכבוד</w:t>
      </w:r>
    </w:p>
    <w:p w14:paraId="449CEB9F"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sidRPr="00B66D2C">
        <w:rPr>
          <w:rFonts w:ascii="Times New Roman" w:eastAsia="Times New Roman" w:hAnsi="Times New Roman" w:cs="David" w:hint="cs"/>
          <w:sz w:val="24"/>
          <w:szCs w:val="24"/>
          <w:u w:val="single"/>
          <w:rtl/>
          <w:lang w:eastAsia="he-IL"/>
        </w:rPr>
        <w:t>______________</w:t>
      </w:r>
    </w:p>
    <w:p w14:paraId="53081238" w14:textId="77777777" w:rsidR="00B66D2C" w:rsidRPr="00B66D2C" w:rsidRDefault="00B66D2C" w:rsidP="00B66D2C">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66D2C">
        <w:rPr>
          <w:rFonts w:ascii="Calibri" w:eastAsia="Times New Roman" w:hAnsi="Calibri" w:cs="David"/>
          <w:sz w:val="24"/>
          <w:szCs w:val="24"/>
          <w:rtl/>
          <w:lang w:eastAsia="he-IL"/>
        </w:rPr>
        <w:t xml:space="preserve">(להלן: </w:t>
      </w:r>
      <w:r w:rsidRPr="00B66D2C">
        <w:rPr>
          <w:rFonts w:ascii="Calibri" w:eastAsia="Times New Roman" w:hAnsi="Calibri" w:cs="David"/>
          <w:b/>
          <w:bCs/>
          <w:sz w:val="24"/>
          <w:szCs w:val="24"/>
          <w:rtl/>
          <w:lang w:eastAsia="he-IL"/>
        </w:rPr>
        <w:t>"</w:t>
      </w:r>
      <w:r w:rsidRPr="00B66D2C">
        <w:rPr>
          <w:rFonts w:ascii="Calibri" w:eastAsia="Times New Roman" w:hAnsi="Calibri" w:cs="David" w:hint="cs"/>
          <w:b/>
          <w:bCs/>
          <w:sz w:val="24"/>
          <w:szCs w:val="24"/>
          <w:rtl/>
          <w:lang w:eastAsia="he-IL"/>
        </w:rPr>
        <w:t>החברה</w:t>
      </w:r>
      <w:r w:rsidRPr="00B66D2C">
        <w:rPr>
          <w:rFonts w:ascii="Calibri" w:eastAsia="Times New Roman" w:hAnsi="Calibri" w:cs="David"/>
          <w:b/>
          <w:bCs/>
          <w:sz w:val="24"/>
          <w:szCs w:val="24"/>
          <w:rtl/>
          <w:lang w:eastAsia="he-IL"/>
        </w:rPr>
        <w:t>"</w:t>
      </w:r>
      <w:r w:rsidRPr="00B66D2C">
        <w:rPr>
          <w:rFonts w:ascii="Calibri" w:eastAsia="Times New Roman" w:hAnsi="Calibri" w:cs="David"/>
          <w:sz w:val="24"/>
          <w:szCs w:val="24"/>
          <w:rtl/>
          <w:lang w:eastAsia="he-IL"/>
        </w:rPr>
        <w:t>)</w:t>
      </w:r>
    </w:p>
    <w:p w14:paraId="77AFD7EA"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FB299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א</w:t>
      </w:r>
      <w:r w:rsidRPr="00B66D2C">
        <w:rPr>
          <w:rFonts w:ascii="Times New Roman" w:eastAsia="Times New Roman" w:hAnsi="Times New Roman" w:cs="David"/>
          <w:sz w:val="24"/>
          <w:szCs w:val="24"/>
          <w:rtl/>
          <w:lang w:eastAsia="he-IL"/>
        </w:rPr>
        <w:t>.ג.נ.,</w:t>
      </w:r>
    </w:p>
    <w:p w14:paraId="517749D1" w14:textId="77777777" w:rsidR="00B66D2C" w:rsidRPr="00B66D2C" w:rsidRDefault="00B66D2C" w:rsidP="00B66D2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857A719" w14:textId="77777777" w:rsidR="00B66D2C" w:rsidRPr="00B66D2C" w:rsidRDefault="00B66D2C" w:rsidP="00B66D2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הנדון</w:t>
      </w:r>
      <w:r w:rsidRPr="00B66D2C">
        <w:rPr>
          <w:rFonts w:ascii="Times New Roman" w:eastAsia="Times New Roman" w:hAnsi="Times New Roman" w:cs="David"/>
          <w:sz w:val="24"/>
          <w:szCs w:val="24"/>
          <w:rtl/>
          <w:lang w:eastAsia="he-IL"/>
        </w:rPr>
        <w:t>:</w:t>
      </w:r>
      <w:r w:rsidRPr="00B66D2C">
        <w:rPr>
          <w:rFonts w:ascii="Times New Roman" w:eastAsia="Times New Roman" w:hAnsi="Times New Roman" w:cs="David"/>
          <w:sz w:val="24"/>
          <w:szCs w:val="24"/>
          <w:rtl/>
          <w:lang w:eastAsia="he-IL"/>
        </w:rPr>
        <w:tab/>
      </w:r>
      <w:r w:rsidRPr="00B66D2C">
        <w:rPr>
          <w:rFonts w:ascii="Times New Roman" w:eastAsia="Times New Roman" w:hAnsi="Times New Roman" w:cs="David" w:hint="eastAsia"/>
          <w:sz w:val="24"/>
          <w:szCs w:val="24"/>
          <w:rtl/>
          <w:lang w:eastAsia="he-IL"/>
        </w:rPr>
        <w:t>מבוטחנו</w:t>
      </w:r>
      <w:r w:rsidRPr="00B66D2C">
        <w:rPr>
          <w:rFonts w:ascii="Times New Roman" w:eastAsia="Times New Roman" w:hAnsi="Times New Roman" w:cs="David"/>
          <w:sz w:val="24"/>
          <w:szCs w:val="24"/>
          <w:rtl/>
          <w:lang w:eastAsia="he-IL"/>
        </w:rPr>
        <w:t xml:space="preserve">: _____________________ (להלן: </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hint="eastAsia"/>
          <w:b/>
          <w:bCs/>
          <w:sz w:val="24"/>
          <w:szCs w:val="24"/>
          <w:rtl/>
          <w:lang w:eastAsia="he-IL"/>
        </w:rPr>
        <w:t>היועץ</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sz w:val="24"/>
          <w:szCs w:val="24"/>
          <w:rtl/>
          <w:lang w:eastAsia="he-IL"/>
        </w:rPr>
        <w:t>)</w:t>
      </w:r>
    </w:p>
    <w:p w14:paraId="05B25190" w14:textId="77777777" w:rsidR="00B66D2C" w:rsidRPr="00B66D2C" w:rsidRDefault="00B66D2C" w:rsidP="00B66D2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66D2C">
        <w:rPr>
          <w:rFonts w:ascii="Times New Roman" w:eastAsia="Times New Roman" w:hAnsi="Times New Roman" w:cs="David"/>
          <w:sz w:val="24"/>
          <w:szCs w:val="24"/>
          <w:rtl/>
          <w:lang w:eastAsia="he-IL"/>
        </w:rPr>
        <w:tab/>
      </w:r>
      <w:r w:rsidRPr="00B66D2C">
        <w:rPr>
          <w:rFonts w:ascii="Times New Roman" w:eastAsia="Times New Roman" w:hAnsi="Times New Roman" w:cs="David" w:hint="eastAsia"/>
          <w:sz w:val="24"/>
          <w:szCs w:val="24"/>
          <w:rtl/>
          <w:lang w:eastAsia="he-IL"/>
        </w:rPr>
        <w:t>אישור</w:t>
      </w:r>
      <w:r w:rsidRPr="00B66D2C">
        <w:rPr>
          <w:rFonts w:ascii="Times New Roman" w:eastAsia="Times New Roman" w:hAnsi="Times New Roman" w:cs="David"/>
          <w:sz w:val="24"/>
          <w:szCs w:val="24"/>
          <w:rtl/>
          <w:lang w:eastAsia="he-IL"/>
        </w:rPr>
        <w:t xml:space="preserve"> עריכת פוליסות ביטוח בקשר להסכם מיום __</w:t>
      </w:r>
      <w:r w:rsidRPr="00B66D2C">
        <w:rPr>
          <w:rFonts w:ascii="Times New Roman" w:eastAsia="Times New Roman" w:hAnsi="Times New Roman" w:cs="David" w:hint="cs"/>
          <w:sz w:val="24"/>
          <w:szCs w:val="24"/>
          <w:rtl/>
          <w:lang w:eastAsia="he-IL"/>
        </w:rPr>
        <w:t>_</w:t>
      </w:r>
      <w:r w:rsidRPr="00B66D2C">
        <w:rPr>
          <w:rFonts w:ascii="Times New Roman" w:eastAsia="Times New Roman" w:hAnsi="Times New Roman" w:cs="David"/>
          <w:sz w:val="24"/>
          <w:szCs w:val="24"/>
          <w:rtl/>
          <w:lang w:eastAsia="he-IL"/>
        </w:rPr>
        <w:t>______</w:t>
      </w:r>
    </w:p>
    <w:p w14:paraId="24EFAEDF" w14:textId="77777777" w:rsidR="00B66D2C" w:rsidRPr="00B66D2C" w:rsidRDefault="00B66D2C" w:rsidP="00B66D2C">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בין</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b/>
          <w:bCs/>
          <w:sz w:val="24"/>
          <w:szCs w:val="24"/>
          <w:rtl/>
          <w:lang w:eastAsia="he-IL"/>
        </w:rPr>
        <w:t>החברה</w:t>
      </w:r>
      <w:r w:rsidRPr="00B66D2C">
        <w:rPr>
          <w:rFonts w:ascii="Times New Roman" w:eastAsia="Times New Roman" w:hAnsi="Times New Roman" w:cs="David" w:hint="cs"/>
          <w:sz w:val="24"/>
          <w:szCs w:val="24"/>
          <w:rtl/>
          <w:lang w:eastAsia="he-IL"/>
        </w:rPr>
        <w:t xml:space="preserve">  </w:t>
      </w:r>
      <w:r w:rsidRPr="00B66D2C">
        <w:rPr>
          <w:rFonts w:ascii="Times New Roman" w:eastAsia="Times New Roman" w:hAnsi="Times New Roman" w:cs="David"/>
          <w:sz w:val="24"/>
          <w:szCs w:val="24"/>
          <w:rtl/>
          <w:lang w:eastAsia="he-IL"/>
        </w:rPr>
        <w:t>לבין היועץ</w:t>
      </w:r>
      <w:r w:rsidRPr="00B66D2C">
        <w:rPr>
          <w:rFonts w:ascii="Times New Roman" w:eastAsia="Times New Roman" w:hAnsi="Times New Roman" w:cs="David" w:hint="cs"/>
          <w:sz w:val="24"/>
          <w:szCs w:val="24"/>
          <w:rtl/>
          <w:lang w:eastAsia="he-IL"/>
        </w:rPr>
        <w:t>,</w:t>
      </w:r>
      <w:r w:rsidRPr="00B66D2C">
        <w:rPr>
          <w:rFonts w:ascii="Times New Roman" w:eastAsia="Times New Roman" w:hAnsi="Times New Roman" w:cs="David"/>
          <w:sz w:val="24"/>
          <w:szCs w:val="24"/>
          <w:rtl/>
          <w:lang w:eastAsia="he-IL"/>
        </w:rPr>
        <w:t xml:space="preserve"> ל</w:t>
      </w:r>
      <w:r w:rsidRPr="00B66D2C">
        <w:rPr>
          <w:rFonts w:ascii="Times New Roman" w:eastAsia="Times New Roman" w:hAnsi="Times New Roman" w:cs="David" w:hint="cs"/>
          <w:sz w:val="24"/>
          <w:szCs w:val="24"/>
          <w:rtl/>
          <w:lang w:eastAsia="he-IL"/>
        </w:rPr>
        <w:t xml:space="preserve">מתן שירותי ______________________ </w:t>
      </w:r>
    </w:p>
    <w:p w14:paraId="1A146546" w14:textId="77777777" w:rsidR="00B66D2C" w:rsidRPr="00B66D2C" w:rsidRDefault="00B66D2C" w:rsidP="00B66D2C">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66D2C">
        <w:rPr>
          <w:rFonts w:ascii="Times New Roman" w:eastAsia="Times New Roman" w:hAnsi="Times New Roman" w:cs="David"/>
          <w:sz w:val="24"/>
          <w:szCs w:val="24"/>
          <w:rtl/>
          <w:lang w:eastAsia="he-IL"/>
        </w:rPr>
        <w:t xml:space="preserve"> (להלן: </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hint="eastAsia"/>
          <w:b/>
          <w:bCs/>
          <w:sz w:val="24"/>
          <w:szCs w:val="24"/>
          <w:rtl/>
          <w:lang w:eastAsia="he-IL"/>
        </w:rPr>
        <w:t>ה</w:t>
      </w:r>
      <w:r w:rsidRPr="00B66D2C">
        <w:rPr>
          <w:rFonts w:ascii="Times New Roman" w:eastAsia="Times New Roman" w:hAnsi="Times New Roman" w:cs="David" w:hint="cs"/>
          <w:b/>
          <w:bCs/>
          <w:sz w:val="24"/>
          <w:szCs w:val="24"/>
          <w:rtl/>
          <w:lang w:eastAsia="he-IL"/>
        </w:rPr>
        <w:t>שירותים</w:t>
      </w:r>
      <w:r w:rsidRPr="00B66D2C">
        <w:rPr>
          <w:rFonts w:ascii="Times New Roman" w:eastAsia="Times New Roman" w:hAnsi="Times New Roman" w:cs="David"/>
          <w:b/>
          <w:bCs/>
          <w:sz w:val="24"/>
          <w:szCs w:val="24"/>
          <w:rtl/>
          <w:lang w:eastAsia="he-IL"/>
        </w:rPr>
        <w:t xml:space="preserve">" </w:t>
      </w:r>
      <w:r w:rsidRPr="00B66D2C">
        <w:rPr>
          <w:rFonts w:ascii="Times New Roman" w:eastAsia="Times New Roman" w:hAnsi="Times New Roman" w:cs="David" w:hint="eastAsia"/>
          <w:sz w:val="24"/>
          <w:szCs w:val="24"/>
          <w:rtl/>
          <w:lang w:eastAsia="he-IL"/>
        </w:rPr>
        <w:t>ו</w:t>
      </w:r>
      <w:r w:rsidRPr="00B66D2C">
        <w:rPr>
          <w:rFonts w:ascii="Times New Roman" w:eastAsia="Times New Roman" w:hAnsi="Times New Roman" w:cs="David"/>
          <w:sz w:val="24"/>
          <w:szCs w:val="24"/>
          <w:rtl/>
          <w:lang w:eastAsia="he-IL"/>
        </w:rPr>
        <w:t xml:space="preserve">/או </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hint="eastAsia"/>
          <w:b/>
          <w:bCs/>
          <w:sz w:val="24"/>
          <w:szCs w:val="24"/>
          <w:rtl/>
          <w:lang w:eastAsia="he-IL"/>
        </w:rPr>
        <w:t>ההסכם</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לפי</w:t>
      </w:r>
      <w:r w:rsidRPr="00B66D2C">
        <w:rPr>
          <w:rFonts w:ascii="Times New Roman" w:eastAsia="Times New Roman" w:hAnsi="Times New Roman" w:cs="David"/>
          <w:sz w:val="24"/>
          <w:szCs w:val="24"/>
          <w:rtl/>
          <w:lang w:eastAsia="he-IL"/>
        </w:rPr>
        <w:t xml:space="preserve"> העניין)</w:t>
      </w:r>
    </w:p>
    <w:p w14:paraId="1B7DF41E"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0AD38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lang w:eastAsia="he-IL"/>
        </w:rPr>
      </w:pPr>
    </w:p>
    <w:p w14:paraId="1C61B77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הננו</w:t>
      </w:r>
      <w:r w:rsidRPr="00B66D2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B66D2C">
        <w:rPr>
          <w:rFonts w:ascii="Times New Roman" w:eastAsia="Times New Roman" w:hAnsi="Times New Roman" w:cs="David" w:hint="cs"/>
          <w:sz w:val="24"/>
          <w:szCs w:val="24"/>
          <w:rtl/>
          <w:lang w:eastAsia="he-IL"/>
        </w:rPr>
        <w:t>יועץ</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לרבות</w:t>
      </w:r>
      <w:r w:rsidRPr="00B66D2C">
        <w:rPr>
          <w:rFonts w:ascii="Times New Roman" w:eastAsia="Times New Roman" w:hAnsi="Times New Roman" w:cs="David"/>
          <w:sz w:val="24"/>
          <w:szCs w:val="24"/>
          <w:rtl/>
          <w:lang w:eastAsia="he-IL"/>
        </w:rPr>
        <w:t xml:space="preserve"> ב</w:t>
      </w:r>
      <w:r w:rsidRPr="00B66D2C">
        <w:rPr>
          <w:rFonts w:ascii="Times New Roman" w:eastAsia="Times New Roman" w:hAnsi="Times New Roman" w:cs="David" w:hint="cs"/>
          <w:sz w:val="24"/>
          <w:szCs w:val="24"/>
          <w:rtl/>
          <w:lang w:eastAsia="he-IL"/>
        </w:rPr>
        <w:t xml:space="preserve">גין השירותים </w:t>
      </w:r>
      <w:r w:rsidRPr="00B66D2C">
        <w:rPr>
          <w:rFonts w:ascii="Times New Roman" w:eastAsia="Times New Roman" w:hAnsi="Times New Roman" w:cs="David" w:hint="cs"/>
          <w:b/>
          <w:bCs/>
          <w:sz w:val="24"/>
          <w:szCs w:val="24"/>
          <w:rtl/>
          <w:lang w:eastAsia="he-IL"/>
        </w:rPr>
        <w:t>לחברה</w:t>
      </w:r>
      <w:r w:rsidRPr="00B66D2C">
        <w:rPr>
          <w:rFonts w:ascii="Times New Roman" w:eastAsia="Times New Roman" w:hAnsi="Times New Roman" w:cs="David"/>
          <w:sz w:val="24"/>
          <w:szCs w:val="24"/>
          <w:rtl/>
          <w:lang w:eastAsia="he-IL"/>
        </w:rPr>
        <w:t>:-</w:t>
      </w:r>
    </w:p>
    <w:p w14:paraId="6BC8066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AA83C4"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8DFB33" w14:textId="77777777" w:rsidR="00B66D2C" w:rsidRPr="00B66D2C" w:rsidRDefault="00B66D2C" w:rsidP="00B66D2C">
      <w:pPr>
        <w:keepNext/>
        <w:widowControl w:val="0"/>
        <w:numPr>
          <w:ilvl w:val="0"/>
          <w:numId w:val="29"/>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66D2C">
        <w:rPr>
          <w:rFonts w:ascii="Calibri Light" w:eastAsia="Times New Roman" w:hAnsi="Calibri Light" w:cs="David" w:hint="eastAsia"/>
          <w:kern w:val="32"/>
          <w:sz w:val="24"/>
          <w:szCs w:val="24"/>
          <w:u w:val="single"/>
          <w:rtl/>
          <w:lang w:eastAsia="he-IL"/>
        </w:rPr>
        <w:lastRenderedPageBreak/>
        <w:t>ביטוח</w:t>
      </w:r>
      <w:r w:rsidRPr="00B66D2C">
        <w:rPr>
          <w:rFonts w:ascii="Calibri Light" w:eastAsia="Times New Roman" w:hAnsi="Calibri Light" w:cs="David"/>
          <w:kern w:val="32"/>
          <w:sz w:val="24"/>
          <w:szCs w:val="24"/>
          <w:u w:val="single"/>
          <w:rtl/>
          <w:lang w:eastAsia="he-IL"/>
        </w:rPr>
        <w:t xml:space="preserve"> אחריות מקצועית</w:t>
      </w:r>
      <w:r w:rsidRPr="00B66D2C">
        <w:rPr>
          <w:rFonts w:ascii="Calibri Light" w:eastAsia="Times New Roman" w:hAnsi="Calibri Light" w:cs="David" w:hint="cs"/>
          <w:kern w:val="32"/>
          <w:sz w:val="24"/>
          <w:szCs w:val="24"/>
          <w:rtl/>
          <w:lang w:eastAsia="he-IL"/>
        </w:rPr>
        <w:t xml:space="preserve">  - מ.פ. ______________________</w:t>
      </w:r>
    </w:p>
    <w:p w14:paraId="34EABD41" w14:textId="77777777" w:rsidR="00B66D2C" w:rsidRPr="00B66D2C" w:rsidRDefault="00B66D2C" w:rsidP="00B66D2C">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66D2C">
        <w:rPr>
          <w:rFonts w:ascii="Calibri Light" w:eastAsia="Times New Roman" w:hAnsi="Calibri Light" w:cs="David" w:hint="eastAsia"/>
          <w:kern w:val="32"/>
          <w:sz w:val="24"/>
          <w:szCs w:val="24"/>
          <w:rtl/>
          <w:lang w:eastAsia="he-IL"/>
        </w:rPr>
        <w:t>לכיסוי</w:t>
      </w:r>
      <w:r w:rsidRPr="00B66D2C">
        <w:rPr>
          <w:rFonts w:ascii="Calibri Light" w:eastAsia="Times New Roman" w:hAnsi="Calibri Light" w:cs="David"/>
          <w:kern w:val="32"/>
          <w:sz w:val="24"/>
          <w:szCs w:val="24"/>
          <w:rtl/>
          <w:lang w:eastAsia="he-IL"/>
        </w:rPr>
        <w:t xml:space="preserve"> אחריותו ש</w:t>
      </w:r>
      <w:r w:rsidRPr="00B66D2C">
        <w:rPr>
          <w:rFonts w:ascii="Calibri Light" w:eastAsia="Times New Roman" w:hAnsi="Calibri Light" w:cs="David" w:hint="eastAsia"/>
          <w:kern w:val="32"/>
          <w:sz w:val="24"/>
          <w:szCs w:val="24"/>
          <w:rtl/>
          <w:lang w:eastAsia="he-IL"/>
        </w:rPr>
        <w:t>ל</w:t>
      </w:r>
      <w:r w:rsidRPr="00B66D2C">
        <w:rPr>
          <w:rFonts w:ascii="Calibri Light" w:eastAsia="Times New Roman" w:hAnsi="Calibri Light" w:cs="David"/>
          <w:kern w:val="32"/>
          <w:sz w:val="24"/>
          <w:szCs w:val="24"/>
          <w:rtl/>
          <w:lang w:eastAsia="he-IL"/>
        </w:rPr>
        <w:t xml:space="preserve"> היועץ </w:t>
      </w:r>
      <w:r w:rsidRPr="00B66D2C">
        <w:rPr>
          <w:rFonts w:ascii="Calibri Light" w:eastAsia="Times New Roman" w:hAnsi="Calibri Light" w:cs="David" w:hint="eastAsia"/>
          <w:kern w:val="32"/>
          <w:sz w:val="24"/>
          <w:szCs w:val="24"/>
          <w:rtl/>
          <w:lang w:eastAsia="he-IL"/>
        </w:rPr>
        <w:t>על</w:t>
      </w:r>
      <w:r w:rsidRPr="00B66D2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66D2C">
        <w:rPr>
          <w:rFonts w:ascii="Calibri Light" w:eastAsia="Times New Roman" w:hAnsi="Calibri Light" w:cs="David" w:hint="cs"/>
          <w:kern w:val="32"/>
          <w:sz w:val="24"/>
          <w:szCs w:val="24"/>
          <w:rtl/>
          <w:lang w:eastAsia="he-IL"/>
        </w:rPr>
        <w:t>(</w:t>
      </w:r>
      <w:r w:rsidRPr="00B66D2C">
        <w:rPr>
          <w:rFonts w:ascii="Calibri Light" w:eastAsia="Times New Roman" w:hAnsi="Calibri Light" w:cs="David"/>
          <w:kern w:val="32"/>
          <w:sz w:val="24"/>
          <w:szCs w:val="24"/>
          <w:rtl/>
          <w:lang w:eastAsia="he-IL"/>
        </w:rPr>
        <w:t xml:space="preserve">לרבות </w:t>
      </w:r>
      <w:r w:rsidRPr="00B66D2C">
        <w:rPr>
          <w:rFonts w:ascii="Calibri Light" w:eastAsia="Times New Roman" w:hAnsi="Calibri Light" w:cs="David" w:hint="cs"/>
          <w:kern w:val="32"/>
          <w:sz w:val="24"/>
          <w:szCs w:val="24"/>
          <w:rtl/>
          <w:lang w:eastAsia="he-IL"/>
        </w:rPr>
        <w:t>במפורש</w:t>
      </w:r>
      <w:r w:rsidRPr="00B66D2C">
        <w:rPr>
          <w:rFonts w:ascii="Calibri Light" w:eastAsia="Times New Roman" w:hAnsi="Calibri Light" w:cs="David"/>
          <w:kern w:val="32"/>
          <w:sz w:val="24"/>
          <w:szCs w:val="24"/>
          <w:rtl/>
          <w:lang w:eastAsia="he-IL"/>
        </w:rPr>
        <w:t xml:space="preserve"> </w:t>
      </w:r>
      <w:r w:rsidRPr="00B66D2C">
        <w:rPr>
          <w:rFonts w:ascii="Calibri Light" w:eastAsia="Times New Roman" w:hAnsi="Calibri Light" w:cs="David" w:hint="cs"/>
          <w:kern w:val="32"/>
          <w:sz w:val="24"/>
          <w:szCs w:val="24"/>
          <w:rtl/>
          <w:lang w:eastAsia="he-IL"/>
        </w:rPr>
        <w:t>החברה</w:t>
      </w:r>
      <w:r w:rsidRPr="00B66D2C">
        <w:rPr>
          <w:rFonts w:ascii="Calibri Light" w:eastAsia="Times New Roman" w:hAnsi="Calibri Light" w:cs="David"/>
          <w:kern w:val="32"/>
          <w:sz w:val="24"/>
          <w:szCs w:val="24"/>
          <w:rtl/>
          <w:lang w:eastAsia="he-IL"/>
        </w:rPr>
        <w:t xml:space="preserve"> </w:t>
      </w:r>
      <w:r w:rsidRPr="00B66D2C">
        <w:rPr>
          <w:rFonts w:ascii="Calibri Light" w:eastAsia="Times New Roman" w:hAnsi="Calibri Light" w:cs="David" w:hint="cs"/>
          <w:kern w:val="32"/>
          <w:sz w:val="24"/>
          <w:szCs w:val="24"/>
          <w:rtl/>
          <w:lang w:eastAsia="he-IL"/>
        </w:rPr>
        <w:t>)</w:t>
      </w:r>
      <w:r w:rsidRPr="00B66D2C">
        <w:rPr>
          <w:rFonts w:ascii="Calibri Light" w:eastAsia="Times New Roman" w:hAnsi="Calibri Light" w:cs="David"/>
          <w:kern w:val="32"/>
          <w:sz w:val="24"/>
          <w:szCs w:val="24"/>
          <w:rtl/>
          <w:lang w:eastAsia="he-IL"/>
        </w:rPr>
        <w:t xml:space="preserve">, כתוצאה ממעשה ו/או מחדל מקצועי של </w:t>
      </w:r>
      <w:r w:rsidRPr="00B66D2C">
        <w:rPr>
          <w:rFonts w:ascii="Calibri Light" w:eastAsia="Times New Roman" w:hAnsi="Calibri Light" w:cs="David" w:hint="eastAsia"/>
          <w:kern w:val="32"/>
          <w:sz w:val="24"/>
          <w:szCs w:val="24"/>
          <w:rtl/>
          <w:lang w:eastAsia="he-IL"/>
        </w:rPr>
        <w:t>היועץ</w:t>
      </w:r>
      <w:r w:rsidRPr="00B66D2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66D2C">
        <w:rPr>
          <w:rFonts w:ascii="Calibri Light" w:eastAsia="Times New Roman" w:hAnsi="Calibri Light" w:cs="David" w:hint="eastAsia"/>
          <w:kern w:val="32"/>
          <w:sz w:val="24"/>
          <w:szCs w:val="24"/>
          <w:rtl/>
          <w:lang w:eastAsia="he-IL"/>
        </w:rPr>
        <w:t>בגבולות</w:t>
      </w:r>
      <w:r w:rsidRPr="00B66D2C">
        <w:rPr>
          <w:rFonts w:ascii="Calibri Light" w:eastAsia="Times New Roman" w:hAnsi="Calibri Light" w:cs="David"/>
          <w:kern w:val="32"/>
          <w:sz w:val="24"/>
          <w:szCs w:val="24"/>
          <w:rtl/>
          <w:lang w:eastAsia="he-IL"/>
        </w:rPr>
        <w:t xml:space="preserve"> אחריות בסך של </w:t>
      </w:r>
      <w:r w:rsidRPr="00B66D2C">
        <w:rPr>
          <w:rFonts w:ascii="Calibri Light" w:eastAsia="Times New Roman" w:hAnsi="Calibri Light" w:cs="David" w:hint="cs"/>
          <w:kern w:val="32"/>
          <w:sz w:val="24"/>
          <w:szCs w:val="24"/>
          <w:rtl/>
          <w:lang w:eastAsia="he-IL"/>
        </w:rPr>
        <w:t xml:space="preserve">___________ ₪ </w:t>
      </w:r>
      <w:r w:rsidRPr="00B66D2C">
        <w:rPr>
          <w:rFonts w:ascii="Calibri Light" w:eastAsia="Times New Roman" w:hAnsi="Calibri Light" w:cs="David"/>
          <w:kern w:val="32"/>
          <w:sz w:val="24"/>
          <w:szCs w:val="24"/>
          <w:rtl/>
          <w:lang w:eastAsia="he-IL"/>
        </w:rPr>
        <w:t xml:space="preserve">למקרה ובמצטבר לתקופת </w:t>
      </w:r>
      <w:r w:rsidRPr="00B66D2C">
        <w:rPr>
          <w:rFonts w:ascii="Calibri Light" w:eastAsia="Times New Roman" w:hAnsi="Calibri Light" w:cs="David" w:hint="cs"/>
          <w:kern w:val="32"/>
          <w:sz w:val="24"/>
          <w:szCs w:val="24"/>
          <w:rtl/>
          <w:lang w:eastAsia="he-IL"/>
        </w:rPr>
        <w:t>ה</w:t>
      </w:r>
      <w:r w:rsidRPr="00B66D2C">
        <w:rPr>
          <w:rFonts w:ascii="Calibri Light" w:eastAsia="Times New Roman" w:hAnsi="Calibri Light" w:cs="David"/>
          <w:kern w:val="32"/>
          <w:sz w:val="24"/>
          <w:szCs w:val="24"/>
          <w:rtl/>
          <w:lang w:eastAsia="he-IL"/>
        </w:rPr>
        <w:t xml:space="preserve">ביטוח. הביטוח אינו </w:t>
      </w:r>
      <w:r w:rsidRPr="00B66D2C">
        <w:rPr>
          <w:rFonts w:ascii="Calibri Light" w:eastAsia="Times New Roman" w:hAnsi="Calibri Light" w:cs="David" w:hint="eastAsia"/>
          <w:kern w:val="32"/>
          <w:sz w:val="24"/>
          <w:szCs w:val="24"/>
          <w:rtl/>
          <w:lang w:eastAsia="he-IL"/>
        </w:rPr>
        <w:t>כולל</w:t>
      </w:r>
      <w:r w:rsidRPr="00B66D2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66D2C">
        <w:rPr>
          <w:rFonts w:ascii="Calibri Light" w:eastAsia="Times New Roman" w:hAnsi="Calibri Light" w:cs="David" w:hint="eastAsia"/>
          <w:kern w:val="32"/>
          <w:sz w:val="24"/>
          <w:szCs w:val="24"/>
          <w:rtl/>
          <w:lang w:eastAsia="he-IL"/>
        </w:rPr>
        <w:t>מסמכים</w:t>
      </w:r>
      <w:r w:rsidRPr="00B66D2C">
        <w:rPr>
          <w:rFonts w:ascii="Calibri Light" w:eastAsia="Times New Roman" w:hAnsi="Calibri Light" w:cs="David"/>
          <w:kern w:val="32"/>
          <w:sz w:val="24"/>
          <w:szCs w:val="24"/>
          <w:rtl/>
          <w:lang w:eastAsia="he-IL"/>
        </w:rPr>
        <w:t xml:space="preserve">, הפרת סודיות ואי יושר של עובדים. </w:t>
      </w:r>
    </w:p>
    <w:p w14:paraId="2C6B257B" w14:textId="77777777" w:rsidR="00B66D2C" w:rsidRPr="00B66D2C" w:rsidRDefault="00B66D2C" w:rsidP="00B66D2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הביטוח</w:t>
      </w:r>
      <w:r w:rsidRPr="00B66D2C">
        <w:rPr>
          <w:rFonts w:ascii="Times New Roman" w:eastAsia="Times New Roman" w:hAnsi="Times New Roman" w:cs="David"/>
          <w:sz w:val="24"/>
          <w:szCs w:val="24"/>
          <w:rtl/>
          <w:lang w:eastAsia="he-IL"/>
        </w:rPr>
        <w:t xml:space="preserve"> הינו בעל תחולה רטרואקטיבית </w:t>
      </w:r>
      <w:r w:rsidRPr="00B66D2C">
        <w:rPr>
          <w:rFonts w:ascii="Times New Roman" w:eastAsia="Times New Roman" w:hAnsi="Times New Roman" w:cs="David" w:hint="eastAsia"/>
          <w:sz w:val="24"/>
          <w:szCs w:val="24"/>
          <w:rtl/>
          <w:lang w:eastAsia="he-IL"/>
        </w:rPr>
        <w:t>מיום</w:t>
      </w:r>
      <w:r w:rsidRPr="00B66D2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hint="eastAsia"/>
          <w:b/>
          <w:bCs/>
          <w:sz w:val="24"/>
          <w:szCs w:val="24"/>
          <w:rtl/>
          <w:lang w:eastAsia="he-IL"/>
        </w:rPr>
        <w:t>התאריך</w:t>
      </w:r>
      <w:r w:rsidRPr="00B66D2C">
        <w:rPr>
          <w:rFonts w:ascii="Times New Roman" w:eastAsia="Times New Roman" w:hAnsi="Times New Roman" w:cs="David"/>
          <w:b/>
          <w:bCs/>
          <w:sz w:val="24"/>
          <w:szCs w:val="24"/>
          <w:rtl/>
          <w:lang w:eastAsia="he-IL"/>
        </w:rPr>
        <w:t xml:space="preserve"> הרטרואקטיבי"</w:t>
      </w:r>
      <w:r w:rsidRPr="00B66D2C">
        <w:rPr>
          <w:rFonts w:ascii="Times New Roman" w:eastAsia="Times New Roman" w:hAnsi="Times New Roman" w:cs="David"/>
          <w:sz w:val="24"/>
          <w:szCs w:val="24"/>
          <w:rtl/>
          <w:lang w:eastAsia="he-IL"/>
        </w:rPr>
        <w:t xml:space="preserve">), וכולל תקופת גילוי </w:t>
      </w:r>
      <w:r w:rsidRPr="00B66D2C">
        <w:rPr>
          <w:rFonts w:ascii="Times New Roman" w:eastAsia="Times New Roman" w:hAnsi="Times New Roman" w:cs="David" w:hint="eastAsia"/>
          <w:sz w:val="24"/>
          <w:szCs w:val="24"/>
          <w:rtl/>
          <w:lang w:eastAsia="he-IL"/>
        </w:rPr>
        <w:t>מורחבת</w:t>
      </w:r>
      <w:r w:rsidRPr="00B66D2C">
        <w:rPr>
          <w:rFonts w:ascii="Times New Roman" w:eastAsia="Times New Roman" w:hAnsi="Times New Roman" w:cs="David"/>
          <w:sz w:val="24"/>
          <w:szCs w:val="24"/>
          <w:rtl/>
          <w:lang w:eastAsia="he-IL"/>
        </w:rPr>
        <w:t xml:space="preserve"> של </w:t>
      </w:r>
      <w:r w:rsidRPr="00B66D2C">
        <w:rPr>
          <w:rFonts w:ascii="Times New Roman" w:eastAsia="Times New Roman" w:hAnsi="Times New Roman" w:cs="David" w:hint="cs"/>
          <w:sz w:val="24"/>
          <w:szCs w:val="24"/>
          <w:rtl/>
          <w:lang w:eastAsia="he-IL"/>
        </w:rPr>
        <w:t>6</w:t>
      </w:r>
      <w:r w:rsidRPr="00B66D2C">
        <w:rPr>
          <w:rFonts w:ascii="Times New Roman" w:eastAsia="Times New Roman" w:hAnsi="Times New Roman" w:cs="David"/>
          <w:sz w:val="24"/>
          <w:szCs w:val="24"/>
          <w:rtl/>
          <w:lang w:eastAsia="he-IL"/>
        </w:rPr>
        <w:t xml:space="preserve"> חודשים לפחות.</w:t>
      </w:r>
    </w:p>
    <w:p w14:paraId="2589A25F" w14:textId="77777777" w:rsidR="00B66D2C" w:rsidRPr="00B66D2C" w:rsidRDefault="00B66D2C" w:rsidP="00B66D2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הביטוח</w:t>
      </w:r>
      <w:r w:rsidRPr="00B66D2C">
        <w:rPr>
          <w:rFonts w:ascii="Times New Roman" w:eastAsia="Times New Roman" w:hAnsi="Times New Roman" w:cs="David"/>
          <w:sz w:val="24"/>
          <w:szCs w:val="24"/>
          <w:rtl/>
          <w:lang w:eastAsia="he-IL"/>
        </w:rPr>
        <w:t xml:space="preserve"> כאמור הורחב </w:t>
      </w:r>
      <w:r w:rsidRPr="00B66D2C">
        <w:rPr>
          <w:rFonts w:ascii="Times New Roman" w:eastAsia="Times New Roman" w:hAnsi="Times New Roman" w:cs="David" w:hint="cs"/>
          <w:sz w:val="24"/>
          <w:szCs w:val="24"/>
          <w:rtl/>
          <w:lang w:eastAsia="he-IL"/>
        </w:rPr>
        <w:t>לשפות את</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sz w:val="24"/>
          <w:szCs w:val="24"/>
          <w:rtl/>
          <w:lang w:eastAsia="he-IL"/>
        </w:rPr>
        <w:t>החברה</w:t>
      </w:r>
      <w:r w:rsidRPr="00B66D2C">
        <w:rPr>
          <w:rFonts w:ascii="Times New Roman" w:eastAsia="Times New Roman" w:hAnsi="Times New Roman" w:cs="David" w:hint="eastAsia"/>
          <w:sz w:val="24"/>
          <w:szCs w:val="24"/>
          <w:rtl/>
          <w:lang w:eastAsia="he-IL"/>
        </w:rPr>
        <w:t xml:space="preserve"> </w:t>
      </w:r>
      <w:r w:rsidRPr="00B66D2C">
        <w:rPr>
          <w:rFonts w:ascii="Times New Roman" w:eastAsia="Times New Roman" w:hAnsi="Times New Roman" w:cs="David" w:hint="cs"/>
          <w:sz w:val="24"/>
          <w:szCs w:val="24"/>
          <w:rtl/>
          <w:lang w:eastAsia="he-IL"/>
        </w:rPr>
        <w:t>בגין</w:t>
      </w:r>
      <w:r w:rsidRPr="00B66D2C">
        <w:rPr>
          <w:rFonts w:ascii="Times New Roman" w:eastAsia="Times New Roman" w:hAnsi="Times New Roman" w:cs="David"/>
          <w:sz w:val="24"/>
          <w:szCs w:val="24"/>
          <w:rtl/>
          <w:lang w:eastAsia="he-IL"/>
        </w:rPr>
        <w:t xml:space="preserve"> אחריותה למעשי ו/או מחדלי היועץ ו/או עובדיו ו/או מי </w:t>
      </w:r>
      <w:r w:rsidRPr="00B66D2C">
        <w:rPr>
          <w:rFonts w:ascii="Times New Roman" w:eastAsia="Times New Roman" w:hAnsi="Times New Roman" w:cs="David" w:hint="eastAsia"/>
          <w:sz w:val="24"/>
          <w:szCs w:val="24"/>
          <w:rtl/>
          <w:lang w:eastAsia="he-IL"/>
        </w:rPr>
        <w:t>מטעמו</w:t>
      </w:r>
      <w:r w:rsidRPr="00B66D2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66D2C">
        <w:rPr>
          <w:rFonts w:ascii="Times New Roman" w:eastAsia="Times New Roman" w:hAnsi="Times New Roman" w:cs="David" w:hint="eastAsia"/>
          <w:sz w:val="24"/>
          <w:szCs w:val="24"/>
          <w:rtl/>
          <w:lang w:eastAsia="he-IL"/>
        </w:rPr>
        <w:t>מיחידי</w:t>
      </w:r>
      <w:r w:rsidRPr="00B66D2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B66D2C">
        <w:rPr>
          <w:rFonts w:ascii="Times New Roman" w:eastAsia="Times New Roman" w:hAnsi="Times New Roman" w:cs="David" w:hint="cs"/>
          <w:sz w:val="24"/>
          <w:szCs w:val="24"/>
          <w:rtl/>
          <w:lang w:eastAsia="he-IL"/>
        </w:rPr>
        <w:t>החברה</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כלפי</w:t>
      </w:r>
      <w:r w:rsidRPr="00B66D2C">
        <w:rPr>
          <w:rFonts w:ascii="Times New Roman" w:eastAsia="Times New Roman" w:hAnsi="Times New Roman" w:cs="David"/>
          <w:sz w:val="24"/>
          <w:szCs w:val="24"/>
          <w:rtl/>
          <w:lang w:eastAsia="he-IL"/>
        </w:rPr>
        <w:t xml:space="preserve"> היועץ.</w:t>
      </w:r>
    </w:p>
    <w:p w14:paraId="2C26E351" w14:textId="77777777" w:rsidR="00B66D2C" w:rsidRPr="00B66D2C" w:rsidRDefault="00B66D2C" w:rsidP="00B66D2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66D2C">
        <w:rPr>
          <w:rFonts w:ascii="Times New Roman" w:eastAsia="Times New Roman" w:hAnsi="Times New Roman" w:cs="David" w:hint="cs"/>
          <w:sz w:val="24"/>
          <w:szCs w:val="24"/>
          <w:rtl/>
          <w:lang w:eastAsia="he-IL"/>
        </w:rPr>
        <w:t>נוסח הפוליסה לא יפחת מהנוסח הידוע כ- "שפי</w:t>
      </w:r>
      <w:r w:rsidRPr="00B66D2C">
        <w:rPr>
          <w:rFonts w:ascii="Times New Roman" w:eastAsia="Times New Roman" w:hAnsi="Times New Roman" w:cs="David"/>
          <w:sz w:val="24"/>
          <w:szCs w:val="24"/>
          <w:rtl/>
          <w:lang w:eastAsia="he-IL"/>
        </w:rPr>
        <w:t>–</w:t>
      </w:r>
      <w:r w:rsidRPr="00B66D2C">
        <w:rPr>
          <w:rFonts w:ascii="Times New Roman" w:eastAsia="Times New Roman" w:hAnsi="Times New Roman" w:cs="David" w:hint="cs"/>
          <w:sz w:val="24"/>
          <w:szCs w:val="24"/>
          <w:rtl/>
          <w:lang w:eastAsia="he-IL"/>
        </w:rPr>
        <w:t xml:space="preserve"> ב.ר. 2011". </w:t>
      </w:r>
    </w:p>
    <w:p w14:paraId="6AEB54DE" w14:textId="77777777" w:rsidR="00B66D2C" w:rsidRPr="00B66D2C" w:rsidRDefault="00B66D2C" w:rsidP="00B66D2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123BC90"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05BA27" w14:textId="77777777" w:rsidR="00B66D2C" w:rsidRPr="00B66D2C" w:rsidRDefault="00B66D2C" w:rsidP="00B66D2C">
      <w:pPr>
        <w:widowControl w:val="0"/>
        <w:numPr>
          <w:ilvl w:val="0"/>
          <w:numId w:val="29"/>
        </w:numPr>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u w:val="single"/>
          <w:rtl/>
          <w:lang w:eastAsia="he-IL"/>
        </w:rPr>
        <w:t>ביטוח</w:t>
      </w:r>
      <w:r w:rsidRPr="00B66D2C">
        <w:rPr>
          <w:rFonts w:ascii="Times New Roman" w:eastAsia="Times New Roman" w:hAnsi="Times New Roman" w:cs="David"/>
          <w:sz w:val="24"/>
          <w:szCs w:val="24"/>
          <w:u w:val="single"/>
          <w:rtl/>
          <w:lang w:eastAsia="he-IL"/>
        </w:rPr>
        <w:t xml:space="preserve"> אחריות מעבידים</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sz w:val="24"/>
          <w:szCs w:val="24"/>
          <w:rtl/>
          <w:lang w:eastAsia="he-IL"/>
        </w:rPr>
        <w:t xml:space="preserve"> - מ.פ. __________________________</w:t>
      </w:r>
    </w:p>
    <w:p w14:paraId="7DC33BD6" w14:textId="77777777" w:rsidR="00B66D2C" w:rsidRPr="00B66D2C" w:rsidRDefault="00B66D2C" w:rsidP="00B66D2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לכיסוי</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חבותו</w:t>
      </w:r>
      <w:r w:rsidRPr="00B66D2C">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B66D2C">
        <w:rPr>
          <w:rFonts w:ascii="Times New Roman" w:eastAsia="Times New Roman" w:hAnsi="Times New Roman" w:cs="David" w:hint="eastAsia"/>
          <w:sz w:val="24"/>
          <w:szCs w:val="24"/>
          <w:rtl/>
          <w:lang w:eastAsia="he-IL"/>
        </w:rPr>
        <w:t>ם</w:t>
      </w:r>
      <w:r w:rsidRPr="00B66D2C">
        <w:rPr>
          <w:rFonts w:ascii="Times New Roman" w:eastAsia="Times New Roman" w:hAnsi="Times New Roman" w:cs="David"/>
          <w:sz w:val="24"/>
          <w:szCs w:val="24"/>
          <w:rtl/>
          <w:lang w:eastAsia="he-IL"/>
        </w:rPr>
        <w:t xml:space="preserve">-1980 </w:t>
      </w:r>
      <w:r w:rsidRPr="00B66D2C">
        <w:rPr>
          <w:rFonts w:ascii="Times New Roman" w:eastAsia="Times New Roman" w:hAnsi="Times New Roman" w:cs="David" w:hint="eastAsia"/>
          <w:sz w:val="24"/>
          <w:szCs w:val="24"/>
          <w:rtl/>
          <w:lang w:eastAsia="he-IL"/>
        </w:rPr>
        <w:t>כלפי</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66D2C">
        <w:rPr>
          <w:rFonts w:ascii="Times New Roman" w:eastAsia="Times New Roman" w:hAnsi="Times New Roman" w:cs="David"/>
          <w:sz w:val="24"/>
          <w:szCs w:val="24"/>
          <w:rtl/>
          <w:lang w:eastAsia="he-IL"/>
        </w:rPr>
        <w:t>בגבולות אחריות של</w:t>
      </w:r>
      <w:r w:rsidRPr="00B66D2C">
        <w:rPr>
          <w:rFonts w:ascii="Times New Roman" w:eastAsia="Times New Roman" w:hAnsi="Times New Roman" w:cs="David" w:hint="cs"/>
          <w:sz w:val="24"/>
          <w:szCs w:val="24"/>
          <w:rtl/>
          <w:lang w:eastAsia="he-IL"/>
        </w:rPr>
        <w:t xml:space="preserve"> 20,000,000 ₪ לתובע, </w:t>
      </w:r>
      <w:r w:rsidRPr="00B66D2C">
        <w:rPr>
          <w:rFonts w:ascii="Times New Roman" w:eastAsia="Times New Roman" w:hAnsi="Times New Roman" w:cs="David" w:hint="eastAsia"/>
          <w:sz w:val="24"/>
          <w:szCs w:val="24"/>
          <w:rtl/>
          <w:lang w:eastAsia="he-IL"/>
        </w:rPr>
        <w:t>למקרה</w:t>
      </w:r>
      <w:r w:rsidRPr="00B66D2C">
        <w:rPr>
          <w:rFonts w:ascii="Times New Roman" w:eastAsia="Times New Roman" w:hAnsi="Times New Roman" w:cs="David"/>
          <w:sz w:val="24"/>
          <w:szCs w:val="24"/>
          <w:rtl/>
          <w:lang w:eastAsia="he-IL"/>
        </w:rPr>
        <w:t xml:space="preserve"> ובמצטבר ל</w:t>
      </w:r>
      <w:r w:rsidRPr="00B66D2C">
        <w:rPr>
          <w:rFonts w:ascii="Times New Roman" w:eastAsia="Times New Roman" w:hAnsi="Times New Roman" w:cs="David" w:hint="cs"/>
          <w:sz w:val="24"/>
          <w:szCs w:val="24"/>
          <w:rtl/>
          <w:lang w:eastAsia="he-IL"/>
        </w:rPr>
        <w:t>תקופת הביטוח</w:t>
      </w:r>
      <w:r w:rsidRPr="00B66D2C">
        <w:rPr>
          <w:rFonts w:ascii="Times New Roman" w:eastAsia="Times New Roman" w:hAnsi="Times New Roman" w:cs="David"/>
          <w:sz w:val="24"/>
          <w:szCs w:val="24"/>
          <w:rtl/>
          <w:lang w:eastAsia="he-IL"/>
        </w:rPr>
        <w:t xml:space="preserve">. הביטוח אינו כולל כל סייג בדבר </w:t>
      </w:r>
      <w:r w:rsidRPr="00B66D2C">
        <w:rPr>
          <w:rFonts w:ascii="Times New Roman" w:eastAsia="Times New Roman" w:hAnsi="Times New Roman" w:cs="David" w:hint="cs"/>
          <w:sz w:val="24"/>
          <w:szCs w:val="24"/>
          <w:rtl/>
          <w:lang w:eastAsia="he-IL"/>
        </w:rPr>
        <w:t xml:space="preserve">שעות עבודה, העסקת נוער וכן בדבר </w:t>
      </w:r>
      <w:r w:rsidRPr="00B66D2C">
        <w:rPr>
          <w:rFonts w:ascii="Times New Roman" w:eastAsia="Times New Roman" w:hAnsi="Times New Roman" w:cs="David"/>
          <w:sz w:val="24"/>
          <w:szCs w:val="24"/>
          <w:rtl/>
          <w:lang w:eastAsia="he-IL"/>
        </w:rPr>
        <w:t xml:space="preserve">חבות היועץ כלפי קבלנים, </w:t>
      </w:r>
      <w:r w:rsidRPr="00B66D2C">
        <w:rPr>
          <w:rFonts w:ascii="Times New Roman" w:eastAsia="Times New Roman" w:hAnsi="Times New Roman" w:cs="David" w:hint="eastAsia"/>
          <w:sz w:val="24"/>
          <w:szCs w:val="24"/>
          <w:rtl/>
          <w:lang w:eastAsia="he-IL"/>
        </w:rPr>
        <w:t>קבלני</w:t>
      </w:r>
      <w:r w:rsidRPr="00B66D2C">
        <w:rPr>
          <w:rFonts w:ascii="Times New Roman" w:eastAsia="Times New Roman" w:hAnsi="Times New Roman" w:cs="David"/>
          <w:sz w:val="24"/>
          <w:szCs w:val="24"/>
          <w:rtl/>
          <w:lang w:eastAsia="he-IL"/>
        </w:rPr>
        <w:t xml:space="preserve"> משנה ועובדיהם</w:t>
      </w:r>
      <w:r w:rsidRPr="00B66D2C">
        <w:rPr>
          <w:rFonts w:ascii="Times New Roman" w:eastAsia="Times New Roman" w:hAnsi="Times New Roman" w:cs="David" w:hint="cs"/>
          <w:sz w:val="24"/>
          <w:szCs w:val="24"/>
          <w:rtl/>
          <w:lang w:eastAsia="he-IL"/>
        </w:rPr>
        <w:t xml:space="preserve"> היה ויחשבו לעובדי היועץ</w:t>
      </w:r>
      <w:r w:rsidRPr="00B66D2C">
        <w:rPr>
          <w:rFonts w:ascii="Times New Roman" w:eastAsia="Times New Roman" w:hAnsi="Times New Roman" w:cs="David"/>
          <w:sz w:val="24"/>
          <w:szCs w:val="24"/>
          <w:rtl/>
          <w:lang w:eastAsia="he-IL"/>
        </w:rPr>
        <w:t>. הביטוח מורחב ל</w:t>
      </w:r>
      <w:r w:rsidRPr="00B66D2C">
        <w:rPr>
          <w:rFonts w:ascii="Times New Roman" w:eastAsia="Times New Roman" w:hAnsi="Times New Roman" w:cs="David" w:hint="cs"/>
          <w:sz w:val="24"/>
          <w:szCs w:val="24"/>
          <w:rtl/>
          <w:lang w:eastAsia="he-IL"/>
        </w:rPr>
        <w:t xml:space="preserve">שפות את החברה </w:t>
      </w:r>
      <w:r w:rsidRPr="00B66D2C">
        <w:rPr>
          <w:rFonts w:ascii="Times New Roman" w:eastAsia="Times New Roman" w:hAnsi="Times New Roman" w:cs="David"/>
          <w:sz w:val="24"/>
          <w:szCs w:val="24"/>
          <w:rtl/>
          <w:lang w:eastAsia="he-IL"/>
        </w:rPr>
        <w:t xml:space="preserve">היה ותיחשב למעביד של </w:t>
      </w:r>
      <w:r w:rsidRPr="00B66D2C">
        <w:rPr>
          <w:rFonts w:ascii="Times New Roman" w:eastAsia="Times New Roman" w:hAnsi="Times New Roman" w:cs="David" w:hint="eastAsia"/>
          <w:sz w:val="24"/>
          <w:szCs w:val="24"/>
          <w:rtl/>
          <w:lang w:eastAsia="he-IL"/>
        </w:rPr>
        <w:t>מי</w:t>
      </w:r>
      <w:r w:rsidRPr="00B66D2C">
        <w:rPr>
          <w:rFonts w:ascii="Times New Roman" w:eastAsia="Times New Roman" w:hAnsi="Times New Roman" w:cs="David"/>
          <w:sz w:val="24"/>
          <w:szCs w:val="24"/>
          <w:rtl/>
          <w:lang w:eastAsia="he-IL"/>
        </w:rPr>
        <w:t xml:space="preserve"> מ</w:t>
      </w:r>
      <w:r w:rsidRPr="00B66D2C">
        <w:rPr>
          <w:rFonts w:ascii="Times New Roman" w:eastAsia="Times New Roman" w:hAnsi="Times New Roman" w:cs="David" w:hint="cs"/>
          <w:sz w:val="24"/>
          <w:szCs w:val="24"/>
          <w:rtl/>
          <w:lang w:eastAsia="he-IL"/>
        </w:rPr>
        <w:t>עובדי</w:t>
      </w:r>
      <w:r w:rsidRPr="00B66D2C">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B66D2C">
        <w:rPr>
          <w:rFonts w:ascii="Times New Roman" w:eastAsia="Times New Roman" w:hAnsi="Times New Roman" w:cs="David" w:hint="eastAsia"/>
          <w:sz w:val="24"/>
          <w:szCs w:val="24"/>
          <w:rtl/>
          <w:lang w:eastAsia="he-IL"/>
        </w:rPr>
        <w:t>מי</w:t>
      </w:r>
      <w:r w:rsidRPr="00B66D2C">
        <w:rPr>
          <w:rFonts w:ascii="Times New Roman" w:eastAsia="Times New Roman" w:hAnsi="Times New Roman" w:cs="David"/>
          <w:sz w:val="24"/>
          <w:szCs w:val="24"/>
          <w:rtl/>
          <w:lang w:eastAsia="he-IL"/>
        </w:rPr>
        <w:t xml:space="preserve"> מ</w:t>
      </w:r>
      <w:r w:rsidRPr="00B66D2C">
        <w:rPr>
          <w:rFonts w:ascii="Times New Roman" w:eastAsia="Times New Roman" w:hAnsi="Times New Roman" w:cs="David" w:hint="cs"/>
          <w:sz w:val="24"/>
          <w:szCs w:val="24"/>
          <w:rtl/>
          <w:lang w:eastAsia="he-IL"/>
        </w:rPr>
        <w:t>עובדיו</w:t>
      </w:r>
      <w:r w:rsidRPr="00B66D2C">
        <w:rPr>
          <w:rFonts w:ascii="Times New Roman" w:eastAsia="Times New Roman" w:hAnsi="Times New Roman" w:cs="David"/>
          <w:sz w:val="24"/>
          <w:szCs w:val="24"/>
          <w:rtl/>
          <w:lang w:eastAsia="he-IL"/>
        </w:rPr>
        <w:t>.</w:t>
      </w:r>
    </w:p>
    <w:p w14:paraId="45DB807F"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DD5671" w14:textId="77777777" w:rsidR="00B66D2C" w:rsidRPr="00B66D2C" w:rsidRDefault="00B66D2C" w:rsidP="00B66D2C">
      <w:pPr>
        <w:widowControl w:val="0"/>
        <w:numPr>
          <w:ilvl w:val="0"/>
          <w:numId w:val="29"/>
        </w:numPr>
        <w:spacing w:before="0" w:beforeAutospacing="0" w:after="0" w:afterAutospacing="0" w:line="240" w:lineRule="exact"/>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u w:val="single"/>
          <w:rtl/>
          <w:lang w:eastAsia="he-IL"/>
        </w:rPr>
        <w:t>ביטוח</w:t>
      </w:r>
      <w:r w:rsidRPr="00B66D2C">
        <w:rPr>
          <w:rFonts w:ascii="Times New Roman" w:eastAsia="Times New Roman" w:hAnsi="Times New Roman" w:cs="David"/>
          <w:sz w:val="24"/>
          <w:szCs w:val="24"/>
          <w:u w:val="single"/>
          <w:rtl/>
          <w:lang w:eastAsia="he-IL"/>
        </w:rPr>
        <w:t xml:space="preserve"> אחריות כלפי צד שלישי</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sz w:val="24"/>
          <w:szCs w:val="24"/>
          <w:rtl/>
          <w:lang w:eastAsia="he-IL"/>
        </w:rPr>
        <w:t xml:space="preserve"> מ.פ. _______________________</w:t>
      </w:r>
    </w:p>
    <w:p w14:paraId="1649D969" w14:textId="77777777" w:rsidR="00B66D2C" w:rsidRPr="00B66D2C" w:rsidRDefault="00B66D2C" w:rsidP="00B66D2C">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לכיסוי</w:t>
      </w:r>
      <w:r w:rsidRPr="00B66D2C">
        <w:rPr>
          <w:rFonts w:ascii="Times New Roman" w:eastAsia="Times New Roman" w:hAnsi="Times New Roman" w:cs="David"/>
          <w:sz w:val="24"/>
          <w:szCs w:val="24"/>
          <w:rtl/>
          <w:lang w:eastAsia="he-IL"/>
        </w:rPr>
        <w:t xml:space="preserve"> אחריות היועץ על פי דין </w:t>
      </w:r>
      <w:r w:rsidRPr="00B66D2C">
        <w:rPr>
          <w:rFonts w:ascii="Times New Roman" w:eastAsia="Times New Roman" w:hAnsi="Times New Roman" w:cs="David" w:hint="eastAsia"/>
          <w:sz w:val="24"/>
          <w:szCs w:val="24"/>
          <w:rtl/>
          <w:lang w:eastAsia="he-IL"/>
        </w:rPr>
        <w:t>בגין</w:t>
      </w:r>
      <w:r w:rsidRPr="00B66D2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66D2C">
        <w:rPr>
          <w:rFonts w:ascii="Times New Roman" w:eastAsia="Times New Roman" w:hAnsi="Times New Roman" w:cs="David" w:hint="cs"/>
          <w:sz w:val="24"/>
          <w:szCs w:val="24"/>
          <w:rtl/>
          <w:lang w:eastAsia="he-IL"/>
        </w:rPr>
        <w:t>(</w:t>
      </w:r>
      <w:r w:rsidRPr="00B66D2C">
        <w:rPr>
          <w:rFonts w:ascii="Times New Roman" w:eastAsia="Times New Roman" w:hAnsi="Times New Roman" w:cs="David" w:hint="eastAsia"/>
          <w:sz w:val="24"/>
          <w:szCs w:val="24"/>
          <w:rtl/>
          <w:lang w:eastAsia="he-IL"/>
        </w:rPr>
        <w:t>לרבות</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sz w:val="24"/>
          <w:szCs w:val="24"/>
          <w:rtl/>
          <w:lang w:eastAsia="he-IL"/>
        </w:rPr>
        <w:lastRenderedPageBreak/>
        <w:t>במפורש החברה)</w:t>
      </w:r>
      <w:r w:rsidRPr="00B66D2C">
        <w:rPr>
          <w:rFonts w:ascii="Times New Roman" w:eastAsia="Times New Roman" w:hAnsi="Times New Roman" w:cs="David"/>
          <w:sz w:val="24"/>
          <w:szCs w:val="24"/>
          <w:rtl/>
          <w:lang w:eastAsia="he-IL"/>
        </w:rPr>
        <w:t>, בג</w:t>
      </w:r>
      <w:r w:rsidRPr="00B66D2C">
        <w:rPr>
          <w:rFonts w:ascii="Times New Roman" w:eastAsia="Times New Roman" w:hAnsi="Times New Roman" w:cs="David" w:hint="eastAsia"/>
          <w:sz w:val="24"/>
          <w:szCs w:val="24"/>
          <w:rtl/>
          <w:lang w:eastAsia="he-IL"/>
        </w:rPr>
        <w:t>בולות</w:t>
      </w:r>
      <w:r w:rsidRPr="00B66D2C">
        <w:rPr>
          <w:rFonts w:ascii="Times New Roman" w:eastAsia="Times New Roman" w:hAnsi="Times New Roman" w:cs="David"/>
          <w:sz w:val="24"/>
          <w:szCs w:val="24"/>
          <w:rtl/>
          <w:lang w:eastAsia="he-IL"/>
        </w:rPr>
        <w:t xml:space="preserve"> אחריות בסך של </w:t>
      </w:r>
      <w:r w:rsidRPr="00B66D2C">
        <w:rPr>
          <w:rFonts w:ascii="Times New Roman" w:eastAsia="Times New Roman" w:hAnsi="Times New Roman" w:cs="David" w:hint="cs"/>
          <w:sz w:val="24"/>
          <w:szCs w:val="24"/>
          <w:rtl/>
          <w:lang w:eastAsia="he-IL"/>
        </w:rPr>
        <w:t>4</w:t>
      </w:r>
      <w:r w:rsidRPr="00B66D2C">
        <w:rPr>
          <w:rFonts w:ascii="Times New Roman" w:eastAsia="Times New Roman" w:hAnsi="Times New Roman" w:cs="David"/>
          <w:sz w:val="24"/>
          <w:szCs w:val="24"/>
          <w:rtl/>
          <w:lang w:eastAsia="he-IL"/>
        </w:rPr>
        <w:t>,000,000</w:t>
      </w:r>
      <w:r w:rsidRPr="00B66D2C">
        <w:rPr>
          <w:rFonts w:ascii="Times New Roman" w:eastAsia="Times New Roman" w:hAnsi="Times New Roman" w:cs="David" w:hint="cs"/>
          <w:sz w:val="24"/>
          <w:szCs w:val="24"/>
          <w:rtl/>
          <w:lang w:eastAsia="he-IL"/>
        </w:rPr>
        <w:t xml:space="preserve"> ₪ </w:t>
      </w:r>
      <w:r w:rsidRPr="00B66D2C">
        <w:rPr>
          <w:rFonts w:ascii="Times New Roman" w:eastAsia="Times New Roman" w:hAnsi="Times New Roman" w:cs="David"/>
          <w:sz w:val="24"/>
          <w:szCs w:val="24"/>
          <w:rtl/>
          <w:lang w:eastAsia="he-IL"/>
        </w:rPr>
        <w:t xml:space="preserve">למקרה ובמצטבר לתקופת </w:t>
      </w:r>
      <w:r w:rsidRPr="00B66D2C">
        <w:rPr>
          <w:rFonts w:ascii="Times New Roman" w:eastAsia="Times New Roman" w:hAnsi="Times New Roman" w:cs="David" w:hint="cs"/>
          <w:sz w:val="24"/>
          <w:szCs w:val="24"/>
          <w:rtl/>
          <w:lang w:eastAsia="he-IL"/>
        </w:rPr>
        <w:t>ה</w:t>
      </w:r>
      <w:r w:rsidRPr="00B66D2C">
        <w:rPr>
          <w:rFonts w:ascii="Times New Roman" w:eastAsia="Times New Roman" w:hAnsi="Times New Roman" w:cs="David" w:hint="eastAsia"/>
          <w:sz w:val="24"/>
          <w:szCs w:val="24"/>
          <w:rtl/>
          <w:lang w:eastAsia="he-IL"/>
        </w:rPr>
        <w:t>ביטוח</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הביטוח</w:t>
      </w:r>
      <w:r w:rsidRPr="00B66D2C">
        <w:rPr>
          <w:rFonts w:ascii="Times New Roman" w:eastAsia="Times New Roman" w:hAnsi="Times New Roman" w:cs="David"/>
          <w:sz w:val="24"/>
          <w:szCs w:val="24"/>
          <w:rtl/>
          <w:lang w:eastAsia="he-IL"/>
        </w:rPr>
        <w:t xml:space="preserve"> אינו כולל כל סייג בדבר חבות בגין וכלפי קבלנים, </w:t>
      </w:r>
      <w:r w:rsidRPr="00B66D2C">
        <w:rPr>
          <w:rFonts w:ascii="Times New Roman" w:eastAsia="Times New Roman" w:hAnsi="Times New Roman" w:cs="David" w:hint="eastAsia"/>
          <w:sz w:val="24"/>
          <w:szCs w:val="24"/>
          <w:rtl/>
          <w:lang w:eastAsia="he-IL"/>
        </w:rPr>
        <w:t>קבלני</w:t>
      </w:r>
      <w:r w:rsidRPr="00B66D2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66D2C">
        <w:rPr>
          <w:rFonts w:ascii="Times New Roman" w:eastAsia="Times New Roman" w:hAnsi="Times New Roman" w:cs="David" w:hint="cs"/>
          <w:sz w:val="24"/>
          <w:szCs w:val="24"/>
          <w:rtl/>
          <w:lang w:eastAsia="he-IL"/>
        </w:rPr>
        <w:t xml:space="preserve">שפות את החברה בגין </w:t>
      </w:r>
      <w:r w:rsidRPr="00B66D2C">
        <w:rPr>
          <w:rFonts w:ascii="Times New Roman" w:eastAsia="Times New Roman" w:hAnsi="Times New Roman" w:cs="David"/>
          <w:sz w:val="24"/>
          <w:szCs w:val="24"/>
          <w:rtl/>
          <w:lang w:eastAsia="he-IL"/>
        </w:rPr>
        <w:t xml:space="preserve">אחריותה למעשי ו/או מחדלי היועץ ו/או מי מטעמו, בכפוף </w:t>
      </w:r>
      <w:r w:rsidRPr="00B66D2C">
        <w:rPr>
          <w:rFonts w:ascii="Times New Roman" w:eastAsia="Times New Roman" w:hAnsi="Times New Roman" w:cs="David" w:hint="eastAsia"/>
          <w:sz w:val="24"/>
          <w:szCs w:val="24"/>
          <w:rtl/>
          <w:lang w:eastAsia="he-IL"/>
        </w:rPr>
        <w:t>לסעיף</w:t>
      </w:r>
      <w:r w:rsidRPr="00B66D2C">
        <w:rPr>
          <w:rFonts w:ascii="Times New Roman" w:eastAsia="Times New Roman" w:hAnsi="Times New Roman" w:cs="David"/>
          <w:sz w:val="24"/>
          <w:szCs w:val="24"/>
          <w:rtl/>
          <w:lang w:eastAsia="he-IL"/>
        </w:rPr>
        <w:t xml:space="preserve"> אחריות צולבת.</w:t>
      </w:r>
    </w:p>
    <w:p w14:paraId="2A265901" w14:textId="77777777" w:rsidR="00B66D2C" w:rsidRPr="00B66D2C" w:rsidRDefault="00B66D2C" w:rsidP="00B66D2C">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1C313642" w14:textId="77777777" w:rsidR="00B66D2C" w:rsidRPr="00B66D2C" w:rsidRDefault="00B66D2C" w:rsidP="00B66D2C">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26FB52FA"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2AB01DC"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66D2C">
        <w:rPr>
          <w:rFonts w:ascii="Times New Roman" w:eastAsia="Times New Roman" w:hAnsi="Times New Roman" w:cs="David" w:hint="eastAsia"/>
          <w:b/>
          <w:bCs/>
          <w:sz w:val="24"/>
          <w:szCs w:val="24"/>
          <w:u w:val="single"/>
          <w:rtl/>
          <w:lang w:eastAsia="he-IL"/>
        </w:rPr>
        <w:t>כללי</w:t>
      </w:r>
      <w:r w:rsidRPr="00B66D2C">
        <w:rPr>
          <w:rFonts w:ascii="Times New Roman" w:eastAsia="Times New Roman" w:hAnsi="Times New Roman" w:cs="David"/>
          <w:b/>
          <w:bCs/>
          <w:sz w:val="24"/>
          <w:szCs w:val="24"/>
          <w:u w:val="single"/>
          <w:rtl/>
          <w:lang w:eastAsia="he-IL"/>
        </w:rPr>
        <w:t xml:space="preserve"> לכל הפוליסות</w:t>
      </w:r>
      <w:r w:rsidRPr="00B66D2C">
        <w:rPr>
          <w:rFonts w:ascii="Times New Roman" w:eastAsia="Times New Roman" w:hAnsi="Times New Roman" w:cs="David"/>
          <w:b/>
          <w:bCs/>
          <w:sz w:val="24"/>
          <w:szCs w:val="24"/>
          <w:rtl/>
          <w:lang w:eastAsia="he-IL"/>
        </w:rPr>
        <w:t xml:space="preserve"> </w:t>
      </w:r>
      <w:r w:rsidRPr="00B66D2C">
        <w:rPr>
          <w:rFonts w:ascii="Times New Roman" w:eastAsia="Times New Roman" w:hAnsi="Times New Roman" w:cs="David" w:hint="eastAsia"/>
          <w:b/>
          <w:bCs/>
          <w:sz w:val="24"/>
          <w:szCs w:val="24"/>
          <w:rtl/>
          <w:lang w:eastAsia="he-IL"/>
        </w:rPr>
        <w:t>–</w:t>
      </w:r>
      <w:r w:rsidRPr="00B66D2C">
        <w:rPr>
          <w:rFonts w:ascii="Times New Roman" w:eastAsia="Times New Roman" w:hAnsi="Times New Roman" w:cs="David"/>
          <w:b/>
          <w:bCs/>
          <w:sz w:val="24"/>
          <w:szCs w:val="24"/>
          <w:rtl/>
          <w:lang w:eastAsia="he-IL"/>
        </w:rPr>
        <w:t xml:space="preserve"> </w:t>
      </w:r>
    </w:p>
    <w:p w14:paraId="457321E0"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E756C1"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lang w:eastAsia="he-IL"/>
        </w:rPr>
      </w:pP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hint="cs"/>
          <w:b/>
          <w:bCs/>
          <w:sz w:val="24"/>
          <w:szCs w:val="24"/>
          <w:rtl/>
          <w:lang w:eastAsia="he-IL"/>
        </w:rPr>
        <w:t>החברה</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לצורך</w:t>
      </w:r>
      <w:r w:rsidRPr="00B66D2C">
        <w:rPr>
          <w:rFonts w:ascii="Times New Roman" w:eastAsia="Times New Roman" w:hAnsi="Times New Roman" w:cs="David"/>
          <w:sz w:val="24"/>
          <w:szCs w:val="24"/>
          <w:rtl/>
          <w:lang w:eastAsia="he-IL"/>
        </w:rPr>
        <w:t xml:space="preserve"> הביטוחים הנ"</w:t>
      </w:r>
      <w:r w:rsidRPr="00B66D2C">
        <w:rPr>
          <w:rFonts w:ascii="Times New Roman" w:eastAsia="Times New Roman" w:hAnsi="Times New Roman" w:cs="David" w:hint="eastAsia"/>
          <w:sz w:val="24"/>
          <w:szCs w:val="24"/>
          <w:rtl/>
          <w:lang w:eastAsia="he-IL"/>
        </w:rPr>
        <w:t>ל</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ו</w:t>
      </w:r>
      <w:r w:rsidRPr="00B66D2C">
        <w:rPr>
          <w:rFonts w:ascii="Times New Roman" w:eastAsia="Times New Roman" w:hAnsi="Times New Roman" w:cs="David"/>
          <w:sz w:val="24"/>
          <w:szCs w:val="24"/>
          <w:rtl/>
          <w:lang w:eastAsia="he-IL"/>
        </w:rPr>
        <w:t>/או אישור זה הינ</w:t>
      </w:r>
      <w:r w:rsidRPr="00B66D2C">
        <w:rPr>
          <w:rFonts w:ascii="Times New Roman" w:eastAsia="Times New Roman" w:hAnsi="Times New Roman" w:cs="David" w:hint="cs"/>
          <w:sz w:val="24"/>
          <w:szCs w:val="24"/>
          <w:rtl/>
          <w:lang w:eastAsia="he-IL"/>
        </w:rPr>
        <w:t>ה</w:t>
      </w:r>
      <w:r w:rsidRPr="00B66D2C">
        <w:rPr>
          <w:rFonts w:ascii="Times New Roman" w:eastAsia="Times New Roman" w:hAnsi="Times New Roman" w:cs="David"/>
          <w:sz w:val="24"/>
          <w:szCs w:val="24"/>
          <w:rtl/>
          <w:lang w:eastAsia="he-IL"/>
        </w:rPr>
        <w:t xml:space="preserve"> לרבות חברת אם ו/או חברות בנות ו/או חברות שלובות</w:t>
      </w:r>
      <w:r w:rsidRPr="00B66D2C">
        <w:rPr>
          <w:rFonts w:ascii="Times New Roman" w:eastAsia="Times New Roman" w:hAnsi="Times New Roman" w:cs="David" w:hint="cs"/>
          <w:sz w:val="24"/>
          <w:szCs w:val="24"/>
          <w:rtl/>
          <w:lang w:eastAsia="he-IL"/>
        </w:rPr>
        <w:t xml:space="preserve"> ו/או עובדיהן ו/או מנהליהן</w:t>
      </w:r>
      <w:r w:rsidRPr="00B66D2C">
        <w:rPr>
          <w:rFonts w:ascii="Times New Roman" w:eastAsia="Times New Roman" w:hAnsi="Times New Roman" w:cs="David"/>
          <w:sz w:val="24"/>
          <w:szCs w:val="24"/>
          <w:rtl/>
          <w:lang w:eastAsia="he-IL"/>
        </w:rPr>
        <w:t>.</w:t>
      </w:r>
    </w:p>
    <w:p w14:paraId="01F815CA" w14:textId="77777777" w:rsidR="00B66D2C" w:rsidRPr="00B66D2C" w:rsidRDefault="00B66D2C" w:rsidP="00B66D2C">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25689A9C"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39001D4E" w14:textId="77777777" w:rsidR="00B66D2C" w:rsidRPr="00B66D2C" w:rsidRDefault="00B66D2C" w:rsidP="00B66D2C">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54710084"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הננו</w:t>
      </w:r>
      <w:r w:rsidRPr="00B66D2C">
        <w:rPr>
          <w:rFonts w:ascii="Times New Roman" w:eastAsia="Times New Roman" w:hAnsi="Times New Roman" w:cs="David"/>
          <w:sz w:val="24"/>
          <w:szCs w:val="24"/>
          <w:rtl/>
          <w:lang w:eastAsia="he-IL"/>
        </w:rPr>
        <w:t xml:space="preserve"> מאשרים כי ידוע לנו שהאחריות </w:t>
      </w:r>
      <w:r w:rsidRPr="00B66D2C">
        <w:rPr>
          <w:rFonts w:ascii="Times New Roman" w:eastAsia="Times New Roman" w:hAnsi="Times New Roman" w:cs="David" w:hint="eastAsia"/>
          <w:sz w:val="24"/>
          <w:szCs w:val="24"/>
          <w:rtl/>
          <w:lang w:eastAsia="he-IL"/>
        </w:rPr>
        <w:t>לתשלום</w:t>
      </w:r>
      <w:r w:rsidRPr="00B66D2C">
        <w:rPr>
          <w:rFonts w:ascii="Times New Roman" w:eastAsia="Times New Roman" w:hAnsi="Times New Roman" w:cs="David"/>
          <w:sz w:val="24"/>
          <w:szCs w:val="24"/>
          <w:rtl/>
          <w:lang w:eastAsia="he-IL"/>
        </w:rPr>
        <w:t xml:space="preserve"> פרמיות הביטוח והשתתפות עצמית חלה על היועץ בלבד</w:t>
      </w:r>
      <w:r w:rsidRPr="00B66D2C">
        <w:rPr>
          <w:rFonts w:ascii="Times New Roman" w:eastAsia="Times New Roman" w:hAnsi="Times New Roman" w:cs="David" w:hint="cs"/>
          <w:sz w:val="24"/>
          <w:szCs w:val="24"/>
          <w:rtl/>
          <w:lang w:eastAsia="he-IL"/>
        </w:rPr>
        <w:t>, ובשום מקרה לא על החברה</w:t>
      </w:r>
      <w:r w:rsidRPr="00B66D2C">
        <w:rPr>
          <w:rFonts w:ascii="Times New Roman" w:eastAsia="Times New Roman" w:hAnsi="Times New Roman" w:cs="David"/>
          <w:sz w:val="24"/>
          <w:szCs w:val="24"/>
          <w:rtl/>
          <w:lang w:eastAsia="he-IL"/>
        </w:rPr>
        <w:t>.</w:t>
      </w:r>
    </w:p>
    <w:p w14:paraId="0E2DB73A"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DAD56F"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lang w:eastAsia="he-IL"/>
        </w:rPr>
      </w:pPr>
      <w:r w:rsidRPr="00B66D2C">
        <w:rPr>
          <w:rFonts w:ascii="Times New Roman" w:eastAsia="Times New Roman" w:hAnsi="Times New Roman" w:cs="David" w:hint="eastAsia"/>
          <w:sz w:val="24"/>
          <w:szCs w:val="24"/>
          <w:rtl/>
          <w:lang w:eastAsia="he-IL"/>
        </w:rPr>
        <w:t>הננו</w:t>
      </w:r>
      <w:r w:rsidRPr="00B66D2C">
        <w:rPr>
          <w:rFonts w:ascii="Times New Roman" w:eastAsia="Times New Roman" w:hAnsi="Times New Roman" w:cs="David"/>
          <w:sz w:val="24"/>
          <w:szCs w:val="24"/>
          <w:rtl/>
          <w:lang w:eastAsia="he-IL"/>
        </w:rPr>
        <w:t xml:space="preserve"> מאשרים כי כל הביטוחים הנ"</w:t>
      </w:r>
      <w:r w:rsidRPr="00B66D2C">
        <w:rPr>
          <w:rFonts w:ascii="Times New Roman" w:eastAsia="Times New Roman" w:hAnsi="Times New Roman" w:cs="David" w:hint="eastAsia"/>
          <w:sz w:val="24"/>
          <w:szCs w:val="24"/>
          <w:rtl/>
          <w:lang w:eastAsia="he-IL"/>
        </w:rPr>
        <w:t>ל</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הינם</w:t>
      </w:r>
      <w:r w:rsidRPr="00B66D2C">
        <w:rPr>
          <w:rFonts w:ascii="Times New Roman" w:eastAsia="Times New Roman" w:hAnsi="Times New Roman" w:cs="David"/>
          <w:sz w:val="24"/>
          <w:szCs w:val="24"/>
          <w:rtl/>
          <w:lang w:eastAsia="he-IL"/>
        </w:rPr>
        <w:t xml:space="preserve"> ראשוניים וקודמים לכל ביטוח הנערך על ידי </w:t>
      </w:r>
      <w:r w:rsidRPr="00B66D2C">
        <w:rPr>
          <w:rFonts w:ascii="Times New Roman" w:eastAsia="Times New Roman" w:hAnsi="Times New Roman" w:cs="David" w:hint="cs"/>
          <w:sz w:val="24"/>
          <w:szCs w:val="24"/>
          <w:rtl/>
          <w:lang w:eastAsia="he-IL"/>
        </w:rPr>
        <w:t>החברה</w:t>
      </w:r>
      <w:r w:rsidRPr="00B66D2C">
        <w:rPr>
          <w:rFonts w:ascii="Times New Roman" w:eastAsia="Times New Roman" w:hAnsi="Times New Roman" w:cs="David"/>
          <w:sz w:val="24"/>
          <w:szCs w:val="24"/>
          <w:rtl/>
          <w:lang w:eastAsia="he-IL"/>
        </w:rPr>
        <w:t xml:space="preserve"> ו/או לטובתה, ואנו מוותרים על </w:t>
      </w:r>
      <w:r w:rsidRPr="00B66D2C">
        <w:rPr>
          <w:rFonts w:ascii="Times New Roman" w:eastAsia="Times New Roman" w:hAnsi="Times New Roman" w:cs="David" w:hint="eastAsia"/>
          <w:sz w:val="24"/>
          <w:szCs w:val="24"/>
          <w:rtl/>
          <w:lang w:eastAsia="he-IL"/>
        </w:rPr>
        <w:t>כל</w:t>
      </w:r>
      <w:r w:rsidRPr="00B66D2C">
        <w:rPr>
          <w:rFonts w:ascii="Times New Roman" w:eastAsia="Times New Roman" w:hAnsi="Times New Roman" w:cs="David"/>
          <w:sz w:val="24"/>
          <w:szCs w:val="24"/>
          <w:rtl/>
          <w:lang w:eastAsia="he-IL"/>
        </w:rPr>
        <w:t xml:space="preserve"> טענה ו/או דרישה ו/או תביעה בדבר שיתוף ביטוחי </w:t>
      </w:r>
      <w:r w:rsidRPr="00B66D2C">
        <w:rPr>
          <w:rFonts w:ascii="Times New Roman" w:eastAsia="Times New Roman" w:hAnsi="Times New Roman" w:cs="David" w:hint="cs"/>
          <w:sz w:val="24"/>
          <w:szCs w:val="24"/>
          <w:rtl/>
          <w:lang w:eastAsia="he-IL"/>
        </w:rPr>
        <w:t>החברה</w:t>
      </w:r>
      <w:r w:rsidRPr="00B66D2C">
        <w:rPr>
          <w:rFonts w:ascii="Times New Roman" w:eastAsia="Times New Roman" w:hAnsi="Times New Roman" w:cs="David"/>
          <w:sz w:val="24"/>
          <w:szCs w:val="24"/>
          <w:rtl/>
          <w:lang w:eastAsia="he-IL"/>
        </w:rPr>
        <w:t>.</w:t>
      </w:r>
    </w:p>
    <w:p w14:paraId="083AC0FE" w14:textId="77777777" w:rsidR="00B66D2C" w:rsidRPr="00B66D2C" w:rsidRDefault="00B66D2C" w:rsidP="00B66D2C">
      <w:pPr>
        <w:spacing w:before="0" w:beforeAutospacing="0" w:after="0" w:afterAutospacing="0" w:line="360" w:lineRule="auto"/>
        <w:ind w:left="720"/>
        <w:rPr>
          <w:rFonts w:ascii="Times New Roman" w:eastAsia="Times New Roman" w:hAnsi="Times New Roman" w:cs="David"/>
          <w:sz w:val="24"/>
          <w:szCs w:val="24"/>
          <w:rtl/>
        </w:rPr>
      </w:pPr>
    </w:p>
    <w:p w14:paraId="510A968E"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lang w:eastAsia="he-IL"/>
        </w:rPr>
      </w:pPr>
      <w:r w:rsidRPr="00B66D2C">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1E3EADF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A4912E"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lastRenderedPageBreak/>
        <w:t>הננו</w:t>
      </w:r>
      <w:r w:rsidRPr="00B66D2C">
        <w:rPr>
          <w:rFonts w:ascii="Times New Roman" w:eastAsia="Times New Roman" w:hAnsi="Times New Roman" w:cs="David"/>
          <w:sz w:val="24"/>
          <w:szCs w:val="24"/>
          <w:rtl/>
          <w:lang w:eastAsia="he-IL"/>
        </w:rPr>
        <w:t xml:space="preserve"> מתחייבים כי הביטוחים הנ"</w:t>
      </w:r>
      <w:r w:rsidRPr="00B66D2C">
        <w:rPr>
          <w:rFonts w:ascii="Times New Roman" w:eastAsia="Times New Roman" w:hAnsi="Times New Roman" w:cs="David" w:hint="eastAsia"/>
          <w:sz w:val="24"/>
          <w:szCs w:val="24"/>
          <w:rtl/>
          <w:lang w:eastAsia="he-IL"/>
        </w:rPr>
        <w:t>ל</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לא</w:t>
      </w:r>
      <w:r w:rsidRPr="00B66D2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66D2C">
        <w:rPr>
          <w:rFonts w:ascii="Times New Roman" w:eastAsia="Times New Roman" w:hAnsi="Times New Roman" w:cs="David" w:hint="cs"/>
          <w:sz w:val="24"/>
          <w:szCs w:val="24"/>
          <w:rtl/>
          <w:lang w:eastAsia="he-IL"/>
        </w:rPr>
        <w:t>לחברה</w:t>
      </w:r>
      <w:r w:rsidRPr="00B66D2C">
        <w:rPr>
          <w:rFonts w:ascii="Times New Roman" w:eastAsia="Times New Roman" w:hAnsi="Times New Roman" w:cs="David"/>
          <w:sz w:val="24"/>
          <w:szCs w:val="24"/>
          <w:rtl/>
          <w:lang w:eastAsia="he-IL"/>
        </w:rPr>
        <w:t xml:space="preserve">, בכתב, </w:t>
      </w:r>
      <w:r w:rsidRPr="00B66D2C">
        <w:rPr>
          <w:rFonts w:ascii="Times New Roman" w:eastAsia="Times New Roman" w:hAnsi="Times New Roman" w:cs="David" w:hint="eastAsia"/>
          <w:sz w:val="24"/>
          <w:szCs w:val="24"/>
          <w:rtl/>
          <w:lang w:eastAsia="he-IL"/>
        </w:rPr>
        <w:t>בדואר</w:t>
      </w:r>
      <w:r w:rsidRPr="00B66D2C">
        <w:rPr>
          <w:rFonts w:ascii="Times New Roman" w:eastAsia="Times New Roman" w:hAnsi="Times New Roman" w:cs="David"/>
          <w:sz w:val="24"/>
          <w:szCs w:val="24"/>
          <w:rtl/>
          <w:lang w:eastAsia="he-IL"/>
        </w:rPr>
        <w:t xml:space="preserve"> רשום.</w:t>
      </w:r>
    </w:p>
    <w:p w14:paraId="7562713E"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C9F4810"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9C876B"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bCs/>
          <w:sz w:val="24"/>
          <w:szCs w:val="24"/>
          <w:rtl/>
          <w:lang w:eastAsia="he-IL"/>
        </w:rPr>
        <w:t>אישורנו</w:t>
      </w:r>
      <w:r w:rsidRPr="00B66D2C">
        <w:rPr>
          <w:rFonts w:ascii="Times New Roman" w:eastAsia="Times New Roman" w:hAnsi="Times New Roman" w:cs="David"/>
          <w:bCs/>
          <w:sz w:val="24"/>
          <w:szCs w:val="24"/>
          <w:rtl/>
          <w:lang w:eastAsia="he-IL"/>
        </w:rPr>
        <w:t xml:space="preserve"> זה הינו בכפוף לתנאי </w:t>
      </w:r>
      <w:r w:rsidRPr="00B66D2C">
        <w:rPr>
          <w:rFonts w:ascii="Times New Roman" w:eastAsia="Times New Roman" w:hAnsi="Times New Roman" w:cs="David" w:hint="eastAsia"/>
          <w:bCs/>
          <w:sz w:val="24"/>
          <w:szCs w:val="24"/>
          <w:rtl/>
          <w:lang w:eastAsia="he-IL"/>
        </w:rPr>
        <w:t>פוליסות</w:t>
      </w:r>
      <w:r w:rsidRPr="00B66D2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41040C82"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609BA3"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3F8FD6"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7DD37D"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275EF2"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721931"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3D5E3E"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554AAA"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1E22F0"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2F4075"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C8984E"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87ACF8"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038E9E"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lang w:eastAsia="he-IL"/>
        </w:rPr>
      </w:pPr>
    </w:p>
    <w:p w14:paraId="6B832C25"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lang w:eastAsia="he-IL"/>
        </w:rPr>
      </w:pPr>
      <w:r w:rsidRPr="00B66D2C">
        <w:rPr>
          <w:rFonts w:ascii="Times New Roman" w:eastAsia="Times New Roman" w:hAnsi="Times New Roman" w:cs="David"/>
          <w:sz w:val="24"/>
          <w:szCs w:val="24"/>
          <w:rtl/>
          <w:lang w:eastAsia="he-IL"/>
        </w:rPr>
        <w:t>______________</w:t>
      </w:r>
      <w:r w:rsidRPr="00B66D2C">
        <w:rPr>
          <w:rFonts w:ascii="Times New Roman" w:eastAsia="Times New Roman" w:hAnsi="Times New Roman" w:cs="David"/>
          <w:sz w:val="24"/>
          <w:szCs w:val="24"/>
          <w:rtl/>
          <w:lang w:eastAsia="he-IL"/>
        </w:rPr>
        <w:tab/>
        <w:t>______________</w:t>
      </w:r>
      <w:r w:rsidRPr="00B66D2C">
        <w:rPr>
          <w:rFonts w:ascii="Times New Roman" w:eastAsia="Times New Roman" w:hAnsi="Times New Roman" w:cs="David"/>
          <w:sz w:val="24"/>
          <w:szCs w:val="24"/>
          <w:rtl/>
          <w:lang w:eastAsia="he-IL"/>
        </w:rPr>
        <w:tab/>
        <w:t>______________</w:t>
      </w:r>
      <w:r w:rsidRPr="00B66D2C">
        <w:rPr>
          <w:rFonts w:ascii="Times New Roman" w:eastAsia="Times New Roman" w:hAnsi="Times New Roman" w:cs="David"/>
          <w:sz w:val="24"/>
          <w:szCs w:val="24"/>
          <w:rtl/>
          <w:lang w:eastAsia="he-IL"/>
        </w:rPr>
        <w:tab/>
        <w:t>______________</w:t>
      </w:r>
    </w:p>
    <w:p w14:paraId="22418519"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sz w:val="24"/>
          <w:szCs w:val="24"/>
          <w:rtl/>
          <w:lang w:eastAsia="he-IL"/>
        </w:rPr>
        <w:t xml:space="preserve">(חותמת </w:t>
      </w:r>
      <w:r w:rsidRPr="00B66D2C">
        <w:rPr>
          <w:rFonts w:ascii="Times New Roman" w:eastAsia="Times New Roman" w:hAnsi="Times New Roman" w:cs="David" w:hint="eastAsia"/>
          <w:sz w:val="24"/>
          <w:szCs w:val="24"/>
          <w:rtl/>
          <w:lang w:eastAsia="he-IL"/>
        </w:rPr>
        <w:t>המבטח</w:t>
      </w:r>
      <w:r w:rsidRPr="00B66D2C">
        <w:rPr>
          <w:rFonts w:ascii="Times New Roman" w:eastAsia="Times New Roman" w:hAnsi="Times New Roman" w:cs="David"/>
          <w:sz w:val="24"/>
          <w:szCs w:val="24"/>
          <w:rtl/>
          <w:lang w:eastAsia="he-IL"/>
        </w:rPr>
        <w:t>)</w:t>
      </w:r>
      <w:r w:rsidRPr="00B66D2C">
        <w:rPr>
          <w:rFonts w:ascii="Times New Roman" w:eastAsia="Times New Roman" w:hAnsi="Times New Roman" w:cs="David"/>
          <w:sz w:val="24"/>
          <w:szCs w:val="24"/>
          <w:rtl/>
          <w:lang w:eastAsia="he-IL"/>
        </w:rPr>
        <w:tab/>
        <w:t>(חתימת המבטח)</w:t>
      </w:r>
      <w:r w:rsidRPr="00B66D2C">
        <w:rPr>
          <w:rFonts w:ascii="Times New Roman" w:eastAsia="Times New Roman" w:hAnsi="Times New Roman" w:cs="David"/>
          <w:sz w:val="24"/>
          <w:szCs w:val="24"/>
          <w:rtl/>
          <w:lang w:eastAsia="he-IL"/>
        </w:rPr>
        <w:tab/>
        <w:t>(שם החותם)</w:t>
      </w:r>
      <w:r w:rsidRPr="00B66D2C">
        <w:rPr>
          <w:rFonts w:ascii="Times New Roman" w:eastAsia="Times New Roman" w:hAnsi="Times New Roman" w:cs="David"/>
          <w:sz w:val="24"/>
          <w:szCs w:val="24"/>
          <w:rtl/>
          <w:lang w:eastAsia="he-IL"/>
        </w:rPr>
        <w:tab/>
      </w:r>
      <w:r w:rsidRPr="00B66D2C">
        <w:rPr>
          <w:rFonts w:ascii="Times New Roman" w:eastAsia="Times New Roman" w:hAnsi="Times New Roman" w:cs="David"/>
          <w:sz w:val="24"/>
          <w:szCs w:val="24"/>
          <w:rtl/>
          <w:lang w:eastAsia="he-IL"/>
        </w:rPr>
        <w:tab/>
        <w:t xml:space="preserve">(תפקיד החותם) </w:t>
      </w:r>
    </w:p>
    <w:p w14:paraId="469BDB16"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430AE0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A908CD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6772510"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D5A94F"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CD1504"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4AC01B6"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5CA72FD"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AA45E0"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נספח ח'</w:t>
      </w:r>
    </w:p>
    <w:p w14:paraId="094786D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80D495E"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50C44B67"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158D875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718E9F33"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7E4C0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1336B289"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346BE206"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29CAD91F"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65F8450A" w14:textId="72DA48D8"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w:t>
      </w:r>
      <w:ins w:id="4" w:author="Avi Cohen" w:date="2020-01-22T15:27:00Z">
        <w:r w:rsidR="009C5F07">
          <w:rPr>
            <w:rFonts w:ascii="Times New Roman" w:eastAsia="Times New Roman" w:hAnsi="Times New Roman" w:cs="David" w:hint="cs"/>
            <w:sz w:val="20"/>
            <w:szCs w:val="24"/>
            <w:rtl/>
            <w:lang w:eastAsia="he-IL"/>
          </w:rPr>
          <w:t>י</w:t>
        </w:r>
      </w:ins>
      <w:r w:rsidRPr="00D5041C">
        <w:rPr>
          <w:rFonts w:ascii="Times New Roman" w:eastAsia="Times New Roman" w:hAnsi="Times New Roman" w:cs="David"/>
          <w:sz w:val="20"/>
          <w:szCs w:val="24"/>
          <w:rtl/>
          <w:lang w:eastAsia="he-IL"/>
        </w:rPr>
        <w:t xml:space="preserve"> משאבות, מים, ניקוז, שופכין, דלוחין, </w:t>
      </w:r>
      <w:ins w:id="5" w:author="Avi Cohen" w:date="2020-01-22T15:27:00Z">
        <w:r w:rsidR="009C5F07">
          <w:rPr>
            <w:rFonts w:ascii="Times New Roman" w:eastAsia="Times New Roman" w:hAnsi="Times New Roman" w:cs="David" w:hint="cs"/>
            <w:sz w:val="20"/>
            <w:szCs w:val="24"/>
            <w:rtl/>
            <w:lang w:eastAsia="he-IL"/>
          </w:rPr>
          <w:t xml:space="preserve">ספרנקלרים </w:t>
        </w:r>
      </w:ins>
      <w:ins w:id="6" w:author="Avi Cohen" w:date="2020-01-22T15:28:00Z">
        <w:r w:rsidR="009C5F07">
          <w:rPr>
            <w:rFonts w:ascii="Times New Roman" w:eastAsia="Times New Roman" w:hAnsi="Times New Roman" w:cs="David" w:hint="cs"/>
            <w:sz w:val="20"/>
            <w:szCs w:val="24"/>
            <w:rtl/>
            <w:lang w:eastAsia="he-IL"/>
          </w:rPr>
          <w:t xml:space="preserve">, </w:t>
        </w:r>
      </w:ins>
      <w:r w:rsidRPr="00D5041C">
        <w:rPr>
          <w:rFonts w:ascii="Times New Roman" w:eastAsia="Times New Roman" w:hAnsi="Times New Roman" w:cs="David"/>
          <w:sz w:val="20"/>
          <w:szCs w:val="24"/>
          <w:rtl/>
          <w:lang w:eastAsia="he-IL"/>
        </w:rPr>
        <w:t>צ.מ.ג.</w:t>
      </w:r>
    </w:p>
    <w:p w14:paraId="007D751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802A343" w14:textId="76496821"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w:t>
      </w:r>
      <w:ins w:id="7" w:author="Avi Cohen" w:date="2020-01-22T15:28:00Z">
        <w:r w:rsidR="009C5F07">
          <w:rPr>
            <w:rFonts w:ascii="Times New Roman" w:eastAsia="Times New Roman" w:hAnsi="Times New Roman" w:cs="David" w:hint="cs"/>
            <w:sz w:val="20"/>
            <w:szCs w:val="24"/>
            <w:rtl/>
            <w:lang w:eastAsia="he-IL"/>
          </w:rPr>
          <w:t>ספרנקלרים ,</w:t>
        </w:r>
      </w:ins>
      <w:r w:rsidRPr="00D5041C">
        <w:rPr>
          <w:rFonts w:ascii="Times New Roman" w:eastAsia="Times New Roman" w:hAnsi="Times New Roman" w:cs="David"/>
          <w:sz w:val="20"/>
          <w:szCs w:val="24"/>
          <w:rtl/>
          <w:lang w:eastAsia="he-IL"/>
        </w:rPr>
        <w:t>צ.מ.ג.</w:t>
      </w:r>
    </w:p>
    <w:p w14:paraId="483E375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5DE6039" w14:textId="5B833630"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תאור חדר משאבות, צובר גז, צ.מ.ג, </w:t>
      </w:r>
      <w:ins w:id="8" w:author="Avi Cohen" w:date="2020-01-22T15:28:00Z">
        <w:r w:rsidR="009C5F07">
          <w:rPr>
            <w:rFonts w:ascii="Times New Roman" w:eastAsia="Times New Roman" w:hAnsi="Times New Roman" w:cs="David" w:hint="cs"/>
            <w:sz w:val="20"/>
            <w:szCs w:val="24"/>
            <w:rtl/>
            <w:lang w:eastAsia="he-IL"/>
          </w:rPr>
          <w:t xml:space="preserve">ספרנקלרים </w:t>
        </w:r>
      </w:ins>
      <w:r w:rsidRPr="00D5041C">
        <w:rPr>
          <w:rFonts w:ascii="Times New Roman" w:eastAsia="Times New Roman" w:hAnsi="Times New Roman" w:cs="David"/>
          <w:sz w:val="20"/>
          <w:szCs w:val="24"/>
          <w:rtl/>
          <w:lang w:eastAsia="he-IL"/>
        </w:rPr>
        <w:t>חדר אשפה.</w:t>
      </w:r>
    </w:p>
    <w:p w14:paraId="0F1E2D1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3B4C903" w14:textId="333A6EA2"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w:t>
      </w:r>
      <w:ins w:id="9" w:author="Avi Cohen" w:date="2020-01-22T15:28:00Z">
        <w:r w:rsidR="009C5F07">
          <w:rPr>
            <w:rFonts w:ascii="Times New Roman" w:eastAsia="Times New Roman" w:hAnsi="Times New Roman" w:cs="David" w:hint="cs"/>
            <w:sz w:val="20"/>
            <w:szCs w:val="24"/>
            <w:rtl/>
            <w:lang w:eastAsia="he-IL"/>
          </w:rPr>
          <w:t xml:space="preserve">ספרנרנקלרים , </w:t>
        </w:r>
      </w:ins>
      <w:r w:rsidRPr="00D5041C">
        <w:rPr>
          <w:rFonts w:ascii="Times New Roman" w:eastAsia="Times New Roman" w:hAnsi="Times New Roman" w:cs="David"/>
          <w:sz w:val="20"/>
          <w:szCs w:val="24"/>
          <w:rtl/>
          <w:lang w:eastAsia="he-IL"/>
        </w:rPr>
        <w:t>ניקוז מזגנים.</w:t>
      </w:r>
    </w:p>
    <w:p w14:paraId="1990430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E67E2DE" w14:textId="0211B1D6"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w:t>
      </w:r>
      <w:ins w:id="10" w:author="Avi Cohen" w:date="2020-01-22T15:28:00Z">
        <w:r w:rsidR="009C5F07">
          <w:rPr>
            <w:rFonts w:ascii="Times New Roman" w:eastAsia="Times New Roman" w:hAnsi="Times New Roman" w:cs="David" w:hint="cs"/>
            <w:sz w:val="20"/>
            <w:szCs w:val="24"/>
            <w:rtl/>
            <w:lang w:eastAsia="he-IL"/>
          </w:rPr>
          <w:t xml:space="preserve">ספרנקלרים , </w:t>
        </w:r>
      </w:ins>
      <w:r w:rsidRPr="00D5041C">
        <w:rPr>
          <w:rFonts w:ascii="Times New Roman" w:eastAsia="Times New Roman" w:hAnsi="Times New Roman" w:cs="David"/>
          <w:sz w:val="20"/>
          <w:szCs w:val="24"/>
          <w:rtl/>
          <w:lang w:eastAsia="he-IL"/>
        </w:rPr>
        <w:t>ניקוז מזגנים.</w:t>
      </w:r>
    </w:p>
    <w:p w14:paraId="0277468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4D86CE6" w14:textId="796FAF60"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w:t>
      </w:r>
      <w:ins w:id="11" w:author="Avi Cohen" w:date="2020-01-22T15:29:00Z">
        <w:r w:rsidR="009C5F07">
          <w:rPr>
            <w:rFonts w:ascii="Times New Roman" w:eastAsia="Times New Roman" w:hAnsi="Times New Roman" w:cs="David" w:hint="cs"/>
            <w:sz w:val="20"/>
            <w:szCs w:val="24"/>
            <w:rtl/>
            <w:lang w:eastAsia="he-IL"/>
          </w:rPr>
          <w:t xml:space="preserve">ספרנקלרים , </w:t>
        </w:r>
      </w:ins>
      <w:r w:rsidRPr="00D5041C">
        <w:rPr>
          <w:rFonts w:ascii="Times New Roman" w:eastAsia="Times New Roman" w:hAnsi="Times New Roman" w:cs="David"/>
          <w:sz w:val="20"/>
          <w:szCs w:val="24"/>
          <w:rtl/>
          <w:lang w:eastAsia="he-IL"/>
        </w:rPr>
        <w:t>ניקוז מזגנים.</w:t>
      </w:r>
    </w:p>
    <w:p w14:paraId="6DD68992"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5A68AAF6"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צ.מ.ג, מרזבים, </w:t>
      </w:r>
      <w:smartTag w:uri="urn:schemas-microsoft-com:office:smarttags" w:element="PersonName">
        <w:r w:rsidRPr="00D5041C">
          <w:rPr>
            <w:rFonts w:ascii="Times New Roman" w:eastAsia="Times New Roman" w:hAnsi="Times New Roman" w:cs="David"/>
            <w:sz w:val="20"/>
            <w:szCs w:val="24"/>
            <w:rtl/>
            <w:lang w:eastAsia="he-IL"/>
          </w:rPr>
          <w:t>מיכל</w:t>
        </w:r>
      </w:smartTag>
      <w:r w:rsidRPr="00D5041C">
        <w:rPr>
          <w:rFonts w:ascii="Times New Roman" w:eastAsia="Times New Roman" w:hAnsi="Times New Roman" w:cs="David"/>
          <w:sz w:val="20"/>
          <w:szCs w:val="24"/>
          <w:rtl/>
          <w:lang w:eastAsia="he-IL"/>
        </w:rPr>
        <w:t>י מים משאבות וכו'.</w:t>
      </w:r>
    </w:p>
    <w:p w14:paraId="7C73823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656A86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75877B8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99A59C8"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תכניות מערכות ספרינקלרים במבנה, חדרי משאבות וציוד נלווה.</w:t>
      </w:r>
    </w:p>
    <w:p w14:paraId="61733DF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D1D5E0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0AAC69C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36335EA"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6018091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5213184"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עפ"י הנחיית המנהל יוכנו תכניות נפרדות למערכת המים, שופכין ודלוחין, גז, מערכת סולרית, ניקוז מזגנים.</w:t>
      </w:r>
    </w:p>
    <w:p w14:paraId="357541F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E7140C1" w14:textId="6A229716" w:rsidR="00D5041C" w:rsidRPr="00D5041C"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t xml:space="preserve">איזומטריות של מערכות המים, שופכין ודלוחין, גז, </w:t>
      </w:r>
      <w:ins w:id="12" w:author="Avi Cohen" w:date="2020-01-22T15:29:00Z">
        <w:r w:rsidR="009C5F07">
          <w:rPr>
            <w:rFonts w:ascii="Times New Roman" w:eastAsia="Times New Roman" w:hAnsi="Times New Roman" w:cs="David" w:hint="cs"/>
            <w:sz w:val="20"/>
            <w:szCs w:val="24"/>
            <w:rtl/>
            <w:lang w:eastAsia="he-IL"/>
          </w:rPr>
          <w:t xml:space="preserve">ספרנקלרים  , </w:t>
        </w:r>
      </w:ins>
      <w:r w:rsidRPr="00D5041C">
        <w:rPr>
          <w:rFonts w:ascii="Times New Roman" w:eastAsia="Times New Roman" w:hAnsi="Times New Roman" w:cs="David"/>
          <w:sz w:val="20"/>
          <w:szCs w:val="24"/>
          <w:rtl/>
          <w:lang w:eastAsia="he-IL"/>
        </w:rPr>
        <w:t>מערכת סולרית.</w:t>
      </w:r>
    </w:p>
    <w:p w14:paraId="09CE0EA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114A46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t>חתכים אנכיים במבנה.</w:t>
      </w:r>
    </w:p>
    <w:p w14:paraId="4FF338A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0D0BAC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t>תכנית תאום מערכות במגרש.</w:t>
      </w:r>
    </w:p>
    <w:p w14:paraId="229A3DE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245D06A"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16.</w:t>
      </w:r>
      <w:r w:rsidRPr="00D5041C">
        <w:rPr>
          <w:rFonts w:ascii="Times New Roman" w:eastAsia="Times New Roman" w:hAnsi="Times New Roman" w:cs="David"/>
          <w:sz w:val="20"/>
          <w:szCs w:val="24"/>
          <w:rtl/>
          <w:lang w:eastAsia="he-IL"/>
        </w:rPr>
        <w:tab/>
        <w:t>תכניות תאום מערכות במרתפים ובקומת הכניסה.</w:t>
      </w:r>
    </w:p>
    <w:p w14:paraId="1B5931E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7DC11A8"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609E305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FB1A9C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4DCA791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B94BD6C"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4433D66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3B575DB"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337701C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78B804F" w14:textId="77777777" w:rsidR="00D5041C" w:rsidRPr="00D5041C"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3DC65B2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DA48637"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2BBDE704" w14:textId="77777777" w:rsidR="00D5041C" w:rsidRPr="00D5041C" w:rsidRDefault="00D5041C" w:rsidP="00D5041C">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2F5441D2" w14:textId="77777777" w:rsidR="00D5041C" w:rsidRPr="00D5041C" w:rsidRDefault="00D5041C" w:rsidP="00D5041C">
      <w:pPr>
        <w:widowControl w:val="0"/>
        <w:spacing w:before="0" w:beforeAutospacing="0" w:after="0" w:afterAutospacing="0" w:line="360" w:lineRule="auto"/>
        <w:ind w:right="720" w:hanging="720"/>
        <w:jc w:val="both"/>
        <w:rPr>
          <w:rFonts w:ascii="Times New Roman" w:eastAsia="Times New Roman" w:hAnsi="Times New Roman" w:cs="David"/>
          <w:sz w:val="20"/>
          <w:szCs w:val="24"/>
          <w:rtl/>
          <w:lang w:eastAsia="he-IL"/>
        </w:rPr>
      </w:pPr>
    </w:p>
    <w:p w14:paraId="4E6DE61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91FC64E"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03079E05"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5645C6B5"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4DE503F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5D709E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5A2D814" w14:textId="0F0A5E20"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 xml:space="preserve">בתכנון מערכות הספקת מים, </w:t>
      </w:r>
      <w:ins w:id="13" w:author="Avi Cohen" w:date="2020-01-22T15:29:00Z">
        <w:r w:rsidR="009C5F07">
          <w:rPr>
            <w:rFonts w:ascii="Times New Roman" w:eastAsia="Times New Roman" w:hAnsi="Times New Roman" w:cs="David" w:hint="cs"/>
            <w:sz w:val="20"/>
            <w:szCs w:val="24"/>
            <w:u w:val="single"/>
            <w:rtl/>
            <w:lang w:eastAsia="he-IL"/>
          </w:rPr>
          <w:t xml:space="preserve">ספרנקלרים , </w:t>
        </w:r>
      </w:ins>
      <w:bookmarkStart w:id="14" w:name="_GoBack"/>
      <w:bookmarkEnd w:id="14"/>
      <w:r w:rsidRPr="00D5041C">
        <w:rPr>
          <w:rFonts w:ascii="Times New Roman" w:eastAsia="Times New Roman" w:hAnsi="Times New Roman" w:cs="David"/>
          <w:sz w:val="20"/>
          <w:szCs w:val="24"/>
          <w:u w:val="single"/>
          <w:rtl/>
          <w:lang w:eastAsia="he-IL"/>
        </w:rPr>
        <w:t>ביוב, ניקוז ותיעול בשטחים ציבוריים</w:t>
      </w:r>
      <w:r w:rsidRPr="00D5041C">
        <w:rPr>
          <w:rFonts w:ascii="Times New Roman" w:eastAsia="Times New Roman" w:hAnsi="Times New Roman" w:cs="David"/>
          <w:sz w:val="20"/>
          <w:szCs w:val="24"/>
          <w:rtl/>
          <w:lang w:eastAsia="he-IL"/>
        </w:rPr>
        <w:t>:</w:t>
      </w:r>
    </w:p>
    <w:p w14:paraId="53483AD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50690E5"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37F1508C"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תכניות לבצוע בשלבים-כנ"ל.</w:t>
      </w:r>
    </w:p>
    <w:p w14:paraId="3FABDCE8"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חתכים לאורך.</w:t>
      </w:r>
    </w:p>
    <w:p w14:paraId="3F468626"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תכניות תאים – התאים, המגופים והאביזרים.</w:t>
      </w:r>
    </w:p>
    <w:p w14:paraId="0F953FCB"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מערכות הגברת לחץ/מערכות שאיבה.</w:t>
      </w:r>
    </w:p>
    <w:p w14:paraId="6BBCF602"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פרטים שונים.</w:t>
      </w:r>
    </w:p>
    <w:p w14:paraId="4B368B75"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0690F487" w14:textId="77777777" w:rsidR="00D5041C" w:rsidRPr="00D5041C" w:rsidRDefault="00D5041C"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02019D8A" w14:textId="77777777" w:rsidR="00D5041C" w:rsidRPr="00D5041C"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130556FB"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4EE6963B"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 xml:space="preserve">כל שאר תכניות הביצוע המתחייבות מכל תקן ודין לרבות אך לא רק מחלקיו השונים של ת"י </w:t>
      </w:r>
      <w:r w:rsidRPr="00D5041C">
        <w:rPr>
          <w:rFonts w:ascii="Times New Roman" w:eastAsia="Times New Roman" w:hAnsi="Times New Roman" w:cs="David"/>
          <w:sz w:val="20"/>
          <w:szCs w:val="24"/>
          <w:rtl/>
          <w:lang w:eastAsia="he-IL"/>
        </w:rPr>
        <w:tab/>
        <w:t>1547 - "תכניות ביצוע לבניינים ולעבודות פיתוח סביבתי".</w:t>
      </w:r>
    </w:p>
    <w:p w14:paraId="7F1E2501"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427E93D2"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0CF9ADE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6190CC0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0AF13930" w14:textId="77777777" w:rsidR="00D5041C" w:rsidRPr="00D5041C" w:rsidRDefault="00D5041C" w:rsidP="00D504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D5041C">
        <w:rPr>
          <w:rFonts w:ascii="Times New Roman" w:eastAsia="Times New Roman" w:hAnsi="Times New Roman" w:cs="David" w:hint="cs"/>
          <w:b/>
          <w:bCs/>
          <w:sz w:val="20"/>
          <w:szCs w:val="24"/>
          <w:u w:val="single"/>
          <w:rtl/>
          <w:lang w:eastAsia="he-IL"/>
        </w:rPr>
        <w:t>נספח "ט"</w:t>
      </w:r>
    </w:p>
    <w:p w14:paraId="632BA2D4"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C12884B"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D5041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E036098"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9D554D"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DE39A5"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56648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לכבוד :</w:t>
      </w:r>
    </w:p>
    <w:p w14:paraId="6D5A827A" w14:textId="77777777" w:rsidR="00D5041C" w:rsidRPr="00D5041C" w:rsidRDefault="009C5F07" w:rsidP="00D504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צד א"/>
          <w:tag w:val="cmtTzadAName"/>
          <w:id w:val="-1645963691"/>
          <w:placeholder>
            <w:docPart w:val="48CB63637D1E4917B9E5D247640D0C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Fonts w:hint="cs"/>
          </w:rPr>
        </w:sdtEndPr>
        <w:sdtContent>
          <w:r w:rsidR="00870951">
            <w:rPr>
              <w:rFonts w:ascii="Times New Roman" w:eastAsia="Times New Roman" w:hAnsi="Times New Roman" w:cs="David" w:hint="cs"/>
              <w:color w:val="008000"/>
              <w:sz w:val="24"/>
              <w:szCs w:val="24"/>
              <w:rtl/>
              <w:lang w:eastAsia="he-IL"/>
            </w:rPr>
            <w:t>אפריקה ישראל מגורים בע"מ</w:t>
          </w:r>
        </w:sdtContent>
      </w:sdt>
      <w:r w:rsidR="00D5041C" w:rsidRPr="00D5041C">
        <w:rPr>
          <w:rFonts w:ascii="Times New Roman" w:eastAsia="Times New Roman" w:hAnsi="Times New Roman" w:cs="David" w:hint="cs"/>
          <w:color w:val="008000"/>
          <w:sz w:val="24"/>
          <w:szCs w:val="24"/>
          <w:rtl/>
          <w:lang w:eastAsia="he-IL"/>
        </w:rPr>
        <w:br/>
      </w:r>
      <w:r w:rsidR="00D5041C" w:rsidRPr="00D5041C">
        <w:rPr>
          <w:rFonts w:ascii="Times New Roman" w:eastAsia="Times New Roman" w:hAnsi="Times New Roman" w:cs="David" w:hint="cs"/>
          <w:sz w:val="24"/>
          <w:szCs w:val="24"/>
          <w:rtl/>
          <w:lang w:eastAsia="he-IL"/>
        </w:rPr>
        <w:t>(</w:t>
      </w:r>
      <w:r w:rsidR="00D5041C" w:rsidRPr="00D5041C">
        <w:rPr>
          <w:rFonts w:ascii="Times New Roman" w:eastAsia="Times New Roman" w:hAnsi="Times New Roman" w:cs="David" w:hint="cs"/>
          <w:sz w:val="24"/>
          <w:szCs w:val="24"/>
          <w:u w:val="single"/>
          <w:rtl/>
          <w:lang w:eastAsia="he-IL"/>
        </w:rPr>
        <w:t>המזמין</w:t>
      </w:r>
      <w:r w:rsidR="00D5041C" w:rsidRPr="00D5041C">
        <w:rPr>
          <w:rFonts w:ascii="Times New Roman" w:eastAsia="Times New Roman" w:hAnsi="Times New Roman" w:cs="David" w:hint="cs"/>
          <w:sz w:val="24"/>
          <w:szCs w:val="24"/>
          <w:rtl/>
          <w:lang w:eastAsia="he-IL"/>
        </w:rPr>
        <w:t>)</w:t>
      </w:r>
    </w:p>
    <w:p w14:paraId="444C657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1DCD29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F88586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CB3536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694AD21" w14:textId="77777777" w:rsidR="00D5041C" w:rsidRPr="00D5041C" w:rsidRDefault="00D5041C" w:rsidP="00D504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D5041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000629978"/>
          <w:placeholder>
            <w:docPart w:val="10C76A9A670141319BCE4794A7A1E9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A7021">
            <w:rPr>
              <w:rFonts w:ascii="Times New Roman" w:eastAsia="Times New Roman" w:hAnsi="Times New Roman" w:cs="David" w:hint="cs"/>
              <w:color w:val="008000"/>
              <w:sz w:val="24"/>
              <w:szCs w:val="24"/>
              <w:rtl/>
              <w:lang w:eastAsia="he-IL"/>
            </w:rPr>
            <w:t>ש. גלבוע מהנדסים יועצים</w:t>
          </w:r>
        </w:sdtContent>
      </w:sdt>
      <w:r w:rsidRPr="00D5041C">
        <w:rPr>
          <w:rFonts w:ascii="Times New Roman" w:eastAsia="Times New Roman" w:hAnsi="Times New Roman" w:cs="David" w:hint="cs"/>
          <w:bCs/>
          <w:color w:val="008000"/>
          <w:sz w:val="24"/>
          <w:szCs w:val="24"/>
          <w:rtl/>
          <w:lang w:eastAsia="he-IL"/>
        </w:rPr>
        <w:t xml:space="preserve"> </w:t>
      </w:r>
      <w:r w:rsidRPr="00D5041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1280718003"/>
          <w:placeholder>
            <w:docPart w:val="C8B6852837BD403C8DE3B5AA13102C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870951">
            <w:rPr>
              <w:rFonts w:ascii="Times New Roman" w:eastAsia="Times New Roman" w:hAnsi="Times New Roman" w:cs="David" w:hint="cs"/>
              <w:color w:val="008000"/>
              <w:sz w:val="24"/>
              <w:szCs w:val="24"/>
              <w:rtl/>
              <w:lang w:eastAsia="he-IL"/>
            </w:rPr>
            <w:t xml:space="preserve">אנדריוס </w:t>
          </w:r>
        </w:sdtContent>
      </w:sdt>
      <w:r w:rsidRPr="00D5041C">
        <w:rPr>
          <w:rFonts w:ascii="Times New Roman" w:eastAsia="Times New Roman" w:hAnsi="Times New Roman" w:cs="David" w:hint="cs"/>
          <w:sz w:val="24"/>
          <w:szCs w:val="24"/>
          <w:rtl/>
          <w:lang w:eastAsia="he-IL"/>
        </w:rPr>
        <w:t>בקשר עם</w:t>
      </w:r>
      <w:r w:rsidRPr="00D5041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613787473"/>
          <w:placeholder>
            <w:docPart w:val="07D31687E74A4EE89AFD7FA176E85D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870951">
            <w:rPr>
              <w:rFonts w:ascii="Times New Roman" w:eastAsia="Times New Roman" w:hAnsi="Times New Roman" w:cs="David" w:hint="cs"/>
              <w:color w:val="008000"/>
              <w:sz w:val="24"/>
              <w:szCs w:val="24"/>
              <w:rtl/>
            </w:rPr>
            <w:t xml:space="preserve">תכנון ויעוץ אינסטלציה וספרנקלריים בפרויקט </w:t>
          </w:r>
        </w:sdtContent>
      </w:sdt>
      <w:r w:rsidRPr="00D5041C">
        <w:rPr>
          <w:rFonts w:ascii="Times New Roman" w:eastAsia="Times New Roman" w:hAnsi="Times New Roman" w:cs="David" w:hint="cs"/>
          <w:color w:val="008000"/>
          <w:sz w:val="24"/>
          <w:szCs w:val="24"/>
          <w:rtl/>
          <w:lang w:eastAsia="he-IL"/>
        </w:rPr>
        <w:t xml:space="preserve"> </w:t>
      </w:r>
      <w:r w:rsidRPr="00D5041C">
        <w:rPr>
          <w:rFonts w:ascii="Times New Roman" w:eastAsia="Times New Roman" w:hAnsi="Times New Roman" w:cs="David" w:hint="cs"/>
          <w:sz w:val="24"/>
          <w:szCs w:val="24"/>
          <w:rtl/>
          <w:lang w:eastAsia="he-IL"/>
        </w:rPr>
        <w:t>, מאשר בזאת שהעבודות הנ"ל בוצעו והושלמו בהתאם להנחיותי, לתכניותי, בהתאם</w:t>
      </w:r>
      <w:r w:rsidRPr="00D5041C">
        <w:rPr>
          <w:rFonts w:ascii="Times New Roman" w:eastAsia="Times New Roman" w:hAnsi="Times New Roman" w:cs="David" w:hint="cs"/>
          <w:sz w:val="20"/>
          <w:szCs w:val="24"/>
          <w:rtl/>
          <w:lang w:eastAsia="he-IL"/>
        </w:rPr>
        <w:t xml:space="preserve"> לתקנים מחייבים ולשביעות רצוני.</w:t>
      </w:r>
    </w:p>
    <w:p w14:paraId="50C2A2B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5E9AE4F"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D0E664"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234E10"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769D73"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82F75C" w14:textId="77777777" w:rsidR="00D5041C" w:rsidRPr="00D5041C" w:rsidRDefault="00D5041C" w:rsidP="00D504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                                                                                      בכבוד רב,</w:t>
      </w:r>
    </w:p>
    <w:sdt>
      <w:sdtPr>
        <w:rPr>
          <w:rFonts w:ascii="Times New Roman" w:eastAsia="Times New Roman" w:hAnsi="Times New Roman" w:cs="David"/>
          <w:color w:val="008000"/>
          <w:sz w:val="24"/>
          <w:szCs w:val="24"/>
          <w:rtl/>
          <w:lang w:eastAsia="he-IL"/>
        </w:rPr>
        <w:alias w:val="שם ספק"/>
        <w:tag w:val="cntSupllierName"/>
        <w:id w:val="1257644109"/>
        <w:placeholder>
          <w:docPart w:val="1325E50E5398488E94BD77A99CAC14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 w14:paraId="525828D6" w14:textId="77777777" w:rsidR="00D5041C" w:rsidRPr="00D5041C" w:rsidRDefault="00DA7021" w:rsidP="00D5041C">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color w:val="008000"/>
              <w:sz w:val="24"/>
              <w:szCs w:val="24"/>
              <w:rtl/>
              <w:lang w:eastAsia="he-IL"/>
            </w:rPr>
            <w:t>ש. גלבוע מהנדסים יועצים</w:t>
          </w:r>
        </w:p>
      </w:sdtContent>
    </w:sdt>
    <w:p w14:paraId="1B237E39"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D5041C">
        <w:rPr>
          <w:rFonts w:ascii="Times New Roman" w:eastAsia="Times New Roman" w:hAnsi="Times New Roman" w:cs="David" w:hint="cs"/>
          <w:sz w:val="20"/>
          <w:szCs w:val="20"/>
          <w:rtl/>
          <w:lang w:eastAsia="he-IL"/>
        </w:rPr>
        <w:t xml:space="preserve">                </w:t>
      </w:r>
      <w:r w:rsidRPr="00D5041C">
        <w:rPr>
          <w:rFonts w:ascii="Times New Roman" w:eastAsia="Times New Roman" w:hAnsi="Times New Roman" w:cs="David" w:hint="cs"/>
          <w:sz w:val="20"/>
          <w:szCs w:val="20"/>
          <w:rtl/>
          <w:lang w:eastAsia="he-IL"/>
        </w:rPr>
        <w:tab/>
      </w:r>
      <w:r w:rsidRPr="00D5041C">
        <w:rPr>
          <w:rFonts w:ascii="Times New Roman" w:eastAsia="Times New Roman" w:hAnsi="Times New Roman" w:cs="David" w:hint="cs"/>
          <w:sz w:val="20"/>
          <w:szCs w:val="20"/>
          <w:rtl/>
          <w:lang w:eastAsia="he-IL"/>
        </w:rPr>
        <w:tab/>
      </w:r>
      <w:r w:rsidRPr="00D5041C">
        <w:rPr>
          <w:rFonts w:ascii="Times New Roman" w:eastAsia="Times New Roman" w:hAnsi="Times New Roman" w:cs="David" w:hint="cs"/>
          <w:sz w:val="20"/>
          <w:szCs w:val="20"/>
          <w:rtl/>
          <w:lang w:eastAsia="he-IL"/>
        </w:rPr>
        <w:tab/>
      </w:r>
      <w:r w:rsidRPr="00D5041C">
        <w:rPr>
          <w:rFonts w:ascii="Times New Roman" w:eastAsia="Times New Roman" w:hAnsi="Times New Roman" w:cs="David" w:hint="cs"/>
          <w:sz w:val="20"/>
          <w:szCs w:val="20"/>
          <w:rtl/>
          <w:lang w:eastAsia="he-IL"/>
        </w:rPr>
        <w:tab/>
      </w:r>
      <w:r w:rsidRPr="00D5041C">
        <w:rPr>
          <w:rFonts w:ascii="Times New Roman" w:eastAsia="Times New Roman" w:hAnsi="Times New Roman" w:cs="David" w:hint="cs"/>
          <w:sz w:val="20"/>
          <w:szCs w:val="20"/>
          <w:rtl/>
          <w:lang w:eastAsia="he-IL"/>
        </w:rPr>
        <w:tab/>
        <w:t xml:space="preserve">   </w:t>
      </w:r>
    </w:p>
    <w:p w14:paraId="3BAE1A70"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1390A57"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hint="cs"/>
          <w:sz w:val="20"/>
          <w:szCs w:val="20"/>
          <w:rtl/>
          <w:lang w:eastAsia="he-IL"/>
        </w:rPr>
        <w:br w:type="page"/>
      </w:r>
      <w:r w:rsidRPr="00D5041C">
        <w:rPr>
          <w:rFonts w:ascii="Times New Roman" w:eastAsia="Times New Roman" w:hAnsi="Times New Roman" w:cs="David" w:hint="cs"/>
          <w:b/>
          <w:bCs/>
          <w:sz w:val="24"/>
          <w:szCs w:val="24"/>
          <w:u w:val="single"/>
          <w:rtl/>
          <w:lang w:eastAsia="he-IL"/>
        </w:rPr>
        <w:lastRenderedPageBreak/>
        <w:t xml:space="preserve">נספח "י" </w:t>
      </w:r>
    </w:p>
    <w:p w14:paraId="244E624E"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E1E14B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5041C">
        <w:rPr>
          <w:rFonts w:ascii="Times New Roman" w:eastAsia="Times New Roman" w:hAnsi="Times New Roman" w:cs="David" w:hint="cs"/>
          <w:b/>
          <w:bCs/>
          <w:sz w:val="24"/>
          <w:szCs w:val="24"/>
          <w:u w:val="single"/>
          <w:rtl/>
          <w:lang w:eastAsia="he-IL"/>
        </w:rPr>
        <w:t>דוגמא לנוסח הצהרת המתכנן בדבר היעדר תביעות</w:t>
      </w:r>
    </w:p>
    <w:p w14:paraId="130E7EAA" w14:textId="77777777" w:rsidR="00D5041C" w:rsidRPr="00D5041C" w:rsidRDefault="00D5041C" w:rsidP="00D504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E1DF7BB"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D5041C">
        <w:rPr>
          <w:rFonts w:ascii="Times New Roman" w:eastAsia="Times New Roman" w:hAnsi="Times New Roman" w:cs="David" w:hint="cs"/>
          <w:sz w:val="24"/>
          <w:szCs w:val="24"/>
          <w:rtl/>
          <w:lang w:eastAsia="he-IL"/>
        </w:rPr>
        <w:t>לכבוד</w:t>
      </w:r>
      <w:r w:rsidRPr="00D5041C">
        <w:rPr>
          <w:rFonts w:ascii="Times New Roman" w:eastAsia="Times New Roman" w:hAnsi="Times New Roman" w:cs="David" w:hint="cs"/>
          <w:color w:val="000000"/>
          <w:sz w:val="24"/>
          <w:szCs w:val="24"/>
          <w:rtl/>
          <w:lang w:eastAsia="he-IL"/>
        </w:rPr>
        <w:tab/>
      </w:r>
      <w:r w:rsidRPr="00D5041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8000"/>
            <w:sz w:val="24"/>
            <w:szCs w:val="24"/>
            <w:rtl/>
            <w:lang w:eastAsia="he-IL"/>
          </w:rPr>
          <w:alias w:val="שם צד א"/>
          <w:tag w:val="cmtTzadAName"/>
          <w:id w:val="-1661066849"/>
          <w:placeholder>
            <w:docPart w:val="8CA3A5FF507740878DB12F6A5C18BC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870951">
            <w:rPr>
              <w:rFonts w:ascii="Times New Roman" w:eastAsia="Times New Roman" w:hAnsi="Times New Roman" w:cs="David" w:hint="cs"/>
              <w:color w:val="008000"/>
              <w:sz w:val="24"/>
              <w:szCs w:val="24"/>
              <w:rtl/>
              <w:lang w:eastAsia="he-IL"/>
            </w:rPr>
            <w:t>אפריקה ישראל מגורים בע"מ</w:t>
          </w:r>
        </w:sdtContent>
      </w:sdt>
    </w:p>
    <w:p w14:paraId="4EB58EB5"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30A46D"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ג.א.נ.,</w:t>
      </w:r>
    </w:p>
    <w:p w14:paraId="3320A7F0"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D780D3"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אנו הח"מ מצהירים בזאת שעם קבלת סך של </w:t>
      </w:r>
      <w:r w:rsidRPr="00D5041C">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ש"ח (להלן:"</w:t>
      </w:r>
      <w:r w:rsidRPr="00D5041C">
        <w:rPr>
          <w:rFonts w:ascii="Times New Roman" w:eastAsia="Times New Roman" w:hAnsi="Times New Roman" w:cs="David" w:hint="cs"/>
          <w:b/>
          <w:bCs/>
          <w:sz w:val="24"/>
          <w:szCs w:val="24"/>
          <w:rtl/>
          <w:lang w:eastAsia="he-IL"/>
        </w:rPr>
        <w:t>היתרה הסופית</w:t>
      </w:r>
      <w:r w:rsidRPr="00D5041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535242699"/>
          <w:placeholder>
            <w:docPart w:val="0A5DC1009AB54B639EF22226CC4DC9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870951">
            <w:rPr>
              <w:rFonts w:ascii="Times New Roman" w:eastAsia="Times New Roman" w:hAnsi="Times New Roman" w:cs="David" w:hint="cs"/>
              <w:color w:val="008000"/>
              <w:sz w:val="24"/>
              <w:szCs w:val="24"/>
              <w:rtl/>
              <w:lang w:eastAsia="he-IL"/>
            </w:rPr>
            <w:t xml:space="preserve">אנדריוס </w:t>
          </w:r>
        </w:sdtContent>
      </w:sdt>
      <w:r w:rsidRPr="00D5041C">
        <w:rPr>
          <w:rFonts w:ascii="Times New Roman" w:eastAsia="Times New Roman" w:hAnsi="Times New Roman" w:cs="David" w:hint="cs"/>
          <w:sz w:val="24"/>
          <w:szCs w:val="24"/>
          <w:rtl/>
          <w:lang w:eastAsia="he-IL"/>
        </w:rPr>
        <w:t xml:space="preserve"> עפ"י חוזה מיום </w:t>
      </w:r>
      <w:r w:rsidRPr="00D5041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646905866"/>
          <w:placeholder>
            <w:docPart w:val="C4AE619172B34B60939D9DE0D3081E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3-12T00:00:00Z">
            <w:dateFormat w:val="dd/MM/yyyy"/>
            <w:lid w:val="he-IL"/>
            <w:storeMappedDataAs w:val="dateTime"/>
            <w:calendar w:val="gregorian"/>
          </w:date>
        </w:sdtPr>
        <w:sdtEndPr>
          <w:rPr>
            <w:rFonts w:hint="cs"/>
          </w:rPr>
        </w:sdtEndPr>
        <w:sdtContent>
          <w:r w:rsidR="00870951">
            <w:rPr>
              <w:rFonts w:ascii="Times New Roman" w:eastAsia="Times New Roman" w:hAnsi="Times New Roman" w:cs="David" w:hint="cs"/>
              <w:color w:val="008000"/>
              <w:sz w:val="24"/>
              <w:szCs w:val="24"/>
              <w:rtl/>
              <w:lang w:eastAsia="he-IL"/>
            </w:rPr>
            <w:t>‏12/03/2019</w:t>
          </w:r>
        </w:sdtContent>
      </w:sdt>
      <w:r w:rsidRPr="00D5041C">
        <w:rPr>
          <w:rFonts w:ascii="Times New Roman" w:eastAsia="Times New Roman" w:hAnsi="Times New Roman" w:cs="David" w:hint="cs"/>
          <w:sz w:val="24"/>
          <w:szCs w:val="24"/>
          <w:rtl/>
          <w:lang w:eastAsia="he-IL"/>
        </w:rPr>
        <w:t>או עבור חלקן כמפורט להלן:</w:t>
      </w:r>
    </w:p>
    <w:p w14:paraId="1475E1F1"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9699260"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212CB7"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DBD3907"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F41A580"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76DED1"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F4EBE0F"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DE1FE4"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67A2A85"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7BE0F1A"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5629AB"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b/>
          <w:bCs/>
          <w:sz w:val="24"/>
          <w:szCs w:val="24"/>
          <w:rtl/>
          <w:lang w:eastAsia="he-IL"/>
        </w:rPr>
        <w:t>ולראיה באנו על החתום:</w:t>
      </w:r>
    </w:p>
    <w:p w14:paraId="21895B11"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775BC4"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היום </w:t>
      </w:r>
      <w:r w:rsidRPr="00D5041C">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לחודש </w:t>
      </w:r>
      <w:r w:rsidRPr="00D5041C">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לשנה _________</w:t>
      </w:r>
    </w:p>
    <w:p w14:paraId="570837B5" w14:textId="77777777" w:rsidR="00D5041C" w:rsidRPr="00D5041C" w:rsidRDefault="00D5041C" w:rsidP="00D504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14DFBDC" w14:textId="77777777" w:rsidR="00D5041C" w:rsidRPr="00D5041C" w:rsidRDefault="00D5041C" w:rsidP="00D504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חתימה וחותמת המתכנן: _______________</w:t>
      </w:r>
    </w:p>
    <w:p w14:paraId="57C41058"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7B3EFB1"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CFF061B"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b/>
          <w:bCs/>
          <w:sz w:val="24"/>
          <w:szCs w:val="24"/>
          <w:rtl/>
          <w:lang w:eastAsia="he-IL"/>
        </w:rPr>
        <w:t>אישור</w:t>
      </w:r>
    </w:p>
    <w:p w14:paraId="0E9A2B7A"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D5041C">
        <w:rPr>
          <w:rFonts w:ascii="Times New Roman" w:eastAsia="Times New Roman" w:hAnsi="Times New Roman" w:cs="David" w:hint="cs"/>
          <w:b/>
          <w:bCs/>
          <w:sz w:val="24"/>
          <w:szCs w:val="24"/>
          <w:rtl/>
          <w:lang w:eastAsia="he-IL"/>
        </w:rPr>
        <w:t>החברה</w:t>
      </w:r>
      <w:r w:rsidRPr="00D5041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B82AFED" w14:textId="77777777" w:rsidR="00D5041C" w:rsidRPr="00D5041C" w:rsidRDefault="00D5041C" w:rsidP="00D504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FA3F14F" w14:textId="77777777" w:rsidR="00D5041C" w:rsidRPr="00D5041C" w:rsidRDefault="00D5041C" w:rsidP="00D504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    תאריך : _______   </w:t>
      </w:r>
      <w:r w:rsidRPr="00D5041C">
        <w:rPr>
          <w:rFonts w:ascii="Times New Roman" w:eastAsia="Times New Roman" w:hAnsi="Times New Roman" w:cs="David" w:hint="cs"/>
          <w:sz w:val="24"/>
          <w:szCs w:val="24"/>
          <w:rtl/>
          <w:lang w:eastAsia="he-IL"/>
        </w:rPr>
        <w:tab/>
        <w:t>חתימה וחותמת עו"ד/רו"ח : _______________________</w:t>
      </w:r>
    </w:p>
    <w:p w14:paraId="7F6D5836"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0DDFAD8" w14:textId="77777777" w:rsidR="00D5041C" w:rsidRPr="00D5041C" w:rsidRDefault="00D5041C" w:rsidP="00D504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EECE13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08A113D" w14:textId="77777777" w:rsidR="00D5041C" w:rsidRPr="00D5041C" w:rsidRDefault="00D5041C" w:rsidP="00D5041C">
      <w:pPr>
        <w:spacing w:before="0" w:beforeAutospacing="0" w:after="0" w:afterAutospacing="0" w:line="240" w:lineRule="auto"/>
        <w:rPr>
          <w:rFonts w:ascii="Times New Roman" w:eastAsia="Times New Roman" w:hAnsi="Times New Roman" w:cs="David"/>
          <w:sz w:val="20"/>
          <w:szCs w:val="24"/>
          <w:rtl/>
        </w:rPr>
      </w:pPr>
    </w:p>
    <w:p w14:paraId="2BC44BF8" w14:textId="77777777" w:rsidR="00D5041C" w:rsidRPr="00D5041C" w:rsidRDefault="00D5041C" w:rsidP="00D5041C">
      <w:pPr>
        <w:spacing w:before="0" w:beforeAutospacing="0" w:after="0" w:afterAutospacing="0" w:line="240" w:lineRule="auto"/>
        <w:rPr>
          <w:rFonts w:ascii="Times New Roman" w:eastAsia="Times New Roman" w:hAnsi="Times New Roman" w:cs="David"/>
          <w:sz w:val="20"/>
          <w:szCs w:val="24"/>
          <w:rtl/>
        </w:rPr>
      </w:pPr>
    </w:p>
    <w:p w14:paraId="24A337C5" w14:textId="77777777" w:rsidR="00D5041C" w:rsidRPr="00D5041C" w:rsidRDefault="00D5041C" w:rsidP="00D5041C">
      <w:pPr>
        <w:spacing w:before="0" w:beforeAutospacing="0" w:after="0" w:afterAutospacing="0" w:line="240" w:lineRule="auto"/>
        <w:rPr>
          <w:rFonts w:ascii="Times New Roman" w:eastAsia="Times New Roman" w:hAnsi="Times New Roman" w:cs="David"/>
          <w:sz w:val="20"/>
          <w:szCs w:val="24"/>
          <w:rtl/>
        </w:rPr>
      </w:pPr>
    </w:p>
    <w:p w14:paraId="249F4FC5" w14:textId="77777777" w:rsidR="001A69D5" w:rsidRPr="00134C85" w:rsidRDefault="001A69D5">
      <w:pPr>
        <w:rPr>
          <w:rFonts w:ascii="David" w:hAnsi="David" w:cs="David"/>
        </w:rPr>
      </w:pPr>
    </w:p>
    <w:sectPr w:rsidR="001A69D5" w:rsidRPr="00134C85" w:rsidSect="00157ACB">
      <w:headerReference w:type="default" r:id="rId14"/>
      <w:footerReference w:type="default" r:id="rId15"/>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2DC868" w14:textId="77777777" w:rsidR="00210D2C" w:rsidRDefault="00210D2C" w:rsidP="00AF234B">
      <w:pPr>
        <w:spacing w:before="0" w:after="0" w:line="240" w:lineRule="auto"/>
      </w:pPr>
      <w:r>
        <w:separator/>
      </w:r>
    </w:p>
  </w:endnote>
  <w:endnote w:type="continuationSeparator" w:id="0">
    <w:p w14:paraId="6F6108E5" w14:textId="77777777" w:rsidR="00210D2C" w:rsidRDefault="00210D2C"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
      <w:gridCol w:w="1402"/>
      <w:gridCol w:w="987"/>
      <w:gridCol w:w="2037"/>
      <w:gridCol w:w="1151"/>
      <w:gridCol w:w="2124"/>
    </w:tblGrid>
    <w:tr w:rsidR="00210D2C" w14:paraId="71F309E5" w14:textId="77777777" w:rsidTr="00157ACB">
      <w:tc>
        <w:tcPr>
          <w:tcW w:w="584" w:type="dxa"/>
        </w:tcPr>
        <w:p w14:paraId="26E6F5FD" w14:textId="77777777" w:rsidR="00210D2C" w:rsidRPr="001A0C3C" w:rsidRDefault="00210D2C" w:rsidP="00157ACB">
          <w:pPr>
            <w:pStyle w:val="a5"/>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179227062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vAlign w:val="center"/>
            </w:tcPr>
            <w:p w14:paraId="0577B3D2" w14:textId="77777777" w:rsidR="00210D2C" w:rsidRPr="001A0C3C" w:rsidRDefault="00210D2C" w:rsidP="00157ACB">
              <w:pPr>
                <w:pStyle w:val="a5"/>
                <w:rPr>
                  <w:rFonts w:ascii="David" w:hAnsi="David" w:cs="David"/>
                  <w:sz w:val="20"/>
                  <w:szCs w:val="20"/>
                  <w:rtl/>
                </w:rPr>
              </w:pPr>
              <w:r>
                <w:rPr>
                  <w:rFonts w:ascii="David" w:hAnsi="David" w:cs="David" w:hint="cs"/>
                  <w:sz w:val="20"/>
                  <w:szCs w:val="20"/>
                  <w:rtl/>
                </w:rPr>
                <w:t>ש. גלבוע מהנדסים יועצים</w:t>
              </w:r>
            </w:p>
          </w:tc>
        </w:sdtContent>
      </w:sdt>
      <w:tc>
        <w:tcPr>
          <w:tcW w:w="988" w:type="dxa"/>
          <w:vAlign w:val="center"/>
        </w:tcPr>
        <w:p w14:paraId="5C3A28A6" w14:textId="77777777" w:rsidR="00210D2C" w:rsidRPr="001A0C3C" w:rsidRDefault="00210D2C" w:rsidP="00157ACB">
          <w:pPr>
            <w:pStyle w:val="a5"/>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195798031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vAlign w:val="center"/>
            </w:tcPr>
            <w:p w14:paraId="3E364C56" w14:textId="77777777" w:rsidR="00210D2C" w:rsidRPr="001A0C3C" w:rsidRDefault="00210D2C" w:rsidP="00157ACB">
              <w:pPr>
                <w:pStyle w:val="a5"/>
                <w:rPr>
                  <w:rFonts w:ascii="David" w:hAnsi="David" w:cs="David"/>
                  <w:sz w:val="20"/>
                  <w:szCs w:val="20"/>
                  <w:rtl/>
                </w:rPr>
              </w:pPr>
              <w:r>
                <w:rPr>
                  <w:rFonts w:ascii="David" w:hAnsi="David" w:cs="David" w:hint="cs"/>
                  <w:sz w:val="20"/>
                  <w:szCs w:val="20"/>
                  <w:rtl/>
                </w:rPr>
                <w:t xml:space="preserve">תכנון ויעוץ אינסטלציה וספרנקלריים בפרויקט </w:t>
              </w:r>
            </w:p>
          </w:tc>
        </w:sdtContent>
      </w:sdt>
      <w:tc>
        <w:tcPr>
          <w:tcW w:w="1153" w:type="dxa"/>
          <w:vAlign w:val="center"/>
        </w:tcPr>
        <w:p w14:paraId="441B4586" w14:textId="77777777" w:rsidR="00210D2C" w:rsidRPr="001A0C3C" w:rsidRDefault="00210D2C" w:rsidP="00157ACB">
          <w:pPr>
            <w:pStyle w:val="a5"/>
            <w:rPr>
              <w:rFonts w:ascii="David" w:hAnsi="David" w:cs="David"/>
              <w:sz w:val="20"/>
              <w:szCs w:val="20"/>
              <w:rtl/>
            </w:rPr>
          </w:pPr>
          <w:r w:rsidRPr="001A0C3C">
            <w:rPr>
              <w:rFonts w:ascii="David" w:hAnsi="David" w:cs="David"/>
              <w:sz w:val="20"/>
              <w:szCs w:val="20"/>
              <w:rtl/>
            </w:rPr>
            <w:t>מס' חוזה</w:t>
          </w:r>
        </w:p>
      </w:tc>
      <w:sdt>
        <w:sdtPr>
          <w:rPr>
            <w:rFonts w:ascii="David" w:hAnsi="David" w:cs="David"/>
            <w:sz w:val="20"/>
            <w:szCs w:val="20"/>
            <w:rtl/>
          </w:rPr>
          <w:alias w:val="ערך של מזהה מסמך"/>
          <w:tag w:val="_dlc_DocId"/>
          <w:id w:val="121510800"/>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vAlign w:val="center"/>
            </w:tcPr>
            <w:p w14:paraId="65470E0E" w14:textId="1EE12173" w:rsidR="00210D2C" w:rsidRPr="00435A20" w:rsidRDefault="00210D2C" w:rsidP="00157ACB">
              <w:pPr>
                <w:pStyle w:val="a5"/>
                <w:rPr>
                  <w:rFonts w:ascii="David" w:hAnsi="David" w:cs="David"/>
                  <w:sz w:val="20"/>
                  <w:szCs w:val="20"/>
                  <w:rtl/>
                </w:rPr>
              </w:pPr>
              <w:del w:id="15" w:author="Avi Cohen" w:date="2019-03-31T16:33:00Z">
                <w:r w:rsidDel="0085245D">
                  <w:rPr>
                    <w:rFonts w:ascii="David" w:hAnsi="David" w:cs="David"/>
                    <w:sz w:val="20"/>
                    <w:szCs w:val="20"/>
                  </w:rPr>
                  <w:delText>CONT-5-564</w:delText>
                </w:r>
              </w:del>
              <w:ins w:id="16" w:author="Avi Cohen" w:date="2019-10-31T16:00:00Z">
                <w:r w:rsidR="00951402">
                  <w:rPr>
                    <w:rFonts w:ascii="David" w:hAnsi="David" w:cs="David" w:hint="cs"/>
                    <w:sz w:val="20"/>
                    <w:szCs w:val="20"/>
                  </w:rPr>
                  <w:t>CO</w:t>
                </w:r>
                <w:r w:rsidR="00951402">
                  <w:rPr>
                    <w:rFonts w:ascii="David" w:hAnsi="David" w:cs="David" w:hint="cs"/>
                    <w:sz w:val="20"/>
                    <w:szCs w:val="20"/>
                    <w:rtl/>
                  </w:rPr>
                  <w:t>NT-10-1846</w:t>
                </w:r>
              </w:ins>
            </w:p>
          </w:tc>
        </w:sdtContent>
      </w:sdt>
    </w:tr>
    <w:tr w:rsidR="00210D2C" w14:paraId="36532238" w14:textId="77777777" w:rsidTr="00157ACB">
      <w:tc>
        <w:tcPr>
          <w:tcW w:w="584" w:type="dxa"/>
        </w:tcPr>
        <w:p w14:paraId="13CF9C17" w14:textId="77777777" w:rsidR="00210D2C" w:rsidRPr="001A0C3C" w:rsidRDefault="00210D2C" w:rsidP="00157ACB">
          <w:pPr>
            <w:pStyle w:val="a5"/>
            <w:rPr>
              <w:rFonts w:ascii="David" w:hAnsi="David" w:cs="David"/>
              <w:sz w:val="20"/>
              <w:szCs w:val="20"/>
              <w:rtl/>
            </w:rPr>
          </w:pPr>
          <w:r>
            <w:rPr>
              <w:rFonts w:ascii="David" w:hAnsi="David" w:cs="David" w:hint="cs"/>
              <w:sz w:val="20"/>
              <w:szCs w:val="20"/>
              <w:rtl/>
            </w:rPr>
            <w:t>גרסה</w:t>
          </w:r>
        </w:p>
      </w:tc>
      <w:sdt>
        <w:sdtPr>
          <w:rPr>
            <w:rFonts w:ascii="David" w:hAnsi="David" w:cs="David"/>
            <w:sz w:val="20"/>
            <w:szCs w:val="20"/>
            <w:rtl/>
          </w:rPr>
          <w:alias w:val="גרסת חוזה"/>
          <w:tag w:val="cntContractVersion"/>
          <w:id w:val="187396295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vAlign w:val="center"/>
            </w:tcPr>
            <w:p w14:paraId="1EA3E89D" w14:textId="4CE71482" w:rsidR="00210D2C" w:rsidRDefault="00951402" w:rsidP="00157ACB">
              <w:pPr>
                <w:pStyle w:val="a5"/>
                <w:rPr>
                  <w:rFonts w:ascii="David" w:hAnsi="David" w:cs="David"/>
                  <w:sz w:val="20"/>
                  <w:szCs w:val="20"/>
                  <w:rtl/>
                </w:rPr>
              </w:pPr>
              <w:r>
                <w:rPr>
                  <w:rFonts w:ascii="David" w:hAnsi="David" w:cs="David" w:hint="cs"/>
                  <w:sz w:val="20"/>
                  <w:szCs w:val="20"/>
                  <w:rtl/>
                </w:rPr>
                <w:t>0.1</w:t>
              </w:r>
            </w:p>
          </w:tc>
        </w:sdtContent>
      </w:sdt>
      <w:tc>
        <w:tcPr>
          <w:tcW w:w="988" w:type="dxa"/>
          <w:vAlign w:val="center"/>
        </w:tcPr>
        <w:p w14:paraId="111F82BD" w14:textId="77777777" w:rsidR="00210D2C" w:rsidRPr="001A0C3C" w:rsidRDefault="00210D2C" w:rsidP="00157ACB">
          <w:pPr>
            <w:pStyle w:val="a5"/>
            <w:rPr>
              <w:rFonts w:ascii="David" w:hAnsi="David" w:cs="David"/>
              <w:sz w:val="20"/>
              <w:szCs w:val="20"/>
              <w:rtl/>
            </w:rPr>
          </w:pPr>
          <w:r>
            <w:rPr>
              <w:rFonts w:ascii="David" w:hAnsi="David" w:cs="David" w:hint="cs"/>
              <w:sz w:val="20"/>
              <w:szCs w:val="20"/>
              <w:rtl/>
            </w:rPr>
            <w:t>סטטוס</w:t>
          </w:r>
        </w:p>
      </w:tc>
      <w:sdt>
        <w:sdtPr>
          <w:rPr>
            <w:rFonts w:ascii="David" w:hAnsi="David" w:cs="David"/>
            <w:sz w:val="20"/>
            <w:szCs w:val="20"/>
            <w:rtl/>
          </w:rPr>
          <w:alias w:val="סטטוס חוזה"/>
          <w:tag w:val="cntStatus"/>
          <w:id w:val="-196256495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vAlign w:val="center"/>
            </w:tcPr>
            <w:p w14:paraId="00E74CE1" w14:textId="77777777" w:rsidR="00210D2C" w:rsidRPr="009E74BA" w:rsidRDefault="00210D2C" w:rsidP="00157ACB">
              <w:pPr>
                <w:pStyle w:val="a5"/>
                <w:rPr>
                  <w:rFonts w:ascii="David" w:hAnsi="David" w:cs="David"/>
                  <w:sz w:val="20"/>
                  <w:szCs w:val="20"/>
                  <w:rtl/>
                </w:rPr>
              </w:pPr>
              <w:r>
                <w:rPr>
                  <w:rFonts w:ascii="David" w:hAnsi="David" w:cs="David" w:hint="cs"/>
                  <w:sz w:val="20"/>
                  <w:szCs w:val="20"/>
                  <w:rtl/>
                </w:rPr>
                <w:t>3;#</w:t>
              </w:r>
              <w:r>
                <w:rPr>
                  <w:rFonts w:ascii="David" w:hAnsi="David" w:cs="David" w:hint="cs"/>
                  <w:sz w:val="20"/>
                  <w:szCs w:val="20"/>
                </w:rPr>
                <w:t>Draft</w:t>
              </w:r>
            </w:p>
          </w:tc>
        </w:sdtContent>
      </w:sdt>
      <w:tc>
        <w:tcPr>
          <w:tcW w:w="1153" w:type="dxa"/>
          <w:vAlign w:val="center"/>
        </w:tcPr>
        <w:p w14:paraId="447CFA67" w14:textId="77777777" w:rsidR="00210D2C" w:rsidRPr="001A0C3C" w:rsidRDefault="00210D2C" w:rsidP="00157ACB">
          <w:pPr>
            <w:pStyle w:val="a5"/>
            <w:rPr>
              <w:rFonts w:ascii="David" w:hAnsi="David" w:cs="David"/>
              <w:sz w:val="20"/>
              <w:szCs w:val="20"/>
              <w:rtl/>
            </w:rPr>
          </w:pPr>
        </w:p>
      </w:tc>
      <w:tc>
        <w:tcPr>
          <w:tcW w:w="2127" w:type="dxa"/>
          <w:vAlign w:val="center"/>
        </w:tcPr>
        <w:p w14:paraId="099F10C6" w14:textId="77777777" w:rsidR="00210D2C" w:rsidRDefault="00210D2C" w:rsidP="00157ACB">
          <w:pPr>
            <w:pStyle w:val="a5"/>
            <w:rPr>
              <w:rFonts w:ascii="David" w:hAnsi="David" w:cs="David"/>
              <w:sz w:val="20"/>
              <w:szCs w:val="20"/>
            </w:rPr>
          </w:pPr>
        </w:p>
      </w:tc>
    </w:tr>
  </w:tbl>
  <w:p w14:paraId="2E549137" w14:textId="77777777" w:rsidR="00210D2C" w:rsidRPr="00552E11" w:rsidRDefault="00210D2C" w:rsidP="00157AC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957F35" w14:textId="77777777" w:rsidR="00210D2C" w:rsidRDefault="00210D2C" w:rsidP="00AF234B">
      <w:pPr>
        <w:spacing w:before="0" w:after="0" w:line="240" w:lineRule="auto"/>
      </w:pPr>
      <w:r>
        <w:separator/>
      </w:r>
    </w:p>
  </w:footnote>
  <w:footnote w:type="continuationSeparator" w:id="0">
    <w:p w14:paraId="4B5CC678" w14:textId="77777777" w:rsidR="00210D2C" w:rsidRDefault="00210D2C"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0F4A0ACA" w14:textId="77777777" w:rsidR="00210D2C" w:rsidRDefault="00210D2C">
        <w:pPr>
          <w:pStyle w:val="a3"/>
          <w:jc w:val="center"/>
        </w:pPr>
        <w:r>
          <w:fldChar w:fldCharType="begin"/>
        </w:r>
        <w:r>
          <w:instrText xml:space="preserve"> PAGE   \* MERGEFORMAT </w:instrText>
        </w:r>
        <w:r>
          <w:fldChar w:fldCharType="separate"/>
        </w:r>
        <w:r w:rsidR="009C5F07">
          <w:rPr>
            <w:noProof/>
            <w:rtl/>
          </w:rPr>
          <w:t>35</w:t>
        </w:r>
        <w:r>
          <w:rPr>
            <w:noProof/>
          </w:rPr>
          <w:fldChar w:fldCharType="end"/>
        </w:r>
      </w:p>
    </w:sdtContent>
  </w:sdt>
  <w:p w14:paraId="268CA174" w14:textId="77777777" w:rsidR="00210D2C" w:rsidRDefault="00210D2C">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nsid w:val="2D222225"/>
    <w:multiLevelType w:val="multilevel"/>
    <w:tmpl w:val="589CBEDA"/>
    <w:lvl w:ilvl="0">
      <w:start w:val="1"/>
      <w:numFmt w:val="decimal"/>
      <w:lvlText w:val="%1"/>
      <w:lvlJc w:val="left"/>
      <w:pPr>
        <w:ind w:left="360" w:hanging="360"/>
      </w:pPr>
      <w:rPr>
        <w:rFonts w:hint="default"/>
      </w:rPr>
    </w:lvl>
    <w:lvl w:ilvl="1">
      <w:start w:val="1"/>
      <w:numFmt w:val="decimal"/>
      <w:lvlText w:val="%1.%2"/>
      <w:lvlJc w:val="left"/>
      <w:pPr>
        <w:ind w:left="1815" w:hanging="360"/>
      </w:pPr>
      <w:rPr>
        <w:rFonts w:hint="default"/>
      </w:rPr>
    </w:lvl>
    <w:lvl w:ilvl="2">
      <w:start w:val="1"/>
      <w:numFmt w:val="decimal"/>
      <w:lvlText w:val="%1.%2.%3"/>
      <w:lvlJc w:val="left"/>
      <w:pPr>
        <w:ind w:left="3630" w:hanging="720"/>
      </w:pPr>
      <w:rPr>
        <w:rFonts w:hint="default"/>
      </w:rPr>
    </w:lvl>
    <w:lvl w:ilvl="3">
      <w:start w:val="1"/>
      <w:numFmt w:val="decimal"/>
      <w:lvlText w:val="%1.%2.%3.%4"/>
      <w:lvlJc w:val="left"/>
      <w:pPr>
        <w:ind w:left="5085" w:hanging="720"/>
      </w:pPr>
      <w:rPr>
        <w:rFonts w:hint="default"/>
      </w:rPr>
    </w:lvl>
    <w:lvl w:ilvl="4">
      <w:start w:val="1"/>
      <w:numFmt w:val="decimal"/>
      <w:lvlText w:val="%1.%2.%3.%4.%5"/>
      <w:lvlJc w:val="left"/>
      <w:pPr>
        <w:ind w:left="6900" w:hanging="1080"/>
      </w:pPr>
      <w:rPr>
        <w:rFonts w:hint="default"/>
      </w:rPr>
    </w:lvl>
    <w:lvl w:ilvl="5">
      <w:start w:val="1"/>
      <w:numFmt w:val="decimal"/>
      <w:lvlText w:val="%1.%2.%3.%4.%5.%6"/>
      <w:lvlJc w:val="left"/>
      <w:pPr>
        <w:ind w:left="8355" w:hanging="1080"/>
      </w:pPr>
      <w:rPr>
        <w:rFonts w:hint="default"/>
      </w:rPr>
    </w:lvl>
    <w:lvl w:ilvl="6">
      <w:start w:val="1"/>
      <w:numFmt w:val="decimal"/>
      <w:lvlText w:val="%1.%2.%3.%4.%5.%6.%7"/>
      <w:lvlJc w:val="left"/>
      <w:pPr>
        <w:ind w:left="9810" w:hanging="1080"/>
      </w:pPr>
      <w:rPr>
        <w:rFonts w:hint="default"/>
      </w:rPr>
    </w:lvl>
    <w:lvl w:ilvl="7">
      <w:start w:val="1"/>
      <w:numFmt w:val="decimal"/>
      <w:lvlText w:val="%1.%2.%3.%4.%5.%6.%7.%8"/>
      <w:lvlJc w:val="left"/>
      <w:pPr>
        <w:ind w:left="11625" w:hanging="1440"/>
      </w:pPr>
      <w:rPr>
        <w:rFonts w:hint="default"/>
      </w:rPr>
    </w:lvl>
    <w:lvl w:ilvl="8">
      <w:start w:val="1"/>
      <w:numFmt w:val="decimal"/>
      <w:lvlText w:val="%1.%2.%3.%4.%5.%6.%7.%8.%9"/>
      <w:lvlJc w:val="left"/>
      <w:pPr>
        <w:ind w:left="13080" w:hanging="1440"/>
      </w:pPr>
      <w:rPr>
        <w:rFonts w:hint="default"/>
      </w:rPr>
    </w:lvl>
  </w:abstractNum>
  <w:abstractNum w:abstractNumId="11">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1"/>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3"/>
  </w:num>
  <w:num w:numId="27">
    <w:abstractNumId w:val="12"/>
  </w:num>
  <w:num w:numId="28">
    <w:abstractNumId w:val="16"/>
  </w:num>
  <w:num w:numId="29">
    <w:abstractNumId w:val="15"/>
  </w:num>
  <w:num w:numId="30">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721D"/>
    <w:rsid w:val="00083EF4"/>
    <w:rsid w:val="0011634B"/>
    <w:rsid w:val="00132316"/>
    <w:rsid w:val="00134C85"/>
    <w:rsid w:val="00157ACB"/>
    <w:rsid w:val="00186FE1"/>
    <w:rsid w:val="001A0C3C"/>
    <w:rsid w:val="001A69D5"/>
    <w:rsid w:val="001B1046"/>
    <w:rsid w:val="00210D2C"/>
    <w:rsid w:val="00214ACF"/>
    <w:rsid w:val="00287235"/>
    <w:rsid w:val="003B1029"/>
    <w:rsid w:val="003D0FB5"/>
    <w:rsid w:val="00486CC1"/>
    <w:rsid w:val="00503036"/>
    <w:rsid w:val="00552E11"/>
    <w:rsid w:val="00641EDF"/>
    <w:rsid w:val="0072103C"/>
    <w:rsid w:val="0085245D"/>
    <w:rsid w:val="00870951"/>
    <w:rsid w:val="008C64C6"/>
    <w:rsid w:val="008D46A4"/>
    <w:rsid w:val="008D4FC1"/>
    <w:rsid w:val="00942177"/>
    <w:rsid w:val="00951402"/>
    <w:rsid w:val="009906BE"/>
    <w:rsid w:val="009C5F07"/>
    <w:rsid w:val="00AD2AC9"/>
    <w:rsid w:val="00AF234B"/>
    <w:rsid w:val="00B66D2C"/>
    <w:rsid w:val="00BE17B4"/>
    <w:rsid w:val="00C20123"/>
    <w:rsid w:val="00CF7B40"/>
    <w:rsid w:val="00D13234"/>
    <w:rsid w:val="00D5041C"/>
    <w:rsid w:val="00DA7021"/>
    <w:rsid w:val="00E679C7"/>
    <w:rsid w:val="00E70051"/>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6385"/>
    <o:shapelayout v:ext="edit">
      <o:idmap v:ext="edit" data="1"/>
    </o:shapelayout>
  </w:shapeDefaults>
  <w:decimalSymbol w:val="."/>
  <w:listSeparator w:val=","/>
  <w14:docId w14:val="199138C1"/>
  <w15:docId w15:val="{F9C81BD6-3BA6-474B-9286-D271BA9C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D5041C"/>
    <w:rPr>
      <w:rFonts w:ascii="Times New Roman" w:eastAsia="Times New Roman" w:hAnsi="Times New Roman" w:cs="David"/>
      <w:sz w:val="20"/>
      <w:szCs w:val="24"/>
      <w:lang w:eastAsia="he-IL"/>
    </w:rPr>
  </w:style>
  <w:style w:type="character" w:customStyle="1" w:styleId="20">
    <w:name w:val="כותרת 2 תו"/>
    <w:basedOn w:val="a0"/>
    <w:link w:val="2"/>
    <w:rsid w:val="00D5041C"/>
    <w:rPr>
      <w:rFonts w:ascii="Times New Roman" w:eastAsia="Times New Roman" w:hAnsi="Times New Roman" w:cs="David"/>
      <w:bCs/>
      <w:sz w:val="20"/>
      <w:szCs w:val="24"/>
      <w:lang w:eastAsia="he-IL"/>
    </w:rPr>
  </w:style>
  <w:style w:type="character" w:customStyle="1" w:styleId="30">
    <w:name w:val="כותרת 3 תו"/>
    <w:basedOn w:val="a0"/>
    <w:link w:val="3"/>
    <w:rsid w:val="00D5041C"/>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D5041C"/>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D5041C"/>
    <w:rPr>
      <w:rFonts w:ascii="Times New Roman" w:eastAsia="Times New Roman" w:hAnsi="Times New Roman" w:cs="David"/>
      <w:sz w:val="20"/>
      <w:szCs w:val="24"/>
      <w:lang w:eastAsia="he-IL"/>
    </w:rPr>
  </w:style>
  <w:style w:type="character" w:customStyle="1" w:styleId="60">
    <w:name w:val="כותרת 6 תו"/>
    <w:basedOn w:val="a0"/>
    <w:link w:val="6"/>
    <w:rsid w:val="00D5041C"/>
    <w:rPr>
      <w:rFonts w:ascii="Times New Roman" w:eastAsia="Times New Roman" w:hAnsi="Times New Roman" w:cs="David"/>
      <w:sz w:val="20"/>
      <w:szCs w:val="24"/>
      <w:u w:val="single"/>
      <w:lang w:eastAsia="he-IL"/>
    </w:rPr>
  </w:style>
  <w:style w:type="character" w:customStyle="1" w:styleId="70">
    <w:name w:val="כותרת 7 תו"/>
    <w:basedOn w:val="a0"/>
    <w:link w:val="7"/>
    <w:rsid w:val="00D5041C"/>
    <w:rPr>
      <w:rFonts w:ascii="Times New Roman" w:eastAsia="Times New Roman" w:hAnsi="Times New Roman" w:cs="David"/>
      <w:sz w:val="20"/>
      <w:szCs w:val="24"/>
      <w:lang w:eastAsia="he-IL"/>
    </w:rPr>
  </w:style>
  <w:style w:type="character" w:customStyle="1" w:styleId="80">
    <w:name w:val="כותרת 8 תו"/>
    <w:basedOn w:val="a0"/>
    <w:link w:val="8"/>
    <w:rsid w:val="00D5041C"/>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D5041C"/>
    <w:rPr>
      <w:rFonts w:ascii="Times New Roman" w:eastAsia="Times New Roman" w:hAnsi="Times New Roman" w:cs="David"/>
      <w:bCs/>
      <w:sz w:val="20"/>
      <w:szCs w:val="24"/>
      <w:u w:val="single"/>
      <w:lang w:eastAsia="he-IL"/>
    </w:rPr>
  </w:style>
  <w:style w:type="numbering" w:customStyle="1" w:styleId="NoList1">
    <w:name w:val="No List1"/>
    <w:next w:val="a2"/>
    <w:semiHidden/>
    <w:rsid w:val="00D5041C"/>
  </w:style>
  <w:style w:type="paragraph" w:styleId="a9">
    <w:name w:val="Body Text"/>
    <w:basedOn w:val="a"/>
    <w:link w:val="aa"/>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D5041C"/>
    <w:rPr>
      <w:rFonts w:ascii="Times New Roman" w:eastAsia="Times New Roman" w:hAnsi="Times New Roman" w:cs="David"/>
      <w:sz w:val="20"/>
      <w:szCs w:val="24"/>
      <w:lang w:eastAsia="he-IL"/>
    </w:rPr>
  </w:style>
  <w:style w:type="paragraph" w:styleId="ab">
    <w:name w:val="Title"/>
    <w:basedOn w:val="a"/>
    <w:link w:val="ac"/>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D5041C"/>
    <w:rPr>
      <w:rFonts w:ascii="Times New Roman" w:eastAsia="Times New Roman" w:hAnsi="Times New Roman" w:cs="David"/>
      <w:bCs/>
      <w:i/>
      <w:iCs/>
      <w:sz w:val="32"/>
      <w:szCs w:val="32"/>
      <w:u w:val="single"/>
      <w:lang w:eastAsia="he-IL"/>
    </w:rPr>
  </w:style>
  <w:style w:type="character" w:styleId="ad">
    <w:name w:val="page number"/>
    <w:basedOn w:val="a0"/>
    <w:rsid w:val="00D5041C"/>
  </w:style>
  <w:style w:type="paragraph" w:styleId="ae">
    <w:name w:val="Block Text"/>
    <w:basedOn w:val="a"/>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D5041C"/>
    <w:pPr>
      <w:ind w:left="540" w:hanging="540"/>
    </w:pPr>
    <w:rPr>
      <w:szCs w:val="22"/>
    </w:rPr>
  </w:style>
  <w:style w:type="paragraph" w:customStyle="1" w:styleId="af0">
    <w:name w:val="חתימה קו אחד"/>
    <w:basedOn w:val="11"/>
    <w:rsid w:val="00D5041C"/>
    <w:pPr>
      <w:tabs>
        <w:tab w:val="left" w:pos="2880"/>
        <w:tab w:val="left" w:pos="5220"/>
        <w:tab w:val="left" w:pos="7740"/>
      </w:tabs>
      <w:ind w:left="360"/>
    </w:pPr>
    <w:rPr>
      <w:sz w:val="22"/>
      <w:szCs w:val="22"/>
    </w:rPr>
  </w:style>
  <w:style w:type="paragraph" w:customStyle="1" w:styleId="12">
    <w:name w:val="חתימה קו 1 נקודות"/>
    <w:basedOn w:val="1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D5041C"/>
    <w:rPr>
      <w:rFonts w:ascii="Tahoma" w:eastAsia="Times New Roman" w:hAnsi="Tahoma" w:cs="Tahoma"/>
      <w:sz w:val="16"/>
      <w:szCs w:val="16"/>
      <w:lang w:eastAsia="he-IL"/>
    </w:rPr>
  </w:style>
  <w:style w:type="paragraph" w:customStyle="1" w:styleId="Heading11">
    <w:name w:val="Heading 11"/>
    <w:basedOn w:val="a"/>
    <w:next w:val="a"/>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31">
    <w:name w:val="Body Text Indent 3"/>
    <w:basedOn w:val="a"/>
    <w:link w:val="32"/>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D5041C"/>
    <w:rPr>
      <w:rFonts w:ascii="Times New Roman" w:eastAsia="Times New Roman" w:hAnsi="Times New Roman" w:cs="David"/>
      <w:sz w:val="24"/>
      <w:szCs w:val="24"/>
      <w:lang w:eastAsia="he-IL"/>
    </w:rPr>
  </w:style>
  <w:style w:type="paragraph" w:styleId="21">
    <w:name w:val="Body Text Indent 2"/>
    <w:basedOn w:val="a"/>
    <w:link w:val="22"/>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D5041C"/>
    <w:rPr>
      <w:rFonts w:ascii="Times New Roman" w:eastAsia="Times New Roman" w:hAnsi="Times New Roman" w:cs="David"/>
      <w:sz w:val="20"/>
      <w:szCs w:val="24"/>
      <w:lang w:eastAsia="he-IL"/>
    </w:rPr>
  </w:style>
  <w:style w:type="paragraph" w:customStyle="1" w:styleId="af3">
    <w:name w:val="סגנון"/>
    <w:basedOn w:val="a"/>
    <w:next w:val="ae"/>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D5041C"/>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a0"/>
    <w:link w:val="AutoField"/>
    <w:rsid w:val="00157ACB"/>
    <w:rPr>
      <w:rFonts w:ascii="Times New Roman" w:eastAsia="Times New Roman" w:hAnsi="Times New Roman" w:cs="David"/>
      <w:color w:val="00B050"/>
      <w:sz w:val="24"/>
      <w:szCs w:val="24"/>
    </w:rPr>
  </w:style>
  <w:style w:type="paragraph" w:styleId="af6">
    <w:name w:val="List Paragraph"/>
    <w:basedOn w:val="a"/>
    <w:uiPriority w:val="34"/>
    <w:qFormat/>
    <w:rsid w:val="00210D2C"/>
    <w:pPr>
      <w:ind w:left="720"/>
      <w:contextualSpacing/>
    </w:pPr>
  </w:style>
  <w:style w:type="paragraph" w:customStyle="1" w:styleId="af7">
    <w:name w:val="היסט_כפול"/>
    <w:basedOn w:val="a"/>
    <w:rsid w:val="00641ED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154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a3"/>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a3"/>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a3"/>
              <w:rtl/>
            </w:rPr>
            <w:t>[צדדים נוספים]</w:t>
          </w:r>
        </w:p>
      </w:docPartBody>
    </w:docPart>
    <w:docPart>
      <w:docPartPr>
        <w:name w:val="A8A104B735744C1CB0DE7B08A3FEF619"/>
        <w:category>
          <w:name w:val="General"/>
          <w:gallery w:val="placeholder"/>
        </w:category>
        <w:types>
          <w:type w:val="bbPlcHdr"/>
        </w:types>
        <w:behaviors>
          <w:behavior w:val="content"/>
        </w:behaviors>
        <w:guid w:val="{AF5C3991-E4E3-43EA-B343-5185BF085445}"/>
      </w:docPartPr>
      <w:docPartBody>
        <w:p w:rsidR="00B73DB2" w:rsidRDefault="00B73DB2">
          <w:r w:rsidRPr="007C17E5">
            <w:rPr>
              <w:rStyle w:val="a3"/>
              <w:rtl/>
            </w:rPr>
            <w:t>[רשות מקומית]</w:t>
          </w:r>
        </w:p>
      </w:docPartBody>
    </w:docPart>
    <w:docPart>
      <w:docPartPr>
        <w:name w:val="B3C5964FB21542A79DC4F03E2D04F527"/>
        <w:category>
          <w:name w:val="General"/>
          <w:gallery w:val="placeholder"/>
        </w:category>
        <w:types>
          <w:type w:val="bbPlcHdr"/>
        </w:types>
        <w:behaviors>
          <w:behavior w:val="content"/>
        </w:behaviors>
        <w:guid w:val="{2E86C959-7023-499E-9E63-60548BAAADF3}"/>
      </w:docPartPr>
      <w:docPartBody>
        <w:p w:rsidR="00B73DB2" w:rsidRDefault="00B73DB2">
          <w:r w:rsidRPr="007C17E5">
            <w:rPr>
              <w:rStyle w:val="a3"/>
              <w:rtl/>
            </w:rPr>
            <w:t>[שם אתר]</w:t>
          </w:r>
        </w:p>
      </w:docPartBody>
    </w:docPart>
    <w:docPart>
      <w:docPartPr>
        <w:name w:val="F04B275552124BC68412F9158F6B7224"/>
        <w:category>
          <w:name w:val="General"/>
          <w:gallery w:val="placeholder"/>
        </w:category>
        <w:types>
          <w:type w:val="bbPlcHdr"/>
        </w:types>
        <w:behaviors>
          <w:behavior w:val="content"/>
        </w:behaviors>
        <w:guid w:val="{CCF2F636-B85F-4632-A8BA-8CF001D45E2E}"/>
      </w:docPartPr>
      <w:docPartBody>
        <w:p w:rsidR="00B73DB2" w:rsidRDefault="00B73DB2">
          <w:r w:rsidRPr="007C17E5">
            <w:rPr>
              <w:rStyle w:val="a3"/>
              <w:rtl/>
            </w:rPr>
            <w:t>[שם הפרויקט]</w:t>
          </w:r>
        </w:p>
      </w:docPartBody>
    </w:docPart>
    <w:docPart>
      <w:docPartPr>
        <w:name w:val="5DFB077B2BE64A108B14C794F5A5CA5F"/>
        <w:category>
          <w:name w:val="General"/>
          <w:gallery w:val="placeholder"/>
        </w:category>
        <w:types>
          <w:type w:val="bbPlcHdr"/>
        </w:types>
        <w:behaviors>
          <w:behavior w:val="content"/>
        </w:behaviors>
        <w:guid w:val="{61753735-AE4E-42EE-807F-8D387C7C4B47}"/>
      </w:docPartPr>
      <w:docPartBody>
        <w:p w:rsidR="00B73DB2" w:rsidRDefault="00B73DB2">
          <w:r w:rsidRPr="007C17E5">
            <w:rPr>
              <w:rStyle w:val="a3"/>
              <w:rtl/>
            </w:rPr>
            <w:t>[שדה נוסף 2]</w:t>
          </w:r>
        </w:p>
      </w:docPartBody>
    </w:docPart>
    <w:docPart>
      <w:docPartPr>
        <w:name w:val="7A159D0D76674098BD5600E91E2DF060"/>
        <w:category>
          <w:name w:val="General"/>
          <w:gallery w:val="placeholder"/>
        </w:category>
        <w:types>
          <w:type w:val="bbPlcHdr"/>
        </w:types>
        <w:behaviors>
          <w:behavior w:val="content"/>
        </w:behaviors>
        <w:guid w:val="{021600A5-7FF5-4D93-B7C4-6CE05B29FAFD}"/>
      </w:docPartPr>
      <w:docPartBody>
        <w:p w:rsidR="00B73DB2" w:rsidRDefault="00B73DB2">
          <w:r w:rsidRPr="007C17E5">
            <w:rPr>
              <w:rStyle w:val="a3"/>
              <w:rtl/>
            </w:rPr>
            <w:t>[שדה נוסף 1]</w:t>
          </w:r>
        </w:p>
      </w:docPartBody>
    </w:docPart>
    <w:docPart>
      <w:docPartPr>
        <w:name w:val="FFB58B22640745D8AC5E79F8F27C4D04"/>
        <w:category>
          <w:name w:val="General"/>
          <w:gallery w:val="placeholder"/>
        </w:category>
        <w:types>
          <w:type w:val="bbPlcHdr"/>
        </w:types>
        <w:behaviors>
          <w:behavior w:val="content"/>
        </w:behaviors>
        <w:guid w:val="{9A5AB578-A5A7-4DEA-A2BE-54F56C9BD7C8}"/>
      </w:docPartPr>
      <w:docPartBody>
        <w:p w:rsidR="00B73DB2" w:rsidRDefault="00B73DB2">
          <w:r w:rsidRPr="007C17E5">
            <w:rPr>
              <w:rStyle w:val="a3"/>
              <w:rtl/>
            </w:rPr>
            <w:t>[רשות מקומית]</w:t>
          </w:r>
        </w:p>
      </w:docPartBody>
    </w:docPart>
    <w:docPart>
      <w:docPartPr>
        <w:name w:val="091E4C90BA6B448B9723A3A1EB2F6F94"/>
        <w:category>
          <w:name w:val="General"/>
          <w:gallery w:val="placeholder"/>
        </w:category>
        <w:types>
          <w:type w:val="bbPlcHdr"/>
        </w:types>
        <w:behaviors>
          <w:behavior w:val="content"/>
        </w:behaviors>
        <w:guid w:val="{68CC2922-C211-41C6-9444-A54764854B53}"/>
      </w:docPartPr>
      <w:docPartBody>
        <w:p w:rsidR="00B73DB2" w:rsidRDefault="00B73DB2">
          <w:r w:rsidRPr="007C17E5">
            <w:rPr>
              <w:rStyle w:val="a3"/>
              <w:rtl/>
            </w:rPr>
            <w:t>[שדה נוסף 3]</w:t>
          </w:r>
        </w:p>
      </w:docPartBody>
    </w:docPart>
    <w:docPart>
      <w:docPartPr>
        <w:name w:val="61A6D1B8AD7B40ACA9C385BB8D9A2058"/>
        <w:category>
          <w:name w:val="General"/>
          <w:gallery w:val="placeholder"/>
        </w:category>
        <w:types>
          <w:type w:val="bbPlcHdr"/>
        </w:types>
        <w:behaviors>
          <w:behavior w:val="content"/>
        </w:behaviors>
        <w:guid w:val="{EADD0508-A9C5-4C37-929F-CE5778B213E9}"/>
      </w:docPartPr>
      <w:docPartBody>
        <w:p w:rsidR="00B73DB2" w:rsidRDefault="00B73DB2">
          <w:r w:rsidRPr="007C17E5">
            <w:rPr>
              <w:rStyle w:val="a3"/>
              <w:rtl/>
            </w:rPr>
            <w:t>[שדה נוסף 4]</w:t>
          </w:r>
        </w:p>
      </w:docPartBody>
    </w:docPart>
    <w:docPart>
      <w:docPartPr>
        <w:name w:val="FD8245C496ED46CDA0169F8D0563D00F"/>
        <w:category>
          <w:name w:val="General"/>
          <w:gallery w:val="placeholder"/>
        </w:category>
        <w:types>
          <w:type w:val="bbPlcHdr"/>
        </w:types>
        <w:behaviors>
          <w:behavior w:val="content"/>
        </w:behaviors>
        <w:guid w:val="{CD6193E4-A9B1-401E-A0D3-0C43E9C04753}"/>
      </w:docPartPr>
      <w:docPartBody>
        <w:p w:rsidR="00B73DB2" w:rsidRDefault="00B73DB2">
          <w:r w:rsidRPr="007C17E5">
            <w:rPr>
              <w:rStyle w:val="a3"/>
              <w:rtl/>
            </w:rPr>
            <w:t>[שדה נוסף 5]</w:t>
          </w:r>
        </w:p>
      </w:docPartBody>
    </w:docPart>
    <w:docPart>
      <w:docPartPr>
        <w:name w:val="8E70C79AC2FC4399BD8F4CC830C112A0"/>
        <w:category>
          <w:name w:val="General"/>
          <w:gallery w:val="placeholder"/>
        </w:category>
        <w:types>
          <w:type w:val="bbPlcHdr"/>
        </w:types>
        <w:behaviors>
          <w:behavior w:val="content"/>
        </w:behaviors>
        <w:guid w:val="{D2C56544-B5D8-47F5-9DE5-26080EB6F145}"/>
      </w:docPartPr>
      <w:docPartBody>
        <w:p w:rsidR="00B73DB2" w:rsidRDefault="00B73DB2">
          <w:r w:rsidRPr="007C17E5">
            <w:rPr>
              <w:rStyle w:val="a3"/>
              <w:rtl/>
            </w:rPr>
            <w:t>[שדה נוסף 6]</w:t>
          </w:r>
        </w:p>
      </w:docPartBody>
    </w:docPart>
    <w:docPart>
      <w:docPartPr>
        <w:name w:val="4B4FAAEDBC434C4C86123565A261D450"/>
        <w:category>
          <w:name w:val="General"/>
          <w:gallery w:val="placeholder"/>
        </w:category>
        <w:types>
          <w:type w:val="bbPlcHdr"/>
        </w:types>
        <w:behaviors>
          <w:behavior w:val="content"/>
        </w:behaviors>
        <w:guid w:val="{0D6D6240-9DC9-42AE-8289-B9976D106139}"/>
      </w:docPartPr>
      <w:docPartBody>
        <w:p w:rsidR="00B73DB2" w:rsidRDefault="00B73DB2">
          <w:r w:rsidRPr="007C17E5">
            <w:rPr>
              <w:rStyle w:val="a3"/>
              <w:rtl/>
            </w:rPr>
            <w:t>[אחוז השתתפות צד א]</w:t>
          </w:r>
        </w:p>
      </w:docPartBody>
    </w:docPart>
    <w:docPart>
      <w:docPartPr>
        <w:name w:val="16ADD7BBDAA64FF490F0CE012E9C398F"/>
        <w:category>
          <w:name w:val="General"/>
          <w:gallery w:val="placeholder"/>
        </w:category>
        <w:types>
          <w:type w:val="bbPlcHdr"/>
        </w:types>
        <w:behaviors>
          <w:behavior w:val="content"/>
        </w:behaviors>
        <w:guid w:val="{BA7A4764-821B-4D61-BBDC-A63D6D8CE0F7}"/>
      </w:docPartPr>
      <w:docPartBody>
        <w:p w:rsidR="00B73DB2" w:rsidRDefault="00B73DB2">
          <w:r w:rsidRPr="007C17E5">
            <w:rPr>
              <w:rStyle w:val="a3"/>
              <w:rtl/>
            </w:rPr>
            <w:t>[תאריך חתימת חוזה]</w:t>
          </w:r>
        </w:p>
      </w:docPartBody>
    </w:docPart>
    <w:docPart>
      <w:docPartPr>
        <w:name w:val="F53F9995E7794899B21A7B80630B2AAA"/>
        <w:category>
          <w:name w:val="General"/>
          <w:gallery w:val="placeholder"/>
        </w:category>
        <w:types>
          <w:type w:val="bbPlcHdr"/>
        </w:types>
        <w:behaviors>
          <w:behavior w:val="content"/>
        </w:behaviors>
        <w:guid w:val="{18EED5AE-FDAA-46CB-AD7D-A0ACDD3A2CF4}"/>
      </w:docPartPr>
      <w:docPartBody>
        <w:p w:rsidR="00B73DB2" w:rsidRDefault="00B73DB2">
          <w:r w:rsidRPr="007C17E5">
            <w:rPr>
              <w:rStyle w:val="a3"/>
              <w:rtl/>
            </w:rPr>
            <w:t>[שם צד א]</w:t>
          </w:r>
        </w:p>
      </w:docPartBody>
    </w:docPart>
    <w:docPart>
      <w:docPartPr>
        <w:name w:val="356E2072077F4E1D8CB714CF01E9D7F1"/>
        <w:category>
          <w:name w:val="General"/>
          <w:gallery w:val="placeholder"/>
        </w:category>
        <w:types>
          <w:type w:val="bbPlcHdr"/>
        </w:types>
        <w:behaviors>
          <w:behavior w:val="content"/>
        </w:behaviors>
        <w:guid w:val="{5EC18580-1A50-4E5E-B373-AC3194E87719}"/>
      </w:docPartPr>
      <w:docPartBody>
        <w:p w:rsidR="00B73DB2" w:rsidRDefault="00B73DB2">
          <w:r w:rsidRPr="007C17E5">
            <w:rPr>
              <w:rStyle w:val="a3"/>
              <w:rtl/>
            </w:rPr>
            <w:t>[שם ספק]</w:t>
          </w:r>
        </w:p>
      </w:docPartBody>
    </w:docPart>
    <w:docPart>
      <w:docPartPr>
        <w:name w:val="986218D359FC4C27ABE4BE479A10BF85"/>
        <w:category>
          <w:name w:val="General"/>
          <w:gallery w:val="placeholder"/>
        </w:category>
        <w:types>
          <w:type w:val="bbPlcHdr"/>
        </w:types>
        <w:behaviors>
          <w:behavior w:val="content"/>
        </w:behaviors>
        <w:guid w:val="{B3ABD871-6908-4927-B764-EDCEE4F8E196}"/>
      </w:docPartPr>
      <w:docPartBody>
        <w:p w:rsidR="00B73DB2" w:rsidRDefault="00B73DB2">
          <w:r w:rsidRPr="007C17E5">
            <w:rPr>
              <w:rStyle w:val="a3"/>
              <w:rtl/>
            </w:rPr>
            <w:t>[שם ספק]</w:t>
          </w:r>
        </w:p>
      </w:docPartBody>
    </w:docPart>
    <w:docPart>
      <w:docPartPr>
        <w:name w:val="F65249EB37C844E38C99A85281DDE859"/>
        <w:category>
          <w:name w:val="General"/>
          <w:gallery w:val="placeholder"/>
        </w:category>
        <w:types>
          <w:type w:val="bbPlcHdr"/>
        </w:types>
        <w:behaviors>
          <w:behavior w:val="content"/>
        </w:behaviors>
        <w:guid w:val="{7CBCBD70-7789-49A4-8323-D08C70A03DC9}"/>
      </w:docPartPr>
      <w:docPartBody>
        <w:p w:rsidR="00B73DB2" w:rsidRDefault="00B73DB2">
          <w:r w:rsidRPr="007C17E5">
            <w:rPr>
              <w:rStyle w:val="a3"/>
              <w:rtl/>
            </w:rPr>
            <w:t>[שם ספק]</w:t>
          </w:r>
        </w:p>
      </w:docPartBody>
    </w:docPart>
    <w:docPart>
      <w:docPartPr>
        <w:name w:val="999B2927CA394F5591562FFC6CEB9E37"/>
        <w:category>
          <w:name w:val="General"/>
          <w:gallery w:val="placeholder"/>
        </w:category>
        <w:types>
          <w:type w:val="bbPlcHdr"/>
        </w:types>
        <w:behaviors>
          <w:behavior w:val="content"/>
        </w:behaviors>
        <w:guid w:val="{9BF15B93-E3EA-4C70-93F7-8229BC85E57C}"/>
      </w:docPartPr>
      <w:docPartBody>
        <w:p w:rsidR="00B73DB2" w:rsidRDefault="00B73DB2">
          <w:r w:rsidRPr="007C17E5">
            <w:rPr>
              <w:rStyle w:val="a3"/>
              <w:rtl/>
            </w:rPr>
            <w:t>[שם ספק]</w:t>
          </w:r>
        </w:p>
      </w:docPartBody>
    </w:docPart>
    <w:docPart>
      <w:docPartPr>
        <w:name w:val="4DD7078E257445489915627F05B58A25"/>
        <w:category>
          <w:name w:val="General"/>
          <w:gallery w:val="placeholder"/>
        </w:category>
        <w:types>
          <w:type w:val="bbPlcHdr"/>
        </w:types>
        <w:behaviors>
          <w:behavior w:val="content"/>
        </w:behaviors>
        <w:guid w:val="{D84ABA79-6E65-44D6-82F4-CA27F2B1080B}"/>
      </w:docPartPr>
      <w:docPartBody>
        <w:p w:rsidR="00B73DB2" w:rsidRDefault="00B73DB2">
          <w:r w:rsidRPr="007C17E5">
            <w:rPr>
              <w:rStyle w:val="a3"/>
              <w:rtl/>
            </w:rPr>
            <w:t>[תבנית חוזה]</w:t>
          </w:r>
        </w:p>
      </w:docPartBody>
    </w:docPart>
    <w:docPart>
      <w:docPartPr>
        <w:name w:val="86317A77050940899FE6563707DF5376"/>
        <w:category>
          <w:name w:val="General"/>
          <w:gallery w:val="placeholder"/>
        </w:category>
        <w:types>
          <w:type w:val="bbPlcHdr"/>
        </w:types>
        <w:behaviors>
          <w:behavior w:val="content"/>
        </w:behaviors>
        <w:guid w:val="{A750A848-45BA-4444-B471-424521C9F8B0}"/>
      </w:docPartPr>
      <w:docPartBody>
        <w:p w:rsidR="00B73DB2" w:rsidRDefault="00B73DB2">
          <w:r w:rsidRPr="007C17E5">
            <w:rPr>
              <w:rStyle w:val="a3"/>
              <w:rtl/>
            </w:rPr>
            <w:t>[שם אתר]</w:t>
          </w:r>
        </w:p>
      </w:docPartBody>
    </w:docPart>
    <w:docPart>
      <w:docPartPr>
        <w:name w:val="4AB9F92394B54EAD88BC087A24DE8724"/>
        <w:category>
          <w:name w:val="General"/>
          <w:gallery w:val="placeholder"/>
        </w:category>
        <w:types>
          <w:type w:val="bbPlcHdr"/>
        </w:types>
        <w:behaviors>
          <w:behavior w:val="content"/>
        </w:behaviors>
        <w:guid w:val="{A5E0E2DE-92E9-4344-B534-79D265BFA327}"/>
      </w:docPartPr>
      <w:docPartBody>
        <w:p w:rsidR="00B73DB2" w:rsidRDefault="00B73DB2">
          <w:r w:rsidRPr="007C17E5">
            <w:rPr>
              <w:rStyle w:val="a3"/>
              <w:rtl/>
            </w:rPr>
            <w:t>[שם ספק]</w:t>
          </w:r>
        </w:p>
      </w:docPartBody>
    </w:docPart>
    <w:docPart>
      <w:docPartPr>
        <w:name w:val="2F7374463660443AB3CCCDE1A68A4899"/>
        <w:category>
          <w:name w:val="General"/>
          <w:gallery w:val="placeholder"/>
        </w:category>
        <w:types>
          <w:type w:val="bbPlcHdr"/>
        </w:types>
        <w:behaviors>
          <w:behavior w:val="content"/>
        </w:behaviors>
        <w:guid w:val="{1D6EBDBB-B505-41B8-9333-8910037BF22D}"/>
      </w:docPartPr>
      <w:docPartBody>
        <w:p w:rsidR="00B73DB2" w:rsidRDefault="00B73DB2">
          <w:r w:rsidRPr="007C17E5">
            <w:rPr>
              <w:rStyle w:val="a3"/>
              <w:rtl/>
            </w:rPr>
            <w:t>[שם ספק]</w:t>
          </w:r>
        </w:p>
      </w:docPartBody>
    </w:docPart>
    <w:docPart>
      <w:docPartPr>
        <w:name w:val="48CB63637D1E4917B9E5D247640D0CD4"/>
        <w:category>
          <w:name w:val="General"/>
          <w:gallery w:val="placeholder"/>
        </w:category>
        <w:types>
          <w:type w:val="bbPlcHdr"/>
        </w:types>
        <w:behaviors>
          <w:behavior w:val="content"/>
        </w:behaviors>
        <w:guid w:val="{F75C34FC-E3B3-4685-B574-3360B61EE6DF}"/>
      </w:docPartPr>
      <w:docPartBody>
        <w:p w:rsidR="00B73DB2" w:rsidRDefault="00B73DB2">
          <w:r w:rsidRPr="007C17E5">
            <w:rPr>
              <w:rStyle w:val="a3"/>
              <w:rtl/>
            </w:rPr>
            <w:t>[שם צד א]</w:t>
          </w:r>
        </w:p>
      </w:docPartBody>
    </w:docPart>
    <w:docPart>
      <w:docPartPr>
        <w:name w:val="10C76A9A670141319BCE4794A7A1E9E7"/>
        <w:category>
          <w:name w:val="General"/>
          <w:gallery w:val="placeholder"/>
        </w:category>
        <w:types>
          <w:type w:val="bbPlcHdr"/>
        </w:types>
        <w:behaviors>
          <w:behavior w:val="content"/>
        </w:behaviors>
        <w:guid w:val="{BF3C024A-9735-4B02-9342-86A17767534C}"/>
      </w:docPartPr>
      <w:docPartBody>
        <w:p w:rsidR="00B73DB2" w:rsidRDefault="00B73DB2">
          <w:r w:rsidRPr="007C17E5">
            <w:rPr>
              <w:rStyle w:val="a3"/>
              <w:rtl/>
            </w:rPr>
            <w:t>[שם ספק]</w:t>
          </w:r>
        </w:p>
      </w:docPartBody>
    </w:docPart>
    <w:docPart>
      <w:docPartPr>
        <w:name w:val="C8B6852837BD403C8DE3B5AA13102C31"/>
        <w:category>
          <w:name w:val="General"/>
          <w:gallery w:val="placeholder"/>
        </w:category>
        <w:types>
          <w:type w:val="bbPlcHdr"/>
        </w:types>
        <w:behaviors>
          <w:behavior w:val="content"/>
        </w:behaviors>
        <w:guid w:val="{0D412090-0967-4C01-90CB-28B67DE26317}"/>
      </w:docPartPr>
      <w:docPartBody>
        <w:p w:rsidR="00B73DB2" w:rsidRDefault="00B73DB2">
          <w:r w:rsidRPr="007C17E5">
            <w:rPr>
              <w:rStyle w:val="a3"/>
              <w:rtl/>
            </w:rPr>
            <w:t>[שם אתר]</w:t>
          </w:r>
        </w:p>
      </w:docPartBody>
    </w:docPart>
    <w:docPart>
      <w:docPartPr>
        <w:name w:val="07D31687E74A4EE89AFD7FA176E85DE5"/>
        <w:category>
          <w:name w:val="General"/>
          <w:gallery w:val="placeholder"/>
        </w:category>
        <w:types>
          <w:type w:val="bbPlcHdr"/>
        </w:types>
        <w:behaviors>
          <w:behavior w:val="content"/>
        </w:behaviors>
        <w:guid w:val="{1066D1CF-B3BE-4A26-99DD-C3B1AC3C01C2}"/>
      </w:docPartPr>
      <w:docPartBody>
        <w:p w:rsidR="00B73DB2" w:rsidRDefault="00B73DB2">
          <w:r w:rsidRPr="007C17E5">
            <w:rPr>
              <w:rStyle w:val="a3"/>
              <w:rtl/>
            </w:rPr>
            <w:t>[תיאור עבודה]</w:t>
          </w:r>
        </w:p>
      </w:docPartBody>
    </w:docPart>
    <w:docPart>
      <w:docPartPr>
        <w:name w:val="1325E50E5398488E94BD77A99CAC14C3"/>
        <w:category>
          <w:name w:val="General"/>
          <w:gallery w:val="placeholder"/>
        </w:category>
        <w:types>
          <w:type w:val="bbPlcHdr"/>
        </w:types>
        <w:behaviors>
          <w:behavior w:val="content"/>
        </w:behaviors>
        <w:guid w:val="{BFFD4BAE-091B-49BA-877B-210E6AC3991B}"/>
      </w:docPartPr>
      <w:docPartBody>
        <w:p w:rsidR="00B73DB2" w:rsidRDefault="00B73DB2">
          <w:r w:rsidRPr="007C17E5">
            <w:rPr>
              <w:rStyle w:val="a3"/>
              <w:rtl/>
            </w:rPr>
            <w:t>[שם ספק]</w:t>
          </w:r>
        </w:p>
      </w:docPartBody>
    </w:docPart>
    <w:docPart>
      <w:docPartPr>
        <w:name w:val="8CA3A5FF507740878DB12F6A5C18BC72"/>
        <w:category>
          <w:name w:val="General"/>
          <w:gallery w:val="placeholder"/>
        </w:category>
        <w:types>
          <w:type w:val="bbPlcHdr"/>
        </w:types>
        <w:behaviors>
          <w:behavior w:val="content"/>
        </w:behaviors>
        <w:guid w:val="{C7AF9C51-7ECF-42A8-92DC-EA3F5F2C6574}"/>
      </w:docPartPr>
      <w:docPartBody>
        <w:p w:rsidR="00B73DB2" w:rsidRDefault="00B73DB2">
          <w:r w:rsidRPr="007C17E5">
            <w:rPr>
              <w:rStyle w:val="a3"/>
              <w:rtl/>
            </w:rPr>
            <w:t>[שם צד א]</w:t>
          </w:r>
        </w:p>
      </w:docPartBody>
    </w:docPart>
    <w:docPart>
      <w:docPartPr>
        <w:name w:val="0A5DC1009AB54B639EF22226CC4DC93D"/>
        <w:category>
          <w:name w:val="General"/>
          <w:gallery w:val="placeholder"/>
        </w:category>
        <w:types>
          <w:type w:val="bbPlcHdr"/>
        </w:types>
        <w:behaviors>
          <w:behavior w:val="content"/>
        </w:behaviors>
        <w:guid w:val="{B245FC36-0E31-44B5-B603-3530EFA3D045}"/>
      </w:docPartPr>
      <w:docPartBody>
        <w:p w:rsidR="00B73DB2" w:rsidRDefault="00B73DB2">
          <w:r w:rsidRPr="007C17E5">
            <w:rPr>
              <w:rStyle w:val="a3"/>
              <w:rtl/>
            </w:rPr>
            <w:t>[שם אתר]</w:t>
          </w:r>
        </w:p>
      </w:docPartBody>
    </w:docPart>
    <w:docPart>
      <w:docPartPr>
        <w:name w:val="C4AE619172B34B60939D9DE0D3081E46"/>
        <w:category>
          <w:name w:val="General"/>
          <w:gallery w:val="placeholder"/>
        </w:category>
        <w:types>
          <w:type w:val="bbPlcHdr"/>
        </w:types>
        <w:behaviors>
          <w:behavior w:val="content"/>
        </w:behaviors>
        <w:guid w:val="{436FB9D5-1DA2-4BD1-8111-1ED69770E23C}"/>
      </w:docPartPr>
      <w:docPartBody>
        <w:p w:rsidR="00B73DB2" w:rsidRDefault="00B73DB2">
          <w:r w:rsidRPr="007C17E5">
            <w:rPr>
              <w:rStyle w:val="a3"/>
              <w:rtl/>
            </w:rPr>
            <w:t>[תאריך חתימת 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5A5"/>
    <w:rsid w:val="000D4A9D"/>
    <w:rsid w:val="003553A7"/>
    <w:rsid w:val="006865A5"/>
    <w:rsid w:val="00785A4E"/>
    <w:rsid w:val="00B73DB2"/>
    <w:rsid w:val="00D62E5E"/>
    <w:rsid w:val="00FB1C52"/>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73DB2"/>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7DE07A57-B93D-4804-870A-5B8242C1521D}"/>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F601DE3B-7A46-419D-979D-387E8EA783F8}"/>
</file>

<file path=customXml/itemProps6.xml><?xml version="1.0" encoding="utf-8"?>
<ds:datastoreItem xmlns:ds="http://schemas.openxmlformats.org/officeDocument/2006/customXml" ds:itemID="{2AD2E893-8C1D-43CE-8D9B-CC137A591731}"/>
</file>

<file path=docProps/app.xml><?xml version="1.0" encoding="utf-8"?>
<Properties xmlns="http://schemas.openxmlformats.org/officeDocument/2006/extended-properties" xmlns:vt="http://schemas.openxmlformats.org/officeDocument/2006/docPropsVTypes">
  <Template>Normal</Template>
  <TotalTime>19</TotalTime>
  <Pages>35</Pages>
  <Words>10133</Words>
  <Characters>50665</Characters>
  <Application>Microsoft Office Word</Application>
  <DocSecurity>0</DocSecurity>
  <Lines>422</Lines>
  <Paragraphs>121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 Cohen</dc:creator>
  <cp:lastModifiedBy>Avi Cohen</cp:lastModifiedBy>
  <cp:revision>7</cp:revision>
  <cp:lastPrinted>2020-01-22T13:18:00Z</cp:lastPrinted>
  <dcterms:created xsi:type="dcterms:W3CDTF">2019-10-31T13:59:00Z</dcterms:created>
  <dcterms:modified xsi:type="dcterms:W3CDTF">2020-01-22T13:30:00Z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4195c546-40e9-4c3e-9a6b-d7eaa6e13a51</vt:lpwstr>
  </property>
  <property fmtid="{D5CDD505-2E9C-101B-9397-08002B2CF9AE}" pid="4" name="_AdHocReviewCycleID">
    <vt:i4>673555089</vt:i4>
  </property>
  <property fmtid="{D5CDD505-2E9C-101B-9397-08002B2CF9AE}" pid="5" name="_NewReviewCycle">
    <vt:lpwstr/>
  </property>
  <property fmtid="{D5CDD505-2E9C-101B-9397-08002B2CF9AE}" pid="6" name="_EmailSubject">
    <vt:lpwstr>חוזה מתכנן אינסטלציה</vt:lpwstr>
  </property>
  <property fmtid="{D5CDD505-2E9C-101B-9397-08002B2CF9AE}" pid="7" name="_AuthorEmail">
    <vt:lpwstr>MoranN@wxg.co.il</vt:lpwstr>
  </property>
  <property fmtid="{D5CDD505-2E9C-101B-9397-08002B2CF9AE}" pid="8" name="_AuthorEmailDisplayName">
    <vt:lpwstr>Moran Nae</vt:lpwstr>
  </property>
  <property fmtid="{D5CDD505-2E9C-101B-9397-08002B2CF9AE}" pid="9" name="_ReviewingToolsShownOnce">
    <vt:lpwstr/>
  </property>
</Properties>
</file>