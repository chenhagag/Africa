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CDE81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hint="cs"/>
          <w:bCs/>
          <w:sz w:val="32"/>
          <w:szCs w:val="32"/>
          <w:u w:val="single"/>
          <w:rtl/>
          <w:lang w:eastAsia="he-IL"/>
        </w:rPr>
      </w:pPr>
      <w:bookmarkStart w:id="0" w:name="_GoBack"/>
      <w:bookmarkEnd w:id="0"/>
    </w:p>
    <w:p w14:paraId="374D0FB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260F87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D29837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5174B7A3" wp14:editId="05B5D69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CA44A1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5BB052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C0CCB4" w14:textId="704C577B"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ins w:id="1" w:author="Avi Cohen" w:date="2019-03-31T16:46:00Z">
        <w:r w:rsidR="00A1140F">
          <w:rPr>
            <w:rFonts w:ascii="Times New Roman" w:eastAsia="Times New Roman" w:hAnsi="Times New Roman" w:cs="David" w:hint="cs"/>
            <w:bCs/>
            <w:sz w:val="32"/>
            <w:szCs w:val="32"/>
            <w:u w:val="single"/>
            <w:rtl/>
            <w:lang w:eastAsia="he-IL"/>
          </w:rPr>
          <w:t xml:space="preserve"> ומערכות ספרנקלרים </w:t>
        </w:r>
      </w:ins>
    </w:p>
    <w:p w14:paraId="697A100C" w14:textId="77777777" w:rsidR="00D5041C" w:rsidRPr="00D5041C" w:rsidRDefault="00D5041C">
      <w:pPr>
        <w:bidi w:val="0"/>
        <w:spacing w:before="0" w:beforeAutospacing="0" w:after="160" w:afterAutospacing="0" w:line="259" w:lineRule="auto"/>
        <w:rPr>
          <w:rFonts w:ascii="Times New Roman" w:eastAsia="Times New Roman" w:hAnsi="Times New Roman" w:cs="David"/>
          <w:bCs/>
          <w:sz w:val="32"/>
          <w:szCs w:val="32"/>
          <w:lang w:eastAsia="he-IL"/>
        </w:rPr>
      </w:pPr>
      <w:r w:rsidRPr="00D5041C">
        <w:rPr>
          <w:rFonts w:ascii="Times New Roman" w:eastAsia="Times New Roman" w:hAnsi="Times New Roman" w:cs="David"/>
          <w:bCs/>
          <w:sz w:val="32"/>
          <w:szCs w:val="32"/>
          <w:rtl/>
          <w:lang w:eastAsia="he-IL"/>
        </w:rPr>
        <w:br w:type="page"/>
      </w:r>
    </w:p>
    <w:p w14:paraId="0AC6838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p>
    <w:p w14:paraId="7CB0FD2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CEDA275"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3-12T00:00:00Z">
            <w:dateFormat w:val="dd/MM/yyyy"/>
            <w:lid w:val="he-IL"/>
            <w:storeMappedDataAs w:val="dateTime"/>
            <w:calendar w:val="gregorian"/>
          </w:date>
        </w:sdtPr>
        <w:sdtEndPr/>
        <w:sdtContent>
          <w:ins w:id="2" w:author="Avi Cohen" w:date="2019-03-31T16:26:00Z">
            <w:r w:rsidR="00870951">
              <w:rPr>
                <w:rFonts w:ascii="Times New Roman" w:eastAsia="Times New Roman" w:hAnsi="Times New Roman" w:cs="David" w:hint="cs"/>
                <w:color w:val="800080"/>
                <w:sz w:val="24"/>
                <w:szCs w:val="24"/>
                <w:rtl/>
                <w:lang w:eastAsia="he-IL"/>
              </w:rPr>
              <w:t>‏12/03/2019</w:t>
            </w:r>
          </w:ins>
        </w:sdtContent>
      </w:sdt>
    </w:p>
    <w:p w14:paraId="337E26C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09A1F2E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4EFC5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76EEED" w14:textId="59291E6D" w:rsidR="00D5041C" w:rsidRPr="008F4E16" w:rsidDel="00374234" w:rsidRDefault="00D5041C">
      <w:pPr>
        <w:rPr>
          <w:del w:id="3" w:author="Avi Cohen" w:date="2019-05-02T14:23:00Z"/>
          <w:rPrChange w:id="4" w:author="Avi Cohen" w:date="2019-05-02T14:22:00Z">
            <w:rPr>
              <w:del w:id="5" w:author="Avi Cohen" w:date="2019-05-02T14:23:00Z"/>
              <w:lang w:eastAsia="he-IL"/>
            </w:rPr>
          </w:rPrChange>
        </w:rPr>
        <w:pPrChange w:id="6" w:author="Avi Cohen" w:date="2019-05-02T14:22:00Z">
          <w:pPr>
            <w:widowControl w:val="0"/>
            <w:spacing w:before="0" w:beforeAutospacing="0" w:after="0" w:afterAutospacing="0" w:line="240" w:lineRule="auto"/>
            <w:ind w:left="3600" w:right="3600" w:firstLine="720"/>
            <w:outlineLvl w:val="1"/>
          </w:pPr>
        </w:pPrChange>
      </w:pPr>
      <w:del w:id="7" w:author="Avi Cohen" w:date="2019-05-02T14:23:00Z">
        <w:r w:rsidRPr="00D5041C" w:rsidDel="00374234">
          <w:rPr>
            <w:rFonts w:hint="cs"/>
            <w:rtl/>
            <w:lang w:eastAsia="he-IL"/>
          </w:rPr>
          <w:delText>ב י ן</w:delText>
        </w:r>
      </w:del>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6B8B045" w14:textId="50EF28F0" w:rsidR="00D5041C" w:rsidRPr="00D5041C" w:rsidRDefault="001B24C5"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8" w:author="Avi Cohen" w:date="2019-10-31T15:52: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264F2D6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68E4081"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5A4D7E83"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9FB45C6"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67B0A32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E6F1FE5" w14:textId="2B68D0C9" w:rsidR="00D5041C" w:rsidRPr="00D5041C" w:rsidRDefault="008F4E16" w:rsidP="00157ACB">
          <w:pPr>
            <w:pStyle w:val="AutoField"/>
            <w:rPr>
              <w:sz w:val="20"/>
              <w:rtl/>
              <w:lang w:eastAsia="he-IL"/>
            </w:rPr>
          </w:pPr>
          <w:ins w:id="9" w:author="Avi Cohen" w:date="2019-05-02T14:23:00Z">
            <w:r>
              <w:rPr>
                <w:rFonts w:hint="cs"/>
                <w:color w:val="800080"/>
                <w:rtl/>
              </w:rPr>
              <w:br/>
              <w:t>ש. גלבוע מהנדסים יועצים</w:t>
            </w:r>
            <w:r>
              <w:rPr>
                <w:rFonts w:hint="cs"/>
                <w:color w:val="800080"/>
                <w:rtl/>
              </w:rPr>
              <w:br/>
              <w:t>בן גוריון 22 הרצליה</w:t>
            </w:r>
            <w:r>
              <w:rPr>
                <w:rFonts w:hint="cs"/>
                <w:color w:val="800080"/>
                <w:rtl/>
              </w:rPr>
              <w:br/>
            </w:r>
            <w:r>
              <w:rPr>
                <w:rFonts w:hint="cs"/>
                <w:color w:val="800080"/>
                <w:rtl/>
              </w:rPr>
              <w:br/>
            </w:r>
            <w:r>
              <w:rPr>
                <w:rFonts w:hint="cs"/>
                <w:color w:val="800080"/>
                <w:rtl/>
              </w:rPr>
              <w:br/>
            </w:r>
            <w:r>
              <w:rPr>
                <w:rFonts w:hint="cs"/>
                <w:color w:val="800080"/>
                <w:rtl/>
              </w:rPr>
              <w:br/>
            </w:r>
          </w:ins>
        </w:p>
      </w:sdtContent>
    </w:sdt>
    <w:p w14:paraId="08279E83"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72F8C70D"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4CF9382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FEC28E1"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 xml:space="preserve">וברצון המזמין למסור למתכנן את ביצוע שירותי המתכנן כמפורט להלן, כל זאת בתנאים </w:t>
      </w:r>
      <w:r w:rsidRPr="00D5041C">
        <w:rPr>
          <w:rFonts w:ascii="Times New Roman" w:eastAsia="Times New Roman" w:hAnsi="Times New Roman" w:cs="David"/>
          <w:sz w:val="20"/>
          <w:szCs w:val="24"/>
          <w:rtl/>
          <w:lang w:eastAsia="he-IL"/>
        </w:rPr>
        <w:lastRenderedPageBreak/>
        <w:t>המפורטים להלן בחוזה זה והמתכנן הסכים לקבל על עצמו את העבודה הנ"ל;</w:t>
      </w:r>
    </w:p>
    <w:p w14:paraId="71E90B1D"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145C4D66"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34121141"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342CC43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470C83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65BD324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3EC14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5088D74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CB83BA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D6371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F0D102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317FF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D07BBE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CBFEF65"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w:t>
      </w:r>
      <w:r w:rsidRPr="00D5041C">
        <w:rPr>
          <w:rFonts w:ascii="Times New Roman" w:eastAsia="Times New Roman" w:hAnsi="Times New Roman" w:cs="David"/>
          <w:sz w:val="20"/>
          <w:szCs w:val="24"/>
          <w:rtl/>
          <w:lang w:eastAsia="he-IL"/>
        </w:rPr>
        <w:lastRenderedPageBreak/>
        <w:t xml:space="preserve">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4A4FE05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5D491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16CA8E2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73BCB6C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29BBC74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D7EAD9"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D593F5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DF51B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394E5E9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F14B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221B0FE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033E76E0"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E633450"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0EDA98B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22539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06ECB16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415E7A1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7E644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lastRenderedPageBreak/>
        <w:t>"</w:t>
      </w:r>
      <w:r w:rsidRPr="00D5041C">
        <w:rPr>
          <w:rFonts w:ascii="Times New Roman" w:eastAsia="Times New Roman" w:hAnsi="Times New Roman" w:cs="David"/>
          <w:b/>
          <w:bCs/>
          <w:sz w:val="20"/>
          <w:szCs w:val="24"/>
          <w:rtl/>
          <w:lang w:eastAsia="he-IL"/>
        </w:rPr>
        <w:t>חוזה</w:t>
      </w:r>
    </w:p>
    <w:p w14:paraId="6BD9B9CD"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1AB9EEA7"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A0535D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64EF434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49F51A9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B0AE3B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4BCF6FF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7006902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46D4D799"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6E5FE1A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6F615C3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ו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051AECC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על קיום ביטוחי המתכנן;</w:t>
      </w:r>
    </w:p>
    <w:p w14:paraId="74F9E5C1"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31F0130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6217AFF7"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41C6733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753DFE2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664D33A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w:t>
      </w:r>
      <w:r w:rsidRPr="00D5041C">
        <w:rPr>
          <w:rFonts w:ascii="Times New Roman" w:eastAsia="Times New Roman" w:hAnsi="Times New Roman" w:cs="David"/>
          <w:sz w:val="20"/>
          <w:szCs w:val="24"/>
          <w:rtl/>
          <w:lang w:eastAsia="he-IL"/>
        </w:rPr>
        <w:lastRenderedPageBreak/>
        <w:t xml:space="preserve">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3AC4758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1DDE65C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7F489E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7B5AEBE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6A191BB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60482B3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w:t>
      </w:r>
      <w:r w:rsidRPr="00D5041C">
        <w:rPr>
          <w:rFonts w:ascii="Times New Roman" w:eastAsia="Times New Roman" w:hAnsi="Times New Roman" w:cs="David"/>
          <w:sz w:val="20"/>
          <w:szCs w:val="24"/>
          <w:rtl/>
          <w:lang w:eastAsia="he-IL"/>
        </w:rPr>
        <w:lastRenderedPageBreak/>
        <w:t>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4BAFD0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2DDA1D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7B95FCC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440E87E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C807245"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66ACBA9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0B7F716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332E2C8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6EDBB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0EE9B9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0CD3F9F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w:t>
      </w:r>
      <w:r w:rsidRPr="00D5041C">
        <w:rPr>
          <w:rFonts w:ascii="Times New Roman" w:eastAsia="Times New Roman" w:hAnsi="Times New Roman" w:cs="David"/>
          <w:sz w:val="20"/>
          <w:szCs w:val="24"/>
          <w:rtl/>
          <w:lang w:eastAsia="he-IL"/>
        </w:rPr>
        <w:lastRenderedPageBreak/>
        <w:t>שהשירותים לא יינתנו ע"י המנהל הראשי כאמור מכל סיבה שהיא, יהיה המזמין זכאי לבטל את החוזה ויחולו הוראות סעיפים 12.3.2 ו - 12.3.3 להלן.</w:t>
      </w:r>
    </w:p>
    <w:p w14:paraId="3B28B02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2F9951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5BD9688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3E8CB0D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36698DE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0A76010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6C1169A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w:t>
      </w:r>
      <w:r w:rsidRPr="00D5041C">
        <w:rPr>
          <w:rFonts w:ascii="Times New Roman" w:eastAsia="Times New Roman" w:hAnsi="Times New Roman" w:cs="David"/>
          <w:sz w:val="20"/>
          <w:szCs w:val="24"/>
          <w:rtl/>
          <w:lang w:eastAsia="he-IL"/>
        </w:rPr>
        <w:lastRenderedPageBreak/>
        <w:t>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730E901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10BAC88E"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68ACAF5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3CFD94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7CF3A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04044C2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33EAD74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 xml:space="preserve">המתכנן על פי חוזה </w:t>
      </w:r>
      <w:r w:rsidRPr="00D5041C">
        <w:rPr>
          <w:rFonts w:ascii="Times New Roman" w:eastAsia="Times New Roman" w:hAnsi="Times New Roman" w:cs="David" w:hint="cs"/>
          <w:sz w:val="20"/>
          <w:szCs w:val="24"/>
          <w:rtl/>
          <w:lang w:eastAsia="he-IL"/>
        </w:rPr>
        <w:lastRenderedPageBreak/>
        <w:t>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351877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79C70E2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647645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284608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21BA71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w:t>
      </w:r>
      <w:r w:rsidRPr="00D5041C">
        <w:rPr>
          <w:rFonts w:ascii="Times New Roman" w:eastAsia="Times New Roman" w:hAnsi="Times New Roman" w:cs="David"/>
          <w:sz w:val="20"/>
          <w:szCs w:val="24"/>
          <w:rtl/>
          <w:lang w:eastAsia="he-IL"/>
        </w:rPr>
        <w:lastRenderedPageBreak/>
        <w:t>במהלכו ויחולו הוראות סעיף 12 להלן.</w:t>
      </w:r>
    </w:p>
    <w:p w14:paraId="089F616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568ACB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BB6014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105CE29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66E230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A43CC9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760D9EE3"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0395745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179CC31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3F5E80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3BD35319"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527B7F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4FC9E01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0EA7A0C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4FCF25B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58E6C541"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82A3E68"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7A8F5EB"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7EF25E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1C8E716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שכפול מסמכים.</w:t>
      </w:r>
    </w:p>
    <w:p w14:paraId="1FA2404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E87FFC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326BC93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6C13E42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52239DF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B6F7D1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3F1DF6C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B91F97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w:t>
      </w:r>
      <w:r w:rsidRPr="00D5041C">
        <w:rPr>
          <w:rFonts w:ascii="Times New Roman" w:eastAsia="Times New Roman" w:hAnsi="Times New Roman" w:cs="David"/>
          <w:sz w:val="20"/>
          <w:szCs w:val="24"/>
          <w:rtl/>
          <w:lang w:eastAsia="he-IL"/>
        </w:rPr>
        <w:lastRenderedPageBreak/>
        <w:t xml:space="preserve">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2A1BAEF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0313C25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813A5E7"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4D0530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170E28A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w:t>
      </w:r>
      <w:r w:rsidRPr="00D5041C">
        <w:rPr>
          <w:rFonts w:ascii="Times New Roman" w:eastAsia="Times New Roman" w:hAnsi="Times New Roman" w:cs="David"/>
          <w:sz w:val="20"/>
          <w:szCs w:val="24"/>
          <w:rtl/>
          <w:lang w:eastAsia="he-IL"/>
        </w:rPr>
        <w:lastRenderedPageBreak/>
        <w:t>אלא כפי שנקבע בסעיף 8.2 להלן.</w:t>
      </w:r>
    </w:p>
    <w:p w14:paraId="153A8B34"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01FAF90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1430185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1421E40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733589A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7EFA75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6FF360E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6D8CBB7"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260C110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lastRenderedPageBreak/>
        <w:t>אחריות וביטוח</w:t>
      </w:r>
    </w:p>
    <w:p w14:paraId="37F5584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t>
      </w:r>
      <w:r w:rsidRPr="00D5041C">
        <w:rPr>
          <w:rFonts w:ascii="Times New Roman" w:eastAsia="Times New Roman" w:hAnsi="Times New Roman" w:cs="David"/>
          <w:sz w:val="20"/>
          <w:szCs w:val="24"/>
          <w:lang w:eastAsia="he-IL"/>
        </w:rPr>
        <w:t>.</w:t>
      </w:r>
    </w:p>
    <w:p w14:paraId="5A48CB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t>
      </w:r>
      <w:r w:rsidRPr="00D5041C">
        <w:rPr>
          <w:rFonts w:ascii="Times New Roman" w:eastAsia="Times New Roman" w:hAnsi="Times New Roman" w:cs="David"/>
          <w:sz w:val="20"/>
          <w:szCs w:val="24"/>
          <w:lang w:eastAsia="he-IL"/>
        </w:rPr>
        <w:t>.</w:t>
      </w:r>
    </w:p>
    <w:p w14:paraId="35A845D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D5041C">
        <w:rPr>
          <w:rFonts w:ascii="Times New Roman" w:eastAsia="Times New Roman" w:hAnsi="Times New Roman" w:cs="David"/>
          <w:sz w:val="20"/>
          <w:szCs w:val="24"/>
          <w:lang w:eastAsia="he-IL"/>
        </w:rPr>
        <w:t>).</w:t>
      </w:r>
    </w:p>
    <w:p w14:paraId="138BE2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ללא צורך בכל דרישה מצד אפ"י, מתחייב המתכנן להמציא לידי אפ"י, לפני תחילת מתן השירותים נשוא הסכם זה וכתנאי מוקדם להתקשרות ו/או לכל תשלום על חשבון התמורה, את אישור עריכת הביטוח, כשהוא חתום בידי מבטחיו</w:t>
      </w:r>
      <w:r w:rsidRPr="00D5041C">
        <w:rPr>
          <w:rFonts w:ascii="Times New Roman" w:eastAsia="Times New Roman" w:hAnsi="Times New Roman" w:cs="David"/>
          <w:sz w:val="20"/>
          <w:szCs w:val="24"/>
          <w:lang w:eastAsia="he-IL"/>
        </w:rPr>
        <w:t xml:space="preserve">. </w:t>
      </w:r>
    </w:p>
    <w:p w14:paraId="7871DF5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t>
      </w:r>
      <w:r w:rsidRPr="00D5041C">
        <w:rPr>
          <w:rFonts w:ascii="Times New Roman" w:eastAsia="Times New Roman" w:hAnsi="Times New Roman" w:cs="David"/>
          <w:sz w:val="20"/>
          <w:szCs w:val="24"/>
          <w:lang w:eastAsia="he-IL"/>
        </w:rPr>
        <w:t>.</w:t>
      </w:r>
    </w:p>
    <w:p w14:paraId="4391455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w:t>
      </w:r>
      <w:r w:rsidRPr="00D5041C">
        <w:rPr>
          <w:rFonts w:ascii="Times New Roman" w:eastAsia="Times New Roman" w:hAnsi="Times New Roman" w:cs="David"/>
          <w:sz w:val="20"/>
          <w:szCs w:val="24"/>
          <w:rtl/>
          <w:lang w:eastAsia="he-IL"/>
        </w:rPr>
        <w:lastRenderedPageBreak/>
        <w:t>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D5041C">
        <w:rPr>
          <w:rFonts w:ascii="Times New Roman" w:eastAsia="Times New Roman" w:hAnsi="Times New Roman" w:cs="David"/>
          <w:sz w:val="20"/>
          <w:szCs w:val="24"/>
          <w:lang w:eastAsia="he-IL"/>
        </w:rPr>
        <w:t>.</w:t>
      </w:r>
    </w:p>
    <w:p w14:paraId="371E4B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D5041C">
        <w:rPr>
          <w:rFonts w:ascii="Times New Roman" w:eastAsia="Times New Roman" w:hAnsi="Times New Roman" w:cs="David"/>
          <w:sz w:val="20"/>
          <w:szCs w:val="24"/>
          <w:lang w:eastAsia="he-IL"/>
        </w:rPr>
        <w:t>.</w:t>
      </w:r>
    </w:p>
    <w:p w14:paraId="2038355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הפרת סעיף זה על כל תנאיו תיחשב להפרה יסודית של ההסכם.</w:t>
      </w:r>
    </w:p>
    <w:p w14:paraId="2762A1C5" w14:textId="77777777" w:rsidR="00D5041C" w:rsidRPr="00D5041C" w:rsidRDefault="00D5041C" w:rsidP="00D5041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DE4DCA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1FF0F31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79A9A0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7B73BA3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w:t>
      </w:r>
      <w:r w:rsidRPr="00D5041C">
        <w:rPr>
          <w:rFonts w:ascii="Times New Roman" w:eastAsia="Times New Roman" w:hAnsi="Times New Roman" w:cs="David"/>
          <w:sz w:val="20"/>
          <w:szCs w:val="24"/>
          <w:rtl/>
          <w:lang w:eastAsia="he-IL"/>
        </w:rPr>
        <w:lastRenderedPageBreak/>
        <w:t>לפי העניין.</w:t>
      </w:r>
    </w:p>
    <w:p w14:paraId="21BC9DC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BFE09F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3BD098A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C7C1ACD"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501CFA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02CE332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3B8D779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lastRenderedPageBreak/>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D31076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1CF6432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E7AFA3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EDF1CE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w:t>
      </w:r>
      <w:r w:rsidRPr="00D5041C">
        <w:rPr>
          <w:rFonts w:ascii="Times New Roman" w:eastAsia="Times New Roman" w:hAnsi="Times New Roman" w:cs="David"/>
          <w:color w:val="000000"/>
          <w:sz w:val="24"/>
          <w:szCs w:val="24"/>
          <w:rtl/>
          <w:lang w:eastAsia="he-IL"/>
        </w:rPr>
        <w:lastRenderedPageBreak/>
        <w:t>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10639CFD"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588A40B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4AE0BBA3"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2A8B474A"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3C3AAB0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31BF76B8"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w:t>
      </w:r>
      <w:r w:rsidRPr="00D5041C">
        <w:rPr>
          <w:rFonts w:ascii="Times New Roman" w:eastAsia="Times New Roman" w:hAnsi="Times New Roman" w:cs="David"/>
          <w:sz w:val="20"/>
          <w:szCs w:val="24"/>
          <w:rtl/>
          <w:lang w:eastAsia="he-IL"/>
        </w:rPr>
        <w:lastRenderedPageBreak/>
        <w:t>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193A488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6BFC90F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5353647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41415323"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021F4ADF"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058808BC"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4EC3BEDC"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467DCEFC"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637A78A1"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C72A59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054730F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172DC2C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51971B3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CFC310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ולאחר שקיבל מהמזמין התראה בכתב בגין כך, יהיה המזמין זכאי לבצע התחייבות זאת באמצעות בעל מקצוע אחר וזאת מבלי לגרוע </w:t>
      </w:r>
      <w:r w:rsidRPr="00D5041C">
        <w:rPr>
          <w:rFonts w:ascii="Times New Roman" w:eastAsia="Times New Roman" w:hAnsi="Times New Roman" w:cs="David"/>
          <w:sz w:val="20"/>
          <w:szCs w:val="24"/>
          <w:rtl/>
          <w:lang w:eastAsia="he-IL"/>
        </w:rPr>
        <w:lastRenderedPageBreak/>
        <w:t>מאיזה מזכויותיו של המזמין לפי החוזה.</w:t>
      </w:r>
    </w:p>
    <w:p w14:paraId="61F097E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6015183"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BA0F670" w14:textId="77777777" w:rsidR="00D5041C" w:rsidRPr="00D5041C" w:rsidRDefault="00D5041C" w:rsidP="00D5041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91B1D73"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30459A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79504BA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1873A4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277ACA7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w:t>
      </w:r>
      <w:r w:rsidRPr="00D5041C">
        <w:rPr>
          <w:rFonts w:ascii="Times New Roman" w:eastAsia="Times New Roman" w:hAnsi="Times New Roman" w:cs="David"/>
          <w:sz w:val="20"/>
          <w:szCs w:val="24"/>
          <w:rtl/>
          <w:lang w:eastAsia="he-IL"/>
        </w:rPr>
        <w:lastRenderedPageBreak/>
        <w:t xml:space="preserve">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2CB7379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BDD54D6"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450C3E3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01BB2E08"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4E193EB"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5CF45BE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2576092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C4A8EE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כדי למנוע עיון בו מכל אדם שהמנהל </w:t>
      </w:r>
      <w:r w:rsidRPr="00D5041C">
        <w:rPr>
          <w:rFonts w:ascii="Times New Roman" w:eastAsia="Times New Roman" w:hAnsi="Times New Roman" w:cs="David"/>
          <w:sz w:val="20"/>
          <w:szCs w:val="24"/>
          <w:rtl/>
          <w:lang w:eastAsia="he-IL"/>
        </w:rPr>
        <w:lastRenderedPageBreak/>
        <w:t>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358734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434A67D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187DA9A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27E20E4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264ADD37"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2115408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w:t>
      </w:r>
      <w:r w:rsidRPr="00D5041C">
        <w:rPr>
          <w:rFonts w:ascii="Times New Roman" w:eastAsia="Times New Roman" w:hAnsi="Times New Roman" w:cs="David"/>
          <w:sz w:val="20"/>
          <w:szCs w:val="24"/>
          <w:rtl/>
          <w:lang w:eastAsia="he-IL"/>
        </w:rPr>
        <w:lastRenderedPageBreak/>
        <w:t>פעולה עם המזמין ו/או עם המתכנן החליפי בכל הקשור להעברת האינפורמציה לגבי מהלך הפרויקט עד להפסקת עבודתו וחפיפה נאותה של המתכנן החליפי.</w:t>
      </w:r>
    </w:p>
    <w:p w14:paraId="475941B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463A54E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46D7284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4732401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DD22AB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32BE9A2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52DCAE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בות כלשהי מהתחייבויותיו עד לאחר שהמתכנן </w:t>
      </w:r>
      <w:r w:rsidRPr="00D5041C">
        <w:rPr>
          <w:rFonts w:ascii="Times New Roman" w:eastAsia="Times New Roman" w:hAnsi="Times New Roman" w:cs="David"/>
          <w:sz w:val="20"/>
          <w:szCs w:val="24"/>
          <w:rtl/>
          <w:lang w:eastAsia="he-IL"/>
        </w:rPr>
        <w:lastRenderedPageBreak/>
        <w:t>קיים את התחייבויותיו כאמור.</w:t>
      </w:r>
    </w:p>
    <w:p w14:paraId="58CEB5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0D10DE19"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5B251DB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F24EB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1FC1F29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E850C6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0138F0E9"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lastRenderedPageBreak/>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007EBDF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94968DF"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048F9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A91F38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C395D39"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4FBA32A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359CB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ולראיה באו הצדדים על החתום:</w:t>
      </w:r>
    </w:p>
    <w:p w14:paraId="64CACC5C"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30ECD1F"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E00715"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27CB541" w14:textId="77777777" w:rsidR="00D5041C" w:rsidRPr="00D5041C" w:rsidRDefault="00D5041C" w:rsidP="00D504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_____________</w:t>
      </w:r>
      <w:r w:rsidRPr="00D5041C">
        <w:rPr>
          <w:rFonts w:ascii="Times New Roman" w:eastAsia="Times New Roman" w:hAnsi="Times New Roman" w:cs="David"/>
          <w:sz w:val="20"/>
          <w:szCs w:val="24"/>
          <w:rtl/>
          <w:lang w:eastAsia="he-IL"/>
        </w:rPr>
        <w:tab/>
        <w:t>_______________</w:t>
      </w:r>
    </w:p>
    <w:p w14:paraId="25424593" w14:textId="77777777" w:rsidR="00D5041C" w:rsidRPr="00D5041C" w:rsidRDefault="00D5041C" w:rsidP="00D5041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המתכנן</w:t>
      </w:r>
      <w:r w:rsidRPr="00D5041C">
        <w:rPr>
          <w:rFonts w:ascii="Times New Roman" w:eastAsia="Times New Roman" w:hAnsi="Times New Roman" w:cs="David"/>
          <w:sz w:val="20"/>
          <w:szCs w:val="24"/>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lang w:eastAsia="he-IL"/>
        </w:rPr>
        <w:t xml:space="preserve"> </w:t>
      </w:r>
      <w:r w:rsidRPr="00D5041C">
        <w:rPr>
          <w:rFonts w:ascii="Times New Roman" w:eastAsia="Times New Roman" w:hAnsi="Times New Roman" w:cs="David"/>
          <w:sz w:val="20"/>
          <w:szCs w:val="24"/>
          <w:rtl/>
          <w:lang w:eastAsia="he-IL"/>
        </w:rPr>
        <w:t>המזמין</w:t>
      </w:r>
      <w:r w:rsidRPr="00D5041C">
        <w:rPr>
          <w:rFonts w:ascii="Times New Roman" w:eastAsia="Times New Roman" w:hAnsi="Times New Roman" w:cs="David"/>
          <w:sz w:val="20"/>
          <w:szCs w:val="24"/>
          <w:lang w:eastAsia="he-IL"/>
        </w:rPr>
        <w:t xml:space="preserve"> </w:t>
      </w:r>
    </w:p>
    <w:p w14:paraId="7A73CC6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75678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10A2D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ן זה. </w:t>
      </w:r>
    </w:p>
    <w:p w14:paraId="5F44104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3195D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חתימה וחותמת עו"ד/ רו"ח : ________________</w:t>
      </w:r>
    </w:p>
    <w:p w14:paraId="764F14D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DFD9AB" w14:textId="77777777" w:rsidR="00D5041C" w:rsidRDefault="00D5041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70AE534E" w14:textId="77777777" w:rsidR="00D5041C" w:rsidRPr="00D5041C" w:rsidRDefault="00D5041C" w:rsidP="00D5041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נספח א'</w:t>
      </w:r>
    </w:p>
    <w:p w14:paraId="6ABEBD8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1.1</w:t>
      </w:r>
      <w:r w:rsidRPr="00D5041C">
        <w:rPr>
          <w:rFonts w:ascii="Times New Roman" w:eastAsia="Times New Roman" w:hAnsi="Times New Roman" w:cs="David"/>
          <w:sz w:val="24"/>
          <w:szCs w:val="24"/>
          <w:rtl/>
          <w:lang w:eastAsia="he-IL"/>
        </w:rPr>
        <w:tab/>
        <w:t>הגדרות-</w:t>
      </w:r>
    </w:p>
    <w:p w14:paraId="327A27A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51222B" w14:textId="446BEE7E" w:rsidR="00D5041C" w:rsidRPr="00D5041C" w:rsidRDefault="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10" w:author="Avi Cohen" w:date="2019-03-31T16:43:00Z">
          <w:pPr>
            <w:widowControl w:val="0"/>
            <w:spacing w:before="0" w:beforeAutospacing="0" w:after="0" w:afterAutospacing="0" w:line="240" w:lineRule="auto"/>
            <w:ind w:left="720"/>
            <w:jc w:val="both"/>
          </w:pPr>
        </w:pPrChange>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b/>
          <w:bCs/>
          <w:sz w:val="24"/>
          <w:szCs w:val="24"/>
          <w:rtl/>
          <w:lang w:eastAsia="he-IL"/>
        </w:rPr>
        <w:t>הפרויקט</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lang w:eastAsia="he-IL"/>
        </w:rPr>
        <w:t xml:space="preserve"> </w:t>
      </w:r>
      <w:r w:rsidRPr="00D5041C">
        <w:rPr>
          <w:rFonts w:ascii="Times New Roman" w:eastAsia="Times New Roman" w:hAnsi="Times New Roman" w:cs="David"/>
          <w:sz w:val="24"/>
          <w:szCs w:val="24"/>
          <w:rtl/>
          <w:lang w:eastAsia="he-IL"/>
        </w:rPr>
        <w:t xml:space="preserve">פרויקט לבניית יחידות דיור, </w:t>
      </w:r>
      <w:del w:id="11" w:author="Avi Cohen" w:date="2019-03-31T16:43:00Z">
        <w:r w:rsidRPr="00D5041C" w:rsidDel="00C20123">
          <w:rPr>
            <w:rFonts w:ascii="Times New Roman" w:eastAsia="Times New Roman" w:hAnsi="Times New Roman" w:cs="David"/>
            <w:sz w:val="24"/>
            <w:szCs w:val="24"/>
            <w:rtl/>
            <w:lang w:eastAsia="he-IL"/>
          </w:rPr>
          <w:delText>שטחי מסחר ומשרדים</w:delText>
        </w:r>
      </w:del>
      <w:r w:rsidRPr="00D5041C">
        <w:rPr>
          <w:rFonts w:ascii="Times New Roman" w:eastAsia="Times New Roman" w:hAnsi="Times New Roman" w:cs="David"/>
          <w:sz w:val="24"/>
          <w:szCs w:val="24"/>
          <w:rtl/>
          <w:lang w:eastAsia="he-IL"/>
        </w:rPr>
        <w:t xml:space="preserve">, חניונים ועבודות פיתוח </w:t>
      </w:r>
      <w:del w:id="12" w:author="Avi Cohen" w:date="2019-03-31T16:43:00Z">
        <w:r w:rsidRPr="00D5041C" w:rsidDel="00C20123">
          <w:rPr>
            <w:rFonts w:ascii="Times New Roman" w:eastAsia="Times New Roman" w:hAnsi="Times New Roman" w:cs="David"/>
            <w:sz w:val="24"/>
            <w:szCs w:val="24"/>
            <w:rtl/>
            <w:lang w:eastAsia="he-IL"/>
          </w:rPr>
          <w:delText xml:space="preserve">ב </w:delText>
        </w:r>
        <w:r w:rsidRPr="00D5041C" w:rsidDel="00C20123">
          <w:rPr>
            <w:rFonts w:ascii="Times New Roman" w:eastAsia="Times New Roman" w:hAnsi="Times New Roman" w:cs="David" w:hint="cs"/>
            <w:sz w:val="24"/>
            <w:szCs w:val="24"/>
            <w:rtl/>
            <w:lang w:eastAsia="he-IL"/>
          </w:rPr>
          <w:delText>-</w:delText>
        </w:r>
      </w:del>
      <w:r w:rsidRPr="00D5041C">
        <w:rPr>
          <w:rFonts w:ascii="Times New Roman" w:eastAsia="Times New Roman" w:hAnsi="Times New Roman" w:cs="David" w:hint="cs"/>
          <w:sz w:val="24"/>
          <w:szCs w:val="24"/>
          <w:rtl/>
          <w:lang w:eastAsia="he-IL"/>
        </w:rPr>
        <w:t xml:space="preserve"> ב</w:t>
      </w:r>
      <w:sdt>
        <w:sdtPr>
          <w:rPr>
            <w:rFonts w:ascii="Times New Roman" w:eastAsia="Times New Roman" w:hAnsi="Times New Roman" w:cs="David" w:hint="cs"/>
            <w:color w:val="008000"/>
            <w:sz w:val="24"/>
            <w:szCs w:val="24"/>
            <w:rtl/>
            <w:lang w:eastAsia="he-IL"/>
          </w:rPr>
          <w:alias w:val="רשות מקומית"/>
          <w:tag w:val="cntLocalAuth"/>
          <w:id w:val="1131976612"/>
          <w:placeholder>
            <w:docPart w:val="A8A104B735744C1CB0DE7B08A3FEF6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Avi Cohen" w:date="2019-03-31T16:25:00Z">
            <w:r w:rsidR="00870951">
              <w:rPr>
                <w:rFonts w:ascii="Times New Roman" w:eastAsia="Times New Roman" w:hAnsi="Times New Roman" w:cs="David" w:hint="cs"/>
                <w:color w:val="008000"/>
                <w:sz w:val="24"/>
                <w:szCs w:val="24"/>
                <w:rtl/>
                <w:lang w:eastAsia="he-IL"/>
              </w:rPr>
              <w:t>נתניה</w:t>
            </w:r>
          </w:ins>
        </w:sdtContent>
      </w:sdt>
      <w:r w:rsidRPr="00D5041C">
        <w:rPr>
          <w:rFonts w:ascii="Times New Roman" w:eastAsia="Times New Roman" w:hAnsi="Times New Roman" w:cs="David" w:hint="cs"/>
          <w:sz w:val="24"/>
          <w:szCs w:val="24"/>
          <w:rtl/>
          <w:lang w:eastAsia="he-IL"/>
        </w:rPr>
        <w:t xml:space="preserve"> - </w:t>
      </w:r>
      <w:sdt>
        <w:sdtPr>
          <w:rPr>
            <w:rFonts w:ascii="Times New Roman" w:eastAsia="Times New Roman" w:hAnsi="Times New Roman" w:cs="David" w:hint="cs"/>
            <w:color w:val="008000"/>
            <w:sz w:val="24"/>
            <w:szCs w:val="24"/>
            <w:rtl/>
          </w:rPr>
          <w:alias w:val="שם אתר"/>
          <w:tag w:val="cntSite"/>
          <w:id w:val="554595872"/>
          <w:placeholder>
            <w:docPart w:val="B3C5964FB21542A79DC4F03E2D04F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4" w:author="Avi Cohen" w:date="2019-03-31T16:25:00Z">
            <w:r w:rsidR="00870951">
              <w:rPr>
                <w:rFonts w:ascii="Times New Roman" w:eastAsia="Times New Roman" w:hAnsi="Times New Roman" w:cs="David" w:hint="cs"/>
                <w:color w:val="008000"/>
                <w:sz w:val="24"/>
                <w:szCs w:val="24"/>
                <w:rtl/>
              </w:rPr>
              <w:t xml:space="preserve">אנדריוס </w:t>
            </w:r>
          </w:ins>
        </w:sdtContent>
      </w:sdt>
      <w:r w:rsidRPr="00D5041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שם הפרויקט"/>
          <w:tag w:val="cntProjectName"/>
          <w:id w:val="-1709796518"/>
          <w:placeholder>
            <w:docPart w:val="F04B275552124BC68412F9158F6B72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 w:author="Avi Cohen" w:date="2019-03-31T16:43:00Z">
            <w:r w:rsidR="00132316">
              <w:rPr>
                <w:rFonts w:ascii="Times New Roman" w:eastAsia="Times New Roman" w:hAnsi="Times New Roman" w:cs="David" w:hint="cs"/>
                <w:color w:val="008000"/>
                <w:sz w:val="24"/>
                <w:szCs w:val="24"/>
                <w:rtl/>
              </w:rPr>
              <w:t xml:space="preserve">שם הפרויקט - </w:t>
            </w:r>
          </w:ins>
          <w:ins w:id="16" w:author="Avi Cohen" w:date="2019-03-31T16:25:00Z">
            <w:r w:rsidR="00870951">
              <w:rPr>
                <w:rFonts w:ascii="Times New Roman" w:eastAsia="Times New Roman" w:hAnsi="Times New Roman" w:cs="David" w:hint="cs"/>
                <w:color w:val="008000"/>
                <w:sz w:val="24"/>
                <w:szCs w:val="24"/>
                <w:rtl/>
              </w:rPr>
              <w:t xml:space="preserve">סביוני סיטי </w:t>
            </w:r>
          </w:ins>
        </w:sdtContent>
      </w:sdt>
      <w:r w:rsidRPr="00D5041C">
        <w:rPr>
          <w:rFonts w:ascii="Times New Roman" w:eastAsia="Times New Roman" w:hAnsi="Times New Roman" w:cs="David" w:hint="cs"/>
          <w:color w:val="008000"/>
          <w:sz w:val="24"/>
          <w:szCs w:val="24"/>
          <w:rtl/>
          <w:lang w:eastAsia="he-IL"/>
        </w:rPr>
        <w:t xml:space="preserve">, </w:t>
      </w:r>
      <w:r w:rsidRPr="00D5041C">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2A988AF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16DF52" w14:textId="23C2ABD5"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b/>
          <w:bCs/>
          <w:sz w:val="24"/>
          <w:szCs w:val="24"/>
          <w:rtl/>
          <w:lang w:eastAsia="he-IL"/>
        </w:rPr>
        <w:t>התכנית</w:t>
      </w:r>
      <w:r w:rsidRPr="00D5041C">
        <w:rPr>
          <w:rFonts w:ascii="Times New Roman" w:eastAsia="Times New Roman" w:hAnsi="Times New Roman" w:cs="David"/>
          <w:sz w:val="24"/>
          <w:szCs w:val="24"/>
          <w:rtl/>
          <w:lang w:eastAsia="he-IL"/>
        </w:rPr>
        <w:t xml:space="preserve">" או </w:t>
      </w:r>
      <w:r w:rsidRPr="00D5041C">
        <w:rPr>
          <w:rFonts w:ascii="Times New Roman" w:eastAsia="Times New Roman" w:hAnsi="Times New Roman" w:cs="David"/>
          <w:b/>
          <w:bCs/>
          <w:sz w:val="24"/>
          <w:szCs w:val="24"/>
          <w:rtl/>
          <w:lang w:eastAsia="he-IL"/>
        </w:rPr>
        <w:t xml:space="preserve">"המקרקעין"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תכנית בנין עיר מס'</w:t>
      </w:r>
      <w:r w:rsidRPr="00D5041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2"/>
          <w:tag w:val="cntCustomField2"/>
          <w:id w:val="385530708"/>
          <w:placeholder>
            <w:docPart w:val="5DFB077B2BE64A108B14C794F5A5CA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Fonts w:hint="default"/>
          </w:rPr>
        </w:sdtEndPr>
        <w:sdtContent>
          <w:ins w:id="17" w:author="Avi Cohen" w:date="2019-03-31T16:35:00Z">
            <w:r w:rsidR="0085245D">
              <w:rPr>
                <w:rFonts w:ascii="Times New Roman" w:eastAsia="Times New Roman" w:hAnsi="Times New Roman" w:cs="David" w:hint="cs"/>
                <w:color w:val="008000"/>
                <w:sz w:val="24"/>
                <w:szCs w:val="24"/>
                <w:rtl/>
              </w:rPr>
              <w:t>נת/41/5521</w:t>
            </w:r>
          </w:ins>
        </w:sdtContent>
      </w:sdt>
      <w:r w:rsidRPr="00D5041C">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5041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שדה נוסף 1"/>
          <w:tag w:val="cntCustomField1"/>
          <w:id w:val="-1432734238"/>
          <w:placeholder>
            <w:docPart w:val="7A159D0D76674098BD5600E91E2DF0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default"/>
          </w:rPr>
        </w:sdtEndPr>
        <w:sdtContent>
          <w:ins w:id="18" w:author="Avi Cohen" w:date="2019-03-31T16:34:00Z">
            <w:r w:rsidR="0085245D">
              <w:rPr>
                <w:rFonts w:ascii="Times New Roman" w:eastAsia="Times New Roman" w:hAnsi="Times New Roman" w:cs="David" w:hint="cs"/>
                <w:color w:val="008000"/>
                <w:sz w:val="24"/>
                <w:szCs w:val="24"/>
                <w:rtl/>
              </w:rPr>
              <w:t>8271  ח"ח 13000132  133</w:t>
            </w:r>
          </w:ins>
        </w:sdtContent>
      </w:sdt>
      <w:r w:rsidRPr="00D5041C">
        <w:rPr>
          <w:rFonts w:ascii="Times New Roman" w:eastAsia="Times New Roman" w:hAnsi="Times New Roman" w:cs="David"/>
          <w:sz w:val="24"/>
          <w:szCs w:val="24"/>
          <w:rtl/>
          <w:lang w:eastAsia="he-IL"/>
        </w:rPr>
        <w:t>.</w:t>
      </w:r>
    </w:p>
    <w:p w14:paraId="3D82273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לתוכנית התקפה בעת הזמנת כל שלב. המתכנן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4527BF2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0DC0D69"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sz w:val="24"/>
          <w:szCs w:val="24"/>
          <w:rtl/>
        </w:rPr>
      </w:pPr>
      <w:r w:rsidRPr="00D5041C">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59759472"/>
          <w:placeholder>
            <w:docPart w:val="FFB58B22640745D8AC5E79F8F27C4D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9" w:author="Avi Cohen" w:date="2019-03-31T16:25:00Z">
            <w:r w:rsidR="00870951">
              <w:rPr>
                <w:rFonts w:ascii="Times New Roman" w:eastAsia="Times New Roman" w:hAnsi="Times New Roman" w:cs="David" w:hint="cs"/>
                <w:color w:val="008000"/>
                <w:sz w:val="24"/>
                <w:szCs w:val="24"/>
                <w:rtl/>
              </w:rPr>
              <w:t>נתניה</w:t>
            </w:r>
          </w:ins>
        </w:sdtContent>
      </w:sdt>
    </w:p>
    <w:p w14:paraId="34FB465E"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rPr>
        <w:t>"</w:t>
      </w:r>
      <w:r w:rsidRPr="00D5041C">
        <w:rPr>
          <w:rFonts w:ascii="Times New Roman" w:eastAsia="Times New Roman" w:hAnsi="Times New Roman" w:cs="David"/>
          <w:sz w:val="24"/>
          <w:szCs w:val="24"/>
          <w:rtl/>
        </w:rPr>
        <w:t xml:space="preserve">חוזה הפיתוח" </w:t>
      </w:r>
      <w:r w:rsidRPr="00D5041C">
        <w:rPr>
          <w:rFonts w:ascii="Times New Roman" w:eastAsia="Times New Roman" w:hAnsi="Times New Roman" w:cs="David"/>
          <w:sz w:val="24"/>
          <w:szCs w:val="24"/>
        </w:rPr>
        <w:t>–</w:t>
      </w:r>
      <w:r w:rsidRPr="00D5041C">
        <w:rPr>
          <w:rFonts w:ascii="Times New Roman" w:eastAsia="Times New Roman" w:hAnsi="Times New Roman" w:cs="David"/>
          <w:sz w:val="24"/>
          <w:szCs w:val="24"/>
          <w:rtl/>
        </w:rPr>
        <w:t xml:space="preserve"> חוזה הפיתוח אשר נחתם בין המזמין לבין הרשות המקומית.</w:t>
      </w:r>
    </w:p>
    <w:p w14:paraId="26C75A1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D80B4F" w14:textId="2366E2A9"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5041C">
        <w:rPr>
          <w:rFonts w:ascii="Times New Roman" w:eastAsia="Times New Roman" w:hAnsi="Times New Roman" w:cs="David"/>
          <w:sz w:val="24"/>
          <w:szCs w:val="24"/>
          <w:rtl/>
          <w:lang w:eastAsia="he-IL"/>
        </w:rPr>
        <w:t>2.8</w:t>
      </w:r>
      <w:r w:rsidRPr="00D5041C">
        <w:rPr>
          <w:rFonts w:ascii="Times New Roman" w:eastAsia="Times New Roman" w:hAnsi="Times New Roman" w:cs="David"/>
          <w:sz w:val="24"/>
          <w:szCs w:val="24"/>
          <w:rtl/>
          <w:lang w:eastAsia="he-IL"/>
        </w:rPr>
        <w:tab/>
        <w:t>המנהל הוא:</w:t>
      </w:r>
      <w:r w:rsidRPr="00D5041C">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517200597"/>
          <w:placeholder>
            <w:docPart w:val="091E4C90BA6B448B9723A3A1EB2F6F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20" w:author="Avi Cohen" w:date="2019-03-31T16:35:00Z">
            <w:r w:rsidR="0085245D">
              <w:rPr>
                <w:rFonts w:ascii="Times New Roman" w:eastAsia="Times New Roman" w:hAnsi="Times New Roman" w:cs="David" w:hint="cs"/>
                <w:color w:val="008000"/>
                <w:sz w:val="24"/>
                <w:szCs w:val="24"/>
                <w:rtl/>
                <w:lang w:eastAsia="he-IL"/>
              </w:rPr>
              <w:t>אבי כהן מאפריקה ישראל מגורים בע"מ</w:t>
            </w:r>
          </w:ins>
        </w:sdtContent>
      </w:sdt>
    </w:p>
    <w:p w14:paraId="23369F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1866F00" w14:textId="77777777" w:rsidR="00D5041C" w:rsidRPr="00D5041C" w:rsidRDefault="00D5041C" w:rsidP="00D5041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2.10</w:t>
      </w:r>
      <w:r w:rsidRPr="00D5041C">
        <w:rPr>
          <w:rFonts w:ascii="Times New Roman" w:eastAsia="Times New Roman" w:hAnsi="Times New Roman" w:cs="David"/>
          <w:sz w:val="24"/>
          <w:szCs w:val="24"/>
          <w:rtl/>
          <w:lang w:eastAsia="he-IL"/>
        </w:rPr>
        <w:tab/>
        <w:t>המתכנן יפיק כל התכניות בקבצים במתכונת</w:t>
      </w:r>
      <w:r w:rsidRPr="00D5041C">
        <w:rPr>
          <w:rFonts w:ascii="Times New Roman" w:eastAsia="Times New Roman" w:hAnsi="Times New Roman" w:cs="David"/>
          <w:sz w:val="24"/>
          <w:szCs w:val="24"/>
          <w:lang w:eastAsia="he-IL"/>
        </w:rPr>
        <w:t xml:space="preserve"> </w:t>
      </w:r>
      <w:r w:rsidRPr="00D5041C">
        <w:rPr>
          <w:rFonts w:ascii="Times New Roman" w:eastAsia="Times New Roman" w:hAnsi="Times New Roman" w:cs="David"/>
          <w:sz w:val="24"/>
          <w:szCs w:val="24"/>
          <w:rtl/>
          <w:lang w:eastAsia="he-IL"/>
        </w:rPr>
        <w:t xml:space="preserve"> תכנת הקבצים </w:t>
      </w:r>
      <w:r w:rsidRPr="00D5041C">
        <w:rPr>
          <w:rFonts w:ascii="Times New Roman" w:eastAsia="Times New Roman" w:hAnsi="Times New Roman" w:cs="David"/>
          <w:sz w:val="24"/>
          <w:szCs w:val="24"/>
          <w:lang w:eastAsia="he-IL"/>
        </w:rPr>
        <w:t xml:space="preserve">DWG </w:t>
      </w:r>
      <w:r w:rsidRPr="00D5041C">
        <w:rPr>
          <w:rFonts w:ascii="Times New Roman" w:eastAsia="Times New Roman" w:hAnsi="Times New Roman" w:cs="David"/>
          <w:sz w:val="24"/>
          <w:szCs w:val="24"/>
          <w:rtl/>
          <w:lang w:eastAsia="he-IL"/>
        </w:rPr>
        <w:t xml:space="preserve"> גרסת אוטוקד </w:t>
      </w:r>
      <w:r w:rsidRPr="00D5041C">
        <w:rPr>
          <w:rFonts w:ascii="Times New Roman" w:eastAsia="Times New Roman" w:hAnsi="Times New Roman" w:cs="David" w:hint="cs"/>
          <w:sz w:val="24"/>
          <w:szCs w:val="24"/>
          <w:rtl/>
          <w:lang w:eastAsia="he-IL"/>
        </w:rPr>
        <w:t xml:space="preserve">2000 או כל </w:t>
      </w:r>
      <w:r w:rsidR="003B1029" w:rsidRPr="00D5041C">
        <w:rPr>
          <w:rFonts w:ascii="Times New Roman" w:eastAsia="Times New Roman" w:hAnsi="Times New Roman" w:cs="David" w:hint="cs"/>
          <w:sz w:val="24"/>
          <w:szCs w:val="24"/>
          <w:rtl/>
          <w:lang w:eastAsia="he-IL"/>
        </w:rPr>
        <w:t>גרסת</w:t>
      </w:r>
      <w:r w:rsidRPr="00D5041C">
        <w:rPr>
          <w:rFonts w:ascii="Times New Roman" w:eastAsia="Times New Roman" w:hAnsi="Times New Roman" w:cs="David" w:hint="cs"/>
          <w:sz w:val="24"/>
          <w:szCs w:val="24"/>
          <w:rtl/>
          <w:lang w:eastAsia="he-IL"/>
        </w:rPr>
        <w:t xml:space="preserve"> אוטוקד מאוחרת יותר</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bCs/>
          <w:sz w:val="24"/>
          <w:szCs w:val="24"/>
          <w:lang w:eastAsia="he-IL"/>
        </w:rPr>
        <w:t xml:space="preserve"> </w:t>
      </w:r>
    </w:p>
    <w:p w14:paraId="1D5D161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17242D1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בעלי המקצוע במשרד המתכנן הם:</w:t>
      </w:r>
    </w:p>
    <w:p w14:paraId="61E2C96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56124E" w14:textId="1EAF27D4" w:rsidR="00D5041C" w:rsidRPr="00D5041C" w:rsidRDefault="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Change w:id="21" w:author="Avi Cohen" w:date="2019-03-31T16:43:00Z">
          <w:pPr>
            <w:widowControl w:val="0"/>
            <w:spacing w:before="0" w:beforeAutospacing="0" w:after="0" w:afterAutospacing="0" w:line="240" w:lineRule="auto"/>
            <w:ind w:firstLine="720"/>
            <w:jc w:val="both"/>
          </w:pPr>
        </w:pPrChange>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909990843"/>
          <w:placeholder>
            <w:docPart w:val="61A6D1B8AD7B40ACA9C385BB8D9A20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2" w:author="Avi Cohen" w:date="2019-03-31T16:44:00Z">
            <w:r w:rsidR="00132316">
              <w:rPr>
                <w:rFonts w:ascii="Times New Roman" w:eastAsia="Times New Roman" w:hAnsi="Times New Roman" w:cs="David" w:hint="cs"/>
                <w:color w:val="008000"/>
                <w:sz w:val="24"/>
                <w:szCs w:val="24"/>
                <w:rtl/>
                <w:lang w:eastAsia="he-IL"/>
              </w:rPr>
              <w:t xml:space="preserve">   XXXXX</w:t>
            </w:r>
          </w:ins>
        </w:sdtContent>
      </w:sdt>
    </w:p>
    <w:p w14:paraId="0509293C" w14:textId="602F89E6" w:rsidR="00D5041C" w:rsidRPr="00D5041C" w:rsidRDefault="00D5041C" w:rsidP="00D5041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 </w:t>
      </w:r>
      <w:r w:rsidRPr="00D5041C">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71726383"/>
          <w:placeholder>
            <w:docPart w:val="FD8245C496ED46CDA0169F8D0563D0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23" w:author="Avi Cohen" w:date="2019-03-31T16:35:00Z">
            <w:r w:rsidR="0085245D">
              <w:rPr>
                <w:rFonts w:ascii="Times New Roman" w:eastAsia="Times New Roman" w:hAnsi="Times New Roman" w:cs="David" w:hint="cs"/>
                <w:color w:val="008000"/>
                <w:sz w:val="24"/>
                <w:szCs w:val="24"/>
                <w:rtl/>
                <w:lang w:eastAsia="he-IL"/>
              </w:rPr>
              <w:t>6</w:t>
            </w:r>
          </w:ins>
        </w:sdtContent>
      </w:sdt>
    </w:p>
    <w:p w14:paraId="4B7F8FA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B7D87B" w14:textId="1005ECAD"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938094005"/>
          <w:placeholder>
            <w:docPart w:val="8E70C79AC2FC4399BD8F4CC830C112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4" w:author="Avi Cohen" w:date="2019-03-31T16:35:00Z">
            <w:r w:rsidR="0085245D">
              <w:rPr>
                <w:rFonts w:ascii="Times New Roman" w:eastAsia="Times New Roman" w:hAnsi="Times New Roman" w:cs="David" w:hint="cs"/>
                <w:color w:val="008000"/>
                <w:sz w:val="24"/>
                <w:szCs w:val="24"/>
                <w:rtl/>
                <w:lang w:eastAsia="he-IL"/>
              </w:rPr>
              <w:t xml:space="preserve">ארז גלבוע </w:t>
            </w:r>
          </w:ins>
        </w:sdtContent>
      </w:sdt>
    </w:p>
    <w:p w14:paraId="62F8D17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88493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5.2</w:t>
      </w:r>
      <w:r w:rsidRPr="00D5041C">
        <w:rPr>
          <w:rFonts w:ascii="Times New Roman" w:eastAsia="Times New Roman" w:hAnsi="Times New Roman" w:cs="David"/>
          <w:sz w:val="24"/>
          <w:szCs w:val="24"/>
          <w:rtl/>
          <w:lang w:eastAsia="he-IL"/>
        </w:rPr>
        <w:tab/>
        <w:t>הנושאים הם:</w:t>
      </w:r>
    </w:p>
    <w:p w14:paraId="4D6CFF3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88E5EE"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התקדמות שרותי המתכנן.</w:t>
      </w:r>
    </w:p>
    <w:p w14:paraId="43E9D7B1"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סטיות מלוח הזמנים לרבות סיבת הסטייה.</w:t>
      </w:r>
    </w:p>
    <w:p w14:paraId="7D048148"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לוח הזמנים המתחייב מסטיות לרבות תאור השלכות התאום על הפרויקט.</w:t>
      </w:r>
    </w:p>
    <w:p w14:paraId="30E09B26"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סטיות מהערכות ו/או תחזיות תקציביות והשלכותיהן.</w:t>
      </w:r>
    </w:p>
    <w:p w14:paraId="33ACBB2D" w14:textId="77777777" w:rsidR="00D5041C" w:rsidRPr="00D5041C" w:rsidRDefault="00D5041C" w:rsidP="00D5041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ריכוז הוראות שנויים.</w:t>
      </w:r>
    </w:p>
    <w:p w14:paraId="049573E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8D4F58"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r w:rsidRPr="00D5041C">
        <w:rPr>
          <w:rFonts w:ascii="Times New Roman" w:eastAsia="Times New Roman" w:hAnsi="Times New Roman" w:cs="David"/>
          <w:sz w:val="24"/>
          <w:szCs w:val="24"/>
          <w:rtl/>
        </w:rPr>
        <w:br/>
      </w:r>
      <w:r w:rsidRPr="00D5041C">
        <w:rPr>
          <w:rFonts w:ascii="Times New Roman" w:eastAsia="Times New Roman" w:hAnsi="Times New Roman" w:cs="David" w:hint="cs"/>
          <w:color w:val="FF0000"/>
          <w:sz w:val="20"/>
          <w:szCs w:val="24"/>
          <w:rtl/>
        </w:rPr>
        <w:t xml:space="preserve"> </w:t>
      </w:r>
      <w:r w:rsidRPr="00D5041C">
        <w:rPr>
          <w:rFonts w:ascii="Times New Roman" w:eastAsia="Times New Roman" w:hAnsi="Times New Roman" w:cs="David"/>
          <w:sz w:val="20"/>
          <w:szCs w:val="24"/>
          <w:rtl/>
        </w:rPr>
        <w:t>17.7</w:t>
      </w:r>
      <w:r w:rsidRPr="00D5041C">
        <w:rPr>
          <w:rFonts w:ascii="Times New Roman" w:eastAsia="Times New Roman" w:hAnsi="Times New Roman" w:cs="David" w:hint="cs"/>
          <w:sz w:val="20"/>
          <w:szCs w:val="24"/>
          <w:rtl/>
        </w:rPr>
        <w:t xml:space="preserve"> </w:t>
      </w:r>
      <w:r w:rsidRPr="00D5041C">
        <w:rPr>
          <w:rFonts w:ascii="Times New Roman" w:eastAsia="Times New Roman" w:hAnsi="Times New Roman" w:cs="David" w:hint="cs"/>
          <w:sz w:val="20"/>
          <w:szCs w:val="24"/>
          <w:rtl/>
        </w:rPr>
        <w:tab/>
      </w:r>
      <w:r w:rsidRPr="00D5041C">
        <w:rPr>
          <w:rFonts w:ascii="Times New Roman" w:eastAsia="Times New Roman" w:hAnsi="Times New Roman" w:cs="David"/>
          <w:sz w:val="20"/>
          <w:szCs w:val="24"/>
          <w:rtl/>
        </w:rPr>
        <w:t xml:space="preserve">שיעור חלקו היחסי של כל אחד מיחידי המזמין הינו כדלקמן </w:t>
      </w:r>
      <w:r w:rsidRPr="00D5041C">
        <w:rPr>
          <w:rFonts w:ascii="Times New Roman" w:eastAsia="Times New Roman" w:hAnsi="Times New Roman" w:cs="David" w:hint="cs"/>
          <w:sz w:val="20"/>
          <w:szCs w:val="24"/>
          <w:rtl/>
        </w:rPr>
        <w:t>:</w:t>
      </w:r>
    </w:p>
    <w:p w14:paraId="6C29D3A9"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1BA9DB6E" w14:textId="77777777" w:rsidR="00D5041C" w:rsidRPr="00D5041C" w:rsidRDefault="001B24C5" w:rsidP="00157ACB">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69729777"/>
          <w:placeholder>
            <w:docPart w:val="4B4FAAEDBC434C4C86123565A261D4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ins w:id="25" w:author="Avi Cohen" w:date="2019-03-31T16:27:00Z">
            <w:r w:rsidR="00870951">
              <w:rPr>
                <w:rFonts w:ascii="Times New Roman" w:eastAsia="Times New Roman" w:hAnsi="Times New Roman" w:cs="David" w:hint="cs"/>
                <w:color w:val="008000"/>
                <w:sz w:val="24"/>
                <w:szCs w:val="24"/>
                <w:rtl/>
                <w:lang w:eastAsia="he-IL"/>
              </w:rPr>
              <w:t>100</w:t>
            </w:r>
          </w:ins>
        </w:sdtContent>
      </w:sdt>
      <w:r w:rsidR="00D5041C" w:rsidRPr="00D5041C">
        <w:rPr>
          <w:rFonts w:ascii="Times New Roman" w:eastAsia="Times New Roman" w:hAnsi="Times New Roman" w:cs="David" w:hint="cs"/>
          <w:color w:val="008000"/>
          <w:sz w:val="24"/>
          <w:szCs w:val="24"/>
          <w:rtl/>
          <w:lang w:eastAsia="he-IL"/>
        </w:rPr>
        <w:t xml:space="preserve"> </w:t>
      </w:r>
    </w:p>
    <w:p w14:paraId="5E53C720" w14:textId="77777777" w:rsidR="00D5041C" w:rsidRPr="00D5041C" w:rsidRDefault="00D5041C" w:rsidP="00D5041C">
      <w:pPr>
        <w:spacing w:before="0" w:beforeAutospacing="0" w:after="0" w:afterAutospacing="0" w:line="240" w:lineRule="auto"/>
        <w:ind w:left="720"/>
        <w:rPr>
          <w:rFonts w:ascii="Times New Roman" w:eastAsia="Times New Roman" w:hAnsi="Times New Roman" w:cs="David"/>
          <w:color w:val="008000"/>
          <w:sz w:val="24"/>
          <w:szCs w:val="24"/>
          <w:rtl/>
        </w:rPr>
      </w:pPr>
      <w:r w:rsidRPr="00D5041C">
        <w:rPr>
          <w:rFonts w:ascii="Times New Roman" w:eastAsia="Times New Roman" w:hAnsi="Times New Roman" w:cs="David" w:hint="cs"/>
          <w:sz w:val="20"/>
          <w:szCs w:val="24"/>
          <w:rtl/>
        </w:rPr>
        <w:t>.</w:t>
      </w:r>
      <w:r w:rsidRPr="00D5041C">
        <w:rPr>
          <w:rFonts w:ascii="Times New Roman" w:eastAsia="Times New Roman" w:hAnsi="Times New Roman" w:cs="David"/>
          <w:sz w:val="20"/>
          <w:szCs w:val="24"/>
          <w:rtl/>
        </w:rPr>
        <w:br/>
      </w:r>
      <w:r w:rsidRPr="00D5041C">
        <w:rPr>
          <w:rFonts w:ascii="Times New Roman" w:eastAsia="Times New Roman" w:hAnsi="Times New Roman" w:cs="David" w:hint="cs"/>
          <w:sz w:val="20"/>
          <w:szCs w:val="24"/>
          <w:rtl/>
        </w:rPr>
        <w:t xml:space="preserve"> </w:t>
      </w:r>
      <w:r w:rsidRPr="00D5041C">
        <w:rPr>
          <w:rFonts w:ascii="Times New Roman" w:eastAsia="Times New Roman" w:hAnsi="Times New Roman" w:cs="David" w:hint="cs"/>
          <w:sz w:val="20"/>
          <w:szCs w:val="24"/>
          <w:rtl/>
        </w:rPr>
        <w:tab/>
      </w:r>
    </w:p>
    <w:p w14:paraId="4F0B115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color w:val="008000"/>
          <w:sz w:val="24"/>
          <w:szCs w:val="24"/>
          <w:rtl/>
        </w:rPr>
        <w:br w:type="page"/>
      </w:r>
      <w:r w:rsidRPr="00D5041C">
        <w:rPr>
          <w:rFonts w:ascii="Times New Roman" w:eastAsia="Times New Roman" w:hAnsi="Times New Roman" w:cs="David"/>
          <w:b/>
          <w:bCs/>
          <w:sz w:val="24"/>
          <w:szCs w:val="24"/>
          <w:u w:val="single"/>
          <w:rtl/>
          <w:lang w:eastAsia="he-IL"/>
        </w:rPr>
        <w:lastRenderedPageBreak/>
        <w:t>נספח ב'</w:t>
      </w:r>
    </w:p>
    <w:p w14:paraId="76A5BE20"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7BCB4F"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5B336EF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F33D3D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6252B319"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19ADB7A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386C29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7D7883"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70850B7C"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3B168258"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69932BD4" w14:textId="77777777" w:rsidR="00D5041C" w:rsidRDefault="00D5041C" w:rsidP="00D5041C">
      <w:pPr>
        <w:widowControl w:val="0"/>
        <w:numPr>
          <w:ilvl w:val="0"/>
          <w:numId w:val="8"/>
        </w:numPr>
        <w:spacing w:before="0" w:beforeAutospacing="0" w:after="0" w:afterAutospacing="0" w:line="240" w:lineRule="auto"/>
        <w:jc w:val="both"/>
        <w:rPr>
          <w:ins w:id="26" w:author="Avi Cohen" w:date="2019-05-02T14:28:00Z"/>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5FC0BDE8" w14:textId="77777777" w:rsidR="00093291" w:rsidRDefault="00093291" w:rsidP="00D5041C">
      <w:pPr>
        <w:widowControl w:val="0"/>
        <w:numPr>
          <w:ilvl w:val="0"/>
          <w:numId w:val="8"/>
        </w:numPr>
        <w:spacing w:before="0" w:beforeAutospacing="0" w:after="0" w:afterAutospacing="0" w:line="240" w:lineRule="auto"/>
        <w:jc w:val="both"/>
        <w:rPr>
          <w:ins w:id="27" w:author="Avi Cohen" w:date="2019-05-02T14:29:00Z"/>
          <w:rFonts w:ascii="Times New Roman" w:eastAsia="Times New Roman" w:hAnsi="Times New Roman" w:cs="David"/>
          <w:sz w:val="24"/>
          <w:szCs w:val="24"/>
          <w:lang w:eastAsia="he-IL"/>
        </w:rPr>
      </w:pPr>
      <w:ins w:id="28" w:author="Avi Cohen" w:date="2019-05-02T14:28:00Z">
        <w:r>
          <w:rPr>
            <w:rFonts w:ascii="Times New Roman" w:eastAsia="Times New Roman" w:hAnsi="Times New Roman" w:cs="David" w:hint="cs"/>
            <w:sz w:val="24"/>
            <w:szCs w:val="24"/>
            <w:rtl/>
            <w:lang w:eastAsia="he-IL"/>
          </w:rPr>
          <w:t xml:space="preserve">תכנון מערכות ספרנקלרים בפרויקט .  </w:t>
        </w:r>
      </w:ins>
    </w:p>
    <w:p w14:paraId="58CF0D01" w14:textId="7F634080" w:rsidR="00093291" w:rsidRPr="00093291" w:rsidRDefault="00093291">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Change w:id="29" w:author="Avi Cohen" w:date="2019-05-02T14:30:00Z">
            <w:rPr>
              <w:rFonts w:ascii="Times New Roman" w:eastAsia="Times New Roman" w:hAnsi="Times New Roman" w:cs="David"/>
              <w:sz w:val="24"/>
              <w:szCs w:val="24"/>
              <w:rtl/>
              <w:lang w:eastAsia="he-IL"/>
            </w:rPr>
          </w:rPrChange>
        </w:rPr>
        <w:pPrChange w:id="30" w:author="Avi Cohen" w:date="2019-05-02T14:30:00Z">
          <w:pPr>
            <w:widowControl w:val="0"/>
            <w:numPr>
              <w:numId w:val="8"/>
            </w:numPr>
            <w:tabs>
              <w:tab w:val="num" w:pos="1800"/>
            </w:tabs>
            <w:spacing w:before="0" w:beforeAutospacing="0" w:after="0" w:afterAutospacing="0" w:line="240" w:lineRule="auto"/>
            <w:ind w:left="1800" w:hanging="360"/>
            <w:jc w:val="both"/>
          </w:pPr>
        </w:pPrChange>
      </w:pPr>
      <w:ins w:id="31" w:author="Avi Cohen" w:date="2019-05-02T14:28:00Z">
        <w:r w:rsidRPr="00093291">
          <w:rPr>
            <w:rFonts w:ascii="Times New Roman" w:eastAsia="Times New Roman" w:hAnsi="Times New Roman" w:cs="David" w:hint="eastAsia"/>
            <w:b/>
            <w:bCs/>
            <w:sz w:val="24"/>
            <w:szCs w:val="24"/>
            <w:u w:val="single"/>
            <w:rtl/>
            <w:lang w:eastAsia="he-IL"/>
            <w:rPrChange w:id="32" w:author="Avi Cohen" w:date="2019-05-02T14:30:00Z">
              <w:rPr>
                <w:rFonts w:ascii="Times New Roman" w:eastAsia="Times New Roman" w:hAnsi="Times New Roman" w:cs="David" w:hint="eastAsia"/>
                <w:sz w:val="24"/>
                <w:szCs w:val="24"/>
                <w:rtl/>
                <w:lang w:eastAsia="he-IL"/>
              </w:rPr>
            </w:rPrChange>
          </w:rPr>
          <w:t>למען</w:t>
        </w:r>
        <w:r w:rsidRPr="00093291">
          <w:rPr>
            <w:rFonts w:ascii="Times New Roman" w:eastAsia="Times New Roman" w:hAnsi="Times New Roman" w:cs="David"/>
            <w:b/>
            <w:bCs/>
            <w:sz w:val="24"/>
            <w:szCs w:val="24"/>
            <w:u w:val="single"/>
            <w:rtl/>
            <w:lang w:eastAsia="he-IL"/>
            <w:rPrChange w:id="33" w:author="Avi Cohen" w:date="2019-05-02T14:30:00Z">
              <w:rPr>
                <w:rFonts w:ascii="Times New Roman" w:eastAsia="Times New Roman" w:hAnsi="Times New Roman" w:cs="David"/>
                <w:sz w:val="24"/>
                <w:szCs w:val="24"/>
                <w:rtl/>
                <w:lang w:eastAsia="he-IL"/>
              </w:rPr>
            </w:rPrChange>
          </w:rPr>
          <w:t xml:space="preserve"> הסר ספק </w:t>
        </w:r>
      </w:ins>
      <w:ins w:id="34" w:author="Avi Cohen" w:date="2019-05-02T14:29:00Z">
        <w:r w:rsidRPr="00093291">
          <w:rPr>
            <w:rFonts w:ascii="Times New Roman" w:eastAsia="Times New Roman" w:hAnsi="Times New Roman" w:cs="David"/>
            <w:b/>
            <w:bCs/>
            <w:sz w:val="24"/>
            <w:szCs w:val="24"/>
            <w:u w:val="single"/>
            <w:rtl/>
            <w:lang w:eastAsia="he-IL"/>
            <w:rPrChange w:id="35" w:author="Avi Cohen" w:date="2019-05-02T14:30:00Z">
              <w:rPr>
                <w:rFonts w:ascii="Times New Roman" w:eastAsia="Times New Roman" w:hAnsi="Times New Roman" w:cs="David"/>
                <w:sz w:val="24"/>
                <w:szCs w:val="24"/>
                <w:rtl/>
                <w:lang w:eastAsia="he-IL"/>
              </w:rPr>
            </w:rPrChange>
          </w:rPr>
          <w:t xml:space="preserve">: בכל מקום בו מצוין בהסכם </w:t>
        </w:r>
      </w:ins>
      <w:ins w:id="36" w:author="Avi Cohen" w:date="2019-05-02T14:31:00Z">
        <w:r>
          <w:rPr>
            <w:rFonts w:ascii="Times New Roman" w:eastAsia="Times New Roman" w:hAnsi="Times New Roman" w:cs="David" w:hint="cs"/>
            <w:b/>
            <w:bCs/>
            <w:sz w:val="24"/>
            <w:szCs w:val="24"/>
            <w:u w:val="single"/>
            <w:rtl/>
            <w:lang w:eastAsia="he-IL"/>
          </w:rPr>
          <w:t xml:space="preserve">הספקת מים / </w:t>
        </w:r>
      </w:ins>
      <w:ins w:id="37" w:author="Avi Cohen" w:date="2019-05-02T14:29:00Z">
        <w:r w:rsidRPr="00093291">
          <w:rPr>
            <w:rFonts w:ascii="Times New Roman" w:eastAsia="Times New Roman" w:hAnsi="Times New Roman" w:cs="David" w:hint="eastAsia"/>
            <w:b/>
            <w:bCs/>
            <w:sz w:val="24"/>
            <w:szCs w:val="24"/>
            <w:u w:val="single"/>
            <w:rtl/>
            <w:lang w:eastAsia="he-IL"/>
            <w:rPrChange w:id="38" w:author="Avi Cohen" w:date="2019-05-02T14:30:00Z">
              <w:rPr>
                <w:rFonts w:ascii="Times New Roman" w:eastAsia="Times New Roman" w:hAnsi="Times New Roman" w:cs="David" w:hint="eastAsia"/>
                <w:sz w:val="24"/>
                <w:szCs w:val="24"/>
                <w:rtl/>
                <w:lang w:eastAsia="he-IL"/>
              </w:rPr>
            </w:rPrChange>
          </w:rPr>
          <w:t>מתקני</w:t>
        </w:r>
        <w:r w:rsidRPr="00093291">
          <w:rPr>
            <w:rFonts w:ascii="Times New Roman" w:eastAsia="Times New Roman" w:hAnsi="Times New Roman" w:cs="David"/>
            <w:b/>
            <w:bCs/>
            <w:sz w:val="24"/>
            <w:szCs w:val="24"/>
            <w:u w:val="single"/>
            <w:rtl/>
            <w:lang w:eastAsia="he-IL"/>
            <w:rPrChange w:id="39" w:author="Avi Cohen" w:date="2019-05-02T14:30:00Z">
              <w:rPr>
                <w:rFonts w:ascii="Times New Roman" w:eastAsia="Times New Roman" w:hAnsi="Times New Roman" w:cs="David"/>
                <w:sz w:val="24"/>
                <w:szCs w:val="24"/>
                <w:rtl/>
                <w:lang w:eastAsia="he-IL"/>
              </w:rPr>
            </w:rPrChange>
          </w:rPr>
          <w:t xml:space="preserve"> </w:t>
        </w:r>
        <w:r w:rsidRPr="00093291">
          <w:rPr>
            <w:rFonts w:ascii="Times New Roman" w:eastAsia="Times New Roman" w:hAnsi="Times New Roman" w:cs="David" w:hint="eastAsia"/>
            <w:b/>
            <w:bCs/>
            <w:sz w:val="24"/>
            <w:szCs w:val="24"/>
            <w:u w:val="single"/>
            <w:rtl/>
            <w:lang w:eastAsia="he-IL"/>
            <w:rPrChange w:id="40" w:author="Avi Cohen" w:date="2019-05-02T14:30:00Z">
              <w:rPr>
                <w:rFonts w:ascii="Times New Roman" w:eastAsia="Times New Roman" w:hAnsi="Times New Roman" w:cs="David" w:hint="eastAsia"/>
                <w:sz w:val="24"/>
                <w:szCs w:val="24"/>
                <w:rtl/>
                <w:lang w:eastAsia="he-IL"/>
              </w:rPr>
            </w:rPrChange>
          </w:rPr>
          <w:t>אינסטלציה</w:t>
        </w:r>
      </w:ins>
      <w:ins w:id="41" w:author="Avi Cohen" w:date="2019-05-02T14:31:00Z">
        <w:r>
          <w:rPr>
            <w:rFonts w:ascii="Times New Roman" w:eastAsia="Times New Roman" w:hAnsi="Times New Roman" w:cs="David" w:hint="cs"/>
            <w:b/>
            <w:bCs/>
            <w:sz w:val="24"/>
            <w:szCs w:val="24"/>
            <w:u w:val="single"/>
            <w:rtl/>
            <w:lang w:eastAsia="he-IL"/>
          </w:rPr>
          <w:t xml:space="preserve"> וכיו"ב </w:t>
        </w:r>
      </w:ins>
      <w:ins w:id="42" w:author="Avi Cohen" w:date="2019-05-02T14:29:00Z">
        <w:r w:rsidRPr="00093291">
          <w:rPr>
            <w:rFonts w:ascii="Times New Roman" w:eastAsia="Times New Roman" w:hAnsi="Times New Roman" w:cs="David"/>
            <w:b/>
            <w:bCs/>
            <w:sz w:val="24"/>
            <w:szCs w:val="24"/>
            <w:u w:val="single"/>
            <w:rtl/>
            <w:lang w:eastAsia="he-IL"/>
            <w:rPrChange w:id="43" w:author="Avi Cohen" w:date="2019-05-02T14:30:00Z">
              <w:rPr>
                <w:rFonts w:ascii="Times New Roman" w:eastAsia="Times New Roman" w:hAnsi="Times New Roman" w:cs="David"/>
                <w:sz w:val="24"/>
                <w:szCs w:val="24"/>
                <w:rtl/>
                <w:lang w:eastAsia="he-IL"/>
              </w:rPr>
            </w:rPrChange>
          </w:rPr>
          <w:t xml:space="preserve"> , הנ"ל כולל כל מערכות הספרנקלרים הנדרשות .</w:t>
        </w:r>
      </w:ins>
    </w:p>
    <w:p w14:paraId="4E05574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F14064"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t xml:space="preserve">על המתכנן לקבל אשור בכתב מאת המנהל לפני התחלת ביצוע כל קטע וכל שלב ולפני הספקת </w:t>
      </w:r>
      <w:r w:rsidRPr="00D5041C">
        <w:rPr>
          <w:rFonts w:ascii="Times New Roman" w:eastAsia="Times New Roman" w:hAnsi="Times New Roman" w:cs="David"/>
          <w:sz w:val="24"/>
          <w:szCs w:val="24"/>
          <w:rtl/>
          <w:lang w:eastAsia="he-IL"/>
        </w:rPr>
        <w:lastRenderedPageBreak/>
        <w:t>כל שרות חלקי.</w:t>
      </w:r>
    </w:p>
    <w:p w14:paraId="6B4005C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1229BD9E"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665C1DA7"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76EA85E7"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1E1FE0E3"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48032295"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3B5277DC"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65CD0292"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04E8781B"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655447D9"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6D5537D4"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94BC4B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6AC66E5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83823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2527D2B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3CAD88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17E148B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AEC17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lastRenderedPageBreak/>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23409BD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0A67380"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0CA9AF6C"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4BB855F"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08F86944"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3CEB061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1F5620B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630C27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57A1812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9E5D11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3094856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CF8768"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508A6E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B78CA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419B60A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D7777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650E6AF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52B618C"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1C4A23E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350526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B76DC9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9F9612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2F10D5E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3EAFCB9"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58EE1E1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0482B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421768B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7192434"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3A8E8BB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921D5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457C0E6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341A56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4872BF9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52D3B5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634AE5AD"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4B5A12F6"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59963D89"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3C38643"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2F029BD9"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2218FB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2C92A4E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CC70A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0E0AAED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E2C88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793382A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828804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חתכים אופייניים לאורך מערכת איסוף הדלוחין והשפכים.</w:t>
      </w:r>
    </w:p>
    <w:p w14:paraId="54CD4F5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369EE5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71E92D6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7F082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3967B9D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50935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3D31599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466EF7"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0E1BB84D"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587A08C9"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5CAFE44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2D663A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55B98C9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52E93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69CA194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938B66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5FB944D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19295E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4F8E197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747DF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פרטים מיוחדים.</w:t>
      </w:r>
    </w:p>
    <w:p w14:paraId="2511575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5103BE"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3009670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C1D9D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6ED01C8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0E40D49"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07DE8F0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229DEC"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4B11230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6B7A8C0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575ADCC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3D3CDD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7F8BFF3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בדיקת תכניות שיערכו על ידי יועצים אחרים והקפדה על אפשרות מעבר צנרת תחת </w:t>
      </w:r>
      <w:r w:rsidRPr="00D5041C">
        <w:rPr>
          <w:rFonts w:ascii="Times New Roman" w:eastAsia="Times New Roman" w:hAnsi="Times New Roman" w:cs="David"/>
          <w:sz w:val="24"/>
          <w:szCs w:val="24"/>
          <w:rtl/>
          <w:lang w:eastAsia="he-IL"/>
        </w:rPr>
        <w:lastRenderedPageBreak/>
        <w:t>הריצוף, בפירים אנכיים ואופקיים ותחת התקרות.</w:t>
      </w:r>
    </w:p>
    <w:p w14:paraId="38CA48C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56E0D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76FD980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BE86F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1D4D32D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A3112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4BD5085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ADB3E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10DC0EB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2C91B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79DEE52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0A1AE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59B6F4F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AE1B5D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w:t>
      </w:r>
      <w:r w:rsidRPr="00D5041C">
        <w:rPr>
          <w:rFonts w:ascii="Times New Roman" w:eastAsia="Times New Roman" w:hAnsi="Times New Roman" w:cs="David"/>
          <w:sz w:val="24"/>
          <w:szCs w:val="24"/>
          <w:rtl/>
          <w:lang w:eastAsia="he-IL"/>
        </w:rPr>
        <w:lastRenderedPageBreak/>
        <w:t xml:space="preserve">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0093B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D42C4B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2580B5A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5C4E0F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7CF6564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1584AF1"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033FCA1C"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41393D62"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4BF4AEB2"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04DEC832"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71B2DE5C"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76095219"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5E9F91D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AA388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5F47439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F9130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D5BFA9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A84C4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1F8394E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F3B8C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4204B53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A8A95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667453F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C5951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11F4E72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547032"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716134B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930F2D4"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25E0837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3120148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36C0E7B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2185714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קבלה זמנית של העבודה והמתקנים המבוצעים ומסירת דו"ח על הנ"ל לנציג </w:t>
      </w:r>
      <w:r w:rsidRPr="00D5041C">
        <w:rPr>
          <w:rFonts w:ascii="Times New Roman" w:eastAsia="Times New Roman" w:hAnsi="Times New Roman" w:cs="David"/>
          <w:sz w:val="24"/>
          <w:szCs w:val="24"/>
          <w:rtl/>
          <w:lang w:eastAsia="he-IL"/>
        </w:rPr>
        <w:lastRenderedPageBreak/>
        <w:t>המזמין. הקבלה הנ"ל מתייחסת למתקנים או חלקי עבודה טיפוסיים ואינה כוללת את כל העבודה בכללותה.</w:t>
      </w:r>
    </w:p>
    <w:p w14:paraId="175793E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15D2AA7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4DE34A8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23AE59E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72BBFCB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30DAAD6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503A455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6840CE6"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כדי למלא משימות אלו יבקר המתכנן באתר הבניה בכל אחד מהשלבים הבאים:</w:t>
      </w:r>
    </w:p>
    <w:p w14:paraId="72EFC704"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3B2E122"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3073B8C8"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284ABF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16C7193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6F1F7366"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249B0C23"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6B2D6CC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48B24AB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7AE8E1E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532E9D0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3E4AEE2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A0565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311D3C9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9A97545"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0504B5CE"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20BF5C3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68420658"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47FA3FAD"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6669A44A"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7DD09FE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793EFE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11687D84"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70A3F4B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5CEEE59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53E9DF9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4E337D9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8670778"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13963DB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5CB6FE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688FB3A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EBC7E3"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4F602E79"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37E3BE1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נספח ג'</w:t>
      </w:r>
    </w:p>
    <w:p w14:paraId="37001B9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2E981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088E75D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4B82C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7E43B8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9CC3E7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867E8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1B0EC9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70434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CD0E08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4201D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34E7A4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B63E2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נספח ד'</w:t>
      </w:r>
    </w:p>
    <w:p w14:paraId="1E7B2CC5"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7149CB"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7328F4D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45E5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7A84ED" w14:textId="3BB98FD1" w:rsidR="00D5041C" w:rsidRDefault="00D5041C">
      <w:pPr>
        <w:widowControl w:val="0"/>
        <w:numPr>
          <w:ilvl w:val="0"/>
          <w:numId w:val="7"/>
        </w:numPr>
        <w:spacing w:before="0" w:beforeAutospacing="0" w:after="0" w:afterAutospacing="0" w:line="240" w:lineRule="auto"/>
        <w:jc w:val="both"/>
        <w:rPr>
          <w:ins w:id="44" w:author="Avi Cohen" w:date="2019-10-31T14:42:00Z"/>
          <w:rFonts w:ascii="Times New Roman" w:eastAsia="Times New Roman" w:hAnsi="Times New Roman" w:cs="David"/>
          <w:sz w:val="24"/>
          <w:szCs w:val="24"/>
          <w:lang w:eastAsia="he-IL"/>
        </w:rPr>
        <w:pPrChange w:id="45" w:author="Avi Cohen" w:date="2019-05-02T14:27:00Z">
          <w:pPr>
            <w:widowControl w:val="0"/>
            <w:numPr>
              <w:numId w:val="7"/>
            </w:numPr>
            <w:tabs>
              <w:tab w:val="num" w:pos="720"/>
            </w:tabs>
            <w:spacing w:before="0" w:beforeAutospacing="0" w:after="0" w:afterAutospacing="0" w:line="240" w:lineRule="auto"/>
            <w:ind w:left="720" w:hanging="720"/>
            <w:jc w:val="both"/>
          </w:pPr>
        </w:pPrChange>
      </w:pPr>
      <w:r w:rsidRPr="00D5041C">
        <w:rPr>
          <w:rFonts w:ascii="Times New Roman" w:eastAsia="Times New Roman" w:hAnsi="Times New Roman" w:cs="David"/>
          <w:sz w:val="24"/>
          <w:szCs w:val="24"/>
          <w:rtl/>
          <w:lang w:eastAsia="he-IL"/>
        </w:rPr>
        <w:t xml:space="preserve">תמורת ביצוע מלוא שרותי המתכנן </w:t>
      </w:r>
      <w:ins w:id="46" w:author="Avi Cohen" w:date="2019-05-02T14:27:00Z">
        <w:r w:rsidR="00093291">
          <w:rPr>
            <w:rFonts w:ascii="Times New Roman" w:eastAsia="Times New Roman" w:hAnsi="Times New Roman" w:cs="David" w:hint="cs"/>
            <w:sz w:val="24"/>
            <w:szCs w:val="24"/>
            <w:rtl/>
            <w:lang w:eastAsia="he-IL"/>
          </w:rPr>
          <w:t xml:space="preserve">הכוללים </w:t>
        </w:r>
      </w:ins>
      <w:del w:id="47" w:author="Avi Cohen" w:date="2019-05-02T14:27:00Z">
        <w:r w:rsidRPr="00D5041C" w:rsidDel="00093291">
          <w:rPr>
            <w:rFonts w:ascii="Times New Roman" w:eastAsia="Times New Roman" w:hAnsi="Times New Roman" w:cs="David"/>
            <w:sz w:val="24"/>
            <w:szCs w:val="24"/>
            <w:rtl/>
            <w:lang w:eastAsia="he-IL"/>
          </w:rPr>
          <w:delText>/</w:delText>
        </w:r>
      </w:del>
      <w:r w:rsidRPr="00D5041C">
        <w:rPr>
          <w:rFonts w:ascii="Times New Roman" w:eastAsia="Times New Roman" w:hAnsi="Times New Roman" w:cs="David"/>
          <w:sz w:val="24"/>
          <w:szCs w:val="24"/>
          <w:rtl/>
          <w:lang w:eastAsia="he-IL"/>
        </w:rPr>
        <w:t xml:space="preserve"> תכנון מערכות אינסטלציה סניטרית </w:t>
      </w:r>
      <w:ins w:id="48" w:author="Avi Cohen" w:date="2019-05-02T14:27:00Z">
        <w:r w:rsidR="00093291">
          <w:rPr>
            <w:rFonts w:ascii="Times New Roman" w:eastAsia="Times New Roman" w:hAnsi="Times New Roman" w:cs="David" w:hint="cs"/>
            <w:sz w:val="24"/>
            <w:szCs w:val="24"/>
            <w:rtl/>
            <w:lang w:eastAsia="he-IL"/>
          </w:rPr>
          <w:t xml:space="preserve">וספרנקלרים </w:t>
        </w:r>
      </w:ins>
      <w:r w:rsidRPr="00D5041C">
        <w:rPr>
          <w:rFonts w:ascii="Times New Roman" w:eastAsia="Times New Roman" w:hAnsi="Times New Roman" w:cs="David"/>
          <w:sz w:val="24"/>
          <w:szCs w:val="24"/>
          <w:rtl/>
          <w:lang w:eastAsia="he-IL"/>
        </w:rPr>
        <w:t xml:space="preserve">למבנים, לאלמנטים במגרשים, </w:t>
      </w:r>
      <w:del w:id="49" w:author="Avi Cohen" w:date="2019-05-02T14:27:00Z">
        <w:r w:rsidRPr="00D5041C" w:rsidDel="00093291">
          <w:rPr>
            <w:rFonts w:ascii="Times New Roman" w:eastAsia="Times New Roman" w:hAnsi="Times New Roman" w:cs="David"/>
            <w:sz w:val="24"/>
            <w:szCs w:val="24"/>
            <w:rtl/>
            <w:lang w:eastAsia="he-IL"/>
          </w:rPr>
          <w:delText xml:space="preserve">למבנה מכירות ולדירה לדוגמא </w:delText>
        </w:r>
      </w:del>
      <w:r w:rsidRPr="00D5041C">
        <w:rPr>
          <w:rFonts w:ascii="Times New Roman" w:eastAsia="Times New Roman" w:hAnsi="Times New Roman" w:cs="David"/>
          <w:sz w:val="24"/>
          <w:szCs w:val="24"/>
          <w:rtl/>
          <w:lang w:eastAsia="he-IL"/>
        </w:rPr>
        <w:t>/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3ACD2162" w14:textId="77777777" w:rsidR="008A43C5" w:rsidRPr="00D5041C" w:rsidRDefault="008A43C5">
      <w:pPr>
        <w:widowControl w:val="0"/>
        <w:spacing w:before="0" w:beforeAutospacing="0" w:after="0" w:afterAutospacing="0" w:line="240" w:lineRule="auto"/>
        <w:jc w:val="both"/>
        <w:rPr>
          <w:rFonts w:ascii="Times New Roman" w:eastAsia="Times New Roman" w:hAnsi="Times New Roman" w:cs="David"/>
          <w:sz w:val="24"/>
          <w:szCs w:val="24"/>
          <w:lang w:eastAsia="he-IL"/>
        </w:rPr>
        <w:pPrChange w:id="50" w:author="Avi Cohen" w:date="2019-10-31T14:42:00Z">
          <w:pPr>
            <w:widowControl w:val="0"/>
            <w:numPr>
              <w:numId w:val="7"/>
            </w:numPr>
            <w:tabs>
              <w:tab w:val="num" w:pos="720"/>
            </w:tabs>
            <w:spacing w:before="0" w:beforeAutospacing="0" w:after="0" w:afterAutospacing="0" w:line="240" w:lineRule="auto"/>
            <w:ind w:left="720" w:hanging="720"/>
            <w:jc w:val="both"/>
          </w:pPr>
        </w:pPrChange>
      </w:pPr>
    </w:p>
    <w:p w14:paraId="284A5CA7" w14:textId="1BDD2863" w:rsidR="00D5041C" w:rsidRPr="00D5041C" w:rsidDel="008A43C5" w:rsidRDefault="00D5041C" w:rsidP="00D5041C">
      <w:pPr>
        <w:widowControl w:val="0"/>
        <w:numPr>
          <w:ilvl w:val="1"/>
          <w:numId w:val="7"/>
        </w:numPr>
        <w:tabs>
          <w:tab w:val="left" w:pos="656"/>
        </w:tabs>
        <w:spacing w:before="0" w:beforeAutospacing="0" w:after="0" w:afterAutospacing="0" w:line="240" w:lineRule="auto"/>
        <w:jc w:val="both"/>
        <w:rPr>
          <w:del w:id="51" w:author="Avi Cohen" w:date="2019-10-31T14:42:00Z"/>
          <w:rFonts w:ascii="Times New Roman" w:eastAsia="Times New Roman" w:hAnsi="Times New Roman" w:cs="David"/>
          <w:sz w:val="24"/>
          <w:szCs w:val="24"/>
          <w:lang w:eastAsia="he-IL"/>
        </w:rPr>
      </w:pPr>
      <w:del w:id="52" w:author="Avi Cohen" w:date="2019-10-31T14:42:00Z">
        <w:r w:rsidRPr="00D5041C" w:rsidDel="008A43C5">
          <w:rPr>
            <w:rFonts w:ascii="Times New Roman" w:eastAsia="Times New Roman" w:hAnsi="Times New Roman" w:cs="David"/>
            <w:sz w:val="24"/>
            <w:szCs w:val="24"/>
            <w:rtl/>
            <w:lang w:eastAsia="he-IL"/>
          </w:rPr>
          <w:delText>סכום קבוע ומוחלט של</w:delText>
        </w:r>
        <w:r w:rsidRPr="00D5041C" w:rsidDel="008A43C5">
          <w:rPr>
            <w:rFonts w:ascii="Times New Roman" w:eastAsia="Times New Roman" w:hAnsi="Times New Roman" w:cs="David" w:hint="cs"/>
            <w:sz w:val="24"/>
            <w:szCs w:val="24"/>
            <w:rtl/>
            <w:lang w:eastAsia="he-IL"/>
          </w:rPr>
          <w:delText xml:space="preserve"> ____ ₪ /יח"ד </w:delText>
        </w:r>
        <w:r w:rsidRPr="00D5041C" w:rsidDel="008A43C5">
          <w:rPr>
            <w:rFonts w:ascii="Times New Roman" w:eastAsia="Times New Roman" w:hAnsi="Times New Roman" w:cs="David"/>
            <w:sz w:val="24"/>
            <w:szCs w:val="24"/>
            <w:rtl/>
            <w:lang w:eastAsia="he-IL"/>
          </w:rPr>
          <w:delText xml:space="preserve"> ₪ (במילים</w:delText>
        </w:r>
        <w:r w:rsidRPr="00D5041C" w:rsidDel="008A43C5">
          <w:rPr>
            <w:rFonts w:ascii="Times New Roman" w:eastAsia="Times New Roman" w:hAnsi="Times New Roman" w:cs="David" w:hint="cs"/>
            <w:sz w:val="24"/>
            <w:szCs w:val="24"/>
            <w:rtl/>
            <w:lang w:eastAsia="he-IL"/>
          </w:rPr>
          <w:delText xml:space="preserve">: שבע מאות שישים </w:delText>
        </w:r>
        <w:r w:rsidRPr="00D5041C" w:rsidDel="008A43C5">
          <w:rPr>
            <w:rFonts w:ascii="Times New Roman" w:eastAsia="Times New Roman" w:hAnsi="Times New Roman" w:cs="David"/>
            <w:sz w:val="24"/>
            <w:szCs w:val="24"/>
            <w:rtl/>
            <w:lang w:eastAsia="he-IL"/>
          </w:rPr>
          <w:delText xml:space="preserve"> ש"ח) </w:delText>
        </w:r>
        <w:r w:rsidRPr="00D5041C" w:rsidDel="008A43C5">
          <w:rPr>
            <w:rFonts w:ascii="Times New Roman" w:eastAsia="Times New Roman" w:hAnsi="Times New Roman" w:cs="David" w:hint="cs"/>
            <w:sz w:val="24"/>
            <w:szCs w:val="24"/>
            <w:rtl/>
            <w:lang w:eastAsia="he-IL"/>
          </w:rPr>
          <w:delText>.</w:delText>
        </w:r>
      </w:del>
    </w:p>
    <w:p w14:paraId="47D1435E" w14:textId="0E63259A" w:rsidR="00D5041C" w:rsidRPr="00D5041C" w:rsidDel="008A43C5" w:rsidRDefault="00D5041C" w:rsidP="00D5041C">
      <w:pPr>
        <w:widowControl w:val="0"/>
        <w:tabs>
          <w:tab w:val="left" w:pos="656"/>
        </w:tabs>
        <w:spacing w:before="0" w:beforeAutospacing="0" w:after="0" w:afterAutospacing="0" w:line="240" w:lineRule="auto"/>
        <w:ind w:left="656"/>
        <w:jc w:val="both"/>
        <w:rPr>
          <w:del w:id="53" w:author="Avi Cohen" w:date="2019-10-31T14:42:00Z"/>
          <w:rFonts w:ascii="Times New Roman" w:eastAsia="Times New Roman" w:hAnsi="Times New Roman" w:cs="David"/>
          <w:sz w:val="24"/>
          <w:szCs w:val="24"/>
          <w:lang w:eastAsia="he-IL"/>
        </w:rPr>
      </w:pPr>
    </w:p>
    <w:p w14:paraId="421238AD" w14:textId="260F0E1E" w:rsidR="00D5041C" w:rsidRPr="00D5041C" w:rsidDel="008A43C5" w:rsidRDefault="00D5041C" w:rsidP="003B1029">
      <w:pPr>
        <w:widowControl w:val="0"/>
        <w:numPr>
          <w:ilvl w:val="1"/>
          <w:numId w:val="7"/>
        </w:numPr>
        <w:tabs>
          <w:tab w:val="left" w:pos="656"/>
          <w:tab w:val="num" w:pos="1507"/>
        </w:tabs>
        <w:spacing w:before="0" w:beforeAutospacing="0" w:after="0" w:afterAutospacing="0" w:line="240" w:lineRule="auto"/>
        <w:jc w:val="both"/>
        <w:rPr>
          <w:del w:id="54" w:author="Avi Cohen" w:date="2019-10-31T14:42:00Z"/>
          <w:rFonts w:ascii="Times New Roman" w:eastAsia="Times New Roman" w:hAnsi="Times New Roman" w:cs="David"/>
          <w:sz w:val="24"/>
          <w:szCs w:val="24"/>
          <w:lang w:eastAsia="he-IL"/>
        </w:rPr>
      </w:pPr>
      <w:del w:id="55" w:author="Avi Cohen" w:date="2019-10-31T14:42:00Z">
        <w:r w:rsidRPr="00D5041C" w:rsidDel="008A43C5">
          <w:rPr>
            <w:rFonts w:ascii="Times New Roman" w:eastAsia="Times New Roman" w:hAnsi="Times New Roman" w:cs="David"/>
            <w:sz w:val="24"/>
            <w:szCs w:val="24"/>
            <w:rtl/>
            <w:lang w:eastAsia="he-IL"/>
          </w:rPr>
          <w:delText xml:space="preserve">סכום קבוע ומוחלט של </w:delText>
        </w:r>
        <w:r w:rsidR="003B1029" w:rsidRPr="003B1029" w:rsidDel="008A43C5">
          <w:rPr>
            <w:rFonts w:ascii="Times New Roman" w:eastAsia="Times New Roman" w:hAnsi="Times New Roman" w:cs="David" w:hint="cs"/>
            <w:sz w:val="24"/>
            <w:szCs w:val="24"/>
            <w:u w:val="single"/>
            <w:rtl/>
            <w:lang w:eastAsia="he-IL"/>
          </w:rPr>
          <w:delText xml:space="preserve">            </w:delText>
        </w:r>
        <w:r w:rsidR="003B1029" w:rsidDel="008A43C5">
          <w:rPr>
            <w:rFonts w:ascii="Times New Roman" w:eastAsia="Times New Roman" w:hAnsi="Times New Roman" w:cs="David" w:hint="cs"/>
            <w:sz w:val="24"/>
            <w:szCs w:val="24"/>
            <w:rtl/>
            <w:lang w:eastAsia="he-IL"/>
          </w:rPr>
          <w:delText xml:space="preserve"> </w:delText>
        </w:r>
        <w:r w:rsidRPr="00D5041C" w:rsidDel="008A43C5">
          <w:rPr>
            <w:rFonts w:ascii="Times New Roman" w:eastAsia="Times New Roman" w:hAnsi="Times New Roman" w:cs="David" w:hint="cs"/>
            <w:sz w:val="24"/>
            <w:szCs w:val="24"/>
            <w:rtl/>
            <w:lang w:eastAsia="he-IL"/>
          </w:rPr>
          <w:delText xml:space="preserve">₪/מ"ר  </w:delText>
        </w:r>
        <w:r w:rsidRPr="00D5041C" w:rsidDel="008A43C5">
          <w:rPr>
            <w:rFonts w:ascii="Times New Roman" w:eastAsia="Times New Roman" w:hAnsi="Times New Roman" w:cs="David"/>
            <w:sz w:val="24"/>
            <w:szCs w:val="24"/>
            <w:rtl/>
            <w:lang w:eastAsia="he-IL"/>
          </w:rPr>
          <w:delText xml:space="preserve"> ₪ (במילים: </w:delText>
        </w:r>
        <w:r w:rsidR="0011634B" w:rsidRPr="0011634B" w:rsidDel="008A43C5">
          <w:rPr>
            <w:rFonts w:ascii="Times New Roman" w:eastAsia="Times New Roman" w:hAnsi="Times New Roman" w:cs="David" w:hint="cs"/>
            <w:sz w:val="24"/>
            <w:szCs w:val="24"/>
            <w:u w:val="single"/>
            <w:rtl/>
            <w:lang w:eastAsia="he-IL"/>
          </w:rPr>
          <w:delText xml:space="preserve">    </w:delText>
        </w:r>
        <w:r w:rsidR="0011634B" w:rsidDel="008A43C5">
          <w:rPr>
            <w:rFonts w:ascii="Times New Roman" w:eastAsia="Times New Roman" w:hAnsi="Times New Roman" w:cs="David" w:hint="cs"/>
            <w:sz w:val="24"/>
            <w:szCs w:val="24"/>
            <w:u w:val="single"/>
            <w:rtl/>
            <w:lang w:eastAsia="he-IL"/>
          </w:rPr>
          <w:delText xml:space="preserve">          </w:delText>
        </w:r>
        <w:r w:rsidR="0011634B" w:rsidRPr="0011634B" w:rsidDel="008A43C5">
          <w:rPr>
            <w:rFonts w:ascii="Times New Roman" w:eastAsia="Times New Roman" w:hAnsi="Times New Roman" w:cs="David" w:hint="cs"/>
            <w:sz w:val="24"/>
            <w:szCs w:val="24"/>
            <w:u w:val="single"/>
            <w:rtl/>
            <w:lang w:eastAsia="he-IL"/>
          </w:rPr>
          <w:delText xml:space="preserve">                   </w:delText>
        </w:r>
        <w:r w:rsidRPr="00D5041C" w:rsidDel="008A43C5">
          <w:rPr>
            <w:rFonts w:ascii="Times New Roman" w:eastAsia="Times New Roman" w:hAnsi="Times New Roman" w:cs="David" w:hint="cs"/>
            <w:sz w:val="24"/>
            <w:szCs w:val="24"/>
            <w:rtl/>
            <w:lang w:eastAsia="he-IL"/>
          </w:rPr>
          <w:delText xml:space="preserve"> </w:delText>
        </w:r>
        <w:r w:rsidR="0011634B" w:rsidDel="008A43C5">
          <w:rPr>
            <w:rFonts w:ascii="Times New Roman" w:eastAsia="Times New Roman" w:hAnsi="Times New Roman" w:cs="David" w:hint="cs"/>
            <w:sz w:val="24"/>
            <w:szCs w:val="24"/>
            <w:rtl/>
            <w:lang w:eastAsia="he-IL"/>
          </w:rPr>
          <w:delText>ש"ח</w:delText>
        </w:r>
        <w:r w:rsidRPr="00D5041C" w:rsidDel="008A43C5">
          <w:rPr>
            <w:rFonts w:ascii="Times New Roman" w:eastAsia="Times New Roman" w:hAnsi="Times New Roman" w:cs="David" w:hint="cs"/>
            <w:sz w:val="24"/>
            <w:szCs w:val="24"/>
            <w:rtl/>
            <w:lang w:eastAsia="he-IL"/>
          </w:rPr>
          <w:delText xml:space="preserve">/למ"ר </w:delText>
        </w:r>
        <w:r w:rsidRPr="00D5041C" w:rsidDel="008A43C5">
          <w:rPr>
            <w:rFonts w:ascii="Times New Roman" w:eastAsia="Times New Roman" w:hAnsi="Times New Roman" w:cs="David"/>
            <w:sz w:val="24"/>
            <w:szCs w:val="24"/>
            <w:rtl/>
            <w:lang w:eastAsia="he-IL"/>
          </w:rPr>
          <w:delText xml:space="preserve">) לכל </w:delText>
        </w:r>
        <w:r w:rsidRPr="00D5041C" w:rsidDel="008A43C5">
          <w:rPr>
            <w:rFonts w:ascii="Times New Roman" w:eastAsia="Times New Roman" w:hAnsi="Times New Roman" w:cs="David" w:hint="cs"/>
            <w:sz w:val="24"/>
            <w:szCs w:val="24"/>
            <w:rtl/>
            <w:lang w:eastAsia="he-IL"/>
          </w:rPr>
          <w:delText>שטחי השירות במבנה , בשטחי השירות הבנוי והמקורה.</w:delText>
        </w:r>
      </w:del>
    </w:p>
    <w:p w14:paraId="50152248" w14:textId="2A9D57BC" w:rsidR="00D5041C" w:rsidRPr="00D5041C" w:rsidDel="008A43C5" w:rsidRDefault="00D5041C" w:rsidP="00D5041C">
      <w:pPr>
        <w:widowControl w:val="0"/>
        <w:tabs>
          <w:tab w:val="left" w:pos="656"/>
        </w:tabs>
        <w:spacing w:before="0" w:beforeAutospacing="0" w:after="0" w:afterAutospacing="0" w:line="240" w:lineRule="auto"/>
        <w:jc w:val="both"/>
        <w:rPr>
          <w:del w:id="56" w:author="Avi Cohen" w:date="2019-10-31T14:42:00Z"/>
          <w:rFonts w:ascii="Times New Roman" w:eastAsia="Times New Roman" w:hAnsi="Times New Roman" w:cs="David"/>
          <w:sz w:val="24"/>
          <w:szCs w:val="24"/>
          <w:rtl/>
          <w:lang w:eastAsia="he-IL"/>
        </w:rPr>
      </w:pPr>
    </w:p>
    <w:p w14:paraId="55D11167" w14:textId="3616BA51" w:rsidR="00D5041C" w:rsidRPr="00D5041C" w:rsidDel="008A43C5" w:rsidRDefault="00D5041C" w:rsidP="0011634B">
      <w:pPr>
        <w:widowControl w:val="0"/>
        <w:numPr>
          <w:ilvl w:val="1"/>
          <w:numId w:val="7"/>
        </w:numPr>
        <w:tabs>
          <w:tab w:val="left" w:pos="656"/>
          <w:tab w:val="num" w:pos="1507"/>
        </w:tabs>
        <w:spacing w:before="0" w:beforeAutospacing="0" w:after="0" w:afterAutospacing="0" w:line="240" w:lineRule="auto"/>
        <w:jc w:val="both"/>
        <w:rPr>
          <w:del w:id="57" w:author="Avi Cohen" w:date="2019-10-31T14:42:00Z"/>
          <w:rFonts w:ascii="Times New Roman" w:eastAsia="Times New Roman" w:hAnsi="Times New Roman" w:cs="David"/>
          <w:sz w:val="24"/>
          <w:szCs w:val="24"/>
          <w:lang w:eastAsia="he-IL"/>
        </w:rPr>
      </w:pPr>
      <w:del w:id="58" w:author="Avi Cohen" w:date="2019-10-31T14:42:00Z">
        <w:r w:rsidRPr="00D5041C" w:rsidDel="008A43C5">
          <w:rPr>
            <w:rFonts w:ascii="Times New Roman" w:eastAsia="Times New Roman" w:hAnsi="Times New Roman" w:cs="David"/>
            <w:sz w:val="24"/>
            <w:szCs w:val="24"/>
            <w:rtl/>
            <w:lang w:eastAsia="he-IL"/>
          </w:rPr>
          <w:delText xml:space="preserve">סכום קבוע ומוחלט של </w:delText>
        </w:r>
        <w:r w:rsidRPr="00D5041C" w:rsidDel="008A43C5">
          <w:rPr>
            <w:rFonts w:ascii="Times New Roman" w:eastAsia="Times New Roman" w:hAnsi="Times New Roman" w:cs="David" w:hint="cs"/>
            <w:sz w:val="24"/>
            <w:szCs w:val="24"/>
            <w:rtl/>
            <w:lang w:eastAsia="he-IL"/>
          </w:rPr>
          <w:delText xml:space="preserve">_________ </w:delText>
        </w:r>
        <w:r w:rsidRPr="00D5041C" w:rsidDel="008A43C5">
          <w:rPr>
            <w:rFonts w:ascii="Times New Roman" w:eastAsia="Times New Roman" w:hAnsi="Times New Roman" w:cs="David"/>
            <w:sz w:val="24"/>
            <w:szCs w:val="24"/>
            <w:rtl/>
            <w:lang w:eastAsia="he-IL"/>
          </w:rPr>
          <w:delText xml:space="preserve"> ₪ (במילים:</w:delText>
        </w:r>
        <w:r w:rsidRPr="0011634B" w:rsidDel="008A43C5">
          <w:rPr>
            <w:rFonts w:ascii="Times New Roman" w:eastAsia="Times New Roman" w:hAnsi="Times New Roman" w:cs="David"/>
            <w:sz w:val="24"/>
            <w:szCs w:val="24"/>
            <w:u w:val="single"/>
            <w:rtl/>
            <w:lang w:eastAsia="he-IL"/>
          </w:rPr>
          <w:delText xml:space="preserve"> </w:delText>
        </w:r>
        <w:r w:rsidR="0011634B" w:rsidRPr="0011634B" w:rsidDel="008A43C5">
          <w:rPr>
            <w:rFonts w:ascii="Times New Roman" w:eastAsia="Times New Roman" w:hAnsi="Times New Roman" w:cs="David" w:hint="cs"/>
            <w:sz w:val="24"/>
            <w:szCs w:val="24"/>
            <w:u w:val="single"/>
            <w:rtl/>
            <w:lang w:eastAsia="he-IL"/>
          </w:rPr>
          <w:delText xml:space="preserve">         </w:delText>
        </w:r>
        <w:r w:rsidR="0011634B" w:rsidDel="008A43C5">
          <w:rPr>
            <w:rFonts w:ascii="Times New Roman" w:eastAsia="Times New Roman" w:hAnsi="Times New Roman" w:cs="David" w:hint="cs"/>
            <w:sz w:val="24"/>
            <w:szCs w:val="24"/>
            <w:u w:val="single"/>
            <w:rtl/>
            <w:lang w:eastAsia="he-IL"/>
          </w:rPr>
          <w:delText xml:space="preserve">        </w:delText>
        </w:r>
        <w:r w:rsidR="0011634B" w:rsidRPr="0011634B" w:rsidDel="008A43C5">
          <w:rPr>
            <w:rFonts w:ascii="Times New Roman" w:eastAsia="Times New Roman" w:hAnsi="Times New Roman" w:cs="David" w:hint="cs"/>
            <w:sz w:val="24"/>
            <w:szCs w:val="24"/>
            <w:u w:val="single"/>
            <w:rtl/>
            <w:lang w:eastAsia="he-IL"/>
          </w:rPr>
          <w:delText xml:space="preserve">              </w:delText>
        </w:r>
        <w:r w:rsidRPr="00D5041C" w:rsidDel="008A43C5">
          <w:rPr>
            <w:rFonts w:ascii="Times New Roman" w:eastAsia="Times New Roman" w:hAnsi="Times New Roman" w:cs="David"/>
            <w:sz w:val="24"/>
            <w:szCs w:val="24"/>
            <w:rtl/>
            <w:lang w:eastAsia="he-IL"/>
          </w:rPr>
          <w:delText>ש"ח) בגין תכנון</w:delText>
        </w:r>
        <w:r w:rsidRPr="00D5041C" w:rsidDel="008A43C5">
          <w:rPr>
            <w:rFonts w:ascii="Times New Roman" w:eastAsia="Times New Roman" w:hAnsi="Times New Roman" w:cs="David" w:hint="cs"/>
            <w:sz w:val="24"/>
            <w:szCs w:val="24"/>
            <w:rtl/>
            <w:lang w:eastAsia="he-IL"/>
          </w:rPr>
          <w:delText xml:space="preserve"> שטחי מלון בגמר מעטפת.</w:delText>
        </w:r>
      </w:del>
    </w:p>
    <w:p w14:paraId="50956FD0" w14:textId="20F692DD" w:rsidR="00D5041C" w:rsidRPr="00D5041C" w:rsidDel="008A43C5" w:rsidRDefault="00D5041C" w:rsidP="00D5041C">
      <w:pPr>
        <w:widowControl w:val="0"/>
        <w:tabs>
          <w:tab w:val="left" w:pos="656"/>
        </w:tabs>
        <w:spacing w:before="0" w:beforeAutospacing="0" w:after="0" w:afterAutospacing="0" w:line="240" w:lineRule="auto"/>
        <w:jc w:val="both"/>
        <w:rPr>
          <w:del w:id="59" w:author="Avi Cohen" w:date="2019-10-31T14:42:00Z"/>
          <w:rFonts w:ascii="Times New Roman" w:eastAsia="Times New Roman" w:hAnsi="Times New Roman" w:cs="David"/>
          <w:sz w:val="24"/>
          <w:szCs w:val="24"/>
          <w:rtl/>
          <w:lang w:eastAsia="he-IL"/>
        </w:rPr>
      </w:pPr>
    </w:p>
    <w:p w14:paraId="0FEF5EC6" w14:textId="6A892D2B" w:rsidR="00D5041C" w:rsidRPr="00D5041C" w:rsidDel="008A43C5" w:rsidRDefault="00D5041C" w:rsidP="0011634B">
      <w:pPr>
        <w:widowControl w:val="0"/>
        <w:numPr>
          <w:ilvl w:val="1"/>
          <w:numId w:val="7"/>
        </w:numPr>
        <w:tabs>
          <w:tab w:val="left" w:pos="656"/>
          <w:tab w:val="num" w:pos="1507"/>
        </w:tabs>
        <w:spacing w:before="0" w:beforeAutospacing="0" w:after="0" w:afterAutospacing="0" w:line="240" w:lineRule="auto"/>
        <w:jc w:val="both"/>
        <w:rPr>
          <w:del w:id="60" w:author="Avi Cohen" w:date="2019-10-31T14:42:00Z"/>
          <w:rFonts w:ascii="Times New Roman" w:eastAsia="Times New Roman" w:hAnsi="Times New Roman" w:cs="David"/>
          <w:sz w:val="24"/>
          <w:szCs w:val="24"/>
          <w:lang w:eastAsia="he-IL"/>
        </w:rPr>
      </w:pPr>
      <w:del w:id="61" w:author="Avi Cohen" w:date="2019-10-31T14:42:00Z">
        <w:r w:rsidRPr="00D5041C" w:rsidDel="008A43C5">
          <w:rPr>
            <w:rFonts w:ascii="Times New Roman" w:eastAsia="Times New Roman" w:hAnsi="Times New Roman" w:cs="David" w:hint="cs"/>
            <w:sz w:val="24"/>
            <w:szCs w:val="24"/>
            <w:rtl/>
            <w:lang w:eastAsia="he-IL"/>
          </w:rPr>
          <w:delText>סכום קבוע ומוחלט של ________ ₪ (</w:delText>
        </w:r>
        <w:r w:rsidR="0011634B" w:rsidDel="008A43C5">
          <w:rPr>
            <w:rFonts w:ascii="Times New Roman" w:eastAsia="Times New Roman" w:hAnsi="Times New Roman" w:cs="David" w:hint="cs"/>
            <w:sz w:val="24"/>
            <w:szCs w:val="24"/>
            <w:rtl/>
            <w:lang w:eastAsia="he-IL"/>
          </w:rPr>
          <w:delText xml:space="preserve"> </w:delText>
        </w:r>
        <w:r w:rsidR="0011634B" w:rsidRPr="0011634B" w:rsidDel="008A43C5">
          <w:rPr>
            <w:rFonts w:ascii="Times New Roman" w:eastAsia="Times New Roman" w:hAnsi="Times New Roman" w:cs="David" w:hint="cs"/>
            <w:sz w:val="24"/>
            <w:szCs w:val="24"/>
            <w:u w:val="single"/>
            <w:rtl/>
            <w:lang w:eastAsia="he-IL"/>
          </w:rPr>
          <w:delText xml:space="preserve">                                    </w:delText>
        </w:r>
        <w:r w:rsidR="0011634B" w:rsidDel="008A43C5">
          <w:rPr>
            <w:rFonts w:ascii="Times New Roman" w:eastAsia="Times New Roman" w:hAnsi="Times New Roman" w:cs="David" w:hint="cs"/>
            <w:sz w:val="24"/>
            <w:szCs w:val="24"/>
            <w:rtl/>
            <w:lang w:eastAsia="he-IL"/>
          </w:rPr>
          <w:delText xml:space="preserve"> </w:delText>
        </w:r>
        <w:r w:rsidRPr="00D5041C" w:rsidDel="008A43C5">
          <w:rPr>
            <w:rFonts w:ascii="Times New Roman" w:eastAsia="Times New Roman" w:hAnsi="Times New Roman" w:cs="David" w:hint="cs"/>
            <w:sz w:val="24"/>
            <w:szCs w:val="24"/>
            <w:rtl/>
            <w:lang w:eastAsia="he-IL"/>
          </w:rPr>
          <w:delText>₪) בגין תכנון שטחי מסחר בגמר מעטפת.</w:delText>
        </w:r>
      </w:del>
    </w:p>
    <w:p w14:paraId="6D138E18" w14:textId="2B96C02F" w:rsidR="00D5041C" w:rsidRPr="00D5041C" w:rsidDel="008A43C5" w:rsidRDefault="00D5041C" w:rsidP="00D5041C">
      <w:pPr>
        <w:widowControl w:val="0"/>
        <w:tabs>
          <w:tab w:val="left" w:pos="656"/>
        </w:tabs>
        <w:spacing w:before="0" w:beforeAutospacing="0" w:after="0" w:afterAutospacing="0" w:line="240" w:lineRule="auto"/>
        <w:jc w:val="both"/>
        <w:rPr>
          <w:del w:id="62" w:author="Avi Cohen" w:date="2019-10-31T14:42:00Z"/>
          <w:rFonts w:ascii="Times New Roman" w:eastAsia="Times New Roman" w:hAnsi="Times New Roman" w:cs="David"/>
          <w:sz w:val="24"/>
          <w:szCs w:val="24"/>
          <w:rtl/>
          <w:lang w:eastAsia="he-IL"/>
        </w:rPr>
      </w:pPr>
    </w:p>
    <w:p w14:paraId="223F2974" w14:textId="3A9991A1" w:rsidR="00D5041C" w:rsidRPr="00D5041C" w:rsidDel="008A43C5" w:rsidRDefault="00D5041C" w:rsidP="0011634B">
      <w:pPr>
        <w:widowControl w:val="0"/>
        <w:numPr>
          <w:ilvl w:val="1"/>
          <w:numId w:val="7"/>
        </w:numPr>
        <w:tabs>
          <w:tab w:val="left" w:pos="656"/>
          <w:tab w:val="num" w:pos="1507"/>
        </w:tabs>
        <w:spacing w:before="0" w:beforeAutospacing="0" w:after="0" w:afterAutospacing="0" w:line="240" w:lineRule="auto"/>
        <w:jc w:val="both"/>
        <w:rPr>
          <w:del w:id="63" w:author="Avi Cohen" w:date="2019-10-31T14:42:00Z"/>
          <w:rFonts w:ascii="Times New Roman" w:eastAsia="Times New Roman" w:hAnsi="Times New Roman" w:cs="David"/>
          <w:sz w:val="24"/>
          <w:szCs w:val="24"/>
          <w:lang w:eastAsia="he-IL"/>
        </w:rPr>
      </w:pPr>
      <w:del w:id="64" w:author="Avi Cohen" w:date="2019-10-31T14:42:00Z">
        <w:r w:rsidRPr="00D5041C" w:rsidDel="008A43C5">
          <w:rPr>
            <w:rFonts w:ascii="Times New Roman" w:eastAsia="Times New Roman" w:hAnsi="Times New Roman" w:cs="David" w:hint="cs"/>
            <w:sz w:val="24"/>
            <w:szCs w:val="24"/>
            <w:rtl/>
            <w:lang w:eastAsia="he-IL"/>
          </w:rPr>
          <w:delText>סכום קבוע ומוחלט של _______ ₪ (</w:delText>
        </w:r>
        <w:r w:rsidR="0011634B" w:rsidDel="008A43C5">
          <w:rPr>
            <w:rFonts w:ascii="Times New Roman" w:eastAsia="Times New Roman" w:hAnsi="Times New Roman" w:cs="David" w:hint="cs"/>
            <w:sz w:val="24"/>
            <w:szCs w:val="24"/>
            <w:rtl/>
            <w:lang w:eastAsia="he-IL"/>
          </w:rPr>
          <w:delText xml:space="preserve"> </w:delText>
        </w:r>
        <w:r w:rsidR="0011634B" w:rsidRPr="0011634B" w:rsidDel="008A43C5">
          <w:rPr>
            <w:rFonts w:ascii="Times New Roman" w:eastAsia="Times New Roman" w:hAnsi="Times New Roman" w:cs="David" w:hint="cs"/>
            <w:sz w:val="24"/>
            <w:szCs w:val="24"/>
            <w:u w:val="single"/>
            <w:rtl/>
            <w:lang w:eastAsia="he-IL"/>
          </w:rPr>
          <w:delText xml:space="preserve">                                   </w:delText>
        </w:r>
        <w:r w:rsidRPr="00D5041C" w:rsidDel="008A43C5">
          <w:rPr>
            <w:rFonts w:ascii="Times New Roman" w:eastAsia="Times New Roman" w:hAnsi="Times New Roman" w:cs="David" w:hint="cs"/>
            <w:sz w:val="24"/>
            <w:szCs w:val="24"/>
            <w:rtl/>
            <w:lang w:eastAsia="he-IL"/>
          </w:rPr>
          <w:delText>₪) בגין תכנון פיתוח ושטחים ציבוריים כולל בניין לשימור וכביש רחוב מונבז.</w:delText>
        </w:r>
      </w:del>
    </w:p>
    <w:p w14:paraId="6C260EFF" w14:textId="3074B0EB" w:rsidR="00D5041C" w:rsidRPr="00D5041C" w:rsidDel="008A43C5" w:rsidRDefault="00D5041C" w:rsidP="00D5041C">
      <w:pPr>
        <w:widowControl w:val="0"/>
        <w:tabs>
          <w:tab w:val="left" w:pos="656"/>
        </w:tabs>
        <w:spacing w:before="0" w:beforeAutospacing="0" w:after="0" w:afterAutospacing="0" w:line="240" w:lineRule="auto"/>
        <w:jc w:val="both"/>
        <w:rPr>
          <w:del w:id="65" w:author="Avi Cohen" w:date="2019-10-31T14:42:00Z"/>
          <w:rFonts w:ascii="Times New Roman" w:eastAsia="Times New Roman" w:hAnsi="Times New Roman" w:cs="David"/>
          <w:sz w:val="24"/>
          <w:szCs w:val="24"/>
          <w:rtl/>
          <w:lang w:eastAsia="he-IL"/>
        </w:rPr>
      </w:pPr>
    </w:p>
    <w:p w14:paraId="0B1A2DE6" w14:textId="63CF6581" w:rsidR="00D5041C" w:rsidRPr="00D5041C" w:rsidDel="008A43C5" w:rsidRDefault="00D5041C" w:rsidP="0011634B">
      <w:pPr>
        <w:widowControl w:val="0"/>
        <w:numPr>
          <w:ilvl w:val="1"/>
          <w:numId w:val="7"/>
        </w:numPr>
        <w:tabs>
          <w:tab w:val="left" w:pos="656"/>
          <w:tab w:val="num" w:pos="1507"/>
        </w:tabs>
        <w:spacing w:before="0" w:beforeAutospacing="0" w:after="0" w:afterAutospacing="0" w:line="240" w:lineRule="auto"/>
        <w:jc w:val="both"/>
        <w:rPr>
          <w:del w:id="66" w:author="Avi Cohen" w:date="2019-10-31T14:42:00Z"/>
          <w:rFonts w:ascii="Times New Roman" w:eastAsia="Times New Roman" w:hAnsi="Times New Roman" w:cs="David"/>
          <w:sz w:val="24"/>
          <w:szCs w:val="24"/>
          <w:rtl/>
          <w:lang w:eastAsia="he-IL"/>
        </w:rPr>
      </w:pPr>
      <w:del w:id="67" w:author="Avi Cohen" w:date="2019-10-31T14:42:00Z">
        <w:r w:rsidRPr="00D5041C" w:rsidDel="008A43C5">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8A43C5">
          <w:rPr>
            <w:rFonts w:ascii="Times New Roman" w:eastAsia="Times New Roman" w:hAnsi="Times New Roman" w:cs="David" w:hint="cs"/>
            <w:sz w:val="24"/>
            <w:szCs w:val="24"/>
            <w:u w:val="single"/>
            <w:rtl/>
            <w:lang w:eastAsia="he-IL"/>
          </w:rPr>
          <w:delText xml:space="preserve">                                        </w:delText>
        </w:r>
        <w:r w:rsidRPr="00D5041C" w:rsidDel="008A43C5">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p>
    <w:p w14:paraId="065F7B5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0B8795"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0D5D23D7"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4934B83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068CBA6E"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5FD8BF43"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192E5B1D"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226A1EFC"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C336CE8" w14:textId="286A923B"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8" w:author="Avi Cohen" w:date="2019-03-31T16:42:00Z">
            <w:r w:rsidR="00DA7021">
              <w:rPr>
                <w:rFonts w:ascii="Times New Roman" w:eastAsia="Times New Roman" w:hAnsi="Times New Roman" w:cs="David" w:hint="cs"/>
                <w:color w:val="008000"/>
                <w:sz w:val="24"/>
                <w:szCs w:val="24"/>
                <w:rtl/>
              </w:rPr>
              <w:t>מדד המחירים לצרכן</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157ACB" w:rsidRPr="00157ACB">
            <w:rPr>
              <w:rStyle w:val="AutoFieldChar"/>
              <w:rFonts w:eastAsiaTheme="minorHAnsi"/>
              <w:rtl/>
            </w:rPr>
            <w:t>[מדד בגין/ידוע - כותרת]</w:t>
          </w:r>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157ACB" w:rsidRPr="00157ACB">
            <w:rPr>
              <w:rStyle w:val="AutoFieldChar"/>
              <w:rFonts w:eastAsiaTheme="minorHAnsi"/>
              <w:rtl/>
            </w:rPr>
            <w:t>[מדד בסיס]</w:t>
          </w:r>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157ACB" w:rsidRPr="00157ACB">
            <w:rPr>
              <w:rStyle w:val="AutoFieldChar"/>
              <w:rFonts w:eastAsiaTheme="minorHAnsi"/>
              <w:rtl/>
            </w:rPr>
            <w:t>[נקודות מדד]</w:t>
          </w:r>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3BE5E56F"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D9FB56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72FF27B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A304D3"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25FCE3C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1BBFE72"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41D467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25F29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04D95CA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C3866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507D5D4"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78A30E5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26A7D3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A5398C0"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2417E6CD"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43FE134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נספח ה'</w:t>
      </w:r>
    </w:p>
    <w:p w14:paraId="0536453E"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0B02B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5773D9E1"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27A7DCF"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039255A"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5696882F" w14:textId="77777777" w:rsidTr="00D5041C">
        <w:tc>
          <w:tcPr>
            <w:tcW w:w="992" w:type="dxa"/>
            <w:vAlign w:val="bottom"/>
          </w:tcPr>
          <w:p w14:paraId="2B5A952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4D19FB5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78CC744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6502146E" w14:textId="77777777" w:rsidTr="00D5041C">
        <w:tc>
          <w:tcPr>
            <w:tcW w:w="992" w:type="dxa"/>
            <w:vAlign w:val="bottom"/>
          </w:tcPr>
          <w:p w14:paraId="67F3679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7FD9D0A3"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6225F3AD"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4D0F0298" w14:textId="77777777" w:rsidTr="00D5041C">
        <w:tc>
          <w:tcPr>
            <w:tcW w:w="992" w:type="dxa"/>
            <w:vAlign w:val="bottom"/>
          </w:tcPr>
          <w:p w14:paraId="1BD69EF9"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39D763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1ACD324A"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52BAA9EA" w14:textId="77777777" w:rsidTr="00D5041C">
        <w:tc>
          <w:tcPr>
            <w:tcW w:w="992" w:type="dxa"/>
            <w:vAlign w:val="bottom"/>
          </w:tcPr>
          <w:p w14:paraId="53E36685"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55E0EC5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30D767ED"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2F8EA006" w14:textId="77777777" w:rsidTr="00D5041C">
        <w:tc>
          <w:tcPr>
            <w:tcW w:w="992" w:type="dxa"/>
            <w:vAlign w:val="bottom"/>
          </w:tcPr>
          <w:p w14:paraId="5E15666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76064293"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6934F457"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2183B1CD" w14:textId="77777777" w:rsidTr="00D5041C">
        <w:tc>
          <w:tcPr>
            <w:tcW w:w="992" w:type="dxa"/>
            <w:vAlign w:val="bottom"/>
          </w:tcPr>
          <w:p w14:paraId="0D9DC7AC"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7901BB84"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5283B35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349E90CF" w14:textId="77777777" w:rsidTr="00D5041C">
        <w:tc>
          <w:tcPr>
            <w:tcW w:w="992" w:type="dxa"/>
            <w:vAlign w:val="bottom"/>
          </w:tcPr>
          <w:p w14:paraId="5448CADB"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079B150B"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63830689"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2D1CC6F6" w14:textId="77777777" w:rsidTr="00D5041C">
        <w:tc>
          <w:tcPr>
            <w:tcW w:w="992" w:type="dxa"/>
            <w:vAlign w:val="bottom"/>
          </w:tcPr>
          <w:p w14:paraId="4226234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4C24189C"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1FD0ECE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4409A6EE"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4155D0F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143DE7FA"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F9124D"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5F3FDB74"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FD2D5EC"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46657DF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9E9EFC"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646081B"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7B1D67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6C7E5BB7" w14:textId="77777777" w:rsidR="00D5041C" w:rsidRPr="00D5041C" w:rsidRDefault="00D5041C" w:rsidP="00D5041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hint="cs"/>
          <w:bCs/>
          <w:sz w:val="20"/>
          <w:szCs w:val="24"/>
          <w:u w:val="single"/>
          <w:rtl/>
          <w:lang w:eastAsia="he-IL"/>
        </w:rPr>
        <w:lastRenderedPageBreak/>
        <w:t>נספח ו'</w:t>
      </w:r>
    </w:p>
    <w:p w14:paraId="4691614F" w14:textId="77777777" w:rsidR="00D5041C" w:rsidRPr="00D5041C" w:rsidRDefault="00D5041C" w:rsidP="00D5041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71131069"/>
          <w:placeholder>
            <w:docPart w:val="16ADD7BBDAA64FF490F0CE012E9C39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3-12T00:00:00Z">
            <w:dateFormat w:val="dd/MM/yyyy"/>
            <w:lid w:val="he-IL"/>
            <w:storeMappedDataAs w:val="dateTime"/>
            <w:calendar w:val="gregorian"/>
          </w:date>
        </w:sdtPr>
        <w:sdtEndPr>
          <w:rPr>
            <w:rFonts w:hint="cs"/>
          </w:rPr>
        </w:sdtEndPr>
        <w:sdtContent>
          <w:ins w:id="69" w:author="Avi Cohen" w:date="2019-03-31T16:26:00Z">
            <w:r w:rsidR="00870951">
              <w:rPr>
                <w:rFonts w:ascii="Times New Roman" w:eastAsia="Times New Roman" w:hAnsi="Times New Roman" w:cs="David" w:hint="cs"/>
                <w:color w:val="008000"/>
                <w:sz w:val="24"/>
                <w:szCs w:val="24"/>
                <w:rtl/>
                <w:lang w:eastAsia="he-IL"/>
              </w:rPr>
              <w:t>‏12/03/2019</w:t>
            </w:r>
          </w:ins>
        </w:sdtContent>
      </w:sdt>
      <w:r w:rsidRPr="00D5041C">
        <w:rPr>
          <w:rFonts w:ascii="Times New Roman" w:eastAsia="Times New Roman" w:hAnsi="Times New Roman" w:cs="David" w:hint="cs"/>
          <w:bCs/>
          <w:color w:val="FF0000"/>
          <w:sz w:val="24"/>
          <w:szCs w:val="24"/>
          <w:rtl/>
          <w:lang w:eastAsia="he-IL"/>
        </w:rPr>
        <w:br/>
      </w:r>
    </w:p>
    <w:p w14:paraId="524EE7D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לכבוד</w:t>
      </w:r>
      <w:r w:rsidRPr="00D5041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1906524903"/>
        <w:placeholder>
          <w:docPart w:val="F53F9995E7794899B21A7B80630B2A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382122A2" w14:textId="71E07EA7" w:rsidR="00D5041C" w:rsidRPr="00D5041C" w:rsidRDefault="001B24C5" w:rsidP="00D5041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0" w:author="Avi Cohen" w:date="2019-10-31T15:52:00Z">
            <w:r w:rsidRPr="007C17E5">
              <w:rPr>
                <w:rStyle w:val="a7"/>
                <w:rtl/>
              </w:rPr>
              <w:t>[שם צד א]</w:t>
            </w:r>
          </w:ins>
        </w:p>
      </w:sdtContent>
    </w:sdt>
    <w:p w14:paraId="6A3A808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161DFE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w:t>
      </w:r>
    </w:p>
    <w:p w14:paraId="02D6D25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64F58E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D114EFD" w14:textId="77777777" w:rsidR="00D5041C" w:rsidRPr="00D5041C" w:rsidRDefault="00D5041C" w:rsidP="00D5041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hint="cs"/>
          <w:bCs/>
          <w:sz w:val="24"/>
          <w:szCs w:val="24"/>
          <w:u w:val="single"/>
          <w:rtl/>
          <w:lang w:eastAsia="he-IL"/>
        </w:rPr>
        <w:t>הצהרה והתחייבות לשמירת סודיות</w:t>
      </w:r>
    </w:p>
    <w:p w14:paraId="0C10009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F27BE6" w14:textId="124011E1"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042902642"/>
          <w:placeholder>
            <w:docPart w:val="356E2072077F4E1D8CB714CF01E9D7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1"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hint="cs"/>
          <w:sz w:val="24"/>
          <w:szCs w:val="24"/>
          <w:rtl/>
          <w:lang w:eastAsia="he-IL"/>
        </w:rPr>
        <w:t xml:space="preserve"> / הפועל בשם חברת </w:t>
      </w:r>
      <w:r w:rsidRPr="00D5041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65942065"/>
          <w:placeholder>
            <w:docPart w:val="986218D359FC4C27ABE4BE479A10BF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hint="cs"/>
          <w:bCs/>
          <w:sz w:val="24"/>
          <w:szCs w:val="24"/>
          <w:rtl/>
          <w:lang w:eastAsia="he-IL"/>
        </w:rPr>
        <w:t xml:space="preserve"> /</w:t>
      </w:r>
      <w:r w:rsidRPr="00D5041C">
        <w:rPr>
          <w:rFonts w:ascii="Times New Roman" w:eastAsia="Times New Roman" w:hAnsi="Times New Roman" w:cs="David" w:hint="cs"/>
          <w:sz w:val="24"/>
          <w:szCs w:val="24"/>
          <w:rtl/>
          <w:lang w:eastAsia="he-IL"/>
        </w:rPr>
        <w:t xml:space="preserve"> המספק שירותים לחברת </w:t>
      </w:r>
      <w:r w:rsidRPr="00D5041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24703255"/>
          <w:placeholder>
            <w:docPart w:val="F65249EB37C844E38C99A85281DDE8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hint="cs"/>
          <w:sz w:val="24"/>
          <w:szCs w:val="24"/>
          <w:rtl/>
          <w:lang w:eastAsia="he-IL"/>
        </w:rPr>
        <w:t xml:space="preserve"> </w:t>
      </w:r>
      <w:r w:rsidRPr="003B1029">
        <w:rPr>
          <w:rFonts w:ascii="Times New Roman" w:eastAsia="Times New Roman" w:hAnsi="Times New Roman" w:cs="David" w:hint="cs"/>
          <w:b/>
          <w:bCs/>
          <w:sz w:val="24"/>
          <w:szCs w:val="24"/>
          <w:rtl/>
          <w:lang w:eastAsia="he-IL"/>
        </w:rPr>
        <w:t>*</w:t>
      </w:r>
      <w:r w:rsidRPr="00D5041C">
        <w:rPr>
          <w:rFonts w:ascii="Times New Roman" w:eastAsia="Times New Roman" w:hAnsi="Times New Roman" w:cs="David" w:hint="cs"/>
          <w:sz w:val="24"/>
          <w:szCs w:val="24"/>
          <w:rtl/>
          <w:lang w:eastAsia="he-IL"/>
        </w:rPr>
        <w:t>,מצהיר בזאת ומתחייב כלפיכם כדלקמן:</w:t>
      </w:r>
    </w:p>
    <w:p w14:paraId="5D88181B"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11BB65" w14:textId="7A606F1C"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530415723"/>
          <w:placeholder>
            <w:docPart w:val="999B2927CA394F5591562FFC6CEB9E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4"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color w:val="008000"/>
            <w:sz w:val="24"/>
            <w:szCs w:val="24"/>
            <w:rtl/>
            <w:lang w:eastAsia="he-IL"/>
          </w:rPr>
          <w:alias w:val="תבנית חוזה"/>
          <w:tag w:val="cntContractType"/>
          <w:id w:val="1850980147"/>
          <w:placeholder>
            <w:docPart w:val="4DD7078E257445489915627F05B58A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cs"/>
          </w:rPr>
        </w:sdtEndPr>
        <w:sdtContent>
          <w:r w:rsidR="00157ACB">
            <w:rPr>
              <w:rFonts w:ascii="Times New Roman" w:eastAsia="Times New Roman" w:hAnsi="Times New Roman" w:cs="David"/>
              <w:color w:val="008000"/>
              <w:sz w:val="24"/>
              <w:szCs w:val="24"/>
              <w:rtl/>
              <w:lang w:eastAsia="he-IL"/>
            </w:rPr>
            <w:t>מתכנן אינסטלציה</w:t>
          </w:r>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898556317"/>
          <w:placeholder>
            <w:docPart w:val="86317A77050940899FE6563707DF53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75" w:author="Avi Cohen" w:date="2019-03-31T16:25:00Z">
            <w:r w:rsidR="00870951">
              <w:rPr>
                <w:rFonts w:ascii="Times New Roman" w:eastAsia="Times New Roman" w:hAnsi="Times New Roman" w:cs="David" w:hint="cs"/>
                <w:color w:val="008000"/>
                <w:sz w:val="24"/>
                <w:szCs w:val="24"/>
                <w:rtl/>
                <w:lang w:eastAsia="he-IL"/>
              </w:rPr>
              <w:t xml:space="preserve">אנדריוס </w:t>
            </w:r>
          </w:ins>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color w:val="008000"/>
          <w:sz w:val="24"/>
          <w:szCs w:val="24"/>
          <w:rtl/>
          <w:lang w:eastAsia="he-IL"/>
        </w:rPr>
        <w:t>.</w:t>
      </w:r>
    </w:p>
    <w:p w14:paraId="484EE7A2"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1918CE" w14:textId="1CF8FEE9"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657106589"/>
          <w:placeholder>
            <w:docPart w:val="4AB9F92394B54EAD88BC087A24DE87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6"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sz w:val="24"/>
          <w:szCs w:val="24"/>
          <w:rtl/>
          <w:lang w:eastAsia="he-IL"/>
        </w:rPr>
        <w:t>עשוי להגיע לרשותי מידע חסוי כמוגדר להלן:</w:t>
      </w:r>
    </w:p>
    <w:p w14:paraId="5BD96057" w14:textId="77777777" w:rsidR="00D5041C" w:rsidRPr="00D5041C" w:rsidRDefault="00D5041C" w:rsidP="00D5041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D51CAB7" w14:textId="326CBD95" w:rsidR="00D5041C" w:rsidRPr="00D5041C" w:rsidRDefault="00D5041C" w:rsidP="00D5041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ab/>
        <w:t>"</w:t>
      </w:r>
      <w:r w:rsidRPr="00D5041C">
        <w:rPr>
          <w:rFonts w:ascii="Times New Roman" w:eastAsia="Times New Roman" w:hAnsi="Times New Roman" w:cs="David" w:hint="cs"/>
          <w:b/>
          <w:bCs/>
          <w:sz w:val="24"/>
          <w:szCs w:val="24"/>
          <w:rtl/>
          <w:lang w:eastAsia="he-IL"/>
        </w:rPr>
        <w:t>מידע חסוי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84880467"/>
          <w:placeholder>
            <w:docPart w:val="2F7374463660443AB3CCCDE1A68A48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7"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bCs/>
          <w:color w:val="008000"/>
          <w:sz w:val="24"/>
          <w:szCs w:val="24"/>
          <w:lang w:eastAsia="he-IL"/>
        </w:rPr>
        <w:t xml:space="preserve"> </w:t>
      </w:r>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color w:val="008000"/>
          <w:sz w:val="24"/>
          <w:szCs w:val="24"/>
          <w:rtl/>
          <w:lang w:eastAsia="he-IL"/>
        </w:rPr>
        <w:t>.</w:t>
      </w:r>
    </w:p>
    <w:p w14:paraId="05DA918C" w14:textId="77777777" w:rsidR="00D5041C" w:rsidRPr="00D5041C" w:rsidRDefault="00D5041C" w:rsidP="00D5041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D0E4AC7"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857807F"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E9578F"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5D0F777"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B28D70" w14:textId="77777777" w:rsidR="00D5041C" w:rsidRPr="00D5041C" w:rsidRDefault="00D5041C" w:rsidP="00D5041C">
      <w:pPr>
        <w:widowControl w:val="0"/>
        <w:numPr>
          <w:ilvl w:val="0"/>
          <w:numId w:val="20"/>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הנני מאשר כי התחייבויותיי </w:t>
      </w:r>
      <w:r w:rsidR="003B1029">
        <w:rPr>
          <w:rFonts w:ascii="Times New Roman" w:eastAsia="Times New Roman" w:hAnsi="Times New Roman" w:cs="David" w:hint="cs"/>
          <w:sz w:val="24"/>
          <w:szCs w:val="24"/>
          <w:rtl/>
          <w:lang w:eastAsia="he-IL"/>
        </w:rPr>
        <w:t>הנ"ל תחולנה הן במהלך ביצוע הפרו</w:t>
      </w:r>
      <w:r w:rsidRPr="00D5041C">
        <w:rPr>
          <w:rFonts w:ascii="Times New Roman" w:eastAsia="Times New Roman" w:hAnsi="Times New Roman" w:cs="David" w:hint="cs"/>
          <w:sz w:val="24"/>
          <w:szCs w:val="24"/>
          <w:rtl/>
          <w:lang w:eastAsia="he-IL"/>
        </w:rPr>
        <w:t>יקט והן לאחריו.</w:t>
      </w:r>
    </w:p>
    <w:p w14:paraId="08E8C92C" w14:textId="77777777" w:rsidR="00D5041C" w:rsidRPr="00D5041C" w:rsidRDefault="00D5041C" w:rsidP="00D504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7A5B66"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בכבוד רב,</w:t>
      </w:r>
    </w:p>
    <w:p w14:paraId="22113DA9"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שם:____________</w:t>
      </w:r>
    </w:p>
    <w:p w14:paraId="0A773B90"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lastRenderedPageBreak/>
        <w:t>ת.ז:____________</w:t>
      </w:r>
    </w:p>
    <w:p w14:paraId="1B34BB83" w14:textId="77777777" w:rsidR="00D5041C" w:rsidRPr="00D5041C" w:rsidRDefault="00D5041C" w:rsidP="00D5041C">
      <w:pPr>
        <w:widowControl w:val="0"/>
        <w:spacing w:before="0" w:beforeAutospacing="0" w:after="0" w:afterAutospacing="0" w:line="360" w:lineRule="auto"/>
        <w:ind w:left="5612"/>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כתובת:__________</w:t>
      </w:r>
    </w:p>
    <w:p w14:paraId="510A4CE8" w14:textId="77777777" w:rsidR="00D5041C" w:rsidRPr="00D5041C" w:rsidRDefault="00D5041C" w:rsidP="003B1029">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hint="cs"/>
          <w:sz w:val="24"/>
          <w:szCs w:val="24"/>
          <w:rtl/>
          <w:lang w:eastAsia="he-IL"/>
        </w:rPr>
        <w:t>*מחק את המיותר</w:t>
      </w:r>
    </w:p>
    <w:p w14:paraId="1335429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hint="cs"/>
          <w:bCs/>
          <w:sz w:val="24"/>
          <w:szCs w:val="24"/>
          <w:u w:val="single"/>
          <w:rtl/>
          <w:lang w:eastAsia="he-IL"/>
        </w:rPr>
        <w:br w:type="page"/>
      </w:r>
    </w:p>
    <w:p w14:paraId="7D485A5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u w:val="single"/>
          <w:rtl/>
          <w:lang w:eastAsia="he-IL"/>
        </w:rPr>
        <w:lastRenderedPageBreak/>
        <w:t>נספח "ז"</w:t>
      </w:r>
    </w:p>
    <w:p w14:paraId="5BBDCFD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BDBFD45" w14:textId="77777777" w:rsidR="00B66D2C" w:rsidRPr="00B66D2C" w:rsidRDefault="00B66D2C" w:rsidP="00B66D2C">
      <w:pPr>
        <w:widowControl w:val="0"/>
        <w:spacing w:before="240" w:beforeAutospacing="0" w:after="60" w:afterAutospacing="0" w:line="240" w:lineRule="auto"/>
        <w:jc w:val="center"/>
        <w:outlineLvl w:val="4"/>
        <w:rPr>
          <w:rFonts w:ascii="Times New Roman" w:eastAsia="Times New Roman" w:hAnsi="Times New Roman" w:cs="David"/>
          <w:b/>
          <w:bCs/>
          <w:sz w:val="24"/>
          <w:szCs w:val="24"/>
          <w:rtl/>
          <w:lang w:eastAsia="he-IL"/>
        </w:rPr>
      </w:pPr>
      <w:r w:rsidRPr="00B66D2C">
        <w:rPr>
          <w:rFonts w:ascii="Times New Roman" w:eastAsia="Times New Roman" w:hAnsi="Times New Roman" w:cs="David" w:hint="cs"/>
          <w:b/>
          <w:bCs/>
          <w:sz w:val="24"/>
          <w:szCs w:val="24"/>
          <w:rtl/>
          <w:lang w:eastAsia="he-IL"/>
        </w:rPr>
        <w:t>אישור עריכת ביטוח</w:t>
      </w:r>
    </w:p>
    <w:p w14:paraId="61900B71"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13E3E9" w14:textId="77777777" w:rsidR="00B66D2C" w:rsidRPr="00B66D2C" w:rsidRDefault="00B66D2C" w:rsidP="00B66D2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תאריך</w:t>
      </w:r>
      <w:r w:rsidRPr="00B66D2C">
        <w:rPr>
          <w:rFonts w:ascii="Times New Roman" w:eastAsia="Times New Roman" w:hAnsi="Times New Roman" w:cs="David"/>
          <w:sz w:val="24"/>
          <w:szCs w:val="24"/>
          <w:rtl/>
          <w:lang w:eastAsia="he-IL"/>
        </w:rPr>
        <w:t>: ________________</w:t>
      </w:r>
    </w:p>
    <w:p w14:paraId="0C1B5723"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לכבוד</w:t>
      </w:r>
    </w:p>
    <w:p w14:paraId="0FEA8600"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B66D2C">
        <w:rPr>
          <w:rFonts w:ascii="Times New Roman" w:eastAsia="Times New Roman" w:hAnsi="Times New Roman" w:cs="David" w:hint="cs"/>
          <w:sz w:val="24"/>
          <w:szCs w:val="24"/>
          <w:u w:val="single"/>
          <w:rtl/>
          <w:lang w:eastAsia="he-IL"/>
        </w:rPr>
        <w:t>______________</w:t>
      </w:r>
    </w:p>
    <w:p w14:paraId="33236EE4" w14:textId="77777777" w:rsidR="00B66D2C" w:rsidRPr="00B66D2C" w:rsidRDefault="00B66D2C" w:rsidP="00B66D2C">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66D2C">
        <w:rPr>
          <w:rFonts w:ascii="Calibri" w:eastAsia="Times New Roman" w:hAnsi="Calibri" w:cs="David"/>
          <w:sz w:val="24"/>
          <w:szCs w:val="24"/>
          <w:rtl/>
          <w:lang w:eastAsia="he-IL"/>
        </w:rPr>
        <w:t xml:space="preserve">(להלן: </w:t>
      </w:r>
      <w:r w:rsidRPr="00B66D2C">
        <w:rPr>
          <w:rFonts w:ascii="Calibri" w:eastAsia="Times New Roman" w:hAnsi="Calibri" w:cs="David"/>
          <w:b/>
          <w:bCs/>
          <w:sz w:val="24"/>
          <w:szCs w:val="24"/>
          <w:rtl/>
          <w:lang w:eastAsia="he-IL"/>
        </w:rPr>
        <w:t>"</w:t>
      </w:r>
      <w:r w:rsidRPr="00B66D2C">
        <w:rPr>
          <w:rFonts w:ascii="Calibri" w:eastAsia="Times New Roman" w:hAnsi="Calibri" w:cs="David" w:hint="cs"/>
          <w:b/>
          <w:bCs/>
          <w:sz w:val="24"/>
          <w:szCs w:val="24"/>
          <w:rtl/>
          <w:lang w:eastAsia="he-IL"/>
        </w:rPr>
        <w:t>החברה</w:t>
      </w:r>
      <w:r w:rsidRPr="00B66D2C">
        <w:rPr>
          <w:rFonts w:ascii="Calibri" w:eastAsia="Times New Roman" w:hAnsi="Calibri" w:cs="David"/>
          <w:b/>
          <w:bCs/>
          <w:sz w:val="24"/>
          <w:szCs w:val="24"/>
          <w:rtl/>
          <w:lang w:eastAsia="he-IL"/>
        </w:rPr>
        <w:t>"</w:t>
      </w:r>
      <w:r w:rsidRPr="00B66D2C">
        <w:rPr>
          <w:rFonts w:ascii="Calibri" w:eastAsia="Times New Roman" w:hAnsi="Calibri" w:cs="David"/>
          <w:sz w:val="24"/>
          <w:szCs w:val="24"/>
          <w:rtl/>
          <w:lang w:eastAsia="he-IL"/>
        </w:rPr>
        <w:t>)</w:t>
      </w:r>
    </w:p>
    <w:p w14:paraId="7161DFD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D5321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א</w:t>
      </w:r>
      <w:r w:rsidRPr="00B66D2C">
        <w:rPr>
          <w:rFonts w:ascii="Times New Roman" w:eastAsia="Times New Roman" w:hAnsi="Times New Roman" w:cs="David"/>
          <w:sz w:val="24"/>
          <w:szCs w:val="24"/>
          <w:rtl/>
          <w:lang w:eastAsia="he-IL"/>
        </w:rPr>
        <w:t>.ג.נ.,</w:t>
      </w:r>
    </w:p>
    <w:p w14:paraId="57EF8747"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B25905A"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הנדון</w:t>
      </w:r>
      <w:r w:rsidRPr="00B66D2C">
        <w:rPr>
          <w:rFonts w:ascii="Times New Roman" w:eastAsia="Times New Roman" w:hAnsi="Times New Roman" w:cs="David"/>
          <w:sz w:val="24"/>
          <w:szCs w:val="24"/>
          <w:rtl/>
          <w:lang w:eastAsia="he-IL"/>
        </w:rPr>
        <w:t>:</w:t>
      </w:r>
      <w:r w:rsidRPr="00B66D2C">
        <w:rPr>
          <w:rFonts w:ascii="Times New Roman" w:eastAsia="Times New Roman" w:hAnsi="Times New Roman" w:cs="David"/>
          <w:sz w:val="24"/>
          <w:szCs w:val="24"/>
          <w:rtl/>
          <w:lang w:eastAsia="he-IL"/>
        </w:rPr>
        <w:tab/>
      </w:r>
      <w:r w:rsidRPr="00B66D2C">
        <w:rPr>
          <w:rFonts w:ascii="Times New Roman" w:eastAsia="Times New Roman" w:hAnsi="Times New Roman" w:cs="David" w:hint="eastAsia"/>
          <w:sz w:val="24"/>
          <w:szCs w:val="24"/>
          <w:rtl/>
          <w:lang w:eastAsia="he-IL"/>
        </w:rPr>
        <w:t>מבוטחנו</w:t>
      </w:r>
      <w:r w:rsidRPr="00B66D2C">
        <w:rPr>
          <w:rFonts w:ascii="Times New Roman" w:eastAsia="Times New Roman" w:hAnsi="Times New Roman" w:cs="David"/>
          <w:sz w:val="24"/>
          <w:szCs w:val="24"/>
          <w:rtl/>
          <w:lang w:eastAsia="he-IL"/>
        </w:rPr>
        <w:t xml:space="preserve">: _____________________ (להלן: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היועץ</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sz w:val="24"/>
          <w:szCs w:val="24"/>
          <w:rtl/>
          <w:lang w:eastAsia="he-IL"/>
        </w:rPr>
        <w:t>)</w:t>
      </w:r>
    </w:p>
    <w:p w14:paraId="0B1F9335"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sz w:val="24"/>
          <w:szCs w:val="24"/>
          <w:rtl/>
          <w:lang w:eastAsia="he-IL"/>
        </w:rPr>
        <w:tab/>
      </w:r>
      <w:r w:rsidRPr="00B66D2C">
        <w:rPr>
          <w:rFonts w:ascii="Times New Roman" w:eastAsia="Times New Roman" w:hAnsi="Times New Roman" w:cs="David" w:hint="eastAsia"/>
          <w:sz w:val="24"/>
          <w:szCs w:val="24"/>
          <w:rtl/>
          <w:lang w:eastAsia="he-IL"/>
        </w:rPr>
        <w:t>אישור</w:t>
      </w:r>
      <w:r w:rsidRPr="00B66D2C">
        <w:rPr>
          <w:rFonts w:ascii="Times New Roman" w:eastAsia="Times New Roman" w:hAnsi="Times New Roman" w:cs="David"/>
          <w:sz w:val="24"/>
          <w:szCs w:val="24"/>
          <w:rtl/>
          <w:lang w:eastAsia="he-IL"/>
        </w:rPr>
        <w:t xml:space="preserve"> עריכת פוליסות ביטוח בקשר להסכם מיום __</w:t>
      </w:r>
      <w:r w:rsidRPr="00B66D2C">
        <w:rPr>
          <w:rFonts w:ascii="Times New Roman" w:eastAsia="Times New Roman" w:hAnsi="Times New Roman" w:cs="David" w:hint="cs"/>
          <w:sz w:val="24"/>
          <w:szCs w:val="24"/>
          <w:rtl/>
          <w:lang w:eastAsia="he-IL"/>
        </w:rPr>
        <w:t>_</w:t>
      </w:r>
      <w:r w:rsidRPr="00B66D2C">
        <w:rPr>
          <w:rFonts w:ascii="Times New Roman" w:eastAsia="Times New Roman" w:hAnsi="Times New Roman" w:cs="David"/>
          <w:sz w:val="24"/>
          <w:szCs w:val="24"/>
          <w:rtl/>
          <w:lang w:eastAsia="he-IL"/>
        </w:rPr>
        <w:t>______</w:t>
      </w:r>
    </w:p>
    <w:p w14:paraId="555F08CE" w14:textId="77777777" w:rsidR="00B66D2C" w:rsidRPr="00B66D2C" w:rsidRDefault="00B66D2C" w:rsidP="00B66D2C">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בין</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b/>
          <w:bCs/>
          <w:sz w:val="24"/>
          <w:szCs w:val="24"/>
          <w:rtl/>
          <w:lang w:eastAsia="he-IL"/>
        </w:rPr>
        <w:t>החברה</w:t>
      </w:r>
      <w:r w:rsidRPr="00B66D2C">
        <w:rPr>
          <w:rFonts w:ascii="Times New Roman" w:eastAsia="Times New Roman" w:hAnsi="Times New Roman" w:cs="David" w:hint="cs"/>
          <w:sz w:val="24"/>
          <w:szCs w:val="24"/>
          <w:rtl/>
          <w:lang w:eastAsia="he-IL"/>
        </w:rPr>
        <w:t xml:space="preserve">  </w:t>
      </w:r>
      <w:r w:rsidRPr="00B66D2C">
        <w:rPr>
          <w:rFonts w:ascii="Times New Roman" w:eastAsia="Times New Roman" w:hAnsi="Times New Roman" w:cs="David"/>
          <w:sz w:val="24"/>
          <w:szCs w:val="24"/>
          <w:rtl/>
          <w:lang w:eastAsia="he-IL"/>
        </w:rPr>
        <w:t>לבין היועץ</w:t>
      </w:r>
      <w:r w:rsidRPr="00B66D2C">
        <w:rPr>
          <w:rFonts w:ascii="Times New Roman" w:eastAsia="Times New Roman" w:hAnsi="Times New Roman" w:cs="David" w:hint="cs"/>
          <w:sz w:val="24"/>
          <w:szCs w:val="24"/>
          <w:rtl/>
          <w:lang w:eastAsia="he-IL"/>
        </w:rPr>
        <w:t>,</w:t>
      </w:r>
      <w:r w:rsidRPr="00B66D2C">
        <w:rPr>
          <w:rFonts w:ascii="Times New Roman" w:eastAsia="Times New Roman" w:hAnsi="Times New Roman" w:cs="David"/>
          <w:sz w:val="24"/>
          <w:szCs w:val="24"/>
          <w:rtl/>
          <w:lang w:eastAsia="he-IL"/>
        </w:rPr>
        <w:t xml:space="preserve"> ל</w:t>
      </w:r>
      <w:r w:rsidRPr="00B66D2C">
        <w:rPr>
          <w:rFonts w:ascii="Times New Roman" w:eastAsia="Times New Roman" w:hAnsi="Times New Roman" w:cs="David" w:hint="cs"/>
          <w:sz w:val="24"/>
          <w:szCs w:val="24"/>
          <w:rtl/>
          <w:lang w:eastAsia="he-IL"/>
        </w:rPr>
        <w:t xml:space="preserve">מתן שירותי ______________________ </w:t>
      </w:r>
    </w:p>
    <w:p w14:paraId="39E1BBA6" w14:textId="77777777" w:rsidR="00B66D2C" w:rsidRPr="00B66D2C" w:rsidRDefault="00B66D2C" w:rsidP="00B66D2C">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66D2C">
        <w:rPr>
          <w:rFonts w:ascii="Times New Roman" w:eastAsia="Times New Roman" w:hAnsi="Times New Roman" w:cs="David"/>
          <w:sz w:val="24"/>
          <w:szCs w:val="24"/>
          <w:rtl/>
          <w:lang w:eastAsia="he-IL"/>
        </w:rPr>
        <w:t xml:space="preserve"> (להלן: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w:t>
      </w:r>
      <w:r w:rsidRPr="00B66D2C">
        <w:rPr>
          <w:rFonts w:ascii="Times New Roman" w:eastAsia="Times New Roman" w:hAnsi="Times New Roman" w:cs="David" w:hint="cs"/>
          <w:b/>
          <w:bCs/>
          <w:sz w:val="24"/>
          <w:szCs w:val="24"/>
          <w:rtl/>
          <w:lang w:eastAsia="he-IL"/>
        </w:rPr>
        <w:t>שירותים</w:t>
      </w:r>
      <w:r w:rsidRPr="00B66D2C">
        <w:rPr>
          <w:rFonts w:ascii="Times New Roman" w:eastAsia="Times New Roman" w:hAnsi="Times New Roman" w:cs="David"/>
          <w:b/>
          <w:bCs/>
          <w:sz w:val="24"/>
          <w:szCs w:val="24"/>
          <w:rtl/>
          <w:lang w:eastAsia="he-IL"/>
        </w:rPr>
        <w:t xml:space="preserve">" </w:t>
      </w:r>
      <w:r w:rsidRPr="00B66D2C">
        <w:rPr>
          <w:rFonts w:ascii="Times New Roman" w:eastAsia="Times New Roman" w:hAnsi="Times New Roman" w:cs="David" w:hint="eastAsia"/>
          <w:sz w:val="24"/>
          <w:szCs w:val="24"/>
          <w:rtl/>
          <w:lang w:eastAsia="he-IL"/>
        </w:rPr>
        <w:t>ו</w:t>
      </w:r>
      <w:r w:rsidRPr="00B66D2C">
        <w:rPr>
          <w:rFonts w:ascii="Times New Roman" w:eastAsia="Times New Roman" w:hAnsi="Times New Roman" w:cs="David"/>
          <w:sz w:val="24"/>
          <w:szCs w:val="24"/>
          <w:rtl/>
          <w:lang w:eastAsia="he-IL"/>
        </w:rPr>
        <w:t xml:space="preserve">/או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ההסכם</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לפי</w:t>
      </w:r>
      <w:r w:rsidRPr="00B66D2C">
        <w:rPr>
          <w:rFonts w:ascii="Times New Roman" w:eastAsia="Times New Roman" w:hAnsi="Times New Roman" w:cs="David"/>
          <w:sz w:val="24"/>
          <w:szCs w:val="24"/>
          <w:rtl/>
          <w:lang w:eastAsia="he-IL"/>
        </w:rPr>
        <w:t xml:space="preserve"> העניין)</w:t>
      </w:r>
    </w:p>
    <w:p w14:paraId="23E8AFF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B3565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lang w:eastAsia="he-IL"/>
        </w:rPr>
      </w:pPr>
    </w:p>
    <w:p w14:paraId="6B044FF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הננו</w:t>
      </w:r>
      <w:r w:rsidRPr="00B66D2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66D2C">
        <w:rPr>
          <w:rFonts w:ascii="Times New Roman" w:eastAsia="Times New Roman" w:hAnsi="Times New Roman" w:cs="David" w:hint="cs"/>
          <w:sz w:val="24"/>
          <w:szCs w:val="24"/>
          <w:rtl/>
          <w:lang w:eastAsia="he-IL"/>
        </w:rPr>
        <w:t>יועץ</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לרבות</w:t>
      </w:r>
      <w:r w:rsidRPr="00B66D2C">
        <w:rPr>
          <w:rFonts w:ascii="Times New Roman" w:eastAsia="Times New Roman" w:hAnsi="Times New Roman" w:cs="David"/>
          <w:sz w:val="24"/>
          <w:szCs w:val="24"/>
          <w:rtl/>
          <w:lang w:eastAsia="he-IL"/>
        </w:rPr>
        <w:t xml:space="preserve"> ב</w:t>
      </w:r>
      <w:r w:rsidRPr="00B66D2C">
        <w:rPr>
          <w:rFonts w:ascii="Times New Roman" w:eastAsia="Times New Roman" w:hAnsi="Times New Roman" w:cs="David" w:hint="cs"/>
          <w:sz w:val="24"/>
          <w:szCs w:val="24"/>
          <w:rtl/>
          <w:lang w:eastAsia="he-IL"/>
        </w:rPr>
        <w:t xml:space="preserve">גין השירותים </w:t>
      </w:r>
      <w:r w:rsidRPr="00B66D2C">
        <w:rPr>
          <w:rFonts w:ascii="Times New Roman" w:eastAsia="Times New Roman" w:hAnsi="Times New Roman" w:cs="David" w:hint="cs"/>
          <w:b/>
          <w:bCs/>
          <w:sz w:val="24"/>
          <w:szCs w:val="24"/>
          <w:rtl/>
          <w:lang w:eastAsia="he-IL"/>
        </w:rPr>
        <w:t>לחברה</w:t>
      </w:r>
      <w:r w:rsidRPr="00B66D2C">
        <w:rPr>
          <w:rFonts w:ascii="Times New Roman" w:eastAsia="Times New Roman" w:hAnsi="Times New Roman" w:cs="David"/>
          <w:sz w:val="24"/>
          <w:szCs w:val="24"/>
          <w:rtl/>
          <w:lang w:eastAsia="he-IL"/>
        </w:rPr>
        <w:t>:-</w:t>
      </w:r>
    </w:p>
    <w:p w14:paraId="1F7CF3C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A0D790"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7A609E" w14:textId="77777777" w:rsidR="00B66D2C" w:rsidRPr="00B66D2C" w:rsidRDefault="00B66D2C" w:rsidP="00B66D2C">
      <w:pPr>
        <w:keepNext/>
        <w:widowControl w:val="0"/>
        <w:numPr>
          <w:ilvl w:val="0"/>
          <w:numId w:val="2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66D2C">
        <w:rPr>
          <w:rFonts w:ascii="Calibri Light" w:eastAsia="Times New Roman" w:hAnsi="Calibri Light" w:cs="David" w:hint="eastAsia"/>
          <w:kern w:val="32"/>
          <w:sz w:val="24"/>
          <w:szCs w:val="24"/>
          <w:u w:val="single"/>
          <w:rtl/>
          <w:lang w:eastAsia="he-IL"/>
        </w:rPr>
        <w:lastRenderedPageBreak/>
        <w:t>ביטוח</w:t>
      </w:r>
      <w:r w:rsidRPr="00B66D2C">
        <w:rPr>
          <w:rFonts w:ascii="Calibri Light" w:eastAsia="Times New Roman" w:hAnsi="Calibri Light" w:cs="David"/>
          <w:kern w:val="32"/>
          <w:sz w:val="24"/>
          <w:szCs w:val="24"/>
          <w:u w:val="single"/>
          <w:rtl/>
          <w:lang w:eastAsia="he-IL"/>
        </w:rPr>
        <w:t xml:space="preserve"> אחריות מקצועית</w:t>
      </w:r>
      <w:r w:rsidRPr="00B66D2C">
        <w:rPr>
          <w:rFonts w:ascii="Calibri Light" w:eastAsia="Times New Roman" w:hAnsi="Calibri Light" w:cs="David" w:hint="cs"/>
          <w:kern w:val="32"/>
          <w:sz w:val="24"/>
          <w:szCs w:val="24"/>
          <w:rtl/>
          <w:lang w:eastAsia="he-IL"/>
        </w:rPr>
        <w:t xml:space="preserve">  - מ.פ. ______________________</w:t>
      </w:r>
    </w:p>
    <w:p w14:paraId="41D954CE" w14:textId="77777777" w:rsidR="00B66D2C" w:rsidRPr="00B66D2C" w:rsidRDefault="00B66D2C" w:rsidP="00B66D2C">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66D2C">
        <w:rPr>
          <w:rFonts w:ascii="Calibri Light" w:eastAsia="Times New Roman" w:hAnsi="Calibri Light" w:cs="David" w:hint="eastAsia"/>
          <w:kern w:val="32"/>
          <w:sz w:val="24"/>
          <w:szCs w:val="24"/>
          <w:rtl/>
          <w:lang w:eastAsia="he-IL"/>
        </w:rPr>
        <w:t>לכיסוי</w:t>
      </w:r>
      <w:r w:rsidRPr="00B66D2C">
        <w:rPr>
          <w:rFonts w:ascii="Calibri Light" w:eastAsia="Times New Roman" w:hAnsi="Calibri Light" w:cs="David"/>
          <w:kern w:val="32"/>
          <w:sz w:val="24"/>
          <w:szCs w:val="24"/>
          <w:rtl/>
          <w:lang w:eastAsia="he-IL"/>
        </w:rPr>
        <w:t xml:space="preserve"> אחריותו ש</w:t>
      </w:r>
      <w:r w:rsidRPr="00B66D2C">
        <w:rPr>
          <w:rFonts w:ascii="Calibri Light" w:eastAsia="Times New Roman" w:hAnsi="Calibri Light" w:cs="David" w:hint="eastAsia"/>
          <w:kern w:val="32"/>
          <w:sz w:val="24"/>
          <w:szCs w:val="24"/>
          <w:rtl/>
          <w:lang w:eastAsia="he-IL"/>
        </w:rPr>
        <w:t>ל</w:t>
      </w:r>
      <w:r w:rsidRPr="00B66D2C">
        <w:rPr>
          <w:rFonts w:ascii="Calibri Light" w:eastAsia="Times New Roman" w:hAnsi="Calibri Light" w:cs="David"/>
          <w:kern w:val="32"/>
          <w:sz w:val="24"/>
          <w:szCs w:val="24"/>
          <w:rtl/>
          <w:lang w:eastAsia="he-IL"/>
        </w:rPr>
        <w:t xml:space="preserve"> היועץ </w:t>
      </w:r>
      <w:r w:rsidRPr="00B66D2C">
        <w:rPr>
          <w:rFonts w:ascii="Calibri Light" w:eastAsia="Times New Roman" w:hAnsi="Calibri Light" w:cs="David" w:hint="eastAsia"/>
          <w:kern w:val="32"/>
          <w:sz w:val="24"/>
          <w:szCs w:val="24"/>
          <w:rtl/>
          <w:lang w:eastAsia="he-IL"/>
        </w:rPr>
        <w:t>על</w:t>
      </w:r>
      <w:r w:rsidRPr="00B66D2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66D2C">
        <w:rPr>
          <w:rFonts w:ascii="Calibri Light" w:eastAsia="Times New Roman" w:hAnsi="Calibri Light" w:cs="David" w:hint="cs"/>
          <w:kern w:val="32"/>
          <w:sz w:val="24"/>
          <w:szCs w:val="24"/>
          <w:rtl/>
          <w:lang w:eastAsia="he-IL"/>
        </w:rPr>
        <w:t>(</w:t>
      </w:r>
      <w:r w:rsidRPr="00B66D2C">
        <w:rPr>
          <w:rFonts w:ascii="Calibri Light" w:eastAsia="Times New Roman" w:hAnsi="Calibri Light" w:cs="David"/>
          <w:kern w:val="32"/>
          <w:sz w:val="24"/>
          <w:szCs w:val="24"/>
          <w:rtl/>
          <w:lang w:eastAsia="he-IL"/>
        </w:rPr>
        <w:t xml:space="preserve">לרבות </w:t>
      </w:r>
      <w:r w:rsidRPr="00B66D2C">
        <w:rPr>
          <w:rFonts w:ascii="Calibri Light" w:eastAsia="Times New Roman" w:hAnsi="Calibri Light" w:cs="David" w:hint="cs"/>
          <w:kern w:val="32"/>
          <w:sz w:val="24"/>
          <w:szCs w:val="24"/>
          <w:rtl/>
          <w:lang w:eastAsia="he-IL"/>
        </w:rPr>
        <w:t>במפורש</w:t>
      </w:r>
      <w:r w:rsidRPr="00B66D2C">
        <w:rPr>
          <w:rFonts w:ascii="Calibri Light" w:eastAsia="Times New Roman" w:hAnsi="Calibri Light" w:cs="David"/>
          <w:kern w:val="32"/>
          <w:sz w:val="24"/>
          <w:szCs w:val="24"/>
          <w:rtl/>
          <w:lang w:eastAsia="he-IL"/>
        </w:rPr>
        <w:t xml:space="preserve"> </w:t>
      </w:r>
      <w:r w:rsidRPr="00B66D2C">
        <w:rPr>
          <w:rFonts w:ascii="Calibri Light" w:eastAsia="Times New Roman" w:hAnsi="Calibri Light" w:cs="David" w:hint="cs"/>
          <w:kern w:val="32"/>
          <w:sz w:val="24"/>
          <w:szCs w:val="24"/>
          <w:rtl/>
          <w:lang w:eastAsia="he-IL"/>
        </w:rPr>
        <w:t>החברה</w:t>
      </w:r>
      <w:r w:rsidRPr="00B66D2C">
        <w:rPr>
          <w:rFonts w:ascii="Calibri Light" w:eastAsia="Times New Roman" w:hAnsi="Calibri Light" w:cs="David"/>
          <w:kern w:val="32"/>
          <w:sz w:val="24"/>
          <w:szCs w:val="24"/>
          <w:rtl/>
          <w:lang w:eastAsia="he-IL"/>
        </w:rPr>
        <w:t xml:space="preserve"> </w:t>
      </w:r>
      <w:r w:rsidRPr="00B66D2C">
        <w:rPr>
          <w:rFonts w:ascii="Calibri Light" w:eastAsia="Times New Roman" w:hAnsi="Calibri Light" w:cs="David" w:hint="cs"/>
          <w:kern w:val="32"/>
          <w:sz w:val="24"/>
          <w:szCs w:val="24"/>
          <w:rtl/>
          <w:lang w:eastAsia="he-IL"/>
        </w:rPr>
        <w:t>)</w:t>
      </w:r>
      <w:r w:rsidRPr="00B66D2C">
        <w:rPr>
          <w:rFonts w:ascii="Calibri Light" w:eastAsia="Times New Roman" w:hAnsi="Calibri Light" w:cs="David"/>
          <w:kern w:val="32"/>
          <w:sz w:val="24"/>
          <w:szCs w:val="24"/>
          <w:rtl/>
          <w:lang w:eastAsia="he-IL"/>
        </w:rPr>
        <w:t xml:space="preserve">, כתוצאה ממעשה ו/או מחדל מקצועי של </w:t>
      </w:r>
      <w:r w:rsidRPr="00B66D2C">
        <w:rPr>
          <w:rFonts w:ascii="Calibri Light" w:eastAsia="Times New Roman" w:hAnsi="Calibri Light" w:cs="David" w:hint="eastAsia"/>
          <w:kern w:val="32"/>
          <w:sz w:val="24"/>
          <w:szCs w:val="24"/>
          <w:rtl/>
          <w:lang w:eastAsia="he-IL"/>
        </w:rPr>
        <w:t>היועץ</w:t>
      </w:r>
      <w:r w:rsidRPr="00B66D2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66D2C">
        <w:rPr>
          <w:rFonts w:ascii="Calibri Light" w:eastAsia="Times New Roman" w:hAnsi="Calibri Light" w:cs="David" w:hint="eastAsia"/>
          <w:kern w:val="32"/>
          <w:sz w:val="24"/>
          <w:szCs w:val="24"/>
          <w:rtl/>
          <w:lang w:eastAsia="he-IL"/>
        </w:rPr>
        <w:t>בגבולות</w:t>
      </w:r>
      <w:r w:rsidRPr="00B66D2C">
        <w:rPr>
          <w:rFonts w:ascii="Calibri Light" w:eastAsia="Times New Roman" w:hAnsi="Calibri Light" w:cs="David"/>
          <w:kern w:val="32"/>
          <w:sz w:val="24"/>
          <w:szCs w:val="24"/>
          <w:rtl/>
          <w:lang w:eastAsia="he-IL"/>
        </w:rPr>
        <w:t xml:space="preserve"> אחריות בסך של </w:t>
      </w:r>
      <w:r w:rsidRPr="00B66D2C">
        <w:rPr>
          <w:rFonts w:ascii="Calibri Light" w:eastAsia="Times New Roman" w:hAnsi="Calibri Light" w:cs="David" w:hint="cs"/>
          <w:kern w:val="32"/>
          <w:sz w:val="24"/>
          <w:szCs w:val="24"/>
          <w:rtl/>
          <w:lang w:eastAsia="he-IL"/>
        </w:rPr>
        <w:t xml:space="preserve">___________ ₪ </w:t>
      </w:r>
      <w:r w:rsidRPr="00B66D2C">
        <w:rPr>
          <w:rFonts w:ascii="Calibri Light" w:eastAsia="Times New Roman" w:hAnsi="Calibri Light" w:cs="David"/>
          <w:kern w:val="32"/>
          <w:sz w:val="24"/>
          <w:szCs w:val="24"/>
          <w:rtl/>
          <w:lang w:eastAsia="he-IL"/>
        </w:rPr>
        <w:t xml:space="preserve">למקרה ובמצטבר לתקופת </w:t>
      </w:r>
      <w:r w:rsidRPr="00B66D2C">
        <w:rPr>
          <w:rFonts w:ascii="Calibri Light" w:eastAsia="Times New Roman" w:hAnsi="Calibri Light" w:cs="David" w:hint="cs"/>
          <w:kern w:val="32"/>
          <w:sz w:val="24"/>
          <w:szCs w:val="24"/>
          <w:rtl/>
          <w:lang w:eastAsia="he-IL"/>
        </w:rPr>
        <w:t>ה</w:t>
      </w:r>
      <w:r w:rsidRPr="00B66D2C">
        <w:rPr>
          <w:rFonts w:ascii="Calibri Light" w:eastAsia="Times New Roman" w:hAnsi="Calibri Light" w:cs="David"/>
          <w:kern w:val="32"/>
          <w:sz w:val="24"/>
          <w:szCs w:val="24"/>
          <w:rtl/>
          <w:lang w:eastAsia="he-IL"/>
        </w:rPr>
        <w:t xml:space="preserve">ביטוח. הביטוח אינו </w:t>
      </w:r>
      <w:r w:rsidRPr="00B66D2C">
        <w:rPr>
          <w:rFonts w:ascii="Calibri Light" w:eastAsia="Times New Roman" w:hAnsi="Calibri Light" w:cs="David" w:hint="eastAsia"/>
          <w:kern w:val="32"/>
          <w:sz w:val="24"/>
          <w:szCs w:val="24"/>
          <w:rtl/>
          <w:lang w:eastAsia="he-IL"/>
        </w:rPr>
        <w:t>כולל</w:t>
      </w:r>
      <w:r w:rsidRPr="00B66D2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66D2C">
        <w:rPr>
          <w:rFonts w:ascii="Calibri Light" w:eastAsia="Times New Roman" w:hAnsi="Calibri Light" w:cs="David" w:hint="eastAsia"/>
          <w:kern w:val="32"/>
          <w:sz w:val="24"/>
          <w:szCs w:val="24"/>
          <w:rtl/>
          <w:lang w:eastAsia="he-IL"/>
        </w:rPr>
        <w:t>מסמכים</w:t>
      </w:r>
      <w:r w:rsidRPr="00B66D2C">
        <w:rPr>
          <w:rFonts w:ascii="Calibri Light" w:eastAsia="Times New Roman" w:hAnsi="Calibri Light" w:cs="David"/>
          <w:kern w:val="32"/>
          <w:sz w:val="24"/>
          <w:szCs w:val="24"/>
          <w:rtl/>
          <w:lang w:eastAsia="he-IL"/>
        </w:rPr>
        <w:t xml:space="preserve">, הפרת סודיות ואי יושר של עובדים. </w:t>
      </w:r>
    </w:p>
    <w:p w14:paraId="499740A5" w14:textId="77777777" w:rsidR="00B66D2C" w:rsidRPr="00B66D2C" w:rsidRDefault="00B66D2C" w:rsidP="00B66D2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הביטוח</w:t>
      </w:r>
      <w:r w:rsidRPr="00B66D2C">
        <w:rPr>
          <w:rFonts w:ascii="Times New Roman" w:eastAsia="Times New Roman" w:hAnsi="Times New Roman" w:cs="David"/>
          <w:sz w:val="24"/>
          <w:szCs w:val="24"/>
          <w:rtl/>
          <w:lang w:eastAsia="he-IL"/>
        </w:rPr>
        <w:t xml:space="preserve"> הינו בעל תחולה רטרואקטיבית </w:t>
      </w:r>
      <w:r w:rsidRPr="00B66D2C">
        <w:rPr>
          <w:rFonts w:ascii="Times New Roman" w:eastAsia="Times New Roman" w:hAnsi="Times New Roman" w:cs="David" w:hint="eastAsia"/>
          <w:sz w:val="24"/>
          <w:szCs w:val="24"/>
          <w:rtl/>
          <w:lang w:eastAsia="he-IL"/>
        </w:rPr>
        <w:t>מיום</w:t>
      </w:r>
      <w:r w:rsidRPr="00B66D2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eastAsia"/>
          <w:b/>
          <w:bCs/>
          <w:sz w:val="24"/>
          <w:szCs w:val="24"/>
          <w:rtl/>
          <w:lang w:eastAsia="he-IL"/>
        </w:rPr>
        <w:t>התאריך</w:t>
      </w:r>
      <w:r w:rsidRPr="00B66D2C">
        <w:rPr>
          <w:rFonts w:ascii="Times New Roman" w:eastAsia="Times New Roman" w:hAnsi="Times New Roman" w:cs="David"/>
          <w:b/>
          <w:bCs/>
          <w:sz w:val="24"/>
          <w:szCs w:val="24"/>
          <w:rtl/>
          <w:lang w:eastAsia="he-IL"/>
        </w:rPr>
        <w:t xml:space="preserve"> הרטרואקטיבי"</w:t>
      </w:r>
      <w:r w:rsidRPr="00B66D2C">
        <w:rPr>
          <w:rFonts w:ascii="Times New Roman" w:eastAsia="Times New Roman" w:hAnsi="Times New Roman" w:cs="David"/>
          <w:sz w:val="24"/>
          <w:szCs w:val="24"/>
          <w:rtl/>
          <w:lang w:eastAsia="he-IL"/>
        </w:rPr>
        <w:t xml:space="preserve">), וכולל תקופת גילוי </w:t>
      </w:r>
      <w:r w:rsidRPr="00B66D2C">
        <w:rPr>
          <w:rFonts w:ascii="Times New Roman" w:eastAsia="Times New Roman" w:hAnsi="Times New Roman" w:cs="David" w:hint="eastAsia"/>
          <w:sz w:val="24"/>
          <w:szCs w:val="24"/>
          <w:rtl/>
          <w:lang w:eastAsia="he-IL"/>
        </w:rPr>
        <w:t>מורחבת</w:t>
      </w:r>
      <w:r w:rsidRPr="00B66D2C">
        <w:rPr>
          <w:rFonts w:ascii="Times New Roman" w:eastAsia="Times New Roman" w:hAnsi="Times New Roman" w:cs="David"/>
          <w:sz w:val="24"/>
          <w:szCs w:val="24"/>
          <w:rtl/>
          <w:lang w:eastAsia="he-IL"/>
        </w:rPr>
        <w:t xml:space="preserve"> של </w:t>
      </w:r>
      <w:r w:rsidRPr="00B66D2C">
        <w:rPr>
          <w:rFonts w:ascii="Times New Roman" w:eastAsia="Times New Roman" w:hAnsi="Times New Roman" w:cs="David" w:hint="cs"/>
          <w:sz w:val="24"/>
          <w:szCs w:val="24"/>
          <w:rtl/>
          <w:lang w:eastAsia="he-IL"/>
        </w:rPr>
        <w:t>6</w:t>
      </w:r>
      <w:r w:rsidRPr="00B66D2C">
        <w:rPr>
          <w:rFonts w:ascii="Times New Roman" w:eastAsia="Times New Roman" w:hAnsi="Times New Roman" w:cs="David"/>
          <w:sz w:val="24"/>
          <w:szCs w:val="24"/>
          <w:rtl/>
          <w:lang w:eastAsia="he-IL"/>
        </w:rPr>
        <w:t xml:space="preserve"> חודשים לפחות.</w:t>
      </w:r>
    </w:p>
    <w:p w14:paraId="4A97E3AA" w14:textId="77777777" w:rsidR="00B66D2C" w:rsidRPr="00B66D2C" w:rsidRDefault="00B66D2C" w:rsidP="00B66D2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הביטוח</w:t>
      </w:r>
      <w:r w:rsidRPr="00B66D2C">
        <w:rPr>
          <w:rFonts w:ascii="Times New Roman" w:eastAsia="Times New Roman" w:hAnsi="Times New Roman" w:cs="David"/>
          <w:sz w:val="24"/>
          <w:szCs w:val="24"/>
          <w:rtl/>
          <w:lang w:eastAsia="he-IL"/>
        </w:rPr>
        <w:t xml:space="preserve"> כאמור הורחב </w:t>
      </w:r>
      <w:r w:rsidRPr="00B66D2C">
        <w:rPr>
          <w:rFonts w:ascii="Times New Roman" w:eastAsia="Times New Roman" w:hAnsi="Times New Roman" w:cs="David" w:hint="cs"/>
          <w:sz w:val="24"/>
          <w:szCs w:val="24"/>
          <w:rtl/>
          <w:lang w:eastAsia="he-IL"/>
        </w:rPr>
        <w:t>לשפות את</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hint="eastAsia"/>
          <w:sz w:val="24"/>
          <w:szCs w:val="24"/>
          <w:rtl/>
          <w:lang w:eastAsia="he-IL"/>
        </w:rPr>
        <w:t xml:space="preserve"> </w:t>
      </w:r>
      <w:r w:rsidRPr="00B66D2C">
        <w:rPr>
          <w:rFonts w:ascii="Times New Roman" w:eastAsia="Times New Roman" w:hAnsi="Times New Roman" w:cs="David" w:hint="cs"/>
          <w:sz w:val="24"/>
          <w:szCs w:val="24"/>
          <w:rtl/>
          <w:lang w:eastAsia="he-IL"/>
        </w:rPr>
        <w:t>בגין</w:t>
      </w:r>
      <w:r w:rsidRPr="00B66D2C">
        <w:rPr>
          <w:rFonts w:ascii="Times New Roman" w:eastAsia="Times New Roman" w:hAnsi="Times New Roman" w:cs="David"/>
          <w:sz w:val="24"/>
          <w:szCs w:val="24"/>
          <w:rtl/>
          <w:lang w:eastAsia="he-IL"/>
        </w:rPr>
        <w:t xml:space="preserve"> אחריותה למעשי ו/או מחדלי היועץ ו/או עובדיו ו/או מי </w:t>
      </w:r>
      <w:r w:rsidRPr="00B66D2C">
        <w:rPr>
          <w:rFonts w:ascii="Times New Roman" w:eastAsia="Times New Roman" w:hAnsi="Times New Roman" w:cs="David" w:hint="eastAsia"/>
          <w:sz w:val="24"/>
          <w:szCs w:val="24"/>
          <w:rtl/>
          <w:lang w:eastAsia="he-IL"/>
        </w:rPr>
        <w:t>מטעמו</w:t>
      </w:r>
      <w:r w:rsidRPr="00B66D2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66D2C">
        <w:rPr>
          <w:rFonts w:ascii="Times New Roman" w:eastAsia="Times New Roman" w:hAnsi="Times New Roman" w:cs="David" w:hint="eastAsia"/>
          <w:sz w:val="24"/>
          <w:szCs w:val="24"/>
          <w:rtl/>
          <w:lang w:eastAsia="he-IL"/>
        </w:rPr>
        <w:t>מיחידי</w:t>
      </w:r>
      <w:r w:rsidRPr="00B66D2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כלפי</w:t>
      </w:r>
      <w:r w:rsidRPr="00B66D2C">
        <w:rPr>
          <w:rFonts w:ascii="Times New Roman" w:eastAsia="Times New Roman" w:hAnsi="Times New Roman" w:cs="David"/>
          <w:sz w:val="24"/>
          <w:szCs w:val="24"/>
          <w:rtl/>
          <w:lang w:eastAsia="he-IL"/>
        </w:rPr>
        <w:t xml:space="preserve"> היועץ.</w:t>
      </w:r>
    </w:p>
    <w:p w14:paraId="4005D5E9"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cs"/>
          <w:sz w:val="24"/>
          <w:szCs w:val="24"/>
          <w:rtl/>
          <w:lang w:eastAsia="he-IL"/>
        </w:rPr>
        <w:t>נוסח הפוליסה לא יפחת מהנוסח הידוע כ- "שפי</w:t>
      </w:r>
      <w:r w:rsidRPr="00B66D2C">
        <w:rPr>
          <w:rFonts w:ascii="Times New Roman" w:eastAsia="Times New Roman" w:hAnsi="Times New Roman" w:cs="David"/>
          <w:sz w:val="24"/>
          <w:szCs w:val="24"/>
          <w:rtl/>
          <w:lang w:eastAsia="he-IL"/>
        </w:rPr>
        <w:t>–</w:t>
      </w:r>
      <w:r w:rsidRPr="00B66D2C">
        <w:rPr>
          <w:rFonts w:ascii="Times New Roman" w:eastAsia="Times New Roman" w:hAnsi="Times New Roman" w:cs="David" w:hint="cs"/>
          <w:sz w:val="24"/>
          <w:szCs w:val="24"/>
          <w:rtl/>
          <w:lang w:eastAsia="he-IL"/>
        </w:rPr>
        <w:t xml:space="preserve"> ב.ר. 2011". </w:t>
      </w:r>
    </w:p>
    <w:p w14:paraId="3AEC2DBA" w14:textId="77777777" w:rsidR="00B66D2C" w:rsidRPr="00B66D2C" w:rsidRDefault="00B66D2C" w:rsidP="00B66D2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1A3097F"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B00735" w14:textId="77777777" w:rsidR="00B66D2C" w:rsidRPr="00B66D2C" w:rsidRDefault="00B66D2C" w:rsidP="00B66D2C">
      <w:pPr>
        <w:widowControl w:val="0"/>
        <w:numPr>
          <w:ilvl w:val="0"/>
          <w:numId w:val="29"/>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u w:val="single"/>
          <w:rtl/>
          <w:lang w:eastAsia="he-IL"/>
        </w:rPr>
        <w:t>ביטוח</w:t>
      </w:r>
      <w:r w:rsidRPr="00B66D2C">
        <w:rPr>
          <w:rFonts w:ascii="Times New Roman" w:eastAsia="Times New Roman" w:hAnsi="Times New Roman" w:cs="David"/>
          <w:sz w:val="24"/>
          <w:szCs w:val="24"/>
          <w:u w:val="single"/>
          <w:rtl/>
          <w:lang w:eastAsia="he-IL"/>
        </w:rPr>
        <w:t xml:space="preserve"> אחריות מעבידים</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 xml:space="preserve"> - מ.פ. __________________________</w:t>
      </w:r>
    </w:p>
    <w:p w14:paraId="1A114D54" w14:textId="77777777" w:rsidR="00B66D2C" w:rsidRPr="00B66D2C" w:rsidRDefault="00B66D2C" w:rsidP="00B66D2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לכיסוי</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חבותו</w:t>
      </w:r>
      <w:r w:rsidRPr="00B66D2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66D2C">
        <w:rPr>
          <w:rFonts w:ascii="Times New Roman" w:eastAsia="Times New Roman" w:hAnsi="Times New Roman" w:cs="David" w:hint="eastAsia"/>
          <w:sz w:val="24"/>
          <w:szCs w:val="24"/>
          <w:rtl/>
          <w:lang w:eastAsia="he-IL"/>
        </w:rPr>
        <w:t>ם</w:t>
      </w:r>
      <w:r w:rsidRPr="00B66D2C">
        <w:rPr>
          <w:rFonts w:ascii="Times New Roman" w:eastAsia="Times New Roman" w:hAnsi="Times New Roman" w:cs="David"/>
          <w:sz w:val="24"/>
          <w:szCs w:val="24"/>
          <w:rtl/>
          <w:lang w:eastAsia="he-IL"/>
        </w:rPr>
        <w:t xml:space="preserve">-1980 </w:t>
      </w:r>
      <w:r w:rsidRPr="00B66D2C">
        <w:rPr>
          <w:rFonts w:ascii="Times New Roman" w:eastAsia="Times New Roman" w:hAnsi="Times New Roman" w:cs="David" w:hint="eastAsia"/>
          <w:sz w:val="24"/>
          <w:szCs w:val="24"/>
          <w:rtl/>
          <w:lang w:eastAsia="he-IL"/>
        </w:rPr>
        <w:t>כלפי</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66D2C">
        <w:rPr>
          <w:rFonts w:ascii="Times New Roman" w:eastAsia="Times New Roman" w:hAnsi="Times New Roman" w:cs="David"/>
          <w:sz w:val="24"/>
          <w:szCs w:val="24"/>
          <w:rtl/>
          <w:lang w:eastAsia="he-IL"/>
        </w:rPr>
        <w:t>בגבולות אחריות של</w:t>
      </w:r>
      <w:r w:rsidRPr="00B66D2C">
        <w:rPr>
          <w:rFonts w:ascii="Times New Roman" w:eastAsia="Times New Roman" w:hAnsi="Times New Roman" w:cs="David" w:hint="cs"/>
          <w:sz w:val="24"/>
          <w:szCs w:val="24"/>
          <w:rtl/>
          <w:lang w:eastAsia="he-IL"/>
        </w:rPr>
        <w:t xml:space="preserve"> 20,000,000 ₪ לתובע, </w:t>
      </w:r>
      <w:r w:rsidRPr="00B66D2C">
        <w:rPr>
          <w:rFonts w:ascii="Times New Roman" w:eastAsia="Times New Roman" w:hAnsi="Times New Roman" w:cs="David" w:hint="eastAsia"/>
          <w:sz w:val="24"/>
          <w:szCs w:val="24"/>
          <w:rtl/>
          <w:lang w:eastAsia="he-IL"/>
        </w:rPr>
        <w:t>למקרה</w:t>
      </w:r>
      <w:r w:rsidRPr="00B66D2C">
        <w:rPr>
          <w:rFonts w:ascii="Times New Roman" w:eastAsia="Times New Roman" w:hAnsi="Times New Roman" w:cs="David"/>
          <w:sz w:val="24"/>
          <w:szCs w:val="24"/>
          <w:rtl/>
          <w:lang w:eastAsia="he-IL"/>
        </w:rPr>
        <w:t xml:space="preserve"> ובמצטבר ל</w:t>
      </w:r>
      <w:r w:rsidRPr="00B66D2C">
        <w:rPr>
          <w:rFonts w:ascii="Times New Roman" w:eastAsia="Times New Roman" w:hAnsi="Times New Roman" w:cs="David" w:hint="cs"/>
          <w:sz w:val="24"/>
          <w:szCs w:val="24"/>
          <w:rtl/>
          <w:lang w:eastAsia="he-IL"/>
        </w:rPr>
        <w:t>תקופת הביטוח</w:t>
      </w:r>
      <w:r w:rsidRPr="00B66D2C">
        <w:rPr>
          <w:rFonts w:ascii="Times New Roman" w:eastAsia="Times New Roman" w:hAnsi="Times New Roman" w:cs="David"/>
          <w:sz w:val="24"/>
          <w:szCs w:val="24"/>
          <w:rtl/>
          <w:lang w:eastAsia="he-IL"/>
        </w:rPr>
        <w:t xml:space="preserve">. הביטוח אינו כולל כל סייג בדבר </w:t>
      </w:r>
      <w:r w:rsidRPr="00B66D2C">
        <w:rPr>
          <w:rFonts w:ascii="Times New Roman" w:eastAsia="Times New Roman" w:hAnsi="Times New Roman" w:cs="David" w:hint="cs"/>
          <w:sz w:val="24"/>
          <w:szCs w:val="24"/>
          <w:rtl/>
          <w:lang w:eastAsia="he-IL"/>
        </w:rPr>
        <w:t xml:space="preserve">שעות עבודה, העסקת נוער וכן בדבר </w:t>
      </w:r>
      <w:r w:rsidRPr="00B66D2C">
        <w:rPr>
          <w:rFonts w:ascii="Times New Roman" w:eastAsia="Times New Roman" w:hAnsi="Times New Roman" w:cs="David"/>
          <w:sz w:val="24"/>
          <w:szCs w:val="24"/>
          <w:rtl/>
          <w:lang w:eastAsia="he-IL"/>
        </w:rPr>
        <w:t xml:space="preserve">חבות היועץ כלפי קבלנים, </w:t>
      </w:r>
      <w:r w:rsidRPr="00B66D2C">
        <w:rPr>
          <w:rFonts w:ascii="Times New Roman" w:eastAsia="Times New Roman" w:hAnsi="Times New Roman" w:cs="David" w:hint="eastAsia"/>
          <w:sz w:val="24"/>
          <w:szCs w:val="24"/>
          <w:rtl/>
          <w:lang w:eastAsia="he-IL"/>
        </w:rPr>
        <w:t>קבלני</w:t>
      </w:r>
      <w:r w:rsidRPr="00B66D2C">
        <w:rPr>
          <w:rFonts w:ascii="Times New Roman" w:eastAsia="Times New Roman" w:hAnsi="Times New Roman" w:cs="David"/>
          <w:sz w:val="24"/>
          <w:szCs w:val="24"/>
          <w:rtl/>
          <w:lang w:eastAsia="he-IL"/>
        </w:rPr>
        <w:t xml:space="preserve"> משנה ועובדיהם</w:t>
      </w:r>
      <w:r w:rsidRPr="00B66D2C">
        <w:rPr>
          <w:rFonts w:ascii="Times New Roman" w:eastAsia="Times New Roman" w:hAnsi="Times New Roman" w:cs="David" w:hint="cs"/>
          <w:sz w:val="24"/>
          <w:szCs w:val="24"/>
          <w:rtl/>
          <w:lang w:eastAsia="he-IL"/>
        </w:rPr>
        <w:t xml:space="preserve"> היה ויחשבו לעובדי היועץ</w:t>
      </w:r>
      <w:r w:rsidRPr="00B66D2C">
        <w:rPr>
          <w:rFonts w:ascii="Times New Roman" w:eastAsia="Times New Roman" w:hAnsi="Times New Roman" w:cs="David"/>
          <w:sz w:val="24"/>
          <w:szCs w:val="24"/>
          <w:rtl/>
          <w:lang w:eastAsia="he-IL"/>
        </w:rPr>
        <w:t>. הביטוח מורחב ל</w:t>
      </w:r>
      <w:r w:rsidRPr="00B66D2C">
        <w:rPr>
          <w:rFonts w:ascii="Times New Roman" w:eastAsia="Times New Roman" w:hAnsi="Times New Roman" w:cs="David" w:hint="cs"/>
          <w:sz w:val="24"/>
          <w:szCs w:val="24"/>
          <w:rtl/>
          <w:lang w:eastAsia="he-IL"/>
        </w:rPr>
        <w:t xml:space="preserve">שפות את החברה </w:t>
      </w:r>
      <w:r w:rsidRPr="00B66D2C">
        <w:rPr>
          <w:rFonts w:ascii="Times New Roman" w:eastAsia="Times New Roman" w:hAnsi="Times New Roman" w:cs="David"/>
          <w:sz w:val="24"/>
          <w:szCs w:val="24"/>
          <w:rtl/>
          <w:lang w:eastAsia="he-IL"/>
        </w:rPr>
        <w:t xml:space="preserve">היה ותיחשב למעביד של </w:t>
      </w:r>
      <w:r w:rsidRPr="00B66D2C">
        <w:rPr>
          <w:rFonts w:ascii="Times New Roman" w:eastAsia="Times New Roman" w:hAnsi="Times New Roman" w:cs="David" w:hint="eastAsia"/>
          <w:sz w:val="24"/>
          <w:szCs w:val="24"/>
          <w:rtl/>
          <w:lang w:eastAsia="he-IL"/>
        </w:rPr>
        <w:t>מי</w:t>
      </w:r>
      <w:r w:rsidRPr="00B66D2C">
        <w:rPr>
          <w:rFonts w:ascii="Times New Roman" w:eastAsia="Times New Roman" w:hAnsi="Times New Roman" w:cs="David"/>
          <w:sz w:val="24"/>
          <w:szCs w:val="24"/>
          <w:rtl/>
          <w:lang w:eastAsia="he-IL"/>
        </w:rPr>
        <w:t xml:space="preserve"> מ</w:t>
      </w:r>
      <w:r w:rsidRPr="00B66D2C">
        <w:rPr>
          <w:rFonts w:ascii="Times New Roman" w:eastAsia="Times New Roman" w:hAnsi="Times New Roman" w:cs="David" w:hint="cs"/>
          <w:sz w:val="24"/>
          <w:szCs w:val="24"/>
          <w:rtl/>
          <w:lang w:eastAsia="he-IL"/>
        </w:rPr>
        <w:t>עובדי</w:t>
      </w:r>
      <w:r w:rsidRPr="00B66D2C">
        <w:rPr>
          <w:rFonts w:ascii="Times New Roman" w:eastAsia="Times New Roman" w:hAnsi="Times New Roman" w:cs="David"/>
          <w:sz w:val="24"/>
          <w:szCs w:val="24"/>
          <w:rtl/>
          <w:lang w:eastAsia="he-IL"/>
        </w:rPr>
        <w:t xml:space="preserve"> היועץ או אם ייקבע כי היא נושאת באחריות </w:t>
      </w:r>
      <w:r w:rsidRPr="00B66D2C">
        <w:rPr>
          <w:rFonts w:ascii="Times New Roman" w:eastAsia="Times New Roman" w:hAnsi="Times New Roman" w:cs="David"/>
          <w:sz w:val="24"/>
          <w:szCs w:val="24"/>
          <w:rtl/>
          <w:lang w:eastAsia="he-IL"/>
        </w:rPr>
        <w:lastRenderedPageBreak/>
        <w:t xml:space="preserve">שילוחית לעניין חבות היועץ כלפי </w:t>
      </w:r>
      <w:r w:rsidRPr="00B66D2C">
        <w:rPr>
          <w:rFonts w:ascii="Times New Roman" w:eastAsia="Times New Roman" w:hAnsi="Times New Roman" w:cs="David" w:hint="eastAsia"/>
          <w:sz w:val="24"/>
          <w:szCs w:val="24"/>
          <w:rtl/>
          <w:lang w:eastAsia="he-IL"/>
        </w:rPr>
        <w:t>מי</w:t>
      </w:r>
      <w:r w:rsidRPr="00B66D2C">
        <w:rPr>
          <w:rFonts w:ascii="Times New Roman" w:eastAsia="Times New Roman" w:hAnsi="Times New Roman" w:cs="David"/>
          <w:sz w:val="24"/>
          <w:szCs w:val="24"/>
          <w:rtl/>
          <w:lang w:eastAsia="he-IL"/>
        </w:rPr>
        <w:t xml:space="preserve"> מ</w:t>
      </w:r>
      <w:r w:rsidRPr="00B66D2C">
        <w:rPr>
          <w:rFonts w:ascii="Times New Roman" w:eastAsia="Times New Roman" w:hAnsi="Times New Roman" w:cs="David" w:hint="cs"/>
          <w:sz w:val="24"/>
          <w:szCs w:val="24"/>
          <w:rtl/>
          <w:lang w:eastAsia="he-IL"/>
        </w:rPr>
        <w:t>עובדיו</w:t>
      </w:r>
      <w:r w:rsidRPr="00B66D2C">
        <w:rPr>
          <w:rFonts w:ascii="Times New Roman" w:eastAsia="Times New Roman" w:hAnsi="Times New Roman" w:cs="David"/>
          <w:sz w:val="24"/>
          <w:szCs w:val="24"/>
          <w:rtl/>
          <w:lang w:eastAsia="he-IL"/>
        </w:rPr>
        <w:t>.</w:t>
      </w:r>
    </w:p>
    <w:p w14:paraId="24D05786"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BA7882" w14:textId="77777777" w:rsidR="00B66D2C" w:rsidRPr="00B66D2C" w:rsidRDefault="00B66D2C" w:rsidP="00B66D2C">
      <w:pPr>
        <w:widowControl w:val="0"/>
        <w:numPr>
          <w:ilvl w:val="0"/>
          <w:numId w:val="29"/>
        </w:numPr>
        <w:spacing w:before="0" w:beforeAutospacing="0" w:after="0" w:afterAutospacing="0" w:line="240" w:lineRule="exact"/>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u w:val="single"/>
          <w:rtl/>
          <w:lang w:eastAsia="he-IL"/>
        </w:rPr>
        <w:t>ביטוח</w:t>
      </w:r>
      <w:r w:rsidRPr="00B66D2C">
        <w:rPr>
          <w:rFonts w:ascii="Times New Roman" w:eastAsia="Times New Roman" w:hAnsi="Times New Roman" w:cs="David"/>
          <w:sz w:val="24"/>
          <w:szCs w:val="24"/>
          <w:u w:val="single"/>
          <w:rtl/>
          <w:lang w:eastAsia="he-IL"/>
        </w:rPr>
        <w:t xml:space="preserve"> אחריות כלפי צד שלישי</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 xml:space="preserve"> מ.פ. _______________________</w:t>
      </w:r>
    </w:p>
    <w:p w14:paraId="77AE0258" w14:textId="77777777" w:rsidR="00B66D2C" w:rsidRPr="00B66D2C" w:rsidRDefault="00B66D2C" w:rsidP="00B66D2C">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לכיסוי</w:t>
      </w:r>
      <w:r w:rsidRPr="00B66D2C">
        <w:rPr>
          <w:rFonts w:ascii="Times New Roman" w:eastAsia="Times New Roman" w:hAnsi="Times New Roman" w:cs="David"/>
          <w:sz w:val="24"/>
          <w:szCs w:val="24"/>
          <w:rtl/>
          <w:lang w:eastAsia="he-IL"/>
        </w:rPr>
        <w:t xml:space="preserve"> אחריות היועץ על פי דין </w:t>
      </w:r>
      <w:r w:rsidRPr="00B66D2C">
        <w:rPr>
          <w:rFonts w:ascii="Times New Roman" w:eastAsia="Times New Roman" w:hAnsi="Times New Roman" w:cs="David" w:hint="eastAsia"/>
          <w:sz w:val="24"/>
          <w:szCs w:val="24"/>
          <w:rtl/>
          <w:lang w:eastAsia="he-IL"/>
        </w:rPr>
        <w:t>בגין</w:t>
      </w:r>
      <w:r w:rsidRPr="00B66D2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66D2C">
        <w:rPr>
          <w:rFonts w:ascii="Times New Roman" w:eastAsia="Times New Roman" w:hAnsi="Times New Roman" w:cs="David" w:hint="cs"/>
          <w:sz w:val="24"/>
          <w:szCs w:val="24"/>
          <w:rtl/>
          <w:lang w:eastAsia="he-IL"/>
        </w:rPr>
        <w:t>(</w:t>
      </w:r>
      <w:r w:rsidRPr="00B66D2C">
        <w:rPr>
          <w:rFonts w:ascii="Times New Roman" w:eastAsia="Times New Roman" w:hAnsi="Times New Roman" w:cs="David" w:hint="eastAsia"/>
          <w:sz w:val="24"/>
          <w:szCs w:val="24"/>
          <w:rtl/>
          <w:lang w:eastAsia="he-IL"/>
        </w:rPr>
        <w:t>לרבות</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cs"/>
          <w:sz w:val="24"/>
          <w:szCs w:val="24"/>
          <w:rtl/>
          <w:lang w:eastAsia="he-IL"/>
        </w:rPr>
        <w:t>במפורש החברה)</w:t>
      </w:r>
      <w:r w:rsidRPr="00B66D2C">
        <w:rPr>
          <w:rFonts w:ascii="Times New Roman" w:eastAsia="Times New Roman" w:hAnsi="Times New Roman" w:cs="David"/>
          <w:sz w:val="24"/>
          <w:szCs w:val="24"/>
          <w:rtl/>
          <w:lang w:eastAsia="he-IL"/>
        </w:rPr>
        <w:t>, בג</w:t>
      </w:r>
      <w:r w:rsidRPr="00B66D2C">
        <w:rPr>
          <w:rFonts w:ascii="Times New Roman" w:eastAsia="Times New Roman" w:hAnsi="Times New Roman" w:cs="David" w:hint="eastAsia"/>
          <w:sz w:val="24"/>
          <w:szCs w:val="24"/>
          <w:rtl/>
          <w:lang w:eastAsia="he-IL"/>
        </w:rPr>
        <w:t>בולות</w:t>
      </w:r>
      <w:r w:rsidRPr="00B66D2C">
        <w:rPr>
          <w:rFonts w:ascii="Times New Roman" w:eastAsia="Times New Roman" w:hAnsi="Times New Roman" w:cs="David"/>
          <w:sz w:val="24"/>
          <w:szCs w:val="24"/>
          <w:rtl/>
          <w:lang w:eastAsia="he-IL"/>
        </w:rPr>
        <w:t xml:space="preserve"> אחריות בסך של </w:t>
      </w:r>
      <w:r w:rsidRPr="00B66D2C">
        <w:rPr>
          <w:rFonts w:ascii="Times New Roman" w:eastAsia="Times New Roman" w:hAnsi="Times New Roman" w:cs="David" w:hint="cs"/>
          <w:sz w:val="24"/>
          <w:szCs w:val="24"/>
          <w:rtl/>
          <w:lang w:eastAsia="he-IL"/>
        </w:rPr>
        <w:t>4</w:t>
      </w:r>
      <w:r w:rsidRPr="00B66D2C">
        <w:rPr>
          <w:rFonts w:ascii="Times New Roman" w:eastAsia="Times New Roman" w:hAnsi="Times New Roman" w:cs="David"/>
          <w:sz w:val="24"/>
          <w:szCs w:val="24"/>
          <w:rtl/>
          <w:lang w:eastAsia="he-IL"/>
        </w:rPr>
        <w:t>,000,000</w:t>
      </w:r>
      <w:r w:rsidRPr="00B66D2C">
        <w:rPr>
          <w:rFonts w:ascii="Times New Roman" w:eastAsia="Times New Roman" w:hAnsi="Times New Roman" w:cs="David" w:hint="cs"/>
          <w:sz w:val="24"/>
          <w:szCs w:val="24"/>
          <w:rtl/>
          <w:lang w:eastAsia="he-IL"/>
        </w:rPr>
        <w:t xml:space="preserve"> ₪ </w:t>
      </w:r>
      <w:r w:rsidRPr="00B66D2C">
        <w:rPr>
          <w:rFonts w:ascii="Times New Roman" w:eastAsia="Times New Roman" w:hAnsi="Times New Roman" w:cs="David"/>
          <w:sz w:val="24"/>
          <w:szCs w:val="24"/>
          <w:rtl/>
          <w:lang w:eastAsia="he-IL"/>
        </w:rPr>
        <w:t xml:space="preserve">למקרה ובמצטבר לתקופת </w:t>
      </w:r>
      <w:r w:rsidRPr="00B66D2C">
        <w:rPr>
          <w:rFonts w:ascii="Times New Roman" w:eastAsia="Times New Roman" w:hAnsi="Times New Roman" w:cs="David" w:hint="cs"/>
          <w:sz w:val="24"/>
          <w:szCs w:val="24"/>
          <w:rtl/>
          <w:lang w:eastAsia="he-IL"/>
        </w:rPr>
        <w:t>ה</w:t>
      </w:r>
      <w:r w:rsidRPr="00B66D2C">
        <w:rPr>
          <w:rFonts w:ascii="Times New Roman" w:eastAsia="Times New Roman" w:hAnsi="Times New Roman" w:cs="David" w:hint="eastAsia"/>
          <w:sz w:val="24"/>
          <w:szCs w:val="24"/>
          <w:rtl/>
          <w:lang w:eastAsia="he-IL"/>
        </w:rPr>
        <w:t>ביטוח</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הביטוח</w:t>
      </w:r>
      <w:r w:rsidRPr="00B66D2C">
        <w:rPr>
          <w:rFonts w:ascii="Times New Roman" w:eastAsia="Times New Roman" w:hAnsi="Times New Roman" w:cs="David"/>
          <w:sz w:val="24"/>
          <w:szCs w:val="24"/>
          <w:rtl/>
          <w:lang w:eastAsia="he-IL"/>
        </w:rPr>
        <w:t xml:space="preserve"> אינו כולל כל סייג בדבר חבות בגין וכלפי קבלנים, </w:t>
      </w:r>
      <w:r w:rsidRPr="00B66D2C">
        <w:rPr>
          <w:rFonts w:ascii="Times New Roman" w:eastAsia="Times New Roman" w:hAnsi="Times New Roman" w:cs="David" w:hint="eastAsia"/>
          <w:sz w:val="24"/>
          <w:szCs w:val="24"/>
          <w:rtl/>
          <w:lang w:eastAsia="he-IL"/>
        </w:rPr>
        <w:t>קבלני</w:t>
      </w:r>
      <w:r w:rsidRPr="00B66D2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66D2C">
        <w:rPr>
          <w:rFonts w:ascii="Times New Roman" w:eastAsia="Times New Roman" w:hAnsi="Times New Roman" w:cs="David" w:hint="cs"/>
          <w:sz w:val="24"/>
          <w:szCs w:val="24"/>
          <w:rtl/>
          <w:lang w:eastAsia="he-IL"/>
        </w:rPr>
        <w:t xml:space="preserve">שפות את החברה בגין </w:t>
      </w:r>
      <w:r w:rsidRPr="00B66D2C">
        <w:rPr>
          <w:rFonts w:ascii="Times New Roman" w:eastAsia="Times New Roman" w:hAnsi="Times New Roman" w:cs="David"/>
          <w:sz w:val="24"/>
          <w:szCs w:val="24"/>
          <w:rtl/>
          <w:lang w:eastAsia="he-IL"/>
        </w:rPr>
        <w:t xml:space="preserve">אחריותה למעשי ו/או מחדלי היועץ ו/או מי מטעמו, בכפוף </w:t>
      </w:r>
      <w:r w:rsidRPr="00B66D2C">
        <w:rPr>
          <w:rFonts w:ascii="Times New Roman" w:eastAsia="Times New Roman" w:hAnsi="Times New Roman" w:cs="David" w:hint="eastAsia"/>
          <w:sz w:val="24"/>
          <w:szCs w:val="24"/>
          <w:rtl/>
          <w:lang w:eastAsia="he-IL"/>
        </w:rPr>
        <w:t>לסעיף</w:t>
      </w:r>
      <w:r w:rsidRPr="00B66D2C">
        <w:rPr>
          <w:rFonts w:ascii="Times New Roman" w:eastAsia="Times New Roman" w:hAnsi="Times New Roman" w:cs="David"/>
          <w:sz w:val="24"/>
          <w:szCs w:val="24"/>
          <w:rtl/>
          <w:lang w:eastAsia="he-IL"/>
        </w:rPr>
        <w:t xml:space="preserve"> אחריות צולבת.</w:t>
      </w:r>
    </w:p>
    <w:p w14:paraId="699CD21E" w14:textId="77777777" w:rsidR="00B66D2C" w:rsidRPr="00B66D2C" w:rsidRDefault="00B66D2C" w:rsidP="00B66D2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035B552" w14:textId="77777777" w:rsidR="00B66D2C" w:rsidRPr="00B66D2C" w:rsidRDefault="00B66D2C" w:rsidP="00B66D2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6779DE42"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950712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66D2C">
        <w:rPr>
          <w:rFonts w:ascii="Times New Roman" w:eastAsia="Times New Roman" w:hAnsi="Times New Roman" w:cs="David" w:hint="eastAsia"/>
          <w:b/>
          <w:bCs/>
          <w:sz w:val="24"/>
          <w:szCs w:val="24"/>
          <w:u w:val="single"/>
          <w:rtl/>
          <w:lang w:eastAsia="he-IL"/>
        </w:rPr>
        <w:t>כללי</w:t>
      </w:r>
      <w:r w:rsidRPr="00B66D2C">
        <w:rPr>
          <w:rFonts w:ascii="Times New Roman" w:eastAsia="Times New Roman" w:hAnsi="Times New Roman" w:cs="David"/>
          <w:b/>
          <w:bCs/>
          <w:sz w:val="24"/>
          <w:szCs w:val="24"/>
          <w:u w:val="single"/>
          <w:rtl/>
          <w:lang w:eastAsia="he-IL"/>
        </w:rPr>
        <w:t xml:space="preserve"> לכל הפוליסות</w:t>
      </w:r>
      <w:r w:rsidRPr="00B66D2C">
        <w:rPr>
          <w:rFonts w:ascii="Times New Roman" w:eastAsia="Times New Roman" w:hAnsi="Times New Roman" w:cs="David"/>
          <w:b/>
          <w:bCs/>
          <w:sz w:val="24"/>
          <w:szCs w:val="24"/>
          <w:rtl/>
          <w:lang w:eastAsia="he-IL"/>
        </w:rPr>
        <w:t xml:space="preserve"> </w:t>
      </w:r>
      <w:r w:rsidRPr="00B66D2C">
        <w:rPr>
          <w:rFonts w:ascii="Times New Roman" w:eastAsia="Times New Roman" w:hAnsi="Times New Roman" w:cs="David" w:hint="eastAsia"/>
          <w:b/>
          <w:bCs/>
          <w:sz w:val="24"/>
          <w:szCs w:val="24"/>
          <w:rtl/>
          <w:lang w:eastAsia="he-IL"/>
        </w:rPr>
        <w:t>–</w:t>
      </w:r>
      <w:r w:rsidRPr="00B66D2C">
        <w:rPr>
          <w:rFonts w:ascii="Times New Roman" w:eastAsia="Times New Roman" w:hAnsi="Times New Roman" w:cs="David"/>
          <w:b/>
          <w:bCs/>
          <w:sz w:val="24"/>
          <w:szCs w:val="24"/>
          <w:rtl/>
          <w:lang w:eastAsia="he-IL"/>
        </w:rPr>
        <w:t xml:space="preserve"> </w:t>
      </w:r>
    </w:p>
    <w:p w14:paraId="2E11C394"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88D982"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hint="cs"/>
          <w:b/>
          <w:bCs/>
          <w:sz w:val="24"/>
          <w:szCs w:val="24"/>
          <w:rtl/>
          <w:lang w:eastAsia="he-IL"/>
        </w:rPr>
        <w:t>החברה</w:t>
      </w:r>
      <w:r w:rsidRPr="00B66D2C">
        <w:rPr>
          <w:rFonts w:ascii="Times New Roman" w:eastAsia="Times New Roman" w:hAnsi="Times New Roman" w:cs="David"/>
          <w:b/>
          <w:bCs/>
          <w:sz w:val="24"/>
          <w:szCs w:val="24"/>
          <w:rtl/>
          <w:lang w:eastAsia="he-IL"/>
        </w:rPr>
        <w:t>"</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לצורך</w:t>
      </w:r>
      <w:r w:rsidRPr="00B66D2C">
        <w:rPr>
          <w:rFonts w:ascii="Times New Roman" w:eastAsia="Times New Roman" w:hAnsi="Times New Roman" w:cs="David"/>
          <w:sz w:val="24"/>
          <w:szCs w:val="24"/>
          <w:rtl/>
          <w:lang w:eastAsia="he-IL"/>
        </w:rPr>
        <w:t xml:space="preserve"> הביטוחים הנ"</w:t>
      </w:r>
      <w:r w:rsidRPr="00B66D2C">
        <w:rPr>
          <w:rFonts w:ascii="Times New Roman" w:eastAsia="Times New Roman" w:hAnsi="Times New Roman" w:cs="David" w:hint="eastAsia"/>
          <w:sz w:val="24"/>
          <w:szCs w:val="24"/>
          <w:rtl/>
          <w:lang w:eastAsia="he-IL"/>
        </w:rPr>
        <w:t>ל</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ו</w:t>
      </w:r>
      <w:r w:rsidRPr="00B66D2C">
        <w:rPr>
          <w:rFonts w:ascii="Times New Roman" w:eastAsia="Times New Roman" w:hAnsi="Times New Roman" w:cs="David"/>
          <w:sz w:val="24"/>
          <w:szCs w:val="24"/>
          <w:rtl/>
          <w:lang w:eastAsia="he-IL"/>
        </w:rPr>
        <w:t>/או אישור זה הינ</w:t>
      </w:r>
      <w:r w:rsidRPr="00B66D2C">
        <w:rPr>
          <w:rFonts w:ascii="Times New Roman" w:eastAsia="Times New Roman" w:hAnsi="Times New Roman" w:cs="David" w:hint="cs"/>
          <w:sz w:val="24"/>
          <w:szCs w:val="24"/>
          <w:rtl/>
          <w:lang w:eastAsia="he-IL"/>
        </w:rPr>
        <w:t>ה</w:t>
      </w:r>
      <w:r w:rsidRPr="00B66D2C">
        <w:rPr>
          <w:rFonts w:ascii="Times New Roman" w:eastAsia="Times New Roman" w:hAnsi="Times New Roman" w:cs="David"/>
          <w:sz w:val="24"/>
          <w:szCs w:val="24"/>
          <w:rtl/>
          <w:lang w:eastAsia="he-IL"/>
        </w:rPr>
        <w:t xml:space="preserve"> לרבות חברת אם ו/או חברות בנות ו/או חברות שלובות</w:t>
      </w:r>
      <w:r w:rsidRPr="00B66D2C">
        <w:rPr>
          <w:rFonts w:ascii="Times New Roman" w:eastAsia="Times New Roman" w:hAnsi="Times New Roman" w:cs="David" w:hint="cs"/>
          <w:sz w:val="24"/>
          <w:szCs w:val="24"/>
          <w:rtl/>
          <w:lang w:eastAsia="he-IL"/>
        </w:rPr>
        <w:t xml:space="preserve"> ו/או עובדיהן ו/או מנהליהן</w:t>
      </w:r>
      <w:r w:rsidRPr="00B66D2C">
        <w:rPr>
          <w:rFonts w:ascii="Times New Roman" w:eastAsia="Times New Roman" w:hAnsi="Times New Roman" w:cs="David"/>
          <w:sz w:val="24"/>
          <w:szCs w:val="24"/>
          <w:rtl/>
          <w:lang w:eastAsia="he-IL"/>
        </w:rPr>
        <w:t>.</w:t>
      </w:r>
    </w:p>
    <w:p w14:paraId="6F0D3AC6" w14:textId="77777777" w:rsidR="00B66D2C" w:rsidRPr="00B66D2C" w:rsidRDefault="00B66D2C" w:rsidP="00B66D2C">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6994A328"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06441EA9" w14:textId="77777777" w:rsidR="00B66D2C" w:rsidRPr="00B66D2C" w:rsidRDefault="00B66D2C" w:rsidP="00B66D2C">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E58E6CC"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הננו</w:t>
      </w:r>
      <w:r w:rsidRPr="00B66D2C">
        <w:rPr>
          <w:rFonts w:ascii="Times New Roman" w:eastAsia="Times New Roman" w:hAnsi="Times New Roman" w:cs="David"/>
          <w:sz w:val="24"/>
          <w:szCs w:val="24"/>
          <w:rtl/>
          <w:lang w:eastAsia="he-IL"/>
        </w:rPr>
        <w:t xml:space="preserve"> מאשרים כי ידוע לנו שהאחריות </w:t>
      </w:r>
      <w:r w:rsidRPr="00B66D2C">
        <w:rPr>
          <w:rFonts w:ascii="Times New Roman" w:eastAsia="Times New Roman" w:hAnsi="Times New Roman" w:cs="David" w:hint="eastAsia"/>
          <w:sz w:val="24"/>
          <w:szCs w:val="24"/>
          <w:rtl/>
          <w:lang w:eastAsia="he-IL"/>
        </w:rPr>
        <w:t>לתשלום</w:t>
      </w:r>
      <w:r w:rsidRPr="00B66D2C">
        <w:rPr>
          <w:rFonts w:ascii="Times New Roman" w:eastAsia="Times New Roman" w:hAnsi="Times New Roman" w:cs="David"/>
          <w:sz w:val="24"/>
          <w:szCs w:val="24"/>
          <w:rtl/>
          <w:lang w:eastAsia="he-IL"/>
        </w:rPr>
        <w:t xml:space="preserve"> פרמיות הביטוח והשתתפות עצמית חלה על היועץ בלבד</w:t>
      </w:r>
      <w:r w:rsidRPr="00B66D2C">
        <w:rPr>
          <w:rFonts w:ascii="Times New Roman" w:eastAsia="Times New Roman" w:hAnsi="Times New Roman" w:cs="David" w:hint="cs"/>
          <w:sz w:val="24"/>
          <w:szCs w:val="24"/>
          <w:rtl/>
          <w:lang w:eastAsia="he-IL"/>
        </w:rPr>
        <w:t>, ובשום מקרה לא על החברה</w:t>
      </w:r>
      <w:r w:rsidRPr="00B66D2C">
        <w:rPr>
          <w:rFonts w:ascii="Times New Roman" w:eastAsia="Times New Roman" w:hAnsi="Times New Roman" w:cs="David"/>
          <w:sz w:val="24"/>
          <w:szCs w:val="24"/>
          <w:rtl/>
          <w:lang w:eastAsia="he-IL"/>
        </w:rPr>
        <w:t>.</w:t>
      </w:r>
    </w:p>
    <w:p w14:paraId="339B232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A0A9E5"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hint="eastAsia"/>
          <w:sz w:val="24"/>
          <w:szCs w:val="24"/>
          <w:rtl/>
          <w:lang w:eastAsia="he-IL"/>
        </w:rPr>
        <w:lastRenderedPageBreak/>
        <w:t>הננו</w:t>
      </w:r>
      <w:r w:rsidRPr="00B66D2C">
        <w:rPr>
          <w:rFonts w:ascii="Times New Roman" w:eastAsia="Times New Roman" w:hAnsi="Times New Roman" w:cs="David"/>
          <w:sz w:val="24"/>
          <w:szCs w:val="24"/>
          <w:rtl/>
          <w:lang w:eastAsia="he-IL"/>
        </w:rPr>
        <w:t xml:space="preserve"> מאשרים כי כל הביטוחים הנ"</w:t>
      </w:r>
      <w:r w:rsidRPr="00B66D2C">
        <w:rPr>
          <w:rFonts w:ascii="Times New Roman" w:eastAsia="Times New Roman" w:hAnsi="Times New Roman" w:cs="David" w:hint="eastAsia"/>
          <w:sz w:val="24"/>
          <w:szCs w:val="24"/>
          <w:rtl/>
          <w:lang w:eastAsia="he-IL"/>
        </w:rPr>
        <w:t>ל</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הינם</w:t>
      </w:r>
      <w:r w:rsidRPr="00B66D2C">
        <w:rPr>
          <w:rFonts w:ascii="Times New Roman" w:eastAsia="Times New Roman" w:hAnsi="Times New Roman" w:cs="David"/>
          <w:sz w:val="24"/>
          <w:szCs w:val="24"/>
          <w:rtl/>
          <w:lang w:eastAsia="he-IL"/>
        </w:rPr>
        <w:t xml:space="preserve"> ראשוניים וקודמים לכל ביטוח הנערך על ידי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sz w:val="24"/>
          <w:szCs w:val="24"/>
          <w:rtl/>
          <w:lang w:eastAsia="he-IL"/>
        </w:rPr>
        <w:t xml:space="preserve"> ו/או לטובתה, ואנו מוותרים על </w:t>
      </w:r>
      <w:r w:rsidRPr="00B66D2C">
        <w:rPr>
          <w:rFonts w:ascii="Times New Roman" w:eastAsia="Times New Roman" w:hAnsi="Times New Roman" w:cs="David" w:hint="eastAsia"/>
          <w:sz w:val="24"/>
          <w:szCs w:val="24"/>
          <w:rtl/>
          <w:lang w:eastAsia="he-IL"/>
        </w:rPr>
        <w:t>כל</w:t>
      </w:r>
      <w:r w:rsidRPr="00B66D2C">
        <w:rPr>
          <w:rFonts w:ascii="Times New Roman" w:eastAsia="Times New Roman" w:hAnsi="Times New Roman" w:cs="David"/>
          <w:sz w:val="24"/>
          <w:szCs w:val="24"/>
          <w:rtl/>
          <w:lang w:eastAsia="he-IL"/>
        </w:rPr>
        <w:t xml:space="preserve"> טענה ו/או דרישה ו/או תביעה בדבר שיתוף ביטוחי </w:t>
      </w:r>
      <w:r w:rsidRPr="00B66D2C">
        <w:rPr>
          <w:rFonts w:ascii="Times New Roman" w:eastAsia="Times New Roman" w:hAnsi="Times New Roman" w:cs="David" w:hint="cs"/>
          <w:sz w:val="24"/>
          <w:szCs w:val="24"/>
          <w:rtl/>
          <w:lang w:eastAsia="he-IL"/>
        </w:rPr>
        <w:t>החברה</w:t>
      </w:r>
      <w:r w:rsidRPr="00B66D2C">
        <w:rPr>
          <w:rFonts w:ascii="Times New Roman" w:eastAsia="Times New Roman" w:hAnsi="Times New Roman" w:cs="David"/>
          <w:sz w:val="24"/>
          <w:szCs w:val="24"/>
          <w:rtl/>
          <w:lang w:eastAsia="he-IL"/>
        </w:rPr>
        <w:t>.</w:t>
      </w:r>
    </w:p>
    <w:p w14:paraId="6BA29366" w14:textId="77777777" w:rsidR="00B66D2C" w:rsidRPr="00B66D2C" w:rsidRDefault="00B66D2C" w:rsidP="00B66D2C">
      <w:pPr>
        <w:spacing w:before="0" w:beforeAutospacing="0" w:after="0" w:afterAutospacing="0" w:line="360" w:lineRule="auto"/>
        <w:ind w:left="720"/>
        <w:rPr>
          <w:rFonts w:ascii="Times New Roman" w:eastAsia="Times New Roman" w:hAnsi="Times New Roman" w:cs="David"/>
          <w:sz w:val="24"/>
          <w:szCs w:val="24"/>
          <w:rtl/>
        </w:rPr>
      </w:pPr>
    </w:p>
    <w:p w14:paraId="56FDAEC2"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D26284F"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E544C1" w14:textId="77777777" w:rsidR="00B66D2C" w:rsidRPr="00B66D2C" w:rsidRDefault="00B66D2C" w:rsidP="00B66D2C">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sz w:val="24"/>
          <w:szCs w:val="24"/>
          <w:rtl/>
          <w:lang w:eastAsia="he-IL"/>
        </w:rPr>
        <w:t>הננו</w:t>
      </w:r>
      <w:r w:rsidRPr="00B66D2C">
        <w:rPr>
          <w:rFonts w:ascii="Times New Roman" w:eastAsia="Times New Roman" w:hAnsi="Times New Roman" w:cs="David"/>
          <w:sz w:val="24"/>
          <w:szCs w:val="24"/>
          <w:rtl/>
          <w:lang w:eastAsia="he-IL"/>
        </w:rPr>
        <w:t xml:space="preserve"> מתחייבים כי הביטוחים הנ"</w:t>
      </w:r>
      <w:r w:rsidRPr="00B66D2C">
        <w:rPr>
          <w:rFonts w:ascii="Times New Roman" w:eastAsia="Times New Roman" w:hAnsi="Times New Roman" w:cs="David" w:hint="eastAsia"/>
          <w:sz w:val="24"/>
          <w:szCs w:val="24"/>
          <w:rtl/>
          <w:lang w:eastAsia="he-IL"/>
        </w:rPr>
        <w:t>ל</w:t>
      </w:r>
      <w:r w:rsidRPr="00B66D2C">
        <w:rPr>
          <w:rFonts w:ascii="Times New Roman" w:eastAsia="Times New Roman" w:hAnsi="Times New Roman" w:cs="David"/>
          <w:sz w:val="24"/>
          <w:szCs w:val="24"/>
          <w:rtl/>
          <w:lang w:eastAsia="he-IL"/>
        </w:rPr>
        <w:t xml:space="preserve"> </w:t>
      </w:r>
      <w:r w:rsidRPr="00B66D2C">
        <w:rPr>
          <w:rFonts w:ascii="Times New Roman" w:eastAsia="Times New Roman" w:hAnsi="Times New Roman" w:cs="David" w:hint="eastAsia"/>
          <w:sz w:val="24"/>
          <w:szCs w:val="24"/>
          <w:rtl/>
          <w:lang w:eastAsia="he-IL"/>
        </w:rPr>
        <w:t>לא</w:t>
      </w:r>
      <w:r w:rsidRPr="00B66D2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66D2C">
        <w:rPr>
          <w:rFonts w:ascii="Times New Roman" w:eastAsia="Times New Roman" w:hAnsi="Times New Roman" w:cs="David" w:hint="cs"/>
          <w:sz w:val="24"/>
          <w:szCs w:val="24"/>
          <w:rtl/>
          <w:lang w:eastAsia="he-IL"/>
        </w:rPr>
        <w:t>לחברה</w:t>
      </w:r>
      <w:r w:rsidRPr="00B66D2C">
        <w:rPr>
          <w:rFonts w:ascii="Times New Roman" w:eastAsia="Times New Roman" w:hAnsi="Times New Roman" w:cs="David"/>
          <w:sz w:val="24"/>
          <w:szCs w:val="24"/>
          <w:rtl/>
          <w:lang w:eastAsia="he-IL"/>
        </w:rPr>
        <w:t xml:space="preserve">, בכתב, </w:t>
      </w:r>
      <w:r w:rsidRPr="00B66D2C">
        <w:rPr>
          <w:rFonts w:ascii="Times New Roman" w:eastAsia="Times New Roman" w:hAnsi="Times New Roman" w:cs="David" w:hint="eastAsia"/>
          <w:sz w:val="24"/>
          <w:szCs w:val="24"/>
          <w:rtl/>
          <w:lang w:eastAsia="he-IL"/>
        </w:rPr>
        <w:t>בדואר</w:t>
      </w:r>
      <w:r w:rsidRPr="00B66D2C">
        <w:rPr>
          <w:rFonts w:ascii="Times New Roman" w:eastAsia="Times New Roman" w:hAnsi="Times New Roman" w:cs="David"/>
          <w:sz w:val="24"/>
          <w:szCs w:val="24"/>
          <w:rtl/>
          <w:lang w:eastAsia="he-IL"/>
        </w:rPr>
        <w:t xml:space="preserve"> רשום.</w:t>
      </w:r>
    </w:p>
    <w:p w14:paraId="458B62B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573F68"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28375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hint="eastAsia"/>
          <w:bCs/>
          <w:sz w:val="24"/>
          <w:szCs w:val="24"/>
          <w:rtl/>
          <w:lang w:eastAsia="he-IL"/>
        </w:rPr>
        <w:t>אישורנו</w:t>
      </w:r>
      <w:r w:rsidRPr="00B66D2C">
        <w:rPr>
          <w:rFonts w:ascii="Times New Roman" w:eastAsia="Times New Roman" w:hAnsi="Times New Roman" w:cs="David"/>
          <w:bCs/>
          <w:sz w:val="24"/>
          <w:szCs w:val="24"/>
          <w:rtl/>
          <w:lang w:eastAsia="he-IL"/>
        </w:rPr>
        <w:t xml:space="preserve"> זה הינו בכפוף לתנאי </w:t>
      </w:r>
      <w:r w:rsidRPr="00B66D2C">
        <w:rPr>
          <w:rFonts w:ascii="Times New Roman" w:eastAsia="Times New Roman" w:hAnsi="Times New Roman" w:cs="David" w:hint="eastAsia"/>
          <w:bCs/>
          <w:sz w:val="24"/>
          <w:szCs w:val="24"/>
          <w:rtl/>
          <w:lang w:eastAsia="he-IL"/>
        </w:rPr>
        <w:t>פוליסות</w:t>
      </w:r>
      <w:r w:rsidRPr="00B66D2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1EE01E83"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FF3E84"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0E06E6"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2B8132"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081442"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FE118D"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F42571"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4D2403"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6B5743"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FF8CD1"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CA01D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B5A61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B1AC67"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lang w:eastAsia="he-IL"/>
        </w:rPr>
      </w:pPr>
    </w:p>
    <w:p w14:paraId="562FC26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lang w:eastAsia="he-IL"/>
        </w:rPr>
      </w:pPr>
      <w:r w:rsidRPr="00B66D2C">
        <w:rPr>
          <w:rFonts w:ascii="Times New Roman" w:eastAsia="Times New Roman" w:hAnsi="Times New Roman" w:cs="David"/>
          <w:sz w:val="24"/>
          <w:szCs w:val="24"/>
          <w:rtl/>
          <w:lang w:eastAsia="he-IL"/>
        </w:rPr>
        <w:t>______________</w:t>
      </w:r>
      <w:r w:rsidRPr="00B66D2C">
        <w:rPr>
          <w:rFonts w:ascii="Times New Roman" w:eastAsia="Times New Roman" w:hAnsi="Times New Roman" w:cs="David"/>
          <w:sz w:val="24"/>
          <w:szCs w:val="24"/>
          <w:rtl/>
          <w:lang w:eastAsia="he-IL"/>
        </w:rPr>
        <w:tab/>
        <w:t>______________</w:t>
      </w:r>
      <w:r w:rsidRPr="00B66D2C">
        <w:rPr>
          <w:rFonts w:ascii="Times New Roman" w:eastAsia="Times New Roman" w:hAnsi="Times New Roman" w:cs="David"/>
          <w:sz w:val="24"/>
          <w:szCs w:val="24"/>
          <w:rtl/>
          <w:lang w:eastAsia="he-IL"/>
        </w:rPr>
        <w:tab/>
        <w:t>______________</w:t>
      </w:r>
      <w:r w:rsidRPr="00B66D2C">
        <w:rPr>
          <w:rFonts w:ascii="Times New Roman" w:eastAsia="Times New Roman" w:hAnsi="Times New Roman" w:cs="David"/>
          <w:sz w:val="24"/>
          <w:szCs w:val="24"/>
          <w:rtl/>
          <w:lang w:eastAsia="he-IL"/>
        </w:rPr>
        <w:tab/>
        <w:t>______________</w:t>
      </w:r>
    </w:p>
    <w:p w14:paraId="01420B91"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rtl/>
          <w:lang w:eastAsia="he-IL"/>
        </w:rPr>
      </w:pPr>
      <w:r w:rsidRPr="00B66D2C">
        <w:rPr>
          <w:rFonts w:ascii="Times New Roman" w:eastAsia="Times New Roman" w:hAnsi="Times New Roman" w:cs="David"/>
          <w:sz w:val="24"/>
          <w:szCs w:val="24"/>
          <w:rtl/>
          <w:lang w:eastAsia="he-IL"/>
        </w:rPr>
        <w:t xml:space="preserve">(חותמת </w:t>
      </w:r>
      <w:r w:rsidRPr="00B66D2C">
        <w:rPr>
          <w:rFonts w:ascii="Times New Roman" w:eastAsia="Times New Roman" w:hAnsi="Times New Roman" w:cs="David" w:hint="eastAsia"/>
          <w:sz w:val="24"/>
          <w:szCs w:val="24"/>
          <w:rtl/>
          <w:lang w:eastAsia="he-IL"/>
        </w:rPr>
        <w:t>המבטח</w:t>
      </w:r>
      <w:r w:rsidRPr="00B66D2C">
        <w:rPr>
          <w:rFonts w:ascii="Times New Roman" w:eastAsia="Times New Roman" w:hAnsi="Times New Roman" w:cs="David"/>
          <w:sz w:val="24"/>
          <w:szCs w:val="24"/>
          <w:rtl/>
          <w:lang w:eastAsia="he-IL"/>
        </w:rPr>
        <w:t>)</w:t>
      </w:r>
      <w:r w:rsidRPr="00B66D2C">
        <w:rPr>
          <w:rFonts w:ascii="Times New Roman" w:eastAsia="Times New Roman" w:hAnsi="Times New Roman" w:cs="David"/>
          <w:sz w:val="24"/>
          <w:szCs w:val="24"/>
          <w:rtl/>
          <w:lang w:eastAsia="he-IL"/>
        </w:rPr>
        <w:tab/>
        <w:t>(חתימת המבטח)</w:t>
      </w:r>
      <w:r w:rsidRPr="00B66D2C">
        <w:rPr>
          <w:rFonts w:ascii="Times New Roman" w:eastAsia="Times New Roman" w:hAnsi="Times New Roman" w:cs="David"/>
          <w:sz w:val="24"/>
          <w:szCs w:val="24"/>
          <w:rtl/>
          <w:lang w:eastAsia="he-IL"/>
        </w:rPr>
        <w:tab/>
        <w:t>(שם החותם)</w:t>
      </w:r>
      <w:r w:rsidRPr="00B66D2C">
        <w:rPr>
          <w:rFonts w:ascii="Times New Roman" w:eastAsia="Times New Roman" w:hAnsi="Times New Roman" w:cs="David"/>
          <w:sz w:val="24"/>
          <w:szCs w:val="24"/>
          <w:rtl/>
          <w:lang w:eastAsia="he-IL"/>
        </w:rPr>
        <w:tab/>
      </w:r>
      <w:r w:rsidRPr="00B66D2C">
        <w:rPr>
          <w:rFonts w:ascii="Times New Roman" w:eastAsia="Times New Roman" w:hAnsi="Times New Roman" w:cs="David"/>
          <w:sz w:val="24"/>
          <w:szCs w:val="24"/>
          <w:rtl/>
          <w:lang w:eastAsia="he-IL"/>
        </w:rPr>
        <w:tab/>
        <w:t xml:space="preserve">(תפקיד החותם) </w:t>
      </w:r>
    </w:p>
    <w:p w14:paraId="5DC26FD9" w14:textId="77777777" w:rsidR="00B66D2C" w:rsidRPr="00B66D2C" w:rsidRDefault="00B66D2C" w:rsidP="00B66D2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749BE3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311FB0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3D7E8E0"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0DAF18"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02FDC4"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CE1E12"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647886"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707A4F"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נספח ח'</w:t>
      </w:r>
    </w:p>
    <w:p w14:paraId="0B10E31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1E3F02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407FB326"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7E08832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279B9063"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FEE22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6E3606B8"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29ACAEEA"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60BF1A67"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1E64C1A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1A64F9A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ECA766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282D152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903FF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תאור חדר משאבות, צובר גז, צ.מ.ג, חדר אשפה.</w:t>
      </w:r>
    </w:p>
    <w:p w14:paraId="0CF2002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FCBED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0D31524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2E85C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6BCDD84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2F04C6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67B0EA01"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090E2499"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smartTag w:uri="urn:schemas-microsoft-com:office:smarttags" w:element="PersonName">
        <w:r w:rsidRPr="00D5041C">
          <w:rPr>
            <w:rFonts w:ascii="Times New Roman" w:eastAsia="Times New Roman" w:hAnsi="Times New Roman" w:cs="David"/>
            <w:sz w:val="20"/>
            <w:szCs w:val="24"/>
            <w:rtl/>
            <w:lang w:eastAsia="he-IL"/>
          </w:rPr>
          <w:t>מיכל</w:t>
        </w:r>
      </w:smartTag>
      <w:r w:rsidRPr="00D5041C">
        <w:rPr>
          <w:rFonts w:ascii="Times New Roman" w:eastAsia="Times New Roman" w:hAnsi="Times New Roman" w:cs="David"/>
          <w:sz w:val="20"/>
          <w:szCs w:val="24"/>
          <w:rtl/>
          <w:lang w:eastAsia="he-IL"/>
        </w:rPr>
        <w:t>י מים משאבות וכו'.</w:t>
      </w:r>
    </w:p>
    <w:p w14:paraId="7E9EBB3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A80878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1FDBB3B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892D8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0BA4253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334063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6DDF736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5A0C55"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0997E66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6FE3BA"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1680214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8957F1"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איזומטריות של מערכות המים, שופכין ודלוחין, גז, מערכת סולרית.</w:t>
      </w:r>
    </w:p>
    <w:p w14:paraId="4BFF866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D3ECB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712C22E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543171C"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39DA734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C861A8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0FB57B4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047F7E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23FE95A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8C0636F"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07B3A0E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12F551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5FE12C0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62D0FF"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55F8B94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1E8AF2F"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1695887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1A1611A"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2716DF70" w14:textId="77777777" w:rsidR="00D5041C" w:rsidRPr="00D5041C" w:rsidRDefault="00D5041C" w:rsidP="00D5041C">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33869FFC" w14:textId="77777777" w:rsidR="00D5041C" w:rsidRPr="00D5041C" w:rsidRDefault="00D5041C" w:rsidP="00D5041C">
      <w:pPr>
        <w:widowControl w:val="0"/>
        <w:spacing w:before="0" w:beforeAutospacing="0" w:after="0" w:afterAutospacing="0" w:line="360" w:lineRule="auto"/>
        <w:ind w:right="720" w:hanging="720"/>
        <w:jc w:val="both"/>
        <w:rPr>
          <w:rFonts w:ascii="Times New Roman" w:eastAsia="Times New Roman" w:hAnsi="Times New Roman" w:cs="David"/>
          <w:sz w:val="20"/>
          <w:szCs w:val="24"/>
          <w:rtl/>
          <w:lang w:eastAsia="he-IL"/>
        </w:rPr>
      </w:pPr>
    </w:p>
    <w:p w14:paraId="4EB452C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D8CF1B"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768E3E7C"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4A0008AB"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7E59581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947D1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F907B9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34E2BA6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915099B"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371E6E81"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תכניות לבצוע בשלבים-כנ"ל.</w:t>
      </w:r>
    </w:p>
    <w:p w14:paraId="2582139F"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חתכים לאורך.</w:t>
      </w:r>
    </w:p>
    <w:p w14:paraId="0A377C8D"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תכניות תאים – התאים, המגופים והאביזרים.</w:t>
      </w:r>
    </w:p>
    <w:p w14:paraId="0DB1F322"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מערכות הגברת לחץ/מערכות שאיבה.</w:t>
      </w:r>
    </w:p>
    <w:p w14:paraId="7EC924E2"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6.</w:t>
      </w:r>
      <w:r w:rsidRPr="00D5041C">
        <w:rPr>
          <w:rFonts w:ascii="Times New Roman" w:eastAsia="Times New Roman" w:hAnsi="Times New Roman" w:cs="David"/>
          <w:sz w:val="20"/>
          <w:szCs w:val="24"/>
          <w:rtl/>
          <w:lang w:eastAsia="he-IL"/>
        </w:rPr>
        <w:tab/>
        <w:t>פרטים שונים.</w:t>
      </w:r>
    </w:p>
    <w:p w14:paraId="0598E186"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5510890D" w14:textId="77777777" w:rsidR="00D5041C" w:rsidRPr="00D5041C" w:rsidRDefault="00D5041C"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76669A7A"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59412398"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32FF6000"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 xml:space="preserve">כל שאר תכניות הביצוע המתחייבות מכל תקן ודין לרבות אך לא רק מחלקיו השונים של ת"י </w:t>
      </w:r>
      <w:r w:rsidRPr="00D5041C">
        <w:rPr>
          <w:rFonts w:ascii="Times New Roman" w:eastAsia="Times New Roman" w:hAnsi="Times New Roman" w:cs="David"/>
          <w:sz w:val="20"/>
          <w:szCs w:val="24"/>
          <w:rtl/>
          <w:lang w:eastAsia="he-IL"/>
        </w:rPr>
        <w:tab/>
        <w:t>1547 - "תכניות ביצוע לבניינים ולעבודות פיתוח סביבתי".</w:t>
      </w:r>
    </w:p>
    <w:p w14:paraId="0A12BB6B"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0BAC9C11"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77EBE16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2F32690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3BF5330D" w14:textId="77777777" w:rsidR="00D5041C" w:rsidRPr="00D5041C" w:rsidRDefault="00D5041C" w:rsidP="00D504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D5041C">
        <w:rPr>
          <w:rFonts w:ascii="Times New Roman" w:eastAsia="Times New Roman" w:hAnsi="Times New Roman" w:cs="David" w:hint="cs"/>
          <w:b/>
          <w:bCs/>
          <w:sz w:val="20"/>
          <w:szCs w:val="24"/>
          <w:u w:val="single"/>
          <w:rtl/>
          <w:lang w:eastAsia="he-IL"/>
        </w:rPr>
        <w:t>נספח "ט"</w:t>
      </w:r>
    </w:p>
    <w:p w14:paraId="48B441F4"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6530B60"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D5041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AE844A1"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9DBDC3"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85C39F"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AE862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לכבוד :</w:t>
      </w:r>
    </w:p>
    <w:p w14:paraId="655E36E6" w14:textId="0EBD2CB2" w:rsidR="00D5041C" w:rsidRPr="00D5041C" w:rsidRDefault="001B24C5" w:rsidP="00D504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צד א"/>
          <w:tag w:val="cmtTzadAName"/>
          <w:id w:val="-1645963691"/>
          <w:placeholder>
            <w:docPart w:val="48CB63637D1E4917B9E5D247640D0C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ins w:id="78" w:author="Avi Cohen" w:date="2019-10-31T15:52:00Z">
            <w:r w:rsidRPr="007C17E5">
              <w:rPr>
                <w:rStyle w:val="a7"/>
                <w:rtl/>
              </w:rPr>
              <w:t>[שם צד א]</w:t>
            </w:r>
          </w:ins>
        </w:sdtContent>
      </w:sdt>
      <w:r w:rsidR="00D5041C" w:rsidRPr="00D5041C">
        <w:rPr>
          <w:rFonts w:ascii="Times New Roman" w:eastAsia="Times New Roman" w:hAnsi="Times New Roman" w:cs="David" w:hint="cs"/>
          <w:color w:val="008000"/>
          <w:sz w:val="24"/>
          <w:szCs w:val="24"/>
          <w:rtl/>
          <w:lang w:eastAsia="he-IL"/>
        </w:rPr>
        <w:br/>
      </w:r>
      <w:r w:rsidR="00D5041C" w:rsidRPr="00D5041C">
        <w:rPr>
          <w:rFonts w:ascii="Times New Roman" w:eastAsia="Times New Roman" w:hAnsi="Times New Roman" w:cs="David" w:hint="cs"/>
          <w:sz w:val="24"/>
          <w:szCs w:val="24"/>
          <w:rtl/>
          <w:lang w:eastAsia="he-IL"/>
        </w:rPr>
        <w:t>(</w:t>
      </w:r>
      <w:r w:rsidR="00D5041C" w:rsidRPr="00D5041C">
        <w:rPr>
          <w:rFonts w:ascii="Times New Roman" w:eastAsia="Times New Roman" w:hAnsi="Times New Roman" w:cs="David" w:hint="cs"/>
          <w:sz w:val="24"/>
          <w:szCs w:val="24"/>
          <w:u w:val="single"/>
          <w:rtl/>
          <w:lang w:eastAsia="he-IL"/>
        </w:rPr>
        <w:t>המזמין</w:t>
      </w:r>
      <w:r w:rsidR="00D5041C" w:rsidRPr="00D5041C">
        <w:rPr>
          <w:rFonts w:ascii="Times New Roman" w:eastAsia="Times New Roman" w:hAnsi="Times New Roman" w:cs="David" w:hint="cs"/>
          <w:sz w:val="24"/>
          <w:szCs w:val="24"/>
          <w:rtl/>
          <w:lang w:eastAsia="he-IL"/>
        </w:rPr>
        <w:t>)</w:t>
      </w:r>
    </w:p>
    <w:p w14:paraId="6A6D0B9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6196B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E09B1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A99CE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AF495C5" w14:textId="29F154B7" w:rsidR="00D5041C" w:rsidRPr="00D5041C" w:rsidRDefault="00D5041C" w:rsidP="00D504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D5041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000629978"/>
          <w:placeholder>
            <w:docPart w:val="10C76A9A670141319BCE4794A7A1E9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9" w:author="Avi Cohen" w:date="2019-05-02T14:23:00Z">
            <w:r w:rsidR="008F4E16">
              <w:rPr>
                <w:rFonts w:ascii="Times New Roman" w:eastAsia="Times New Roman" w:hAnsi="Times New Roman" w:cs="David" w:hint="cs"/>
                <w:color w:val="008000"/>
                <w:sz w:val="24"/>
                <w:szCs w:val="24"/>
                <w:rtl/>
                <w:lang w:eastAsia="he-IL"/>
              </w:rPr>
              <w:t xml:space="preserve">ש.גלבוע מהנדסים יועצים </w:t>
            </w:r>
          </w:ins>
        </w:sdtContent>
      </w:sdt>
      <w:r w:rsidRPr="00D5041C">
        <w:rPr>
          <w:rFonts w:ascii="Times New Roman" w:eastAsia="Times New Roman" w:hAnsi="Times New Roman" w:cs="David" w:hint="cs"/>
          <w:bCs/>
          <w:color w:val="008000"/>
          <w:sz w:val="24"/>
          <w:szCs w:val="24"/>
          <w:rtl/>
          <w:lang w:eastAsia="he-IL"/>
        </w:rPr>
        <w:t xml:space="preserve"> </w:t>
      </w:r>
      <w:r w:rsidRPr="00D5041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1280718003"/>
          <w:placeholder>
            <w:docPart w:val="C8B6852837BD403C8DE3B5AA13102C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0" w:author="Avi Cohen" w:date="2019-03-31T16:25:00Z">
            <w:r w:rsidR="00870951">
              <w:rPr>
                <w:rFonts w:ascii="Times New Roman" w:eastAsia="Times New Roman" w:hAnsi="Times New Roman" w:cs="David" w:hint="cs"/>
                <w:color w:val="008000"/>
                <w:sz w:val="24"/>
                <w:szCs w:val="24"/>
                <w:rtl/>
                <w:lang w:eastAsia="he-IL"/>
              </w:rPr>
              <w:t xml:space="preserve">אנדריוס </w:t>
            </w:r>
          </w:ins>
        </w:sdtContent>
      </w:sdt>
      <w:r w:rsidRPr="00D5041C">
        <w:rPr>
          <w:rFonts w:ascii="Times New Roman" w:eastAsia="Times New Roman" w:hAnsi="Times New Roman" w:cs="David" w:hint="cs"/>
          <w:sz w:val="24"/>
          <w:szCs w:val="24"/>
          <w:rtl/>
          <w:lang w:eastAsia="he-IL"/>
        </w:rPr>
        <w:t>בקשר עם</w:t>
      </w:r>
      <w:r w:rsidRPr="00D5041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613787473"/>
          <w:placeholder>
            <w:docPart w:val="07D31687E74A4EE89AFD7FA176E85D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81" w:author="Avi Cohen" w:date="2019-03-31T16:25:00Z">
            <w:r w:rsidR="00870951">
              <w:rPr>
                <w:rFonts w:ascii="Times New Roman" w:eastAsia="Times New Roman" w:hAnsi="Times New Roman" w:cs="David" w:hint="cs"/>
                <w:color w:val="008000"/>
                <w:sz w:val="24"/>
                <w:szCs w:val="24"/>
                <w:rtl/>
              </w:rPr>
              <w:t xml:space="preserve">תכנון ויעוץ אינסטלציה וספרנקלריים בפרויקט </w:t>
            </w:r>
          </w:ins>
        </w:sdtContent>
      </w:sdt>
      <w:r w:rsidRPr="00D5041C">
        <w:rPr>
          <w:rFonts w:ascii="Times New Roman" w:eastAsia="Times New Roman" w:hAnsi="Times New Roman" w:cs="David" w:hint="cs"/>
          <w:color w:val="008000"/>
          <w:sz w:val="24"/>
          <w:szCs w:val="24"/>
          <w:rtl/>
          <w:lang w:eastAsia="he-IL"/>
        </w:rPr>
        <w:t xml:space="preserve"> </w:t>
      </w:r>
      <w:r w:rsidRPr="00D5041C">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w:t>
      </w:r>
      <w:r w:rsidRPr="00D5041C">
        <w:rPr>
          <w:rFonts w:ascii="Times New Roman" w:eastAsia="Times New Roman" w:hAnsi="Times New Roman" w:cs="David" w:hint="cs"/>
          <w:sz w:val="20"/>
          <w:szCs w:val="24"/>
          <w:rtl/>
          <w:lang w:eastAsia="he-IL"/>
        </w:rPr>
        <w:t xml:space="preserve"> לתקנים מחייבים ולשביעות רצוני.</w:t>
      </w:r>
    </w:p>
    <w:p w14:paraId="042270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380363"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E6CE25"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7F51D5"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7343E7"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00C17F" w14:textId="77777777" w:rsidR="00D5041C" w:rsidRPr="00D5041C" w:rsidRDefault="00D5041C" w:rsidP="00D504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1257644109"/>
        <w:placeholder>
          <w:docPart w:val="1325E50E5398488E94BD77A99CAC14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580BF10A" w14:textId="309C6BEE" w:rsidR="00D5041C" w:rsidRPr="00D5041C" w:rsidRDefault="008F4E16" w:rsidP="00D5041C">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ins w:id="82" w:author="Avi Cohen" w:date="2019-05-02T14:23:00Z">
            <w:r>
              <w:rPr>
                <w:rFonts w:ascii="Times New Roman" w:eastAsia="Times New Roman" w:hAnsi="Times New Roman" w:cs="David" w:hint="cs"/>
                <w:color w:val="008000"/>
                <w:sz w:val="24"/>
                <w:szCs w:val="24"/>
                <w:rtl/>
                <w:lang w:eastAsia="he-IL"/>
              </w:rPr>
              <w:t xml:space="preserve">ש.גלבוע מהנדסים יועצים </w:t>
            </w:r>
          </w:ins>
        </w:p>
      </w:sdtContent>
    </w:sdt>
    <w:p w14:paraId="5D2AE68C"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D5041C">
        <w:rPr>
          <w:rFonts w:ascii="Times New Roman" w:eastAsia="Times New Roman" w:hAnsi="Times New Roman" w:cs="David" w:hint="cs"/>
          <w:sz w:val="20"/>
          <w:szCs w:val="20"/>
          <w:rtl/>
          <w:lang w:eastAsia="he-IL"/>
        </w:rPr>
        <w:t xml:space="preserve">                </w:t>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r>
      <w:r w:rsidRPr="00D5041C">
        <w:rPr>
          <w:rFonts w:ascii="Times New Roman" w:eastAsia="Times New Roman" w:hAnsi="Times New Roman" w:cs="David" w:hint="cs"/>
          <w:sz w:val="20"/>
          <w:szCs w:val="20"/>
          <w:rtl/>
          <w:lang w:eastAsia="he-IL"/>
        </w:rPr>
        <w:tab/>
        <w:t xml:space="preserve">   </w:t>
      </w:r>
    </w:p>
    <w:p w14:paraId="51DB6180"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83840C4"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hint="cs"/>
          <w:sz w:val="20"/>
          <w:szCs w:val="20"/>
          <w:rtl/>
          <w:lang w:eastAsia="he-IL"/>
        </w:rPr>
        <w:br w:type="page"/>
      </w:r>
      <w:r w:rsidRPr="00D5041C">
        <w:rPr>
          <w:rFonts w:ascii="Times New Roman" w:eastAsia="Times New Roman" w:hAnsi="Times New Roman" w:cs="David" w:hint="cs"/>
          <w:b/>
          <w:bCs/>
          <w:sz w:val="24"/>
          <w:szCs w:val="24"/>
          <w:u w:val="single"/>
          <w:rtl/>
          <w:lang w:eastAsia="he-IL"/>
        </w:rPr>
        <w:lastRenderedPageBreak/>
        <w:t xml:space="preserve">נספח "י" </w:t>
      </w:r>
    </w:p>
    <w:p w14:paraId="5119942A" w14:textId="77777777" w:rsidR="00D5041C" w:rsidRPr="00D5041C" w:rsidRDefault="00D5041C" w:rsidP="00D504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D55FDD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5041C">
        <w:rPr>
          <w:rFonts w:ascii="Times New Roman" w:eastAsia="Times New Roman" w:hAnsi="Times New Roman" w:cs="David" w:hint="cs"/>
          <w:b/>
          <w:bCs/>
          <w:sz w:val="24"/>
          <w:szCs w:val="24"/>
          <w:u w:val="single"/>
          <w:rtl/>
          <w:lang w:eastAsia="he-IL"/>
        </w:rPr>
        <w:t>דוגמא לנוסח הצהרת המתכנן בדבר היעדר תביעות</w:t>
      </w:r>
    </w:p>
    <w:p w14:paraId="46F871EE" w14:textId="77777777" w:rsidR="00D5041C" w:rsidRPr="00D5041C" w:rsidRDefault="00D5041C" w:rsidP="00D504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4379A37" w14:textId="390426DB"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5041C">
        <w:rPr>
          <w:rFonts w:ascii="Times New Roman" w:eastAsia="Times New Roman" w:hAnsi="Times New Roman" w:cs="David" w:hint="cs"/>
          <w:sz w:val="24"/>
          <w:szCs w:val="24"/>
          <w:rtl/>
          <w:lang w:eastAsia="he-IL"/>
        </w:rPr>
        <w:t>לכבוד</w:t>
      </w:r>
      <w:r w:rsidRPr="00D5041C">
        <w:rPr>
          <w:rFonts w:ascii="Times New Roman" w:eastAsia="Times New Roman" w:hAnsi="Times New Roman" w:cs="David" w:hint="cs"/>
          <w:color w:val="000000"/>
          <w:sz w:val="24"/>
          <w:szCs w:val="24"/>
          <w:rtl/>
          <w:lang w:eastAsia="he-IL"/>
        </w:rPr>
        <w:tab/>
      </w:r>
      <w:r w:rsidRPr="00D5041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1661066849"/>
          <w:placeholder>
            <w:docPart w:val="8CA3A5FF507740878DB12F6A5C18BC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83" w:author="Avi Cohen" w:date="2019-10-31T15:52:00Z">
            <w:r w:rsidR="001B24C5" w:rsidRPr="007C17E5">
              <w:rPr>
                <w:rStyle w:val="a7"/>
                <w:rtl/>
              </w:rPr>
              <w:t>[שם צד א]</w:t>
            </w:r>
          </w:ins>
        </w:sdtContent>
      </w:sdt>
    </w:p>
    <w:p w14:paraId="24241942"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E9B453"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ג.א.נ.,</w:t>
      </w:r>
    </w:p>
    <w:p w14:paraId="7BB7823B"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0C0679"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אנו הח"מ מצהירים בזאת שעם קבלת סך של </w:t>
      </w:r>
      <w:r w:rsidRPr="00D5041C">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ש"ח (להלן:"</w:t>
      </w:r>
      <w:r w:rsidRPr="00D5041C">
        <w:rPr>
          <w:rFonts w:ascii="Times New Roman" w:eastAsia="Times New Roman" w:hAnsi="Times New Roman" w:cs="David" w:hint="cs"/>
          <w:b/>
          <w:bCs/>
          <w:sz w:val="24"/>
          <w:szCs w:val="24"/>
          <w:rtl/>
          <w:lang w:eastAsia="he-IL"/>
        </w:rPr>
        <w:t>היתרה הסופית</w:t>
      </w:r>
      <w:r w:rsidRPr="00D5041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535242699"/>
          <w:placeholder>
            <w:docPart w:val="0A5DC1009AB54B639EF22226CC4DC9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4" w:author="Avi Cohen" w:date="2019-03-31T16:25:00Z">
            <w:r w:rsidR="00870951">
              <w:rPr>
                <w:rFonts w:ascii="Times New Roman" w:eastAsia="Times New Roman" w:hAnsi="Times New Roman" w:cs="David" w:hint="cs"/>
                <w:color w:val="008000"/>
                <w:sz w:val="24"/>
                <w:szCs w:val="24"/>
                <w:rtl/>
                <w:lang w:eastAsia="he-IL"/>
              </w:rPr>
              <w:t xml:space="preserve">אנדריוס </w:t>
            </w:r>
          </w:ins>
        </w:sdtContent>
      </w:sdt>
      <w:r w:rsidRPr="00D5041C">
        <w:rPr>
          <w:rFonts w:ascii="Times New Roman" w:eastAsia="Times New Roman" w:hAnsi="Times New Roman" w:cs="David" w:hint="cs"/>
          <w:sz w:val="24"/>
          <w:szCs w:val="24"/>
          <w:rtl/>
          <w:lang w:eastAsia="he-IL"/>
        </w:rPr>
        <w:t xml:space="preserve"> עפ"י חוזה מיום </w:t>
      </w:r>
      <w:r w:rsidRPr="00D5041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646905866"/>
          <w:placeholder>
            <w:docPart w:val="C4AE619172B34B60939D9DE0D3081E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3-12T00:00:00Z">
            <w:dateFormat w:val="dd/MM/yyyy"/>
            <w:lid w:val="he-IL"/>
            <w:storeMappedDataAs w:val="dateTime"/>
            <w:calendar w:val="gregorian"/>
          </w:date>
        </w:sdtPr>
        <w:sdtEndPr>
          <w:rPr>
            <w:rFonts w:hint="cs"/>
          </w:rPr>
        </w:sdtEndPr>
        <w:sdtContent>
          <w:ins w:id="85" w:author="Avi Cohen" w:date="2019-03-31T16:26:00Z">
            <w:r w:rsidR="00870951">
              <w:rPr>
                <w:rFonts w:ascii="Times New Roman" w:eastAsia="Times New Roman" w:hAnsi="Times New Roman" w:cs="David" w:hint="cs"/>
                <w:color w:val="008000"/>
                <w:sz w:val="24"/>
                <w:szCs w:val="24"/>
                <w:rtl/>
                <w:lang w:eastAsia="he-IL"/>
              </w:rPr>
              <w:t>‏12/03/2019</w:t>
            </w:r>
          </w:ins>
        </w:sdtContent>
      </w:sdt>
      <w:r w:rsidRPr="00D5041C">
        <w:rPr>
          <w:rFonts w:ascii="Times New Roman" w:eastAsia="Times New Roman" w:hAnsi="Times New Roman" w:cs="David" w:hint="cs"/>
          <w:sz w:val="24"/>
          <w:szCs w:val="24"/>
          <w:rtl/>
          <w:lang w:eastAsia="he-IL"/>
        </w:rPr>
        <w:t>או עבור חלקן כמפורט להלן:</w:t>
      </w:r>
    </w:p>
    <w:p w14:paraId="4A611F4E"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AFADAE4"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AC115A"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8229032"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102BA97"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BCDFF7"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lastRenderedPageBreak/>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E8C78B"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3BFDE7"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9888207"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F10ACE"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384685"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b/>
          <w:bCs/>
          <w:sz w:val="24"/>
          <w:szCs w:val="24"/>
          <w:rtl/>
          <w:lang w:eastAsia="he-IL"/>
        </w:rPr>
        <w:t>ולראיה באנו על החתום:</w:t>
      </w:r>
    </w:p>
    <w:p w14:paraId="5FF6334E"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1B331F"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היום </w:t>
      </w:r>
      <w:r w:rsidRPr="00D5041C">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לחודש </w:t>
      </w:r>
      <w:r w:rsidRPr="00D5041C">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לשנה _________</w:t>
      </w:r>
    </w:p>
    <w:p w14:paraId="4584E26F" w14:textId="77777777" w:rsidR="00D5041C" w:rsidRPr="00D5041C" w:rsidRDefault="00D5041C" w:rsidP="00D504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5EFA2AE" w14:textId="77777777" w:rsidR="00D5041C" w:rsidRPr="00D5041C" w:rsidRDefault="00D5041C" w:rsidP="00D504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חתימה וחותמת המתכנן: _______________</w:t>
      </w:r>
    </w:p>
    <w:p w14:paraId="2540BC56"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F8601E3"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0348B8"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b/>
          <w:bCs/>
          <w:sz w:val="24"/>
          <w:szCs w:val="24"/>
          <w:rtl/>
          <w:lang w:eastAsia="he-IL"/>
        </w:rPr>
        <w:t>אישור</w:t>
      </w:r>
    </w:p>
    <w:p w14:paraId="000979DD" w14:textId="77777777" w:rsidR="00D5041C" w:rsidRPr="00D5041C" w:rsidRDefault="00D5041C" w:rsidP="00D504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5041C">
        <w:rPr>
          <w:rFonts w:ascii="Times New Roman" w:eastAsia="Times New Roman" w:hAnsi="Times New Roman" w:cs="David" w:hint="cs"/>
          <w:b/>
          <w:bCs/>
          <w:sz w:val="24"/>
          <w:szCs w:val="24"/>
          <w:rtl/>
          <w:lang w:eastAsia="he-IL"/>
        </w:rPr>
        <w:t>החברה</w:t>
      </w:r>
      <w:r w:rsidRPr="00D5041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694BD8C" w14:textId="77777777" w:rsidR="00D5041C" w:rsidRPr="00D5041C" w:rsidRDefault="00D5041C" w:rsidP="00D504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338686C" w14:textId="77777777" w:rsidR="00D5041C" w:rsidRPr="00D5041C" w:rsidRDefault="00D5041C" w:rsidP="00D504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 xml:space="preserve">    תאריך : _______   </w:t>
      </w:r>
      <w:r w:rsidRPr="00D5041C">
        <w:rPr>
          <w:rFonts w:ascii="Times New Roman" w:eastAsia="Times New Roman" w:hAnsi="Times New Roman" w:cs="David" w:hint="cs"/>
          <w:sz w:val="24"/>
          <w:szCs w:val="24"/>
          <w:rtl/>
          <w:lang w:eastAsia="he-IL"/>
        </w:rPr>
        <w:tab/>
        <w:t>חתימה וחותמת עו"ד/רו"ח : _______________________</w:t>
      </w:r>
    </w:p>
    <w:p w14:paraId="760AC015"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577CCE7" w14:textId="77777777" w:rsidR="00D5041C" w:rsidRPr="00D5041C" w:rsidRDefault="00D5041C" w:rsidP="00D504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FFC712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28D46E7"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p>
    <w:p w14:paraId="00E5B0B6"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p>
    <w:p w14:paraId="06B8F0B8" w14:textId="77777777" w:rsidR="00D5041C" w:rsidRPr="00D5041C" w:rsidRDefault="00D5041C" w:rsidP="00D5041C">
      <w:pPr>
        <w:spacing w:before="0" w:beforeAutospacing="0" w:after="0" w:afterAutospacing="0" w:line="240" w:lineRule="auto"/>
        <w:rPr>
          <w:rFonts w:ascii="Times New Roman" w:eastAsia="Times New Roman" w:hAnsi="Times New Roman" w:cs="David"/>
          <w:sz w:val="20"/>
          <w:szCs w:val="24"/>
          <w:rtl/>
        </w:rPr>
      </w:pPr>
    </w:p>
    <w:p w14:paraId="7FF76899" w14:textId="77777777" w:rsidR="001A69D5" w:rsidRPr="00134C85" w:rsidRDefault="001A69D5">
      <w:pPr>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24C866" w14:textId="77777777" w:rsidR="00C20123" w:rsidRDefault="00C20123" w:rsidP="00AF234B">
      <w:pPr>
        <w:spacing w:before="0" w:after="0" w:line="240" w:lineRule="auto"/>
      </w:pPr>
      <w:r>
        <w:separator/>
      </w:r>
    </w:p>
  </w:endnote>
  <w:endnote w:type="continuationSeparator" w:id="0">
    <w:p w14:paraId="14AC087D" w14:textId="77777777" w:rsidR="00C20123" w:rsidRDefault="00C20123"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2"/>
      <w:gridCol w:w="987"/>
      <w:gridCol w:w="2037"/>
      <w:gridCol w:w="1151"/>
      <w:gridCol w:w="2124"/>
    </w:tblGrid>
    <w:tr w:rsidR="00C20123" w14:paraId="56F2A65E" w14:textId="77777777" w:rsidTr="00157ACB">
      <w:tc>
        <w:tcPr>
          <w:tcW w:w="584" w:type="dxa"/>
        </w:tcPr>
        <w:p w14:paraId="16A06B59" w14:textId="77777777" w:rsidR="00C20123" w:rsidRPr="001A0C3C" w:rsidRDefault="00C20123" w:rsidP="00157ACB">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179227062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vAlign w:val="center"/>
            </w:tcPr>
            <w:p w14:paraId="2342EB6F" w14:textId="787BECBA" w:rsidR="00C20123" w:rsidRPr="001A0C3C" w:rsidRDefault="008F4E16" w:rsidP="00157ACB">
              <w:pPr>
                <w:pStyle w:val="a5"/>
                <w:rPr>
                  <w:rFonts w:ascii="David" w:hAnsi="David" w:cs="David"/>
                  <w:sz w:val="20"/>
                  <w:szCs w:val="20"/>
                  <w:rtl/>
                </w:rPr>
              </w:pPr>
              <w:ins w:id="86" w:author="Avi Cohen" w:date="2019-05-02T14:23:00Z">
                <w:r>
                  <w:rPr>
                    <w:rFonts w:ascii="David" w:hAnsi="David" w:cs="David" w:hint="cs"/>
                    <w:sz w:val="20"/>
                    <w:szCs w:val="20"/>
                    <w:rtl/>
                  </w:rPr>
                  <w:t xml:space="preserve">ש.גלבוע מהנדסים יועצים </w:t>
                </w:r>
              </w:ins>
            </w:p>
          </w:tc>
        </w:sdtContent>
      </w:sdt>
      <w:tc>
        <w:tcPr>
          <w:tcW w:w="988" w:type="dxa"/>
          <w:vAlign w:val="center"/>
        </w:tcPr>
        <w:p w14:paraId="594EBA58" w14:textId="77777777" w:rsidR="00C20123" w:rsidRPr="001A0C3C" w:rsidRDefault="00C20123" w:rsidP="00157ACB">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95798031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vAlign w:val="center"/>
            </w:tcPr>
            <w:p w14:paraId="3C4FA493" w14:textId="77777777" w:rsidR="00C20123" w:rsidRPr="001A0C3C" w:rsidRDefault="00C20123" w:rsidP="00157ACB">
              <w:pPr>
                <w:pStyle w:val="a5"/>
                <w:rPr>
                  <w:rFonts w:ascii="David" w:hAnsi="David" w:cs="David"/>
                  <w:sz w:val="20"/>
                  <w:szCs w:val="20"/>
                  <w:rtl/>
                </w:rPr>
              </w:pPr>
              <w:ins w:id="87" w:author="Avi Cohen" w:date="2019-03-31T16:25:00Z">
                <w:r>
                  <w:rPr>
                    <w:rFonts w:ascii="David" w:hAnsi="David" w:cs="David" w:hint="cs"/>
                    <w:sz w:val="20"/>
                    <w:szCs w:val="20"/>
                    <w:rtl/>
                  </w:rPr>
                  <w:t xml:space="preserve">תכנון ויעוץ אינסטלציה וספרנקלריים בפרויקט </w:t>
                </w:r>
              </w:ins>
            </w:p>
          </w:tc>
        </w:sdtContent>
      </w:sdt>
      <w:tc>
        <w:tcPr>
          <w:tcW w:w="1153" w:type="dxa"/>
          <w:vAlign w:val="center"/>
        </w:tcPr>
        <w:p w14:paraId="566976BD" w14:textId="77777777" w:rsidR="00C20123" w:rsidRPr="001A0C3C" w:rsidRDefault="00C20123" w:rsidP="00157ACB">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sz w:val="20"/>
            <w:szCs w:val="20"/>
            <w:rtl/>
          </w:rPr>
          <w:alias w:val="ערך של מזהה מסמך"/>
          <w:tag w:val="_dlc_DocId"/>
          <w:id w:val="121510800"/>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vAlign w:val="center"/>
            </w:tcPr>
            <w:p w14:paraId="26FD1A9C" w14:textId="592E6873" w:rsidR="00C20123" w:rsidRPr="00435A20" w:rsidRDefault="00C20123" w:rsidP="00157ACB">
              <w:pPr>
                <w:pStyle w:val="a5"/>
                <w:rPr>
                  <w:rFonts w:ascii="David" w:hAnsi="David" w:cs="David"/>
                  <w:sz w:val="20"/>
                  <w:szCs w:val="20"/>
                  <w:rtl/>
                </w:rPr>
              </w:pPr>
              <w:del w:id="88" w:author="Avi Cohen" w:date="2019-03-31T16:33:00Z">
                <w:r w:rsidDel="0085245D">
                  <w:rPr>
                    <w:rFonts w:ascii="David" w:hAnsi="David" w:cs="David"/>
                    <w:sz w:val="20"/>
                    <w:szCs w:val="20"/>
                  </w:rPr>
                  <w:delText>CONT-5-564</w:delText>
                </w:r>
              </w:del>
              <w:ins w:id="89" w:author="Avi Cohen" w:date="2019-03-31T16:33:00Z">
                <w:r>
                  <w:rPr>
                    <w:rFonts w:ascii="David" w:hAnsi="David" w:cs="David" w:hint="cs"/>
                    <w:sz w:val="20"/>
                    <w:szCs w:val="20"/>
                  </w:rPr>
                  <w:t>CO</w:t>
                </w:r>
                <w:r>
                  <w:rPr>
                    <w:rFonts w:ascii="David" w:hAnsi="David" w:cs="David" w:hint="cs"/>
                    <w:sz w:val="20"/>
                    <w:szCs w:val="20"/>
                    <w:rtl/>
                  </w:rPr>
                  <w:t>NT-10-1404</w:t>
                </w:r>
              </w:ins>
            </w:p>
          </w:tc>
        </w:sdtContent>
      </w:sdt>
    </w:tr>
    <w:tr w:rsidR="00C20123" w14:paraId="108F5D76" w14:textId="77777777" w:rsidTr="00157ACB">
      <w:tc>
        <w:tcPr>
          <w:tcW w:w="584" w:type="dxa"/>
        </w:tcPr>
        <w:p w14:paraId="35E539DE" w14:textId="77777777" w:rsidR="00C20123" w:rsidRPr="001A0C3C" w:rsidRDefault="00C20123" w:rsidP="00157ACB">
          <w:pPr>
            <w:pStyle w:val="a5"/>
            <w:rPr>
              <w:rFonts w:ascii="David" w:hAnsi="David" w:cs="David"/>
              <w:sz w:val="20"/>
              <w:szCs w:val="20"/>
              <w:rtl/>
            </w:rPr>
          </w:pPr>
          <w:r>
            <w:rPr>
              <w:rFonts w:ascii="David" w:hAnsi="David" w:cs="David" w:hint="cs"/>
              <w:sz w:val="20"/>
              <w:szCs w:val="20"/>
              <w:rtl/>
            </w:rPr>
            <w:t>גרסה</w:t>
          </w:r>
        </w:p>
      </w:tc>
      <w:sdt>
        <w:sdtPr>
          <w:rPr>
            <w:rFonts w:ascii="David" w:hAnsi="David" w:cs="David"/>
            <w:sz w:val="20"/>
            <w:szCs w:val="20"/>
            <w:rtl/>
          </w:rPr>
          <w:alias w:val="גרסת חוזה"/>
          <w:tag w:val="cntContractVersion"/>
          <w:id w:val="187396295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vAlign w:val="center"/>
            </w:tcPr>
            <w:p w14:paraId="35E9CBB2" w14:textId="66C66209" w:rsidR="00C20123" w:rsidRDefault="001B24C5" w:rsidP="00157ACB">
              <w:pPr>
                <w:pStyle w:val="a5"/>
                <w:rPr>
                  <w:rFonts w:ascii="David" w:hAnsi="David" w:cs="David"/>
                  <w:sz w:val="20"/>
                  <w:szCs w:val="20"/>
                  <w:rtl/>
                </w:rPr>
              </w:pPr>
              <w:ins w:id="90" w:author="Avi Cohen" w:date="2019-10-31T15:52:00Z">
                <w:r>
                  <w:rPr>
                    <w:rFonts w:ascii="David" w:hAnsi="David" w:cs="David" w:hint="cs"/>
                    <w:sz w:val="20"/>
                    <w:szCs w:val="20"/>
                    <w:rtl/>
                  </w:rPr>
                  <w:t>0.5</w:t>
                </w:r>
              </w:ins>
            </w:p>
          </w:tc>
        </w:sdtContent>
      </w:sdt>
      <w:tc>
        <w:tcPr>
          <w:tcW w:w="988" w:type="dxa"/>
          <w:vAlign w:val="center"/>
        </w:tcPr>
        <w:p w14:paraId="65384188" w14:textId="77777777" w:rsidR="00C20123" w:rsidRPr="001A0C3C" w:rsidRDefault="00C20123" w:rsidP="00157ACB">
          <w:pPr>
            <w:pStyle w:val="a5"/>
            <w:rPr>
              <w:rFonts w:ascii="David" w:hAnsi="David" w:cs="David"/>
              <w:sz w:val="20"/>
              <w:szCs w:val="20"/>
              <w:rtl/>
            </w:rPr>
          </w:pPr>
          <w:r>
            <w:rPr>
              <w:rFonts w:ascii="David" w:hAnsi="David" w:cs="David" w:hint="cs"/>
              <w:sz w:val="20"/>
              <w:szCs w:val="20"/>
              <w:rtl/>
            </w:rPr>
            <w:t>סטטוס</w:t>
          </w:r>
        </w:p>
      </w:tc>
      <w:sdt>
        <w:sdtPr>
          <w:rPr>
            <w:rFonts w:ascii="David" w:hAnsi="David" w:cs="David"/>
            <w:sz w:val="20"/>
            <w:szCs w:val="20"/>
            <w:rtl/>
          </w:rPr>
          <w:alias w:val="סטטוס חוזה"/>
          <w:tag w:val="cntStatus"/>
          <w:id w:val="-196256495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vAlign w:val="center"/>
            </w:tcPr>
            <w:p w14:paraId="3A36DE64" w14:textId="2156BFC0" w:rsidR="00C20123" w:rsidRPr="009E74BA" w:rsidRDefault="00C20123" w:rsidP="00157ACB">
              <w:pPr>
                <w:pStyle w:val="a5"/>
                <w:rPr>
                  <w:rFonts w:ascii="David" w:hAnsi="David" w:cs="David"/>
                  <w:sz w:val="20"/>
                  <w:szCs w:val="20"/>
                  <w:rtl/>
                </w:rPr>
              </w:pPr>
              <w:ins w:id="91" w:author="Avi Cohen" w:date="2019-03-31T16:34:00Z">
                <w:r>
                  <w:rPr>
                    <w:rFonts w:ascii="David" w:hAnsi="David" w:cs="David" w:hint="cs"/>
                    <w:sz w:val="20"/>
                    <w:szCs w:val="20"/>
                    <w:rtl/>
                  </w:rPr>
                  <w:t>3;#</w:t>
                </w:r>
                <w:r>
                  <w:rPr>
                    <w:rFonts w:ascii="David" w:hAnsi="David" w:cs="David" w:hint="cs"/>
                    <w:sz w:val="20"/>
                    <w:szCs w:val="20"/>
                  </w:rPr>
                  <w:t>Draft</w:t>
                </w:r>
              </w:ins>
            </w:p>
          </w:tc>
        </w:sdtContent>
      </w:sdt>
      <w:tc>
        <w:tcPr>
          <w:tcW w:w="1153" w:type="dxa"/>
          <w:vAlign w:val="center"/>
        </w:tcPr>
        <w:p w14:paraId="65FE6FF4" w14:textId="77777777" w:rsidR="00C20123" w:rsidRPr="001A0C3C" w:rsidRDefault="00C20123" w:rsidP="00157ACB">
          <w:pPr>
            <w:pStyle w:val="a5"/>
            <w:rPr>
              <w:rFonts w:ascii="David" w:hAnsi="David" w:cs="David"/>
              <w:sz w:val="20"/>
              <w:szCs w:val="20"/>
              <w:rtl/>
            </w:rPr>
          </w:pPr>
        </w:p>
      </w:tc>
      <w:tc>
        <w:tcPr>
          <w:tcW w:w="2127" w:type="dxa"/>
          <w:vAlign w:val="center"/>
        </w:tcPr>
        <w:p w14:paraId="6D19C45F" w14:textId="77777777" w:rsidR="00C20123" w:rsidRDefault="00C20123" w:rsidP="00157ACB">
          <w:pPr>
            <w:pStyle w:val="a5"/>
            <w:rPr>
              <w:rFonts w:ascii="David" w:hAnsi="David" w:cs="David"/>
              <w:sz w:val="20"/>
              <w:szCs w:val="20"/>
            </w:rPr>
          </w:pPr>
        </w:p>
      </w:tc>
    </w:tr>
  </w:tbl>
  <w:p w14:paraId="67012F89" w14:textId="77777777" w:rsidR="00C20123" w:rsidRPr="00552E11" w:rsidRDefault="00C20123" w:rsidP="00157AC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5172A9" w14:textId="77777777" w:rsidR="00C20123" w:rsidRDefault="00C20123" w:rsidP="00AF234B">
      <w:pPr>
        <w:spacing w:before="0" w:after="0" w:line="240" w:lineRule="auto"/>
      </w:pPr>
      <w:r>
        <w:separator/>
      </w:r>
    </w:p>
  </w:footnote>
  <w:footnote w:type="continuationSeparator" w:id="0">
    <w:p w14:paraId="0CCAD7FF" w14:textId="77777777" w:rsidR="00C20123" w:rsidRDefault="00C20123"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54E25FE5" w14:textId="77777777" w:rsidR="00C20123" w:rsidRDefault="00C20123">
        <w:pPr>
          <w:pStyle w:val="a3"/>
          <w:jc w:val="center"/>
        </w:pPr>
        <w:r>
          <w:fldChar w:fldCharType="begin"/>
        </w:r>
        <w:r>
          <w:instrText xml:space="preserve"> PAGE   \* MERGEFORMAT </w:instrText>
        </w:r>
        <w:r>
          <w:fldChar w:fldCharType="separate"/>
        </w:r>
        <w:r w:rsidR="001B24C5">
          <w:rPr>
            <w:noProof/>
            <w:rtl/>
          </w:rPr>
          <w:t>2</w:t>
        </w:r>
        <w:r>
          <w:rPr>
            <w:noProof/>
          </w:rPr>
          <w:fldChar w:fldCharType="end"/>
        </w:r>
      </w:p>
    </w:sdtContent>
  </w:sdt>
  <w:p w14:paraId="0B85C47A" w14:textId="77777777" w:rsidR="00C20123" w:rsidRDefault="00C20123">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7">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1">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0"/>
  </w:num>
  <w:num w:numId="3">
    <w:abstractNumId w:val="0"/>
  </w:num>
  <w:num w:numId="4">
    <w:abstractNumId w:val="9"/>
  </w:num>
  <w:num w:numId="5">
    <w:abstractNumId w:val="2"/>
  </w:num>
  <w:num w:numId="6">
    <w:abstractNumId w:val="3"/>
  </w:num>
  <w:num w:numId="7">
    <w:abstractNumId w:val="5"/>
  </w:num>
  <w:num w:numId="8">
    <w:abstractNumId w:val="19"/>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8"/>
  </w:num>
  <w:num w:numId="23">
    <w:abstractNumId w:val="21"/>
  </w:num>
  <w:num w:numId="24">
    <w:abstractNumId w:val="4"/>
  </w:num>
  <w:num w:numId="25">
    <w:abstractNumId w:val="8"/>
  </w:num>
  <w:num w:numId="26">
    <w:abstractNumId w:val="12"/>
  </w:num>
  <w:num w:numId="27">
    <w:abstractNumId w:val="11"/>
  </w:num>
  <w:num w:numId="28">
    <w:abstractNumId w:val="15"/>
  </w:num>
  <w:num w:numId="29">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83EF4"/>
    <w:rsid w:val="00093291"/>
    <w:rsid w:val="0011634B"/>
    <w:rsid w:val="00132316"/>
    <w:rsid w:val="00134C85"/>
    <w:rsid w:val="00157ACB"/>
    <w:rsid w:val="001A0C3C"/>
    <w:rsid w:val="001A69D5"/>
    <w:rsid w:val="001B24C5"/>
    <w:rsid w:val="00214ACF"/>
    <w:rsid w:val="00374234"/>
    <w:rsid w:val="003B1029"/>
    <w:rsid w:val="00552E11"/>
    <w:rsid w:val="0072103C"/>
    <w:rsid w:val="0085245D"/>
    <w:rsid w:val="00870951"/>
    <w:rsid w:val="008A43C5"/>
    <w:rsid w:val="008C64C6"/>
    <w:rsid w:val="008F4E16"/>
    <w:rsid w:val="00942177"/>
    <w:rsid w:val="009906BE"/>
    <w:rsid w:val="00A1140F"/>
    <w:rsid w:val="00AD2AC9"/>
    <w:rsid w:val="00AF234B"/>
    <w:rsid w:val="00B66D2C"/>
    <w:rsid w:val="00BE17B4"/>
    <w:rsid w:val="00C20123"/>
    <w:rsid w:val="00CF7B40"/>
    <w:rsid w:val="00D13234"/>
    <w:rsid w:val="00D5041C"/>
    <w:rsid w:val="00DA7021"/>
    <w:rsid w:val="00DE6689"/>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2289"/>
    <o:shapelayout v:ext="edit">
      <o:idmap v:ext="edit" data="1"/>
    </o:shapelayout>
  </w:shapeDefaults>
  <w:decimalSymbol w:val="."/>
  <w:listSeparator w:val=","/>
  <w14:docId w14:val="7AE8363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A8A104B735744C1CB0DE7B08A3FEF619"/>
        <w:category>
          <w:name w:val="General"/>
          <w:gallery w:val="placeholder"/>
        </w:category>
        <w:types>
          <w:type w:val="bbPlcHdr"/>
        </w:types>
        <w:behaviors>
          <w:behavior w:val="content"/>
        </w:behaviors>
        <w:guid w:val="{AF5C3991-E4E3-43EA-B343-5185BF085445}"/>
      </w:docPartPr>
      <w:docPartBody>
        <w:p w:rsidR="00B73DB2" w:rsidRDefault="00B73DB2">
          <w:r w:rsidRPr="007C17E5">
            <w:rPr>
              <w:rStyle w:val="a3"/>
              <w:rtl/>
            </w:rPr>
            <w:t>[רשות מקומית]</w:t>
          </w:r>
        </w:p>
      </w:docPartBody>
    </w:docPart>
    <w:docPart>
      <w:docPartPr>
        <w:name w:val="B3C5964FB21542A79DC4F03E2D04F527"/>
        <w:category>
          <w:name w:val="General"/>
          <w:gallery w:val="placeholder"/>
        </w:category>
        <w:types>
          <w:type w:val="bbPlcHdr"/>
        </w:types>
        <w:behaviors>
          <w:behavior w:val="content"/>
        </w:behaviors>
        <w:guid w:val="{2E86C959-7023-499E-9E63-60548BAAADF3}"/>
      </w:docPartPr>
      <w:docPartBody>
        <w:p w:rsidR="00B73DB2" w:rsidRDefault="00B73DB2">
          <w:r w:rsidRPr="007C17E5">
            <w:rPr>
              <w:rStyle w:val="a3"/>
              <w:rtl/>
            </w:rPr>
            <w:t>[שם אתר]</w:t>
          </w:r>
        </w:p>
      </w:docPartBody>
    </w:docPart>
    <w:docPart>
      <w:docPartPr>
        <w:name w:val="F04B275552124BC68412F9158F6B7224"/>
        <w:category>
          <w:name w:val="General"/>
          <w:gallery w:val="placeholder"/>
        </w:category>
        <w:types>
          <w:type w:val="bbPlcHdr"/>
        </w:types>
        <w:behaviors>
          <w:behavior w:val="content"/>
        </w:behaviors>
        <w:guid w:val="{CCF2F636-B85F-4632-A8BA-8CF001D45E2E}"/>
      </w:docPartPr>
      <w:docPartBody>
        <w:p w:rsidR="00B73DB2" w:rsidRDefault="00B73DB2">
          <w:r w:rsidRPr="007C17E5">
            <w:rPr>
              <w:rStyle w:val="a3"/>
              <w:rtl/>
            </w:rPr>
            <w:t>[שם הפרויקט]</w:t>
          </w:r>
        </w:p>
      </w:docPartBody>
    </w:docPart>
    <w:docPart>
      <w:docPartPr>
        <w:name w:val="5DFB077B2BE64A108B14C794F5A5CA5F"/>
        <w:category>
          <w:name w:val="General"/>
          <w:gallery w:val="placeholder"/>
        </w:category>
        <w:types>
          <w:type w:val="bbPlcHdr"/>
        </w:types>
        <w:behaviors>
          <w:behavior w:val="content"/>
        </w:behaviors>
        <w:guid w:val="{61753735-AE4E-42EE-807F-8D387C7C4B47}"/>
      </w:docPartPr>
      <w:docPartBody>
        <w:p w:rsidR="00B73DB2" w:rsidRDefault="00B73DB2">
          <w:r w:rsidRPr="007C17E5">
            <w:rPr>
              <w:rStyle w:val="a3"/>
              <w:rtl/>
            </w:rPr>
            <w:t>[שדה נוסף 2]</w:t>
          </w:r>
        </w:p>
      </w:docPartBody>
    </w:docPart>
    <w:docPart>
      <w:docPartPr>
        <w:name w:val="7A159D0D76674098BD5600E91E2DF060"/>
        <w:category>
          <w:name w:val="General"/>
          <w:gallery w:val="placeholder"/>
        </w:category>
        <w:types>
          <w:type w:val="bbPlcHdr"/>
        </w:types>
        <w:behaviors>
          <w:behavior w:val="content"/>
        </w:behaviors>
        <w:guid w:val="{021600A5-7FF5-4D93-B7C4-6CE05B29FAFD}"/>
      </w:docPartPr>
      <w:docPartBody>
        <w:p w:rsidR="00B73DB2" w:rsidRDefault="00B73DB2">
          <w:r w:rsidRPr="007C17E5">
            <w:rPr>
              <w:rStyle w:val="a3"/>
              <w:rtl/>
            </w:rPr>
            <w:t>[שדה נוסף 1]</w:t>
          </w:r>
        </w:p>
      </w:docPartBody>
    </w:docPart>
    <w:docPart>
      <w:docPartPr>
        <w:name w:val="FFB58B22640745D8AC5E79F8F27C4D04"/>
        <w:category>
          <w:name w:val="General"/>
          <w:gallery w:val="placeholder"/>
        </w:category>
        <w:types>
          <w:type w:val="bbPlcHdr"/>
        </w:types>
        <w:behaviors>
          <w:behavior w:val="content"/>
        </w:behaviors>
        <w:guid w:val="{9A5AB578-A5A7-4DEA-A2BE-54F56C9BD7C8}"/>
      </w:docPartPr>
      <w:docPartBody>
        <w:p w:rsidR="00B73DB2" w:rsidRDefault="00B73DB2">
          <w:r w:rsidRPr="007C17E5">
            <w:rPr>
              <w:rStyle w:val="a3"/>
              <w:rtl/>
            </w:rPr>
            <w:t>[רשות מקומית]</w:t>
          </w:r>
        </w:p>
      </w:docPartBody>
    </w:docPart>
    <w:docPart>
      <w:docPartPr>
        <w:name w:val="091E4C90BA6B448B9723A3A1EB2F6F94"/>
        <w:category>
          <w:name w:val="General"/>
          <w:gallery w:val="placeholder"/>
        </w:category>
        <w:types>
          <w:type w:val="bbPlcHdr"/>
        </w:types>
        <w:behaviors>
          <w:behavior w:val="content"/>
        </w:behaviors>
        <w:guid w:val="{68CC2922-C211-41C6-9444-A54764854B53}"/>
      </w:docPartPr>
      <w:docPartBody>
        <w:p w:rsidR="00B73DB2" w:rsidRDefault="00B73DB2">
          <w:r w:rsidRPr="007C17E5">
            <w:rPr>
              <w:rStyle w:val="a3"/>
              <w:rtl/>
            </w:rPr>
            <w:t>[שדה נוסף 3]</w:t>
          </w:r>
        </w:p>
      </w:docPartBody>
    </w:docPart>
    <w:docPart>
      <w:docPartPr>
        <w:name w:val="61A6D1B8AD7B40ACA9C385BB8D9A2058"/>
        <w:category>
          <w:name w:val="General"/>
          <w:gallery w:val="placeholder"/>
        </w:category>
        <w:types>
          <w:type w:val="bbPlcHdr"/>
        </w:types>
        <w:behaviors>
          <w:behavior w:val="content"/>
        </w:behaviors>
        <w:guid w:val="{EADD0508-A9C5-4C37-929F-CE5778B213E9}"/>
      </w:docPartPr>
      <w:docPartBody>
        <w:p w:rsidR="00B73DB2" w:rsidRDefault="00B73DB2">
          <w:r w:rsidRPr="007C17E5">
            <w:rPr>
              <w:rStyle w:val="a3"/>
              <w:rtl/>
            </w:rPr>
            <w:t>[שדה נוסף 4]</w:t>
          </w:r>
        </w:p>
      </w:docPartBody>
    </w:docPart>
    <w:docPart>
      <w:docPartPr>
        <w:name w:val="FD8245C496ED46CDA0169F8D0563D00F"/>
        <w:category>
          <w:name w:val="General"/>
          <w:gallery w:val="placeholder"/>
        </w:category>
        <w:types>
          <w:type w:val="bbPlcHdr"/>
        </w:types>
        <w:behaviors>
          <w:behavior w:val="content"/>
        </w:behaviors>
        <w:guid w:val="{CD6193E4-A9B1-401E-A0D3-0C43E9C04753}"/>
      </w:docPartPr>
      <w:docPartBody>
        <w:p w:rsidR="00B73DB2" w:rsidRDefault="00B73DB2">
          <w:r w:rsidRPr="007C17E5">
            <w:rPr>
              <w:rStyle w:val="a3"/>
              <w:rtl/>
            </w:rPr>
            <w:t>[שדה נוסף 5]</w:t>
          </w:r>
        </w:p>
      </w:docPartBody>
    </w:docPart>
    <w:docPart>
      <w:docPartPr>
        <w:name w:val="8E70C79AC2FC4399BD8F4CC830C112A0"/>
        <w:category>
          <w:name w:val="General"/>
          <w:gallery w:val="placeholder"/>
        </w:category>
        <w:types>
          <w:type w:val="bbPlcHdr"/>
        </w:types>
        <w:behaviors>
          <w:behavior w:val="content"/>
        </w:behaviors>
        <w:guid w:val="{D2C56544-B5D8-47F5-9DE5-26080EB6F145}"/>
      </w:docPartPr>
      <w:docPartBody>
        <w:p w:rsidR="00B73DB2" w:rsidRDefault="00B73DB2">
          <w:r w:rsidRPr="007C17E5">
            <w:rPr>
              <w:rStyle w:val="a3"/>
              <w:rtl/>
            </w:rPr>
            <w:t>[שדה נוסף 6]</w:t>
          </w:r>
        </w:p>
      </w:docPartBody>
    </w:docPart>
    <w:docPart>
      <w:docPartPr>
        <w:name w:val="4B4FAAEDBC434C4C86123565A261D450"/>
        <w:category>
          <w:name w:val="General"/>
          <w:gallery w:val="placeholder"/>
        </w:category>
        <w:types>
          <w:type w:val="bbPlcHdr"/>
        </w:types>
        <w:behaviors>
          <w:behavior w:val="content"/>
        </w:behaviors>
        <w:guid w:val="{0D6D6240-9DC9-42AE-8289-B9976D106139}"/>
      </w:docPartPr>
      <w:docPartBody>
        <w:p w:rsidR="00B73DB2" w:rsidRDefault="00B73DB2">
          <w:r w:rsidRPr="007C17E5">
            <w:rPr>
              <w:rStyle w:val="a3"/>
              <w:rtl/>
            </w:rPr>
            <w:t>[אחוז השתתפות צד א]</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16ADD7BBDAA64FF490F0CE012E9C398F"/>
        <w:category>
          <w:name w:val="General"/>
          <w:gallery w:val="placeholder"/>
        </w:category>
        <w:types>
          <w:type w:val="bbPlcHdr"/>
        </w:types>
        <w:behaviors>
          <w:behavior w:val="content"/>
        </w:behaviors>
        <w:guid w:val="{BA7A4764-821B-4D61-BBDC-A63D6D8CE0F7}"/>
      </w:docPartPr>
      <w:docPartBody>
        <w:p w:rsidR="00B73DB2" w:rsidRDefault="00B73DB2">
          <w:r w:rsidRPr="007C17E5">
            <w:rPr>
              <w:rStyle w:val="a3"/>
              <w:rtl/>
            </w:rPr>
            <w:t>[תאריך חתימת חוזה]</w:t>
          </w:r>
        </w:p>
      </w:docPartBody>
    </w:docPart>
    <w:docPart>
      <w:docPartPr>
        <w:name w:val="F53F9995E7794899B21A7B80630B2AAA"/>
        <w:category>
          <w:name w:val="General"/>
          <w:gallery w:val="placeholder"/>
        </w:category>
        <w:types>
          <w:type w:val="bbPlcHdr"/>
        </w:types>
        <w:behaviors>
          <w:behavior w:val="content"/>
        </w:behaviors>
        <w:guid w:val="{18EED5AE-FDAA-46CB-AD7D-A0ACDD3A2CF4}"/>
      </w:docPartPr>
      <w:docPartBody>
        <w:p w:rsidR="00B73DB2" w:rsidRDefault="00B73DB2">
          <w:r w:rsidRPr="007C17E5">
            <w:rPr>
              <w:rStyle w:val="a3"/>
              <w:rtl/>
            </w:rPr>
            <w:t>[שם צד א]</w:t>
          </w:r>
        </w:p>
      </w:docPartBody>
    </w:docPart>
    <w:docPart>
      <w:docPartPr>
        <w:name w:val="356E2072077F4E1D8CB714CF01E9D7F1"/>
        <w:category>
          <w:name w:val="General"/>
          <w:gallery w:val="placeholder"/>
        </w:category>
        <w:types>
          <w:type w:val="bbPlcHdr"/>
        </w:types>
        <w:behaviors>
          <w:behavior w:val="content"/>
        </w:behaviors>
        <w:guid w:val="{5EC18580-1A50-4E5E-B373-AC3194E87719}"/>
      </w:docPartPr>
      <w:docPartBody>
        <w:p w:rsidR="00B73DB2" w:rsidRDefault="00B73DB2">
          <w:r w:rsidRPr="007C17E5">
            <w:rPr>
              <w:rStyle w:val="a3"/>
              <w:rtl/>
            </w:rPr>
            <w:t>[שם ספק]</w:t>
          </w:r>
        </w:p>
      </w:docPartBody>
    </w:docPart>
    <w:docPart>
      <w:docPartPr>
        <w:name w:val="986218D359FC4C27ABE4BE479A10BF85"/>
        <w:category>
          <w:name w:val="General"/>
          <w:gallery w:val="placeholder"/>
        </w:category>
        <w:types>
          <w:type w:val="bbPlcHdr"/>
        </w:types>
        <w:behaviors>
          <w:behavior w:val="content"/>
        </w:behaviors>
        <w:guid w:val="{B3ABD871-6908-4927-B764-EDCEE4F8E196}"/>
      </w:docPartPr>
      <w:docPartBody>
        <w:p w:rsidR="00B73DB2" w:rsidRDefault="00B73DB2">
          <w:r w:rsidRPr="007C17E5">
            <w:rPr>
              <w:rStyle w:val="a3"/>
              <w:rtl/>
            </w:rPr>
            <w:t>[שם ספק]</w:t>
          </w:r>
        </w:p>
      </w:docPartBody>
    </w:docPart>
    <w:docPart>
      <w:docPartPr>
        <w:name w:val="F65249EB37C844E38C99A85281DDE859"/>
        <w:category>
          <w:name w:val="General"/>
          <w:gallery w:val="placeholder"/>
        </w:category>
        <w:types>
          <w:type w:val="bbPlcHdr"/>
        </w:types>
        <w:behaviors>
          <w:behavior w:val="content"/>
        </w:behaviors>
        <w:guid w:val="{7CBCBD70-7789-49A4-8323-D08C70A03DC9}"/>
      </w:docPartPr>
      <w:docPartBody>
        <w:p w:rsidR="00B73DB2" w:rsidRDefault="00B73DB2">
          <w:r w:rsidRPr="007C17E5">
            <w:rPr>
              <w:rStyle w:val="a3"/>
              <w:rtl/>
            </w:rPr>
            <w:t>[שם ספק]</w:t>
          </w:r>
        </w:p>
      </w:docPartBody>
    </w:docPart>
    <w:docPart>
      <w:docPartPr>
        <w:name w:val="999B2927CA394F5591562FFC6CEB9E37"/>
        <w:category>
          <w:name w:val="General"/>
          <w:gallery w:val="placeholder"/>
        </w:category>
        <w:types>
          <w:type w:val="bbPlcHdr"/>
        </w:types>
        <w:behaviors>
          <w:behavior w:val="content"/>
        </w:behaviors>
        <w:guid w:val="{9BF15B93-E3EA-4C70-93F7-8229BC85E57C}"/>
      </w:docPartPr>
      <w:docPartBody>
        <w:p w:rsidR="00B73DB2" w:rsidRDefault="00B73DB2">
          <w:r w:rsidRPr="007C17E5">
            <w:rPr>
              <w:rStyle w:val="a3"/>
              <w:rtl/>
            </w:rPr>
            <w:t>[שם ספק]</w:t>
          </w:r>
        </w:p>
      </w:docPartBody>
    </w:docPart>
    <w:docPart>
      <w:docPartPr>
        <w:name w:val="4DD7078E257445489915627F05B58A25"/>
        <w:category>
          <w:name w:val="General"/>
          <w:gallery w:val="placeholder"/>
        </w:category>
        <w:types>
          <w:type w:val="bbPlcHdr"/>
        </w:types>
        <w:behaviors>
          <w:behavior w:val="content"/>
        </w:behaviors>
        <w:guid w:val="{D84ABA79-6E65-44D6-82F4-CA27F2B1080B}"/>
      </w:docPartPr>
      <w:docPartBody>
        <w:p w:rsidR="00B73DB2" w:rsidRDefault="00B73DB2">
          <w:r w:rsidRPr="007C17E5">
            <w:rPr>
              <w:rStyle w:val="a3"/>
              <w:rtl/>
            </w:rPr>
            <w:t>[תבנית חוזה]</w:t>
          </w:r>
        </w:p>
      </w:docPartBody>
    </w:docPart>
    <w:docPart>
      <w:docPartPr>
        <w:name w:val="86317A77050940899FE6563707DF5376"/>
        <w:category>
          <w:name w:val="General"/>
          <w:gallery w:val="placeholder"/>
        </w:category>
        <w:types>
          <w:type w:val="bbPlcHdr"/>
        </w:types>
        <w:behaviors>
          <w:behavior w:val="content"/>
        </w:behaviors>
        <w:guid w:val="{A750A848-45BA-4444-B471-424521C9F8B0}"/>
      </w:docPartPr>
      <w:docPartBody>
        <w:p w:rsidR="00B73DB2" w:rsidRDefault="00B73DB2">
          <w:r w:rsidRPr="007C17E5">
            <w:rPr>
              <w:rStyle w:val="a3"/>
              <w:rtl/>
            </w:rPr>
            <w:t>[שם אתר]</w:t>
          </w:r>
        </w:p>
      </w:docPartBody>
    </w:docPart>
    <w:docPart>
      <w:docPartPr>
        <w:name w:val="4AB9F92394B54EAD88BC087A24DE8724"/>
        <w:category>
          <w:name w:val="General"/>
          <w:gallery w:val="placeholder"/>
        </w:category>
        <w:types>
          <w:type w:val="bbPlcHdr"/>
        </w:types>
        <w:behaviors>
          <w:behavior w:val="content"/>
        </w:behaviors>
        <w:guid w:val="{A5E0E2DE-92E9-4344-B534-79D265BFA327}"/>
      </w:docPartPr>
      <w:docPartBody>
        <w:p w:rsidR="00B73DB2" w:rsidRDefault="00B73DB2">
          <w:r w:rsidRPr="007C17E5">
            <w:rPr>
              <w:rStyle w:val="a3"/>
              <w:rtl/>
            </w:rPr>
            <w:t>[שם ספק]</w:t>
          </w:r>
        </w:p>
      </w:docPartBody>
    </w:docPart>
    <w:docPart>
      <w:docPartPr>
        <w:name w:val="2F7374463660443AB3CCCDE1A68A4899"/>
        <w:category>
          <w:name w:val="General"/>
          <w:gallery w:val="placeholder"/>
        </w:category>
        <w:types>
          <w:type w:val="bbPlcHdr"/>
        </w:types>
        <w:behaviors>
          <w:behavior w:val="content"/>
        </w:behaviors>
        <w:guid w:val="{1D6EBDBB-B505-41B8-9333-8910037BF22D}"/>
      </w:docPartPr>
      <w:docPartBody>
        <w:p w:rsidR="00B73DB2" w:rsidRDefault="00B73DB2">
          <w:r w:rsidRPr="007C17E5">
            <w:rPr>
              <w:rStyle w:val="a3"/>
              <w:rtl/>
            </w:rPr>
            <w:t>[שם ספק]</w:t>
          </w:r>
        </w:p>
      </w:docPartBody>
    </w:docPart>
    <w:docPart>
      <w:docPartPr>
        <w:name w:val="48CB63637D1E4917B9E5D247640D0CD4"/>
        <w:category>
          <w:name w:val="General"/>
          <w:gallery w:val="placeholder"/>
        </w:category>
        <w:types>
          <w:type w:val="bbPlcHdr"/>
        </w:types>
        <w:behaviors>
          <w:behavior w:val="content"/>
        </w:behaviors>
        <w:guid w:val="{F75C34FC-E3B3-4685-B574-3360B61EE6DF}"/>
      </w:docPartPr>
      <w:docPartBody>
        <w:p w:rsidR="00B73DB2" w:rsidRDefault="00B73DB2">
          <w:r w:rsidRPr="007C17E5">
            <w:rPr>
              <w:rStyle w:val="a3"/>
              <w:rtl/>
            </w:rPr>
            <w:t>[שם צד א]</w:t>
          </w:r>
        </w:p>
      </w:docPartBody>
    </w:docPart>
    <w:docPart>
      <w:docPartPr>
        <w:name w:val="10C76A9A670141319BCE4794A7A1E9E7"/>
        <w:category>
          <w:name w:val="General"/>
          <w:gallery w:val="placeholder"/>
        </w:category>
        <w:types>
          <w:type w:val="bbPlcHdr"/>
        </w:types>
        <w:behaviors>
          <w:behavior w:val="content"/>
        </w:behaviors>
        <w:guid w:val="{BF3C024A-9735-4B02-9342-86A17767534C}"/>
      </w:docPartPr>
      <w:docPartBody>
        <w:p w:rsidR="00B73DB2" w:rsidRDefault="00B73DB2">
          <w:r w:rsidRPr="007C17E5">
            <w:rPr>
              <w:rStyle w:val="a3"/>
              <w:rtl/>
            </w:rPr>
            <w:t>[שם ספק]</w:t>
          </w:r>
        </w:p>
      </w:docPartBody>
    </w:docPart>
    <w:docPart>
      <w:docPartPr>
        <w:name w:val="C8B6852837BD403C8DE3B5AA13102C31"/>
        <w:category>
          <w:name w:val="General"/>
          <w:gallery w:val="placeholder"/>
        </w:category>
        <w:types>
          <w:type w:val="bbPlcHdr"/>
        </w:types>
        <w:behaviors>
          <w:behavior w:val="content"/>
        </w:behaviors>
        <w:guid w:val="{0D412090-0967-4C01-90CB-28B67DE26317}"/>
      </w:docPartPr>
      <w:docPartBody>
        <w:p w:rsidR="00B73DB2" w:rsidRDefault="00B73DB2">
          <w:r w:rsidRPr="007C17E5">
            <w:rPr>
              <w:rStyle w:val="a3"/>
              <w:rtl/>
            </w:rPr>
            <w:t>[שם אתר]</w:t>
          </w:r>
        </w:p>
      </w:docPartBody>
    </w:docPart>
    <w:docPart>
      <w:docPartPr>
        <w:name w:val="07D31687E74A4EE89AFD7FA176E85DE5"/>
        <w:category>
          <w:name w:val="General"/>
          <w:gallery w:val="placeholder"/>
        </w:category>
        <w:types>
          <w:type w:val="bbPlcHdr"/>
        </w:types>
        <w:behaviors>
          <w:behavior w:val="content"/>
        </w:behaviors>
        <w:guid w:val="{1066D1CF-B3BE-4A26-99DD-C3B1AC3C01C2}"/>
      </w:docPartPr>
      <w:docPartBody>
        <w:p w:rsidR="00B73DB2" w:rsidRDefault="00B73DB2">
          <w:r w:rsidRPr="007C17E5">
            <w:rPr>
              <w:rStyle w:val="a3"/>
              <w:rtl/>
            </w:rPr>
            <w:t>[תיאור עבודה]</w:t>
          </w:r>
        </w:p>
      </w:docPartBody>
    </w:docPart>
    <w:docPart>
      <w:docPartPr>
        <w:name w:val="1325E50E5398488E94BD77A99CAC14C3"/>
        <w:category>
          <w:name w:val="General"/>
          <w:gallery w:val="placeholder"/>
        </w:category>
        <w:types>
          <w:type w:val="bbPlcHdr"/>
        </w:types>
        <w:behaviors>
          <w:behavior w:val="content"/>
        </w:behaviors>
        <w:guid w:val="{BFFD4BAE-091B-49BA-877B-210E6AC3991B}"/>
      </w:docPartPr>
      <w:docPartBody>
        <w:p w:rsidR="00B73DB2" w:rsidRDefault="00B73DB2">
          <w:r w:rsidRPr="007C17E5">
            <w:rPr>
              <w:rStyle w:val="a3"/>
              <w:rtl/>
            </w:rPr>
            <w:t>[שם ספק]</w:t>
          </w:r>
        </w:p>
      </w:docPartBody>
    </w:docPart>
    <w:docPart>
      <w:docPartPr>
        <w:name w:val="8CA3A5FF507740878DB12F6A5C18BC72"/>
        <w:category>
          <w:name w:val="General"/>
          <w:gallery w:val="placeholder"/>
        </w:category>
        <w:types>
          <w:type w:val="bbPlcHdr"/>
        </w:types>
        <w:behaviors>
          <w:behavior w:val="content"/>
        </w:behaviors>
        <w:guid w:val="{C7AF9C51-7ECF-42A8-92DC-EA3F5F2C6574}"/>
      </w:docPartPr>
      <w:docPartBody>
        <w:p w:rsidR="00B73DB2" w:rsidRDefault="00B73DB2">
          <w:r w:rsidRPr="007C17E5">
            <w:rPr>
              <w:rStyle w:val="a3"/>
              <w:rtl/>
            </w:rPr>
            <w:t>[שם צד א]</w:t>
          </w:r>
        </w:p>
      </w:docPartBody>
    </w:docPart>
    <w:docPart>
      <w:docPartPr>
        <w:name w:val="0A5DC1009AB54B639EF22226CC4DC93D"/>
        <w:category>
          <w:name w:val="General"/>
          <w:gallery w:val="placeholder"/>
        </w:category>
        <w:types>
          <w:type w:val="bbPlcHdr"/>
        </w:types>
        <w:behaviors>
          <w:behavior w:val="content"/>
        </w:behaviors>
        <w:guid w:val="{B245FC36-0E31-44B5-B603-3530EFA3D045}"/>
      </w:docPartPr>
      <w:docPartBody>
        <w:p w:rsidR="00B73DB2" w:rsidRDefault="00B73DB2">
          <w:r w:rsidRPr="007C17E5">
            <w:rPr>
              <w:rStyle w:val="a3"/>
              <w:rtl/>
            </w:rPr>
            <w:t>[שם אתר]</w:t>
          </w:r>
        </w:p>
      </w:docPartBody>
    </w:docPart>
    <w:docPart>
      <w:docPartPr>
        <w:name w:val="C4AE619172B34B60939D9DE0D3081E46"/>
        <w:category>
          <w:name w:val="General"/>
          <w:gallery w:val="placeholder"/>
        </w:category>
        <w:types>
          <w:type w:val="bbPlcHdr"/>
        </w:types>
        <w:behaviors>
          <w:behavior w:val="content"/>
        </w:behaviors>
        <w:guid w:val="{436FB9D5-1DA2-4BD1-8111-1ED69770E23C}"/>
      </w:docPartPr>
      <w:docPartBody>
        <w:p w:rsidR="00B73DB2" w:rsidRDefault="00B73DB2">
          <w:r w:rsidRPr="007C17E5">
            <w:rPr>
              <w:rStyle w:val="a3"/>
              <w:rtl/>
            </w:rPr>
            <w:t>[תאריך חתימת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3553A7"/>
    <w:rsid w:val="006865A5"/>
    <w:rsid w:val="00785A4E"/>
    <w:rsid w:val="00B73DB2"/>
    <w:rsid w:val="00FB1C52"/>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73DB2"/>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2358AF9C-849A-465D-BCC4-A99CDD34E8A5}"/>
</file>

<file path=customXml/itemProps4.xml><?xml version="1.0" encoding="utf-8"?>
<ds:datastoreItem xmlns:ds="http://schemas.openxmlformats.org/officeDocument/2006/customXml" ds:itemID="{E2BF2E1B-1A3D-4E81-A93E-3C421F38AC65}"/>
</file>

<file path=customXml/itemProps5.xml><?xml version="1.0" encoding="utf-8"?>
<ds:datastoreItem xmlns:ds="http://schemas.openxmlformats.org/officeDocument/2006/customXml" ds:itemID="{81709D4C-33DC-48CC-AC7E-130A245806EE}"/>
</file>

<file path=docProps/app.xml><?xml version="1.0" encoding="utf-8"?>
<Properties xmlns="http://schemas.openxmlformats.org/officeDocument/2006/extended-properties" xmlns:vt="http://schemas.openxmlformats.org/officeDocument/2006/docPropsVTypes">
  <Template>Normal</Template>
  <TotalTime>34</TotalTime>
  <Pages>35</Pages>
  <Words>9902</Words>
  <Characters>49511</Characters>
  <Application>Microsoft Office Word</Application>
  <DocSecurity>0</DocSecurity>
  <Lines>412</Lines>
  <Paragraphs>118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12</cp:revision>
  <dcterms:created xsi:type="dcterms:W3CDTF">2019-03-31T13:25:00Z</dcterms:created>
  <dcterms:modified xsi:type="dcterms:W3CDTF">2019-10-31T13:55:00Z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eaef08ad-dfa9-4185-83fd-8c9768f2fb09</vt:lpwstr>
  </property>
</Properties>
</file>