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F374D0"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cs="Times New Roman"/>
          <w:sz w:val="20"/>
          <w:szCs w:val="20"/>
          <w:rtl/>
        </w:rPr>
      </w:pPr>
    </w:p>
    <w:p w14:paraId="1CD530B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p w14:paraId="39BBD96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690A30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5CB367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7FF5FF1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1B4849E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590FDD">
        <w:rPr>
          <w:rFonts w:ascii="Times New Roman" w:eastAsia="Times New Roman" w:hAnsi="Times New Roman"/>
          <w:bCs/>
          <w:i/>
          <w:iCs/>
          <w:noProof/>
          <w:sz w:val="32"/>
          <w:szCs w:val="32"/>
        </w:rPr>
        <w:drawing>
          <wp:inline distT="0" distB="0" distL="0" distR="0" wp14:anchorId="5B9D9C46" wp14:editId="48810E5C">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F49265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7451EE7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63630E9" w14:textId="77777777" w:rsidR="00302486" w:rsidRDefault="00302486"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7FF20D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590FDD">
        <w:rPr>
          <w:rFonts w:ascii="Times New Roman" w:eastAsia="Times New Roman" w:hAnsi="Times New Roman" w:hint="cs"/>
          <w:bCs/>
          <w:sz w:val="32"/>
          <w:szCs w:val="32"/>
          <w:u w:val="single"/>
          <w:rtl/>
          <w:lang w:eastAsia="he-IL"/>
        </w:rPr>
        <w:t>חוזה מתכנן קונסטרוקציה</w:t>
      </w:r>
    </w:p>
    <w:p w14:paraId="419C2C9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F67EEE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1440CE5"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4798629AB2D743C59CB94D0A63AFAD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5AAFA141" w14:textId="66596AE6" w:rsidR="00302486" w:rsidRPr="00B27B4C" w:rsidRDefault="001737C5"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Pr>
              <w:rFonts w:ascii="Times New Roman" w:eastAsia="Times New Roman" w:hAnsi="Times New Roman" w:hint="cs"/>
              <w:bCs/>
              <w:sz w:val="32"/>
              <w:szCs w:val="32"/>
              <w:u w:val="single"/>
              <w:rtl/>
              <w:lang w:eastAsia="he-IL"/>
            </w:rPr>
            <w:t xml:space="preserve">שם הפרויקט - סביוני סיטי אנדריוס </w:t>
          </w:r>
        </w:p>
      </w:sdtContent>
    </w:sdt>
    <w:p w14:paraId="1ECA2264"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9F074DA6E8F34A398DF78B5C68BA5C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4B961FC2" w14:textId="77777777" w:rsidR="00302486" w:rsidRPr="00B27B4C" w:rsidRDefault="00A93480"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Pr>
              <w:rFonts w:ascii="Times New Roman" w:eastAsia="Times New Roman" w:hAnsi="Times New Roman" w:hint="cs"/>
              <w:bCs/>
              <w:sz w:val="32"/>
              <w:szCs w:val="32"/>
              <w:u w:val="single"/>
              <w:rtl/>
              <w:lang w:eastAsia="he-IL"/>
            </w:rPr>
            <w:t>אנדריוס</w:t>
          </w:r>
        </w:p>
      </w:sdtContent>
    </w:sdt>
    <w:p w14:paraId="594D2F9D"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128879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AE6280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A9AB0F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B84EFC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5F086C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77065E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E030DD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635C0C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73242F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E3F533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E69721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E4B1D9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2BB3B7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3E4351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4D69C4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8368BE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FA353D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7D487C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F69658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96911D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EDEFDA2" w14:textId="77777777" w:rsidR="00590FDD" w:rsidRPr="00590FDD" w:rsidRDefault="00590FDD" w:rsidP="00C30116">
      <w:pPr>
        <w:widowControl w:val="0"/>
        <w:spacing w:before="0" w:beforeAutospacing="0" w:after="0" w:afterAutospacing="0" w:line="240" w:lineRule="auto"/>
        <w:rPr>
          <w:rFonts w:ascii="Times New Roman" w:eastAsia="Times New Roman" w:hAnsi="Times New Roman"/>
          <w:bCs/>
          <w:sz w:val="32"/>
          <w:szCs w:val="32"/>
          <w:u w:val="single"/>
          <w:lang w:eastAsia="he-IL"/>
        </w:rPr>
      </w:pPr>
    </w:p>
    <w:p w14:paraId="7BB5327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15D56B1" w14:textId="77777777" w:rsidR="00590FDD" w:rsidRPr="00302486"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r w:rsidRPr="00302486">
        <w:rPr>
          <w:rFonts w:ascii="Times New Roman" w:eastAsia="Times New Roman" w:hAnsi="Times New Roman" w:hint="cs"/>
          <w:bCs/>
          <w:sz w:val="32"/>
          <w:szCs w:val="32"/>
          <w:u w:val="single"/>
          <w:rtl/>
          <w:lang w:eastAsia="he-IL"/>
        </w:rPr>
        <w:t>חוזה</w:t>
      </w:r>
      <w:r w:rsidR="00302486" w:rsidRPr="00302486">
        <w:rPr>
          <w:rFonts w:ascii="Times New Roman" w:eastAsia="Times New Roman" w:hAnsi="Times New Roman" w:hint="cs"/>
          <w:bCs/>
          <w:sz w:val="32"/>
          <w:szCs w:val="32"/>
          <w:u w:val="single"/>
          <w:rtl/>
          <w:lang w:eastAsia="he-IL"/>
        </w:rPr>
        <w:t xml:space="preserve"> מתכנן קונסטרוקציה</w:t>
      </w:r>
    </w:p>
    <w:p w14:paraId="24D3BA5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699F6C3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color w:val="800080"/>
          <w:sz w:val="24"/>
          <w:rtl/>
        </w:rPr>
      </w:pPr>
      <w:r w:rsidRPr="00590FDD">
        <w:rPr>
          <w:rFonts w:ascii="Times New Roman" w:eastAsia="Times New Roman" w:hAnsi="Times New Roman" w:hint="cs"/>
          <w:sz w:val="20"/>
          <w:rtl/>
          <w:lang w:eastAsia="he-IL"/>
        </w:rPr>
        <w:t xml:space="preserve">שנערך ונחתם ביום </w:t>
      </w:r>
      <w:sdt>
        <w:sdtPr>
          <w:rPr>
            <w:rFonts w:ascii="Times New Roman" w:eastAsia="Times New Roman" w:hAnsi="Times New Roman"/>
            <w:color w:val="800080"/>
            <w:sz w:val="24"/>
            <w:rtl/>
            <w:lang w:eastAsia="he-IL"/>
          </w:rPr>
          <w:alias w:val="תאריך חתימת חוזה"/>
          <w:tag w:val="cntSignDate"/>
          <w:id w:val="620189172"/>
          <w:placeholder>
            <w:docPart w:val="934455BD3B3D45E585E88A6717C981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07-14T00:00:00Z">
            <w:dateFormat w:val="dd/MM/yyyy"/>
            <w:lid w:val="he-IL"/>
            <w:storeMappedDataAs w:val="dateTime"/>
            <w:calendar w:val="gregorian"/>
          </w:date>
        </w:sdtPr>
        <w:sdtEndPr>
          <w:rPr>
            <w:rFonts w:hint="cs"/>
          </w:rPr>
        </w:sdtEndPr>
        <w:sdtContent>
          <w:r w:rsidR="00A93480">
            <w:rPr>
              <w:rFonts w:ascii="Times New Roman" w:eastAsia="Times New Roman" w:hAnsi="Times New Roman" w:hint="cs"/>
              <w:color w:val="800080"/>
              <w:sz w:val="24"/>
              <w:rtl/>
              <w:lang w:eastAsia="he-IL"/>
            </w:rPr>
            <w:t>‏14/07/2020</w:t>
          </w:r>
        </w:sdtContent>
      </w:sdt>
    </w:p>
    <w:p w14:paraId="2406B1E7" w14:textId="77777777" w:rsidR="004E32D2"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p>
    <w:p w14:paraId="2FE3A86F" w14:textId="77777777" w:rsidR="00590FDD" w:rsidRPr="00590FDD"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r>
        <w:rPr>
          <w:rFonts w:ascii="Times New Roman" w:eastAsia="Times New Roman" w:hAnsi="Times New Roman" w:hint="cs"/>
          <w:bCs/>
          <w:sz w:val="20"/>
          <w:rtl/>
          <w:lang w:eastAsia="he-IL"/>
        </w:rPr>
        <w:t>בין</w:t>
      </w:r>
    </w:p>
    <w:sdt>
      <w:sdtPr>
        <w:rPr>
          <w:rFonts w:ascii="Times New Roman" w:eastAsia="Times New Roman" w:hAnsi="Times New Roman"/>
          <w:b/>
          <w:bCs/>
          <w:color w:val="800080"/>
          <w:sz w:val="24"/>
          <w:rtl/>
        </w:rPr>
        <w:alias w:val="צד א בחוזה"/>
        <w:tag w:val="cntTzadA"/>
        <w:id w:val="-166326193"/>
        <w:placeholder>
          <w:docPart w:val="AF58AF63BCDB41ACBC3812FB010974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4BC18908" w14:textId="5D433BB9" w:rsidR="00590FDD" w:rsidRPr="008951A6" w:rsidRDefault="00987757" w:rsidP="008951A6">
          <w:pPr>
            <w:widowControl w:val="0"/>
            <w:spacing w:before="0" w:beforeAutospacing="0" w:after="0" w:afterAutospacing="0" w:line="240" w:lineRule="auto"/>
            <w:ind w:left="3652" w:hanging="52"/>
            <w:rPr>
              <w:rFonts w:ascii="Times New Roman" w:eastAsia="Times New Roman" w:hAnsi="Times New Roman"/>
              <w:color w:val="008000"/>
              <w:sz w:val="24"/>
            </w:rPr>
          </w:pPr>
          <w:r w:rsidRPr="008951A6">
            <w:rPr>
              <w:rFonts w:ascii="Times New Roman" w:eastAsia="Times New Roman" w:hAnsi="Times New Roman"/>
              <w:b/>
              <w:bCs/>
              <w:color w:val="800080"/>
              <w:sz w:val="24"/>
              <w:rtl/>
            </w:rPr>
            <w:br/>
          </w:r>
          <w:r w:rsidRPr="008951A6">
            <w:rPr>
              <w:rFonts w:ascii="Times New Roman" w:eastAsia="Times New Roman" w:hAnsi="Times New Roman" w:hint="eastAsia"/>
              <w:b/>
              <w:bCs/>
              <w:color w:val="800080"/>
              <w:sz w:val="24"/>
              <w:rtl/>
            </w:rPr>
            <w:t>אפריקה</w:t>
          </w:r>
          <w:r w:rsidRPr="008951A6">
            <w:rPr>
              <w:rFonts w:ascii="Times New Roman" w:eastAsia="Times New Roman" w:hAnsi="Times New Roman"/>
              <w:b/>
              <w:bCs/>
              <w:color w:val="800080"/>
              <w:sz w:val="24"/>
              <w:rtl/>
            </w:rPr>
            <w:t xml:space="preserve"> </w:t>
          </w:r>
          <w:r w:rsidRPr="008951A6">
            <w:rPr>
              <w:rFonts w:ascii="Times New Roman" w:eastAsia="Times New Roman" w:hAnsi="Times New Roman" w:hint="eastAsia"/>
              <w:b/>
              <w:bCs/>
              <w:color w:val="800080"/>
              <w:sz w:val="24"/>
              <w:rtl/>
            </w:rPr>
            <w:t>ישראל</w:t>
          </w:r>
          <w:r w:rsidRPr="008951A6">
            <w:rPr>
              <w:rFonts w:ascii="Times New Roman" w:eastAsia="Times New Roman" w:hAnsi="Times New Roman"/>
              <w:b/>
              <w:bCs/>
              <w:color w:val="800080"/>
              <w:sz w:val="24"/>
              <w:rtl/>
            </w:rPr>
            <w:t xml:space="preserve"> </w:t>
          </w:r>
          <w:r w:rsidRPr="008951A6">
            <w:rPr>
              <w:rFonts w:ascii="Times New Roman" w:eastAsia="Times New Roman" w:hAnsi="Times New Roman" w:hint="eastAsia"/>
              <w:b/>
              <w:bCs/>
              <w:color w:val="800080"/>
              <w:sz w:val="24"/>
              <w:rtl/>
            </w:rPr>
            <w:t>מגורים</w:t>
          </w:r>
          <w:r w:rsidRPr="008951A6">
            <w:rPr>
              <w:rFonts w:ascii="Times New Roman" w:eastAsia="Times New Roman" w:hAnsi="Times New Roman"/>
              <w:b/>
              <w:bCs/>
              <w:color w:val="800080"/>
              <w:sz w:val="24"/>
              <w:rtl/>
            </w:rPr>
            <w:t xml:space="preserve"> </w:t>
          </w:r>
          <w:r w:rsidRPr="008951A6">
            <w:rPr>
              <w:rFonts w:ascii="Times New Roman" w:eastAsia="Times New Roman" w:hAnsi="Times New Roman" w:hint="eastAsia"/>
              <w:b/>
              <w:bCs/>
              <w:color w:val="800080"/>
              <w:sz w:val="24"/>
              <w:rtl/>
            </w:rPr>
            <w:t>בע</w:t>
          </w:r>
          <w:r w:rsidRPr="008951A6">
            <w:rPr>
              <w:rFonts w:ascii="Times New Roman" w:eastAsia="Times New Roman" w:hAnsi="Times New Roman"/>
              <w:b/>
              <w:bCs/>
              <w:color w:val="800080"/>
              <w:sz w:val="24"/>
              <w:rtl/>
            </w:rPr>
            <w:t>"מ</w:t>
          </w:r>
          <w:r w:rsidRPr="008951A6">
            <w:rPr>
              <w:rFonts w:ascii="Times New Roman" w:eastAsia="Times New Roman" w:hAnsi="Times New Roman"/>
              <w:b/>
              <w:bCs/>
              <w:color w:val="800080"/>
              <w:sz w:val="24"/>
              <w:rtl/>
            </w:rPr>
            <w:br/>
          </w:r>
          <w:r w:rsidRPr="008951A6">
            <w:rPr>
              <w:rFonts w:ascii="Times New Roman" w:eastAsia="Times New Roman" w:hAnsi="Times New Roman" w:hint="eastAsia"/>
              <w:b/>
              <w:bCs/>
              <w:color w:val="800080"/>
              <w:sz w:val="24"/>
              <w:rtl/>
            </w:rPr>
            <w:t>יוני</w:t>
          </w:r>
          <w:r w:rsidRPr="008951A6">
            <w:rPr>
              <w:rFonts w:ascii="Times New Roman" w:eastAsia="Times New Roman" w:hAnsi="Times New Roman"/>
              <w:b/>
              <w:bCs/>
              <w:color w:val="800080"/>
              <w:sz w:val="24"/>
              <w:rtl/>
            </w:rPr>
            <w:t xml:space="preserve"> </w:t>
          </w:r>
          <w:r w:rsidRPr="008951A6">
            <w:rPr>
              <w:rFonts w:ascii="Times New Roman" w:eastAsia="Times New Roman" w:hAnsi="Times New Roman" w:hint="eastAsia"/>
              <w:b/>
              <w:bCs/>
              <w:color w:val="800080"/>
              <w:sz w:val="24"/>
              <w:rtl/>
            </w:rPr>
            <w:t>נתניהו</w:t>
          </w:r>
          <w:r w:rsidRPr="008951A6">
            <w:rPr>
              <w:rFonts w:ascii="Times New Roman" w:eastAsia="Times New Roman" w:hAnsi="Times New Roman"/>
              <w:b/>
              <w:bCs/>
              <w:color w:val="800080"/>
              <w:sz w:val="24"/>
              <w:rtl/>
            </w:rPr>
            <w:t xml:space="preserve"> 1 </w:t>
          </w:r>
          <w:r w:rsidRPr="008951A6">
            <w:rPr>
              <w:rFonts w:ascii="Times New Roman" w:eastAsia="Times New Roman" w:hAnsi="Times New Roman" w:hint="eastAsia"/>
              <w:b/>
              <w:bCs/>
              <w:color w:val="800080"/>
              <w:sz w:val="24"/>
              <w:rtl/>
            </w:rPr>
            <w:t>ג</w:t>
          </w:r>
          <w:r w:rsidRPr="008951A6">
            <w:rPr>
              <w:rFonts w:ascii="Times New Roman" w:eastAsia="Times New Roman" w:hAnsi="Times New Roman"/>
              <w:b/>
              <w:bCs/>
              <w:color w:val="800080"/>
              <w:sz w:val="24"/>
              <w:rtl/>
            </w:rPr>
            <w:t xml:space="preserve">' </w:t>
          </w:r>
          <w:r w:rsidRPr="008951A6">
            <w:rPr>
              <w:rFonts w:ascii="Times New Roman" w:eastAsia="Times New Roman" w:hAnsi="Times New Roman" w:hint="eastAsia"/>
              <w:b/>
              <w:bCs/>
              <w:color w:val="800080"/>
              <w:sz w:val="24"/>
              <w:rtl/>
            </w:rPr>
            <w:t>אור</w:t>
          </w:r>
          <w:r w:rsidRPr="008951A6">
            <w:rPr>
              <w:rFonts w:ascii="Times New Roman" w:eastAsia="Times New Roman" w:hAnsi="Times New Roman"/>
              <w:b/>
              <w:bCs/>
              <w:color w:val="800080"/>
              <w:sz w:val="24"/>
              <w:rtl/>
            </w:rPr>
            <w:t xml:space="preserve"> </w:t>
          </w:r>
          <w:r w:rsidRPr="008951A6">
            <w:rPr>
              <w:rFonts w:ascii="Times New Roman" w:eastAsia="Times New Roman" w:hAnsi="Times New Roman" w:hint="eastAsia"/>
              <w:b/>
              <w:bCs/>
              <w:color w:val="800080"/>
              <w:sz w:val="24"/>
              <w:rtl/>
            </w:rPr>
            <w:t>יהודה</w:t>
          </w:r>
          <w:r w:rsidRPr="008951A6">
            <w:rPr>
              <w:rFonts w:ascii="Times New Roman" w:eastAsia="Times New Roman" w:hAnsi="Times New Roman"/>
              <w:b/>
              <w:bCs/>
              <w:color w:val="800080"/>
              <w:sz w:val="24"/>
              <w:rtl/>
            </w:rPr>
            <w:br/>
          </w:r>
          <w:r w:rsidRPr="008951A6">
            <w:rPr>
              <w:rFonts w:ascii="Times New Roman" w:eastAsia="Times New Roman" w:hAnsi="Times New Roman" w:hint="eastAsia"/>
              <w:b/>
              <w:bCs/>
              <w:color w:val="800080"/>
              <w:sz w:val="24"/>
              <w:rtl/>
            </w:rPr>
            <w:t>מ</w:t>
          </w:r>
          <w:r w:rsidRPr="008951A6">
            <w:rPr>
              <w:rFonts w:ascii="Times New Roman" w:eastAsia="Times New Roman" w:hAnsi="Times New Roman"/>
              <w:b/>
              <w:bCs/>
              <w:color w:val="800080"/>
              <w:sz w:val="24"/>
              <w:rtl/>
            </w:rPr>
            <w:t>.ז 52-003476-0</w:t>
          </w:r>
          <w:r w:rsidRPr="008951A6">
            <w:rPr>
              <w:rFonts w:ascii="Times New Roman" w:eastAsia="Times New Roman" w:hAnsi="Times New Roman"/>
              <w:b/>
              <w:bCs/>
              <w:color w:val="800080"/>
              <w:sz w:val="24"/>
              <w:rtl/>
            </w:rPr>
            <w:br/>
          </w:r>
        </w:p>
      </w:sdtContent>
    </w:sdt>
    <w:p w14:paraId="5AB2E886"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color w:val="008000"/>
          <w:sz w:val="24"/>
          <w:rtl/>
        </w:rPr>
      </w:pPr>
    </w:p>
    <w:p w14:paraId="1C8F36BF"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lastRenderedPageBreak/>
        <w:t>(להלן: "</w:t>
      </w:r>
      <w:r w:rsidRPr="00590FDD">
        <w:rPr>
          <w:rFonts w:ascii="Times New Roman" w:eastAsia="Times New Roman" w:hAnsi="Times New Roman" w:hint="cs"/>
          <w:b/>
          <w:bCs/>
          <w:sz w:val="20"/>
          <w:rtl/>
          <w:lang w:eastAsia="he-IL"/>
        </w:rPr>
        <w:t>המזמין</w:t>
      </w:r>
      <w:r w:rsidRPr="00590FDD">
        <w:rPr>
          <w:rFonts w:ascii="Times New Roman" w:eastAsia="Times New Roman" w:hAnsi="Times New Roman" w:hint="cs"/>
          <w:sz w:val="20"/>
          <w:rtl/>
          <w:lang w:eastAsia="he-IL"/>
        </w:rPr>
        <w:t>")</w:t>
      </w:r>
    </w:p>
    <w:p w14:paraId="3D33FD9A" w14:textId="77777777" w:rsidR="00590FDD" w:rsidRPr="00590FDD" w:rsidRDefault="00590FDD" w:rsidP="00590FDD">
      <w:pPr>
        <w:widowControl w:val="0"/>
        <w:spacing w:before="0" w:beforeAutospacing="0" w:after="0" w:afterAutospacing="0" w:line="240" w:lineRule="auto"/>
        <w:ind w:left="2024" w:hanging="2024"/>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אחד;</w:t>
      </w:r>
    </w:p>
    <w:p w14:paraId="0E94C9FA" w14:textId="77777777" w:rsidR="004E32D2" w:rsidRDefault="004E32D2"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p>
    <w:p w14:paraId="7D1524CD" w14:textId="77777777" w:rsidR="00590FDD" w:rsidRPr="00590FDD" w:rsidRDefault="00590FDD"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r w:rsidRPr="00590FDD">
        <w:rPr>
          <w:rFonts w:ascii="Times New Roman" w:eastAsia="Times New Roman" w:hAnsi="Times New Roman" w:hint="cs"/>
          <w:bCs/>
          <w:sz w:val="20"/>
          <w:rtl/>
          <w:lang w:eastAsia="he-IL"/>
        </w:rPr>
        <w:t>ל ב י ן</w:t>
      </w:r>
    </w:p>
    <w:p w14:paraId="2F31DA6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b/>
          <w:bCs/>
          <w:color w:val="800080"/>
          <w:sz w:val="24"/>
          <w:rtl/>
        </w:rPr>
        <w:alias w:val="צדדים נוספים"/>
        <w:tag w:val="cntTzadB_x002C__x0020_cntTzadC_x002C__x0020_cntTzadD"/>
        <w:id w:val="-1607808449"/>
        <w:placeholder>
          <w:docPart w:val="1BF68FECFDA54328899FAFFC087358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Fonts w:hint="cs"/>
        </w:rPr>
      </w:sdtEndPr>
      <w:sdtContent>
        <w:p w14:paraId="2693E301" w14:textId="0279EAC6" w:rsidR="00590FDD" w:rsidRPr="008951A6" w:rsidRDefault="00987757" w:rsidP="00590FDD">
          <w:pPr>
            <w:widowControl w:val="0"/>
            <w:spacing w:before="0" w:beforeAutospacing="0" w:after="0" w:afterAutospacing="0" w:line="240" w:lineRule="auto"/>
            <w:ind w:left="3652" w:hanging="52"/>
            <w:rPr>
              <w:rFonts w:ascii="Times New Roman" w:eastAsia="Times New Roman" w:hAnsi="Times New Roman"/>
              <w:color w:val="800080"/>
              <w:sz w:val="24"/>
            </w:rPr>
          </w:pPr>
          <w:r w:rsidRPr="008951A6">
            <w:rPr>
              <w:rFonts w:ascii="Times New Roman" w:eastAsia="Times New Roman" w:hAnsi="Times New Roman"/>
              <w:b/>
              <w:bCs/>
              <w:color w:val="800080"/>
              <w:sz w:val="24"/>
              <w:rtl/>
            </w:rPr>
            <w:br/>
          </w:r>
          <w:r w:rsidRPr="008951A6">
            <w:rPr>
              <w:rFonts w:ascii="Times New Roman" w:eastAsia="Times New Roman" w:hAnsi="Times New Roman" w:hint="eastAsia"/>
              <w:b/>
              <w:bCs/>
              <w:color w:val="800080"/>
              <w:sz w:val="24"/>
              <w:rtl/>
            </w:rPr>
            <w:t>דוד</w:t>
          </w:r>
          <w:r w:rsidRPr="008951A6">
            <w:rPr>
              <w:rFonts w:ascii="Times New Roman" w:eastAsia="Times New Roman" w:hAnsi="Times New Roman"/>
              <w:b/>
              <w:bCs/>
              <w:color w:val="800080"/>
              <w:sz w:val="24"/>
              <w:rtl/>
            </w:rPr>
            <w:t xml:space="preserve"> </w:t>
          </w:r>
          <w:r w:rsidRPr="008951A6">
            <w:rPr>
              <w:rFonts w:ascii="Times New Roman" w:eastAsia="Times New Roman" w:hAnsi="Times New Roman" w:hint="eastAsia"/>
              <w:b/>
              <w:bCs/>
              <w:color w:val="800080"/>
              <w:sz w:val="24"/>
              <w:rtl/>
            </w:rPr>
            <w:t>מהנדסים</w:t>
          </w:r>
          <w:r w:rsidRPr="008951A6">
            <w:rPr>
              <w:rFonts w:ascii="Times New Roman" w:eastAsia="Times New Roman" w:hAnsi="Times New Roman"/>
              <w:b/>
              <w:bCs/>
              <w:color w:val="800080"/>
              <w:sz w:val="24"/>
              <w:rtl/>
            </w:rPr>
            <w:t xml:space="preserve"> </w:t>
          </w:r>
          <w:r w:rsidRPr="008951A6">
            <w:rPr>
              <w:rFonts w:ascii="Times New Roman" w:eastAsia="Times New Roman" w:hAnsi="Times New Roman" w:hint="eastAsia"/>
              <w:b/>
              <w:bCs/>
              <w:color w:val="800080"/>
              <w:sz w:val="24"/>
              <w:rtl/>
            </w:rPr>
            <w:t>בע</w:t>
          </w:r>
          <w:r w:rsidRPr="008951A6">
            <w:rPr>
              <w:rFonts w:ascii="Times New Roman" w:eastAsia="Times New Roman" w:hAnsi="Times New Roman"/>
              <w:b/>
              <w:bCs/>
              <w:color w:val="800080"/>
              <w:sz w:val="24"/>
              <w:rtl/>
            </w:rPr>
            <w:t>"מ</w:t>
          </w:r>
          <w:r w:rsidRPr="008951A6">
            <w:rPr>
              <w:rFonts w:ascii="Times New Roman" w:eastAsia="Times New Roman" w:hAnsi="Times New Roman"/>
              <w:b/>
              <w:bCs/>
              <w:color w:val="800080"/>
              <w:sz w:val="24"/>
              <w:rtl/>
            </w:rPr>
            <w:br/>
          </w:r>
          <w:r w:rsidRPr="008951A6">
            <w:rPr>
              <w:rFonts w:ascii="Times New Roman" w:eastAsia="Times New Roman" w:hAnsi="Times New Roman" w:hint="eastAsia"/>
              <w:b/>
              <w:bCs/>
              <w:color w:val="800080"/>
              <w:sz w:val="24"/>
              <w:rtl/>
            </w:rPr>
            <w:t>גוש</w:t>
          </w:r>
          <w:r w:rsidRPr="008951A6">
            <w:rPr>
              <w:rFonts w:ascii="Times New Roman" w:eastAsia="Times New Roman" w:hAnsi="Times New Roman"/>
              <w:b/>
              <w:bCs/>
              <w:color w:val="800080"/>
              <w:sz w:val="24"/>
              <w:rtl/>
            </w:rPr>
            <w:t xml:space="preserve"> </w:t>
          </w:r>
          <w:r w:rsidRPr="008951A6">
            <w:rPr>
              <w:rFonts w:ascii="Times New Roman" w:eastAsia="Times New Roman" w:hAnsi="Times New Roman" w:hint="eastAsia"/>
              <w:b/>
              <w:bCs/>
              <w:color w:val="800080"/>
              <w:sz w:val="24"/>
              <w:rtl/>
            </w:rPr>
            <w:t>עציון</w:t>
          </w:r>
          <w:r w:rsidRPr="008951A6">
            <w:rPr>
              <w:rFonts w:ascii="Times New Roman" w:eastAsia="Times New Roman" w:hAnsi="Times New Roman"/>
              <w:b/>
              <w:bCs/>
              <w:color w:val="800080"/>
              <w:sz w:val="24"/>
              <w:rtl/>
            </w:rPr>
            <w:t xml:space="preserve"> 7 </w:t>
          </w:r>
          <w:r w:rsidRPr="008951A6">
            <w:rPr>
              <w:rFonts w:ascii="Times New Roman" w:eastAsia="Times New Roman" w:hAnsi="Times New Roman" w:hint="eastAsia"/>
              <w:b/>
              <w:bCs/>
              <w:color w:val="800080"/>
              <w:sz w:val="24"/>
              <w:rtl/>
            </w:rPr>
            <w:t>גבעת</w:t>
          </w:r>
          <w:r w:rsidRPr="008951A6">
            <w:rPr>
              <w:rFonts w:ascii="Times New Roman" w:eastAsia="Times New Roman" w:hAnsi="Times New Roman"/>
              <w:b/>
              <w:bCs/>
              <w:color w:val="800080"/>
              <w:sz w:val="24"/>
              <w:rtl/>
            </w:rPr>
            <w:t xml:space="preserve"> </w:t>
          </w:r>
          <w:r w:rsidRPr="008951A6">
            <w:rPr>
              <w:rFonts w:ascii="Times New Roman" w:eastAsia="Times New Roman" w:hAnsi="Times New Roman" w:hint="eastAsia"/>
              <w:b/>
              <w:bCs/>
              <w:color w:val="800080"/>
              <w:sz w:val="24"/>
              <w:rtl/>
            </w:rPr>
            <w:t>שמואל</w:t>
          </w:r>
          <w:r w:rsidRPr="008951A6">
            <w:rPr>
              <w:rFonts w:ascii="Times New Roman" w:eastAsia="Times New Roman" w:hAnsi="Times New Roman"/>
              <w:b/>
              <w:bCs/>
              <w:color w:val="800080"/>
              <w:sz w:val="24"/>
              <w:rtl/>
            </w:rPr>
            <w:br/>
          </w:r>
        </w:p>
      </w:sdtContent>
    </w:sdt>
    <w:p w14:paraId="12786B71"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המתכנן</w:t>
      </w:r>
      <w:r w:rsidRPr="00590FDD">
        <w:rPr>
          <w:rFonts w:ascii="Times New Roman" w:eastAsia="Times New Roman" w:hAnsi="Times New Roman" w:hint="cs"/>
          <w:sz w:val="20"/>
          <w:rtl/>
          <w:lang w:eastAsia="he-IL"/>
        </w:rPr>
        <w:t>")</w:t>
      </w:r>
    </w:p>
    <w:p w14:paraId="30BE8BDE" w14:textId="77777777" w:rsidR="00590FDD" w:rsidRPr="00590FDD" w:rsidRDefault="00590FDD" w:rsidP="00590FDD">
      <w:pPr>
        <w:widowControl w:val="0"/>
        <w:spacing w:before="0" w:beforeAutospacing="0" w:after="0" w:afterAutospacing="0" w:line="240" w:lineRule="auto"/>
        <w:ind w:left="1457" w:hanging="1457"/>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שני;</w:t>
      </w:r>
    </w:p>
    <w:p w14:paraId="190897D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9B6FFC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C7F7737" w14:textId="77777777" w:rsidR="00590FDD" w:rsidRPr="00590FDD" w:rsidRDefault="00590FDD" w:rsidP="00590FDD">
      <w:pPr>
        <w:widowControl w:val="0"/>
        <w:spacing w:before="0" w:beforeAutospacing="0" w:after="0" w:afterAutospacing="0" w:line="240" w:lineRule="auto"/>
        <w:ind w:left="1440" w:hanging="1440"/>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והואיל:</w:t>
      </w:r>
      <w:r w:rsidRPr="00590FDD">
        <w:rPr>
          <w:rFonts w:ascii="Times New Roman" w:eastAsia="Times New Roman" w:hAnsi="Times New Roman"/>
          <w:bCs/>
          <w:sz w:val="20"/>
          <w:rtl/>
          <w:lang w:eastAsia="he-IL"/>
        </w:rPr>
        <w:tab/>
      </w:r>
      <w:r w:rsidRPr="00590FDD">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10D77F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CC0D3E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C8DA765" w14:textId="77777777" w:rsidR="00590FDD" w:rsidRPr="00590FDD" w:rsidRDefault="00590FDD" w:rsidP="00590FDD">
      <w:pPr>
        <w:widowControl w:val="0"/>
        <w:spacing w:before="0" w:beforeAutospacing="0" w:after="0" w:afterAutospacing="0" w:line="240" w:lineRule="auto"/>
        <w:jc w:val="center"/>
        <w:outlineLvl w:val="1"/>
        <w:rPr>
          <w:rFonts w:ascii="Times New Roman" w:eastAsia="Times New Roman" w:hAnsi="Times New Roman"/>
          <w:bCs/>
          <w:sz w:val="20"/>
          <w:rtl/>
          <w:lang w:eastAsia="he-IL"/>
        </w:rPr>
      </w:pPr>
      <w:r w:rsidRPr="00590FDD">
        <w:rPr>
          <w:rFonts w:ascii="Times New Roman" w:eastAsia="Times New Roman" w:hAnsi="Times New Roman"/>
          <w:bCs/>
          <w:sz w:val="20"/>
          <w:rtl/>
          <w:lang w:eastAsia="he-IL"/>
        </w:rPr>
        <w:t>לפיכך הותנה והוסכם בין הצדדים כדלקמן:</w:t>
      </w:r>
    </w:p>
    <w:p w14:paraId="715BB829"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66B5015E"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
          <w:bCs/>
          <w:sz w:val="20"/>
          <w:u w:val="single"/>
          <w:rtl/>
          <w:lang w:eastAsia="he-IL"/>
        </w:rPr>
      </w:pPr>
      <w:r w:rsidRPr="00590FDD">
        <w:rPr>
          <w:rFonts w:ascii="Times New Roman" w:eastAsia="Times New Roman" w:hAnsi="Times New Roman"/>
          <w:b/>
          <w:bCs/>
          <w:sz w:val="20"/>
          <w:u w:val="single"/>
          <w:rtl/>
          <w:lang w:eastAsia="he-IL"/>
        </w:rPr>
        <w:t>מבוא</w:t>
      </w:r>
    </w:p>
    <w:p w14:paraId="4902526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91F4E4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למונחים הבאים יהא הפרוש הנקוב בצידם דהיינו:</w:t>
      </w:r>
    </w:p>
    <w:p w14:paraId="410A90A5"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4D5BF337"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"הפרויקט"</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5B8E66B0"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1064263"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"התכנית" </w:t>
      </w:r>
      <w:r w:rsidRPr="00590FDD">
        <w:rPr>
          <w:rFonts w:ascii="Times New Roman" w:eastAsia="Times New Roman" w:hAnsi="Times New Roman"/>
          <w:sz w:val="20"/>
          <w:rtl/>
          <w:lang w:eastAsia="he-IL"/>
        </w:rPr>
        <w:t>/</w:t>
      </w:r>
    </w:p>
    <w:p w14:paraId="682D7846"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"המקרקעין"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336C0AF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2EE975A"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"האתר"</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263132C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877043E"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היועצים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18EA9E96"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BD28EB8"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התכניות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בצוע שרותי המתכנן, עפ</w:t>
      </w:r>
      <w:r w:rsidR="00302486">
        <w:rPr>
          <w:rFonts w:ascii="Times New Roman" w:eastAsia="Times New Roman" w:hAnsi="Times New Roman"/>
          <w:sz w:val="20"/>
          <w:rtl/>
          <w:lang w:eastAsia="he-IL"/>
        </w:rPr>
        <w:t>"י דרישת המזמין, לשם ביצוע הפרו</w:t>
      </w:r>
      <w:r w:rsidRPr="00590FDD">
        <w:rPr>
          <w:rFonts w:ascii="Times New Roman" w:eastAsia="Times New Roman" w:hAnsi="Times New Roman"/>
          <w:sz w:val="20"/>
          <w:rtl/>
          <w:lang w:eastAsia="he-IL"/>
        </w:rPr>
        <w:t xml:space="preserve">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xml:space="preserve">. כל המסמכים שיערכו ע"י המתכנן כאמור יערכו בשפה </w:t>
      </w:r>
      <w:r w:rsidRPr="00590FDD">
        <w:rPr>
          <w:rFonts w:ascii="Times New Roman" w:eastAsia="Times New Roman" w:hAnsi="Times New Roman"/>
          <w:sz w:val="20"/>
          <w:rtl/>
          <w:lang w:eastAsia="he-IL"/>
        </w:rPr>
        <w:lastRenderedPageBreak/>
        <w:t>העברית.</w:t>
      </w:r>
    </w:p>
    <w:p w14:paraId="57BA2BD1"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C2FDE40"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שירותי</w:t>
      </w:r>
    </w:p>
    <w:p w14:paraId="736DF13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המתכנן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p>
    <w:p w14:paraId="5BCD0056"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השירותים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השירותים כמוגדר וכמפורט בחוזה זה ובנספח </w:t>
      </w:r>
      <w:r w:rsidRPr="00590FDD">
        <w:rPr>
          <w:rFonts w:ascii="Times New Roman" w:eastAsia="Times New Roman" w:hAnsi="Times New Roman"/>
          <w:b/>
          <w:bCs/>
          <w:sz w:val="20"/>
          <w:rtl/>
          <w:lang w:eastAsia="he-IL"/>
        </w:rPr>
        <w:t>ב'</w:t>
      </w:r>
      <w:r w:rsidRPr="00590FDD">
        <w:rPr>
          <w:rFonts w:ascii="Times New Roman" w:eastAsia="Times New Roman" w:hAnsi="Times New Roman"/>
          <w:sz w:val="20"/>
          <w:rtl/>
          <w:lang w:eastAsia="he-IL"/>
        </w:rPr>
        <w:t>.</w:t>
      </w:r>
    </w:p>
    <w:p w14:paraId="6292C638"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3CB5086"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המנהל</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9DCFA07"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D708DB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מקום שמדובר בחוזה זה במזמין - גם המנהל במשמע.</w:t>
      </w:r>
    </w:p>
    <w:p w14:paraId="71FAC2DB"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C125008"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החוזה</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חוזה זה על נספחיו.</w:t>
      </w:r>
    </w:p>
    <w:p w14:paraId="25952224"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654B93BF"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הדין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כהגדרתו בחוק הפירושים לרבות כל הוראה של רשות מוסמכת בתוקף סמכותה על פי הדין.</w:t>
      </w:r>
    </w:p>
    <w:p w14:paraId="1F6FE9F8"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36F91E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הרשות</w:t>
      </w:r>
    </w:p>
    <w:p w14:paraId="0A3E3234"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המקומית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0F18A719"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FCF1205"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חוזה</w:t>
      </w:r>
    </w:p>
    <w:p w14:paraId="05F31C8B"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הפיתוח</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w:t>
      </w:r>
    </w:p>
    <w:p w14:paraId="5A9AA1FD"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7945482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הכותרות בחוזה זה לא ישמשו בפירושו.</w:t>
      </w:r>
    </w:p>
    <w:p w14:paraId="71EE6A9E"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627D16D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הנספחים לחוזה זה מהווים חלק בלתי נפרד הימנו ואלה הם:</w:t>
      </w:r>
    </w:p>
    <w:p w14:paraId="73E3635E"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7567FEBD"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א'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כללי;</w:t>
      </w:r>
    </w:p>
    <w:p w14:paraId="31A48096"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נספח ב'</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שירותי המתכנן;</w:t>
      </w:r>
    </w:p>
    <w:p w14:paraId="0EE5D1F0"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ג'</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lang w:eastAsia="he-IL"/>
        </w:rPr>
        <w:t>–</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rtl/>
          <w:lang w:eastAsia="he-IL"/>
        </w:rPr>
        <w:tab/>
        <w:t>לוח זמנים;</w:t>
      </w:r>
    </w:p>
    <w:p w14:paraId="21B396B1"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ד'</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שכר המתכנן;</w:t>
      </w:r>
    </w:p>
    <w:p w14:paraId="01A8C81D"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ה'</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תשלומי שכר המתכנן;</w:t>
      </w:r>
    </w:p>
    <w:p w14:paraId="4311C2C6"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ו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הצהרה והתחייבות לשמירת סודיות;</w:t>
      </w:r>
    </w:p>
    <w:p w14:paraId="1B69EF4A"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r>
      <w:r w:rsidRPr="003E5958">
        <w:rPr>
          <w:rFonts w:ascii="Times New Roman" w:eastAsia="Times New Roman" w:hAnsi="Times New Roman" w:hint="cs"/>
          <w:sz w:val="20"/>
          <w:rtl/>
          <w:lang w:eastAsia="he-IL"/>
        </w:rPr>
        <w:t>מפרט</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ביטוחי</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המתכנן</w:t>
      </w:r>
      <w:r w:rsidRPr="003E5958">
        <w:rPr>
          <w:rFonts w:ascii="Times New Roman" w:eastAsia="Times New Roman" w:hAnsi="Times New Roman"/>
          <w:sz w:val="20"/>
          <w:rtl/>
          <w:lang w:eastAsia="he-IL"/>
        </w:rPr>
        <w:t>;</w:t>
      </w:r>
    </w:p>
    <w:p w14:paraId="4A0DA227"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hint="cs"/>
          <w:bCs/>
          <w:sz w:val="20"/>
          <w:rtl/>
          <w:lang w:eastAsia="he-IL"/>
        </w:rPr>
        <w:t>1</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t>אישור על קיום ביטוחי המתכנן;</w:t>
      </w:r>
    </w:p>
    <w:p w14:paraId="08129BD2"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ח'</w:t>
      </w:r>
      <w:r w:rsidRPr="00590FDD">
        <w:rPr>
          <w:rFonts w:ascii="Times New Roman" w:eastAsia="Times New Roman" w:hAnsi="Times New Roman"/>
          <w:sz w:val="20"/>
          <w:rtl/>
          <w:lang w:eastAsia="he-IL"/>
        </w:rPr>
        <w:t xml:space="preserve"> - </w:t>
      </w:r>
      <w:r w:rsidRPr="00590FDD">
        <w:rPr>
          <w:rFonts w:ascii="Times New Roman" w:eastAsia="Times New Roman" w:hAnsi="Times New Roman"/>
          <w:sz w:val="20"/>
          <w:rtl/>
          <w:lang w:eastAsia="he-IL"/>
        </w:rPr>
        <w:tab/>
        <w:t>רשימת התכניות והמסמכים שעל המתכנן להנפיק.</w:t>
      </w:r>
    </w:p>
    <w:p w14:paraId="4CF07F1C"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ט'</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אישור להשלמת הפרויקט/קטע מהפרויקט.</w:t>
      </w:r>
    </w:p>
    <w:p w14:paraId="41493B60"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נספח י'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היעדר תביעות.</w:t>
      </w:r>
    </w:p>
    <w:p w14:paraId="3177A26D"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p>
    <w:p w14:paraId="559EED30"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שירותי המתכנן</w:t>
      </w:r>
    </w:p>
    <w:p w14:paraId="4CFE301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E88B50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מוסר בזה למתכנן והמתכנן מקבל על עצמו את בצוע שרותי המתכנן.</w:t>
      </w:r>
    </w:p>
    <w:p w14:paraId="6D95CE5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719E90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המתכנן מצהיר ומאשר כי הינו מכיר ויודע את כל הנדרש למטרת בצוע שרותי המתכנן וכי הינו מורשה על פי דין למתן שרותי המתכנן, לרבות, עפ"י חוק המהנדסים והאדריכלים תשי"ח - 1958, וכי יש בידו 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שיון תקף לביצוע עפ"י דין של שירותי המתכנן, כי הוא בעל הכישורים, הר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שיונות, הידע, הניסיון והאמצעים המאפשרים לו ביצועם ברמה מקצועית גבוהה ובהתאם למותנה בחוזה.</w:t>
      </w:r>
    </w:p>
    <w:p w14:paraId="280D6A1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5ACB9B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 לו שש</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 xml:space="preserve">רותי המתכנן עפ"י חוזה </w:t>
      </w:r>
      <w:r w:rsidR="00302486">
        <w:rPr>
          <w:rFonts w:ascii="Times New Roman" w:eastAsia="Times New Roman" w:hAnsi="Times New Roman"/>
          <w:sz w:val="20"/>
          <w:rtl/>
          <w:lang w:eastAsia="he-IL"/>
        </w:rPr>
        <w:t>זה הינם לשלבים ו/או קטעים בפרוי</w:t>
      </w:r>
      <w:r w:rsidRPr="00590FDD">
        <w:rPr>
          <w:rFonts w:ascii="Times New Roman" w:eastAsia="Times New Roman" w:hAnsi="Times New Roman"/>
          <w:sz w:val="20"/>
          <w:rtl/>
          <w:lang w:eastAsia="he-IL"/>
        </w:rPr>
        <w:t xml:space="preserve">קט כפי שיוזמנו בכתב ע"י המזמין מעת לעת עפ"י שיקול דעתו, והם יינתנו על ידו בשלבי 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להלן. המתכנן מוסיף ומצהיר כי ידוע לו שהמזמין אינו מתחייב להזמין מהמתכנן שירותים נוספים מעבר לנקוב בחוזה זה ובנספח </w:t>
      </w:r>
      <w:r w:rsidRPr="00590FDD">
        <w:rPr>
          <w:rFonts w:ascii="Times New Roman" w:eastAsia="Times New Roman" w:hAnsi="Times New Roman"/>
          <w:bCs/>
          <w:sz w:val="20"/>
          <w:rtl/>
          <w:lang w:eastAsia="he-IL"/>
        </w:rPr>
        <w:t xml:space="preserve">ב' </w:t>
      </w:r>
      <w:r w:rsidRPr="00590FDD">
        <w:rPr>
          <w:rFonts w:ascii="Times New Roman" w:eastAsia="Times New Roman" w:hAnsi="Times New Roman"/>
          <w:sz w:val="20"/>
          <w:rtl/>
          <w:lang w:eastAsia="he-IL"/>
        </w:rPr>
        <w:t>כאמור.</w:t>
      </w:r>
    </w:p>
    <w:p w14:paraId="6E5CAF5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4C06A7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14C1FFE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181EC5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יבסס את שרותי המתכנן על הנתונים, קווי היסוד, התקציב וההנחיות שיקבעו ע"י המזמין ובתאום מלא עם הגורמים השונים כפי שיקבעו מזמן לזמן ע"י המזמין, ויהיה חייב לנהוג לפיהם ולקיימם ללא סטייה אלא אם כן קבל הוראה או אשור בכתב מהמזמין.</w:t>
      </w:r>
    </w:p>
    <w:p w14:paraId="2054E01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3265AA0" w14:textId="329C7ED4"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תאום ופיקוח של המזמין, עם היועצים, ועם כל יתר הגורמים שיפעלו באתר, ככל שיידרש לקידום, תכנון ובצוע שרותי המתכנן, הכל כפי שיקבע ע"י המנהל. כן מתחייב המתכנן להשתתף בתאום מראש בכל ישיבות התיאום אליהן יוזמן.</w:t>
      </w:r>
      <w:r w:rsidR="00116774">
        <w:rPr>
          <w:rFonts w:ascii="Times New Roman" w:eastAsia="Times New Roman" w:hAnsi="Times New Roman" w:hint="cs"/>
          <w:sz w:val="20"/>
          <w:rtl/>
          <w:lang w:eastAsia="he-IL"/>
        </w:rPr>
        <w:t xml:space="preserve"> ישיבות תיאום יערכו באמצעים טכנולוגים בזום ככל שניתן לאור הקורונה - אלא אם לא ניתן  ואז יתואם בין היועצים /יזם/רשויות וכו' . </w:t>
      </w:r>
    </w:p>
    <w:p w14:paraId="216F9EC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22A9BB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ישמור על נוהלי קשר, תיאום, רשום וצורת המסמכים לפי דרישת המנהל.</w:t>
      </w:r>
    </w:p>
    <w:p w14:paraId="47A5C05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CD1585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עוד לא יקבע אחרת ע"י המזמין, יהיה המנהל כנקוב בנספח </w:t>
      </w:r>
      <w:r w:rsidRPr="00590FDD">
        <w:rPr>
          <w:rFonts w:ascii="Times New Roman" w:eastAsia="Times New Roman" w:hAnsi="Times New Roman"/>
          <w:bCs/>
          <w:sz w:val="20"/>
          <w:rtl/>
          <w:lang w:eastAsia="he-IL"/>
        </w:rPr>
        <w:t xml:space="preserve">א' </w:t>
      </w:r>
      <w:r w:rsidRPr="00590FDD">
        <w:rPr>
          <w:rFonts w:ascii="Times New Roman" w:eastAsia="Times New Roman" w:hAnsi="Times New Roman"/>
          <w:sz w:val="20"/>
          <w:rtl/>
          <w:lang w:eastAsia="he-IL"/>
        </w:rPr>
        <w:t>ועל המתכנן להיות בקשר מתמיד אתו ולתאם עמו את כל פעולותיו, אלא אם נקבע אחרת ע"י המזמין.</w:t>
      </w:r>
    </w:p>
    <w:p w14:paraId="463625E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6588F7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מצהיר כי ידועות לו הוראות כל התכניות הקיימות או הנמצאות בשלבי הכנה על ידי הרשויות המוסמכות לכך לגבי האתר, וכן הוראות הדין, הנהלים, התקנים והתקנות החלים בקשר עם בצוע שרותי המתכנן, והוא מתחייב לפעול בהתאם לקבוע בהם. כמו כן מצהיר המתכנן כי בדק בעצמו את כל הנושאים הרלוונטיים הקשורים למתן שירותי המתכנן, הן אצל המזמין, הן אצל הרשות </w:t>
      </w:r>
      <w:r w:rsidRPr="00590FDD">
        <w:rPr>
          <w:rFonts w:ascii="Times New Roman" w:eastAsia="Times New Roman" w:hAnsi="Times New Roman"/>
          <w:sz w:val="20"/>
          <w:rtl/>
          <w:lang w:eastAsia="he-IL"/>
        </w:rPr>
        <w:lastRenderedPageBreak/>
        <w:t>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2E83C64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05B798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להפיק את כל התכניות מושא חוזה זה, בכל שלבי הביצוע של שירותי המתכנן, ולרבות כל שינוי בתכניותיו באמצעות מחשב בתוכנה  או בקבצים במתכונת הקבועה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ועפ"י הנחיות המזמין מעת לעת. המתכנן מתחייב להעביר ליועצים ולקבל מהם קבצים אך ורק באותה מתכונת שנקבעה כאמור.</w:t>
      </w:r>
    </w:p>
    <w:p w14:paraId="2051E5B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0E5933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יגיש ליועצים, לקבלנים ולכל גורם אחר הקשור בפרויקט כל שרות הקשור במישרין או בעקיפין בו, בין בתמורה ובין שלא בתמורה, פרט לשירותים המתחייבים מחוזה זה.</w:t>
      </w:r>
    </w:p>
    <w:p w14:paraId="024E602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3CAAB1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 כי אין לו ולא תהינה לו תביעות ו/או טענות כלפי המזמין או כלפי המתכננים האחרים בגין מסירת העבודות כאמור. משמסר המזמין ביצוע שירותים כאמור למתכנן אחר, מתחייב המתכנן לשתף עמו פעולה ככל שיידרש.</w:t>
      </w:r>
    </w:p>
    <w:p w14:paraId="6112027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0AF5FC9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ערוך לביצוע העבודות, בין היתר, גם במערכת ניהול ותיאום </w:t>
      </w:r>
      <w:r w:rsidRPr="00590FDD">
        <w:rPr>
          <w:rFonts w:ascii="Times New Roman" w:eastAsia="Times New Roman" w:hAnsi="Times New Roman"/>
          <w:sz w:val="20"/>
          <w:rtl/>
          <w:lang w:eastAsia="he-IL"/>
        </w:rPr>
        <w:lastRenderedPageBreak/>
        <w:t>פרויקטים באמצעות האינטרנט, כדוגמת "</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w:t>
      </w:r>
      <w:r w:rsidRPr="00590FDD">
        <w:rPr>
          <w:rFonts w:ascii="Times New Roman" w:eastAsia="Times New Roman" w:hAnsi="Times New Roman"/>
          <w:sz w:val="20"/>
          <w:rtl/>
          <w:lang w:eastAsia="he-IL"/>
        </w:rPr>
        <w:t xml:space="preserve"> של רמדור או אחרת המאושרת ע"י המזמין ויפעל במערכת זו ללא כל תמורה נוספת</w:t>
      </w:r>
      <w:r w:rsidRPr="00590FDD">
        <w:rPr>
          <w:rFonts w:ascii="Times New Roman" w:eastAsia="Times New Roman" w:hAnsi="Times New Roman" w:hint="cs"/>
          <w:sz w:val="20"/>
          <w:rtl/>
          <w:lang w:eastAsia="he-IL"/>
        </w:rPr>
        <w:t>.</w:t>
      </w:r>
    </w:p>
    <w:p w14:paraId="19E71A9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1F423D7"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צוות עובדים ואמצעים</w:t>
      </w:r>
    </w:p>
    <w:p w14:paraId="1E0FDB2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1573E2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בצוע שרותי המתכנן יקיים משרד מאויש מאורגן ומצויד באופן שיאפשר בצוע שרותי המתכנן בהתאם להוראות חוזה זה.</w:t>
      </w:r>
    </w:p>
    <w:p w14:paraId="6AF8804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A5F599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שהרכבם המספרי והמקצועי של צוות עובדיו, כמפורט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יתאים לביצוע שרותי המתכנן ברמה ובמועדים המפורטים בחוזה זה ויניח את דעתו של המנהל במשך כל תקופת מתן שרותי המתכנן.</w:t>
      </w:r>
    </w:p>
    <w:p w14:paraId="16FD290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91B172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מהתחייבותו האמורה של המתכנן, רשאי המנהל - אם וכאשר יראה צורך בכך על פי שיקול דעתו - להורות למתכנן מזמן לזמן להגדיל את צוות עובדיו, על חשבונו ואחריותו של המתכנן, במספר, לתקופה ובמקומות אותם יציין המנהל בהוראותיו.</w:t>
      </w:r>
    </w:p>
    <w:p w14:paraId="6F55174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E6BCBC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בזה כי במשך כל תקופת החוזה יהיה האדריכל ו/או המהנדס ו/או היועץ הנקוב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להלן, מנהלו הראשי של המתכנן למטרת </w:t>
      </w:r>
      <w:r w:rsidRPr="00590FDD">
        <w:rPr>
          <w:rFonts w:ascii="Times New Roman" w:eastAsia="Times New Roman" w:hAnsi="Times New Roman"/>
          <w:sz w:val="20"/>
          <w:rtl/>
          <w:lang w:eastAsia="he-IL"/>
        </w:rPr>
        <w:lastRenderedPageBreak/>
        <w:t>בצוע החוזה (להלן: "</w:t>
      </w:r>
      <w:r w:rsidRPr="00590FDD">
        <w:rPr>
          <w:rFonts w:ascii="Times New Roman" w:eastAsia="Times New Roman" w:hAnsi="Times New Roman"/>
          <w:b/>
          <w:bCs/>
          <w:sz w:val="20"/>
          <w:rtl/>
          <w:lang w:eastAsia="he-IL"/>
        </w:rPr>
        <w:t>המנהל הראשי</w:t>
      </w:r>
      <w:r w:rsidRPr="00590FDD">
        <w:rPr>
          <w:rFonts w:ascii="Times New Roman" w:eastAsia="Times New Roman" w:hAnsi="Times New Roman"/>
          <w:sz w:val="20"/>
          <w:rtl/>
          <w:lang w:eastAsia="he-IL"/>
        </w:rPr>
        <w:t>"). החלפת המנהל הראשי בממלא מקום מתאים ולתקופה מוגדרת, תיעשה לאחר אישורו של המזמין.</w:t>
      </w:r>
    </w:p>
    <w:p w14:paraId="78754CD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7127D45" w14:textId="77777777" w:rsidR="00302486" w:rsidRDefault="00590FDD" w:rsidP="004E32D2">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החוזה יעמוד המנהל הראשי בראשו, יהיה מעורב אישית בבצוע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בבצוע שרותי התכנון. מבלי לגרוע מהתחייבויות המתכנן כמתחייב מהאמור הרי בכל מקרה שהשירותים לא יינתנו ע"י המנהל הראשי כאמור מכל סיבה שהיא, יהיה המזמין זכאי לבטל את החוזה ויחולו הוראות</w:t>
      </w:r>
      <w:r w:rsidR="004E32D2">
        <w:rPr>
          <w:rFonts w:ascii="Times New Roman" w:eastAsia="Times New Roman" w:hAnsi="Times New Roman"/>
          <w:sz w:val="20"/>
          <w:rtl/>
          <w:lang w:eastAsia="he-IL"/>
        </w:rPr>
        <w:t xml:space="preserve"> סעיפים 12.3.2 ו - 12.3.3 להלן.</w:t>
      </w:r>
    </w:p>
    <w:p w14:paraId="2B5CA8E5" w14:textId="77777777" w:rsidR="00302486" w:rsidRPr="00590FDD" w:rsidRDefault="00302486"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CC8111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4244662A"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לדרוש מהמתכנן להחליף כל עובד מעובדיו של המתכנן שלדעת המזמין אינו מתאים לתפקידו או אינו מבצעו להנחת דעתו, אף אם אושר תחילה ע"י המזמין, וכן לדרוש תגבור צוות המתכנן, ועל המתכנן למלא דרישת המזמין לאלתר.</w:t>
      </w:r>
    </w:p>
    <w:p w14:paraId="551025A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7828EE7"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החלטות המזמין בדבר אשור ו/או החלפת עובד מעובדי המתכנן תינתנה לפי שקול דעתו המוחלט וללא צורך במתן </w:t>
      </w:r>
      <w:r w:rsidRPr="00590FDD">
        <w:rPr>
          <w:rFonts w:ascii="Times New Roman" w:eastAsia="Times New Roman" w:hAnsi="Times New Roman"/>
          <w:sz w:val="20"/>
          <w:rtl/>
          <w:lang w:eastAsia="he-IL"/>
        </w:rPr>
        <w:lastRenderedPageBreak/>
        <w:t>נימוקים. אין בהחלטות אלה כדי לשחרר את המתכנן מאיזה מהתחייבויותיו לפי חוזה זה ואין בהן כדי להטיל על המזמין כל אחריות שהיא.</w:t>
      </w:r>
    </w:p>
    <w:p w14:paraId="16B1161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2A8AEC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לצייד על חשבונו את צוות עובדיו בכל הציוד הדרוש לבצוע שרותי המתכנן. האחזקה והשמירה על ציוד זה תהיה בידי המתכנן ועל חשבונו, והמזמין לא ישא בכל אחריות בגין אבדן או נזק כלשהו לציוד או לכל חלק ממנו מכל סיבה שהיא.</w:t>
      </w:r>
    </w:p>
    <w:p w14:paraId="3C467E0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75ED6E5"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סמכויות המתכנן</w:t>
      </w:r>
    </w:p>
    <w:p w14:paraId="0C66FA0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5932C5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במגעים עם רשויות מוסמכות לרבות עם הרשות המקומית בכל הנוגע לשרותי המתכנן וכל הכרוך בכך יפעל המתכנן בתור בא-כוחו הטכני של המזמין והמזמין מסמיכו לכך ובלבד:</w:t>
      </w:r>
    </w:p>
    <w:p w14:paraId="5A1A111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50DFA91"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יגיש כל תכניות או תיקונים לתכניות לאשור הרשויות המוסמכות אלא אם כן אושרו קודם לכן ע"י המזמין.</w:t>
      </w:r>
    </w:p>
    <w:p w14:paraId="74525F6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72293EA"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יקבל כל החלטה ולא יפעל ולא יחייב את המזמין בכל עניין הכרוך בהתחייבות חוקית או כספית אלא באשורו המוקדם של המזמין.</w:t>
      </w:r>
    </w:p>
    <w:p w14:paraId="249132F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15D78C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אלא אם כן ורק במידה שיוסמך לכך ע"י המזמין בכתב לא יהיה המתכנן רשאי ליתן הוראות או הנחיות במישרין לקבלן הראשי או לקבלן העבודות או לנהל עימם מו"מ ביחס למחירים או דרכי ביצוע הכרוכים בשנוי מחירים, אלא באמצעות המזמין או המנהל.</w:t>
      </w:r>
    </w:p>
    <w:p w14:paraId="29EF9A4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7FF495F"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סמכויות המנהל</w:t>
      </w:r>
    </w:p>
    <w:p w14:paraId="47AEB3B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30D35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לבדוק בכל עת את שרותי המתכנן כולם או חלקם, להשגיח על ביצוע שרותי המתכנן וכן לבדוק את טיב שירותי המתכנן הנעשים על ידי המתכנן או מטעמו. כן רשאי המנהל לבדוק אם המתכנן מבצע כהלכה את הוראות חוזה זה, את הוראות המזמין ואת הוראותיו.</w:t>
      </w:r>
    </w:p>
    <w:p w14:paraId="3028670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904664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w:t>
      </w:r>
    </w:p>
    <w:p w14:paraId="58D3C41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F16CFE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לצורך הפעלת סמכויותיו רשאי המנהל או מי מטעמו לבקר במשרד המתכנן או בכל מקום אחר בו מבוצעים שירותי המתכנן והמתכנן מתחייב למסור כל הסבר שיידרש על ידו או מטעמו.</w:t>
      </w:r>
    </w:p>
    <w:p w14:paraId="3933463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F1A39C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בהפעלת סמכויות המנהל על פי חוזה זה כדי לגרוע מאחריות המתכנן או לשחררו מהתחייבויותיו על פי חוזה זה. בהקשר זה מובהר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C28245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B06362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אישר המנהל תכניות או מסמכים אחרים הקשורים בשרותי המתכנן על פי חוזה זה או שדרש המנהל מהמתכנן להכינם בהתאם להסכם זה, אין בכך כדי לשחרר את המתכנן מאחריותו המקצועית המלאה, ואין בכך כדי להטיל על המנהל או על המזמין אחריות כלשהי לטיב התכניות או המסמכים האמורים.</w:t>
      </w:r>
    </w:p>
    <w:p w14:paraId="58576FB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D66D179"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לוח זמנים ושלבי בצוע</w:t>
      </w:r>
    </w:p>
    <w:p w14:paraId="5C7ED5B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8D8ACC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יבצע את שרותי המתכנן בשלבים ובמועדים כמפורט בנספח </w:t>
      </w:r>
      <w:r w:rsidRPr="00590FDD">
        <w:rPr>
          <w:rFonts w:ascii="Times New Roman" w:eastAsia="Times New Roman" w:hAnsi="Times New Roman"/>
          <w:b/>
          <w:bCs/>
          <w:sz w:val="20"/>
          <w:rtl/>
          <w:lang w:eastAsia="he-IL"/>
        </w:rPr>
        <w:t>ג'</w:t>
      </w:r>
      <w:r w:rsidRPr="00590FDD">
        <w:rPr>
          <w:rFonts w:ascii="Times New Roman" w:eastAsia="Times New Roman" w:hAnsi="Times New Roman"/>
          <w:sz w:val="20"/>
          <w:rtl/>
          <w:lang w:eastAsia="he-IL"/>
        </w:rPr>
        <w:t xml:space="preserve"> (להלן: "</w:t>
      </w:r>
      <w:r w:rsidRPr="00590FDD">
        <w:rPr>
          <w:rFonts w:ascii="Times New Roman" w:eastAsia="Times New Roman" w:hAnsi="Times New Roman"/>
          <w:b/>
          <w:bCs/>
          <w:sz w:val="20"/>
          <w:rtl/>
          <w:lang w:eastAsia="he-IL"/>
        </w:rPr>
        <w:t>לוח הזמנים</w:t>
      </w:r>
      <w:r w:rsidRPr="00590FDD">
        <w:rPr>
          <w:rFonts w:ascii="Times New Roman" w:eastAsia="Times New Roman" w:hAnsi="Times New Roman"/>
          <w:sz w:val="20"/>
          <w:rtl/>
          <w:lang w:eastAsia="he-IL"/>
        </w:rPr>
        <w:t xml:space="preserve">"). כל שרות הכלול בשרותי המתכנן אשר לא נקבע לו מועד בלוח הזמנים יבוצע על ידי המתכנן במועד שיהיה דרוש על מנת להבטיח בצוע שרותי המתכנן בהתאם ללוח הזמנים ובאופן </w:t>
      </w:r>
      <w:r w:rsidR="00302486">
        <w:rPr>
          <w:rFonts w:ascii="Times New Roman" w:eastAsia="Times New Roman" w:hAnsi="Times New Roman"/>
          <w:sz w:val="20"/>
          <w:rtl/>
          <w:lang w:eastAsia="he-IL"/>
        </w:rPr>
        <w:t>שיאפשר את גמר ביצוע הפרוי</w:t>
      </w:r>
      <w:r w:rsidRPr="00590FDD">
        <w:rPr>
          <w:rFonts w:ascii="Times New Roman" w:eastAsia="Times New Roman" w:hAnsi="Times New Roman"/>
          <w:sz w:val="20"/>
          <w:rtl/>
          <w:lang w:eastAsia="he-IL"/>
        </w:rPr>
        <w:t>קט על ידי הקבלן הראשי וגמר ביצוע עבודות קבלנים אחרים בהתאם ללוח הזמנים המוסכם עימם.</w:t>
      </w:r>
    </w:p>
    <w:p w14:paraId="7B6876E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1A743E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ל</w:t>
      </w:r>
      <w:r w:rsidR="00302486">
        <w:rPr>
          <w:rFonts w:ascii="Times New Roman" w:eastAsia="Times New Roman" w:hAnsi="Times New Roman"/>
          <w:sz w:val="20"/>
          <w:rtl/>
          <w:lang w:eastAsia="he-IL"/>
        </w:rPr>
        <w:t>א יתחיל המתכנן בבצוע קטע מהפרוי</w:t>
      </w:r>
      <w:r w:rsidRPr="00590FDD">
        <w:rPr>
          <w:rFonts w:ascii="Times New Roman" w:eastAsia="Times New Roman" w:hAnsi="Times New Roman"/>
          <w:sz w:val="20"/>
          <w:rtl/>
          <w:lang w:eastAsia="he-IL"/>
        </w:rPr>
        <w:t xml:space="preserve">קט ו/או שלב משלבי העבודה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או </w:t>
      </w:r>
      <w:r w:rsidRPr="00590FDD">
        <w:rPr>
          <w:rFonts w:ascii="Times New Roman" w:eastAsia="Times New Roman" w:hAnsi="Times New Roman"/>
          <w:b/>
          <w:bCs/>
          <w:sz w:val="20"/>
          <w:rtl/>
          <w:lang w:eastAsia="he-IL"/>
        </w:rPr>
        <w:t xml:space="preserve">ג' </w:t>
      </w:r>
      <w:r w:rsidRPr="00590FDD">
        <w:rPr>
          <w:rFonts w:ascii="Times New Roman" w:eastAsia="Times New Roman" w:hAnsi="Times New Roman"/>
          <w:sz w:val="20"/>
          <w:rtl/>
          <w:lang w:eastAsia="he-IL"/>
        </w:rPr>
        <w:t>אלא אם כן הודיע למזמין תחילה כי הגיע לדעתו מועד בצוע שלב זה וקבל מהמזמין אשור בכתב לביצועו.</w:t>
      </w:r>
    </w:p>
    <w:p w14:paraId="38E3EA3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A9D84A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יש לראות חוזה זה כהתקשרות בין המזמין</w:t>
      </w:r>
      <w:r w:rsidR="00302486">
        <w:rPr>
          <w:rFonts w:ascii="Times New Roman" w:eastAsia="Times New Roman" w:hAnsi="Times New Roman"/>
          <w:sz w:val="20"/>
          <w:rtl/>
          <w:lang w:eastAsia="he-IL"/>
        </w:rPr>
        <w:t xml:space="preserve"> לבין המתכנן לגבי כל קטעי הפרוי</w:t>
      </w:r>
      <w:r w:rsidRPr="00590FDD">
        <w:rPr>
          <w:rFonts w:ascii="Times New Roman" w:eastAsia="Times New Roman" w:hAnsi="Times New Roman"/>
          <w:sz w:val="20"/>
          <w:rtl/>
          <w:lang w:eastAsia="he-IL"/>
        </w:rPr>
        <w:t>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27F7668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925B4D7"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ידוע למתכנן כי התחייבויות היועצים, הקבלנים ויתר הגורמים, מותנות בכך שיסופקו להם כל התכניות, ההנחיות, ההוראות, הפרטים והביאורים שידרשו לבצוע עבודותיהם ושרותיהם במהירות ובקצב שימנעו כל עיכוב בביצועם וברציפותם. המתכנן מתחייב לבצע את שרותי המתכנן באופן שימנע כל עילה מהיועצים ומהקבלנים מלטעון לעיכוב מוצדק בבצוע עבודותיהם ובאופן שיבטיח ביצועם בהתאם ללוחות הזמנים שיהיו רצופים לחוזים שיחתמו עמם.</w:t>
      </w:r>
    </w:p>
    <w:p w14:paraId="16978DD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F298D5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עיכוב בבצוע שירותי המתכנן יוכר כמוצדק רק בהימלא כל התנאים המצטברים הבאים ולמשך הזמן שהמנהל יקבע, דהיינו:</w:t>
      </w:r>
    </w:p>
    <w:p w14:paraId="081FC502"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45D58A02"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הוא נובע מכוח עליון או גורם אחר (להלן יחדיו: "</w:t>
      </w:r>
      <w:r w:rsidRPr="00590FDD">
        <w:rPr>
          <w:rFonts w:ascii="Times New Roman" w:eastAsia="Times New Roman" w:hAnsi="Times New Roman"/>
          <w:b/>
          <w:bCs/>
          <w:sz w:val="20"/>
          <w:rtl/>
          <w:lang w:eastAsia="he-IL"/>
        </w:rPr>
        <w:t>אירוע דוחה</w:t>
      </w:r>
      <w:r w:rsidRPr="00590FDD">
        <w:rPr>
          <w:rFonts w:ascii="Times New Roman" w:eastAsia="Times New Roman" w:hAnsi="Times New Roman"/>
          <w:sz w:val="20"/>
          <w:rtl/>
          <w:lang w:eastAsia="he-IL"/>
        </w:rPr>
        <w:t>") שלדעת המנהל לא הייתה למתכנן שליטה עליו.</w:t>
      </w:r>
    </w:p>
    <w:p w14:paraId="2C1C55F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61B3D33"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מיד משהתרחש אירוע דוחה הודיע המתכנן למנהל על קיומו ועל משך העיכוב הצפוי.</w:t>
      </w:r>
    </w:p>
    <w:p w14:paraId="6E079E2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54B02BA" w14:textId="77777777" w:rsidR="00590FDD" w:rsidRPr="00590FDD" w:rsidRDefault="00302486"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Pr>
          <w:rFonts w:ascii="Times New Roman" w:eastAsia="Times New Roman" w:hAnsi="Times New Roman"/>
          <w:sz w:val="20"/>
          <w:rtl/>
          <w:lang w:eastAsia="he-IL"/>
        </w:rPr>
        <w:t>המתכנן לא קיבל ת</w:t>
      </w:r>
      <w:r w:rsidR="00590FDD" w:rsidRPr="00590FDD">
        <w:rPr>
          <w:rFonts w:ascii="Times New Roman" w:eastAsia="Times New Roman" w:hAnsi="Times New Roman"/>
          <w:sz w:val="20"/>
          <w:rtl/>
          <w:lang w:eastAsia="he-IL"/>
        </w:rPr>
        <w:t>כניות, הנחיות, הוראות, פרטים ובאורים שנדרשו על ידו ונדרשים לביצוע התכנון מהמזמין או היועצים במועד שסוכם עימם.</w:t>
      </w:r>
    </w:p>
    <w:p w14:paraId="19B47B3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BE7475E"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אישר כי האירוע הדוחה אכן מצדיק עיכוב בבצוע השירות ואת משך הדחייה.</w:t>
      </w:r>
    </w:p>
    <w:p w14:paraId="32A9B3F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36919BD"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מהאמור לעיל מותנה בזה כי אחור בבצוע עבודות תכנון ע"י אחרים לא יהווה עילה לעיכוב בבצוע שירותי המתכנן אלא באשור המנהל בכתב.</w:t>
      </w:r>
    </w:p>
    <w:p w14:paraId="620D44C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215177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להודיע למנהל מיידית, על כל עיכוב אשר לפי הערכתו עלול לגרום לאיחור בקיום לוח הזמנים.</w:t>
      </w:r>
    </w:p>
    <w:p w14:paraId="6E32AD8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9394C0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ב- 1 לכל חודש גרגוריאני, וכן בכל מועד שיידרש על ידי המזמין, ימסור המתכנן למזמין דו"ח על התקדמות ביצוע שרותי המתכנן, </w:t>
      </w:r>
      <w:r w:rsidRPr="00590FDD">
        <w:rPr>
          <w:rFonts w:ascii="Times New Roman" w:eastAsia="Times New Roman" w:hAnsi="Times New Roman"/>
          <w:sz w:val="20"/>
          <w:rtl/>
          <w:lang w:eastAsia="he-IL"/>
        </w:rPr>
        <w:lastRenderedPageBreak/>
        <w:t>ועם תחילת ביצוע העבודות באתר גם דו"ח פיקוח על ביצוען.</w:t>
      </w:r>
    </w:p>
    <w:p w14:paraId="16264C7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64F186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לבקר במשרד המתכנן ולעיין בהתקדמות ובאופן בצוע שרותי המתכנן, והמתכנן ימסור למנהל כל הסבר פרטים ודיווח לפי בקשתו. אין בסעיף זה כדי לגרוע מהתחייבויות המתכנן לפי החוזה.</w:t>
      </w:r>
    </w:p>
    <w:p w14:paraId="3367748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2EEC586"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שכר המתכנן</w:t>
      </w:r>
    </w:p>
    <w:p w14:paraId="3D1C750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7C2751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תמורת שרותי המתכנן וכל יתר התחייבויותיו לפי חוזה זה ישלם המזמין למתכנן שכר כמפורט בנספח </w:t>
      </w:r>
      <w:r w:rsidRPr="00590FDD">
        <w:rPr>
          <w:rFonts w:ascii="Times New Roman" w:eastAsia="Times New Roman" w:hAnsi="Times New Roman"/>
          <w:bCs/>
          <w:sz w:val="20"/>
          <w:rtl/>
          <w:lang w:eastAsia="he-IL"/>
        </w:rPr>
        <w:t xml:space="preserve">ד' </w:t>
      </w:r>
      <w:r w:rsidRPr="00590FDD">
        <w:rPr>
          <w:rFonts w:ascii="Times New Roman" w:eastAsia="Times New Roman" w:hAnsi="Times New Roman"/>
          <w:sz w:val="20"/>
          <w:rtl/>
          <w:lang w:eastAsia="he-IL"/>
        </w:rPr>
        <w:t>(להלן: "</w:t>
      </w:r>
      <w:r w:rsidRPr="00590FDD">
        <w:rPr>
          <w:rFonts w:ascii="Times New Roman" w:eastAsia="Times New Roman" w:hAnsi="Times New Roman"/>
          <w:b/>
          <w:bCs/>
          <w:sz w:val="20"/>
          <w:rtl/>
          <w:lang w:eastAsia="he-IL"/>
        </w:rPr>
        <w:t>שכר המתכנן</w:t>
      </w:r>
      <w:r w:rsidRPr="00590FDD">
        <w:rPr>
          <w:rFonts w:ascii="Times New Roman" w:eastAsia="Times New Roman" w:hAnsi="Times New Roman"/>
          <w:sz w:val="20"/>
          <w:rtl/>
          <w:lang w:eastAsia="he-IL"/>
        </w:rPr>
        <w:t>").</w:t>
      </w:r>
    </w:p>
    <w:p w14:paraId="4A12F49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43EC4C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בהוצאות הממשיות בשרותי העזר המפורטים להלן ישא המזמין:</w:t>
      </w:r>
    </w:p>
    <w:p w14:paraId="071125A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7DD183C"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הדפסות בתוויין המיועדות להפצה לאחרים ולמעט הדפסות שיפיק המתכנן במשרדו. להסרת ספקות, יובהר כי בגין הוצאות הדפסות בתוויין אשר מיועדות למתכנן בהליך עבודתו, לא יהיה המתכנן זכאי לקבל החזר.</w:t>
      </w:r>
    </w:p>
    <w:p w14:paraId="37F7769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B8E1D15"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העתקות שנמסרו ע"י המתכנן למזמין, לרשויות המוסמכות, או ליועצים, למעט העתקות וצילומים שיפיק המתכנן במשרדו.</w:t>
      </w:r>
    </w:p>
    <w:p w14:paraId="05FE836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002BE10"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שכפול מסמכים.</w:t>
      </w:r>
    </w:p>
    <w:p w14:paraId="54422A8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9665829"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3650CB9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49EA676"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מדידות וצילומי אויר.</w:t>
      </w:r>
    </w:p>
    <w:p w14:paraId="6564D17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7C4787A"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קידוחים ובדיקות קרקע.</w:t>
      </w:r>
    </w:p>
    <w:p w14:paraId="774ECDA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533E6F2"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שליחויות.</w:t>
      </w:r>
    </w:p>
    <w:p w14:paraId="532F87C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1791ADC"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שירותי העזר המפורטים בסעיפים 7.2.1 עד 7.2.3 לעיל יוזמנו על ידי המתכנן רק ממכונים המאושרים ע"י המזמין לבצע עבודות עבורו. הוצאות לפי סעיפים 7.2.4 עד 7.2.7 ועבור הדפסות והעתקות צבעוניות יוצאו רק אם אושרו תחילה בכתב, טרם הזמנתם ע"י המנהל.</w:t>
      </w:r>
    </w:p>
    <w:p w14:paraId="7E0858E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146FD0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חשבון שכר המתכנן ישולמו למתכנן תשלומי ביניים בשעורים ובמועדים המפורטים בנספח</w:t>
      </w:r>
      <w:r w:rsidRPr="00590FDD">
        <w:rPr>
          <w:rFonts w:ascii="Times New Roman" w:eastAsia="Times New Roman" w:hAnsi="Times New Roman"/>
          <w:bCs/>
          <w:sz w:val="20"/>
          <w:rtl/>
          <w:lang w:eastAsia="he-IL"/>
        </w:rPr>
        <w:t xml:space="preserve"> ה'</w:t>
      </w:r>
      <w:r w:rsidRPr="00590FDD">
        <w:rPr>
          <w:rFonts w:ascii="Times New Roman" w:eastAsia="Times New Roman" w:hAnsi="Times New Roman"/>
          <w:sz w:val="20"/>
          <w:rtl/>
          <w:lang w:eastAsia="he-IL"/>
        </w:rPr>
        <w:t>, וכן כל תשלומי ביניים נוספים במידה והמזמין יחליט לשלמם לפי שקול דעתו הבלעדי.</w:t>
      </w:r>
    </w:p>
    <w:p w14:paraId="3B665D2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1103F96"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תשלומי הביניים לפי פסקה זו הינם מקדמות על חשבון שכר המתכנן ואין באישורם ו/או בתשלומם משום אישור כלשהו מצד </w:t>
      </w:r>
      <w:r w:rsidRPr="00590FDD">
        <w:rPr>
          <w:rFonts w:ascii="Times New Roman" w:eastAsia="Times New Roman" w:hAnsi="Times New Roman"/>
          <w:sz w:val="20"/>
          <w:rtl/>
          <w:lang w:eastAsia="he-IL"/>
        </w:rPr>
        <w:lastRenderedPageBreak/>
        <w:t xml:space="preserve">המזמין לגבי בצוע שלב משלבי שירותי המתכנן ו/או טיב השרות ו/או הסכום המגיע למתכנן. במקרה של הפסקת עבודתו של המתכנן כאמור בסעיף 6.3 לעיל, יחולו הוראות סעיף 12.1.2 להלן. </w:t>
      </w:r>
    </w:p>
    <w:p w14:paraId="476453F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EF5982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במפורש כי השכר האמור בנספח </w:t>
      </w:r>
      <w:r w:rsidRPr="00590FDD">
        <w:rPr>
          <w:rFonts w:ascii="Times New Roman" w:eastAsia="Times New Roman" w:hAnsi="Times New Roman"/>
          <w:b/>
          <w:bCs/>
          <w:sz w:val="20"/>
          <w:rtl/>
          <w:lang w:eastAsia="he-IL"/>
        </w:rPr>
        <w:t xml:space="preserve">ד' </w:t>
      </w:r>
      <w:r w:rsidRPr="00590FDD">
        <w:rPr>
          <w:rFonts w:ascii="Times New Roman" w:eastAsia="Times New Roman" w:hAnsi="Times New Roman"/>
          <w:sz w:val="20"/>
          <w:rtl/>
          <w:lang w:eastAsia="he-IL"/>
        </w:rPr>
        <w:t>הוא סופי ומוחלט, והמתכנן לא יהיה זכאי לשום תוספת מסיבת הימשכות עבודות הפרויקט מעל ל</w:t>
      </w:r>
      <w:r w:rsidR="00302486">
        <w:rPr>
          <w:rFonts w:ascii="Times New Roman" w:eastAsia="Times New Roman" w:hAnsi="Times New Roman"/>
          <w:sz w:val="20"/>
          <w:rtl/>
          <w:lang w:eastAsia="he-IL"/>
        </w:rPr>
        <w:t>מצופה, הקטנת היקף היחידות בפרוי</w:t>
      </w:r>
      <w:r w:rsidRPr="00590FDD">
        <w:rPr>
          <w:rFonts w:ascii="Times New Roman" w:eastAsia="Times New Roman" w:hAnsi="Times New Roman"/>
          <w:sz w:val="20"/>
          <w:rtl/>
          <w:lang w:eastAsia="he-IL"/>
        </w:rPr>
        <w:t xml:space="preserve">קט, קצב הבניה, מידת השינויים שידרשו ע"י המזמין, ו/או צורת ביצוע הבניה או מכל עילה אחרת איזו שהיא, אלא אם נאמר בחוזה במפורש אחרת. תנאי לתשלום שכר המתכנן במלואו הינו המצאת הצהרה לפיה בדק המתכנן את העבודות ומצא אותן תואמות לתכניותיו ולתקנים המחייבים וכי הן בוצעו לשביעות רצונו בנוסח המצורף כנספח </w:t>
      </w:r>
      <w:r w:rsidRPr="00590FDD">
        <w:rPr>
          <w:rFonts w:ascii="Times New Roman" w:eastAsia="Times New Roman" w:hAnsi="Times New Roman"/>
          <w:b/>
          <w:bCs/>
          <w:sz w:val="20"/>
          <w:rtl/>
          <w:lang w:eastAsia="he-IL"/>
        </w:rPr>
        <w:t>ט'</w:t>
      </w:r>
      <w:r w:rsidRPr="00590FDD">
        <w:rPr>
          <w:rFonts w:ascii="Times New Roman" w:eastAsia="Times New Roman" w:hAnsi="Times New Roman"/>
          <w:sz w:val="20"/>
          <w:rtl/>
          <w:lang w:eastAsia="he-IL"/>
        </w:rPr>
        <w:t xml:space="preserve"> לחוזה זה וכתב היעדר תביעות המצורף כנספח</w:t>
      </w:r>
      <w:r w:rsidRPr="00590FDD">
        <w:rPr>
          <w:rFonts w:ascii="Times New Roman" w:eastAsia="Times New Roman" w:hAnsi="Times New Roman"/>
          <w:b/>
          <w:bCs/>
          <w:sz w:val="20"/>
          <w:rtl/>
          <w:lang w:eastAsia="he-IL"/>
        </w:rPr>
        <w:t xml:space="preserve"> י'</w:t>
      </w:r>
      <w:r w:rsidRPr="00590FDD">
        <w:rPr>
          <w:rFonts w:ascii="Times New Roman" w:eastAsia="Times New Roman" w:hAnsi="Times New Roman"/>
          <w:sz w:val="20"/>
          <w:rtl/>
          <w:lang w:eastAsia="he-IL"/>
        </w:rPr>
        <w:t xml:space="preserve"> לחוזה זה למזמין, חתום ע"י המתכנן ומאומת כנדרש בו.</w:t>
      </w:r>
    </w:p>
    <w:p w14:paraId="5EDAC1D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trike/>
          <w:sz w:val="20"/>
          <w:rtl/>
          <w:lang w:eastAsia="he-IL"/>
        </w:rPr>
      </w:pPr>
    </w:p>
    <w:p w14:paraId="094B65C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לפגוע בכלליות האמור בסעיף זה, מוסכם בזה כי המתכנן לא יהיה זכאי, בשום מקרה, לקבל תמורה ו/או שכר ו/או טובות הנאה כלשהן מכל צד שלישי אחר, לרבות מהיועצים או מהקבלן, וכל סכום שיתקבל על ידו כאמור, בין במישרין ובין בעקיפין יהיה רכוש החברה. מובהר בזה כי הפרת סעיף זה על ידי המתכנן תהייה הפרה יסודית של החוזה.</w:t>
      </w:r>
    </w:p>
    <w:p w14:paraId="2C8CECE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3569DAD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תנאים מקדמיים לביצוע תשלום כלשהו ע"ח שכר המתכנן הינם </w:t>
      </w:r>
      <w:r w:rsidRPr="00590FDD">
        <w:rPr>
          <w:rFonts w:ascii="Times New Roman" w:eastAsia="Times New Roman" w:hAnsi="Times New Roman"/>
          <w:sz w:val="20"/>
          <w:rtl/>
          <w:lang w:eastAsia="he-IL"/>
        </w:rPr>
        <w:lastRenderedPageBreak/>
        <w:t xml:space="preserve">הצגת רשיון המתכנן כאמור בסעיף 2.2 לעיל והמצאת אישור בדבר ניהול ספרי המתכנן כדין, חתום ע"י רו"ח או רשויות המס, כנדרש. כמו כן ככל שהמתכנן לא ימציא למזמין אישור תקף בדבר פטור מניכוי מס במקור, קודם לביצוע כל תשלום ע"ח שכר המתכנן, ינוכה מס במקור כדין, מכל סכום ע"ח שכר המתכנן שישולם ע"י המזמין. למען הסר ספק מובהר ומוסכם כי המצאת אישור בדבר ניכוי המס במקור, תיחשב כביצוע תשלום של המזמין ע"ח שכר המתכנן בגובה הסכום הנקוב באישור.  </w:t>
      </w:r>
    </w:p>
    <w:p w14:paraId="38FD8AC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1C0D25F"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שנויים בתכנון</w:t>
      </w:r>
    </w:p>
    <w:p w14:paraId="0D53729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55EAF1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לפי דרישת המנהל לערוך בכל קטע מקטעי הפרוייקט ו/או בכל שלב משלבי התכנון או העבודה את כל השינויים בתכניות שיידרשו מבלי שיהיה זכאי לכל תשלום נוסף בעד עבודות אלו, אלא כפי שנקבע בסעיף 8.2 להלן.</w:t>
      </w:r>
    </w:p>
    <w:p w14:paraId="2C6FE8B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C3F626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נדרשו השינויים לאחר שלב התכנון המפורט שהוזמן ע"י המזמין כמפורט בנספח </w:t>
      </w:r>
      <w:r w:rsidRPr="00590FDD">
        <w:rPr>
          <w:rFonts w:ascii="Times New Roman" w:eastAsia="Times New Roman" w:hAnsi="Times New Roman"/>
          <w:bCs/>
          <w:sz w:val="20"/>
          <w:rtl/>
          <w:lang w:eastAsia="he-IL"/>
        </w:rPr>
        <w:t>ב' או ג'</w:t>
      </w:r>
      <w:r w:rsidRPr="00590FDD">
        <w:rPr>
          <w:rFonts w:ascii="Times New Roman" w:eastAsia="Times New Roman" w:hAnsi="Times New Roman"/>
          <w:sz w:val="20"/>
          <w:rtl/>
          <w:lang w:eastAsia="he-IL"/>
        </w:rPr>
        <w:t xml:space="preserve">, ובצוע השינויים מחייב את המתכנן בעבודה העולה במידה רבה ובאופן יסודי על שרותי המתכנן אלמלא השנויים, יהיה המתכנן זכאי לפיצוי בעד העבודה הנוספת שבצע עקב השנויים האמורים. הפיצוי ישולם בגין העבודה הנוספת שהמתכנן בצע לעומת העבודה שהיה עליו לבצע אלמלא השנויים, כפי שיקבע ע"י המנהל בהתאם לחלקו של התכנון החוזר כפי שיקבע ע"י המנהל מתוך סך </w:t>
      </w:r>
      <w:r w:rsidRPr="00590FDD">
        <w:rPr>
          <w:rFonts w:ascii="Times New Roman" w:eastAsia="Times New Roman" w:hAnsi="Times New Roman"/>
          <w:sz w:val="20"/>
          <w:rtl/>
          <w:lang w:eastAsia="he-IL"/>
        </w:rPr>
        <w:lastRenderedPageBreak/>
        <w:t>שירותי המתכנן ושכר המתכנן. בכל מקרה לא יהיו שנויים עילה לשנוי בלוח הזמנים אלא באשור המנהל בכתב.</w:t>
      </w:r>
    </w:p>
    <w:p w14:paraId="06AF3D4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BCD715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למרות האמור בסעיף 8.2 לעיל לא יגיע למתכנן דבר בגין שינויים הנובעים מ:</w:t>
      </w:r>
    </w:p>
    <w:p w14:paraId="63817C6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98D7F69"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טעות או לקוי בתכנון ו/או באומדן של המתכנן או של היועצים.</w:t>
      </w:r>
    </w:p>
    <w:p w14:paraId="445DC7B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CC4B3BD"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התכנון אינו התכנון היעיל ביותר.</w:t>
      </w:r>
    </w:p>
    <w:p w14:paraId="01305333" w14:textId="77777777" w:rsidR="00590FDD" w:rsidRPr="00590FDD" w:rsidRDefault="00590FDD" w:rsidP="00590FDD">
      <w:pPr>
        <w:widowControl w:val="0"/>
        <w:spacing w:before="0" w:beforeAutospacing="0" w:after="0" w:afterAutospacing="0" w:line="240" w:lineRule="auto"/>
        <w:ind w:left="720" w:hanging="360"/>
        <w:jc w:val="both"/>
        <w:rPr>
          <w:rFonts w:ascii="Times New Roman" w:eastAsia="Times New Roman" w:hAnsi="Times New Roman"/>
          <w:sz w:val="20"/>
          <w:rtl/>
          <w:lang w:eastAsia="he-IL"/>
        </w:rPr>
      </w:pPr>
    </w:p>
    <w:p w14:paraId="35F47078"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השינוי מתחייב במישרין או בעקיפין מהפרת איזה מהוראות חוזה זה ע"י המתכנן.</w:t>
      </w:r>
    </w:p>
    <w:p w14:paraId="7D8B741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9F2CE55"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השינויים מתחייבים מדרישת רשויות מוסמכות. </w:t>
      </w:r>
    </w:p>
    <w:p w14:paraId="22E2838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6DB793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להכין עבור רוכשים שיבקשו זאת תכנית שינויים בדירות שאינם עומדים בסתירה להיתרי הבניה ולכל דין. </w:t>
      </w:r>
    </w:p>
    <w:p w14:paraId="0CC5801C"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מחיר השינויים ותנאי התשלום בגין תכנון השינויים יסוכמו בין המתכנן לרוכשים. המתכנן יתקשר עם הרוכש בהסכם נפרד לתכנון השינויים. כל מחלוקת שתתעורר בין המתכנן לבין רוכש </w:t>
      </w:r>
      <w:r w:rsidRPr="00590FDD">
        <w:rPr>
          <w:rFonts w:ascii="Times New Roman" w:eastAsia="Times New Roman" w:hAnsi="Times New Roman" w:hint="cs"/>
          <w:sz w:val="20"/>
          <w:rtl/>
          <w:lang w:eastAsia="he-IL"/>
        </w:rPr>
        <w:t>בעניי</w:t>
      </w:r>
      <w:r w:rsidRPr="00590FDD">
        <w:rPr>
          <w:rFonts w:ascii="Times New Roman" w:eastAsia="Times New Roman" w:hAnsi="Times New Roman" w:hint="eastAsia"/>
          <w:sz w:val="20"/>
          <w:rtl/>
          <w:lang w:eastAsia="he-IL"/>
        </w:rPr>
        <w:t>ן</w:t>
      </w:r>
      <w:r w:rsidRPr="00590FDD">
        <w:rPr>
          <w:rFonts w:ascii="Times New Roman" w:eastAsia="Times New Roman" w:hAnsi="Times New Roman"/>
          <w:sz w:val="20"/>
          <w:rtl/>
          <w:lang w:eastAsia="he-IL"/>
        </w:rPr>
        <w:t xml:space="preserve"> קביעת מחיר השינויים תובא בפני המנהל והוא יהיה המוסמך להכריע בה.</w:t>
      </w:r>
    </w:p>
    <w:p w14:paraId="0FD058D7"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0"/>
          <w:rtl/>
          <w:lang w:eastAsia="he-IL"/>
        </w:rPr>
      </w:pPr>
    </w:p>
    <w:p w14:paraId="46ECD917"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lang w:eastAsia="he-IL"/>
        </w:rPr>
      </w:pPr>
      <w:r w:rsidRPr="00590FDD">
        <w:rPr>
          <w:rFonts w:ascii="Times New Roman" w:eastAsia="Times New Roman" w:hAnsi="Times New Roman"/>
          <w:bCs/>
          <w:sz w:val="20"/>
          <w:u w:val="single"/>
          <w:rtl/>
          <w:lang w:eastAsia="he-IL"/>
        </w:rPr>
        <w:t>אחריות וביטוח</w:t>
      </w:r>
    </w:p>
    <w:p w14:paraId="07512EE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lang w:eastAsia="he-IL"/>
        </w:rPr>
      </w:pPr>
    </w:p>
    <w:p w14:paraId="5081552B" w14:textId="77777777" w:rsidR="003E5958" w:rsidRPr="003E5958" w:rsidRDefault="003E5958" w:rsidP="003E595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אחריות</w:t>
      </w:r>
    </w:p>
    <w:p w14:paraId="0CAD3920"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6C7546AE" w14:textId="77777777" w:rsidR="003E5958" w:rsidRPr="003E5958" w:rsidRDefault="003E5958" w:rsidP="003E5958">
      <w:pPr>
        <w:spacing w:before="0" w:beforeAutospacing="0" w:after="0" w:afterAutospacing="0" w:line="240" w:lineRule="auto"/>
        <w:ind w:left="792"/>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w:t>
      </w:r>
      <w:r w:rsidRPr="003E5958">
        <w:rPr>
          <w:rFonts w:ascii="Times New Roman" w:eastAsia="Times New Roman" w:hAnsi="Times New Roman" w:hint="cs"/>
          <w:sz w:val="20"/>
          <w:rtl/>
          <w:lang w:eastAsia="he-IL"/>
        </w:rPr>
        <w:lastRenderedPageBreak/>
        <w:t>הוראות חוזה זה, אשר המזמין רשאי לקזז בגינו סכומים ע"ח התמורה המגיעה למתכנן.</w:t>
      </w:r>
    </w:p>
    <w:p w14:paraId="6A257B0B"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sz w:val="20"/>
          <w:rtl/>
          <w:lang w:eastAsia="he-I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3AEE3C53"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608D0222"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ביטוח</w:t>
      </w:r>
    </w:p>
    <w:p w14:paraId="1C97C538" w14:textId="77777777" w:rsidR="003E5958" w:rsidRPr="003E5958" w:rsidRDefault="003E5958" w:rsidP="003E595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מבלי לגרוע מאחריות המתכנן על פי הסכם זה או על פי כל דין, על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 xml:space="preserve"> לערוך ולקיים, על חשבון המתכנן, למשך כל תקופת ההסכם וכל עוד אחריות המתכנן קיימת, את הביטוחים המפורטים במפרט ביטוחי המתכנן המצורף להסכם זה </w:t>
      </w:r>
      <w:r w:rsidRPr="003E5958">
        <w:rPr>
          <w:rFonts w:ascii="Times New Roman" w:eastAsia="Times New Roman" w:hAnsi="Times New Roman" w:hint="eastAsia"/>
          <w:b/>
          <w:bCs/>
          <w:sz w:val="20"/>
          <w:u w:val="single"/>
          <w:rtl/>
          <w:lang w:eastAsia="he-IL"/>
        </w:rPr>
        <w:t>כ</w:t>
      </w:r>
      <w:r w:rsidRPr="003E5958">
        <w:rPr>
          <w:rFonts w:ascii="Times New Roman" w:eastAsia="Times New Roman" w:hAnsi="Times New Roman" w:hint="cs"/>
          <w:b/>
          <w:bCs/>
          <w:sz w:val="20"/>
          <w:u w:val="single"/>
          <w:rtl/>
          <w:lang w:eastAsia="he-IL"/>
        </w:rPr>
        <w:t xml:space="preserve">נספח </w:t>
      </w:r>
      <w:r w:rsidRPr="003E5958">
        <w:rPr>
          <w:rFonts w:ascii="Times New Roman" w:eastAsia="Times New Roman" w:hAnsi="Times New Roman" w:hint="eastAsia"/>
          <w:b/>
          <w:bCs/>
          <w:sz w:val="20"/>
          <w:u w:val="single"/>
          <w:rtl/>
          <w:lang w:eastAsia="he-IL"/>
        </w:rPr>
        <w:t>ז</w:t>
      </w:r>
      <w:r w:rsidRPr="003E5958">
        <w:rPr>
          <w:rFonts w:ascii="Times New Roman" w:eastAsia="Times New Roman" w:hAnsi="Times New Roman" w:hint="cs"/>
          <w:b/>
          <w:bCs/>
          <w:sz w:val="20"/>
          <w:u w:val="single"/>
          <w:rtl/>
          <w:lang w:eastAsia="he-IL"/>
        </w:rPr>
        <w:t>'</w:t>
      </w:r>
      <w:r w:rsidRPr="003E5958">
        <w:rPr>
          <w:rFonts w:ascii="Times New Roman" w:eastAsia="Times New Roman" w:hAnsi="Times New Roman" w:hint="cs"/>
          <w:sz w:val="20"/>
          <w:rtl/>
          <w:lang w:eastAsia="he-IL"/>
        </w:rPr>
        <w:t xml:space="preserve"> וכן אישור עריכת הביטוח המצורף להסכם זה כ</w:t>
      </w:r>
      <w:r w:rsidRPr="003E5958">
        <w:rPr>
          <w:rFonts w:ascii="Times New Roman" w:eastAsia="Times New Roman" w:hAnsi="Times New Roman" w:hint="cs"/>
          <w:b/>
          <w:bCs/>
          <w:sz w:val="20"/>
          <w:u w:val="single"/>
          <w:rtl/>
          <w:lang w:eastAsia="he-IL"/>
        </w:rPr>
        <w:t>נספח ז1'</w:t>
      </w:r>
      <w:r w:rsidRPr="003E5958">
        <w:rPr>
          <w:rFonts w:ascii="Times New Roman" w:eastAsia="Times New Roman" w:hAnsi="Times New Roman" w:hint="cs"/>
          <w:sz w:val="20"/>
          <w:rtl/>
          <w:lang w:eastAsia="he-IL"/>
        </w:rPr>
        <w:t>,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שלא לערוך את הביטוח המצוין בסעיף א' לאישור עריכת הביטוח.</w:t>
      </w:r>
    </w:p>
    <w:p w14:paraId="0575BA48"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ללא צורך בכל דרישה מצד המזמין, על המתכנן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07813D5"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lastRenderedPageBreak/>
        <w:t>כמו כן, מיד בתום תקופת הביטוח, על המתכנן 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699D8447"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מובהר, כי גבולות האחריות, הנדרשים במסגרת ביטוחי המתכנן, כמפורט באישור עריכת הביטוח, הינם בבחינת דרישה מזערית, המוטלת על המתכנן, שאינה פוטרת את המתכנן ממלוא החבות על פי הסכם זה. </w:t>
      </w:r>
    </w:p>
    <w:p w14:paraId="5AE896F2"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מוסכם בזאת, כי למתכנן לא תהיה כל טענה כלפי המזמין או מי מטעם המזמין, בכל הקשור לגבולות האחריות כאמור.</w:t>
      </w:r>
    </w:p>
    <w:p w14:paraId="27F3A51F"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למזמין תהא הזכות, אך לא החובה, לבדוק את אישור עריכת הביטוח, שיומצא על ידי המתכנן כאמור לעיל, ועל המתכנן לבצע כל שינוי, תיקון, התאמה או הרחבה, שיידרשו על מנת להתאים את ביטוחי המתכנן, להתחייבויות המתכנן על פי הסכם זה.</w:t>
      </w:r>
    </w:p>
    <w:p w14:paraId="49125C9F"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המתכנן, טיבם, היקפם, ותוקפם, או לגבי העדרם, ואין בהן כדי לגרוע מכל חובה שהיא, המוטלת על המתכנן על פי הסכם זה או על פי כל דין, וזאת בין אם דרשו עריכת שינויים כמפורט לעיל ובין אם לאו, בין אם בדקו </w:t>
      </w:r>
      <w:r w:rsidRPr="003E5958">
        <w:rPr>
          <w:rFonts w:ascii="Times New Roman" w:eastAsia="Times New Roman" w:hAnsi="Times New Roman" w:hint="cs"/>
          <w:sz w:val="20"/>
          <w:rtl/>
          <w:lang w:eastAsia="he-IL"/>
        </w:rPr>
        <w:lastRenderedPageBreak/>
        <w:t>את אישור עריכת הביטוחים ובין אם לאו.</w:t>
      </w:r>
    </w:p>
    <w:p w14:paraId="607808BD"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המתכנן פוטר את המזמין ואת הבאים מטעם המזמין מאחריות לכל אובדן או נזק לרכוש, המובא על ידי המתכנן או על ידי מי מטעם המתכנן לחצרי המזמין או המשמש את המתכנן לצורך מתן השירותים, ולא תהיה למתכנן כל טענה, דרישה או תביעה כלפי הנזכרים לעיל, בגין אובדן או נזק כאמור.</w:t>
      </w:r>
    </w:p>
    <w:p w14:paraId="77F437B6"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אם לדעת המתכנן יש צורך בעריכת ביטוחים נוספים או משלימים לביטוחי המתכנן, על המתכנן לערוך ולקיים את הביטוחים הנוספים או המשלימים כאמור. </w:t>
      </w:r>
    </w:p>
    <w:p w14:paraId="6F0A4763"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בכל ביטוח רכוש נוסף או משלים לביטוחי המתכנן,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8618DFB"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המתכנן, על המתכנן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המתכנן. </w:t>
      </w:r>
    </w:p>
    <w:p w14:paraId="5190E179"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למען הסר ספק, מובהר בזאת כי על המתכנן מוטלת האחריות כלפי </w:t>
      </w:r>
      <w:r w:rsidRPr="003E5958">
        <w:rPr>
          <w:rFonts w:ascii="Times New Roman" w:eastAsia="Times New Roman" w:hAnsi="Times New Roman" w:hint="cs"/>
          <w:sz w:val="20"/>
          <w:rtl/>
          <w:lang w:eastAsia="he-IL"/>
        </w:rPr>
        <w:lastRenderedPageBreak/>
        <w:t>המזמין ביחס לשירותים במלואם, לרבות שירותים שניתנו או אמורים היו להינתן על ידי קבלן משנה, ועל המתכנן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E26D292"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אין בעריכת ביטוחי המתכנן כדי לצמצם או לגרוע בצורה כל שהיא מהתחייבויותיו בהתאם להסכם, ולא יהיה בעריכת ביטוחי המתכנן כדי לשחרר את המתכנן מחובתו לשפות ו/או לפצות את המזמין ו/או מי מטעמו, בגין כל נזק ,שהוא אחראי לו על פי הסכם זה ו/או על פי כל דין.</w:t>
      </w:r>
    </w:p>
    <w:p w14:paraId="72690F4A"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המתכנן 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המתכנן,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37C8B6F"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sz w:val="20"/>
          <w:rtl/>
          <w:lang w:eastAsia="he-IL"/>
        </w:rPr>
        <w:lastRenderedPageBreak/>
        <w:t>הפרת סעיף זה על כל תנאיו תיחשב להפרה יסודית של ההסכם.</w:t>
      </w:r>
    </w:p>
    <w:p w14:paraId="1BFDFD6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9EF880C"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אספקת תכניות</w:t>
      </w:r>
    </w:p>
    <w:p w14:paraId="75432B9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CEB599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בכל עת במהלך בצוע שרותי המתכנן וכן בתקופת הבדק של העבודות ימסור המתכנן למזמין מיד לפי דרישתו כל תכניות, ובכללן, תכניות ומסמכים המנויים ברשימה המצ"ב כנספח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xml:space="preserve"> לחוזה זה, ובמידה והדרישה מתייחסת לתכניות שאינם בידו יערכם המתכנן בכל ההקדם האפשרי וימסרם למזמין.</w:t>
      </w:r>
    </w:p>
    <w:p w14:paraId="5BD85F0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6C173D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עם גמר שרותי המתכנן ימסור המתכנן למזמין סדרה אחת של העתקי התכניות כשהן מעודכנות, ומשקפות את התכנון והבצוע הסופי בשטח </w:t>
      </w:r>
      <w:r w:rsidRPr="00590FDD">
        <w:rPr>
          <w:rFonts w:ascii="Times New Roman" w:eastAsia="Times New Roman" w:hAnsi="Times New Roman"/>
          <w:color w:val="000000"/>
          <w:sz w:val="20"/>
          <w:lang w:eastAsia="he-IL"/>
        </w:rPr>
        <w:t>(AS MADE)</w:t>
      </w:r>
      <w:r w:rsidRPr="00590FDD">
        <w:rPr>
          <w:rFonts w:ascii="Times New Roman" w:eastAsia="Times New Roman" w:hAnsi="Times New Roman"/>
          <w:sz w:val="20"/>
          <w:rtl/>
          <w:lang w:eastAsia="he-IL"/>
        </w:rPr>
        <w:t>, למעט שינויי דיירים, ודיסקטים המכילים את התכנון במדיה ממוחשבת.</w:t>
      </w:r>
    </w:p>
    <w:p w14:paraId="1685EE1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B0B291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ודיסקטים כשהן מעודכנות עד לתאריך הבאת החוזה לידי גמר, או עד לתאריך ביטולו, הכל לפי העניין.</w:t>
      </w:r>
    </w:p>
    <w:p w14:paraId="6635320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1CDE182"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לפי דרישת המזמין ימסור המתכנן למזמין בנוסף לאמור לעיל סדרה אחת של אורגינלים או סמי </w:t>
      </w:r>
      <w:r w:rsidR="000555DD" w:rsidRPr="00590FDD">
        <w:rPr>
          <w:rFonts w:ascii="Times New Roman" w:eastAsia="Times New Roman" w:hAnsi="Times New Roman" w:hint="cs"/>
          <w:sz w:val="20"/>
          <w:rtl/>
          <w:lang w:eastAsia="he-IL"/>
        </w:rPr>
        <w:t>אוריגינלי</w:t>
      </w:r>
      <w:r w:rsidR="000555DD"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xml:space="preserve">, לפי בחירת המזמין, של כל </w:t>
      </w:r>
      <w:r w:rsidRPr="00590FDD">
        <w:rPr>
          <w:rFonts w:ascii="Times New Roman" w:eastAsia="Times New Roman" w:hAnsi="Times New Roman"/>
          <w:sz w:val="20"/>
          <w:rtl/>
          <w:lang w:eastAsia="he-IL"/>
        </w:rPr>
        <w:lastRenderedPageBreak/>
        <w:t>התכניות כשהן מעודכנות כאמור לעיל. כמו כן חייב המתכנן לשמור אצלו למשך תקופה של 7 שנים לפחות את התכניות בקבצי מחשב ובתדפיסים ולספק למזמין לפי דרישתו העתקים מהן בכל עת שיידרש לכך.</w:t>
      </w:r>
    </w:p>
    <w:p w14:paraId="7251085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9B938A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יהיה זכאי לכל תשלום נוסף בעד תכניות שימסור למזמין עפ"י סעיף 10 זה.</w:t>
      </w:r>
    </w:p>
    <w:p w14:paraId="41BF836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6B22239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זכות הקניין בכל התכניות שייכת למזמין ובלבד ששולם שכר המתכנן בהתאם להוראות החוזה.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 חל גם לגבי זכות היוצרים, במידה וקיימת, בכל עבודות שבוצעו עפ"י התכניות. המתכנן אינו רשאי להשתמש בת</w:t>
      </w:r>
      <w:r w:rsidR="00E078A7">
        <w:rPr>
          <w:rFonts w:ascii="Times New Roman" w:eastAsia="Times New Roman" w:hAnsi="Times New Roman"/>
          <w:sz w:val="20"/>
          <w:rtl/>
          <w:lang w:eastAsia="he-IL"/>
        </w:rPr>
        <w:t>כניות לצורך תכנון ובניה של פרוי</w:t>
      </w:r>
      <w:r w:rsidRPr="00590FDD">
        <w:rPr>
          <w:rFonts w:ascii="Times New Roman" w:eastAsia="Times New Roman" w:hAnsi="Times New Roman"/>
          <w:sz w:val="20"/>
          <w:rtl/>
          <w:lang w:eastAsia="he-IL"/>
        </w:rPr>
        <w:t>קט אחר  שלא בהסכמת המזמין.</w:t>
      </w:r>
    </w:p>
    <w:p w14:paraId="17BB879C"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104E30FC"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מעמד המתכנן</w:t>
      </w:r>
    </w:p>
    <w:p w14:paraId="22B9E7B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0FA81B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 xml:space="preserve">מוסכם ומובהר על ידי הצדדים לחוזה זה כי מעמדו של המתכנן כנותן השירותים למזמין הינו של קבלן עצמאי וכל הפעולות שיעשו </w:t>
      </w:r>
      <w:r w:rsidRPr="00590FDD">
        <w:rPr>
          <w:rFonts w:ascii="Times New Roman" w:eastAsia="Times New Roman" w:hAnsi="Times New Roman"/>
          <w:color w:val="000000"/>
          <w:sz w:val="24"/>
          <w:rtl/>
          <w:lang w:eastAsia="he-IL"/>
        </w:rPr>
        <w:lastRenderedPageBreak/>
        <w:t>על ידו על פי חוזה זה נעשות על ידו, עבורו ועל חשבונו</w:t>
      </w:r>
      <w:r w:rsidRPr="00590FDD">
        <w:rPr>
          <w:rFonts w:ascii="Times New Roman" w:eastAsia="Times New Roman" w:hAnsi="Times New Roman"/>
          <w:sz w:val="20"/>
          <w:rtl/>
          <w:lang w:eastAsia="he-IL"/>
        </w:rPr>
        <w:t>.</w:t>
      </w:r>
    </w:p>
    <w:p w14:paraId="354E179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FEC408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אין ולא יהיו יחסי עובד-מעביד בין המזמין ובין </w:t>
      </w:r>
      <w:r w:rsidRPr="00590FDD">
        <w:rPr>
          <w:rFonts w:ascii="Times New Roman" w:eastAsia="Times New Roman" w:hAnsi="Times New Roman"/>
          <w:color w:val="000000"/>
          <w:sz w:val="24"/>
          <w:rtl/>
          <w:lang w:eastAsia="he-IL"/>
        </w:rPr>
        <w:t xml:space="preserve">המתכנן ו/או בין המזמין לבין עובדי המתכנן </w:t>
      </w:r>
      <w:r w:rsidRPr="00590FDD">
        <w:rPr>
          <w:rFonts w:ascii="Times New Roman" w:eastAsia="Times New Roman" w:hAnsi="Times New Roman"/>
          <w:sz w:val="20"/>
          <w:rtl/>
          <w:lang w:eastAsia="he-IL"/>
        </w:rPr>
        <w:t>ואין בהוראות חוזה זה כדי ליצור בין המתכנן ו/או מי מעובדיו לבין המזמין ו/או המנהל ו/או מי מטעמו יחסי עובד מעביד</w:t>
      </w:r>
      <w:r w:rsidRPr="00590FDD">
        <w:rPr>
          <w:rFonts w:ascii="Times New Roman" w:eastAsia="Times New Roman" w:hAnsi="Times New Roman"/>
          <w:color w:val="000000"/>
          <w:sz w:val="24"/>
          <w:rtl/>
          <w:lang w:eastAsia="he-IL"/>
        </w:rPr>
        <w:t>, לכל ענין ודבר. בכלל זה מוסכם ומובהר בין הצדדים כי המתכנן ו/או עובדיו לא יהיו זכאים כלפי המזמין לכל זכות החלה עפ"י הדין ו/או מכח צו הרחבה ו/או מכח הסכם כלשהו על עובד</w:t>
      </w:r>
      <w:r w:rsidRPr="00590FDD">
        <w:rPr>
          <w:rFonts w:ascii="Times New Roman" w:eastAsia="Times New Roman" w:hAnsi="Times New Roman"/>
          <w:sz w:val="20"/>
          <w:rtl/>
          <w:lang w:eastAsia="he-IL"/>
        </w:rPr>
        <w:t>.</w:t>
      </w:r>
    </w:p>
    <w:p w14:paraId="7574E6E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20CB97B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בזה כי המתכנן ו/או עובדיו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3D88394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E0AEF1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מצהיר ומתחייב כי ישא לבדו </w:t>
      </w:r>
      <w:r w:rsidRPr="00590FDD">
        <w:rPr>
          <w:rFonts w:ascii="Times New Roman" w:eastAsia="Times New Roman" w:hAnsi="Times New Roman"/>
          <w:color w:val="000000"/>
          <w:sz w:val="24"/>
          <w:rtl/>
          <w:lang w:eastAsia="he-IL"/>
        </w:rPr>
        <w:t xml:space="preserve">בכל התשלומים ו/או המסים ו/או תשלומי חובה אחרים, החלים ו/או שיחולו על המתכנן ו/או עובדי המתכנן בגין מתן השירותים ו/או בגין התקבולים שיקבל עפ"י חוזה זה ובכלל זה </w:t>
      </w:r>
      <w:r w:rsidRPr="00590FDD">
        <w:rPr>
          <w:rFonts w:ascii="Times New Roman" w:eastAsia="Times New Roman" w:hAnsi="Times New Roman"/>
          <w:sz w:val="20"/>
          <w:rtl/>
          <w:lang w:eastAsia="he-IL"/>
        </w:rPr>
        <w:t xml:space="preserve"> - תשלומי מס הכנסה והבטוח הלאומי שהוא חב בגין מתן שרותי המתכנן.</w:t>
      </w:r>
    </w:p>
    <w:p w14:paraId="74829D4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1D8331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ישא לבדו באחריות לכל הזכויות הסוציאליות של עובדיו </w:t>
      </w:r>
      <w:r w:rsidRPr="00590FDD">
        <w:rPr>
          <w:rFonts w:ascii="Times New Roman" w:eastAsia="Times New Roman" w:hAnsi="Times New Roman"/>
          <w:sz w:val="20"/>
          <w:rtl/>
          <w:lang w:eastAsia="he-IL"/>
        </w:rPr>
        <w:lastRenderedPageBreak/>
        <w:t xml:space="preserve">(כגון - ניכויי מס הכנסה ובטוח לאומי, תשלומים לקרנות איגודים </w:t>
      </w:r>
      <w:r w:rsidRPr="00590FDD">
        <w:rPr>
          <w:rFonts w:ascii="Times New Roman" w:eastAsia="Times New Roman" w:hAnsi="Times New Roman" w:hint="cs"/>
          <w:sz w:val="20"/>
          <w:rtl/>
          <w:lang w:eastAsia="he-IL"/>
        </w:rPr>
        <w:t>מקצועיי</w:t>
      </w:r>
      <w:r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xml:space="preserve"> ותשלומים סוציאליים אחרים) ולכל החובות החלות על פי דין על מעביד כלפי עובדיו.</w:t>
      </w:r>
    </w:p>
    <w:p w14:paraId="6E2CB6B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46AA7F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 xml:space="preserve">מבלי לגרוע מהאמור לעיל, המתכנן מצהיר ומתחייב כי אם </w:t>
      </w:r>
      <w:r w:rsidRPr="00590FDD">
        <w:rPr>
          <w:rFonts w:ascii="Times New Roman" w:eastAsia="Times New Roman" w:hAnsi="Times New Roman" w:hint="cs"/>
          <w:color w:val="000000"/>
          <w:sz w:val="24"/>
          <w:rtl/>
          <w:lang w:eastAsia="he-IL"/>
        </w:rPr>
        <w:t>יידר</w:t>
      </w:r>
      <w:r w:rsidRPr="00590FDD">
        <w:rPr>
          <w:rFonts w:ascii="Times New Roman" w:eastAsia="Times New Roman" w:hAnsi="Times New Roman" w:hint="eastAsia"/>
          <w:color w:val="000000"/>
          <w:sz w:val="24"/>
          <w:rtl/>
          <w:lang w:eastAsia="he-IL"/>
        </w:rPr>
        <w:t>ש</w:t>
      </w:r>
      <w:r w:rsidRPr="00590FDD">
        <w:rPr>
          <w:rFonts w:ascii="Times New Roman" w:eastAsia="Times New Roman" w:hAnsi="Times New Roman"/>
          <w:color w:val="000000"/>
          <w:sz w:val="24"/>
          <w:rtl/>
          <w:lang w:eastAsia="he-IL"/>
        </w:rPr>
        <w:t xml:space="preserve"> המזמין על ידי המתכנן ו/או על ידי מי מעובדי המתכנן ו/או על ידי כל צד ג' לשאת בתשלום ו/או הוצאה ו/או עלות כלשהם, בגין עילות הנובעות מיחסי עובד ומעביד ו/או מהפסקתם ו/או אם יחולו על המזמין תשלום ו/או הוצאה ו/או עלות כלשהם כאמור, אזי ישפה המתכנן את המזמין מייד עם דרישתו הראשונה של המזמין, בגין כל תשלום ו/או הוצאה ו/או עלות שיחולו על המזמין ו/או ידרשו ממנו כאמור ו/או בגין כל נזק שיגרם למזמין בשל דרישה או תביעה כאמור, לרבות הוצאות משפט ושכ"ט עו"ד. סכום השיפוי כאמור ייחשב חוב המגיע למזמין מאת המתכנן על פי הוראות חוזה זה, אשר המזמין רשאי לקזז בגינו סכומים ע"ח התמורה המגיעה למתכנן.</w:t>
      </w:r>
    </w:p>
    <w:p w14:paraId="4ABB1AD4" w14:textId="77777777" w:rsidR="00590FDD" w:rsidRPr="00590FDD" w:rsidRDefault="00590FDD" w:rsidP="00590FDD">
      <w:pPr>
        <w:widowControl w:val="0"/>
        <w:spacing w:before="0" w:beforeAutospacing="0" w:after="0" w:afterAutospacing="0" w:line="360" w:lineRule="auto"/>
        <w:jc w:val="both"/>
        <w:rPr>
          <w:rFonts w:ascii="Times New Roman" w:eastAsia="Times New Roman" w:hAnsi="Times New Roman"/>
          <w:color w:val="000000"/>
          <w:sz w:val="24"/>
          <w:rtl/>
          <w:lang w:eastAsia="he-IL"/>
        </w:rPr>
      </w:pPr>
    </w:p>
    <w:p w14:paraId="07011E4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בשים לב לאמור לעיל, אם יקבע פורום מוסמך כלשהו כי נתקיימו יחסי עובד ומעביד בין המתכנן ו/או מי מעובדיו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p>
    <w:p w14:paraId="50F2FC15"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14BD8241" w14:textId="77777777" w:rsidR="00590FDD" w:rsidRPr="00590FDD" w:rsidRDefault="00590FDD" w:rsidP="00590FDD">
      <w:pPr>
        <w:widowControl w:val="0"/>
        <w:spacing w:before="0" w:beforeAutospacing="0" w:after="0" w:afterAutospacing="0" w:line="240" w:lineRule="auto"/>
        <w:ind w:left="360" w:right="360"/>
        <w:jc w:val="both"/>
        <w:rPr>
          <w:rFonts w:ascii="Times New Roman" w:eastAsia="Times New Roman" w:hAnsi="Times New Roman"/>
          <w:sz w:val="20"/>
          <w:rtl/>
          <w:lang w:eastAsia="he-IL"/>
        </w:rPr>
      </w:pPr>
    </w:p>
    <w:p w14:paraId="453ABC2C"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הבאת החוזה לגמר או ביטולו</w:t>
      </w:r>
    </w:p>
    <w:p w14:paraId="7951C58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Cs/>
          <w:sz w:val="20"/>
          <w:u w:val="single"/>
          <w:rtl/>
          <w:lang w:eastAsia="he-IL"/>
        </w:rPr>
      </w:pPr>
    </w:p>
    <w:p w14:paraId="51142C0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0DE8F95C"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אף האמור בכל מקום אחר בחוזה רשאי המזמין, לפי שקול דעתו הבלעדי, בכל עת ומסיבה כלשהי, להביא חוזה זה, כולו או מקצתו, לידי גמר על ידי מתן הודעה בכתב על כך למתכנן. ניתנה הודעה כאמור יבוא החוזה לידי גמר בתאריך הנקוב בהודעה אשר לא יהיה פחות מ7- יום מיום משלוחה (להלן: "</w:t>
      </w:r>
      <w:r w:rsidRPr="00590FDD">
        <w:rPr>
          <w:rFonts w:ascii="Times New Roman" w:eastAsia="Times New Roman" w:hAnsi="Times New Roman"/>
          <w:b/>
          <w:bCs/>
          <w:sz w:val="20"/>
          <w:rtl/>
          <w:lang w:eastAsia="he-IL"/>
        </w:rPr>
        <w:t>תאריך הפסקת השרות</w:t>
      </w:r>
      <w:r w:rsidRPr="00590FDD">
        <w:rPr>
          <w:rFonts w:ascii="Times New Roman" w:eastAsia="Times New Roman" w:hAnsi="Times New Roman"/>
          <w:sz w:val="20"/>
          <w:rtl/>
          <w:lang w:eastAsia="he-IL"/>
        </w:rPr>
        <w:t>").</w:t>
      </w:r>
    </w:p>
    <w:p w14:paraId="3DB2ED7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4D3DDC"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הובא החוזה לידי גמר כאמור בסעיף 12.1.1 לעיל, ישלם המזמין למתכנן שכר עפ"י קביעתו הבלעדית של המנהל, בעד אותו קטע מקטעי הפרוייקט ו/או שלב משרותי המתכנן שבצע עד לתאריך הפסקת השרות וזאת לפי השיעור המפורט בנספחים </w:t>
      </w:r>
      <w:r w:rsidRPr="00590FDD">
        <w:rPr>
          <w:rFonts w:ascii="Times New Roman" w:eastAsia="Times New Roman" w:hAnsi="Times New Roman"/>
          <w:bCs/>
          <w:sz w:val="20"/>
          <w:rtl/>
          <w:lang w:eastAsia="he-IL"/>
        </w:rPr>
        <w:t>ד' ו - ה'</w:t>
      </w:r>
      <w:r w:rsidRPr="00590FDD">
        <w:rPr>
          <w:rFonts w:ascii="Times New Roman" w:eastAsia="Times New Roman" w:hAnsi="Times New Roman"/>
          <w:sz w:val="20"/>
          <w:rtl/>
          <w:lang w:eastAsia="he-IL"/>
        </w:rPr>
        <w:t xml:space="preserve">. במקרה שבוצע חלק של קטע ו/או שלב - ישולם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w:t>
      </w:r>
    </w:p>
    <w:p w14:paraId="724AE0E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DA32921"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הודעה בדבר הבאת החוזה לידי גמר כאמור בסעיף 12.1.1 לעיל לא תשמש עילה למתכנן לתביעת פיצויים כלשהם, או לטענה או תביעה כלשהי, פרט לאמור בסעיף 12.1.2 לעיל, </w:t>
      </w:r>
      <w:r w:rsidRPr="00590FDD">
        <w:rPr>
          <w:rFonts w:ascii="Times New Roman" w:eastAsia="Times New Roman" w:hAnsi="Times New Roman"/>
          <w:sz w:val="20"/>
          <w:rtl/>
          <w:lang w:eastAsia="he-IL"/>
        </w:rPr>
        <w:lastRenderedPageBreak/>
        <w:t>והשכר שישולם לפי סעיף 12.1.2 לעיל יהיה לסילוק כל המגיע למתכנן מהמזמין לפי החוזה ו/או עקב הבאתו לידי גמר כאמור, בין עפ"י החוזה ובין מכוח עילה כלשהי עפ"י הדין.</w:t>
      </w:r>
    </w:p>
    <w:p w14:paraId="376DB2C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6704354"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תוך 12 חודש מהבאת החוזה לגמר כאמור לחדשו, ובמקרה זה יהיה המתכנן חייב לפי דרישת המזמין לחדש את שרותי המתכנן עפ"י תנאי החוזה.</w:t>
      </w:r>
    </w:p>
    <w:p w14:paraId="1BD3A87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1F3750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במקרה שהחוזה יבוא לידי גמר עקב הפסקת עבודות הפרויקט מחמת כוח עליון (לרבות עפ"י מצוות הדין) יהיה המתכנן זכאי לתשלום כמוגדר בסעיף 12.3.2 להלן ויחולו הסעיפים 12.1.3 ו- 12.1.4 לעיל.</w:t>
      </w:r>
    </w:p>
    <w:p w14:paraId="13DCD75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A3F24D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p>
    <w:p w14:paraId="037510F8"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מזמין לפי סעיף 12.1 לעיל זכאי המזמין לבטל החוזה, לפי שקול דעתו הבלעדי - בלא צורך בהודעה מוקדמת בכל אחד מהמקרים הבאים:</w:t>
      </w:r>
    </w:p>
    <w:p w14:paraId="3D18AAC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65D307E"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ו/או לא קיים איזה מהוראות החוזה ולא תקן הפרה לאחר שקבל התראה על כך מהמזמין בתוך הזמן הנקוב בהתראה.</w:t>
      </w:r>
    </w:p>
    <w:p w14:paraId="701A508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C9117F3"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המזמין התרה במתכנן שאין הוא מבצע את עבודתו בצורה המבטיחה את בצועה התקין ו/או התקדמותה וסיומה לפי לוח הזמנים, והמתכנן לא נקט בצעדים המבטיחים לדעת המזמין את בצועה התקין ו/או התקדמותה וסיומה לפי לוח הזמנים.</w:t>
      </w:r>
    </w:p>
    <w:p w14:paraId="2550A05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1231181"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את הוראת סעיף 7.5 לעיל.</w:t>
      </w:r>
    </w:p>
    <w:p w14:paraId="59633FA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F8ECA6E"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נבצר מהמתכנן או מהמנהל הראשי לקיים את החוזה מסיבת מחלה או מכל סיבה אחרת שהיא. מבלי לפגוע בכלליות האמור לעיל - יחול הסעיף אם המנהל הראשי במשרד המתכנן נפטר, המתכנן פשט רגל, או נעשה בלתי כשר לפעולה משפטית או בלתי כשר למתן שירותי המתכנן או אם ארע אירוע דומה.</w:t>
      </w:r>
    </w:p>
    <w:p w14:paraId="33F8BE18" w14:textId="77777777" w:rsidR="00590FDD" w:rsidRPr="00590FDD" w:rsidRDefault="00590FDD" w:rsidP="00590FDD">
      <w:pPr>
        <w:widowControl w:val="0"/>
        <w:tabs>
          <w:tab w:val="left" w:pos="2357"/>
        </w:tabs>
        <w:spacing w:before="0" w:beforeAutospacing="0" w:after="0" w:afterAutospacing="0" w:line="240" w:lineRule="auto"/>
        <w:jc w:val="both"/>
        <w:rPr>
          <w:rFonts w:ascii="Times New Roman" w:eastAsia="Times New Roman" w:hAnsi="Times New Roman"/>
          <w:sz w:val="20"/>
          <w:lang w:eastAsia="he-IL"/>
        </w:rPr>
      </w:pPr>
    </w:p>
    <w:p w14:paraId="68A17A47"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חל שינוי בהחזקת המניות ו/או בהרכב המנהלים של המתכנן.</w:t>
      </w:r>
    </w:p>
    <w:p w14:paraId="15DCF4A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8A24BA3"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בוטל החוזה כאמור בסעיף 12.3.1 לעיל ישלם המזמין למתכ</w:t>
      </w:r>
      <w:r w:rsidR="00E078A7">
        <w:rPr>
          <w:rFonts w:ascii="Times New Roman" w:eastAsia="Times New Roman" w:hAnsi="Times New Roman"/>
          <w:sz w:val="20"/>
          <w:rtl/>
          <w:lang w:eastAsia="he-IL"/>
        </w:rPr>
        <w:t>נן שכר בעד אותו קטע מקטעי הפרוי</w:t>
      </w:r>
      <w:r w:rsidRPr="00590FDD">
        <w:rPr>
          <w:rFonts w:ascii="Times New Roman" w:eastAsia="Times New Roman" w:hAnsi="Times New Roman"/>
          <w:sz w:val="20"/>
          <w:rtl/>
          <w:lang w:eastAsia="he-IL"/>
        </w:rPr>
        <w:t xml:space="preserve">קט ו/או שלב משרותי המתכנן שהוא בצע עד לבטול החוזה וזאת לפי השיעור המפורט בנספחים </w:t>
      </w:r>
      <w:r w:rsidRPr="00590FDD">
        <w:rPr>
          <w:rFonts w:ascii="Times New Roman" w:eastAsia="Times New Roman" w:hAnsi="Times New Roman"/>
          <w:bCs/>
          <w:sz w:val="20"/>
          <w:rtl/>
          <w:lang w:eastAsia="he-IL"/>
        </w:rPr>
        <w:t xml:space="preserve">ד'ו -ה' </w:t>
      </w:r>
      <w:r w:rsidRPr="00590FDD">
        <w:rPr>
          <w:rFonts w:ascii="Times New Roman" w:eastAsia="Times New Roman" w:hAnsi="Times New Roman"/>
          <w:sz w:val="20"/>
          <w:rtl/>
          <w:lang w:eastAsia="he-IL"/>
        </w:rPr>
        <w:t xml:space="preserve">לגבי כל שלב שבוצע, ובמקרה </w:t>
      </w:r>
      <w:r w:rsidRPr="00590FDD">
        <w:rPr>
          <w:rFonts w:ascii="Times New Roman" w:eastAsia="Times New Roman" w:hAnsi="Times New Roman"/>
          <w:sz w:val="20"/>
          <w:rtl/>
          <w:lang w:eastAsia="he-IL"/>
        </w:rPr>
        <w:lastRenderedPageBreak/>
        <w:t xml:space="preserve">שבוצע חלק של שלב -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 וזאת לסילוק כל המגיע למתכנן מהמזמין.</w:t>
      </w:r>
    </w:p>
    <w:p w14:paraId="653C830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D7C9DEE"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12.3.1 לעיל לא תשמש עילה למתכנן לתביעת פיצויים כלשהם, או לטענה או תביעה כלשהי, פרט לאמור בסעיף 12.3.2 לעיל, והשכר שישולם לפי סעיף 12.3.2 יהיה לסילוק כל המגיע למתכנן מהמזמין לפי החוזה ו/או עקב הבאתו לידי גמר כאמור, בין עפ"י החוזה ובין מכוח עילה כלשהי עפ"י הדין.</w:t>
      </w:r>
    </w:p>
    <w:p w14:paraId="10C3983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AB441C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אם המנהל הראשי במשרד המתכנן ו/או המתכנן נפטר, פשט רגל, או נעשה בלתי כשר למתן השירותים עפ"י חוזה זה או אם אירע אירוע דומה למתכנן יהיה המזמין זכאי לבטל החוזה ויחולו הוראות סעיפים 12.3.2 ו - 12.3.3 לעיל.</w:t>
      </w:r>
    </w:p>
    <w:p w14:paraId="304BBB5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45FE3B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התשלום עפ"י סעיפים 12.1, 12.2 ו-12.3 לעיל מותנה בכך שהמזמין קיבל לידיו את כל התכניות ועד לקבלתן לא יהיה עליו לבצע תשלום עפ"י הסעיפים הנ"ל.</w:t>
      </w:r>
    </w:p>
    <w:p w14:paraId="4DAF796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FD279A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בכל מקרה של הבאת החוזה לגמר או ביטולו יהיה המזמין זכאי למסור את בצוע המשך שרותי המתכנן לאחר, ולהשתמש ללא הגבלה בשרותי המתכנן שבוצעו עד לאותו מועד, והמתכנן מסכים </w:t>
      </w:r>
      <w:r w:rsidRPr="00590FDD">
        <w:rPr>
          <w:rFonts w:ascii="Times New Roman" w:eastAsia="Times New Roman" w:hAnsi="Times New Roman"/>
          <w:sz w:val="20"/>
          <w:rtl/>
          <w:lang w:eastAsia="he-IL"/>
        </w:rPr>
        <w:lastRenderedPageBreak/>
        <w:t>לכך ולא יהיה זכאי לדבר בגין זאת.</w:t>
      </w:r>
    </w:p>
    <w:p w14:paraId="2890FB5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D06267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אימת שהמתכנן לא יקיים איזו מהתחייבויותיו לפי החוזה,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FFFA85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DE9A8B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בזכותו על פי סעיף 12.7 לעיל, יהיה הוא רשאי לגבות מאת המתכנן או לנכות מכל סכום שיגיע לו את הסכומים שהמזמין נשא בהם בשל כך, בתוספת 15% לכסוי הוצאותיו הכלליות, וזאת מבלי שיהיה עליו להוכיח את הסכומים הנ"ל.</w:t>
      </w:r>
    </w:p>
    <w:p w14:paraId="27F9195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A4D06CE"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העברת זכויות</w:t>
      </w:r>
    </w:p>
    <w:p w14:paraId="180AC02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F7ACEF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להסב לאחר את החוזה או כל חלק ממנו, וכן אין הוא רשאי להעביר או להסב לאחר כל זכות או חובה לפי החוזה, אלא בהסכמת המזמין בכתב ומראש.</w:t>
      </w:r>
    </w:p>
    <w:p w14:paraId="5563C7E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FF8DCD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למסור לאחר את בצוע שרותי המתכנן, כולם או מקצתם, אלא בהסכמת המזמין בכתב ומראש.</w:t>
      </w:r>
    </w:p>
    <w:p w14:paraId="393CB12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864A34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ניתנה הסכמת המזמין לפי סעיפים 13.1 או 13.2 לעיל, הרי אין בכך </w:t>
      </w:r>
      <w:r w:rsidRPr="00590FDD">
        <w:rPr>
          <w:rFonts w:ascii="Times New Roman" w:eastAsia="Times New Roman" w:hAnsi="Times New Roman"/>
          <w:sz w:val="20"/>
          <w:rtl/>
          <w:lang w:eastAsia="he-IL"/>
        </w:rPr>
        <w:lastRenderedPageBreak/>
        <w:t>כדי לפטור את המתכנן מאחריותו והתחייבויותיו לפי החוזה ומזכויות המזמין על פיו, והמתכנן ישא באחריות מלאה, כלפי המזמין וכלפי צד שלישי שהוא, גם לכל מעשה או מחדל של אלה שיבצעו עבודה כלשהי מכוח הוראות סעיפים 13.1 או/וגם 13.2 לעיל, באי כחם ועובדיהם, ואילו למזמין ישמרו כל זכויותיו כלפי המתכנן.</w:t>
      </w:r>
    </w:p>
    <w:p w14:paraId="77D95FB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938F545" w14:textId="5ADBEE53" w:rsidR="00590FDD" w:rsidRPr="00590FDD" w:rsidRDefault="00590FDD" w:rsidP="008951A6">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שרותי המתכנן יינתנו באמצעות </w:t>
      </w:r>
      <w:r w:rsidR="00893D00">
        <w:rPr>
          <w:rFonts w:ascii="Times New Roman" w:eastAsia="Times New Roman" w:hAnsi="Times New Roman" w:hint="cs"/>
          <w:sz w:val="20"/>
          <w:rtl/>
          <w:lang w:eastAsia="he-IL"/>
        </w:rPr>
        <w:t xml:space="preserve">ראש הצוות מהנדס שגיא אריה בפקוחו של ישראל דוד המנהל הראשי במשרד המתכנן </w:t>
      </w:r>
      <w:r w:rsidRPr="00590FDD">
        <w:rPr>
          <w:rFonts w:ascii="Times New Roman" w:eastAsia="Times New Roman" w:hAnsi="Times New Roman"/>
          <w:sz w:val="20"/>
          <w:rtl/>
          <w:lang w:eastAsia="he-IL"/>
        </w:rPr>
        <w:t>ובאמצעות צוות עובדיו של המתכנן בפיקוחו הישיר של המנהל הראשי. מבלי לגרוע מהתחי</w:t>
      </w:r>
      <w:r w:rsidR="00893D00">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בות המתכנן כמתחייב מהאמור הרי בכל מקרה שהשירותים לא יינתנו ע"י המנהל הראשי מכל סיבה שהיא יהיה המזמין זכאי לבטל החוזה ויחולו הוראות סעיף 12.3.2 ו-12.3.3 לעיל.</w:t>
      </w:r>
    </w:p>
    <w:p w14:paraId="49264E8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D9F718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 בלא צורך בהסכמה כלשהי מצד המתכנן.</w:t>
      </w:r>
    </w:p>
    <w:p w14:paraId="48D40643"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09012298"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סיום שרותי המתכנן</w:t>
      </w:r>
    </w:p>
    <w:p w14:paraId="0B98C410"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7EA65F0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יחושבו כבאים לסיום בכל אחד מהמקרים הבאים:</w:t>
      </w:r>
    </w:p>
    <w:p w14:paraId="4F9922E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0DCE623"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החוזה הובא לידי סיום או בוטל כאמור בסעיף 12 לעיל, והחל במועד הנקוב בהודעה שניתנה ע"י המזמין למתכנן במסגרת הוראות אותו סעיף.</w:t>
      </w:r>
    </w:p>
    <w:p w14:paraId="7575ADF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E9FFA74"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עם מתן אשור בכתב ע"י המזמין למתכנן כי הושלם מתן שרותי המתכנן עפ"י החוזה.</w:t>
      </w:r>
    </w:p>
    <w:p w14:paraId="1A581B9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1285052"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סודיות והמצאת מסמכים</w:t>
      </w:r>
    </w:p>
    <w:p w14:paraId="429E1E0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46F39E6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לשמור על סודיות התכניות, השרטוטים, המפרטים וכל יתר המפרטים וכל יתר המסמכים המתייחסים לשרותי המתכנן לרבות העתקים וניירות עבודה, בין שהוכנו על ידי המתכנן או מטעמו ובין שהוכנו על ידי המזמין או המנהל או מטעמם, וכן לשמור בסוד כל ידיעה שהגיעה אליו עקב ביצוע חוזה זה ולא למסור כל ידיעה כאמור לאדם שלא הוסמך לקבלה על ידי המזמין.</w:t>
      </w:r>
    </w:p>
    <w:p w14:paraId="0B10D2C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F72CB5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מבלי לגרוע מאחריותו על פי כל דין, ינקוט המתכנן בכל אמצעי סביר כדי לשמור שמירה מעולה על כל מסמך המוחזק על ידיו בקשר לשרותי המתכנן כדי למנוע עיון בו מכל אדם שהמנהל לא התיר לו זאת. כמו כן יציית המתכנן לכל דרישה של המנהל בדבר נקיטת אמצעי בטחון נוספים לאלה שננקטו על ידיו. במקרה של תקלה כלשהי למסמכים כאמור לעיל, יודיע המתכנן למנהל מיד עם </w:t>
      </w:r>
      <w:r w:rsidRPr="00590FDD">
        <w:rPr>
          <w:rFonts w:ascii="Times New Roman" w:eastAsia="Times New Roman" w:hAnsi="Times New Roman"/>
          <w:sz w:val="20"/>
          <w:rtl/>
          <w:lang w:eastAsia="he-IL"/>
        </w:rPr>
        <w:lastRenderedPageBreak/>
        <w:t>אירועה.</w:t>
      </w:r>
    </w:p>
    <w:p w14:paraId="11EFF1D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D1EB80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יחתים את עובדיו בשירותו בקשר עם ביצוע הסכם זה על כתב התחייבות לשמירת סודיות על פי הנוסח המפורט בנספח </w:t>
      </w:r>
      <w:r w:rsidRPr="00590FDD">
        <w:rPr>
          <w:rFonts w:ascii="Times New Roman" w:eastAsia="Times New Roman" w:hAnsi="Times New Roman"/>
          <w:bCs/>
          <w:sz w:val="20"/>
          <w:rtl/>
          <w:lang w:eastAsia="he-IL"/>
        </w:rPr>
        <w:t>ו'</w:t>
      </w:r>
      <w:r w:rsidRPr="00590FDD">
        <w:rPr>
          <w:rFonts w:ascii="Times New Roman" w:eastAsia="Times New Roman" w:hAnsi="Times New Roman"/>
          <w:sz w:val="20"/>
          <w:rtl/>
          <w:lang w:eastAsia="he-IL"/>
        </w:rPr>
        <w:t>, ויעביר העתק מכתבי התחייבות אלו לידי המזמין.</w:t>
      </w:r>
    </w:p>
    <w:p w14:paraId="5E85B67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AB68EC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לפי דרישת המזמין ועם סיום שרותי המתכנן ימסור המתכנן לידי המזמין כל חומר בכתב ו/או במדיה ממוחשבת המצוי בידו והמתייחס לפרויקט, אשר נערך על ידו.</w:t>
      </w:r>
    </w:p>
    <w:p w14:paraId="588F8EE7"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66A1960" w14:textId="77777777" w:rsidR="00E078A7" w:rsidRPr="00590FDD" w:rsidRDefault="00E078A7"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F5C2919"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ויתור על זכויות מצד המתכנן</w:t>
      </w:r>
    </w:p>
    <w:p w14:paraId="0DA1B14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0F199FD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כדין בסמכות או בזכות כלשהי הנתונה לו על פי חוזה זה והביא את החוזה לידי גמר, או ביטל את החוזה כולו או מקצתו, או הפסיק את ביצועו, כולו או מקצתו, לא תהיה למתכנן עילת תביעה כלשהי נגד המזמין בגין פעולת המזמין כאמור או בשל כל סיבה אחרת, והמתכנן לא יהיה זכאי לתבוע פיצוי או תשלום כלשהו בעד נזק (לרבות נזק עקיף ו/או הפסד הזדמנויות) פגיעה במוניטין או הפסד לרבות הפסד רווח העלולים להיגרם לו עקב הביטול, ההפסקה או מכל סיבה אחרת.</w:t>
      </w:r>
    </w:p>
    <w:p w14:paraId="6514FE4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16BAC1A"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מבלי לגרוע מזכויות המזמין על פי חוזה זה, יהא המזמין רשאי עם </w:t>
      </w:r>
      <w:r w:rsidRPr="00590FDD">
        <w:rPr>
          <w:rFonts w:ascii="Times New Roman" w:eastAsia="Times New Roman" w:hAnsi="Times New Roman"/>
          <w:sz w:val="20"/>
          <w:rtl/>
          <w:lang w:eastAsia="he-IL"/>
        </w:rPr>
        <w:lastRenderedPageBreak/>
        <w:t>ביטול החוזה או הבאתו לידי גמר או הפסקת ביצועו, למסור את המשך ביצוע שרותי המתכנן לאחר ולהשתמש ללא הגבלה בשרותי המתכנן שביצע המתכנן על פי חוזה זה.</w:t>
      </w:r>
    </w:p>
    <w:p w14:paraId="4AB6582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05FDF6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שלא לנקוט בכל צעדים מכל סוג שהוא שיהיה בהם כדי לסכל המשך ביצוע שרותי המתכנן או מסירתם לידי מתכנן אחר, והינו מתחייב כי על פי דרישת המזמין ישתף המתכנן פעולה עם המזמין ו/או עם המתכנן החליפי בכל הקשור לה</w:t>
      </w:r>
      <w:r w:rsidR="000555DD">
        <w:rPr>
          <w:rFonts w:ascii="Times New Roman" w:eastAsia="Times New Roman" w:hAnsi="Times New Roman"/>
          <w:sz w:val="20"/>
          <w:rtl/>
          <w:lang w:eastAsia="he-IL"/>
        </w:rPr>
        <w:t>עברת האינפורמציה לגבי מהלך הפרו</w:t>
      </w:r>
      <w:r w:rsidRPr="00590FDD">
        <w:rPr>
          <w:rFonts w:ascii="Times New Roman" w:eastAsia="Times New Roman" w:hAnsi="Times New Roman"/>
          <w:sz w:val="20"/>
          <w:rtl/>
          <w:lang w:eastAsia="he-IL"/>
        </w:rPr>
        <w:t>יקט עד להפסקת עבודתו וחפיפה נאותה של המתכנן החליפי.</w:t>
      </w:r>
    </w:p>
    <w:p w14:paraId="090A3E19" w14:textId="77777777" w:rsid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8FD0A17" w14:textId="77777777" w:rsidR="00E078A7"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E78F95C" w14:textId="77777777" w:rsidR="00E078A7" w:rsidRPr="00590FDD"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2031292"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שונות</w:t>
      </w:r>
    </w:p>
    <w:p w14:paraId="1AEC1DD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F41A0C9" w14:textId="192CF704" w:rsidR="00590FDD" w:rsidRPr="00590FDD" w:rsidRDefault="00590FDD" w:rsidP="008951A6">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p>
    <w:p w14:paraId="43C23D8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DBE225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צד אשר יפר או לא יקיים איזו מהתחייבויותיו עפ"י החוזה יהיה חייב לפצות את הצד המקיים על כל הנזקים וההפסדים שיגרמו לו עקב כך וזאת מבלי לגרוע מזכות הצד המקיים לכל סעד ותרופה אחרים ו/או נוספים.</w:t>
      </w:r>
    </w:p>
    <w:p w14:paraId="5238C22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67CCB0C"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למניעת ספקות מוצהר במפורש כי עיכוב בהשלמת עבודות תכנון </w:t>
      </w:r>
      <w:r w:rsidRPr="00590FDD">
        <w:rPr>
          <w:rFonts w:ascii="Times New Roman" w:eastAsia="Times New Roman" w:hAnsi="Times New Roman"/>
          <w:sz w:val="20"/>
          <w:rtl/>
          <w:lang w:eastAsia="he-IL"/>
        </w:rPr>
        <w:lastRenderedPageBreak/>
        <w:t>הפרויקט עלול להביא להתייקרות הקמתו וכן עלול להביא להפרת התחייבויות המזמין כלפי צד ג'.</w:t>
      </w:r>
    </w:p>
    <w:p w14:paraId="5C8681BF" w14:textId="77777777" w:rsidR="00590FDD" w:rsidRPr="00590FDD" w:rsidRDefault="00590FDD" w:rsidP="00590FDD">
      <w:pPr>
        <w:widowControl w:val="0"/>
        <w:spacing w:before="0" w:beforeAutospacing="0" w:after="0" w:afterAutospacing="0" w:line="240" w:lineRule="auto"/>
        <w:ind w:left="432"/>
        <w:jc w:val="both"/>
        <w:rPr>
          <w:rFonts w:ascii="Times New Roman" w:eastAsia="Times New Roman" w:hAnsi="Times New Roman"/>
          <w:sz w:val="20"/>
          <w:rtl/>
          <w:lang w:eastAsia="he-IL"/>
        </w:rPr>
      </w:pPr>
    </w:p>
    <w:p w14:paraId="2F2C55ED"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הוא מודע לכל אלה ולהשלכות אחרות העלולות לנבוע מעיכוב בהשלמת הפרויקט ויהיה אחראי להם במידה והעיכוב בהשלמת הפרויקט יהיה נובע מאי עמידתו בהתחייבויותיו עפ"י חוזה זה.</w:t>
      </w:r>
    </w:p>
    <w:p w14:paraId="52E9414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9796AD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זכאי לקזז כנגד כל סכום המגיע למתכנן מאת המזמין לפי החוזה כל סכום שלפי טענתו מגיע לו מהמתכנן, וכל זכות של המתכנן לתשלום מהמזמין כפופה לזכות הקיזוז הנ"ל.</w:t>
      </w:r>
    </w:p>
    <w:p w14:paraId="2204F9E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3F4AC9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מוסכם במפורש כי בצוע כל וכל אחת מהתחייבויות המזמין עפ"י החוזה מותנה בכך שהמתכנן יקיים תחילה את התחייבויותיו עפ"י החוזה שעליו לקיים עד לאותו מועד. המזמין זכאי, מבלי לפגוע באמור בכל מקום אחר בחוזה, לעכב בצוע התחי</w:t>
      </w:r>
      <w:r w:rsidR="00E078A7">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בות כלשהי מהתחייבויותיו עד לאחר שהמתכנן קיים את התחייבויותיו כאמור.</w:t>
      </w:r>
    </w:p>
    <w:p w14:paraId="4C8D551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505934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שום התנהגות מצד איזה מהצדדים לא תחשב כויתור על איזה מזכויותיו עפ"י החוזה או/וגם עפ"י הדין או כויתור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w:t>
      </w:r>
      <w:r w:rsidRPr="00590FDD">
        <w:rPr>
          <w:rFonts w:ascii="Times New Roman" w:eastAsia="Times New Roman" w:hAnsi="Times New Roman"/>
          <w:sz w:val="20"/>
          <w:rtl/>
          <w:lang w:eastAsia="he-IL"/>
        </w:rPr>
        <w:lastRenderedPageBreak/>
        <w:t>ובכתב.</w:t>
      </w:r>
    </w:p>
    <w:p w14:paraId="21F0727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06457B6"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מכלליות האמור לעיל -</w:t>
      </w:r>
    </w:p>
    <w:p w14:paraId="4485AD1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74E529A"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72C3B27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8A254DF"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ותור כלשהו על זכויות וחובות לפי החוזה.</w:t>
      </w:r>
    </w:p>
    <w:p w14:paraId="669EE08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8187BF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במידה והמתכנן כולל מספר גופים או יחידים יהיו הם אחראים ביחד ולחוד כלפי המזמין למילוי התחייבויות המתכנן לפי חוזה זה.</w:t>
      </w:r>
    </w:p>
    <w:p w14:paraId="5E59E77C"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3A127802" w14:textId="77777777" w:rsid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המתכנן רק כפי חלקו המפורט בנספח "א" בגין כל חיוב מחיובי המזמין עפ"י חוזה זה, ככל שיחולו, ובכל מקרה כל אחד מיחידי המזמין אינו אחראי, ביחד ולחוד, למלוא חיובי המזמין כלפי המתכנן עפ"י חוזה זה. וזאת </w:t>
      </w:r>
      <w:r w:rsidRPr="00590FDD">
        <w:rPr>
          <w:rFonts w:ascii="Times New Roman" w:eastAsia="Times New Roman" w:hAnsi="Times New Roman"/>
          <w:sz w:val="24"/>
          <w:rtl/>
          <w:lang w:eastAsia="he-IL"/>
        </w:rPr>
        <w:lastRenderedPageBreak/>
        <w:t>מבלי לגרוע מהאמור להלן בסיפא לס"ק זה.</w:t>
      </w:r>
    </w:p>
    <w:p w14:paraId="7192B725" w14:textId="77777777" w:rsidR="00E078A7" w:rsidRPr="00E078A7" w:rsidRDefault="00E078A7" w:rsidP="00E078A7">
      <w:pPr>
        <w:widowControl w:val="0"/>
        <w:spacing w:before="0" w:beforeAutospacing="0" w:after="0" w:afterAutospacing="0" w:line="240" w:lineRule="auto"/>
        <w:ind w:left="792"/>
        <w:jc w:val="both"/>
        <w:rPr>
          <w:rFonts w:ascii="Times New Roman" w:eastAsia="Times New Roman" w:hAnsi="Times New Roman"/>
          <w:sz w:val="24"/>
          <w:lang w:eastAsia="he-IL"/>
        </w:rPr>
      </w:pPr>
    </w:p>
    <w:p w14:paraId="2488FF27" w14:textId="77777777" w:rsidR="00590FDD" w:rsidRPr="00590FDD" w:rsidRDefault="00590FDD" w:rsidP="00590FDD">
      <w:pPr>
        <w:keepNext/>
        <w:spacing w:before="0" w:beforeAutospacing="0" w:after="0" w:afterAutospacing="0" w:line="240" w:lineRule="auto"/>
        <w:ind w:left="798"/>
        <w:jc w:val="both"/>
        <w:outlineLvl w:val="1"/>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"א". אותו דין יחול לגבי תביעה של מי מיחידי המזמין כנגד המתכנן, קרי תביעה כאמור תוגבל עד לגובה חלקו היחסי של התובע במזמין  כמפורט בנספח "א".</w:t>
      </w:r>
    </w:p>
    <w:p w14:paraId="36B1469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9EF183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74815A6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1774DB6"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למען הסר ספק מוסכם ומוצהר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78ECFC7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69EF1D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0AAFD7F0"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16FBD314" w14:textId="77777777" w:rsid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חוזה זה על נספחיו יחייב את המזמין אך ורק בכפוף לחתימתו כדין ע"י מורשי החתימה של המזמין.</w:t>
      </w:r>
    </w:p>
    <w:p w14:paraId="55DD6548" w14:textId="77777777" w:rsidR="00E078A7" w:rsidRDefault="00E078A7" w:rsidP="00E078A7">
      <w:pPr>
        <w:pStyle w:val="af6"/>
        <w:rPr>
          <w:rFonts w:ascii="Times New Roman" w:eastAsia="Times New Roman" w:hAnsi="Times New Roman"/>
          <w:sz w:val="20"/>
          <w:rtl/>
          <w:lang w:eastAsia="he-IL"/>
        </w:rPr>
      </w:pPr>
    </w:p>
    <w:p w14:paraId="29834BC8"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2CFEFC38"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4D1EAB89"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2CA793A4"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33D7D17F"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798CC395"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28383227"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0EE8C1EF" w14:textId="77777777" w:rsidR="00E078A7" w:rsidRPr="00590FDD"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1264B76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CDCD27E" w14:textId="77777777" w:rsidR="000555DD" w:rsidRP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כתובות הצדדים הן כמפורט בכותרת לחוזה זה, וכל הודעה שתימסר למי מהצדדים לחוזה לפי הכתובת דלעיל תחשב כנמסרת לידו בתום 72 שעות מעת מסירתה בדואר בתור מכתב רשום, ואם נשלחה ההודעה בפקסימיליה ביום עסקים בשעות העבודה או נמסרה ביד תחשב היא כמתקבלת ביום משלוח או מסירתה כאמור.</w:t>
      </w:r>
    </w:p>
    <w:p w14:paraId="7E841113"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2B8FF5EC"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4CDA277D"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6829CE8F"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26E63039"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67D4C03D" w14:textId="77777777" w:rsidR="000555DD" w:rsidRPr="00E078A7" w:rsidRDefault="000555DD" w:rsidP="00E078A7">
      <w:pPr>
        <w:widowControl w:val="0"/>
        <w:spacing w:before="0" w:beforeAutospacing="0" w:after="0" w:afterAutospacing="0" w:line="240" w:lineRule="auto"/>
        <w:jc w:val="center"/>
        <w:rPr>
          <w:rFonts w:ascii="Times New Roman" w:eastAsia="Times New Roman" w:hAnsi="Times New Roman"/>
          <w:bCs/>
          <w:sz w:val="20"/>
          <w:rtl/>
          <w:lang w:eastAsia="he-IL"/>
        </w:rPr>
      </w:pPr>
      <w:r w:rsidRPr="000555DD">
        <w:rPr>
          <w:rFonts w:ascii="Times New Roman" w:eastAsia="Times New Roman" w:hAnsi="Times New Roman"/>
          <w:bCs/>
          <w:sz w:val="20"/>
          <w:rtl/>
          <w:lang w:eastAsia="he-IL"/>
        </w:rPr>
        <w:lastRenderedPageBreak/>
        <w:t>ולראיה</w:t>
      </w:r>
      <w:r w:rsidR="00E078A7">
        <w:rPr>
          <w:rFonts w:ascii="Times New Roman" w:eastAsia="Times New Roman" w:hAnsi="Times New Roman"/>
          <w:bCs/>
          <w:sz w:val="20"/>
          <w:rtl/>
          <w:lang w:eastAsia="he-IL"/>
        </w:rPr>
        <w:t xml:space="preserve"> באו הצדדים על החתום:</w:t>
      </w:r>
    </w:p>
    <w:p w14:paraId="67DFD394" w14:textId="77777777" w:rsid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10C4B26E" w14:textId="77777777" w:rsidR="00E078A7"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64FDDB62" w14:textId="77777777" w:rsidR="00E078A7" w:rsidRPr="000555DD"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79D62BFE" w14:textId="1E4E3EB3" w:rsidR="000555DD" w:rsidRP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CCCF4A67E3664BCFAD5F906570B72F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87757">
            <w:rPr>
              <w:rFonts w:ascii="Times New Roman" w:eastAsia="Times New Roman" w:hAnsi="Times New Roman" w:hint="cs"/>
              <w:color w:val="00B0F0"/>
              <w:sz w:val="20"/>
              <w:u w:val="single"/>
              <w:rtl/>
              <w:lang w:eastAsia="he-IL"/>
            </w:rPr>
            <w:t>דוד מהנדסים בע"מ</w:t>
          </w:r>
        </w:sdtContent>
      </w:sdt>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181E78737A4B44B2A4FBF27088516C8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987757" w:rsidRPr="003E6FC4">
            <w:rPr>
              <w:rStyle w:val="a7"/>
              <w:rtl/>
            </w:rPr>
            <w:t>[שם צד א]</w:t>
          </w:r>
        </w:sdtContent>
      </w:sdt>
    </w:p>
    <w:p w14:paraId="2862B6F8" w14:textId="77777777" w:rsidR="000555DD" w:rsidRDefault="000555DD"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ab/>
        <w:t>המתכנן</w:t>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ab/>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המזמין</w:t>
      </w:r>
    </w:p>
    <w:p w14:paraId="6E122022" w14:textId="77777777" w:rsidR="00E078A7"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4867A29A" w14:textId="77777777" w:rsidR="00E078A7" w:rsidRPr="000555DD"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4AD5B74D"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0555DD">
        <w:rPr>
          <w:rFonts w:ascii="Times New Roman" w:eastAsia="Times New Roman" w:hAnsi="Times New Roman" w:hint="cs"/>
          <w:sz w:val="20"/>
          <w:rtl/>
          <w:lang w:eastAsia="he-IL"/>
        </w:rPr>
        <w:t>י</w:t>
      </w:r>
      <w:r w:rsidRPr="000555DD">
        <w:rPr>
          <w:rFonts w:ascii="Times New Roman" w:eastAsia="Times New Roman" w:hAnsi="Times New Roman"/>
          <w:sz w:val="20"/>
          <w:rtl/>
          <w:lang w:eastAsia="he-IL"/>
        </w:rPr>
        <w:t xml:space="preserve">ן זה. </w:t>
      </w:r>
    </w:p>
    <w:p w14:paraId="03E5D826" w14:textId="77777777" w:rsid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23A1CEBF" w14:textId="77777777" w:rsidR="00E078A7"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11853DEC" w14:textId="77777777" w:rsidR="00E078A7" w:rsidRPr="000555DD"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3FA5339E"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תאריך :  _______________</w:t>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p>
    <w:p w14:paraId="3FBA06AC"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חתימה וחותמת עו"ד/ רו"ח : ________________</w:t>
      </w:r>
    </w:p>
    <w:p w14:paraId="5E9EB8E4"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0A27FCD1"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B1A8650"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039F813C"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192D89EE"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03112C9B"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4E8F22D"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79F8736"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7E12EB72"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6DF6389"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2FA40A2"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58E53BA"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002EEE5A"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237A95C4"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0D033FB"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E66F9C1"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0F88253A"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7508D9D0"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6F990628"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5C8E27A3"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549382D6"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3A0F37CA"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74DC175F"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3A79934B"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651480C8"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5E9D5F02" w14:textId="77777777" w:rsidR="00047BB3" w:rsidRDefault="00047BB3" w:rsidP="00E078A7">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5652AE36" w14:textId="77777777" w:rsidR="000555DD" w:rsidRPr="000555DD" w:rsidRDefault="000555DD" w:rsidP="00E078A7">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0555DD">
        <w:rPr>
          <w:rFonts w:ascii="Times New Roman" w:eastAsia="Times New Roman" w:hAnsi="Times New Roman" w:hint="cs"/>
          <w:bCs/>
          <w:sz w:val="20"/>
          <w:u w:val="single"/>
          <w:rtl/>
          <w:lang w:eastAsia="he-IL"/>
        </w:rPr>
        <w:lastRenderedPageBreak/>
        <w:t>נספח ''א''</w:t>
      </w:r>
    </w:p>
    <w:p w14:paraId="3CF22954" w14:textId="77777777" w:rsidR="000555DD" w:rsidRPr="000555DD" w:rsidRDefault="000555DD" w:rsidP="000555DD">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0555DD">
        <w:rPr>
          <w:rFonts w:ascii="Times New Roman" w:eastAsia="Times New Roman" w:hAnsi="Times New Roman" w:hint="cs"/>
          <w:bCs/>
          <w:sz w:val="20"/>
          <w:u w:val="single"/>
          <w:rtl/>
          <w:lang w:eastAsia="he-IL"/>
        </w:rPr>
        <w:t>נספח כללי</w:t>
      </w:r>
    </w:p>
    <w:p w14:paraId="312861F2"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1.1</w:t>
      </w:r>
      <w:r w:rsidRPr="000555DD">
        <w:rPr>
          <w:rFonts w:ascii="Times New Roman" w:eastAsia="Times New Roman" w:hAnsi="Times New Roman" w:hint="cs"/>
          <w:sz w:val="24"/>
          <w:rtl/>
          <w:lang w:eastAsia="he-IL"/>
        </w:rPr>
        <w:tab/>
        <w:t>הגדרות -</w:t>
      </w:r>
    </w:p>
    <w:p w14:paraId="75424000"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099E3DF5" w14:textId="1B7794B3" w:rsidR="000555DD" w:rsidRPr="000555DD" w:rsidRDefault="000555DD" w:rsidP="008951A6">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הפרויקט</w:t>
      </w:r>
      <w:r w:rsidRPr="000555DD">
        <w:rPr>
          <w:rFonts w:ascii="Times New Roman" w:eastAsia="Times New Roman" w:hAnsi="Times New Roman" w:hint="cs"/>
          <w:sz w:val="24"/>
          <w:rtl/>
          <w:lang w:eastAsia="he-IL"/>
        </w:rPr>
        <w:t>"-</w:t>
      </w:r>
      <w:r w:rsidRPr="000555DD">
        <w:rPr>
          <w:rFonts w:ascii="Times New Roman" w:eastAsia="Times New Roman" w:hAnsi="Times New Roman" w:hint="cs"/>
          <w:sz w:val="24"/>
          <w:lang w:eastAsia="he-IL"/>
        </w:rPr>
        <w:t xml:space="preserve"> </w:t>
      </w:r>
      <w:r w:rsidRPr="000555DD">
        <w:rPr>
          <w:rFonts w:ascii="Times New Roman" w:eastAsia="Times New Roman" w:hAnsi="Times New Roman" w:hint="cs"/>
          <w:sz w:val="24"/>
          <w:rtl/>
          <w:lang w:eastAsia="he-IL"/>
        </w:rPr>
        <w:t xml:space="preserve">פרויקט לבניית </w:t>
      </w:r>
      <w:r w:rsidR="0081524F">
        <w:rPr>
          <w:rFonts w:ascii="Times New Roman" w:eastAsia="Times New Roman" w:hAnsi="Times New Roman" w:hint="cs"/>
          <w:sz w:val="24"/>
          <w:rtl/>
          <w:lang w:eastAsia="he-IL"/>
        </w:rPr>
        <w:t xml:space="preserve">388 </w:t>
      </w:r>
      <w:r w:rsidRPr="000555DD">
        <w:rPr>
          <w:rFonts w:ascii="Times New Roman" w:eastAsia="Times New Roman" w:hAnsi="Times New Roman" w:hint="cs"/>
          <w:sz w:val="24"/>
          <w:rtl/>
          <w:lang w:eastAsia="he-IL"/>
        </w:rPr>
        <w:t>יחידות דיור</w:t>
      </w:r>
      <w:r w:rsidR="00C43ACA">
        <w:rPr>
          <w:rFonts w:ascii="Times New Roman" w:eastAsia="Times New Roman" w:hAnsi="Times New Roman" w:hint="cs"/>
          <w:sz w:val="24"/>
          <w:rtl/>
          <w:lang w:eastAsia="he-IL"/>
        </w:rPr>
        <w:t xml:space="preserve"> למגורים בארבעה מגדלים לרבות עבודות פיתוח צמוד במגרשים ובשטח שצ"פ צמוד </w:t>
      </w:r>
      <w:r w:rsidRPr="000555DD">
        <w:rPr>
          <w:rFonts w:ascii="Times New Roman" w:eastAsia="Times New Roman" w:hAnsi="Times New Roman" w:hint="cs"/>
          <w:sz w:val="24"/>
          <w:rtl/>
          <w:lang w:eastAsia="he-IL"/>
        </w:rPr>
        <w:t xml:space="preserve">, , חניונים ועבודות פיתוח </w:t>
      </w:r>
      <w:r w:rsidR="00C43ACA">
        <w:rPr>
          <w:rFonts w:ascii="Times New Roman" w:eastAsia="Times New Roman" w:hAnsi="Times New Roman" w:hint="cs"/>
          <w:sz w:val="24"/>
          <w:rtl/>
          <w:lang w:eastAsia="he-IL"/>
        </w:rPr>
        <w:t xml:space="preserve">במגרשים </w:t>
      </w:r>
      <w:r w:rsidR="001737C5">
        <w:rPr>
          <w:rFonts w:ascii="Times New Roman" w:eastAsia="Times New Roman" w:hAnsi="Times New Roman" w:hint="cs"/>
          <w:color w:val="00B0F0"/>
          <w:sz w:val="24"/>
          <w:rtl/>
          <w:lang w:eastAsia="he-IL"/>
        </w:rPr>
        <w:t xml:space="preserve"> בעיר </w:t>
      </w:r>
      <w:sdt>
        <w:sdtPr>
          <w:rPr>
            <w:rFonts w:ascii="Times New Roman" w:eastAsia="Times New Roman" w:hAnsi="Times New Roman" w:hint="cs"/>
            <w:color w:val="00B0F0"/>
            <w:sz w:val="24"/>
            <w:rtl/>
            <w:lang w:eastAsia="he-IL"/>
          </w:rPr>
          <w:alias w:val="רשות מקומית"/>
          <w:tag w:val="cntLocalAuth"/>
          <w:id w:val="1782831239"/>
          <w:placeholder>
            <w:docPart w:val="B56B34ED28AA4A3BAB483FF60DF5AB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A93480">
            <w:rPr>
              <w:rFonts w:ascii="Times New Roman" w:eastAsia="Times New Roman" w:hAnsi="Times New Roman" w:hint="cs"/>
              <w:color w:val="00B0F0"/>
              <w:sz w:val="24"/>
              <w:rtl/>
              <w:lang w:eastAsia="he-IL"/>
            </w:rPr>
            <w:t>נתניה</w:t>
          </w:r>
        </w:sdtContent>
      </w:sdt>
      <w:r w:rsidRPr="000555DD">
        <w:rPr>
          <w:rFonts w:ascii="Times New Roman" w:eastAsia="Times New Roman" w:hAnsi="Times New Roman" w:hint="cs"/>
          <w:color w:val="00B0F0"/>
          <w:sz w:val="24"/>
          <w:rtl/>
          <w:lang w:eastAsia="he-IL"/>
        </w:rPr>
        <w:t xml:space="preserve"> </w:t>
      </w:r>
      <w:r w:rsidR="001737C5">
        <w:rPr>
          <w:rFonts w:ascii="Times New Roman" w:eastAsia="Times New Roman" w:hAnsi="Times New Roman"/>
          <w:color w:val="00B0F0"/>
          <w:sz w:val="24"/>
          <w:rtl/>
          <w:lang w:eastAsia="he-IL"/>
        </w:rPr>
        <w:t>–</w:t>
      </w:r>
      <w:r w:rsidR="001737C5">
        <w:rPr>
          <w:rFonts w:ascii="Times New Roman" w:eastAsia="Times New Roman" w:hAnsi="Times New Roman" w:hint="cs"/>
          <w:color w:val="00B0F0"/>
          <w:sz w:val="24"/>
          <w:rtl/>
          <w:lang w:eastAsia="he-IL"/>
        </w:rPr>
        <w:t xml:space="preserve">צומת הרחובות הרב קוק - </w:t>
      </w:r>
      <w:r w:rsidRPr="000555DD">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אתר"/>
          <w:tag w:val="cntSite"/>
          <w:id w:val="-1682512962"/>
          <w:placeholder>
            <w:docPart w:val="255BCD959CDC4663A72F60C61E826D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A93480">
            <w:rPr>
              <w:rFonts w:ascii="Times New Roman" w:eastAsia="Times New Roman" w:hAnsi="Times New Roman" w:hint="cs"/>
              <w:color w:val="00B0F0"/>
              <w:sz w:val="24"/>
              <w:rtl/>
            </w:rPr>
            <w:t>אנדריוס</w:t>
          </w:r>
        </w:sdtContent>
      </w:sdt>
      <w:r w:rsidRPr="000555DD">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AE6C6D9AC5B642BD8E014E2B8A80BB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1737C5">
            <w:rPr>
              <w:rFonts w:ascii="Times New Roman" w:eastAsia="Times New Roman" w:hAnsi="Times New Roman" w:hint="cs"/>
              <w:color w:val="00B0F0"/>
              <w:sz w:val="24"/>
              <w:rtl/>
            </w:rPr>
            <w:t xml:space="preserve">שם הפרויקט - </w:t>
          </w:r>
          <w:r w:rsidR="00A93480">
            <w:rPr>
              <w:rFonts w:ascii="Times New Roman" w:eastAsia="Times New Roman" w:hAnsi="Times New Roman" w:hint="cs"/>
              <w:color w:val="00B0F0"/>
              <w:sz w:val="24"/>
              <w:rtl/>
            </w:rPr>
            <w:t xml:space="preserve">סביוני סיטי אנדריוס </w:t>
          </w:r>
        </w:sdtContent>
      </w:sdt>
      <w:r w:rsidRPr="000555DD">
        <w:rPr>
          <w:rFonts w:ascii="Times New Roman" w:eastAsia="Times New Roman" w:hAnsi="Times New Roman" w:hint="cs"/>
          <w:sz w:val="24"/>
          <w:rtl/>
          <w:lang w:eastAsia="he-IL"/>
        </w:rPr>
        <w:t>, אשר יתוכנן ו/או יבוצע עבור המזמין באתר בקטעים ובשלבים לפי שיקול דעתו.</w:t>
      </w:r>
    </w:p>
    <w:p w14:paraId="16BBA085"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3709D0DB" w14:textId="5590567E" w:rsidR="000555DD" w:rsidRPr="000555DD" w:rsidRDefault="000555DD" w:rsidP="008951A6">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התכנית</w:t>
      </w:r>
      <w:r w:rsidRPr="000555DD">
        <w:rPr>
          <w:rFonts w:ascii="Times New Roman" w:eastAsia="Times New Roman" w:hAnsi="Times New Roman" w:hint="cs"/>
          <w:sz w:val="24"/>
          <w:rtl/>
          <w:lang w:eastAsia="he-IL"/>
        </w:rPr>
        <w:t xml:space="preserve">" או </w:t>
      </w:r>
      <w:r w:rsidRPr="000555DD">
        <w:rPr>
          <w:rFonts w:ascii="Times New Roman" w:eastAsia="Times New Roman" w:hAnsi="Times New Roman" w:hint="cs"/>
          <w:b/>
          <w:bCs/>
          <w:sz w:val="24"/>
          <w:rtl/>
          <w:lang w:eastAsia="he-IL"/>
        </w:rPr>
        <w:t xml:space="preserve">"המקרקעין" </w:t>
      </w:r>
      <w:r w:rsidRPr="000555DD">
        <w:rPr>
          <w:rFonts w:ascii="Times New Roman" w:eastAsia="Times New Roman" w:hAnsi="Times New Roman"/>
          <w:sz w:val="24"/>
          <w:lang w:eastAsia="he-IL"/>
        </w:rPr>
        <w:t>–</w:t>
      </w:r>
      <w:r w:rsidRPr="000555DD">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6A09361AF0D244F08BA31F9FED7F433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B17164">
            <w:rPr>
              <w:rFonts w:ascii="Times New Roman" w:eastAsia="Times New Roman" w:hAnsi="Times New Roman" w:hint="cs"/>
              <w:color w:val="008000"/>
              <w:sz w:val="24"/>
              <w:rtl/>
            </w:rPr>
            <w:t>נת/41/5521</w:t>
          </w:r>
        </w:sdtContent>
      </w:sdt>
      <w:r w:rsidRPr="000555DD">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rtl/>
            <w:lang w:eastAsia="he-IL"/>
          </w:rPr>
          <w:alias w:val="שדה נוסף 1"/>
          <w:tag w:val="cntCustomField1"/>
          <w:id w:val="-452094098"/>
          <w:placeholder>
            <w:docPart w:val="C1248346886F4EACAADD527A8E6C8C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3328F6">
            <w:rPr>
              <w:rFonts w:ascii="Times New Roman" w:eastAsia="Times New Roman" w:hAnsi="Times New Roman" w:hint="cs"/>
              <w:sz w:val="24"/>
              <w:rtl/>
              <w:lang w:eastAsia="he-IL"/>
            </w:rPr>
            <w:t>8271</w:t>
          </w:r>
        </w:sdtContent>
      </w:sdt>
      <w:r w:rsidR="00A1066E">
        <w:rPr>
          <w:rFonts w:ascii="Times New Roman" w:eastAsia="Times New Roman" w:hAnsi="Times New Roman" w:hint="cs"/>
          <w:sz w:val="24"/>
          <w:rtl/>
          <w:lang w:eastAsia="he-IL"/>
        </w:rPr>
        <w:t xml:space="preserve"> חלקה 130.</w:t>
      </w:r>
    </w:p>
    <w:p w14:paraId="0E9E206D"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34EB848"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5E009552" w14:textId="77777777" w:rsidR="000555DD" w:rsidRPr="000555DD" w:rsidRDefault="000555DD" w:rsidP="000555DD">
      <w:pPr>
        <w:spacing w:before="0" w:beforeAutospacing="0" w:after="0" w:afterAutospacing="0" w:line="240" w:lineRule="auto"/>
        <w:ind w:left="720"/>
        <w:rPr>
          <w:rFonts w:ascii="Times New Roman" w:eastAsia="Times New Roman" w:hAnsi="Times New Roman"/>
          <w:color w:val="008000"/>
          <w:sz w:val="24"/>
          <w:rtl/>
        </w:rPr>
      </w:pPr>
      <w:r w:rsidRPr="000555DD">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3246384E4BE546038F4B1559E7A98B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A93480">
            <w:rPr>
              <w:rFonts w:ascii="Times New Roman" w:eastAsia="Times New Roman" w:hAnsi="Times New Roman" w:hint="cs"/>
              <w:color w:val="008000"/>
              <w:sz w:val="24"/>
              <w:rtl/>
            </w:rPr>
            <w:t>נתניה</w:t>
          </w:r>
        </w:sdtContent>
      </w:sdt>
      <w:r w:rsidRPr="000555DD">
        <w:rPr>
          <w:rFonts w:ascii="Times New Roman" w:eastAsia="Times New Roman" w:hAnsi="Times New Roman" w:hint="cs"/>
          <w:color w:val="008000"/>
          <w:sz w:val="24"/>
          <w:rtl/>
        </w:rPr>
        <w:t>.</w:t>
      </w:r>
    </w:p>
    <w:p w14:paraId="576D4B98" w14:textId="77777777" w:rsidR="000555DD" w:rsidRPr="000555DD" w:rsidRDefault="000555DD" w:rsidP="000555DD">
      <w:pPr>
        <w:spacing w:before="0" w:beforeAutospacing="0" w:after="0" w:afterAutospacing="0" w:line="240" w:lineRule="auto"/>
        <w:ind w:left="720"/>
        <w:rPr>
          <w:rFonts w:ascii="Times New Roman" w:eastAsia="Times New Roman" w:hAnsi="Times New Roman"/>
          <w:color w:val="FF0000"/>
          <w:sz w:val="24"/>
          <w:rtl/>
        </w:rPr>
      </w:pPr>
    </w:p>
    <w:p w14:paraId="16F9FA23" w14:textId="77777777" w:rsidR="000555DD" w:rsidRPr="000555DD" w:rsidRDefault="000555DD" w:rsidP="000555DD">
      <w:pPr>
        <w:spacing w:before="0" w:beforeAutospacing="0" w:after="0" w:afterAutospacing="0" w:line="240" w:lineRule="auto"/>
        <w:ind w:left="720"/>
        <w:rPr>
          <w:rFonts w:ascii="Times New Roman" w:eastAsia="Times New Roman" w:hAnsi="Times New Roman"/>
          <w:sz w:val="24"/>
          <w:rtl/>
          <w:lang w:eastAsia="he-IL"/>
        </w:rPr>
      </w:pPr>
      <w:r w:rsidRPr="000555DD">
        <w:rPr>
          <w:rFonts w:ascii="Times New Roman" w:eastAsia="Times New Roman" w:hAnsi="Times New Roman" w:hint="cs"/>
          <w:sz w:val="24"/>
          <w:rtl/>
        </w:rPr>
        <w:lastRenderedPageBreak/>
        <w:t xml:space="preserve">"חוזה הפיתוח" </w:t>
      </w:r>
      <w:r w:rsidRPr="000555DD">
        <w:rPr>
          <w:rFonts w:ascii="Times New Roman" w:eastAsia="Times New Roman" w:hAnsi="Times New Roman"/>
          <w:sz w:val="24"/>
        </w:rPr>
        <w:t>–</w:t>
      </w:r>
      <w:r w:rsidRPr="000555DD">
        <w:rPr>
          <w:rFonts w:ascii="Times New Roman" w:eastAsia="Times New Roman" w:hAnsi="Times New Roman" w:hint="cs"/>
          <w:sz w:val="24"/>
          <w:rtl/>
        </w:rPr>
        <w:t xml:space="preserve"> חוזה הפיתוח אשר נחתם בין המזמין לבין הרשות המקומית.</w:t>
      </w:r>
    </w:p>
    <w:p w14:paraId="0EFDC41E"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38597D9A"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0555DD">
        <w:rPr>
          <w:rFonts w:ascii="Times New Roman" w:eastAsia="Times New Roman" w:hAnsi="Times New Roman" w:hint="cs"/>
          <w:sz w:val="24"/>
          <w:rtl/>
          <w:lang w:eastAsia="he-IL"/>
        </w:rPr>
        <w:t>2.8</w:t>
      </w:r>
      <w:r w:rsidRPr="000555DD">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6CACA939F8A44347B87F226F6EB800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A93480">
            <w:rPr>
              <w:rFonts w:ascii="Times New Roman" w:eastAsia="Times New Roman" w:hAnsi="Times New Roman" w:hint="cs"/>
              <w:sz w:val="24"/>
              <w:rtl/>
              <w:lang w:eastAsia="he-IL"/>
            </w:rPr>
            <w:t>אבי כהן מאפריקה ישראל מגורים בע"מ</w:t>
          </w:r>
        </w:sdtContent>
      </w:sdt>
    </w:p>
    <w:p w14:paraId="5C345A74"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sz w:val="24"/>
          <w:rtl/>
          <w:lang w:eastAsia="he-IL"/>
        </w:rPr>
      </w:pPr>
    </w:p>
    <w:p w14:paraId="5F7F085A" w14:textId="77777777" w:rsidR="000555DD" w:rsidRDefault="000555DD" w:rsidP="00553085">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2.10</w:t>
      </w:r>
      <w:r w:rsidRPr="000555DD">
        <w:rPr>
          <w:rFonts w:ascii="Times New Roman" w:eastAsia="Times New Roman" w:hAnsi="Times New Roman" w:hint="cs"/>
          <w:sz w:val="24"/>
          <w:rtl/>
          <w:lang w:eastAsia="he-IL"/>
        </w:rPr>
        <w:tab/>
      </w:r>
      <w:r w:rsidR="00553085" w:rsidRPr="00553085">
        <w:rPr>
          <w:rFonts w:ascii="Times New Roman" w:eastAsia="Times New Roman" w:hAnsi="Times New Roman"/>
          <w:sz w:val="24"/>
          <w:rtl/>
          <w:lang w:eastAsia="he-IL"/>
        </w:rPr>
        <w:t xml:space="preserve">התכנון יתבצע במודל תלת מימד ע"י תוכנת </w:t>
      </w:r>
      <w:r w:rsidR="00553085" w:rsidRPr="00553085">
        <w:rPr>
          <w:rFonts w:ascii="Times New Roman" w:eastAsia="Times New Roman" w:hAnsi="Times New Roman"/>
          <w:sz w:val="24"/>
          <w:lang w:eastAsia="he-IL"/>
        </w:rPr>
        <w:t>REVIT</w:t>
      </w:r>
      <w:r w:rsidR="00553085" w:rsidRPr="00553085">
        <w:rPr>
          <w:rFonts w:ascii="Times New Roman" w:eastAsia="Times New Roman" w:hAnsi="Times New Roman"/>
          <w:sz w:val="24"/>
          <w:rtl/>
          <w:lang w:eastAsia="he-IL"/>
        </w:rPr>
        <w:t xml:space="preserve">, במתודולוגיית </w:t>
      </w:r>
      <w:r w:rsidR="00553085" w:rsidRPr="00553085">
        <w:rPr>
          <w:rFonts w:ascii="Times New Roman" w:eastAsia="Times New Roman" w:hAnsi="Times New Roman"/>
          <w:sz w:val="24"/>
          <w:lang w:eastAsia="he-IL"/>
        </w:rPr>
        <w:t>BIM</w:t>
      </w:r>
      <w:r w:rsidR="00553085" w:rsidRPr="00553085">
        <w:rPr>
          <w:rFonts w:ascii="Times New Roman" w:eastAsia="Times New Roman" w:hAnsi="Times New Roman"/>
          <w:sz w:val="24"/>
          <w:rtl/>
          <w:lang w:eastAsia="he-IL"/>
        </w:rPr>
        <w:t>, בענן – "</w:t>
      </w:r>
      <w:r w:rsidR="00553085" w:rsidRPr="00553085">
        <w:rPr>
          <w:rFonts w:ascii="Times New Roman" w:eastAsia="Times New Roman" w:hAnsi="Times New Roman"/>
          <w:sz w:val="24"/>
          <w:lang w:eastAsia="he-IL"/>
        </w:rPr>
        <w:t>BIM360</w:t>
      </w:r>
      <w:r w:rsidR="00553085" w:rsidRPr="00553085">
        <w:rPr>
          <w:rFonts w:ascii="Times New Roman" w:eastAsia="Times New Roman" w:hAnsi="Times New Roman"/>
          <w:sz w:val="24"/>
          <w:rtl/>
          <w:lang w:eastAsia="he-IL"/>
        </w:rPr>
        <w:t xml:space="preserve">" שם ישמרו כל קבצי ה </w:t>
      </w:r>
      <w:r w:rsidR="00553085" w:rsidRPr="00553085">
        <w:rPr>
          <w:rFonts w:ascii="Times New Roman" w:eastAsia="Times New Roman" w:hAnsi="Times New Roman"/>
          <w:sz w:val="24"/>
          <w:lang w:eastAsia="he-IL"/>
        </w:rPr>
        <w:t>REVIT</w:t>
      </w:r>
      <w:r w:rsidR="00553085" w:rsidRPr="00553085">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553085" w:rsidRPr="00553085">
        <w:rPr>
          <w:rFonts w:ascii="Times New Roman" w:eastAsia="Times New Roman" w:hAnsi="Times New Roman"/>
          <w:sz w:val="24"/>
          <w:lang w:eastAsia="he-IL"/>
        </w:rPr>
        <w:t>BIM360</w:t>
      </w:r>
      <w:r w:rsidR="00553085" w:rsidRPr="00553085">
        <w:rPr>
          <w:rFonts w:ascii="Times New Roman" w:eastAsia="Times New Roman" w:hAnsi="Times New Roman"/>
          <w:sz w:val="24"/>
          <w:rtl/>
          <w:lang w:eastAsia="he-IL"/>
        </w:rPr>
        <w:t xml:space="preserve">". העבודה במודל תהיה כפופה להוראות מנהל המודל ולמסמך ה </w:t>
      </w:r>
      <w:r w:rsidR="00553085" w:rsidRPr="00553085">
        <w:rPr>
          <w:rFonts w:ascii="Times New Roman" w:eastAsia="Times New Roman" w:hAnsi="Times New Roman"/>
          <w:sz w:val="24"/>
          <w:lang w:eastAsia="he-IL"/>
        </w:rPr>
        <w:t>BEP</w:t>
      </w:r>
      <w:r w:rsidR="00553085" w:rsidRPr="00553085">
        <w:rPr>
          <w:rFonts w:ascii="Times New Roman" w:eastAsia="Times New Roman" w:hAnsi="Times New Roman"/>
          <w:sz w:val="24"/>
          <w:rtl/>
          <w:lang w:eastAsia="he-IL"/>
        </w:rPr>
        <w:t xml:space="preserve"> שיופץ בהמשך ע"י מנהל המודל. שמירה, הדפסת תכניות וקבצים (</w:t>
      </w:r>
      <w:r w:rsidR="00553085" w:rsidRPr="00553085">
        <w:rPr>
          <w:rFonts w:ascii="Times New Roman" w:eastAsia="Times New Roman" w:hAnsi="Times New Roman"/>
          <w:sz w:val="24"/>
          <w:lang w:eastAsia="he-IL"/>
        </w:rPr>
        <w:t>PLT/PDF/DWG</w:t>
      </w:r>
      <w:r w:rsidR="00553085" w:rsidRPr="00553085">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553085" w:rsidRPr="00553085">
        <w:rPr>
          <w:rFonts w:ascii="Times New Roman" w:eastAsia="Times New Roman" w:hAnsi="Times New Roman"/>
          <w:sz w:val="24"/>
          <w:lang w:eastAsia="he-IL"/>
        </w:rPr>
        <w:t>view</w:t>
      </w:r>
      <w:r w:rsidR="00553085" w:rsidRPr="00553085">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27705A56" w14:textId="77777777" w:rsidR="00047BB3" w:rsidRPr="000555DD" w:rsidRDefault="00047BB3" w:rsidP="00553085">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1C464F77"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3.2</w:t>
      </w:r>
      <w:r w:rsidRPr="000555DD">
        <w:rPr>
          <w:rFonts w:ascii="Times New Roman" w:eastAsia="Times New Roman" w:hAnsi="Times New Roman" w:hint="cs"/>
          <w:sz w:val="24"/>
          <w:rtl/>
          <w:lang w:eastAsia="he-IL"/>
        </w:rPr>
        <w:tab/>
        <w:t>בעלי המקצוע במשרד המתכנן הם:</w:t>
      </w:r>
    </w:p>
    <w:p w14:paraId="506340E0"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0ABCB781"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6226702E87D24ED4BA07512D2DCD1D3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A93480">
            <w:rPr>
              <w:rFonts w:ascii="Times New Roman" w:eastAsia="Times New Roman" w:hAnsi="Times New Roman" w:hint="cs"/>
              <w:color w:val="008000"/>
              <w:sz w:val="24"/>
              <w:rtl/>
              <w:lang w:eastAsia="he-IL"/>
            </w:rPr>
            <w:t xml:space="preserve">שגיא </w:t>
          </w:r>
        </w:sdtContent>
      </w:sdt>
    </w:p>
    <w:p w14:paraId="04D89972" w14:textId="77777777" w:rsidR="000555DD" w:rsidRPr="000555DD" w:rsidRDefault="000555DD" w:rsidP="000555DD">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ב. </w:t>
      </w:r>
      <w:r w:rsidRPr="000555DD">
        <w:rPr>
          <w:rFonts w:ascii="Times New Roman" w:eastAsia="Times New Roman" w:hAnsi="Times New Roman" w:hint="cs"/>
          <w:sz w:val="24"/>
          <w:rtl/>
          <w:lang w:eastAsia="he-IL"/>
        </w:rPr>
        <w:tab/>
        <w:t xml:space="preserve">מספר העובדים המקצועיים במשרד המתכנן לצורך </w:t>
      </w:r>
      <w:r w:rsidRPr="000555DD">
        <w:rPr>
          <w:rFonts w:ascii="Times New Roman" w:eastAsia="Times New Roman" w:hAnsi="Times New Roman" w:hint="cs"/>
          <w:sz w:val="24"/>
          <w:rtl/>
          <w:lang w:eastAsia="he-IL"/>
        </w:rPr>
        <w:lastRenderedPageBreak/>
        <w:t xml:space="preserve">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39056136E64D48CD835D6FEC03ACAB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A93480">
            <w:rPr>
              <w:rFonts w:ascii="Times New Roman" w:eastAsia="Times New Roman" w:hAnsi="Times New Roman" w:hint="cs"/>
              <w:color w:val="008000"/>
              <w:sz w:val="24"/>
              <w:rtl/>
              <w:lang w:eastAsia="he-IL"/>
            </w:rPr>
            <w:t>10</w:t>
          </w:r>
        </w:sdtContent>
      </w:sdt>
    </w:p>
    <w:p w14:paraId="04836C21"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40D7ECEE"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3.4</w:t>
      </w:r>
      <w:r w:rsidRPr="000555DD">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0EC2C2A165C34F598CCF852A4B5946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A93480">
            <w:rPr>
              <w:rFonts w:ascii="Times New Roman" w:eastAsia="Times New Roman" w:hAnsi="Times New Roman" w:hint="cs"/>
              <w:color w:val="008000"/>
              <w:sz w:val="24"/>
              <w:rtl/>
              <w:lang w:eastAsia="he-IL"/>
            </w:rPr>
            <w:t xml:space="preserve">ישראל דוד </w:t>
          </w:r>
        </w:sdtContent>
      </w:sdt>
    </w:p>
    <w:p w14:paraId="36A9301E"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13A7B795"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5.2</w:t>
      </w:r>
      <w:r w:rsidRPr="000555DD">
        <w:rPr>
          <w:rFonts w:ascii="Times New Roman" w:eastAsia="Times New Roman" w:hAnsi="Times New Roman" w:hint="cs"/>
          <w:sz w:val="24"/>
          <w:rtl/>
          <w:lang w:eastAsia="he-IL"/>
        </w:rPr>
        <w:tab/>
        <w:t>הנושאים הם:</w:t>
      </w:r>
    </w:p>
    <w:p w14:paraId="243A89F3"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74CAF94E"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התקדמות שרותי המתכנן.</w:t>
      </w:r>
    </w:p>
    <w:p w14:paraId="29CB10DC"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ב.</w:t>
      </w:r>
      <w:r w:rsidRPr="000555DD">
        <w:rPr>
          <w:rFonts w:ascii="Times New Roman" w:eastAsia="Times New Roman" w:hAnsi="Times New Roman" w:hint="cs"/>
          <w:sz w:val="24"/>
          <w:rtl/>
          <w:lang w:eastAsia="he-IL"/>
        </w:rPr>
        <w:tab/>
        <w:t>סטיות מלוח הזמנים לרבות סיבת הסטייה.</w:t>
      </w:r>
    </w:p>
    <w:p w14:paraId="6E529492"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ג.</w:t>
      </w:r>
      <w:r w:rsidRPr="000555DD">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711A9E45"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ד.</w:t>
      </w:r>
      <w:r w:rsidRPr="000555DD">
        <w:rPr>
          <w:rFonts w:ascii="Times New Roman" w:eastAsia="Times New Roman" w:hAnsi="Times New Roman" w:hint="cs"/>
          <w:sz w:val="24"/>
          <w:rtl/>
          <w:lang w:eastAsia="he-IL"/>
        </w:rPr>
        <w:tab/>
        <w:t>סטיות מהערכות ו/או תחזיות תקציביות והשלכותיהן.</w:t>
      </w:r>
    </w:p>
    <w:p w14:paraId="2536B960"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w:t>
      </w:r>
      <w:r w:rsidRPr="000555DD">
        <w:rPr>
          <w:rFonts w:ascii="Times New Roman" w:eastAsia="Times New Roman" w:hAnsi="Times New Roman" w:hint="cs"/>
          <w:sz w:val="24"/>
          <w:rtl/>
          <w:lang w:eastAsia="he-IL"/>
        </w:rPr>
        <w:tab/>
        <w:t>ריכוז הוראות שנויים.</w:t>
      </w:r>
    </w:p>
    <w:p w14:paraId="3F72588A" w14:textId="77777777" w:rsidR="000555DD" w:rsidRPr="000555DD" w:rsidRDefault="000555DD" w:rsidP="000555DD">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20BB769C"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17.7 </w:t>
      </w:r>
      <w:r w:rsidRPr="000555DD">
        <w:rPr>
          <w:rFonts w:ascii="Times New Roman" w:eastAsia="Times New Roman" w:hAnsi="Times New Roman" w:hint="cs"/>
          <w:sz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555DD" w:rsidRPr="000555DD" w14:paraId="373E7F2A" w14:textId="77777777" w:rsidTr="000555DD">
        <w:tc>
          <w:tcPr>
            <w:tcW w:w="3366" w:type="dxa"/>
          </w:tcPr>
          <w:p w14:paraId="52C1F54B" w14:textId="4DC6FE7B" w:rsidR="000555DD" w:rsidRPr="000555DD" w:rsidRDefault="000978DB" w:rsidP="000555DD">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9A34B4DDA7BE45B7B3AA0F4ADCC3D4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81524F">
                  <w:rPr>
                    <w:rFonts w:ascii="Times New Roman" w:eastAsia="Times New Roman" w:hAnsi="Times New Roman" w:hint="cs"/>
                    <w:color w:val="008000"/>
                    <w:sz w:val="24"/>
                    <w:rtl/>
                    <w:lang w:eastAsia="he-IL"/>
                  </w:rPr>
                  <w:t>100%</w:t>
                </w:r>
              </w:sdtContent>
            </w:sdt>
          </w:p>
          <w:p w14:paraId="75EC280B"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             </w:t>
            </w:r>
          </w:p>
        </w:tc>
        <w:tc>
          <w:tcPr>
            <w:tcW w:w="2163" w:type="dxa"/>
          </w:tcPr>
          <w:p w14:paraId="7FC91A1D" w14:textId="77777777" w:rsidR="000555DD" w:rsidRPr="000555DD" w:rsidRDefault="000555DD" w:rsidP="000555DD">
            <w:pPr>
              <w:widowControl w:val="0"/>
              <w:spacing w:before="0" w:beforeAutospacing="0" w:after="0" w:afterAutospacing="0" w:line="240" w:lineRule="auto"/>
              <w:ind w:left="720"/>
              <w:outlineLvl w:val="2"/>
              <w:rPr>
                <w:rFonts w:cstheme="minorBidi"/>
                <w:szCs w:val="22"/>
              </w:rPr>
            </w:pPr>
          </w:p>
          <w:p w14:paraId="60FBCEEF"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73A14E03"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0E3ACE8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1124AF2"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5D1CBFB"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Pr>
          <w:rFonts w:ascii="Times New Roman" w:eastAsia="Times New Roman" w:hAnsi="Times New Roman"/>
          <w:bCs/>
          <w:sz w:val="24"/>
          <w:u w:val="single"/>
          <w:rtl/>
          <w:lang w:eastAsia="he-IL"/>
        </w:rPr>
        <w:br w:type="page"/>
      </w:r>
    </w:p>
    <w:p w14:paraId="4C8B1A26" w14:textId="77777777" w:rsidR="000555DD" w:rsidRPr="00B27B4C" w:rsidRDefault="000555DD" w:rsidP="000555DD">
      <w:pPr>
        <w:widowControl w:val="0"/>
        <w:spacing w:before="0" w:beforeAutospacing="0" w:after="0" w:afterAutospacing="0" w:line="240" w:lineRule="auto"/>
        <w:jc w:val="center"/>
        <w:outlineLvl w:val="2"/>
        <w:rPr>
          <w:rFonts w:ascii="Times New Roman" w:eastAsia="Times New Roman" w:hAnsi="Times New Roman"/>
          <w:b/>
          <w:bCs/>
          <w:sz w:val="24"/>
          <w:u w:val="single"/>
          <w:rtl/>
          <w:lang w:eastAsia="he-IL"/>
        </w:rPr>
      </w:pPr>
      <w:r w:rsidRPr="00B27B4C">
        <w:rPr>
          <w:rFonts w:ascii="Times New Roman" w:eastAsia="Times New Roman" w:hAnsi="Times New Roman" w:hint="cs"/>
          <w:b/>
          <w:bCs/>
          <w:sz w:val="24"/>
          <w:u w:val="single"/>
          <w:rtl/>
          <w:lang w:eastAsia="he-IL"/>
        </w:rPr>
        <w:lastRenderedPageBreak/>
        <w:t xml:space="preserve">נספח </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ב</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w:t>
      </w:r>
    </w:p>
    <w:p w14:paraId="0F77116E" w14:textId="77777777" w:rsidR="000555DD" w:rsidRDefault="000555DD" w:rsidP="000555DD">
      <w:pPr>
        <w:keepNext/>
        <w:widowControl w:val="0"/>
        <w:spacing w:before="0" w:beforeAutospacing="0" w:after="0" w:afterAutospacing="0" w:line="240" w:lineRule="auto"/>
        <w:outlineLvl w:val="1"/>
        <w:rPr>
          <w:rFonts w:ascii="Times New Roman" w:eastAsia="Times New Roman" w:hAnsi="Times New Roman"/>
          <w:bCs/>
          <w:sz w:val="24"/>
          <w:u w:val="single"/>
          <w:rtl/>
          <w:lang w:eastAsia="he-IL"/>
        </w:rPr>
      </w:pPr>
    </w:p>
    <w:p w14:paraId="65E45278"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w:t>
      </w:r>
      <w:r w:rsidRPr="00590FDD">
        <w:rPr>
          <w:rFonts w:ascii="Times New Roman" w:eastAsia="Times New Roman" w:hAnsi="Times New Roman" w:hint="cs"/>
          <w:bCs/>
          <w:sz w:val="24"/>
          <w:u w:val="single"/>
          <w:rtl/>
          <w:lang w:eastAsia="he-IL"/>
        </w:rPr>
        <w:t>י</w:t>
      </w:r>
      <w:r w:rsidRPr="00590FDD">
        <w:rPr>
          <w:rFonts w:ascii="Times New Roman" w:eastAsia="Times New Roman" w:hAnsi="Times New Roman"/>
          <w:bCs/>
          <w:sz w:val="24"/>
          <w:u w:val="single"/>
          <w:rtl/>
          <w:lang w:eastAsia="he-IL"/>
        </w:rPr>
        <w:t>רותי המתכנן</w:t>
      </w:r>
    </w:p>
    <w:p w14:paraId="033CB79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4B5ACD5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כללי</w:t>
      </w:r>
      <w:r w:rsidRPr="00590FDD">
        <w:rPr>
          <w:rFonts w:ascii="Times New Roman" w:eastAsia="Times New Roman" w:hAnsi="Times New Roman"/>
          <w:b/>
          <w:bCs/>
          <w:sz w:val="24"/>
          <w:rtl/>
          <w:lang w:eastAsia="he-IL"/>
        </w:rPr>
        <w:t>:</w:t>
      </w:r>
    </w:p>
    <w:p w14:paraId="7584DED2"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p>
    <w:p w14:paraId="05650911"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שרותי המתכנן יכללו</w:t>
      </w:r>
      <w:r w:rsidRPr="00590FDD">
        <w:rPr>
          <w:rFonts w:ascii="Times New Roman" w:eastAsia="Times New Roman" w:hAnsi="Times New Roman"/>
          <w:sz w:val="24"/>
          <w:rtl/>
          <w:lang w:eastAsia="he-IL"/>
        </w:rPr>
        <w:t>:</w:t>
      </w:r>
    </w:p>
    <w:p w14:paraId="10197E8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r w:rsidRPr="00590FDD">
        <w:rPr>
          <w:rFonts w:ascii="Times New Roman" w:eastAsia="Times New Roman" w:hAnsi="Times New Roman"/>
          <w:sz w:val="24"/>
          <w:rtl/>
          <w:lang w:eastAsia="he-IL"/>
        </w:rPr>
        <w:tab/>
      </w:r>
    </w:p>
    <w:p w14:paraId="3D1716F2"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תכנון קונסטרוקציה לבני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w:t>
      </w:r>
      <w:r w:rsidRPr="00590FDD">
        <w:rPr>
          <w:rFonts w:ascii="Times New Roman" w:eastAsia="Times New Roman" w:hAnsi="Times New Roman" w:hint="cs"/>
          <w:sz w:val="24"/>
          <w:rtl/>
          <w:lang w:eastAsia="he-IL"/>
        </w:rPr>
        <w:t>קונבנציונאלי</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טרומית ו/או מתועשת</w:t>
      </w:r>
      <w:r w:rsidRPr="00590FDD">
        <w:rPr>
          <w:rFonts w:ascii="Times New Roman" w:eastAsia="Times New Roman" w:hAnsi="Times New Roman" w:hint="cs"/>
          <w:sz w:val="24"/>
          <w:rtl/>
          <w:lang w:eastAsia="he-IL"/>
        </w:rPr>
        <w:t>. ובחירת והמלצה על שיטת הביצוע.</w:t>
      </w:r>
    </w:p>
    <w:p w14:paraId="39D813F6"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תכנון שיטות הביסוס למבנים השונים בפרויקט, כולל תכנון וליווי בדיקות </w:t>
      </w:r>
      <w:r w:rsidRPr="00590FDD">
        <w:rPr>
          <w:rFonts w:ascii="Times New Roman" w:eastAsia="Times New Roman" w:hAnsi="Times New Roman"/>
          <w:sz w:val="24"/>
          <w:rtl/>
          <w:lang w:eastAsia="he-IL"/>
        </w:rPr>
        <w:t>העמס</w:t>
      </w:r>
      <w:r w:rsidRPr="00590FDD">
        <w:rPr>
          <w:rFonts w:ascii="Times New Roman" w:eastAsia="Times New Roman" w:hAnsi="Times New Roman" w:hint="cs"/>
          <w:sz w:val="24"/>
          <w:rtl/>
          <w:lang w:eastAsia="he-IL"/>
        </w:rPr>
        <w:t>ת קרקע</w:t>
      </w:r>
      <w:r w:rsidRPr="00590FDD">
        <w:rPr>
          <w:rFonts w:ascii="Times New Roman" w:eastAsia="Times New Roman" w:hAnsi="Times New Roman"/>
          <w:sz w:val="24"/>
          <w:rtl/>
          <w:lang w:eastAsia="he-IL"/>
        </w:rPr>
        <w:t xml:space="preserve"> דינמית </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סטטית</w:t>
      </w:r>
      <w:r w:rsidRPr="00590FDD">
        <w:rPr>
          <w:rFonts w:ascii="Times New Roman" w:eastAsia="Times New Roman" w:hAnsi="Times New Roman" w:hint="cs"/>
          <w:sz w:val="24"/>
          <w:rtl/>
          <w:lang w:eastAsia="he-IL"/>
        </w:rPr>
        <w:t>.</w:t>
      </w:r>
    </w:p>
    <w:p w14:paraId="31829A3C"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חישובי יציבות סטטיים ואנליזות דינאמיות.</w:t>
      </w:r>
    </w:p>
    <w:p w14:paraId="7A63CFC7"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בדיקות וניתוח עומסים אופקיים.</w:t>
      </w:r>
    </w:p>
    <w:p w14:paraId="6226F948" w14:textId="32A0F37C"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אנליזות במנהרת רוח ככל ונדרש ע"י המזמין.</w:t>
      </w:r>
      <w:r w:rsidR="000C704F">
        <w:rPr>
          <w:rFonts w:ascii="Times New Roman" w:eastAsia="Times New Roman" w:hAnsi="Times New Roman" w:hint="cs"/>
          <w:sz w:val="24"/>
          <w:rtl/>
          <w:lang w:eastAsia="he-IL"/>
        </w:rPr>
        <w:t xml:space="preserve">ככל וידרש יחול בתוספת שכט שיסוכם בין הצדדים . </w:t>
      </w:r>
    </w:p>
    <w:p w14:paraId="0C361FE4"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מערכת הדיפון, העיגון והחפירה.</w:t>
      </w:r>
    </w:p>
    <w:p w14:paraId="1372346A"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מערכות 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והבידוד התרמי בתכנון </w:t>
      </w:r>
      <w:r w:rsidRPr="00590FDD">
        <w:rPr>
          <w:rFonts w:ascii="Times New Roman" w:eastAsia="Times New Roman" w:hAnsi="Times New Roman" w:hint="cs"/>
          <w:sz w:val="24"/>
          <w:rtl/>
          <w:lang w:eastAsia="he-IL"/>
        </w:rPr>
        <w:lastRenderedPageBreak/>
        <w:t>הקונסטרוקציה (מתוכנן ע"י אחרים),</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ל</w:t>
      </w:r>
      <w:r w:rsidRPr="00590FDD">
        <w:rPr>
          <w:rFonts w:ascii="Times New Roman" w:eastAsia="Times New Roman" w:hAnsi="Times New Roman"/>
          <w:sz w:val="24"/>
          <w:rtl/>
          <w:lang w:eastAsia="he-IL"/>
        </w:rPr>
        <w:t>אלמנטים במגרשים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למבנה מכירות ו/או לדירה לדוגמא.</w:t>
      </w:r>
    </w:p>
    <w:p w14:paraId="1F517E08"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תכנון קונסטרוקציה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xml:space="preserve"> לחדרי טרנספורמציה,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w:t>
      </w:r>
      <w:r w:rsidRPr="00590FDD">
        <w:rPr>
          <w:rFonts w:ascii="Times New Roman" w:eastAsia="Times New Roman" w:hAnsi="Times New Roman" w:hint="cs"/>
          <w:sz w:val="24"/>
          <w:rtl/>
          <w:lang w:eastAsia="he-IL"/>
        </w:rPr>
        <w:t>כל ה</w:t>
      </w:r>
      <w:r w:rsidRPr="00590FDD">
        <w:rPr>
          <w:rFonts w:ascii="Times New Roman" w:eastAsia="Times New Roman" w:hAnsi="Times New Roman"/>
          <w:sz w:val="24"/>
          <w:rtl/>
          <w:lang w:eastAsia="he-IL"/>
        </w:rPr>
        <w:t>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בשטחים ציבוריים</w:t>
      </w:r>
      <w:r w:rsidRPr="00590FDD">
        <w:rPr>
          <w:rFonts w:ascii="Times New Roman" w:eastAsia="Times New Roman" w:hAnsi="Times New Roman" w:hint="cs"/>
          <w:sz w:val="24"/>
          <w:rtl/>
          <w:lang w:eastAsia="he-IL"/>
        </w:rPr>
        <w:t xml:space="preserve"> והפרטים</w:t>
      </w:r>
      <w:r w:rsidRPr="00590FDD">
        <w:rPr>
          <w:rFonts w:ascii="Times New Roman" w:eastAsia="Times New Roman" w:hAnsi="Times New Roman"/>
          <w:sz w:val="24"/>
          <w:rtl/>
          <w:lang w:eastAsia="he-IL"/>
        </w:rPr>
        <w:t>.</w:t>
      </w:r>
    </w:p>
    <w:p w14:paraId="145CC33D"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אופציה לבחירת המזמין</w:t>
      </w:r>
      <w:r w:rsidRPr="00590FDD">
        <w:rPr>
          <w:rFonts w:ascii="Times New Roman" w:eastAsia="Times New Roman" w:hAnsi="Times New Roman"/>
          <w:sz w:val="24"/>
          <w:rtl/>
          <w:lang w:eastAsia="he-IL"/>
        </w:rPr>
        <w:t xml:space="preserve">: תכנון קונסטרוקציה, </w:t>
      </w:r>
      <w:r w:rsidRPr="00590FDD">
        <w:rPr>
          <w:rFonts w:ascii="Times New Roman" w:eastAsia="Times New Roman" w:hAnsi="Times New Roman" w:hint="cs"/>
          <w:sz w:val="24"/>
          <w:rtl/>
          <w:lang w:eastAsia="he-IL"/>
        </w:rPr>
        <w:t xml:space="preserve">שילוב מערכות </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 וב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תרמי מוקדם וסופי</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ליווי ו</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למזמין לבדיקת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התכנון המפורט שיוכן ע"י הקבלן.</w:t>
      </w:r>
    </w:p>
    <w:p w14:paraId="45BAB5D4"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תכנון הקונסטרוקציה יתבצע תוך שיתוף, תיאום וקליטת הקבצים מן האדריכלים והיועצים האחרים באמצעות תוכנת ניהול קבצים כדוגמת </w:t>
      </w:r>
      <w:r w:rsidRPr="00590FDD">
        <w:rPr>
          <w:rFonts w:ascii="Times New Roman" w:eastAsia="Times New Roman" w:hAnsi="Times New Roman"/>
          <w:sz w:val="24"/>
          <w:lang w:eastAsia="he-IL"/>
        </w:rPr>
        <w:t>@view</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כל תעבורת </w:t>
      </w:r>
      <w:r w:rsidRPr="00590FDD">
        <w:rPr>
          <w:rFonts w:ascii="Times New Roman" w:eastAsia="Times New Roman" w:hAnsi="Times New Roman"/>
          <w:sz w:val="24"/>
          <w:rtl/>
          <w:lang w:eastAsia="he-IL"/>
        </w:rPr>
        <w:lastRenderedPageBreak/>
        <w:t xml:space="preserve">הקבצים תבוצע באמצעות מערכת </w:t>
      </w:r>
      <w:r w:rsidRPr="00590FDD">
        <w:rPr>
          <w:rFonts w:ascii="Times New Roman" w:eastAsia="Times New Roman" w:hAnsi="Times New Roman" w:hint="cs"/>
          <w:sz w:val="24"/>
          <w:rtl/>
          <w:lang w:eastAsia="he-IL"/>
        </w:rPr>
        <w:t>ניהול קבצים</w:t>
      </w:r>
      <w:r w:rsidRPr="00590FDD">
        <w:rPr>
          <w:rFonts w:ascii="Times New Roman" w:eastAsia="Times New Roman" w:hAnsi="Times New Roman"/>
          <w:sz w:val="24"/>
          <w:rtl/>
          <w:lang w:eastAsia="he-IL"/>
        </w:rPr>
        <w:t xml:space="preserve"> בלבד.</w:t>
      </w:r>
    </w:p>
    <w:p w14:paraId="26DE6879"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3D5AB75C" w14:textId="77777777" w:rsidR="00590FDD" w:rsidRPr="00590FDD" w:rsidRDefault="00590FDD" w:rsidP="00590FDD">
      <w:pPr>
        <w:spacing w:before="0" w:beforeAutospacing="0" w:after="0" w:afterAutospacing="0" w:line="276" w:lineRule="auto"/>
        <w:ind w:left="1388" w:hanging="709"/>
        <w:jc w:val="both"/>
        <w:rPr>
          <w:rFonts w:ascii="Times New Roman" w:eastAsia="Times New Roman" w:hAnsi="Times New Roman"/>
          <w:sz w:val="24"/>
          <w:rtl/>
          <w:lang w:eastAsia="he-IL"/>
        </w:rPr>
      </w:pPr>
      <w:bookmarkStart w:id="0" w:name="OLE_LINK5"/>
      <w:bookmarkStart w:id="1" w:name="OLE_LINK6"/>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r>
      <w:bookmarkStart w:id="2" w:name="OLE_LINK7"/>
      <w:bookmarkStart w:id="3" w:name="OLE_LINK8"/>
      <w:r w:rsidRPr="00590FDD">
        <w:rPr>
          <w:rFonts w:ascii="Times New Roman" w:eastAsia="Times New Roman" w:hAnsi="Times New Roman"/>
          <w:sz w:val="24"/>
          <w:u w:val="single"/>
          <w:rtl/>
        </w:rPr>
        <w:t>המהנדס, צוות עובדים ואמצעים</w:t>
      </w:r>
      <w:r w:rsidRPr="00590FDD">
        <w:rPr>
          <w:rFonts w:ascii="Times New Roman" w:eastAsia="Times New Roman" w:hAnsi="Times New Roman" w:hint="cs"/>
          <w:sz w:val="24"/>
          <w:rtl/>
          <w:lang w:eastAsia="he-IL"/>
        </w:rPr>
        <w:t>:</w:t>
      </w:r>
    </w:p>
    <w:p w14:paraId="5C39103F"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14313A33" w14:textId="5DF0388F" w:rsidR="00590FDD" w:rsidRPr="00590FDD" w:rsidRDefault="00590FDD" w:rsidP="008951A6">
      <w:pPr>
        <w:tabs>
          <w:tab w:val="left" w:pos="1954"/>
        </w:tabs>
        <w:spacing w:after="0" w:line="360" w:lineRule="auto"/>
        <w:ind w:left="1954" w:hanging="514"/>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המהנדס הבכיר יהיה בעל המשרד, אשר יהיה אחראי, מעורב וישתתף באופן אישי בכל ישיבות התכנון שיזומן אליהן ללא עוררין.</w:t>
      </w:r>
      <w:r w:rsidR="00553085">
        <w:rPr>
          <w:rFonts w:ascii="Times New Roman" w:eastAsia="Times New Roman" w:hAnsi="Times New Roman" w:hint="cs"/>
          <w:sz w:val="24"/>
          <w:rtl/>
          <w:lang w:eastAsia="he-IL"/>
        </w:rPr>
        <w:t xml:space="preserve"> </w:t>
      </w:r>
      <w:r w:rsidR="00553085" w:rsidRPr="00831588">
        <w:rPr>
          <w:rFonts w:ascii="Times New Roman" w:eastAsia="Times New Roman" w:hAnsi="Times New Roman" w:hint="cs"/>
          <w:sz w:val="24"/>
          <w:rtl/>
          <w:lang w:eastAsia="he-IL"/>
        </w:rPr>
        <w:t xml:space="preserve">ככל שיידרש ולפי החלטת המזמין, יתבצעו בנוסף לישיבות התכנון השוטפות, ישיבות שבועיות לתכנון ב </w:t>
      </w:r>
      <w:r w:rsidR="00553085" w:rsidRPr="00831588">
        <w:rPr>
          <w:rFonts w:ascii="Times New Roman" w:eastAsia="Times New Roman" w:hAnsi="Times New Roman" w:hint="cs"/>
          <w:sz w:val="24"/>
          <w:lang w:eastAsia="he-IL"/>
        </w:rPr>
        <w:t>BIM</w:t>
      </w:r>
      <w:r w:rsidR="00553085" w:rsidRPr="00831588">
        <w:rPr>
          <w:rFonts w:ascii="Times New Roman" w:eastAsia="Times New Roman" w:hAnsi="Times New Roman" w:hint="cs"/>
          <w:sz w:val="24"/>
          <w:rtl/>
          <w:lang w:eastAsia="he-IL"/>
        </w:rPr>
        <w:t xml:space="preserve"> על המודל.</w:t>
      </w:r>
      <w:r w:rsidR="00E867AD">
        <w:rPr>
          <w:rFonts w:ascii="Times New Roman" w:eastAsia="Times New Roman" w:hAnsi="Times New Roman" w:hint="cs"/>
          <w:sz w:val="24"/>
          <w:rtl/>
          <w:lang w:eastAsia="he-IL"/>
        </w:rPr>
        <w:t xml:space="preserve">ישיבות תכנון  יערכו ככל שניתן באמצעים טכנולוגיים בזום וכיו"ב, הכל לפי כמות המשתתפים ובסיכום בין הצדדים . . </w:t>
      </w:r>
    </w:p>
    <w:p w14:paraId="3F926CED" w14:textId="77777777" w:rsidR="00590FDD" w:rsidRPr="00590FDD" w:rsidRDefault="00590FDD" w:rsidP="00553085">
      <w:pPr>
        <w:spacing w:before="0" w:beforeAutospacing="0" w:after="0" w:afterAutospacing="0" w:line="360" w:lineRule="auto"/>
        <w:ind w:left="2028" w:hanging="58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ראש הצוות יהיה מהנדס בכיר בעל ניסיון מוכח, אשר יאושר מראש על ידי המזמין ובמקרה הצורך יוחלף מיידית על פי דרישת המזמין.</w:t>
      </w:r>
    </w:p>
    <w:p w14:paraId="6F6994FD"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ג.</w:t>
      </w:r>
      <w:r w:rsidRPr="00590FDD">
        <w:rPr>
          <w:rFonts w:ascii="Times New Roman" w:eastAsia="Times New Roman" w:hAnsi="Times New Roman"/>
          <w:sz w:val="24"/>
          <w:rtl/>
          <w:lang w:eastAsia="he-IL"/>
        </w:rPr>
        <w:tab/>
        <w:t xml:space="preserve">ראש הצוות ישתתף בכל ישיבות התכנון שיזומן אליהן ללא הגבלה. </w:t>
      </w:r>
    </w:p>
    <w:p w14:paraId="4085A665"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ר</w:t>
      </w:r>
      <w:r w:rsidRPr="00590FDD">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 מבלי לדחות את השתתפותו.</w:t>
      </w:r>
    </w:p>
    <w:p w14:paraId="624D4D87"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0"/>
    <w:bookmarkEnd w:id="1"/>
    <w:bookmarkEnd w:id="2"/>
    <w:bookmarkEnd w:id="3"/>
    <w:p w14:paraId="4AA40FE8"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13030549"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3</w:t>
      </w:r>
      <w:r w:rsidRPr="00590FDD">
        <w:rPr>
          <w:rFonts w:ascii="Times New Roman" w:eastAsia="Times New Roman" w:hAnsi="Times New Roman"/>
          <w:sz w:val="24"/>
          <w:rtl/>
          <w:lang w:eastAsia="he-IL"/>
        </w:rPr>
        <w:tab/>
        <w:t>על המתכנן לקבל 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בכתב מאת המנהל לפני התחלת כל קטע וכל שלב ולפני כל שרות חלקי.</w:t>
      </w:r>
      <w:r w:rsidRPr="00590FDD">
        <w:rPr>
          <w:rFonts w:ascii="Times New Roman" w:eastAsia="Times New Roman" w:hAnsi="Times New Roman" w:hint="cs"/>
          <w:sz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75EE785D"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p>
    <w:p w14:paraId="588C867D"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4</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יידרש לבצע את תכנון הקונסטרוקציה גם על סקיצות אדריכליות, גם על תכנון מוקדם וגם על תכנון לא סופי, וזאת לרמה שתידרש ותוגדר ע"י האדריכל ו/או מנהל הפרויקט</w:t>
      </w:r>
      <w:r w:rsidRPr="00590FDD">
        <w:rPr>
          <w:rFonts w:ascii="Times New Roman" w:eastAsia="Times New Roman" w:hAnsi="Times New Roman" w:hint="cs"/>
          <w:sz w:val="24"/>
          <w:rtl/>
          <w:lang w:eastAsia="he-IL"/>
        </w:rPr>
        <w:t>.</w:t>
      </w:r>
    </w:p>
    <w:p w14:paraId="2210493F"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5D6B59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1.</w:t>
      </w: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תכנון אלטרנטיבות קונסטרוקטיביות ואומדנים לקבלת החלטות על חלופות</w:t>
      </w:r>
      <w:r w:rsidRPr="00590FDD">
        <w:rPr>
          <w:rFonts w:ascii="Times New Roman" w:eastAsia="Times New Roman" w:hAnsi="Times New Roman" w:hint="cs"/>
          <w:sz w:val="24"/>
          <w:rtl/>
          <w:lang w:eastAsia="he-IL"/>
        </w:rPr>
        <w:t>.</w:t>
      </w:r>
    </w:p>
    <w:p w14:paraId="7900B160"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AA19C1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את האלטרנטיבות הקונסטרוקטיביות הכלכליות ביותר המתאימות למבנה, כאשר אם יתברר לאחר מכן שהיו קיימות אלטרנטיבות כלכליות יותר, המהנדס מתחייב לעדכן את התכנון על חשבונו ובלוח הזמנים הקצר ביותר שיוגדר על ידי מנהל הפרויקט</w:t>
      </w:r>
      <w:r w:rsidRPr="00590FDD">
        <w:rPr>
          <w:rFonts w:ascii="Times New Roman" w:eastAsia="Times New Roman" w:hAnsi="Times New Roman" w:hint="cs"/>
          <w:sz w:val="24"/>
          <w:rtl/>
          <w:lang w:eastAsia="he-IL"/>
        </w:rPr>
        <w:t>.</w:t>
      </w:r>
    </w:p>
    <w:p w14:paraId="14ED4378"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D421FC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יעמוד וישמור על עקרונות תכנון הקונסטרוקציה המוקדם כולל מסגרת התקציב במהלך התכנון המפורט לביצוע. במקרה של שינוי אדריכלי או כל שינוי אחר אשר ייתכן שיגרום לחריגה תקציבית, יתריע המהנדס למנהל הפרויקט/למזמין מבעוד מועד</w:t>
      </w:r>
      <w:r w:rsidRPr="00590FDD">
        <w:rPr>
          <w:rFonts w:ascii="Times New Roman" w:eastAsia="Times New Roman" w:hAnsi="Times New Roman" w:hint="cs"/>
          <w:sz w:val="24"/>
          <w:rtl/>
          <w:lang w:eastAsia="he-IL"/>
        </w:rPr>
        <w:t>.</w:t>
      </w:r>
    </w:p>
    <w:p w14:paraId="1CC9A5DB"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7EEC7B9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ab/>
        <w:t>תכניות הקונסטרוקציה תופצנה ליועצים ולקבלנים בפורמט דיגיטלי בלבד</w:t>
      </w:r>
      <w:r w:rsidRPr="00590FDD">
        <w:rPr>
          <w:rFonts w:ascii="Times New Roman" w:eastAsia="Times New Roman" w:hAnsi="Times New Roman" w:hint="cs"/>
          <w:sz w:val="24"/>
          <w:rtl/>
          <w:lang w:eastAsia="he-IL"/>
        </w:rPr>
        <w:t>.</w:t>
      </w:r>
    </w:p>
    <w:p w14:paraId="514DBF5F"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EB37ADA"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9</w:t>
      </w:r>
      <w:r w:rsidRPr="00590FDD">
        <w:rPr>
          <w:rFonts w:ascii="Times New Roman" w:eastAsia="Times New Roman" w:hAnsi="Times New Roman"/>
          <w:sz w:val="24"/>
          <w:rtl/>
          <w:lang w:eastAsia="he-IL"/>
        </w:rPr>
        <w:tab/>
        <w:t>תכניות סופיות לביצוע ישלחו לאתר לביצוע</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כ</w:t>
      </w:r>
      <w:r w:rsidRPr="00590FDD">
        <w:rPr>
          <w:rFonts w:ascii="Times New Roman" w:eastAsia="Times New Roman" w:hAnsi="Times New Roman"/>
          <w:sz w:val="24"/>
          <w:rtl/>
          <w:lang w:eastAsia="he-IL"/>
        </w:rPr>
        <w:t xml:space="preserve">חודש </w:t>
      </w:r>
      <w:r w:rsidRPr="00590FDD">
        <w:rPr>
          <w:rFonts w:ascii="Times New Roman" w:eastAsia="Times New Roman" w:hAnsi="Times New Roman" w:hint="cs"/>
          <w:sz w:val="24"/>
          <w:rtl/>
          <w:lang w:eastAsia="he-IL"/>
        </w:rPr>
        <w:t xml:space="preserve">לכל הפחות </w:t>
      </w:r>
      <w:r w:rsidRPr="00590FDD">
        <w:rPr>
          <w:rFonts w:ascii="Times New Roman" w:eastAsia="Times New Roman" w:hAnsi="Times New Roman"/>
          <w:sz w:val="24"/>
          <w:rtl/>
          <w:lang w:eastAsia="he-IL"/>
        </w:rPr>
        <w:t xml:space="preserve">לפני ביצוע האזור הרלוונטי לביצוע על ידי הקבלן. ייתכן שינוי </w:t>
      </w:r>
      <w:r w:rsidRPr="00590FDD">
        <w:rPr>
          <w:rFonts w:ascii="Times New Roman" w:eastAsia="Times New Roman" w:hAnsi="Times New Roman"/>
          <w:sz w:val="24"/>
          <w:rtl/>
          <w:lang w:eastAsia="he-IL"/>
        </w:rPr>
        <w:lastRenderedPageBreak/>
        <w:t>בלוחות הזמנים בת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עם הקבלן ובתנאי שלקבלן לא תהיינה טענות על עיכובים</w:t>
      </w:r>
      <w:r w:rsidRPr="00590FDD">
        <w:rPr>
          <w:rFonts w:ascii="Times New Roman" w:eastAsia="Times New Roman" w:hAnsi="Times New Roman" w:hint="cs"/>
          <w:sz w:val="24"/>
          <w:rtl/>
          <w:lang w:eastAsia="he-IL"/>
        </w:rPr>
        <w:t>.</w:t>
      </w:r>
    </w:p>
    <w:p w14:paraId="367CC0C8"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AFC8C59"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10</w:t>
      </w:r>
      <w:r w:rsidRPr="00590FDD">
        <w:rPr>
          <w:rFonts w:ascii="Times New Roman" w:eastAsia="Times New Roman" w:hAnsi="Times New Roman"/>
          <w:sz w:val="24"/>
          <w:rtl/>
          <w:lang w:eastAsia="he-IL"/>
        </w:rPr>
        <w:tab/>
        <w:t>תכניות הקונסטרוקציה תהיינה מאושרות ומתואמות על פי תכניות כל היועצים, בטרם תועברנה לביצוע הקבלנים</w:t>
      </w:r>
      <w:r w:rsidRPr="00590FDD">
        <w:rPr>
          <w:rFonts w:ascii="Times New Roman" w:eastAsia="Times New Roman" w:hAnsi="Times New Roman" w:hint="cs"/>
          <w:sz w:val="24"/>
          <w:rtl/>
          <w:lang w:eastAsia="he-IL"/>
        </w:rPr>
        <w:t>.</w:t>
      </w:r>
    </w:p>
    <w:p w14:paraId="75A12E69"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437E6A8E"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11</w:t>
      </w:r>
      <w:r w:rsidRPr="00590FDD">
        <w:rPr>
          <w:rFonts w:ascii="Times New Roman" w:eastAsia="Times New Roman" w:hAnsi="Times New Roman"/>
          <w:sz w:val="24"/>
          <w:rtl/>
          <w:lang w:eastAsia="he-IL"/>
        </w:rPr>
        <w:tab/>
        <w:t>לא יהיו עיכובים בביצוע הקבלנים כתוצאה מחוסר באספקת תכניות קונסטרוקציה לביצוע מאושרות על ידי כל היועצים.</w:t>
      </w:r>
    </w:p>
    <w:p w14:paraId="63CA9F87"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F56E4FE"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1.12</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זכותו המלאה של המזמין להחליף את המתכנן במקרה של אי עמידה בתנאים </w:t>
      </w:r>
      <w:r w:rsidRPr="00590FDD">
        <w:rPr>
          <w:rFonts w:ascii="Times New Roman" w:eastAsia="Times New Roman" w:hAnsi="Times New Roman" w:hint="cs"/>
          <w:sz w:val="24"/>
          <w:rtl/>
          <w:lang w:eastAsia="he-IL"/>
        </w:rPr>
        <w:t>המפורטים בנספחים א'-ח', ללא כל זכות לטענה ו/או דרישת פיצוי ע"י המתכנן.</w:t>
      </w:r>
    </w:p>
    <w:p w14:paraId="739BD42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3C264A4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קיימת אפשרות למזמין לקיזוז / מתן קנסות עקב עי עמידה בתנאים </w:t>
      </w:r>
      <w:r w:rsidRPr="00590FDD">
        <w:rPr>
          <w:rFonts w:ascii="Times New Roman" w:eastAsia="Times New Roman" w:hAnsi="Times New Roman" w:hint="cs"/>
          <w:sz w:val="24"/>
          <w:rtl/>
          <w:lang w:eastAsia="he-IL"/>
        </w:rPr>
        <w:t>המפורטים בנספחים א'-ח'.</w:t>
      </w:r>
    </w:p>
    <w:p w14:paraId="23FBB672" w14:textId="77777777" w:rsidR="00590FDD" w:rsidRPr="00590FDD" w:rsidRDefault="00590FDD" w:rsidP="00590FDD">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sz w:val="24"/>
          <w:rtl/>
          <w:lang w:eastAsia="he-IL"/>
        </w:rPr>
      </w:pPr>
    </w:p>
    <w:p w14:paraId="0A92FF8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2.</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הגדרות</w:t>
      </w:r>
      <w:r w:rsidRPr="00590FDD">
        <w:rPr>
          <w:rFonts w:ascii="Times New Roman" w:eastAsia="Times New Roman" w:hAnsi="Times New Roman"/>
          <w:b/>
          <w:bCs/>
          <w:sz w:val="24"/>
          <w:rtl/>
          <w:lang w:eastAsia="he-IL"/>
        </w:rPr>
        <w:t>:</w:t>
      </w:r>
    </w:p>
    <w:p w14:paraId="44623FF4"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u w:val="single"/>
          <w:rtl/>
          <w:lang w:eastAsia="he-IL"/>
        </w:rPr>
      </w:pPr>
    </w:p>
    <w:p w14:paraId="083C3FEC"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2.1</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מוקדם</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סכמה המתארת את המערכת הקונסטרוקטיבית של המבנה ואת חומרי הבניה של חלקי </w:t>
      </w:r>
      <w:r w:rsidRPr="00590FDD">
        <w:rPr>
          <w:rFonts w:ascii="Times New Roman" w:eastAsia="Times New Roman" w:hAnsi="Times New Roman"/>
          <w:sz w:val="24"/>
          <w:rtl/>
          <w:lang w:eastAsia="he-IL"/>
        </w:rPr>
        <w:lastRenderedPageBreak/>
        <w:t>השלד.</w:t>
      </w:r>
    </w:p>
    <w:p w14:paraId="0A6CF0C4" w14:textId="77777777" w:rsidR="00590FDD" w:rsidRPr="00590FDD" w:rsidRDefault="00590FDD" w:rsidP="00590FDD">
      <w:pPr>
        <w:widowControl w:val="0"/>
        <w:spacing w:before="0" w:beforeAutospacing="0" w:after="0" w:afterAutospacing="0" w:line="276" w:lineRule="auto"/>
        <w:ind w:left="720"/>
        <w:jc w:val="both"/>
        <w:rPr>
          <w:rFonts w:ascii="Times New Roman" w:eastAsia="Times New Roman" w:hAnsi="Times New Roman"/>
          <w:sz w:val="24"/>
          <w:rtl/>
          <w:lang w:eastAsia="he-IL"/>
        </w:rPr>
      </w:pPr>
    </w:p>
    <w:p w14:paraId="105D533E"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2.2</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סופי</w:t>
      </w:r>
      <w:r w:rsidRPr="00590FDD">
        <w:rPr>
          <w:rFonts w:ascii="Times New Roman" w:eastAsia="Times New Roman" w:hAnsi="Times New Roman" w:hint="cs"/>
          <w:sz w:val="24"/>
          <w:rtl/>
          <w:lang w:eastAsia="he-IL"/>
        </w:rPr>
        <w:t>"  ו</w:t>
      </w:r>
      <w:r w:rsidRPr="00590FDD">
        <w:rPr>
          <w:rFonts w:ascii="Times New Roman" w:eastAsia="Times New Roman" w:hAnsi="Times New Roman"/>
          <w:sz w:val="24"/>
          <w:rtl/>
          <w:lang w:eastAsia="he-IL"/>
        </w:rPr>
        <w:t xml:space="preserve">חשבון יציבות </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חשבון יציבות בחלופות לפי סוגי הבניה השונים ערוך בהתאם לחוק התכנון והבניה, בהתאם לתקנים הישראליים ובינלאומיים ובהתאם להנחיות והוראות המזמין. הכנת חישוב יציבות לרשויות תידרש לפי חוקי התכנון והבניה כולל חתימת המתכנן על החישובים הנ"ל.</w:t>
      </w:r>
    </w:p>
    <w:p w14:paraId="674F224D"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61E3C753"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2.3</w:t>
      </w:r>
      <w:r w:rsidRPr="00590FDD">
        <w:rPr>
          <w:rFonts w:ascii="Times New Roman" w:eastAsia="Times New Roman" w:hAnsi="Times New Roman"/>
          <w:sz w:val="24"/>
          <w:rtl/>
          <w:lang w:eastAsia="he-IL"/>
        </w:rPr>
        <w:tab/>
        <w:t xml:space="preserve">"תכניות סופיות"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שלאחר אישורן ניתן יהיה לעבד את המסמכים הטכניים לביצוע המבנה.</w:t>
      </w:r>
    </w:p>
    <w:p w14:paraId="7A62B5CF"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37E5AD4D" w14:textId="59A5A358" w:rsidR="00590FDD" w:rsidRPr="00590FDD" w:rsidRDefault="00590FDD" w:rsidP="008951A6">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2.4</w:t>
      </w:r>
      <w:r w:rsidRPr="00590FDD">
        <w:rPr>
          <w:rFonts w:ascii="Times New Roman" w:eastAsia="Times New Roman" w:hAnsi="Times New Roman"/>
          <w:sz w:val="24"/>
          <w:rtl/>
          <w:lang w:eastAsia="he-IL"/>
        </w:rPr>
        <w:tab/>
        <w:t xml:space="preserve">"תכנון מפורט"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מפורטות, פרטים, מפרטים, והמסמכים וכל הדרוש לביצוע מכרזים בין הקבלנים ו/או לביצוע המבנים בשטח.</w:t>
      </w:r>
    </w:p>
    <w:p w14:paraId="01363A6B"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186BCD60"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2.5</w:t>
      </w:r>
      <w:r w:rsidRPr="00590FDD">
        <w:rPr>
          <w:rFonts w:ascii="Times New Roman" w:eastAsia="Times New Roman" w:hAnsi="Times New Roman"/>
          <w:sz w:val="24"/>
          <w:rtl/>
          <w:lang w:eastAsia="he-IL"/>
        </w:rPr>
        <w:tab/>
        <w:t xml:space="preserve">"פיקוח עליון"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פיקוח עליון על הקמת וסימון היסודות, שלד המבנים והאלמנטים הקונסטרוקטיביים.</w:t>
      </w:r>
    </w:p>
    <w:p w14:paraId="7AB29FAF"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p>
    <w:p w14:paraId="31A4F0AD"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שלבי העבודה ההנדסית ופ</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רוט הש</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רותים</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p>
    <w:p w14:paraId="1FB1F4E4"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90C92B8"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 xml:space="preserve">העבודה תבוצע בקטעים לפי התקדמות הפרויקט והנחיות המנהל, לרבות להסדרי ביניים לבניה ואכלוס בשלבים. </w:t>
      </w:r>
    </w:p>
    <w:p w14:paraId="42653FB0"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b/>
          <w:bCs/>
          <w:sz w:val="28"/>
          <w:szCs w:val="28"/>
          <w:u w:val="single"/>
          <w:rtl/>
          <w:lang w:eastAsia="he-IL"/>
        </w:rPr>
      </w:pPr>
      <w:r w:rsidRPr="00590FDD">
        <w:rPr>
          <w:rFonts w:ascii="Times New Roman" w:eastAsia="Times New Roman" w:hAnsi="Times New Roman" w:hint="cs"/>
          <w:b/>
          <w:bCs/>
          <w:sz w:val="28"/>
          <w:szCs w:val="28"/>
          <w:u w:val="single"/>
          <w:rtl/>
          <w:lang w:eastAsia="he-IL"/>
        </w:rPr>
        <w:t>עקרונות תכנון קונסטרוקציה</w:t>
      </w:r>
    </w:p>
    <w:p w14:paraId="4149082C"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lang w:eastAsia="he-IL"/>
        </w:rPr>
      </w:pPr>
      <w:r w:rsidRPr="00590FDD">
        <w:rPr>
          <w:rFonts w:ascii="Times New Roman" w:eastAsia="Times New Roman" w:hAnsi="Times New Roman"/>
          <w:sz w:val="20"/>
          <w:rtl/>
          <w:lang w:eastAsia="he-IL"/>
        </w:rPr>
        <w:t>תקרות – עובי 20 ס"מ.</w:t>
      </w:r>
    </w:p>
    <w:p w14:paraId="29CB5388"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ברנוביץ' – עד עובי 23 ס"מ.</w:t>
      </w:r>
    </w:p>
    <w:p w14:paraId="7850502F"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גרעין – עד עובי 28 ס"מ.</w:t>
      </w:r>
    </w:p>
    <w:p w14:paraId="3C211BBA"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כמות ברזל למ"ק – 110-100 ק"ג למ"ק.</w:t>
      </w:r>
    </w:p>
    <w:p w14:paraId="5D3183C3"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ללא קירות / עמודים קונסטרוקטיביים בתוך הדירות.</w:t>
      </w:r>
    </w:p>
    <w:p w14:paraId="4F98BDD5"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פרט לקומת הפנטהאוז.</w:t>
      </w:r>
    </w:p>
    <w:p w14:paraId="31B78718"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68C68114"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מרתף  - ממוצע של 120 ק"ג למ"ק. </w:t>
      </w:r>
    </w:p>
    <w:p w14:paraId="2252C28B"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5BFE2603"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כל חריגה תנומק ותובא בפני היזם לאישור.</w:t>
      </w:r>
    </w:p>
    <w:p w14:paraId="400520EC"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p>
    <w:p w14:paraId="1FCCE3CA"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הנתונים הנ"ל ישולבו במכרז לקבלן ויחושבו ע"י הקונסטרוקטור במידת הצורך בתום השלד (לפי תכנון).</w:t>
      </w:r>
    </w:p>
    <w:p w14:paraId="124B7EFF"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p>
    <w:p w14:paraId="7553C278" w14:textId="77777777" w:rsidR="00590FDD" w:rsidRPr="00590FDD" w:rsidRDefault="00590FDD" w:rsidP="00590FDD">
      <w:pPr>
        <w:widowControl w:val="0"/>
        <w:spacing w:before="0" w:beforeAutospacing="0" w:after="0" w:afterAutospacing="0" w:line="360" w:lineRule="auto"/>
        <w:ind w:firstLine="720"/>
        <w:rPr>
          <w:rFonts w:ascii="Times New Roman" w:eastAsia="Times New Roman" w:hAnsi="Times New Roman"/>
          <w:sz w:val="24"/>
          <w:rtl/>
          <w:lang w:eastAsia="he-IL"/>
        </w:rPr>
      </w:pPr>
      <w:r w:rsidRPr="00590FDD">
        <w:rPr>
          <w:rFonts w:ascii="Times New Roman" w:eastAsia="Times New Roman" w:hAnsi="Times New Roman"/>
          <w:sz w:val="24"/>
          <w:rtl/>
          <w:lang w:eastAsia="he-IL"/>
        </w:rPr>
        <w:t>העבודה תבוצע בשלבים הכוללים את הש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כלהלן:</w:t>
      </w:r>
    </w:p>
    <w:p w14:paraId="29585A86"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3D9593EE"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3.1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מוקדם</w:t>
      </w:r>
      <w:r w:rsidRPr="00590FDD">
        <w:rPr>
          <w:rFonts w:ascii="Times New Roman" w:eastAsia="Times New Roman" w:hAnsi="Times New Roman"/>
          <w:sz w:val="24"/>
          <w:rtl/>
          <w:lang w:eastAsia="he-IL"/>
        </w:rPr>
        <w:t>:</w:t>
      </w:r>
    </w:p>
    <w:p w14:paraId="2E58F5B7"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u w:val="single"/>
          <w:rtl/>
          <w:lang w:eastAsia="he-IL"/>
        </w:rPr>
      </w:pPr>
    </w:p>
    <w:p w14:paraId="25D748AC"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קבלת תדריך תכנון מנציג המזמין.</w:t>
      </w:r>
    </w:p>
    <w:p w14:paraId="4F0BA422"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0CA4884B"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רור</w:t>
      </w:r>
      <w:r w:rsidRPr="00590FDD">
        <w:rPr>
          <w:rFonts w:ascii="Times New Roman" w:eastAsia="Times New Roman" w:hAnsi="Times New Roman" w:hint="cs"/>
          <w:sz w:val="24"/>
          <w:rtl/>
          <w:lang w:eastAsia="he-IL"/>
        </w:rPr>
        <w:t xml:space="preserve"> הפרוגרמה</w:t>
      </w:r>
      <w:r w:rsidRPr="00590FDD">
        <w:rPr>
          <w:rFonts w:ascii="Times New Roman" w:eastAsia="Times New Roman" w:hAnsi="Times New Roman"/>
          <w:sz w:val="24"/>
          <w:rtl/>
          <w:lang w:eastAsia="he-IL"/>
        </w:rPr>
        <w:t xml:space="preserve"> עם נציג המזמין והאדריכל בכל הקשור למערכת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בירורים באתר במידת הצורך, חקירות מוקדמות, התייעצות ותיאום עם היועצים האחרים.</w:t>
      </w:r>
    </w:p>
    <w:p w14:paraId="1F0D53DB"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קביעת עקרונות המערכת הקונסטרוקטיבית של המבנים בתיאום עם האדריכל והיועצים.</w:t>
      </w:r>
    </w:p>
    <w:p w14:paraId="5D56AB49"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rtl/>
          <w:lang w:val="x-none" w:eastAsia="x-none"/>
        </w:rPr>
      </w:pPr>
      <w:r w:rsidRPr="00590FDD">
        <w:rPr>
          <w:rFonts w:ascii="Times New Roman" w:eastAsia="Times New Roman" w:hAnsi="Times New Roman" w:hint="cs"/>
          <w:sz w:val="26"/>
          <w:rtl/>
          <w:lang w:val="x-none" w:eastAsia="x-none"/>
        </w:rPr>
        <w:t xml:space="preserve">קביעת סכמה סטטית ראשונה של המבנה, הכנת תכניות מוקדמות המתארות את המערכת הקונסטרוקטיבית העקרונית של המבנים. </w:t>
      </w:r>
    </w:p>
    <w:p w14:paraId="60F5E83C"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54DB2208"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lastRenderedPageBreak/>
        <w:t>תכנון מוקדם תוך בחינת חלופות על בסיס הנדסי וכלכלי.</w:t>
      </w:r>
    </w:p>
    <w:p w14:paraId="75B57DBF"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4EA5F75B"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רורים ברשויות המוסמכות ו/או גורמים אחרים בקשר לבעיות </w:t>
      </w:r>
      <w:r w:rsidRPr="00590FDD">
        <w:rPr>
          <w:rFonts w:ascii="Times New Roman" w:eastAsia="Times New Roman" w:hAnsi="Times New Roman" w:hint="cs"/>
          <w:sz w:val="24"/>
          <w:rtl/>
          <w:lang w:eastAsia="he-IL"/>
        </w:rPr>
        <w:t xml:space="preserve">טכניות, </w:t>
      </w:r>
      <w:r w:rsidRPr="00590FDD">
        <w:rPr>
          <w:rFonts w:ascii="Times New Roman" w:eastAsia="Times New Roman" w:hAnsi="Times New Roman"/>
          <w:sz w:val="24"/>
          <w:rtl/>
          <w:lang w:eastAsia="he-IL"/>
        </w:rPr>
        <w:t>חוקיות ואחרות הכרוכות בתכנון העבודה ההנדסית ו/או בקבלת אשור הרשויות הנ"ל לביצועה.</w:t>
      </w:r>
    </w:p>
    <w:p w14:paraId="500F385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2F18373"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של עקרונות המערכת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ושל חומרי הבניה, בתיאום עם האדריכל ובמספר חלופות לפי דרישת נציג המזמין והכנסת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נויים בהם בהתאם לדרישות המזמין ו/או לפי דרישת הרשויות המוסמכות, באישור המזמין, לרבות הצגת אומדנים. </w:t>
      </w:r>
    </w:p>
    <w:p w14:paraId="364CB9C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880E462"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המתארות את המערכת הקונסטרוקטיבית</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מערכת החיפויים </w:t>
      </w:r>
      <w:r w:rsidRPr="00590FDD">
        <w:rPr>
          <w:rFonts w:ascii="Times New Roman" w:eastAsia="Times New Roman" w:hAnsi="Times New Roman"/>
          <w:sz w:val="24"/>
          <w:rtl/>
          <w:lang w:eastAsia="he-IL"/>
        </w:rPr>
        <w:t>ואת חומרי הבניה בתיאום עם האדריכל ובאישורו של נציג המזמין.</w:t>
      </w:r>
    </w:p>
    <w:p w14:paraId="43C6678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D7F9844" w14:textId="42785364" w:rsidR="00590FDD" w:rsidRPr="00590FDD" w:rsidRDefault="00590FDD" w:rsidP="008951A6">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אומדנים תקציביים, לצורך בדיקת חלופות תכנון, בהתאם לדרישת המזמין ונציגיו. ביצוע חישובים סטאטיים ועריכת אומדן ראשוני של ערך שלד המבנים.</w:t>
      </w:r>
    </w:p>
    <w:p w14:paraId="13012ED7"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2F6EA22F"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שילוב </w:t>
      </w:r>
      <w:r w:rsidRPr="00590FDD">
        <w:rPr>
          <w:rFonts w:ascii="Times New Roman" w:eastAsia="Times New Roman" w:hAnsi="Times New Roman"/>
          <w:sz w:val="24"/>
          <w:rtl/>
          <w:lang w:eastAsia="he-IL"/>
        </w:rPr>
        <w:t xml:space="preserve">המלצות </w:t>
      </w:r>
      <w:r w:rsidRPr="00590FDD">
        <w:rPr>
          <w:rFonts w:ascii="Times New Roman" w:eastAsia="Times New Roman" w:hAnsi="Times New Roman" w:hint="cs"/>
          <w:sz w:val="24"/>
          <w:rtl/>
          <w:lang w:eastAsia="he-IL"/>
        </w:rPr>
        <w:t xml:space="preserve">יועץ האיטום </w:t>
      </w:r>
      <w:r w:rsidRPr="00590FDD">
        <w:rPr>
          <w:rFonts w:ascii="Times New Roman" w:eastAsia="Times New Roman" w:hAnsi="Times New Roman"/>
          <w:sz w:val="24"/>
          <w:rtl/>
          <w:lang w:eastAsia="he-IL"/>
        </w:rPr>
        <w:t xml:space="preserve">לחלופות פתרונות </w:t>
      </w:r>
      <w:r w:rsidRPr="00590FDD">
        <w:rPr>
          <w:rFonts w:ascii="Times New Roman" w:eastAsia="Times New Roman" w:hAnsi="Times New Roman" w:hint="cs"/>
          <w:sz w:val="24"/>
          <w:rtl/>
          <w:lang w:eastAsia="he-IL"/>
        </w:rPr>
        <w:t>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טום </w:t>
      </w:r>
      <w:bookmarkStart w:id="4" w:name="OLE_LINK1"/>
      <w:bookmarkStart w:id="5" w:name="OLE_LINK2"/>
      <w:r w:rsidRPr="00590FDD">
        <w:rPr>
          <w:rFonts w:ascii="Times New Roman" w:eastAsia="Times New Roman" w:hAnsi="Times New Roman" w:hint="cs"/>
          <w:sz w:val="24"/>
          <w:rtl/>
          <w:lang w:eastAsia="he-IL"/>
        </w:rPr>
        <w:lastRenderedPageBreak/>
        <w:t>ב</w:t>
      </w:r>
      <w:r w:rsidRPr="00590FDD">
        <w:rPr>
          <w:rFonts w:ascii="Times New Roman" w:eastAsia="Times New Roman" w:hAnsi="Times New Roman"/>
          <w:sz w:val="24"/>
          <w:rtl/>
          <w:lang w:eastAsia="he-IL"/>
        </w:rPr>
        <w:t xml:space="preserve">חלקי המבנה השונים </w:t>
      </w:r>
      <w:bookmarkEnd w:id="4"/>
      <w:bookmarkEnd w:id="5"/>
      <w:r w:rsidRPr="00590FDD">
        <w:rPr>
          <w:rFonts w:ascii="Times New Roman" w:eastAsia="Times New Roman" w:hAnsi="Times New Roman"/>
          <w:sz w:val="24"/>
          <w:rtl/>
          <w:lang w:eastAsia="he-IL"/>
        </w:rPr>
        <w:t>(למעבר מים, לחות, אויר, גז ראדון וכו')</w:t>
      </w:r>
      <w:r w:rsidRPr="00590FDD">
        <w:rPr>
          <w:rFonts w:ascii="Times New Roman" w:eastAsia="Times New Roman" w:hAnsi="Times New Roman" w:hint="cs"/>
          <w:sz w:val="24"/>
          <w:rtl/>
          <w:lang w:eastAsia="he-IL"/>
        </w:rPr>
        <w:t>.</w:t>
      </w:r>
    </w:p>
    <w:p w14:paraId="4250A1C4"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A5ABAFD"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המלצות יועץ הבידוד התרמי לחלופות לבידוד תרמי ב</w:t>
      </w:r>
      <w:r w:rsidRPr="00590FDD">
        <w:rPr>
          <w:rFonts w:ascii="Times New Roman" w:eastAsia="Times New Roman" w:hAnsi="Times New Roman"/>
          <w:sz w:val="24"/>
          <w:rtl/>
          <w:lang w:eastAsia="he-IL"/>
        </w:rPr>
        <w:t>חלקי המבנה השונים</w:t>
      </w:r>
      <w:r w:rsidRPr="00590FDD">
        <w:rPr>
          <w:rFonts w:ascii="Times New Roman" w:eastAsia="Times New Roman" w:hAnsi="Times New Roman" w:hint="cs"/>
          <w:sz w:val="24"/>
          <w:rtl/>
          <w:lang w:eastAsia="he-IL"/>
        </w:rPr>
        <w:t>.</w:t>
      </w:r>
    </w:p>
    <w:p w14:paraId="75C44D21"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6CFE74C"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70E90F45"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37FBC0E7"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מסירת הנתונים, הפרוגראמה וחוות הדעת למזמין, למתכנן וכן ליועצים ולמתכננים ולכל גורם אחר שייקבע על – ידי המזמין.</w:t>
      </w:r>
    </w:p>
    <w:p w14:paraId="50243B0E"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8FA5976"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p>
    <w:p w14:paraId="5746C162"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3.2</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סופי</w:t>
      </w:r>
      <w:r w:rsidRPr="00590FDD">
        <w:rPr>
          <w:rFonts w:ascii="Times New Roman" w:eastAsia="Times New Roman" w:hAnsi="Times New Roman" w:hint="cs"/>
          <w:sz w:val="24"/>
          <w:u w:val="single"/>
          <w:rtl/>
          <w:lang w:eastAsia="he-IL"/>
        </w:rPr>
        <w:t xml:space="preserve"> ו</w:t>
      </w:r>
      <w:r w:rsidRPr="00590FDD">
        <w:rPr>
          <w:rFonts w:ascii="Times New Roman" w:eastAsia="Times New Roman" w:hAnsi="Times New Roman"/>
          <w:sz w:val="24"/>
          <w:u w:val="single"/>
          <w:rtl/>
          <w:lang w:eastAsia="he-IL"/>
        </w:rPr>
        <w:t>חשבון יציבות</w:t>
      </w:r>
      <w:r w:rsidRPr="00590FDD">
        <w:rPr>
          <w:rFonts w:ascii="Times New Roman" w:eastAsia="Times New Roman" w:hAnsi="Times New Roman"/>
          <w:sz w:val="24"/>
          <w:rtl/>
          <w:lang w:eastAsia="he-IL"/>
        </w:rPr>
        <w:t>:</w:t>
      </w:r>
    </w:p>
    <w:p w14:paraId="5075AB4F"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ייעוץ לאדריכל בכל הנוגע לקונסטרוקציה במבנה בשלב התכנון הסופי. תכנון מוקדם לפי האלטרנטיבה שתיבחר על ידי המזמין בתיאום עם המזמין, המתכננים וכל יתר היועצים של המזמין.</w:t>
      </w:r>
    </w:p>
    <w:p w14:paraId="4D39E651"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 xml:space="preserve">מתן המלצות למזמין ולמתכננים בכתב ו/או על ידי </w:t>
      </w:r>
      <w:r w:rsidRPr="00590FDD">
        <w:rPr>
          <w:rFonts w:ascii="Times New Roman" w:eastAsia="Times New Roman" w:hAnsi="Times New Roman" w:hint="cs"/>
          <w:sz w:val="26"/>
          <w:rtl/>
          <w:lang w:val="x-none" w:eastAsia="x-none"/>
        </w:rPr>
        <w:lastRenderedPageBreak/>
        <w:t>שרטוטים, כולל פתרון פרטים ייעודיים.</w:t>
      </w:r>
    </w:p>
    <w:p w14:paraId="41458B7D"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240520FD"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השלמת </w:t>
      </w:r>
      <w:r w:rsidRPr="00590FDD">
        <w:rPr>
          <w:rFonts w:ascii="Times New Roman" w:eastAsia="Times New Roman" w:hAnsi="Times New Roman"/>
          <w:sz w:val="24"/>
          <w:rtl/>
          <w:lang w:eastAsia="he-IL"/>
        </w:rPr>
        <w:t xml:space="preserve">חשבון יציבות מלא ומפורט של כל אלמנט ואלמנט בבניין </w:t>
      </w:r>
      <w:r w:rsidRPr="00590FDD">
        <w:rPr>
          <w:rFonts w:ascii="Times New Roman" w:eastAsia="Times New Roman" w:hAnsi="Times New Roman" w:hint="cs"/>
          <w:sz w:val="24"/>
          <w:rtl/>
          <w:lang w:eastAsia="he-IL"/>
        </w:rPr>
        <w:t xml:space="preserve">ולמערכות החיפויים </w:t>
      </w:r>
      <w:r w:rsidRPr="00590FDD">
        <w:rPr>
          <w:rFonts w:ascii="Times New Roman" w:eastAsia="Times New Roman" w:hAnsi="Times New Roman"/>
          <w:sz w:val="24"/>
          <w:rtl/>
          <w:lang w:eastAsia="he-IL"/>
        </w:rPr>
        <w:t>בהתאם לתקנים ישראליים ובינלאומיים.</w:t>
      </w:r>
    </w:p>
    <w:p w14:paraId="73CF56EF"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74470489"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הגשת חשבון יציבות לרשויות כנדרש לפי התקנות הקשורות בחוק התכנון והבניה כולל חתימת מהנדס מטעם המתכנן על החישובים, בה הוא מקבל אחריות על חישובים אלה בהתאם לתקנות הנ"ל.</w:t>
      </w:r>
    </w:p>
    <w:p w14:paraId="6385E365"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2717BA0"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החישובים הנ"ל יוגשו עפ"י דרישות מהנדס העיר ו/או דרישות ועדות התכנון.</w:t>
      </w:r>
    </w:p>
    <w:p w14:paraId="76A06C1C"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36056DA" w14:textId="1D23F6CD" w:rsidR="00590FDD" w:rsidRPr="00590FDD" w:rsidRDefault="00590FDD" w:rsidP="008951A6">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חתימה על בקשות להוצאת היתרי בניה כאחראי לתכנון, לפ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בתחום הקונסטרוקציות. כמו כן יכין ויחתום המתכנן על כל מסמך שי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ע"י הרשויות מהמתכנן בתהליך הבקשה להיתר, במהלך הב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ועד לקבלת תעודת גמר.</w:t>
      </w:r>
    </w:p>
    <w:p w14:paraId="21F0933B"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254D1474"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 xml:space="preserve">הכנסת תיקונים ושינויים בתוכניות ובמסמכים האחרים לפי דרישות המזמין ו/או לפי דרישת הרשויות המוסמכות, בהסכמת המנהל, וטיפול באישורן כולל </w:t>
      </w:r>
      <w:r w:rsidRPr="00590FDD">
        <w:rPr>
          <w:rFonts w:ascii="Times New Roman" w:eastAsia="Times New Roman" w:hAnsi="Times New Roman"/>
          <w:sz w:val="24"/>
          <w:rtl/>
          <w:lang w:eastAsia="he-IL"/>
        </w:rPr>
        <w:lastRenderedPageBreak/>
        <w:t>קבלת היתרי בניה מתוקנים.</w:t>
      </w:r>
    </w:p>
    <w:p w14:paraId="19166DB3"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0C7B316A"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ו.</w:t>
      </w:r>
      <w:r w:rsidRPr="00590FDD">
        <w:rPr>
          <w:rFonts w:ascii="Times New Roman" w:eastAsia="Times New Roman" w:hAnsi="Times New Roman"/>
          <w:sz w:val="24"/>
          <w:rtl/>
          <w:lang w:eastAsia="he-IL"/>
        </w:rPr>
        <w:tab/>
        <w:t>הכנת תכניות לאשור סופי של היועצים והמזמין לפני התחלת שלב תכניות עבודה.</w:t>
      </w:r>
    </w:p>
    <w:p w14:paraId="6D236AA0"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2BE6208"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ז.</w:t>
      </w:r>
      <w:r w:rsidRPr="00590FDD">
        <w:rPr>
          <w:rFonts w:ascii="Times New Roman" w:eastAsia="Times New Roman" w:hAnsi="Times New Roman"/>
          <w:sz w:val="24"/>
          <w:rtl/>
          <w:lang w:eastAsia="he-IL"/>
        </w:rPr>
        <w:tab/>
        <w:t>אשור התכנון הסופי של היועצים.</w:t>
      </w:r>
    </w:p>
    <w:p w14:paraId="5CC38194"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534EFF35"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מפרטי ותוכניות המכר ואישור הנוסח וההתאמה לתכנון.</w:t>
      </w:r>
    </w:p>
    <w:p w14:paraId="18A16913"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p>
    <w:p w14:paraId="0348C90F"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עדכון האומדן </w:t>
      </w:r>
      <w:r w:rsidRPr="00590FDD">
        <w:rPr>
          <w:rFonts w:ascii="Times New Roman" w:eastAsia="Times New Roman" w:hAnsi="Times New Roman" w:hint="cs"/>
          <w:sz w:val="24"/>
          <w:rtl/>
          <w:lang w:eastAsia="he-IL"/>
        </w:rPr>
        <w:t xml:space="preserve">הראשוני </w:t>
      </w:r>
      <w:r w:rsidRPr="00590FDD">
        <w:rPr>
          <w:rFonts w:ascii="Times New Roman" w:eastAsia="Times New Roman" w:hAnsi="Times New Roman"/>
          <w:sz w:val="24"/>
          <w:rtl/>
          <w:lang w:eastAsia="he-IL"/>
        </w:rPr>
        <w:t xml:space="preserve">המשוער של ערך </w:t>
      </w:r>
      <w:r w:rsidRPr="00590FDD">
        <w:rPr>
          <w:rFonts w:ascii="Times New Roman" w:eastAsia="Times New Roman" w:hAnsi="Times New Roman" w:hint="cs"/>
          <w:sz w:val="24"/>
          <w:rtl/>
          <w:lang w:eastAsia="he-IL"/>
        </w:rPr>
        <w:t>שלד המבנים השונים והעבודות הנלוות</w:t>
      </w:r>
      <w:r w:rsidRPr="00590FDD">
        <w:rPr>
          <w:rFonts w:ascii="Times New Roman" w:eastAsia="Times New Roman" w:hAnsi="Times New Roman"/>
          <w:sz w:val="24"/>
          <w:rtl/>
          <w:lang w:eastAsia="he-IL"/>
        </w:rPr>
        <w:t>.</w:t>
      </w:r>
    </w:p>
    <w:p w14:paraId="1A55FF0C"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 </w:t>
      </w:r>
    </w:p>
    <w:p w14:paraId="7026247C"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יתר הדרוש לתכנון סופי.</w:t>
      </w:r>
    </w:p>
    <w:p w14:paraId="02529193"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34A776DD"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1787DA8D"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3.3</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מפורט</w:t>
      </w:r>
      <w:r w:rsidRPr="00590FDD">
        <w:rPr>
          <w:rFonts w:ascii="Times New Roman" w:eastAsia="Times New Roman" w:hAnsi="Times New Roman"/>
          <w:sz w:val="24"/>
          <w:rtl/>
          <w:lang w:eastAsia="he-IL"/>
        </w:rPr>
        <w:t>:</w:t>
      </w:r>
    </w:p>
    <w:p w14:paraId="51D80AAB"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681E2BD8"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כללי</w:t>
      </w:r>
      <w:r w:rsidRPr="00590FDD">
        <w:rPr>
          <w:rFonts w:ascii="Times New Roman" w:eastAsia="Times New Roman" w:hAnsi="Times New Roman"/>
          <w:sz w:val="24"/>
          <w:rtl/>
          <w:lang w:eastAsia="he-IL"/>
        </w:rPr>
        <w:t>:</w:t>
      </w:r>
    </w:p>
    <w:p w14:paraId="6884E29F"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4CF6CFD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התכנון המפורט יתאים לסוג הבנייה שתיבחר ע"י המזמין.</w:t>
      </w:r>
    </w:p>
    <w:p w14:paraId="3390626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lastRenderedPageBreak/>
        <w:t>אישור תכנון תבניות בראנוביץ / טרומי / ככל ונדרש.</w:t>
      </w:r>
    </w:p>
    <w:p w14:paraId="451B76C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פירוט הזיון בכל תכניות הקונסטרוקציה, יכיל מספר מסוים ומדויק של הברזלים עם אורכם המדויק, כולל: פירוט ברזל ראשי ומחלק, מספר מדויק של חישוקים עם סימון חלוקתם והמרחקים ביניהם והיכן יתחיל החישוק הראשון, במיוחד בתקרת צלעות, אורך הזיון ומספר החישוקים בעמודי יסוד בהתאם להנחה של עומק הביסוס המשוער;</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בנפרד או על כל גיליון של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קונסטרוקציה, תופיע רשימת הברזל של אותה התכנית.</w:t>
      </w:r>
    </w:p>
    <w:p w14:paraId="49A7E7E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בכל תכנית יופיעו סוג הבטון והפלדה הנדרשים והוראות נוספות של המתכנן.</w:t>
      </w:r>
    </w:p>
    <w:p w14:paraId="4978C40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תכנית זיון לאלמנטים טרומיים תכלול גם פרטי ע</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גון להרמה והשענה בזמן ההרכבה ופרטי חיבור למבנה.</w:t>
      </w:r>
    </w:p>
    <w:p w14:paraId="39049649"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0006374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יסודות</w:t>
      </w:r>
      <w:r w:rsidRPr="00590FDD">
        <w:rPr>
          <w:rFonts w:ascii="Times New Roman" w:eastAsia="Times New Roman" w:hAnsi="Times New Roman"/>
          <w:sz w:val="24"/>
          <w:rtl/>
          <w:lang w:eastAsia="he-IL"/>
        </w:rPr>
        <w:t>:</w:t>
      </w:r>
    </w:p>
    <w:p w14:paraId="09836095"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101CFA0B"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יסודות ועמודי יסוד כולל:</w:t>
      </w:r>
    </w:p>
    <w:p w14:paraId="42B124D2"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20DE761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מרחקים בין צירי היסודות, מרחקים וגדלים של עמודי היסוד והתייחסותם לקו הבניין;</w:t>
      </w:r>
    </w:p>
    <w:p w14:paraId="1165CE1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וה (שנורגריסט) בכל הבניין;</w:t>
      </w:r>
    </w:p>
    <w:p w14:paraId="099F170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פרט כלונס, או פלטת יסוד טיפוסית;</w:t>
      </w:r>
    </w:p>
    <w:p w14:paraId="3742370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פרט </w:t>
      </w:r>
      <w:r w:rsidRPr="00590FDD">
        <w:rPr>
          <w:rFonts w:ascii="Times New Roman" w:eastAsia="Times New Roman" w:hAnsi="Times New Roman" w:hint="cs"/>
          <w:sz w:val="24"/>
          <w:rtl/>
          <w:lang w:eastAsia="he-IL"/>
        </w:rPr>
        <w:t xml:space="preserve">רפסודות ו/או </w:t>
      </w:r>
      <w:r w:rsidRPr="00590FDD">
        <w:rPr>
          <w:rFonts w:ascii="Times New Roman" w:eastAsia="Times New Roman" w:hAnsi="Times New Roman"/>
          <w:sz w:val="24"/>
          <w:rtl/>
          <w:lang w:eastAsia="he-IL"/>
        </w:rPr>
        <w:t>פלטות יסוד ו/או כלונסאות ו/או בארות משותפים או מיוחדים;</w:t>
      </w:r>
    </w:p>
    <w:p w14:paraId="02454A0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רשימת פרטי </w:t>
      </w:r>
      <w:r w:rsidRPr="00590FDD">
        <w:rPr>
          <w:rFonts w:ascii="Times New Roman" w:eastAsia="Times New Roman" w:hAnsi="Times New Roman" w:hint="cs"/>
          <w:sz w:val="24"/>
          <w:rtl/>
          <w:lang w:eastAsia="he-IL"/>
        </w:rPr>
        <w:t xml:space="preserve">רפסודות, </w:t>
      </w:r>
      <w:r w:rsidRPr="00590FDD">
        <w:rPr>
          <w:rFonts w:ascii="Times New Roman" w:eastAsia="Times New Roman" w:hAnsi="Times New Roman"/>
          <w:sz w:val="24"/>
          <w:rtl/>
          <w:lang w:eastAsia="he-IL"/>
        </w:rPr>
        <w:t xml:space="preserve">פלטות יסוד, בארות וכלונסאות, כולל: מידות גיאומטריות ופרטי זיון וכן העומסים המועברים ע"י היסודות; </w:t>
      </w:r>
    </w:p>
    <w:p w14:paraId="3735C38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עמודי יסוד, כולל: מידות גאומטריות ופרטי זיון;</w:t>
      </w:r>
    </w:p>
    <w:p w14:paraId="249A51A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ותוכניות מפורטות לגבי ביצוע חפירות, מילויים, דיפונים ועוגנים הקשורים בעבודות החפירה למרתפים וליסודות;</w:t>
      </w:r>
    </w:p>
    <w:p w14:paraId="4F3C6FE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מאמצי קרקעי שלפיהם חושבו היסודות.</w:t>
      </w:r>
    </w:p>
    <w:p w14:paraId="5C9ED0A1" w14:textId="77777777" w:rsid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53B6A227" w14:textId="77777777" w:rsidR="000555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2077A110" w14:textId="77777777" w:rsidR="000555DD" w:rsidRPr="00590F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286AB60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היסוד</w:t>
      </w:r>
      <w:r w:rsidRPr="00590FDD">
        <w:rPr>
          <w:rFonts w:ascii="Times New Roman" w:eastAsia="Times New Roman" w:hAnsi="Times New Roman"/>
          <w:sz w:val="24"/>
          <w:rtl/>
          <w:lang w:eastAsia="he-IL"/>
        </w:rPr>
        <w:t>:</w:t>
      </w:r>
    </w:p>
    <w:p w14:paraId="20D72FB9"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7A4E909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יסוד, עמודי יסוד ומרזבים, כולל: מידות עמודי היסוד, אורך קורות היסוד, חתכים בקורות יסוד ומיפלסים של כל הקורות;</w:t>
      </w:r>
    </w:p>
    <w:p w14:paraId="330ED10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5A757B91"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8123FD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רצפה תלויה / מונחת</w:t>
      </w:r>
      <w:r w:rsidRPr="00590FDD">
        <w:rPr>
          <w:rFonts w:ascii="Times New Roman" w:eastAsia="Times New Roman" w:hAnsi="Times New Roman"/>
          <w:sz w:val="24"/>
          <w:rtl/>
          <w:lang w:eastAsia="he-IL"/>
        </w:rPr>
        <w:t>:</w:t>
      </w:r>
    </w:p>
    <w:p w14:paraId="1F2816F7"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6005BED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הרצפה, קורות הרצפה בולטות ו/או סמויות, עמודי היסוד ומרזבים, כולל: מידות עמודי היסוד, אורך קורות הרצפה וחתך קורות הרצפה, עובי הרצפה וחלוקה לצלעות במקרה של רצפת צלעות, הנמכות לאינסטלציה, למעליות ולדרגנועים, במידת הצורך.</w:t>
      </w:r>
    </w:p>
    <w:p w14:paraId="5778533E"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lang w:eastAsia="he-IL"/>
        </w:rPr>
      </w:pPr>
    </w:p>
    <w:p w14:paraId="3E1E506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על כל צלע השונה מחברתה, כולל: צלע מחלקת, עם פירוט הזיון וחתכים לכל אלמנט בנפרד. במקרה של ריצפה ללא קורות תשורטט הרצפה פעמיים, כאשר כל כיוון זיון ישורטט על תוכנית נפרדת. התכנית תכיל במקרה זה חלוקת הרצועות ופירוט הזיון בכל רצועה.</w:t>
      </w:r>
    </w:p>
    <w:p w14:paraId="2BFE97C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פתרון לגבי פירוק התבניות.</w:t>
      </w:r>
    </w:p>
    <w:p w14:paraId="61121891"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0E455A01"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159A9E59"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המרחבים המוגנים (במקרה הצורך) (בכל מקום שרשום מקלט הכוונה למקלט ו/או מרחב מוגן)</w:t>
      </w:r>
      <w:r w:rsidRPr="00590FDD">
        <w:rPr>
          <w:rFonts w:ascii="Times New Roman" w:eastAsia="Times New Roman" w:hAnsi="Times New Roman"/>
          <w:sz w:val="24"/>
          <w:rtl/>
          <w:lang w:eastAsia="he-IL"/>
        </w:rPr>
        <w:t>:</w:t>
      </w:r>
    </w:p>
    <w:p w14:paraId="67B988D5"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53C33EA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רצפת המקלט ותקרת המקלט;</w:t>
      </w:r>
    </w:p>
    <w:p w14:paraId="044850E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מבט על כל אחד מקירות המקלט, תוך פירוט מלא של הזיון בכל אחד מהאלמנטים;</w:t>
      </w:r>
    </w:p>
    <w:p w14:paraId="6553C65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מיוחדות לגבי איטום המקלט, הפסקות יציקה וחיבור אלמנטים כגון: דלתות הדף, סולמות, צינורות אוורור ותאי סינון הקשורים במקלט.</w:t>
      </w:r>
    </w:p>
    <w:p w14:paraId="59EDDCF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541C66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קשר</w:t>
      </w:r>
      <w:r w:rsidRPr="00590FDD">
        <w:rPr>
          <w:rFonts w:ascii="Times New Roman" w:eastAsia="Times New Roman" w:hAnsi="Times New Roman"/>
          <w:sz w:val="24"/>
          <w:rtl/>
          <w:lang w:eastAsia="he-IL"/>
        </w:rPr>
        <w:t>:</w:t>
      </w:r>
    </w:p>
    <w:p w14:paraId="1764D70D"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129AD6B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קשר, עמודי יסוד ומרזבים, כולל: מידות עמודי היסוד, אורך קורות הקשר, חתכי קורות הקשר ומפלסים של כל הקורות וחלקי הקורות;</w:t>
      </w:r>
    </w:p>
    <w:p w14:paraId="592B8E1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76F69B89"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6DB9C3C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תכניות תקרות</w:t>
      </w:r>
      <w:r w:rsidRPr="00590FDD">
        <w:rPr>
          <w:rFonts w:ascii="Times New Roman" w:eastAsia="Times New Roman" w:hAnsi="Times New Roman"/>
          <w:sz w:val="24"/>
          <w:rtl/>
          <w:lang w:eastAsia="he-IL"/>
        </w:rPr>
        <w:t>:</w:t>
      </w:r>
    </w:p>
    <w:p w14:paraId="0A990151"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2AD4275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התקרה, קורות התקרה, בולטות ו/או סמויות, עמודים בקומה התחתונה ומרזבים, כולל: מידות עמודי הקומה התחתונה, אורך קורות התקרה וחתוך קורות התקרה, עובי התקרה וחלוקה לצלעות במקרה של תקרת צלעות; הנמכות לאינסטלציה במידת הצורך, פירוט משטחים משופעים ואופקיים למדרגות.</w:t>
      </w:r>
    </w:p>
    <w:p w14:paraId="27F50C5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 xml:space="preserve">מבט על כל קורה בנפרד, על כל צלע השונה מחברתה כולל: צלע מחלקת, עם פירוט הזיון וחתכים לכל אלמנט בנפרד; במקרה של תקרה ללא קורות, תשורטט התקרה פעמיים כאשר כל כיוון של זיון ישורטט בתכנית נפרדת. </w:t>
      </w:r>
    </w:p>
    <w:p w14:paraId="7EE65A9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התכנית תכיל במקרה זה חלוקת הרצועות ופירוט הזיון בכל רצועה; פירוט אלמנטים טרומיים, במקרה של תקרה טרומית ופרטי התחברותם.</w:t>
      </w:r>
    </w:p>
    <w:p w14:paraId="662F150C" w14:textId="77777777" w:rsid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747494C" w14:textId="77777777" w:rsidR="000555DD" w:rsidRPr="00590FDD" w:rsidRDefault="000555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4D3BD9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הגגות</w:t>
      </w:r>
      <w:r w:rsidRPr="00590FDD">
        <w:rPr>
          <w:rFonts w:ascii="Times New Roman" w:eastAsia="Times New Roman" w:hAnsi="Times New Roman"/>
          <w:sz w:val="24"/>
          <w:rtl/>
          <w:lang w:eastAsia="he-IL"/>
        </w:rPr>
        <w:t>:</w:t>
      </w:r>
    </w:p>
    <w:p w14:paraId="0A1CAFDC"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09933D4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הגג, קורות הגג ועמודים בקומת הגג, וכן עמודי חיזוק בקומת הגג במידת הצורך, כולל: מידות העמודים בקומת הגג, אורך קורות הגג וחתך קורות הגג והמעקות.</w:t>
      </w:r>
    </w:p>
    <w:p w14:paraId="70A282A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פתחים ליציאה לגג, לצנרת, לארובות </w:t>
      </w:r>
      <w:r w:rsidRPr="00590FDD">
        <w:rPr>
          <w:rFonts w:ascii="Times New Roman" w:eastAsia="Times New Roman" w:hAnsi="Times New Roman" w:hint="cs"/>
          <w:sz w:val="24"/>
          <w:rtl/>
          <w:lang w:eastAsia="he-IL"/>
        </w:rPr>
        <w:t>אוורור</w:t>
      </w:r>
      <w:r w:rsidRPr="00590FDD">
        <w:rPr>
          <w:rFonts w:ascii="Times New Roman" w:eastAsia="Times New Roman" w:hAnsi="Times New Roman"/>
          <w:sz w:val="24"/>
          <w:rtl/>
          <w:lang w:eastAsia="he-IL"/>
        </w:rPr>
        <w:t xml:space="preserve"> וכו'. עובי הגג עם סימון הגבהות בגג ליצירת שיפועים לניקוז ו/או ליציקת בטון שיפועים בנפרד. במקרה של גג צלעות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עובי הגג וחלוקה לצלעות. במקרה של תקרה טרומית פירוט אלמנטים טרומיים עם פרטי התחברותם.</w:t>
      </w:r>
    </w:p>
    <w:p w14:paraId="257BA49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קורה ומעקה בנפרד, על כל צלע השונה </w:t>
      </w:r>
      <w:r w:rsidRPr="00590FDD">
        <w:rPr>
          <w:rFonts w:ascii="Times New Roman" w:eastAsia="Times New Roman" w:hAnsi="Times New Roman"/>
          <w:sz w:val="24"/>
          <w:rtl/>
          <w:lang w:eastAsia="he-IL"/>
        </w:rPr>
        <w:lastRenderedPageBreak/>
        <w:t>מחברתה, כולל: צלע מחלקת, עם פירוט הזיון וחתכים לכל אלמנט בנפרד. במקרה של גג ללא קורות ישורטט הגג פעמיים, כאשר כל כיוון של זיון ישורטט על תכנית נפרדת, התכנית תכיל במקרה זה חלוקת הרצועות ופירוט הזיון בכל רצועה.</w:t>
      </w:r>
    </w:p>
    <w:p w14:paraId="136670B4"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5BFE6B2D"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מהלך השתנות העמודים</w:t>
      </w:r>
      <w:r w:rsidRPr="00590FDD">
        <w:rPr>
          <w:rFonts w:ascii="Times New Roman" w:eastAsia="Times New Roman" w:hAnsi="Times New Roman"/>
          <w:sz w:val="24"/>
          <w:rtl/>
          <w:lang w:eastAsia="he-IL"/>
        </w:rPr>
        <w:t>:</w:t>
      </w:r>
    </w:p>
    <w:p w14:paraId="4A62899E"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41465E4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העמודים בכל קומה וקומה, כולל: מידות, חתכי העמודים והמרחקים ביניהם;</w:t>
      </w:r>
    </w:p>
    <w:p w14:paraId="439C52A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עמוד ועמוד בנפרד, עם ציון צורת השתנות העמוד, צורת שינוי הזיון וסידור הזיון במעבר בין קומה לקומה. סידור המרזבים ומיקומם.</w:t>
      </w:r>
    </w:p>
    <w:p w14:paraId="5F1C216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טיפוסיים לעמודים, עם סימון צורת החישוקים ומספרם;</w:t>
      </w:r>
    </w:p>
    <w:p w14:paraId="553AE1A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ציון העומסים המועברים על ידי העמודים בכל קומה וקומה.</w:t>
      </w:r>
    </w:p>
    <w:p w14:paraId="4EEFD76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רשימה כללית של כל העמודים במבנה לפי קומות כולל: חתכים, זיון ומפלס שינויים.</w:t>
      </w:r>
    </w:p>
    <w:p w14:paraId="622851E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FDBEF6D"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קירות חוץ</w:t>
      </w:r>
      <w:r w:rsidRPr="00590FDD">
        <w:rPr>
          <w:rFonts w:ascii="Times New Roman" w:eastAsia="Times New Roman" w:hAnsi="Times New Roman"/>
          <w:sz w:val="24"/>
          <w:rtl/>
          <w:lang w:eastAsia="he-IL"/>
        </w:rPr>
        <w:t>:</w:t>
      </w:r>
    </w:p>
    <w:p w14:paraId="737D0BE0"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1F3D841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 xml:space="preserve">מבט על כל אחד מקירות החוץ של הבניין לפני הטיח, כולל: סימון עמודים, קורות, תקרות, פתחים, חגורות, בניה עם סימון חלוקה לנדבכים, קירות כפולים עם סימון חלוקה לנדבכים ועוביים של הקיר החיצוני והקיר הפנימי. פירוט הזיון של חגורות, הגבהות ועמודי חיזוק שאינם מופיעים בתכניות אחרות; </w:t>
      </w:r>
    </w:p>
    <w:p w14:paraId="1600450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במקרה של קירות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סימון חלוקת האלמנטים, תפרים, פרט הח</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בור </w:t>
      </w:r>
      <w:r w:rsidRPr="00590FDD">
        <w:rPr>
          <w:rFonts w:ascii="Times New Roman" w:eastAsia="Times New Roman" w:hAnsi="Times New Roman" w:hint="cs"/>
          <w:sz w:val="24"/>
          <w:rtl/>
          <w:lang w:eastAsia="he-IL"/>
        </w:rPr>
        <w:t>והעיגו</w:t>
      </w:r>
      <w:r w:rsidRPr="00590FDD">
        <w:rPr>
          <w:rFonts w:ascii="Times New Roman" w:eastAsia="Times New Roman" w:hAnsi="Times New Roman" w:hint="eastAsia"/>
          <w:sz w:val="24"/>
          <w:rtl/>
          <w:lang w:eastAsia="he-IL"/>
        </w:rPr>
        <w:t>ן</w:t>
      </w:r>
      <w:r w:rsidRPr="00590FDD">
        <w:rPr>
          <w:rFonts w:ascii="Times New Roman" w:eastAsia="Times New Roman" w:hAnsi="Times New Roman"/>
          <w:sz w:val="24"/>
          <w:rtl/>
          <w:lang w:eastAsia="he-IL"/>
        </w:rPr>
        <w:t>, פרטי קצה ותכנית תבניות</w:t>
      </w:r>
      <w:r w:rsidRPr="00590FDD">
        <w:rPr>
          <w:rFonts w:ascii="Times New Roman" w:eastAsia="Times New Roman" w:hAnsi="Times New Roman" w:hint="cs"/>
          <w:sz w:val="24"/>
          <w:rtl/>
          <w:lang w:eastAsia="he-IL"/>
        </w:rPr>
        <w:t>, פרטי ניקוז</w:t>
      </w:r>
      <w:r w:rsidRPr="00590FDD">
        <w:rPr>
          <w:rFonts w:ascii="Times New Roman" w:eastAsia="Times New Roman" w:hAnsi="Times New Roman"/>
          <w:sz w:val="24"/>
          <w:rtl/>
          <w:lang w:eastAsia="he-IL"/>
        </w:rPr>
        <w:t>.</w:t>
      </w:r>
    </w:p>
    <w:p w14:paraId="2365415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חתכים בחגורות ובעמודי חיזוק, סידור החישוקים וציון מספרם.</w:t>
      </w:r>
    </w:p>
    <w:p w14:paraId="7E885CA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 חיפוי האבן והחלוקה על בסיס תכניות האדריכל ופרטי החיזוק לשלד הבניין.</w:t>
      </w:r>
    </w:p>
    <w:p w14:paraId="505664E7" w14:textId="77777777" w:rsidR="00590FDD" w:rsidRP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1D69D8A6"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מחיצות בנויות</w:t>
      </w:r>
      <w:r w:rsidRPr="00590FDD">
        <w:rPr>
          <w:rFonts w:ascii="Times New Roman" w:eastAsia="Times New Roman" w:hAnsi="Times New Roman" w:hint="cs"/>
          <w:sz w:val="24"/>
          <w:u w:val="single"/>
          <w:rtl/>
          <w:lang w:eastAsia="he-IL"/>
        </w:rPr>
        <w:t xml:space="preserve"> ותקרות תותבות</w:t>
      </w:r>
      <w:r w:rsidRPr="00590FDD">
        <w:rPr>
          <w:rFonts w:ascii="Times New Roman" w:eastAsia="Times New Roman" w:hAnsi="Times New Roman"/>
          <w:sz w:val="24"/>
          <w:rtl/>
          <w:lang w:eastAsia="he-IL"/>
        </w:rPr>
        <w:t>:</w:t>
      </w:r>
    </w:p>
    <w:p w14:paraId="00A90CE9"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7060E76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בק.מ. 1:100 לפחות; </w:t>
      </w:r>
      <w:r w:rsidRPr="00590FDD">
        <w:rPr>
          <w:rFonts w:ascii="Times New Roman" w:eastAsia="Times New Roman" w:hAnsi="Times New Roman" w:hint="cs"/>
          <w:sz w:val="24"/>
          <w:rtl/>
          <w:lang w:eastAsia="he-IL"/>
        </w:rPr>
        <w:t>או בק.מ. אחר לפי הצורך ובהתאם לדרישות המפקח</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של המחיצות במרתף, בקומת קרקע וביתר הקומות. </w:t>
      </w:r>
    </w:p>
    <w:p w14:paraId="5099A94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מחיצה לכל גובה הקומות, כולל: סימון עמודים, קורות, תקרות, פתחים, חגורות</w:t>
      </w:r>
      <w:r w:rsidRPr="00590FDD">
        <w:rPr>
          <w:rFonts w:ascii="Times New Roman" w:eastAsia="Times New Roman" w:hAnsi="Times New Roman" w:hint="cs"/>
          <w:sz w:val="24"/>
          <w:rtl/>
          <w:lang w:eastAsia="he-IL"/>
        </w:rPr>
        <w:t>, פרטי חיבור</w:t>
      </w:r>
      <w:r w:rsidRPr="00590FDD">
        <w:rPr>
          <w:rFonts w:ascii="Times New Roman" w:eastAsia="Times New Roman" w:hAnsi="Times New Roman"/>
          <w:sz w:val="24"/>
          <w:rtl/>
          <w:lang w:eastAsia="he-IL"/>
        </w:rPr>
        <w:t xml:space="preserve"> בניה עם סימון חלוקה לנדבכים. קירות כפולים עם </w:t>
      </w:r>
      <w:r w:rsidRPr="00590FDD">
        <w:rPr>
          <w:rFonts w:ascii="Times New Roman" w:eastAsia="Times New Roman" w:hAnsi="Times New Roman"/>
          <w:sz w:val="24"/>
          <w:rtl/>
          <w:lang w:eastAsia="he-IL"/>
        </w:rPr>
        <w:lastRenderedPageBreak/>
        <w:t>סימון חלוקה לנדבכים ועוביים של הקיר החיצוני והקיר הפנימי, פירוט הזיון של החגורות, הגבהות ועמודי חיזוק שאינם מופיעים בתכניות אחרות;</w:t>
      </w:r>
    </w:p>
    <w:p w14:paraId="31FF751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פרטים טיפוסיים לחיבור מחיצה לעמוד ולתקרה בקומת ביניים  וחיבור מחיצה לעמוד ותקרה בקומת הגג.</w:t>
      </w:r>
    </w:p>
    <w:p w14:paraId="303BAF9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פרטים של תקרות תותבות ופרטי חיבור לשלד הבניין.</w:t>
      </w:r>
    </w:p>
    <w:p w14:paraId="7CCC5BEB"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6EF3052" w14:textId="77777777" w:rsidR="000555DD" w:rsidRPr="00590FDD" w:rsidRDefault="000555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11D8DA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מהלכי מדרגות</w:t>
      </w:r>
      <w:r w:rsidRPr="00590FDD">
        <w:rPr>
          <w:rFonts w:ascii="Times New Roman" w:eastAsia="Times New Roman" w:hAnsi="Times New Roman"/>
          <w:sz w:val="24"/>
          <w:rtl/>
          <w:lang w:eastAsia="he-IL"/>
        </w:rPr>
        <w:t>:</w:t>
      </w:r>
    </w:p>
    <w:p w14:paraId="45CF6382"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40293C0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מהלכי המדרגות השונים כולל תנוחה וחתכים לרוחב ולגובה, כולל פירוט ברזלי הזיון, מידות, עובי משטחים משופעים ואופקיים, שיננים וכו'.</w:t>
      </w:r>
    </w:p>
    <w:p w14:paraId="08F0D587" w14:textId="77777777" w:rsidR="00590FDD" w:rsidRPr="00590FDD" w:rsidRDefault="00590FDD" w:rsidP="00590FDD">
      <w:pPr>
        <w:widowControl w:val="0"/>
        <w:spacing w:before="0" w:beforeAutospacing="0" w:after="0" w:afterAutospacing="0" w:line="240" w:lineRule="auto"/>
        <w:ind w:left="2880" w:hanging="720"/>
        <w:rPr>
          <w:rFonts w:ascii="Times New Roman" w:eastAsia="Times New Roman" w:hAnsi="Times New Roman"/>
          <w:sz w:val="24"/>
          <w:rtl/>
          <w:lang w:eastAsia="he-IL"/>
        </w:rPr>
      </w:pPr>
    </w:p>
    <w:p w14:paraId="1A3C4E9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אלמנטים בפתוח ובמגרשי החניה</w:t>
      </w:r>
      <w:r w:rsidRPr="00590FDD">
        <w:rPr>
          <w:rFonts w:ascii="Times New Roman" w:eastAsia="Times New Roman" w:hAnsi="Times New Roman"/>
          <w:sz w:val="24"/>
          <w:rtl/>
          <w:lang w:eastAsia="he-IL"/>
        </w:rPr>
        <w:t>:</w:t>
      </w:r>
    </w:p>
    <w:p w14:paraId="16A0F48B"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37D2369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תכנון קונסטרוקציה לכל האלמנטים שבמסגרת עב' הפיתוח כדוגמת </w:t>
      </w:r>
      <w:r w:rsidRPr="00590FDD">
        <w:rPr>
          <w:rFonts w:ascii="Times New Roman" w:eastAsia="Times New Roman" w:hAnsi="Times New Roman" w:hint="cs"/>
          <w:sz w:val="24"/>
          <w:rtl/>
          <w:lang w:eastAsia="he-IL"/>
        </w:rPr>
        <w:t xml:space="preserve">קירות, חיפויים, </w:t>
      </w:r>
      <w:r w:rsidRPr="00590FDD">
        <w:rPr>
          <w:rFonts w:ascii="Times New Roman" w:eastAsia="Times New Roman" w:hAnsi="Times New Roman"/>
          <w:sz w:val="24"/>
          <w:rtl/>
          <w:lang w:eastAsia="he-IL"/>
        </w:rPr>
        <w:t>גדרות, שערים, מבנה חניה, פילרים, ביתן אשפה, בסיסים לעמודי תאורה וכו', לרבות תכניות וחתכים.</w:t>
      </w:r>
    </w:p>
    <w:p w14:paraId="1685EEC4"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B25A4D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lastRenderedPageBreak/>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עבודות הקונסטרוקציה.</w:t>
      </w:r>
    </w:p>
    <w:p w14:paraId="5E321C41"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4372DA6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עריכת החישובים המפורטים של יציבות המבנים לביצוע העבודות.</w:t>
      </w:r>
    </w:p>
    <w:p w14:paraId="2830A33E"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6CF3397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ביקורת כל התכניות והמפרטים של האדריכל והיועצים השונים כדי לוודא שהתכנון תואם את דרישות הקונסטרוקציה.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לקונסטרוקציה. באחריות היועץ להעביר התייחסות בכתב ו/או על גבי התכניות של כל אחד מן היועצים ו/או המתכננים.</w:t>
      </w:r>
    </w:p>
    <w:p w14:paraId="49F18AE9"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26AFB76"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ביצוע תכנון מפורט לקבלת הצעות מקבלני ביצוע, לרבות תכנון פרטים בהתאם לתכניות האדריכלות וכפי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בתכניות הקונסטרוקציה לצורך הכנת כמויות לביצוע</w:t>
      </w:r>
      <w:r w:rsidRPr="00590FDD">
        <w:rPr>
          <w:rFonts w:ascii="Times New Roman" w:eastAsia="Times New Roman" w:hAnsi="Times New Roman" w:hint="cs"/>
          <w:sz w:val="24"/>
          <w:rtl/>
          <w:lang w:eastAsia="he-IL"/>
        </w:rPr>
        <w:t>.</w:t>
      </w:r>
    </w:p>
    <w:p w14:paraId="6D3DD081"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7774E19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lastRenderedPageBreak/>
        <w:t>עיבוד הפתרונות המפורטים באופן ובקנ"מ ברור וערוך לביצוע, עפ"י קביעת המזמין ונציגיו.</w:t>
      </w:r>
    </w:p>
    <w:p w14:paraId="5A0054D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9C4CD32" w14:textId="65B2E9ED" w:rsidR="00590FDD" w:rsidRPr="00590FDD" w:rsidRDefault="00590FDD" w:rsidP="008951A6">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הכנת מפרטים טכניים, המתאימות למפרטים הכלליים ולכתבי הכמויות המקובלים על המזמין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6E00DD5D"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32392FB3" w14:textId="1BC52435" w:rsidR="00590FDD" w:rsidRPr="00590FDD" w:rsidRDefault="00590FDD" w:rsidP="008951A6">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המפרטים יתבססו על תכניות עבודה מפורטות, חישובי הכמויות יהיו מדויקים והתיאורים ברורים ובק.מ. שייקבע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56E7A3B1"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0F7FA9F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המפרטים יודפסו באמצעות מעבד תמלילים והם יוצאו בקבצי "אסקי", כך שניתן יהיה להעתיקם לכל מעבד תמלילים אחר, ע"ג דיסקט ובתדפיס. </w:t>
      </w:r>
    </w:p>
    <w:p w14:paraId="2FA7914A"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4A7D9EB2" w14:textId="39DEB2C4" w:rsidR="00590FDD" w:rsidRPr="00590FDD" w:rsidRDefault="00C8149E" w:rsidP="008951A6">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Pr>
          <w:rFonts w:ascii="Times New Roman" w:eastAsia="Times New Roman" w:hAnsi="Times New Roman" w:hint="cs"/>
          <w:sz w:val="24"/>
          <w:rtl/>
          <w:lang w:eastAsia="he-IL"/>
        </w:rPr>
        <w:t xml:space="preserve">מבוטל </w:t>
      </w:r>
    </w:p>
    <w:p w14:paraId="503DF23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38158B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lastRenderedPageBreak/>
        <w:t>עדכון האומדן לביצועו של המבנה, שיהיה מבוסס על המפרטים וכתבי הכמויות, תוך ציון המדד התקף במועד הכנת האומדן.</w:t>
      </w:r>
    </w:p>
    <w:p w14:paraId="4434EAD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D22719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הכנסת שינויים בתוכניות ככל שיתחייב להתאמת הפרויקט למסגרת התקציבית כפי שיקבע ע"י המזמין.</w:t>
      </w:r>
    </w:p>
    <w:p w14:paraId="6D6D1AED"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0DAEEB3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וי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בכל הקשור בהכנת המכרזים ופרסומם.</w:t>
      </w:r>
    </w:p>
    <w:p w14:paraId="0A824CD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3CB706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בסיורי קבלנים. הכנת תשובות לשאלות הקבלנים והגשתן למנהל.</w:t>
      </w:r>
    </w:p>
    <w:p w14:paraId="6EA33EF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7B42C28"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בכל הקשור להצעות הקבלנים.</w:t>
      </w:r>
    </w:p>
    <w:p w14:paraId="260EAF8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C6FD1D0"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עבודה, פרטים ומפרטים משלימים ככל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לבצוע העבודות.</w:t>
      </w:r>
    </w:p>
    <w:p w14:paraId="08D0EC43"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520475B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1023FFB7" w14:textId="77777777" w:rsidR="00590FDD" w:rsidRPr="00590FDD" w:rsidRDefault="00590FDD" w:rsidP="00590FDD">
      <w:pPr>
        <w:widowControl w:val="0"/>
        <w:spacing w:before="0" w:beforeAutospacing="0" w:after="0" w:afterAutospacing="0" w:line="240" w:lineRule="auto"/>
        <w:ind w:firstLine="720"/>
        <w:jc w:val="both"/>
        <w:rPr>
          <w:rFonts w:ascii="Times New Roman" w:eastAsia="Times New Roman" w:hAnsi="Times New Roman"/>
          <w:sz w:val="24"/>
          <w:rtl/>
          <w:lang w:eastAsia="he-IL"/>
        </w:rPr>
      </w:pPr>
    </w:p>
    <w:p w14:paraId="5015BEFC" w14:textId="77777777" w:rsidR="00590FDD" w:rsidRPr="00590FDD" w:rsidRDefault="00590FDD" w:rsidP="00590FDD">
      <w:pPr>
        <w:widowControl w:val="0"/>
        <w:spacing w:before="0" w:beforeAutospacing="0" w:after="120" w:afterAutospacing="0" w:line="240" w:lineRule="auto"/>
        <w:ind w:left="1440"/>
        <w:rPr>
          <w:rFonts w:ascii="Times New Roman" w:eastAsia="Times New Roman" w:hAnsi="Times New Roman"/>
          <w:sz w:val="24"/>
          <w:rtl/>
          <w:lang w:eastAsia="he-IL"/>
        </w:rPr>
      </w:pPr>
      <w:r w:rsidRPr="00590FDD">
        <w:rPr>
          <w:rFonts w:ascii="Times New Roman" w:eastAsia="Times New Roman" w:hAnsi="Times New Roman"/>
          <w:sz w:val="24"/>
          <w:rtl/>
          <w:lang w:eastAsia="he-IL"/>
        </w:rPr>
        <w:t>מובהר בזאת שהמתכנן יכין, באם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מסמכים למכרזים, עוד לפני השלמת המסמכים המפורטים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w:t>
      </w:r>
    </w:p>
    <w:p w14:paraId="6D4CA987"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31109408"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3.4</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פיקוח עליון</w:t>
      </w:r>
      <w:r w:rsidRPr="00590FDD">
        <w:rPr>
          <w:rFonts w:ascii="Times New Roman" w:eastAsia="Times New Roman" w:hAnsi="Times New Roman"/>
          <w:sz w:val="24"/>
          <w:rtl/>
          <w:lang w:eastAsia="he-IL"/>
        </w:rPr>
        <w:t>:</w:t>
      </w:r>
    </w:p>
    <w:p w14:paraId="640BD7A3"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b/>
          <w:bCs/>
          <w:sz w:val="24"/>
          <w:u w:val="single"/>
          <w:rtl/>
          <w:lang w:eastAsia="he-IL"/>
        </w:rPr>
      </w:pPr>
    </w:p>
    <w:p w14:paraId="355C7529"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א.</w:t>
      </w:r>
      <w:r w:rsidRPr="00590FDD">
        <w:rPr>
          <w:rFonts w:ascii="Times New Roman" w:eastAsia="Times New Roman" w:hAnsi="Times New Roman"/>
          <w:sz w:val="24"/>
          <w:rtl/>
          <w:lang w:eastAsia="he-IL"/>
        </w:rPr>
        <w:tab/>
        <w:t>הפ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של המתכנן על בצוע העבודות יכלול:</w:t>
      </w:r>
    </w:p>
    <w:p w14:paraId="370783C8" w14:textId="77777777" w:rsidR="00590FDD" w:rsidRPr="00590FDD" w:rsidRDefault="00590FDD" w:rsidP="00590FDD">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365759F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5023F994"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F2A853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פיקוח עליון על טיב ביצוע הפרויקט וביצוע </w:t>
      </w:r>
      <w:r w:rsidRPr="00590FDD">
        <w:rPr>
          <w:rFonts w:ascii="Times New Roman" w:eastAsia="Times New Roman" w:hAnsi="Times New Roman" w:hint="cs"/>
          <w:sz w:val="24"/>
          <w:rtl/>
          <w:lang w:eastAsia="he-IL"/>
        </w:rPr>
        <w:t>התחייבויו</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xml:space="preserve"> קבלני העבודות.</w:t>
      </w:r>
    </w:p>
    <w:p w14:paraId="6D45A91B"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475630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והמלצה לגבי בחירה, בדיקה ואישור של חומרים וציוד.</w:t>
      </w:r>
    </w:p>
    <w:p w14:paraId="4663C9F2"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D4725A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בדיקה באתר ומחוצה לו באם הקבלן והמפקח הבינו את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המתכנן ואת הוראותיו.</w:t>
      </w:r>
    </w:p>
    <w:p w14:paraId="2D7D32BE"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710753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הדרכה ומתן הסברים למפקח, במידה ונתמנה כזה לפקוח על העבודות,</w:t>
      </w:r>
      <w:r w:rsidRPr="00590FDD">
        <w:rPr>
          <w:rFonts w:ascii="Times New Roman" w:eastAsia="Times New Roman" w:hAnsi="Times New Roman" w:hint="cs"/>
          <w:sz w:val="24"/>
          <w:rtl/>
          <w:lang w:eastAsia="he-IL"/>
        </w:rPr>
        <w:t xml:space="preserve"> פרטים אופייניי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hint="cs"/>
          <w:sz w:val="24"/>
          <w:rtl/>
          <w:lang w:eastAsia="he-IL"/>
        </w:rPr>
        <w:t xml:space="preserve"> והכנת דוגמאות לאישור ולבדיקות התאמה לת"י</w:t>
      </w:r>
      <w:r w:rsidRPr="00590FDD">
        <w:rPr>
          <w:rFonts w:ascii="Times New Roman" w:eastAsia="Times New Roman" w:hAnsi="Times New Roman"/>
          <w:sz w:val="24"/>
          <w:rtl/>
          <w:lang w:eastAsia="he-IL"/>
        </w:rPr>
        <w:t xml:space="preserve"> הדרכה ומתן הסברים לקבלני העבודות באתר ומחוצה לו.</w:t>
      </w:r>
    </w:p>
    <w:p w14:paraId="0D6DC927"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7CA8E8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דיווח למנהל על התקדמות ביצוע העבודות לאחר כל ביקור באתר ו/או בבית המלאכה.</w:t>
      </w:r>
    </w:p>
    <w:p w14:paraId="40CB5F3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5115A7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15C93126"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26F3A1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בקבלת העבודות ואישור גמר ביצוע העבודות, בתאום עם היועצים. העברת רשימות ליקויים לתיקון.</w:t>
      </w:r>
    </w:p>
    <w:p w14:paraId="6013B86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F95340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49FA0C18"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8AED1D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מתן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לפתרונות במקרים של כשלים בבצוע העבודות לעומת התכנון.</w:t>
      </w:r>
    </w:p>
    <w:p w14:paraId="05B58FEF"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15F815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67F1C55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12B7EAE" w14:textId="7C404EA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r w:rsidR="00C8149E">
        <w:rPr>
          <w:rFonts w:ascii="Times New Roman" w:eastAsia="Times New Roman" w:hAnsi="Times New Roman" w:hint="cs"/>
          <w:sz w:val="24"/>
          <w:rtl/>
          <w:lang w:eastAsia="he-IL"/>
        </w:rPr>
        <w:t xml:space="preserve">במקרי בורוות ו/או הליך משפטי בתוספת שכר כפי שיסוכם בין הצדדים . </w:t>
      </w:r>
    </w:p>
    <w:p w14:paraId="3CA7B346"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8956B0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הכנה וחתימה על כל מסמך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ע"י הרשויות מהמתכנן במהלך הבניה, על אישור לחיבור הפרויקט למערכות, ועל אישור לאכלוס ולתעודת גמר.</w:t>
      </w:r>
    </w:p>
    <w:p w14:paraId="6736F8C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2F1D37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ביצוע עבודות הבדק וקבלה סופית של העבודות בגמר אחריות קבלני העבודות.</w:t>
      </w:r>
    </w:p>
    <w:p w14:paraId="524A3D6B"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5230CC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סיוע ככל הנדרש לשם אישור הרשויות להשלמת העבודות ולקבלת תעודת גמר.</w:t>
      </w:r>
    </w:p>
    <w:p w14:paraId="2CAD54FB"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0A1E73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סיוע למזמין במתן מענה לפניות אליו בקשר לתכנון ובצוע העבודות. </w:t>
      </w:r>
    </w:p>
    <w:p w14:paraId="2E3108FF"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A32DF74" w14:textId="6D8E981F"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עם המזמין בהגנה בפני תביעות בקשר עם תכנון ובצוע העבודות</w:t>
      </w:r>
      <w:r w:rsidRPr="00590FDD">
        <w:rPr>
          <w:rFonts w:ascii="Times New Roman" w:eastAsia="Times New Roman" w:hAnsi="Times New Roman" w:hint="cs"/>
          <w:sz w:val="24"/>
          <w:rtl/>
          <w:lang w:eastAsia="he-IL"/>
        </w:rPr>
        <w:t xml:space="preserve"> ומתן חוות דעת מקצועית במסגרת תביעות משפטיות שיוגשו, אם יוגשו, נגד המזמין בקשר לפרויקט ולאתר</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r w:rsidR="00C8149E">
        <w:rPr>
          <w:rFonts w:ascii="Times New Roman" w:eastAsia="Times New Roman" w:hAnsi="Times New Roman" w:hint="cs"/>
          <w:sz w:val="24"/>
          <w:rtl/>
          <w:lang w:eastAsia="he-IL"/>
        </w:rPr>
        <w:t xml:space="preserve">השירות יינתן תמורת שכ"ט אשר יסוכם בין הצדדים . </w:t>
      </w:r>
    </w:p>
    <w:p w14:paraId="7CB31D2F"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E738F2E" w14:textId="2F7CE464" w:rsidR="00590FDD" w:rsidRPr="00590FDD" w:rsidRDefault="00590FDD" w:rsidP="008951A6">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כל יתר הדרוש לפיקוח עליון, </w:t>
      </w:r>
      <w:r w:rsidR="004F313F">
        <w:rPr>
          <w:rFonts w:ascii="Times New Roman" w:eastAsia="Times New Roman" w:hAnsi="Times New Roman" w:hint="cs"/>
          <w:sz w:val="24"/>
          <w:rtl/>
          <w:lang w:eastAsia="he-IL"/>
        </w:rPr>
        <w:t xml:space="preserve">בכל הקשור לשרותי המתכנן </w:t>
      </w:r>
      <w:r w:rsidRPr="00590FDD">
        <w:rPr>
          <w:rFonts w:ascii="Times New Roman" w:eastAsia="Times New Roman" w:hAnsi="Times New Roman"/>
          <w:sz w:val="24"/>
          <w:rtl/>
          <w:lang w:eastAsia="he-IL"/>
        </w:rPr>
        <w:t>.</w:t>
      </w:r>
    </w:p>
    <w:p w14:paraId="3248C256"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C54230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עיבוד תכניות הפרויקט כפי שבוצעו למעשה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על בסיס תכניות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32CF94F6"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09272AA" w14:textId="275A450A"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 xml:space="preserve">כדי למלא משימות אלו יבקר המתכנן באתר הבניה </w:t>
      </w:r>
      <w:r w:rsidRPr="00590FDD">
        <w:rPr>
          <w:rFonts w:ascii="Times New Roman" w:eastAsia="Times New Roman" w:hAnsi="Times New Roman"/>
          <w:sz w:val="24"/>
          <w:rtl/>
          <w:lang w:eastAsia="he-IL"/>
        </w:rPr>
        <w:lastRenderedPageBreak/>
        <w:t xml:space="preserve">ובמפעל הטרומי </w:t>
      </w:r>
      <w:r w:rsidR="004F313F">
        <w:rPr>
          <w:rFonts w:ascii="Times New Roman" w:eastAsia="Times New Roman" w:hAnsi="Times New Roman" w:hint="cs"/>
          <w:sz w:val="24"/>
          <w:rtl/>
          <w:lang w:eastAsia="he-IL"/>
        </w:rPr>
        <w:t>עפ"י חוק ו</w:t>
      </w:r>
      <w:r w:rsidRPr="00590FDD">
        <w:rPr>
          <w:rFonts w:ascii="Times New Roman" w:eastAsia="Times New Roman" w:hAnsi="Times New Roman"/>
          <w:sz w:val="24"/>
          <w:rtl/>
          <w:lang w:eastAsia="he-IL"/>
        </w:rPr>
        <w:t xml:space="preserve">באופן תדיר ו/או לפי הזמנת המנהל או המפקח ולפחות בכל אחד מהשלבים הבאים: </w:t>
      </w:r>
    </w:p>
    <w:p w14:paraId="6D45C0AB"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27FD42F4"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סימון יסודות המבנה.</w:t>
      </w:r>
    </w:p>
    <w:p w14:paraId="39FE5498"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ביצוע קירות דיפון ויסודות.</w:t>
      </w:r>
    </w:p>
    <w:p w14:paraId="6D002FC5"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ביצוע רמפת </w:t>
      </w:r>
      <w:r w:rsidRPr="00590FDD">
        <w:rPr>
          <w:rFonts w:ascii="Times New Roman" w:eastAsia="Times New Roman" w:hAnsi="Times New Roman" w:hint="cs"/>
          <w:sz w:val="24"/>
          <w:rtl/>
          <w:lang w:eastAsia="he-IL"/>
        </w:rPr>
        <w:t xml:space="preserve">וקירות </w:t>
      </w:r>
      <w:r w:rsidRPr="00590FDD">
        <w:rPr>
          <w:rFonts w:ascii="Times New Roman" w:eastAsia="Times New Roman" w:hAnsi="Times New Roman"/>
          <w:sz w:val="24"/>
          <w:rtl/>
          <w:lang w:eastAsia="he-IL"/>
        </w:rPr>
        <w:t>המרתף.</w:t>
      </w:r>
    </w:p>
    <w:p w14:paraId="3B358FA1"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תקרות כל קומה וקומה.</w:t>
      </w:r>
    </w:p>
    <w:p w14:paraId="10D3DF18"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ואישור פרטים אופייניים כגון: חיבור מחיצות לקירות, פרטי איטום, חיפוי אבן, תקרות תותבות וכו' והתאמה לדרישות ת"י.</w:t>
      </w:r>
    </w:p>
    <w:p w14:paraId="2B2259C3"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אלמנטים אחרים אשר לדעת המתכנן</w:t>
      </w:r>
      <w:r w:rsidRPr="00590FDD">
        <w:rPr>
          <w:rFonts w:ascii="Times New Roman" w:eastAsia="Times New Roman" w:hAnsi="Times New Roman" w:hint="cs"/>
          <w:sz w:val="24"/>
          <w:rtl/>
          <w:lang w:eastAsia="he-IL"/>
        </w:rPr>
        <w:t xml:space="preserve"> ו/או המפקח</w:t>
      </w:r>
      <w:r w:rsidRPr="00590FDD">
        <w:rPr>
          <w:rFonts w:ascii="Times New Roman" w:eastAsia="Times New Roman" w:hAnsi="Times New Roman"/>
          <w:sz w:val="24"/>
          <w:rtl/>
          <w:lang w:eastAsia="he-IL"/>
        </w:rPr>
        <w:t xml:space="preserve"> יש חשיבות לבקרם בעת הבצוע.</w:t>
      </w:r>
    </w:p>
    <w:p w14:paraId="5FDA5099"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בעת יצור במפעל הטרומי.</w:t>
      </w:r>
    </w:p>
    <w:p w14:paraId="5552F7B7"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lang w:eastAsia="he-IL"/>
        </w:rPr>
      </w:pPr>
    </w:p>
    <w:p w14:paraId="6AF6042A" w14:textId="77777777" w:rsidR="00590FDD" w:rsidRPr="00590FDD" w:rsidRDefault="00590FDD" w:rsidP="000555DD">
      <w:pPr>
        <w:widowControl w:val="0"/>
        <w:spacing w:before="0" w:beforeAutospacing="0" w:after="0" w:afterAutospacing="0" w:line="276" w:lineRule="auto"/>
        <w:ind w:left="216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מובהר שעל המתכנן לאשר בכתב ביומן העבודה ו/או בדרך אחרת שתיקבע על ידי המפקח את המוכנות לפני ביצוע/ יציקה של כל הנושאים הנ"ל.</w:t>
      </w:r>
    </w:p>
    <w:p w14:paraId="7B0AB38B"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בישיבות 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תקופ</w:t>
      </w:r>
      <w:r w:rsidRPr="00590FDD">
        <w:rPr>
          <w:rFonts w:ascii="Times New Roman" w:eastAsia="Times New Roman" w:hAnsi="Times New Roman" w:hint="cs"/>
          <w:sz w:val="24"/>
          <w:rtl/>
          <w:lang w:eastAsia="he-IL"/>
        </w:rPr>
        <w:t>ת</w:t>
      </w:r>
      <w:r w:rsidRPr="00590FDD">
        <w:rPr>
          <w:rFonts w:ascii="Times New Roman" w:eastAsia="Times New Roman" w:hAnsi="Times New Roman"/>
          <w:sz w:val="24"/>
          <w:rtl/>
          <w:lang w:eastAsia="he-IL"/>
        </w:rPr>
        <w:t xml:space="preserve">יות. </w:t>
      </w:r>
    </w:p>
    <w:p w14:paraId="6496D81A"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lastRenderedPageBreak/>
        <w:t xml:space="preserve">בתקופת הבדק. </w:t>
      </w:r>
    </w:p>
    <w:p w14:paraId="09ED39FC"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rtl/>
          <w:lang w:eastAsia="he-IL"/>
        </w:rPr>
      </w:pPr>
    </w:p>
    <w:p w14:paraId="6CD63889"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7143BE40" w14:textId="77777777" w:rsidR="00590FDD" w:rsidRPr="00590FDD" w:rsidRDefault="00590FDD" w:rsidP="00590FDD">
      <w:pPr>
        <w:widowControl w:val="0"/>
        <w:spacing w:before="0" w:beforeAutospacing="0" w:after="0" w:afterAutospacing="0" w:line="276" w:lineRule="auto"/>
        <w:ind w:left="2880" w:hanging="720"/>
        <w:jc w:val="both"/>
        <w:rPr>
          <w:rFonts w:ascii="Times New Roman" w:eastAsia="Times New Roman" w:hAnsi="Times New Roman"/>
          <w:sz w:val="24"/>
          <w:rtl/>
          <w:lang w:eastAsia="he-IL"/>
        </w:rPr>
      </w:pPr>
    </w:p>
    <w:p w14:paraId="4EE69F66"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 xml:space="preserve">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w:t>
      </w:r>
      <w:r w:rsidRPr="00590FDD">
        <w:rPr>
          <w:rFonts w:ascii="Times New Roman" w:eastAsia="Times New Roman" w:hAnsi="Times New Roman" w:hint="cs"/>
          <w:sz w:val="24"/>
          <w:rtl/>
          <w:lang w:eastAsia="he-IL"/>
        </w:rPr>
        <w:t>לתכניותיו</w:t>
      </w:r>
      <w:r w:rsidRPr="00590FDD">
        <w:rPr>
          <w:rFonts w:ascii="Times New Roman" w:eastAsia="Times New Roman" w:hAnsi="Times New Roman"/>
          <w:sz w:val="24"/>
          <w:rtl/>
          <w:lang w:eastAsia="he-IL"/>
        </w:rPr>
        <w:t xml:space="preserve"> ולתקנים מחייבים וכי בוצעו לשביעות רצונו.</w:t>
      </w:r>
    </w:p>
    <w:p w14:paraId="007DF987"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7BDA71FA"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06537E09"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למזמין בדבר אחזקת המתקן.</w:t>
      </w:r>
    </w:p>
    <w:p w14:paraId="4C16C1D0"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2016184A"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b/>
          <w:bCs/>
          <w:sz w:val="24"/>
          <w:rtl/>
          <w:lang w:eastAsia="he-IL"/>
        </w:rPr>
      </w:pPr>
      <w:r w:rsidRPr="00590FDD">
        <w:rPr>
          <w:rFonts w:ascii="Times New Roman" w:eastAsia="Times New Roman" w:hAnsi="Times New Roman"/>
          <w:sz w:val="24"/>
          <w:rtl/>
          <w:lang w:eastAsia="he-IL"/>
        </w:rPr>
        <w:lastRenderedPageBreak/>
        <w:t>4.</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אופציה לבחירת המזמין</w:t>
      </w:r>
      <w:r w:rsidRPr="00590FDD">
        <w:rPr>
          <w:rFonts w:ascii="Times New Roman" w:eastAsia="Times New Roman" w:hAnsi="Times New Roman"/>
          <w:b/>
          <w:bCs/>
          <w:sz w:val="24"/>
          <w:rtl/>
          <w:lang w:eastAsia="he-IL"/>
        </w:rPr>
        <w:t>:</w:t>
      </w:r>
    </w:p>
    <w:p w14:paraId="0AAE8C8D"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sz w:val="24"/>
          <w:rtl/>
          <w:lang w:eastAsia="he-IL"/>
        </w:rPr>
      </w:pPr>
    </w:p>
    <w:p w14:paraId="6552C381" w14:textId="77777777" w:rsidR="00590FDD" w:rsidRPr="00590FDD" w:rsidRDefault="00590FDD" w:rsidP="00590FDD">
      <w:pPr>
        <w:widowControl w:val="0"/>
        <w:tabs>
          <w:tab w:val="left" w:pos="2096"/>
        </w:tabs>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א.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במקרה בו יחליט המזמין להוציא מכרזים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העבודות ללא תכנון מפורט ולהטיל את התכנון המפורט על הקבלן -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המתכנן להכין תכנון מוקדם וסופי כהגדרתו לעיל וכן מסמכים למכרזים בין קבלנים במתכונת זו.</w:t>
      </w:r>
    </w:p>
    <w:p w14:paraId="3323143D"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ב.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הקבלנים יהיו רשאים להציע פתרונות אדריכליים וקונסטרוקטיביים, ופתרונות אטום ובדוד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w:t>
      </w: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ומסמכים אחרים שיוגשו ע"י הקבלן, יעביר את המלצותיו לדחייתם/</w:t>
      </w:r>
      <w:r w:rsidRPr="00590FDD">
        <w:rPr>
          <w:rFonts w:ascii="Times New Roman" w:eastAsia="Times New Roman" w:hAnsi="Times New Roman" w:hint="cs"/>
          <w:sz w:val="24"/>
          <w:rtl/>
          <w:lang w:eastAsia="he-IL"/>
        </w:rPr>
        <w:t>לאישור</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 xml:space="preserve"> ו/או את הערותיו לתכנון המוצע,</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ויבצע 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עליון.</w:t>
      </w:r>
    </w:p>
    <w:p w14:paraId="63CC42F9"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p>
    <w:p w14:paraId="2E3229FE" w14:textId="711BD4AA"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שלבי העבודה –</w:t>
      </w:r>
      <w:r w:rsidRPr="00590FDD">
        <w:rPr>
          <w:rFonts w:ascii="Times New Roman" w:eastAsia="Times New Roman" w:hAnsi="Times New Roman" w:hint="cs"/>
          <w:b/>
          <w:bCs/>
          <w:sz w:val="24"/>
          <w:u w:val="single"/>
          <w:rtl/>
          <w:lang w:eastAsia="he-IL"/>
        </w:rPr>
        <w:t xml:space="preserve"> אנליזת מנהרת רוח (ככל ונדרש</w:t>
      </w:r>
      <w:r w:rsidR="004F313F">
        <w:rPr>
          <w:rFonts w:ascii="Times New Roman" w:eastAsia="Times New Roman" w:hAnsi="Times New Roman" w:hint="cs"/>
          <w:b/>
          <w:bCs/>
          <w:sz w:val="24"/>
          <w:u w:val="single"/>
          <w:rtl/>
          <w:lang w:eastAsia="he-IL"/>
        </w:rPr>
        <w:t xml:space="preserve">- ובתוספת שכ"ט אשר יסוכם בין הצדדים </w:t>
      </w:r>
      <w:r w:rsidRPr="00590FDD">
        <w:rPr>
          <w:rFonts w:ascii="Times New Roman" w:eastAsia="Times New Roman" w:hAnsi="Times New Roman" w:hint="cs"/>
          <w:b/>
          <w:bCs/>
          <w:sz w:val="24"/>
          <w:u w:val="single"/>
          <w:rtl/>
          <w:lang w:eastAsia="he-IL"/>
        </w:rPr>
        <w:t>)</w:t>
      </w:r>
      <w:r w:rsidRPr="00590FDD">
        <w:rPr>
          <w:rFonts w:ascii="Times New Roman" w:eastAsia="Times New Roman" w:hAnsi="Times New Roman"/>
          <w:b/>
          <w:bCs/>
          <w:sz w:val="24"/>
          <w:rtl/>
          <w:lang w:eastAsia="he-IL"/>
        </w:rPr>
        <w:t>:</w:t>
      </w:r>
      <w:r w:rsidRPr="00590FDD">
        <w:rPr>
          <w:rFonts w:ascii="Times New Roman" w:eastAsia="Times New Roman" w:hAnsi="Times New Roman"/>
          <w:b/>
          <w:bCs/>
          <w:sz w:val="24"/>
          <w:rtl/>
          <w:lang w:eastAsia="he-IL"/>
        </w:rPr>
        <w:tab/>
      </w:r>
    </w:p>
    <w:p w14:paraId="5581BF74"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p>
    <w:p w14:paraId="6D9A983C"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5.1</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דרישות המודל</w:t>
      </w:r>
      <w:r w:rsidRPr="00590FDD">
        <w:rPr>
          <w:rFonts w:ascii="Times New Roman" w:eastAsia="Times New Roman" w:hAnsi="Times New Roman" w:hint="cs"/>
          <w:sz w:val="24"/>
          <w:rtl/>
          <w:lang w:eastAsia="he-IL"/>
        </w:rPr>
        <w:t>:</w:t>
      </w:r>
    </w:p>
    <w:p w14:paraId="5ECF207E"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4B1E74CA"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הכנת מודל אקלימי לעומסי רוח אקלימי מדויק ככל הניתן.</w:t>
      </w:r>
    </w:p>
    <w:p w14:paraId="6A733C40"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61DB5F68"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hint="cs"/>
          <w:sz w:val="24"/>
          <w:rtl/>
          <w:lang w:eastAsia="he-IL"/>
        </w:rPr>
        <w:tab/>
        <w:t>הכנת ניתוח ע"ג המודל לבחינת עומסי רוח המקסימליים הקשורים לתכנון קונסטרוקציית וביסוס המגדלים הלוקח בחשבון עומסים דינמיים.</w:t>
      </w:r>
    </w:p>
    <w:p w14:paraId="37E7F1CC"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5833F0DB"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ג.</w:t>
      </w:r>
      <w:r w:rsidRPr="00590FDD">
        <w:rPr>
          <w:rFonts w:ascii="Times New Roman" w:eastAsia="Times New Roman" w:hAnsi="Times New Roman" w:hint="cs"/>
          <w:sz w:val="24"/>
          <w:rtl/>
          <w:lang w:eastAsia="he-IL"/>
        </w:rPr>
        <w:tab/>
        <w:t>הכנת ניתוח ע"ג המודל לבחינת עומסי רוח הקשורים לתכנון מעטפת חזיתות המגדלים.</w:t>
      </w:r>
    </w:p>
    <w:p w14:paraId="5BABE1EA"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6C06BE79"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ד.</w:t>
      </w:r>
      <w:r w:rsidRPr="00590FDD">
        <w:rPr>
          <w:rFonts w:ascii="Times New Roman" w:eastAsia="Times New Roman" w:hAnsi="Times New Roman" w:hint="cs"/>
          <w:sz w:val="24"/>
          <w:rtl/>
          <w:lang w:eastAsia="he-IL"/>
        </w:rPr>
        <w:tab/>
        <w:t>הכנת ניתוח ע"ג המודל לבחינת תנודות מקסימליות הנגרמות מעומסי הרוח המקסימליים והשפעתם על השירות לדיירי המגדלים.</w:t>
      </w:r>
    </w:p>
    <w:p w14:paraId="59C61A72"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1FF1763C"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w:t>
      </w:r>
      <w:r w:rsidRPr="00590FDD">
        <w:rPr>
          <w:rFonts w:ascii="Times New Roman" w:eastAsia="Times New Roman" w:hAnsi="Times New Roman" w:hint="cs"/>
          <w:sz w:val="24"/>
          <w:rtl/>
          <w:lang w:eastAsia="he-IL"/>
        </w:rPr>
        <w:tab/>
        <w:t>הכנת ניתוח ע"ג המודל לבחינת משטר הרוחות הנוצרים בשטחי הפיתוח הסובבים למגדלים, והמלצות על אלמנטים למיתון עומסי רוח אלו.</w:t>
      </w:r>
    </w:p>
    <w:p w14:paraId="0D51A814"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10A9B74C"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59E9A2A5"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5.2</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תכולות העבודה</w:t>
      </w:r>
      <w:r w:rsidRPr="00590FDD">
        <w:rPr>
          <w:rFonts w:ascii="Times New Roman" w:eastAsia="Times New Roman" w:hAnsi="Times New Roman" w:hint="cs"/>
          <w:sz w:val="24"/>
          <w:rtl/>
          <w:lang w:eastAsia="he-IL"/>
        </w:rPr>
        <w:t>:</w:t>
      </w:r>
    </w:p>
    <w:p w14:paraId="73116B15"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7E45E7FB"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מודל אקלימי בק.מ. 1:300 או בק.מ. אחר לפי הצורך בהתאם לדרישות המפקח לעומסי רוח של הפרויקט, כולל פרויקטי מגדלים סמוכים מסביב לפרויקט בהתאם לתב"עות מאושרות.</w:t>
      </w:r>
    </w:p>
    <w:p w14:paraId="5AE182FD"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186B1907"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רכישת נתוני סטטיסטיים של משטר רוחות, חישוב מהירויות וכיווני רוחות ממוצעים ומקסימליים, והטמעתם באנליזה.</w:t>
      </w:r>
    </w:p>
    <w:p w14:paraId="5FABD158"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5D8B18D3"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בחינת השפעת משטר הרוחות הצפוי על קונסטרוקציית, ביסוס ומעטפת המגדלים לכשל ושירות, וכן ההשפעה על אזורי הפיתוח הסמוכים לפרויקט.</w:t>
      </w:r>
    </w:p>
    <w:p w14:paraId="3C443A28"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2077F2C4"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34A901B3"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52B30838"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394F1E2B"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2B451896"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יובהר כדלקמן:</w:t>
      </w:r>
    </w:p>
    <w:p w14:paraId="14CCF87A" w14:textId="77777777" w:rsidR="00590FDD" w:rsidRPr="00590FDD" w:rsidRDefault="00590FDD" w:rsidP="00590FDD">
      <w:pPr>
        <w:spacing w:before="0" w:beforeAutospacing="0" w:after="0" w:afterAutospacing="0" w:line="240" w:lineRule="auto"/>
        <w:ind w:left="740" w:hanging="580"/>
        <w:jc w:val="both"/>
        <w:rPr>
          <w:rFonts w:ascii="Times New Roman" w:eastAsia="Times New Roman" w:hAnsi="Times New Roman"/>
          <w:color w:val="000000"/>
          <w:sz w:val="24"/>
          <w:rtl/>
          <w:lang w:eastAsia="he-IL"/>
        </w:rPr>
      </w:pPr>
    </w:p>
    <w:p w14:paraId="16652CD3"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העבודה הממוחשבת בפרויקט תיערך בתכנת </w:t>
      </w:r>
      <w:r w:rsidRPr="00590FDD">
        <w:rPr>
          <w:rFonts w:ascii="Times New Roman" w:eastAsia="Times New Roman" w:hAnsi="Times New Roman"/>
          <w:color w:val="000000"/>
          <w:sz w:val="24"/>
          <w:lang w:eastAsia="he-IL"/>
        </w:rPr>
        <w:t>REVIT</w:t>
      </w:r>
      <w:r w:rsidRPr="00590FDD">
        <w:rPr>
          <w:rFonts w:ascii="Times New Roman" w:eastAsia="Times New Roman" w:hAnsi="Times New Roman"/>
          <w:color w:val="000000"/>
          <w:sz w:val="24"/>
          <w:rtl/>
          <w:lang w:eastAsia="he-IL"/>
        </w:rPr>
        <w:t xml:space="preserve"> על </w:t>
      </w:r>
      <w:r w:rsidRPr="00590FDD">
        <w:rPr>
          <w:rFonts w:ascii="Times New Roman" w:eastAsia="Times New Roman" w:hAnsi="Times New Roman" w:hint="cs"/>
          <w:color w:val="000000"/>
          <w:sz w:val="24"/>
          <w:rtl/>
          <w:lang w:eastAsia="he-IL"/>
        </w:rPr>
        <w:t>המתכנן</w:t>
      </w:r>
      <w:r w:rsidRPr="00590FDD">
        <w:rPr>
          <w:rFonts w:ascii="Times New Roman" w:eastAsia="Times New Roman" w:hAnsi="Times New Roman"/>
          <w:color w:val="000000"/>
          <w:sz w:val="24"/>
          <w:rtl/>
          <w:lang w:eastAsia="he-IL"/>
        </w:rPr>
        <w:t xml:space="preserve"> לדאוג לעמדות עבודה וכ"א מוכשר במשרדו בהתאם.</w:t>
      </w:r>
    </w:p>
    <w:p w14:paraId="42755F96"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rtl/>
          <w:lang w:eastAsia="he-IL"/>
        </w:rPr>
      </w:pPr>
      <w:r w:rsidRPr="00590FDD">
        <w:rPr>
          <w:rFonts w:ascii="Times New Roman" w:eastAsia="Times New Roman" w:hAnsi="Times New Roman"/>
          <w:color w:val="000000"/>
          <w:sz w:val="24"/>
          <w:rtl/>
          <w:lang w:eastAsia="he-IL"/>
        </w:rPr>
        <w:t>כל קבצי התכנון והמסמכים השונים יוטענו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תעבורת המידע היחידה הקבילה בפרויקט. </w:t>
      </w:r>
    </w:p>
    <w:p w14:paraId="2BE0DB87"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חשבונות המתכנן יוטענו ע"י </w:t>
      </w:r>
      <w:r w:rsidRPr="00590FDD">
        <w:rPr>
          <w:rFonts w:ascii="Times New Roman" w:eastAsia="Times New Roman" w:hAnsi="Times New Roman" w:hint="cs"/>
          <w:color w:val="000000"/>
          <w:sz w:val="24"/>
          <w:rtl/>
          <w:lang w:eastAsia="he-IL"/>
        </w:rPr>
        <w:t>המפקח</w:t>
      </w:r>
      <w:r w:rsidRPr="00590FDD">
        <w:rPr>
          <w:rFonts w:ascii="Times New Roman" w:eastAsia="Times New Roman" w:hAnsi="Times New Roman"/>
          <w:color w:val="000000"/>
          <w:sz w:val="24"/>
          <w:rtl/>
          <w:lang w:eastAsia="he-IL"/>
        </w:rPr>
        <w:t xml:space="preserve">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לתיקיית "חשבונות מוגשים", כתנאי לטיפול בהם.</w:t>
      </w:r>
    </w:p>
    <w:p w14:paraId="6C52A24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929897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98C63B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9D94AA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010C75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EBC786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F63BD7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067707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B526BF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40470F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96EAF9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652F10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6F448D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49C4B8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B09926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942E4C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64F218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4C4ED5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1D2D5A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05B9C2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5830D6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FA675A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FFC36D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9D1F37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676BA2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3D06FC4"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5E5C86D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 xml:space="preserve">נספח </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ג</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1EAEFC9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3A1D160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לוח זמנים ושלבי עבודה</w:t>
      </w:r>
    </w:p>
    <w:p w14:paraId="08E3F1D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2BC1043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26CBA6A5"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590FDD">
        <w:rPr>
          <w:rFonts w:ascii="Times New Roman" w:eastAsia="Times New Roman" w:hAnsi="Times New Roman"/>
          <w:sz w:val="20"/>
          <w:lang w:eastAsia="he-IL"/>
        </w:rPr>
        <w:t>–</w:t>
      </w:r>
      <w:r w:rsidRPr="00590FDD">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6DC4DAA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405739D"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המהנדס וצוותו יעסקו בפרויקט לפי הצורך וללא הגבלת זמן.</w:t>
      </w:r>
    </w:p>
    <w:p w14:paraId="50312F5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09F3011E"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4A7E98D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5B95740"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w:t>
      </w:r>
      <w:r w:rsidRPr="00590FDD">
        <w:rPr>
          <w:rFonts w:ascii="Times New Roman" w:eastAsia="Times New Roman" w:hAnsi="Times New Roman" w:hint="cs"/>
          <w:sz w:val="20"/>
          <w:rtl/>
          <w:lang w:eastAsia="he-IL"/>
        </w:rPr>
        <w:t>ב</w:t>
      </w:r>
      <w:r w:rsidRPr="00590FDD">
        <w:rPr>
          <w:rFonts w:ascii="Times New Roman" w:eastAsia="Times New Roman" w:hAnsi="Times New Roman"/>
          <w:sz w:val="20"/>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2551D7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6588218"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lastRenderedPageBreak/>
        <w:t>אם לא יקבע לוח זמנים במעמד חתימת ההסכם יעביר המתכנן לוח זמנים ראשוני לאישור המנהל תוך 7 ימים ממועד החתימה.</w:t>
      </w:r>
    </w:p>
    <w:p w14:paraId="3C83DC7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9AC8922"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התקדמות תכנון הקונסטרוקציה</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sz w:val="20"/>
          <w:rtl/>
          <w:lang w:eastAsia="he-IL"/>
        </w:rPr>
        <w:t>תעשה לפי שלבי הפרויקט ועל פי שינויי תכנון של האדריכל והיועצים, ללא זכות לתוספות שכר.</w:t>
      </w:r>
    </w:p>
    <w:p w14:paraId="5B15AC06"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697557BD"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hint="cs"/>
          <w:sz w:val="20"/>
          <w:u w:val="single"/>
          <w:rtl/>
          <w:lang w:eastAsia="he-IL"/>
        </w:rPr>
        <w:t>לו"ז עקרוני</w:t>
      </w:r>
      <w:r w:rsidRPr="00590FDD">
        <w:rPr>
          <w:rFonts w:ascii="Times New Roman" w:eastAsia="Times New Roman" w:hAnsi="Times New Roman" w:hint="cs"/>
          <w:sz w:val="20"/>
          <w:rtl/>
          <w:lang w:eastAsia="he-IL"/>
        </w:rPr>
        <w:t>:</w:t>
      </w:r>
    </w:p>
    <w:p w14:paraId="55B3EDA3"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72B06958"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מוקדם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74C63AB8"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סופי להיתרים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p>
    <w:p w14:paraId="73C79875" w14:textId="77777777" w:rsidR="00590FDD" w:rsidRPr="00590FDD" w:rsidRDefault="00590FDD" w:rsidP="004E32D2">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מפורט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p>
    <w:p w14:paraId="4B30A4D5"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יציאה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004E32D2">
        <w:rPr>
          <w:rFonts w:ascii="Times New Roman" w:eastAsia="Times New Roman" w:hAnsi="Times New Roman" w:hint="cs"/>
          <w:sz w:val="20"/>
          <w:lang w:eastAsia="he-IL"/>
        </w:rPr>
        <w:t xml:space="preserve"> 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2430619D"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 xml:space="preserve">השלמת תכנון לביצוע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6F1D7C87" w14:textId="77777777" w:rsidR="00590FDD" w:rsidRPr="00590FDD" w:rsidRDefault="00590FDD" w:rsidP="00590FDD">
      <w:pPr>
        <w:widowControl w:val="0"/>
        <w:spacing w:before="0" w:beforeAutospacing="0" w:after="0" w:afterAutospacing="0" w:line="240" w:lineRule="auto"/>
        <w:ind w:left="112"/>
        <w:jc w:val="both"/>
        <w:rPr>
          <w:rFonts w:ascii="Times New Roman" w:eastAsia="Times New Roman" w:hAnsi="Times New Roman"/>
          <w:sz w:val="20"/>
          <w:rtl/>
          <w:lang w:eastAsia="he-IL"/>
        </w:rPr>
      </w:pPr>
    </w:p>
    <w:p w14:paraId="593F459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B5DD07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0913C69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6B75D42"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0"/>
          <w:u w:val="single"/>
          <w:rtl/>
          <w:lang w:eastAsia="he-IL"/>
        </w:rPr>
        <w:br w:type="page"/>
      </w:r>
      <w:bookmarkStart w:id="6" w:name="_GoBack"/>
      <w:r w:rsidRPr="00590FDD">
        <w:rPr>
          <w:rFonts w:ascii="Times New Roman" w:eastAsia="Times New Roman" w:hAnsi="Times New Roman"/>
          <w:bCs/>
          <w:sz w:val="24"/>
          <w:u w:val="single"/>
          <w:rtl/>
          <w:lang w:eastAsia="he-IL"/>
        </w:rPr>
        <w:lastRenderedPageBreak/>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ד'</w:t>
      </w:r>
      <w:r w:rsidR="000555DD">
        <w:rPr>
          <w:rFonts w:ascii="Times New Roman" w:eastAsia="Times New Roman" w:hAnsi="Times New Roman" w:hint="cs"/>
          <w:bCs/>
          <w:sz w:val="24"/>
          <w:u w:val="single"/>
          <w:rtl/>
          <w:lang w:eastAsia="he-IL"/>
        </w:rPr>
        <w:t>'</w:t>
      </w:r>
    </w:p>
    <w:bookmarkEnd w:id="6"/>
    <w:p w14:paraId="5381A037"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2EEC45C2"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שכר המתכנן</w:t>
      </w:r>
    </w:p>
    <w:p w14:paraId="393CECE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71595A6B" w14:textId="77777777" w:rsidR="007835AC" w:rsidRPr="007835AC" w:rsidRDefault="007835AC" w:rsidP="007835AC">
      <w:pPr>
        <w:widowControl w:val="0"/>
        <w:numPr>
          <w:ilvl w:val="0"/>
          <w:numId w:val="46"/>
        </w:numPr>
        <w:spacing w:before="0" w:beforeAutospacing="0" w:after="0" w:afterAutospacing="0" w:line="240" w:lineRule="auto"/>
        <w:ind w:right="360"/>
        <w:rPr>
          <w:rFonts w:ascii="Times New Roman" w:eastAsia="Times New Roman" w:hAnsi="Times New Roman"/>
          <w:sz w:val="24"/>
          <w:lang w:eastAsia="he-IL"/>
        </w:rPr>
      </w:pPr>
      <w:r w:rsidRPr="007835AC">
        <w:rPr>
          <w:rFonts w:ascii="Times New Roman" w:eastAsia="Times New Roman" w:hAnsi="Times New Roman"/>
          <w:sz w:val="24"/>
          <w:rtl/>
          <w:lang w:eastAsia="he-IL"/>
        </w:rPr>
        <w:t>תמורת ביצוע מלוא שרותי המתכנן, כמפורט בנספח ב'</w:t>
      </w:r>
      <w:r>
        <w:rPr>
          <w:rFonts w:ascii="Times New Roman" w:eastAsia="Times New Roman" w:hAnsi="Times New Roman" w:hint="cs"/>
          <w:sz w:val="24"/>
          <w:rtl/>
          <w:lang w:eastAsia="he-IL"/>
        </w:rPr>
        <w:t xml:space="preserve"> ובנספח ח'</w:t>
      </w:r>
      <w:r w:rsidRPr="007835AC">
        <w:rPr>
          <w:rFonts w:ascii="Times New Roman" w:eastAsia="Times New Roman" w:hAnsi="Times New Roman"/>
          <w:sz w:val="24"/>
          <w:rtl/>
          <w:lang w:eastAsia="he-IL"/>
        </w:rPr>
        <w:t>, ישלם המזמין למתכנן בשעורים כדלקמן:</w:t>
      </w:r>
    </w:p>
    <w:p w14:paraId="0BEEA86B" w14:textId="77777777" w:rsidR="007835AC" w:rsidRPr="007835AC" w:rsidRDefault="007835AC" w:rsidP="007835AC">
      <w:pPr>
        <w:widowControl w:val="0"/>
        <w:spacing w:before="0" w:beforeAutospacing="0" w:after="0" w:afterAutospacing="0" w:line="240" w:lineRule="auto"/>
        <w:ind w:right="360"/>
        <w:rPr>
          <w:rFonts w:ascii="Times New Roman" w:eastAsia="Times New Roman" w:hAnsi="Times New Roman"/>
          <w:sz w:val="24"/>
          <w:rtl/>
          <w:lang w:eastAsia="he-IL"/>
        </w:rPr>
      </w:pPr>
    </w:p>
    <w:p w14:paraId="5DBFD9ED" w14:textId="2581FEB5" w:rsidR="007835AC" w:rsidRPr="008951A6" w:rsidRDefault="007835AC" w:rsidP="008951A6">
      <w:pPr>
        <w:widowControl w:val="0"/>
        <w:spacing w:before="0" w:beforeAutospacing="0" w:after="0" w:afterAutospacing="0" w:line="240" w:lineRule="auto"/>
        <w:ind w:left="1177" w:right="-709" w:hanging="457"/>
        <w:rPr>
          <w:rFonts w:ascii="Times New Roman" w:eastAsia="Times New Roman" w:hAnsi="Times New Roman"/>
          <w:b/>
          <w:bCs/>
          <w:sz w:val="24"/>
          <w:rtl/>
          <w:lang w:eastAsia="he-IL"/>
        </w:rPr>
      </w:pPr>
      <w:r w:rsidRPr="007835AC">
        <w:rPr>
          <w:rFonts w:ascii="Times New Roman" w:eastAsia="Times New Roman" w:hAnsi="Times New Roman"/>
          <w:sz w:val="24"/>
          <w:rtl/>
        </w:rPr>
        <w:t>1.1</w:t>
      </w:r>
      <w:r w:rsidRPr="007835AC">
        <w:rPr>
          <w:rFonts w:ascii="Times New Roman" w:eastAsia="Times New Roman" w:hAnsi="Times New Roman"/>
          <w:sz w:val="24"/>
          <w:rtl/>
        </w:rPr>
        <w:tab/>
      </w:r>
      <w:r w:rsidRPr="008951A6">
        <w:rPr>
          <w:rFonts w:ascii="Times New Roman" w:eastAsia="Times New Roman" w:hAnsi="Times New Roman"/>
          <w:b/>
          <w:bCs/>
          <w:sz w:val="24"/>
          <w:rtl/>
        </w:rPr>
        <w:t xml:space="preserve">סכום קבוע ומוחלט של </w:t>
      </w:r>
      <w:r w:rsidR="000300FA" w:rsidRPr="008951A6">
        <w:rPr>
          <w:rFonts w:ascii="Times New Roman" w:eastAsia="Times New Roman" w:hAnsi="Times New Roman"/>
          <w:b/>
          <w:bCs/>
          <w:sz w:val="24"/>
          <w:u w:val="single"/>
          <w:rtl/>
        </w:rPr>
        <w:t xml:space="preserve"> </w:t>
      </w:r>
      <w:r w:rsidR="00302408" w:rsidRPr="008951A6">
        <w:rPr>
          <w:rFonts w:ascii="Times New Roman" w:eastAsia="Times New Roman" w:hAnsi="Times New Roman"/>
          <w:b/>
          <w:bCs/>
          <w:sz w:val="24"/>
          <w:u w:val="single"/>
          <w:rtl/>
        </w:rPr>
        <w:t>2,400</w:t>
      </w:r>
      <w:r w:rsidR="000300FA" w:rsidRPr="008951A6">
        <w:rPr>
          <w:rFonts w:ascii="Times New Roman" w:eastAsia="Times New Roman" w:hAnsi="Times New Roman"/>
          <w:b/>
          <w:bCs/>
          <w:sz w:val="24"/>
          <w:u w:val="single"/>
          <w:rtl/>
        </w:rPr>
        <w:t xml:space="preserve"> </w:t>
      </w:r>
      <w:r w:rsidRPr="008951A6">
        <w:rPr>
          <w:rFonts w:ascii="Times New Roman" w:eastAsia="Times New Roman" w:hAnsi="Times New Roman"/>
          <w:b/>
          <w:bCs/>
          <w:sz w:val="24"/>
          <w:rtl/>
        </w:rPr>
        <w:t xml:space="preserve">ש"ח (במילים: </w:t>
      </w:r>
      <w:r w:rsidR="00302408" w:rsidRPr="008951A6">
        <w:rPr>
          <w:rFonts w:ascii="Times New Roman" w:eastAsia="Times New Roman" w:hAnsi="Times New Roman" w:hint="eastAsia"/>
          <w:b/>
          <w:bCs/>
          <w:sz w:val="24"/>
          <w:rtl/>
        </w:rPr>
        <w:t>אלפיים</w:t>
      </w:r>
      <w:r w:rsidR="00302408" w:rsidRPr="008951A6">
        <w:rPr>
          <w:rFonts w:ascii="Times New Roman" w:eastAsia="Times New Roman" w:hAnsi="Times New Roman"/>
          <w:b/>
          <w:bCs/>
          <w:sz w:val="24"/>
          <w:rtl/>
        </w:rPr>
        <w:t xml:space="preserve"> וארבע מאות </w:t>
      </w:r>
      <w:r w:rsidRPr="008951A6">
        <w:rPr>
          <w:rFonts w:ascii="Times New Roman" w:eastAsia="Times New Roman" w:hAnsi="Times New Roman"/>
          <w:b/>
          <w:bCs/>
          <w:sz w:val="24"/>
          <w:rtl/>
        </w:rPr>
        <w:t>ש"ח)</w:t>
      </w:r>
      <w:r w:rsidR="004D7130" w:rsidRPr="008951A6">
        <w:rPr>
          <w:rFonts w:ascii="Times New Roman" w:eastAsia="Times New Roman" w:hAnsi="Times New Roman"/>
          <w:b/>
          <w:bCs/>
          <w:sz w:val="24"/>
          <w:rtl/>
        </w:rPr>
        <w:t xml:space="preserve">  </w:t>
      </w:r>
      <w:r w:rsidRPr="008951A6">
        <w:rPr>
          <w:rFonts w:ascii="Times New Roman" w:eastAsia="Times New Roman" w:hAnsi="Times New Roman"/>
          <w:b/>
          <w:bCs/>
          <w:sz w:val="24"/>
          <w:rtl/>
        </w:rPr>
        <w:t xml:space="preserve">לכל </w:t>
      </w:r>
      <w:r w:rsidR="000300FA" w:rsidRPr="008951A6">
        <w:rPr>
          <w:rFonts w:ascii="Times New Roman" w:eastAsia="Times New Roman" w:hAnsi="Times New Roman"/>
          <w:b/>
          <w:bCs/>
          <w:sz w:val="24"/>
          <w:u w:val="single"/>
          <w:rtl/>
        </w:rPr>
        <w:t xml:space="preserve"> </w:t>
      </w:r>
      <w:r w:rsidRPr="008951A6">
        <w:rPr>
          <w:rFonts w:ascii="Times New Roman" w:eastAsia="Times New Roman" w:hAnsi="Times New Roman"/>
          <w:b/>
          <w:bCs/>
          <w:sz w:val="24"/>
          <w:rtl/>
        </w:rPr>
        <w:t>יחידת דיור במבנה ראשוני.</w:t>
      </w:r>
    </w:p>
    <w:p w14:paraId="241836C3" w14:textId="77777777" w:rsidR="007835AC" w:rsidRPr="008951A6" w:rsidRDefault="007835AC" w:rsidP="007835AC">
      <w:pPr>
        <w:widowControl w:val="0"/>
        <w:spacing w:before="0" w:beforeAutospacing="0" w:after="0" w:afterAutospacing="0" w:line="240" w:lineRule="auto"/>
        <w:ind w:left="714" w:firstLine="6"/>
        <w:rPr>
          <w:rFonts w:ascii="Times New Roman" w:eastAsia="Times New Roman" w:hAnsi="Times New Roman"/>
          <w:b/>
          <w:bCs/>
          <w:sz w:val="24"/>
          <w:rtl/>
          <w:lang w:eastAsia="he-IL"/>
        </w:rPr>
      </w:pPr>
    </w:p>
    <w:p w14:paraId="4FF98C43" w14:textId="0715199C" w:rsidR="007835AC" w:rsidRPr="008951A6" w:rsidRDefault="007835AC" w:rsidP="008951A6">
      <w:pPr>
        <w:widowControl w:val="0"/>
        <w:spacing w:before="0" w:beforeAutospacing="0" w:after="0" w:afterAutospacing="0" w:line="240" w:lineRule="auto"/>
        <w:ind w:left="1177" w:right="-284" w:hanging="457"/>
        <w:rPr>
          <w:rFonts w:ascii="Times New Roman" w:eastAsia="Times New Roman" w:hAnsi="Times New Roman"/>
          <w:b/>
          <w:bCs/>
          <w:sz w:val="24"/>
          <w:rtl/>
          <w:lang w:eastAsia="he-IL"/>
        </w:rPr>
      </w:pPr>
      <w:r w:rsidRPr="008951A6">
        <w:rPr>
          <w:rFonts w:ascii="Times New Roman" w:eastAsia="Times New Roman" w:hAnsi="Times New Roman"/>
          <w:b/>
          <w:bCs/>
          <w:sz w:val="24"/>
          <w:rtl/>
          <w:lang w:eastAsia="he-IL"/>
        </w:rPr>
        <w:t>1.2</w:t>
      </w:r>
      <w:r w:rsidRPr="008951A6">
        <w:rPr>
          <w:rFonts w:ascii="Times New Roman" w:eastAsia="Times New Roman" w:hAnsi="Times New Roman"/>
          <w:b/>
          <w:bCs/>
          <w:sz w:val="24"/>
          <w:rtl/>
        </w:rPr>
        <w:tab/>
        <w:t xml:space="preserve">סכום קבוע ומוחלט של </w:t>
      </w:r>
      <w:r w:rsidR="00302408" w:rsidRPr="008951A6">
        <w:rPr>
          <w:rFonts w:ascii="Times New Roman" w:eastAsia="Times New Roman" w:hAnsi="Times New Roman"/>
          <w:b/>
          <w:bCs/>
          <w:sz w:val="24"/>
          <w:u w:val="single"/>
          <w:rtl/>
        </w:rPr>
        <w:t>1,800</w:t>
      </w:r>
      <w:r w:rsidR="000300FA" w:rsidRPr="008951A6">
        <w:rPr>
          <w:rFonts w:ascii="Times New Roman" w:eastAsia="Times New Roman" w:hAnsi="Times New Roman"/>
          <w:b/>
          <w:bCs/>
          <w:sz w:val="24"/>
          <w:u w:val="single"/>
          <w:rtl/>
        </w:rPr>
        <w:t xml:space="preserve"> </w:t>
      </w:r>
      <w:r w:rsidRPr="008951A6">
        <w:rPr>
          <w:rFonts w:ascii="Times New Roman" w:eastAsia="Times New Roman" w:hAnsi="Times New Roman"/>
          <w:b/>
          <w:bCs/>
          <w:sz w:val="24"/>
          <w:rtl/>
        </w:rPr>
        <w:t xml:space="preserve">ש"ח (במילים: </w:t>
      </w:r>
      <w:r w:rsidR="00302408" w:rsidRPr="008951A6">
        <w:rPr>
          <w:rFonts w:ascii="Times New Roman" w:eastAsia="Times New Roman" w:hAnsi="Times New Roman" w:hint="eastAsia"/>
          <w:b/>
          <w:bCs/>
          <w:sz w:val="24"/>
          <w:rtl/>
        </w:rPr>
        <w:t>אלף</w:t>
      </w:r>
      <w:r w:rsidR="00302408" w:rsidRPr="008951A6">
        <w:rPr>
          <w:rFonts w:ascii="Times New Roman" w:eastAsia="Times New Roman" w:hAnsi="Times New Roman"/>
          <w:b/>
          <w:bCs/>
          <w:sz w:val="24"/>
          <w:rtl/>
        </w:rPr>
        <w:t xml:space="preserve"> ושמונה מאות </w:t>
      </w:r>
      <w:r w:rsidR="000300FA" w:rsidRPr="008951A6">
        <w:rPr>
          <w:rFonts w:ascii="Times New Roman" w:eastAsia="Times New Roman" w:hAnsi="Times New Roman"/>
          <w:b/>
          <w:bCs/>
          <w:sz w:val="24"/>
          <w:u w:val="single"/>
          <w:rtl/>
        </w:rPr>
        <w:t xml:space="preserve">             </w:t>
      </w:r>
      <w:r w:rsidR="004D7130" w:rsidRPr="008951A6">
        <w:rPr>
          <w:rFonts w:ascii="Times New Roman" w:eastAsia="Times New Roman" w:hAnsi="Times New Roman"/>
          <w:b/>
          <w:bCs/>
          <w:sz w:val="24"/>
          <w:u w:val="single"/>
          <w:rtl/>
        </w:rPr>
        <w:t xml:space="preserve">           </w:t>
      </w:r>
      <w:r w:rsidR="000300FA" w:rsidRPr="008951A6">
        <w:rPr>
          <w:rFonts w:ascii="Times New Roman" w:eastAsia="Times New Roman" w:hAnsi="Times New Roman"/>
          <w:b/>
          <w:bCs/>
          <w:sz w:val="24"/>
          <w:u w:val="single"/>
          <w:rtl/>
        </w:rPr>
        <w:t xml:space="preserve">              </w:t>
      </w:r>
      <w:r w:rsidRPr="008951A6">
        <w:rPr>
          <w:rFonts w:ascii="Times New Roman" w:eastAsia="Times New Roman" w:hAnsi="Times New Roman"/>
          <w:b/>
          <w:bCs/>
          <w:sz w:val="24"/>
          <w:rtl/>
        </w:rPr>
        <w:t xml:space="preserve">  ש"ח) לכל </w:t>
      </w:r>
      <w:r w:rsidRPr="008951A6">
        <w:rPr>
          <w:rFonts w:ascii="Times New Roman" w:eastAsia="Times New Roman" w:hAnsi="Times New Roman"/>
          <w:b/>
          <w:bCs/>
          <w:sz w:val="24"/>
          <w:u w:val="single"/>
          <w:rtl/>
        </w:rPr>
        <w:tab/>
      </w:r>
      <w:r w:rsidRPr="008951A6">
        <w:rPr>
          <w:rFonts w:ascii="Times New Roman" w:eastAsia="Times New Roman" w:hAnsi="Times New Roman"/>
          <w:b/>
          <w:bCs/>
          <w:sz w:val="24"/>
          <w:rtl/>
        </w:rPr>
        <w:t>יחידת דיור במבנה חוזר.</w:t>
      </w:r>
      <w:r w:rsidR="004D7130" w:rsidRPr="008951A6">
        <w:rPr>
          <w:rFonts w:ascii="Times New Roman" w:eastAsia="Times New Roman" w:hAnsi="Times New Roman"/>
          <w:b/>
          <w:bCs/>
          <w:sz w:val="24"/>
          <w:rtl/>
          <w:lang w:eastAsia="he-IL"/>
        </w:rPr>
        <w:t xml:space="preserve">    </w:t>
      </w:r>
    </w:p>
    <w:p w14:paraId="3386D3BC" w14:textId="77777777" w:rsidR="007835AC" w:rsidRPr="008951A6" w:rsidRDefault="007835AC" w:rsidP="007835AC">
      <w:pPr>
        <w:widowControl w:val="0"/>
        <w:spacing w:before="0" w:beforeAutospacing="0" w:after="0" w:afterAutospacing="0" w:line="240" w:lineRule="auto"/>
        <w:ind w:left="714" w:firstLine="6"/>
        <w:rPr>
          <w:rFonts w:ascii="Times New Roman" w:eastAsia="Times New Roman" w:hAnsi="Times New Roman"/>
          <w:b/>
          <w:bCs/>
          <w:sz w:val="24"/>
          <w:rtl/>
        </w:rPr>
      </w:pPr>
    </w:p>
    <w:p w14:paraId="5675B4A1" w14:textId="1A6AFCA7" w:rsidR="007835AC" w:rsidRPr="008951A6" w:rsidRDefault="007835AC" w:rsidP="008951A6">
      <w:pPr>
        <w:widowControl w:val="0"/>
        <w:spacing w:before="0" w:beforeAutospacing="0" w:after="0" w:afterAutospacing="0" w:line="240" w:lineRule="auto"/>
        <w:ind w:left="1177" w:hanging="457"/>
        <w:rPr>
          <w:rFonts w:ascii="Times New Roman" w:eastAsia="Times New Roman" w:hAnsi="Times New Roman"/>
          <w:b/>
          <w:bCs/>
          <w:sz w:val="24"/>
          <w:rtl/>
          <w:lang w:eastAsia="he-IL"/>
        </w:rPr>
      </w:pPr>
      <w:r w:rsidRPr="008951A6">
        <w:rPr>
          <w:rFonts w:ascii="Times New Roman" w:eastAsia="Times New Roman" w:hAnsi="Times New Roman"/>
          <w:b/>
          <w:bCs/>
          <w:sz w:val="24"/>
          <w:rtl/>
        </w:rPr>
        <w:t>1.3</w:t>
      </w:r>
      <w:r w:rsidRPr="008951A6">
        <w:rPr>
          <w:rFonts w:ascii="Times New Roman" w:eastAsia="Times New Roman" w:hAnsi="Times New Roman"/>
          <w:b/>
          <w:bCs/>
          <w:sz w:val="24"/>
          <w:rtl/>
        </w:rPr>
        <w:tab/>
        <w:t xml:space="preserve">סכום קבוע ומוחלט של </w:t>
      </w:r>
      <w:r w:rsidR="000300FA" w:rsidRPr="008951A6">
        <w:rPr>
          <w:rFonts w:ascii="Times New Roman" w:eastAsia="Times New Roman" w:hAnsi="Times New Roman"/>
          <w:b/>
          <w:bCs/>
          <w:sz w:val="24"/>
          <w:u w:val="single"/>
          <w:rtl/>
        </w:rPr>
        <w:t xml:space="preserve"> </w:t>
      </w:r>
      <w:r w:rsidR="00302408" w:rsidRPr="008951A6">
        <w:rPr>
          <w:rFonts w:ascii="Times New Roman" w:eastAsia="Times New Roman" w:hAnsi="Times New Roman"/>
          <w:b/>
          <w:bCs/>
          <w:sz w:val="24"/>
          <w:u w:val="single"/>
          <w:rtl/>
        </w:rPr>
        <w:t xml:space="preserve">20 </w:t>
      </w:r>
      <w:r w:rsidR="000300FA" w:rsidRPr="008951A6">
        <w:rPr>
          <w:rFonts w:ascii="Times New Roman" w:eastAsia="Times New Roman" w:hAnsi="Times New Roman"/>
          <w:b/>
          <w:bCs/>
          <w:sz w:val="24"/>
          <w:u w:val="single"/>
          <w:rtl/>
        </w:rPr>
        <w:t xml:space="preserve"> </w:t>
      </w:r>
      <w:r w:rsidRPr="008951A6">
        <w:rPr>
          <w:rFonts w:ascii="Times New Roman" w:eastAsia="Times New Roman" w:hAnsi="Times New Roman"/>
          <w:b/>
          <w:bCs/>
          <w:sz w:val="24"/>
          <w:rtl/>
        </w:rPr>
        <w:t xml:space="preserve">ש"ח (במילים: </w:t>
      </w:r>
      <w:r w:rsidR="000300FA" w:rsidRPr="008951A6">
        <w:rPr>
          <w:rFonts w:ascii="Times New Roman" w:eastAsia="Times New Roman" w:hAnsi="Times New Roman"/>
          <w:b/>
          <w:bCs/>
          <w:sz w:val="24"/>
          <w:u w:val="single"/>
          <w:rtl/>
        </w:rPr>
        <w:t xml:space="preserve"> </w:t>
      </w:r>
      <w:r w:rsidR="00302408" w:rsidRPr="008951A6">
        <w:rPr>
          <w:rFonts w:ascii="Times New Roman" w:eastAsia="Times New Roman" w:hAnsi="Times New Roman" w:hint="eastAsia"/>
          <w:b/>
          <w:bCs/>
          <w:sz w:val="24"/>
          <w:rtl/>
        </w:rPr>
        <w:t>עשרים</w:t>
      </w:r>
      <w:r w:rsidR="00302408" w:rsidRPr="008951A6">
        <w:rPr>
          <w:rFonts w:ascii="Times New Roman" w:eastAsia="Times New Roman" w:hAnsi="Times New Roman"/>
          <w:b/>
          <w:bCs/>
          <w:sz w:val="24"/>
          <w:rtl/>
        </w:rPr>
        <w:t xml:space="preserve"> </w:t>
      </w:r>
      <w:r w:rsidRPr="008951A6">
        <w:rPr>
          <w:rFonts w:ascii="Times New Roman" w:eastAsia="Times New Roman" w:hAnsi="Times New Roman"/>
          <w:b/>
          <w:bCs/>
          <w:sz w:val="24"/>
          <w:rtl/>
        </w:rPr>
        <w:t>ש"ח) לכל מ"ר בנוי ומקורה מתחת למפלס הכניסה לבניינים.</w:t>
      </w:r>
    </w:p>
    <w:p w14:paraId="7C9F5C73" w14:textId="77777777" w:rsidR="00D102AB" w:rsidRDefault="00D102AB" w:rsidP="008951A6">
      <w:pPr>
        <w:widowControl w:val="0"/>
        <w:spacing w:before="0" w:beforeAutospacing="0" w:after="0" w:afterAutospacing="0" w:line="240" w:lineRule="auto"/>
        <w:ind w:left="1177" w:hanging="457"/>
        <w:rPr>
          <w:rFonts w:ascii="Times New Roman" w:eastAsia="Times New Roman" w:hAnsi="Times New Roman"/>
          <w:sz w:val="24"/>
          <w:rtl/>
          <w:lang w:eastAsia="he-IL"/>
        </w:rPr>
      </w:pPr>
    </w:p>
    <w:p w14:paraId="08AAB16D" w14:textId="6B63390B" w:rsidR="00D102AB" w:rsidRPr="008951A6" w:rsidRDefault="0046537B" w:rsidP="00D102AB">
      <w:pPr>
        <w:widowControl w:val="0"/>
        <w:spacing w:before="0" w:beforeAutospacing="0" w:after="0" w:afterAutospacing="0" w:line="240" w:lineRule="auto"/>
        <w:ind w:left="1177" w:hanging="457"/>
        <w:rPr>
          <w:rFonts w:ascii="Times New Roman" w:eastAsia="Times New Roman" w:hAnsi="Times New Roman"/>
          <w:b/>
          <w:bCs/>
          <w:sz w:val="24"/>
          <w:rtl/>
          <w:lang w:eastAsia="he-IL"/>
        </w:rPr>
      </w:pPr>
      <w:r w:rsidRPr="008951A6">
        <w:rPr>
          <w:rFonts w:ascii="Times New Roman" w:eastAsia="Times New Roman" w:hAnsi="Times New Roman" w:hint="eastAsia"/>
          <w:b/>
          <w:bCs/>
          <w:sz w:val="24"/>
          <w:rtl/>
          <w:lang w:eastAsia="he-IL"/>
        </w:rPr>
        <w:t>תשלום</w:t>
      </w:r>
      <w:r w:rsidRPr="008951A6">
        <w:rPr>
          <w:rFonts w:ascii="Times New Roman" w:eastAsia="Times New Roman" w:hAnsi="Times New Roman"/>
          <w:b/>
          <w:bCs/>
          <w:sz w:val="24"/>
          <w:rtl/>
          <w:lang w:eastAsia="he-IL"/>
        </w:rPr>
        <w:t xml:space="preserve"> ליח"ד וחלוקה לבסיסי/חוזר - </w:t>
      </w:r>
      <w:r w:rsidR="00D102AB" w:rsidRPr="008951A6">
        <w:rPr>
          <w:rFonts w:ascii="Times New Roman" w:eastAsia="Times New Roman" w:hAnsi="Times New Roman" w:hint="eastAsia"/>
          <w:b/>
          <w:bCs/>
          <w:sz w:val="24"/>
          <w:rtl/>
          <w:lang w:eastAsia="he-IL"/>
        </w:rPr>
        <w:t>כמפורט</w:t>
      </w:r>
      <w:r w:rsidR="00D102AB" w:rsidRPr="008951A6">
        <w:rPr>
          <w:rFonts w:ascii="Times New Roman" w:eastAsia="Times New Roman" w:hAnsi="Times New Roman"/>
          <w:b/>
          <w:bCs/>
          <w:sz w:val="24"/>
          <w:rtl/>
          <w:lang w:eastAsia="he-IL"/>
        </w:rPr>
        <w:t xml:space="preserve"> להלן : </w:t>
      </w:r>
    </w:p>
    <w:p w14:paraId="176549A3" w14:textId="77777777" w:rsidR="00D102AB" w:rsidRPr="008951A6" w:rsidRDefault="00D102AB" w:rsidP="00D102AB">
      <w:pPr>
        <w:widowControl w:val="0"/>
        <w:spacing w:before="0" w:beforeAutospacing="0" w:after="0" w:afterAutospacing="0" w:line="240" w:lineRule="auto"/>
        <w:ind w:left="1177" w:hanging="457"/>
        <w:rPr>
          <w:rFonts w:ascii="Times New Roman" w:eastAsia="Times New Roman" w:hAnsi="Times New Roman"/>
          <w:b/>
          <w:bCs/>
          <w:sz w:val="24"/>
          <w:rtl/>
          <w:lang w:eastAsia="he-IL"/>
        </w:rPr>
      </w:pPr>
    </w:p>
    <w:p w14:paraId="23C6BE0B" w14:textId="77777777" w:rsidR="00D102AB" w:rsidRPr="008951A6" w:rsidRDefault="00D102AB" w:rsidP="00D102AB">
      <w:pPr>
        <w:widowControl w:val="0"/>
        <w:spacing w:before="0" w:beforeAutospacing="0" w:after="0" w:afterAutospacing="0" w:line="240" w:lineRule="auto"/>
        <w:ind w:left="1177" w:hanging="457"/>
        <w:rPr>
          <w:rFonts w:ascii="Times New Roman" w:eastAsia="Times New Roman" w:hAnsi="Times New Roman"/>
          <w:b/>
          <w:bCs/>
          <w:sz w:val="24"/>
          <w:rtl/>
          <w:lang w:eastAsia="he-IL"/>
        </w:rPr>
      </w:pPr>
      <w:r w:rsidRPr="008951A6">
        <w:rPr>
          <w:rFonts w:ascii="Times New Roman" w:eastAsia="Times New Roman" w:hAnsi="Times New Roman" w:hint="eastAsia"/>
          <w:b/>
          <w:bCs/>
          <w:sz w:val="24"/>
          <w:rtl/>
          <w:lang w:eastAsia="he-IL"/>
        </w:rPr>
        <w:t>מגדל</w:t>
      </w:r>
      <w:r w:rsidRPr="008951A6">
        <w:rPr>
          <w:rFonts w:ascii="Times New Roman" w:eastAsia="Times New Roman" w:hAnsi="Times New Roman"/>
          <w:b/>
          <w:bCs/>
          <w:sz w:val="24"/>
          <w:rtl/>
          <w:lang w:eastAsia="he-IL"/>
        </w:rPr>
        <w:t xml:space="preserve"> 2 – בסיס </w:t>
      </w:r>
      <w:r w:rsidRPr="008951A6">
        <w:rPr>
          <w:rFonts w:ascii="Times New Roman" w:eastAsia="Times New Roman" w:hAnsi="Times New Roman"/>
          <w:b/>
          <w:bCs/>
          <w:sz w:val="24"/>
          <w:rtl/>
          <w:lang w:eastAsia="he-IL"/>
        </w:rPr>
        <w:tab/>
      </w:r>
      <w:r w:rsidRPr="008951A6">
        <w:rPr>
          <w:rFonts w:ascii="Times New Roman" w:eastAsia="Times New Roman" w:hAnsi="Times New Roman"/>
          <w:b/>
          <w:bCs/>
          <w:sz w:val="24"/>
          <w:rtl/>
          <w:lang w:eastAsia="he-IL"/>
        </w:rPr>
        <w:tab/>
        <w:t xml:space="preserve">102 יח' * 2,400 ₪ = 244,800 ₪ </w:t>
      </w:r>
    </w:p>
    <w:p w14:paraId="1A757EF2" w14:textId="4CF88720" w:rsidR="00D102AB" w:rsidRPr="008951A6" w:rsidRDefault="00D102AB" w:rsidP="00D102AB">
      <w:pPr>
        <w:widowControl w:val="0"/>
        <w:spacing w:before="0" w:beforeAutospacing="0" w:after="0" w:afterAutospacing="0" w:line="240" w:lineRule="auto"/>
        <w:ind w:left="1177" w:hanging="457"/>
        <w:rPr>
          <w:rFonts w:ascii="Times New Roman" w:eastAsia="Times New Roman" w:hAnsi="Times New Roman"/>
          <w:b/>
          <w:bCs/>
          <w:sz w:val="24"/>
          <w:rtl/>
          <w:lang w:eastAsia="he-IL"/>
        </w:rPr>
      </w:pPr>
      <w:r w:rsidRPr="008951A6">
        <w:rPr>
          <w:rFonts w:ascii="Times New Roman" w:eastAsia="Times New Roman" w:hAnsi="Times New Roman" w:hint="eastAsia"/>
          <w:b/>
          <w:bCs/>
          <w:sz w:val="24"/>
          <w:rtl/>
          <w:lang w:eastAsia="he-IL"/>
        </w:rPr>
        <w:t>מגדל</w:t>
      </w:r>
      <w:r w:rsidRPr="008951A6">
        <w:rPr>
          <w:rFonts w:ascii="Times New Roman" w:eastAsia="Times New Roman" w:hAnsi="Times New Roman"/>
          <w:b/>
          <w:bCs/>
          <w:sz w:val="24"/>
          <w:rtl/>
          <w:lang w:eastAsia="he-IL"/>
        </w:rPr>
        <w:t xml:space="preserve"> 3 – חוזר </w:t>
      </w:r>
      <w:r w:rsidRPr="008951A6">
        <w:rPr>
          <w:rFonts w:ascii="Times New Roman" w:eastAsia="Times New Roman" w:hAnsi="Times New Roman"/>
          <w:b/>
          <w:bCs/>
          <w:sz w:val="24"/>
          <w:rtl/>
          <w:lang w:eastAsia="he-IL"/>
        </w:rPr>
        <w:tab/>
      </w:r>
      <w:r w:rsidRPr="008951A6">
        <w:rPr>
          <w:rFonts w:ascii="Times New Roman" w:eastAsia="Times New Roman" w:hAnsi="Times New Roman"/>
          <w:b/>
          <w:bCs/>
          <w:sz w:val="24"/>
          <w:rtl/>
          <w:lang w:eastAsia="he-IL"/>
        </w:rPr>
        <w:tab/>
        <w:t>102</w:t>
      </w:r>
      <w:r w:rsidR="0047662E" w:rsidRPr="008951A6">
        <w:rPr>
          <w:rFonts w:ascii="Times New Roman" w:eastAsia="Times New Roman" w:hAnsi="Times New Roman"/>
          <w:b/>
          <w:bCs/>
          <w:sz w:val="24"/>
          <w:rtl/>
          <w:lang w:eastAsia="he-IL"/>
        </w:rPr>
        <w:t xml:space="preserve"> יח' * 1,800 </w:t>
      </w:r>
      <w:r w:rsidR="0047662E" w:rsidRPr="008951A6">
        <w:rPr>
          <w:rFonts w:ascii="Times New Roman" w:eastAsia="Times New Roman" w:hAnsi="Times New Roman" w:hint="eastAsia"/>
          <w:b/>
          <w:bCs/>
          <w:sz w:val="24"/>
          <w:rtl/>
          <w:lang w:eastAsia="he-IL"/>
        </w:rPr>
        <w:t>₪</w:t>
      </w:r>
      <w:r w:rsidR="0047662E" w:rsidRPr="008951A6">
        <w:rPr>
          <w:rFonts w:ascii="Times New Roman" w:eastAsia="Times New Roman" w:hAnsi="Times New Roman"/>
          <w:b/>
          <w:bCs/>
          <w:sz w:val="24"/>
          <w:rtl/>
          <w:lang w:eastAsia="he-IL"/>
        </w:rPr>
        <w:t xml:space="preserve"> = </w:t>
      </w:r>
      <w:r w:rsidR="00C86205" w:rsidRPr="008951A6">
        <w:rPr>
          <w:rFonts w:ascii="Times New Roman" w:eastAsia="Times New Roman" w:hAnsi="Times New Roman"/>
          <w:b/>
          <w:bCs/>
          <w:sz w:val="24"/>
          <w:rtl/>
          <w:lang w:eastAsia="he-IL"/>
        </w:rPr>
        <w:t xml:space="preserve">244,800 ₪ </w:t>
      </w:r>
    </w:p>
    <w:p w14:paraId="22666334" w14:textId="58D9D084" w:rsidR="00C86205" w:rsidRPr="008951A6" w:rsidRDefault="00C86205" w:rsidP="00D102AB">
      <w:pPr>
        <w:widowControl w:val="0"/>
        <w:spacing w:before="0" w:beforeAutospacing="0" w:after="0" w:afterAutospacing="0" w:line="240" w:lineRule="auto"/>
        <w:ind w:left="1177" w:hanging="457"/>
        <w:rPr>
          <w:rFonts w:ascii="Times New Roman" w:eastAsia="Times New Roman" w:hAnsi="Times New Roman"/>
          <w:b/>
          <w:bCs/>
          <w:sz w:val="24"/>
          <w:rtl/>
          <w:lang w:eastAsia="he-IL"/>
        </w:rPr>
      </w:pPr>
      <w:r w:rsidRPr="008951A6">
        <w:rPr>
          <w:rFonts w:ascii="Times New Roman" w:eastAsia="Times New Roman" w:hAnsi="Times New Roman" w:hint="eastAsia"/>
          <w:b/>
          <w:bCs/>
          <w:sz w:val="24"/>
          <w:rtl/>
          <w:lang w:eastAsia="he-IL"/>
        </w:rPr>
        <w:t>מגדל</w:t>
      </w:r>
      <w:r w:rsidRPr="008951A6">
        <w:rPr>
          <w:rFonts w:ascii="Times New Roman" w:eastAsia="Times New Roman" w:hAnsi="Times New Roman"/>
          <w:b/>
          <w:bCs/>
          <w:sz w:val="24"/>
          <w:rtl/>
          <w:lang w:eastAsia="he-IL"/>
        </w:rPr>
        <w:t xml:space="preserve"> 4 – בסיס </w:t>
      </w:r>
      <w:r w:rsidRPr="008951A6">
        <w:rPr>
          <w:rFonts w:ascii="Times New Roman" w:eastAsia="Times New Roman" w:hAnsi="Times New Roman"/>
          <w:b/>
          <w:bCs/>
          <w:sz w:val="24"/>
          <w:rtl/>
          <w:lang w:eastAsia="he-IL"/>
        </w:rPr>
        <w:tab/>
      </w:r>
      <w:r w:rsidRPr="008951A6">
        <w:rPr>
          <w:rFonts w:ascii="Times New Roman" w:eastAsia="Times New Roman" w:hAnsi="Times New Roman"/>
          <w:b/>
          <w:bCs/>
          <w:sz w:val="24"/>
          <w:rtl/>
          <w:lang w:eastAsia="he-IL"/>
        </w:rPr>
        <w:tab/>
        <w:t xml:space="preserve">94  יח'  * 2,400 </w:t>
      </w:r>
      <w:r w:rsidRPr="008951A6">
        <w:rPr>
          <w:rFonts w:ascii="Times New Roman" w:eastAsia="Times New Roman" w:hAnsi="Times New Roman" w:hint="eastAsia"/>
          <w:b/>
          <w:bCs/>
          <w:sz w:val="24"/>
          <w:rtl/>
          <w:lang w:eastAsia="he-IL"/>
        </w:rPr>
        <w:t>₪</w:t>
      </w:r>
      <w:r w:rsidRPr="008951A6">
        <w:rPr>
          <w:rFonts w:ascii="Times New Roman" w:eastAsia="Times New Roman" w:hAnsi="Times New Roman"/>
          <w:b/>
          <w:bCs/>
          <w:sz w:val="24"/>
          <w:rtl/>
          <w:lang w:eastAsia="he-IL"/>
        </w:rPr>
        <w:t xml:space="preserve"> = 225,600 ₪ </w:t>
      </w:r>
    </w:p>
    <w:p w14:paraId="422B17FF" w14:textId="4151431C" w:rsidR="00C86205" w:rsidRPr="007835AC" w:rsidRDefault="00C86205" w:rsidP="00D102AB">
      <w:pPr>
        <w:widowControl w:val="0"/>
        <w:spacing w:before="0" w:beforeAutospacing="0" w:after="0" w:afterAutospacing="0" w:line="240" w:lineRule="auto"/>
        <w:ind w:left="1177" w:hanging="457"/>
        <w:rPr>
          <w:rFonts w:ascii="Times New Roman" w:eastAsia="Times New Roman" w:hAnsi="Times New Roman"/>
          <w:sz w:val="24"/>
          <w:rtl/>
          <w:lang w:eastAsia="he-IL"/>
        </w:rPr>
      </w:pPr>
      <w:r w:rsidRPr="008951A6">
        <w:rPr>
          <w:rFonts w:ascii="Times New Roman" w:eastAsia="Times New Roman" w:hAnsi="Times New Roman" w:hint="eastAsia"/>
          <w:b/>
          <w:bCs/>
          <w:sz w:val="24"/>
          <w:rtl/>
          <w:lang w:eastAsia="he-IL"/>
        </w:rPr>
        <w:t>מגדל</w:t>
      </w:r>
      <w:r w:rsidRPr="008951A6">
        <w:rPr>
          <w:rFonts w:ascii="Times New Roman" w:eastAsia="Times New Roman" w:hAnsi="Times New Roman"/>
          <w:b/>
          <w:bCs/>
          <w:sz w:val="24"/>
          <w:rtl/>
          <w:lang w:eastAsia="he-IL"/>
        </w:rPr>
        <w:t xml:space="preserve"> 5 – חוזר </w:t>
      </w:r>
      <w:r w:rsidRPr="008951A6">
        <w:rPr>
          <w:rFonts w:ascii="Times New Roman" w:eastAsia="Times New Roman" w:hAnsi="Times New Roman"/>
          <w:b/>
          <w:bCs/>
          <w:sz w:val="24"/>
          <w:rtl/>
          <w:lang w:eastAsia="he-IL"/>
        </w:rPr>
        <w:tab/>
      </w:r>
      <w:r w:rsidRPr="008951A6">
        <w:rPr>
          <w:rFonts w:ascii="Times New Roman" w:eastAsia="Times New Roman" w:hAnsi="Times New Roman"/>
          <w:b/>
          <w:bCs/>
          <w:sz w:val="24"/>
          <w:rtl/>
          <w:lang w:eastAsia="he-IL"/>
        </w:rPr>
        <w:tab/>
        <w:t xml:space="preserve">90 יח'  * 1,800 </w:t>
      </w:r>
      <w:r w:rsidRPr="008951A6">
        <w:rPr>
          <w:rFonts w:ascii="Times New Roman" w:eastAsia="Times New Roman" w:hAnsi="Times New Roman" w:hint="eastAsia"/>
          <w:b/>
          <w:bCs/>
          <w:sz w:val="24"/>
          <w:rtl/>
          <w:lang w:eastAsia="he-IL"/>
        </w:rPr>
        <w:t>₪</w:t>
      </w:r>
      <w:r w:rsidRPr="008951A6">
        <w:rPr>
          <w:rFonts w:ascii="Times New Roman" w:eastAsia="Times New Roman" w:hAnsi="Times New Roman"/>
          <w:b/>
          <w:bCs/>
          <w:sz w:val="24"/>
          <w:rtl/>
          <w:lang w:eastAsia="he-IL"/>
        </w:rPr>
        <w:t xml:space="preserve">  = 162,000 </w:t>
      </w:r>
      <w:r w:rsidRPr="008951A6">
        <w:rPr>
          <w:rFonts w:ascii="Times New Roman" w:eastAsia="Times New Roman" w:hAnsi="Times New Roman" w:hint="eastAsia"/>
          <w:b/>
          <w:bCs/>
          <w:sz w:val="24"/>
          <w:rtl/>
          <w:lang w:eastAsia="he-IL"/>
        </w:rPr>
        <w:t>₪</w:t>
      </w:r>
      <w:r>
        <w:rPr>
          <w:rFonts w:ascii="Times New Roman" w:eastAsia="Times New Roman" w:hAnsi="Times New Roman" w:hint="cs"/>
          <w:sz w:val="24"/>
          <w:rtl/>
          <w:lang w:eastAsia="he-IL"/>
        </w:rPr>
        <w:t xml:space="preserve"> </w:t>
      </w:r>
    </w:p>
    <w:p w14:paraId="2893C050"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474591F5"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r w:rsidRPr="007835AC">
        <w:rPr>
          <w:rFonts w:ascii="Times New Roman" w:eastAsia="Times New Roman" w:hAnsi="Times New Roman" w:hint="cs"/>
          <w:sz w:val="24"/>
          <w:rtl/>
        </w:rPr>
        <w:lastRenderedPageBreak/>
        <w:t xml:space="preserve">למען הסר ספק , הסכומים הנ"ל כוללים תכנון כל המצוי במגרשים לרבות : </w:t>
      </w:r>
      <w:r w:rsidRPr="007835AC">
        <w:rPr>
          <w:rFonts w:ascii="Times New Roman" w:eastAsia="Times New Roman" w:hAnsi="Times New Roman"/>
          <w:sz w:val="24"/>
          <w:rtl/>
        </w:rPr>
        <w:tab/>
        <w:t>חדרי טרנספורמציה, קירות תומכים, גדרות, מעקות, בסיסי עמודי תאורה, פרגולות ואלמנטים בפתוח בשטחים ציבוריים.</w:t>
      </w:r>
    </w:p>
    <w:p w14:paraId="52FD3620"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57124676"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r w:rsidRPr="007835AC">
        <w:rPr>
          <w:rFonts w:ascii="Times New Roman" w:eastAsia="Times New Roman" w:hAnsi="Times New Roman"/>
          <w:sz w:val="24"/>
          <w:rtl/>
        </w:rPr>
        <w:t>בסעיף זה:</w:t>
      </w:r>
    </w:p>
    <w:p w14:paraId="7325F8BA" w14:textId="77777777" w:rsidR="007835AC" w:rsidRPr="007835AC" w:rsidRDefault="007835AC" w:rsidP="007835AC">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7835AC">
        <w:rPr>
          <w:rFonts w:ascii="Times New Roman" w:eastAsia="Times New Roman" w:hAnsi="Times New Roman"/>
          <w:sz w:val="24"/>
          <w:rtl/>
          <w:lang w:eastAsia="he-IL"/>
        </w:rPr>
        <w:t xml:space="preserve">מבנה ראשוני </w:t>
      </w:r>
      <w:r w:rsidRPr="007835AC">
        <w:rPr>
          <w:rFonts w:ascii="Times New Roman" w:eastAsia="Times New Roman" w:hAnsi="Times New Roman"/>
          <w:sz w:val="24"/>
          <w:lang w:eastAsia="he-IL"/>
        </w:rPr>
        <w:t>–</w:t>
      </w:r>
      <w:r w:rsidRPr="007835AC">
        <w:rPr>
          <w:rFonts w:ascii="Times New Roman" w:eastAsia="Times New Roman" w:hAnsi="Times New Roman"/>
          <w:sz w:val="24"/>
          <w:rtl/>
          <w:lang w:eastAsia="he-IL"/>
        </w:rPr>
        <w:t xml:space="preserve"> המבנה שהוקם לראשונה עפ"י תכניותיו של המתכנן. </w:t>
      </w:r>
    </w:p>
    <w:p w14:paraId="12C3EBF0" w14:textId="77777777" w:rsidR="007835AC" w:rsidRPr="007835AC" w:rsidRDefault="007835AC" w:rsidP="007835AC">
      <w:pPr>
        <w:widowControl w:val="0"/>
        <w:spacing w:before="0" w:beforeAutospacing="0" w:after="0" w:afterAutospacing="0" w:line="240" w:lineRule="auto"/>
        <w:ind w:left="720"/>
        <w:rPr>
          <w:rFonts w:ascii="Times New Roman" w:eastAsia="Times New Roman" w:hAnsi="Times New Roman"/>
          <w:sz w:val="24"/>
          <w:rtl/>
          <w:lang w:eastAsia="he-IL"/>
        </w:rPr>
      </w:pPr>
      <w:r w:rsidRPr="007835AC">
        <w:rPr>
          <w:rFonts w:ascii="Times New Roman" w:eastAsia="Times New Roman" w:hAnsi="Times New Roman"/>
          <w:sz w:val="24"/>
          <w:rtl/>
          <w:lang w:eastAsia="he-IL"/>
        </w:rPr>
        <w:t>במקרים בהם מתוכננים במקביל מס' מבנים ראשונים וחוזרים יחשב המבנה שבו מס' היחידות הרב ביותר כמבנה ראשוני.</w:t>
      </w:r>
    </w:p>
    <w:p w14:paraId="013F0D1D"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color w:val="008000"/>
          <w:sz w:val="24"/>
          <w:rtl/>
        </w:rPr>
      </w:pPr>
    </w:p>
    <w:p w14:paraId="6AE6CA7A" w14:textId="77777777" w:rsidR="007835AC" w:rsidRPr="007835AC" w:rsidRDefault="007835AC" w:rsidP="007835AC">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7835AC">
        <w:rPr>
          <w:rFonts w:ascii="Times New Roman" w:eastAsia="Times New Roman" w:hAnsi="Times New Roman"/>
          <w:sz w:val="24"/>
          <w:rtl/>
          <w:lang w:eastAsia="he-IL"/>
        </w:rPr>
        <w:tab/>
        <w:t xml:space="preserve">מבנה חוזר </w:t>
      </w:r>
      <w:r w:rsidRPr="007835AC">
        <w:rPr>
          <w:rFonts w:ascii="Times New Roman" w:eastAsia="Times New Roman" w:hAnsi="Times New Roman"/>
          <w:sz w:val="24"/>
          <w:lang w:eastAsia="he-IL"/>
        </w:rPr>
        <w:t>–</w:t>
      </w:r>
      <w:r w:rsidRPr="007835AC">
        <w:rPr>
          <w:rFonts w:ascii="Times New Roman" w:eastAsia="Times New Roman" w:hAnsi="Times New Roman"/>
          <w:sz w:val="24"/>
          <w:rtl/>
          <w:lang w:eastAsia="he-IL"/>
        </w:rPr>
        <w:t xml:space="preserve"> מבנה נוסף המוקם בשלמותו או בחלקו עפ"י תכניותיו של המתכנן, על אותו המגרש או במגרש אחר, בין אם על פי תכניות קיימות על כל פרטיהן ובין אם לצורך הקמתו התבקש המתכנן להכניס שינויים והתאמות בתכניות הקיימות כגון: תמונת ראי, קומת עמודים, התאמה למרתפים, הצמדת זוג מבנים, תוספת ו/או הפחתת עד קומה אחת טיפוסית, שינויים קלים במידות.</w:t>
      </w:r>
    </w:p>
    <w:p w14:paraId="32F2AC53" w14:textId="77777777" w:rsidR="007835AC" w:rsidRPr="007835AC" w:rsidRDefault="007835AC" w:rsidP="007835AC">
      <w:pPr>
        <w:widowControl w:val="0"/>
        <w:spacing w:before="0" w:beforeAutospacing="0" w:after="0" w:afterAutospacing="0" w:line="240" w:lineRule="auto"/>
        <w:ind w:left="720"/>
        <w:rPr>
          <w:rFonts w:ascii="Times New Roman" w:eastAsia="Times New Roman" w:hAnsi="Times New Roman"/>
          <w:sz w:val="24"/>
          <w:rtl/>
          <w:lang w:eastAsia="he-IL"/>
        </w:rPr>
      </w:pPr>
      <w:r w:rsidRPr="007835AC">
        <w:rPr>
          <w:rFonts w:ascii="Times New Roman" w:eastAsia="Times New Roman" w:hAnsi="Times New Roman"/>
          <w:sz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22C9B0DD" w14:textId="77777777" w:rsidR="007835AC" w:rsidRDefault="007835AC" w:rsidP="007835AC">
      <w:pPr>
        <w:widowControl w:val="0"/>
        <w:spacing w:before="0" w:beforeAutospacing="0" w:after="0" w:afterAutospacing="0" w:line="240" w:lineRule="auto"/>
        <w:rPr>
          <w:rFonts w:ascii="Times New Roman" w:eastAsia="Times New Roman" w:hAnsi="Times New Roman"/>
          <w:sz w:val="24"/>
          <w:lang w:eastAsia="he-IL"/>
        </w:rPr>
      </w:pPr>
    </w:p>
    <w:p w14:paraId="2E92D76B"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tl/>
          <w:lang w:eastAsia="he-IL"/>
        </w:rPr>
      </w:pPr>
    </w:p>
    <w:p w14:paraId="525EE223" w14:textId="156B62C5" w:rsidR="00590FDD" w:rsidRPr="00590FDD" w:rsidRDefault="007835AC" w:rsidP="008951A6">
      <w:pPr>
        <w:widowControl w:val="0"/>
        <w:spacing w:before="0" w:beforeAutospacing="0" w:after="0" w:afterAutospacing="0" w:line="240" w:lineRule="auto"/>
        <w:ind w:left="752" w:right="360" w:hanging="709"/>
        <w:rPr>
          <w:rFonts w:ascii="Times New Roman" w:eastAsia="Times New Roman" w:hAnsi="Times New Roman"/>
          <w:sz w:val="24"/>
          <w:lang w:eastAsia="he-IL"/>
        </w:rPr>
      </w:pPr>
      <w:r>
        <w:rPr>
          <w:rFonts w:ascii="Times New Roman" w:eastAsia="Times New Roman" w:hAnsi="Times New Roman" w:hint="cs"/>
          <w:sz w:val="24"/>
          <w:rtl/>
          <w:lang w:eastAsia="he-IL"/>
        </w:rPr>
        <w:t xml:space="preserve">2.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hint="cs"/>
          <w:sz w:val="24"/>
          <w:rtl/>
          <w:lang w:eastAsia="he-IL"/>
        </w:rPr>
        <w:t>הפרויקט והתכנון יכלול  יח"ד ,  ומרתפים בהיקף שהוצג למתכנן.</w:t>
      </w:r>
    </w:p>
    <w:p w14:paraId="1D163062"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774AE701" w14:textId="77777777" w:rsidR="00590FDD" w:rsidRPr="00590FDD" w:rsidRDefault="007835AC" w:rsidP="000300FA">
      <w:pPr>
        <w:widowControl w:val="0"/>
        <w:spacing w:before="0" w:beforeAutospacing="0" w:after="0" w:afterAutospacing="0" w:line="240" w:lineRule="auto"/>
        <w:ind w:left="720" w:right="360" w:hanging="677"/>
        <w:rPr>
          <w:rFonts w:ascii="Times New Roman" w:eastAsia="Times New Roman" w:hAnsi="Times New Roman"/>
          <w:sz w:val="24"/>
          <w:rtl/>
          <w:lang w:eastAsia="he-IL"/>
        </w:rPr>
      </w:pPr>
      <w:r>
        <w:rPr>
          <w:rFonts w:ascii="Times New Roman" w:eastAsia="Times New Roman" w:hAnsi="Times New Roman" w:hint="cs"/>
          <w:sz w:val="24"/>
          <w:rtl/>
          <w:lang w:eastAsia="he-IL"/>
        </w:rPr>
        <w:lastRenderedPageBreak/>
        <w:t xml:space="preserve">3.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sz w:val="24"/>
          <w:rtl/>
          <w:lang w:eastAsia="he-IL"/>
        </w:rPr>
        <w:t>למען הסר ספק:</w:t>
      </w:r>
    </w:p>
    <w:p w14:paraId="0F8D158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3280127F"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1</w:t>
      </w:r>
      <w:r w:rsidRPr="00590FDD">
        <w:rPr>
          <w:rFonts w:ascii="Times New Roman" w:eastAsia="Times New Roman" w:hAnsi="Times New Roman"/>
          <w:sz w:val="24"/>
          <w:rtl/>
          <w:lang w:eastAsia="he-IL"/>
        </w:rPr>
        <w:tab/>
        <w:t xml:space="preserve">מובהר כי שכר המתכנן ומועדי התשלום הינם סופיים ומוחלטים, והם לא ישתנו מכל גורם שהוא </w:t>
      </w:r>
      <w:r w:rsidRPr="00590FDD">
        <w:rPr>
          <w:rFonts w:ascii="Times New Roman" w:eastAsia="Times New Roman" w:hAnsi="Times New Roman" w:hint="cs"/>
          <w:sz w:val="24"/>
          <w:rtl/>
          <w:lang w:eastAsia="he-IL"/>
        </w:rPr>
        <w:t>כמפורט בסעיף 7 לחוזה.</w:t>
      </w:r>
    </w:p>
    <w:p w14:paraId="765250E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4EF7762E"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t>שכר המתכנן כולל את כל המפורט בחוזה על כל נספחיו, לרבות נספח ב'</w:t>
      </w:r>
      <w:r w:rsidRPr="00590FDD">
        <w:rPr>
          <w:rFonts w:ascii="Times New Roman" w:eastAsia="Times New Roman" w:hAnsi="Times New Roman" w:hint="cs"/>
          <w:sz w:val="24"/>
          <w:rtl/>
          <w:lang w:eastAsia="he-IL"/>
        </w:rPr>
        <w:t xml:space="preserve"> ונספח ח'</w:t>
      </w:r>
      <w:r w:rsidRPr="00590FDD">
        <w:rPr>
          <w:rFonts w:ascii="Times New Roman" w:eastAsia="Times New Roman" w:hAnsi="Times New Roman"/>
          <w:sz w:val="24"/>
          <w:rtl/>
          <w:lang w:eastAsia="he-IL"/>
        </w:rPr>
        <w:t>.</w:t>
      </w:r>
    </w:p>
    <w:p w14:paraId="067D93B6"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1A986E28"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התמורה הינה סופית ולא תאושרנה תוספות שכר עקב שינויי תכנון בגלל התקדמות התכנון של שאר היועצים</w:t>
      </w:r>
      <w:r w:rsidRPr="00590FDD">
        <w:rPr>
          <w:rFonts w:ascii="Times New Roman" w:eastAsia="Times New Roman" w:hAnsi="Times New Roman" w:hint="cs"/>
          <w:sz w:val="24"/>
          <w:rtl/>
          <w:lang w:eastAsia="he-IL"/>
        </w:rPr>
        <w:t>.</w:t>
      </w:r>
    </w:p>
    <w:p w14:paraId="64C6C17B"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37F97A6E"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3.4</w:t>
      </w:r>
      <w:r w:rsidRPr="00590FDD">
        <w:rPr>
          <w:rFonts w:ascii="Times New Roman" w:eastAsia="Times New Roman" w:hAnsi="Times New Roman" w:hint="cs"/>
          <w:sz w:val="24"/>
          <w:rtl/>
          <w:lang w:eastAsia="he-IL"/>
        </w:rPr>
        <w:tab/>
        <w:t xml:space="preserve">על אף האמור בסעיף 3.1 לעיל, </w:t>
      </w:r>
      <w:r w:rsidRPr="00590FDD">
        <w:rPr>
          <w:rFonts w:ascii="Times New Roman" w:eastAsia="Times New Roman" w:hAnsi="Times New Roman"/>
          <w:sz w:val="24"/>
          <w:rtl/>
          <w:lang w:eastAsia="he-IL"/>
        </w:rPr>
        <w:t xml:space="preserve">בקשות לתוספת שכר ידונו </w:t>
      </w:r>
      <w:r w:rsidRPr="00590FDD">
        <w:rPr>
          <w:rFonts w:ascii="Times New Roman" w:eastAsia="Times New Roman" w:hAnsi="Times New Roman" w:hint="cs"/>
          <w:sz w:val="24"/>
          <w:rtl/>
          <w:lang w:eastAsia="he-IL"/>
        </w:rPr>
        <w:t>בתנאים  כמפורט בסעיף 8 לחוזה בלבד.</w:t>
      </w:r>
    </w:p>
    <w:p w14:paraId="78DA9344"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74509894"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3.5</w:t>
      </w:r>
      <w:r w:rsidRPr="00590FDD">
        <w:rPr>
          <w:rFonts w:ascii="Times New Roman" w:eastAsia="Times New Roman" w:hAnsi="Times New Roman" w:hint="cs"/>
          <w:sz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52FA4FC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7D3D31E" w14:textId="77777777" w:rsidR="00590FDD" w:rsidRPr="004D7130" w:rsidRDefault="000300FA" w:rsidP="004D7130">
      <w:pPr>
        <w:pStyle w:val="af6"/>
        <w:widowControl w:val="0"/>
        <w:numPr>
          <w:ilvl w:val="2"/>
          <w:numId w:val="49"/>
        </w:numPr>
        <w:spacing w:before="0" w:beforeAutospacing="0" w:after="0" w:afterAutospacing="0" w:line="276" w:lineRule="auto"/>
        <w:ind w:left="2169" w:hanging="708"/>
        <w:jc w:val="both"/>
        <w:rPr>
          <w:rFonts w:ascii="Times New Roman" w:eastAsia="Times New Roman" w:hAnsi="Times New Roman"/>
          <w:sz w:val="24"/>
          <w:rtl/>
          <w:lang w:eastAsia="he-IL"/>
        </w:rPr>
      </w:pPr>
      <w:r w:rsidRPr="000300FA">
        <w:rPr>
          <w:rFonts w:ascii="Times New Roman" w:eastAsia="Times New Roman" w:hAnsi="Times New Roman" w:hint="cs"/>
          <w:sz w:val="24"/>
          <w:rtl/>
          <w:lang w:eastAsia="he-IL"/>
        </w:rPr>
        <w:t xml:space="preserve"> </w:t>
      </w:r>
      <w:r w:rsidRPr="000300FA">
        <w:rPr>
          <w:rFonts w:ascii="Times New Roman" w:eastAsia="Times New Roman" w:hAnsi="Times New Roman" w:hint="cs"/>
          <w:sz w:val="24"/>
          <w:u w:val="single"/>
          <w:rtl/>
          <w:lang w:eastAsia="he-IL"/>
        </w:rPr>
        <w:t xml:space="preserve">             </w:t>
      </w:r>
      <w:r w:rsidR="00590FDD" w:rsidRPr="000300FA">
        <w:rPr>
          <w:rFonts w:ascii="Times New Roman" w:eastAsia="Times New Roman" w:hAnsi="Times New Roman"/>
          <w:sz w:val="24"/>
          <w:rtl/>
          <w:lang w:eastAsia="he-IL"/>
        </w:rPr>
        <w:t>ש"ח לכל</w:t>
      </w:r>
      <w:r w:rsidR="00590FDD" w:rsidRPr="000300FA">
        <w:rPr>
          <w:rFonts w:ascii="Times New Roman" w:eastAsia="Times New Roman" w:hAnsi="Times New Roman" w:hint="cs"/>
          <w:sz w:val="24"/>
          <w:rtl/>
          <w:lang w:eastAsia="he-IL"/>
        </w:rPr>
        <w:t xml:space="preserve"> </w:t>
      </w:r>
      <w:r w:rsidR="00590FDD" w:rsidRPr="000300FA">
        <w:rPr>
          <w:rFonts w:ascii="Times New Roman" w:eastAsia="Times New Roman" w:hAnsi="Times New Roman"/>
          <w:sz w:val="24"/>
          <w:rtl/>
          <w:lang w:eastAsia="he-IL"/>
        </w:rPr>
        <w:t>יחידת דיור</w:t>
      </w:r>
      <w:r w:rsidR="00590FDD" w:rsidRPr="000300FA">
        <w:rPr>
          <w:rFonts w:ascii="Times New Roman" w:eastAsia="Times New Roman" w:hAnsi="Times New Roman" w:hint="cs"/>
          <w:sz w:val="24"/>
          <w:rtl/>
          <w:lang w:eastAsia="he-IL"/>
        </w:rPr>
        <w:t>.</w:t>
      </w:r>
    </w:p>
    <w:p w14:paraId="445724D4" w14:textId="77777777" w:rsidR="00590FDD" w:rsidRPr="004D7130" w:rsidRDefault="007835AC" w:rsidP="004D7130">
      <w:pPr>
        <w:pStyle w:val="af6"/>
        <w:widowControl w:val="0"/>
        <w:numPr>
          <w:ilvl w:val="2"/>
          <w:numId w:val="49"/>
        </w:numPr>
        <w:spacing w:before="0" w:beforeAutospacing="0" w:after="0" w:afterAutospacing="0" w:line="276" w:lineRule="auto"/>
        <w:ind w:left="2169" w:hanging="708"/>
        <w:jc w:val="both"/>
        <w:rPr>
          <w:rFonts w:ascii="Times New Roman" w:eastAsia="Times New Roman" w:hAnsi="Times New Roman"/>
          <w:sz w:val="24"/>
          <w:rtl/>
          <w:lang w:eastAsia="he-IL"/>
        </w:rPr>
      </w:pPr>
      <w:r w:rsidRPr="000300FA">
        <w:rPr>
          <w:rFonts w:ascii="Times New Roman" w:eastAsia="Times New Roman" w:hAnsi="Times New Roman" w:hint="cs"/>
          <w:sz w:val="24"/>
          <w:u w:val="single"/>
          <w:rtl/>
          <w:lang w:eastAsia="he-IL"/>
        </w:rPr>
        <w:t xml:space="preserve">          </w:t>
      </w:r>
      <w:r w:rsidR="004D7130">
        <w:rPr>
          <w:rFonts w:ascii="Times New Roman" w:eastAsia="Times New Roman" w:hAnsi="Times New Roman" w:hint="cs"/>
          <w:sz w:val="24"/>
          <w:u w:val="single"/>
          <w:rtl/>
          <w:lang w:eastAsia="he-IL"/>
        </w:rPr>
        <w:t xml:space="preserve"> </w:t>
      </w:r>
      <w:r w:rsidRPr="000300FA">
        <w:rPr>
          <w:rFonts w:ascii="Times New Roman" w:eastAsia="Times New Roman" w:hAnsi="Times New Roman" w:hint="cs"/>
          <w:sz w:val="24"/>
          <w:u w:val="single"/>
          <w:rtl/>
          <w:lang w:eastAsia="he-IL"/>
        </w:rPr>
        <w:t xml:space="preserve">   </w:t>
      </w:r>
      <w:r>
        <w:rPr>
          <w:rFonts w:ascii="Times New Roman" w:eastAsia="Times New Roman" w:hAnsi="Times New Roman" w:hint="cs"/>
          <w:sz w:val="24"/>
          <w:rtl/>
          <w:lang w:eastAsia="he-IL"/>
        </w:rPr>
        <w:t>ש"ח</w:t>
      </w:r>
      <w:r w:rsidRPr="000300FA">
        <w:rPr>
          <w:rFonts w:ascii="Times New Roman" w:eastAsia="Times New Roman" w:hAnsi="Times New Roman" w:hint="cs"/>
          <w:sz w:val="24"/>
          <w:rtl/>
          <w:lang w:eastAsia="he-IL"/>
        </w:rPr>
        <w:t xml:space="preserve"> </w:t>
      </w:r>
      <w:r w:rsidR="00590FDD" w:rsidRPr="000300FA">
        <w:rPr>
          <w:rFonts w:ascii="Times New Roman" w:eastAsia="Times New Roman" w:hAnsi="Times New Roman"/>
          <w:sz w:val="24"/>
          <w:rtl/>
          <w:lang w:eastAsia="he-IL"/>
        </w:rPr>
        <w:t xml:space="preserve">כל מ"ר בנוי ומקורה </w:t>
      </w:r>
      <w:r w:rsidR="00590FDD" w:rsidRPr="000300FA">
        <w:rPr>
          <w:rFonts w:ascii="Times New Roman" w:eastAsia="Times New Roman" w:hAnsi="Times New Roman" w:hint="cs"/>
          <w:sz w:val="24"/>
          <w:rtl/>
          <w:lang w:eastAsia="he-IL"/>
        </w:rPr>
        <w:t>של המסחר (עילי ותת קרקעי)</w:t>
      </w:r>
      <w:r w:rsidR="00590FDD" w:rsidRPr="000300FA">
        <w:rPr>
          <w:rFonts w:ascii="Times New Roman" w:eastAsia="Times New Roman" w:hAnsi="Times New Roman"/>
          <w:sz w:val="24"/>
          <w:rtl/>
          <w:lang w:eastAsia="he-IL"/>
        </w:rPr>
        <w:t>.</w:t>
      </w:r>
    </w:p>
    <w:p w14:paraId="5E2CA750" w14:textId="77777777" w:rsidR="00590FDD" w:rsidRPr="000555DD" w:rsidRDefault="007835AC" w:rsidP="004D7130">
      <w:pPr>
        <w:pStyle w:val="af6"/>
        <w:widowControl w:val="0"/>
        <w:numPr>
          <w:ilvl w:val="2"/>
          <w:numId w:val="49"/>
        </w:numPr>
        <w:spacing w:before="0" w:beforeAutospacing="0" w:after="0" w:afterAutospacing="0" w:line="240" w:lineRule="auto"/>
        <w:ind w:left="2169" w:hanging="708"/>
        <w:jc w:val="both"/>
        <w:rPr>
          <w:rFonts w:ascii="Times New Roman" w:eastAsia="Times New Roman" w:hAnsi="Times New Roman"/>
          <w:sz w:val="24"/>
          <w:rtl/>
          <w:lang w:eastAsia="he-IL"/>
        </w:rPr>
      </w:pPr>
      <w:r>
        <w:rPr>
          <w:rFonts w:ascii="Times New Roman" w:eastAsia="Times New Roman" w:hAnsi="Times New Roman" w:hint="cs"/>
          <w:sz w:val="24"/>
          <w:u w:val="single"/>
          <w:rtl/>
          <w:lang w:eastAsia="he-IL"/>
        </w:rPr>
        <w:lastRenderedPageBreak/>
        <w:t xml:space="preserve">      </w:t>
      </w:r>
      <w:r w:rsidRPr="007835AC">
        <w:rPr>
          <w:rFonts w:ascii="Times New Roman" w:eastAsia="Times New Roman" w:hAnsi="Times New Roman" w:hint="cs"/>
          <w:sz w:val="24"/>
          <w:u w:val="single"/>
          <w:rtl/>
          <w:lang w:eastAsia="he-IL"/>
        </w:rPr>
        <w:t xml:space="preserve">     </w:t>
      </w:r>
      <w:r w:rsidR="004D7130">
        <w:rPr>
          <w:rFonts w:ascii="Times New Roman" w:eastAsia="Times New Roman" w:hAnsi="Times New Roman" w:hint="cs"/>
          <w:sz w:val="24"/>
          <w:u w:val="single"/>
          <w:rtl/>
          <w:lang w:eastAsia="he-IL"/>
        </w:rPr>
        <w:t xml:space="preserve">  </w:t>
      </w:r>
      <w:r w:rsidRPr="007835AC">
        <w:rPr>
          <w:rFonts w:ascii="Times New Roman" w:eastAsia="Times New Roman" w:hAnsi="Times New Roman" w:hint="cs"/>
          <w:sz w:val="24"/>
          <w:u w:val="single"/>
          <w:rtl/>
          <w:lang w:eastAsia="he-IL"/>
        </w:rPr>
        <w:t xml:space="preserve"> </w:t>
      </w:r>
      <w:r w:rsidR="00590FDD" w:rsidRPr="000555DD">
        <w:rPr>
          <w:rFonts w:ascii="Times New Roman" w:eastAsia="Times New Roman" w:hAnsi="Times New Roman"/>
          <w:sz w:val="24"/>
          <w:rtl/>
          <w:lang w:eastAsia="he-IL"/>
        </w:rPr>
        <w:t xml:space="preserve">ש"ח לכל מ"ר </w:t>
      </w:r>
      <w:r w:rsidR="00590FDD" w:rsidRPr="000555DD">
        <w:rPr>
          <w:rFonts w:ascii="Times New Roman" w:eastAsia="Times New Roman" w:hAnsi="Times New Roman" w:hint="cs"/>
          <w:sz w:val="24"/>
          <w:rtl/>
          <w:lang w:eastAsia="he-IL"/>
        </w:rPr>
        <w:t>ב</w:t>
      </w:r>
      <w:r w:rsidR="00590FDD" w:rsidRPr="000555DD">
        <w:rPr>
          <w:rFonts w:ascii="Times New Roman" w:eastAsia="Times New Roman" w:hAnsi="Times New Roman"/>
          <w:sz w:val="24"/>
          <w:rtl/>
          <w:lang w:eastAsia="he-IL"/>
        </w:rPr>
        <w:t xml:space="preserve">נוי ומקורה </w:t>
      </w:r>
      <w:r w:rsidR="00590FDD" w:rsidRPr="000555DD">
        <w:rPr>
          <w:rFonts w:ascii="Times New Roman" w:eastAsia="Times New Roman" w:hAnsi="Times New Roman" w:hint="cs"/>
          <w:sz w:val="24"/>
          <w:rtl/>
          <w:lang w:eastAsia="he-IL"/>
        </w:rPr>
        <w:t>של המרתפים</w:t>
      </w:r>
      <w:r w:rsidR="00590FDD" w:rsidRPr="000555DD">
        <w:rPr>
          <w:rFonts w:ascii="Times New Roman" w:eastAsia="Times New Roman" w:hAnsi="Times New Roman"/>
          <w:sz w:val="24"/>
          <w:rtl/>
          <w:lang w:eastAsia="he-IL"/>
        </w:rPr>
        <w:t>.</w:t>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p>
    <w:p w14:paraId="721BA125"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2901F6AA" w14:textId="77777777" w:rsidR="00590FDD" w:rsidRPr="00590FDD" w:rsidRDefault="00590FDD" w:rsidP="00590FDD">
      <w:pPr>
        <w:widowControl w:val="0"/>
        <w:spacing w:before="0" w:beforeAutospacing="0" w:after="0" w:afterAutospacing="0" w:line="240" w:lineRule="auto"/>
        <w:ind w:left="1388" w:hanging="709"/>
        <w:rPr>
          <w:rFonts w:ascii="Times New Roman" w:eastAsia="Times New Roman" w:hAnsi="Times New Roman"/>
          <w:sz w:val="24"/>
          <w:rtl/>
          <w:lang w:eastAsia="he-IL"/>
        </w:rPr>
      </w:pPr>
    </w:p>
    <w:p w14:paraId="4B6092BA" w14:textId="13F2A743" w:rsidR="000555DD" w:rsidRPr="000300FA" w:rsidRDefault="007835AC" w:rsidP="008951A6">
      <w:pPr>
        <w:widowControl w:val="0"/>
        <w:spacing w:before="0" w:beforeAutospacing="0" w:after="0" w:afterAutospacing="0" w:line="240" w:lineRule="auto"/>
        <w:ind w:left="709" w:hanging="709"/>
        <w:jc w:val="both"/>
        <w:rPr>
          <w:rFonts w:ascii="Times New Roman" w:eastAsia="Times New Roman" w:hAnsi="Times New Roman"/>
          <w:sz w:val="24"/>
          <w:lang w:eastAsia="he-IL"/>
        </w:rPr>
      </w:pPr>
      <w:r>
        <w:rPr>
          <w:rFonts w:ascii="Times New Roman" w:eastAsia="Times New Roman" w:hAnsi="Times New Roman" w:hint="cs"/>
          <w:sz w:val="20"/>
          <w:rtl/>
          <w:lang w:eastAsia="he-IL"/>
        </w:rPr>
        <w:t xml:space="preserve">4.  </w:t>
      </w:r>
      <w:r w:rsidR="000555DD" w:rsidRPr="007835AC">
        <w:rPr>
          <w:rFonts w:ascii="Times New Roman" w:eastAsia="Times New Roman" w:hAnsi="Times New Roman" w:hint="cs"/>
          <w:sz w:val="20"/>
          <w:rtl/>
          <w:lang w:eastAsia="he-IL"/>
        </w:rPr>
        <w:t>הסכום המפורט בסעיף 1 לעיל יהיה צמוד ל</w:t>
      </w:r>
      <w:sdt>
        <w:sdtPr>
          <w:rPr>
            <w:rFonts w:hint="cs"/>
            <w:color w:val="008000"/>
            <w:rtl/>
          </w:rPr>
          <w:alias w:val="סוג מדד כותרת"/>
          <w:tag w:val="cntMadadTypeTitle"/>
          <w:id w:val="1394936735"/>
          <w:placeholder>
            <w:docPart w:val="A8CEFD3F68CC4139B29B9B12A521A3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CC320E">
            <w:rPr>
              <w:rFonts w:hint="cs"/>
              <w:color w:val="008000"/>
              <w:rtl/>
            </w:rPr>
            <w:t xml:space="preserve">מדד המחירים לצרכן </w:t>
          </w:r>
        </w:sdtContent>
      </w:sdt>
      <w:r w:rsidR="000555DD" w:rsidRPr="000300FA">
        <w:rPr>
          <w:rFonts w:ascii="Times New Roman" w:eastAsia="Times New Roman" w:hAnsi="Times New Roman" w:hint="cs"/>
          <w:color w:val="008000"/>
          <w:sz w:val="24"/>
          <w:rtl/>
        </w:rPr>
        <w:br/>
      </w:r>
      <w:sdt>
        <w:sdtPr>
          <w:rPr>
            <w:rFonts w:hint="cs"/>
            <w:color w:val="008000"/>
            <w:rtl/>
          </w:rPr>
          <w:alias w:val="מדד בגין/ידוע - כותרת"/>
          <w:tag w:val="cntIsKnownTitle"/>
          <w:id w:val="1149088069"/>
          <w:placeholder>
            <w:docPart w:val="E225FFBAC2A4410DB6A269A78F5ADBA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CC320E" w:rsidRPr="00033B28">
            <w:rPr>
              <w:rStyle w:val="a7"/>
              <w:rtl/>
            </w:rPr>
            <w:t>[מדד בגין/ידוע - כותרת]</w:t>
          </w:r>
        </w:sdtContent>
      </w:sdt>
      <w:r w:rsidR="000555DD" w:rsidRPr="000300FA">
        <w:rPr>
          <w:rFonts w:ascii="Times New Roman" w:eastAsia="Times New Roman" w:hAnsi="Times New Roman" w:hint="cs"/>
          <w:color w:val="008000"/>
          <w:sz w:val="24"/>
          <w:rtl/>
        </w:rPr>
        <w:t xml:space="preserve"> </w:t>
      </w:r>
      <w:sdt>
        <w:sdtPr>
          <w:rPr>
            <w:rFonts w:hint="cs"/>
            <w:color w:val="008000"/>
            <w:rtl/>
          </w:rPr>
          <w:alias w:val="מדד בסיס"/>
          <w:tag w:val="cntMadadBase"/>
          <w:id w:val="1021983075"/>
          <w:placeholder>
            <w:docPart w:val="0B9828A939B74A8D8C7BD8C1858536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4-01-15T00:00:00Z">
            <w:dateFormat w:val="dd/MM/yyyy"/>
            <w:lid w:val="he-IL"/>
            <w:storeMappedDataAs w:val="dateTime"/>
            <w:calendar w:val="gregorian"/>
          </w:date>
        </w:sdtPr>
        <w:sdtContent>
          <w:r w:rsidR="00DF3D4A">
            <w:rPr>
              <w:rFonts w:hint="cs"/>
              <w:color w:val="008000"/>
              <w:rtl/>
            </w:rPr>
            <w:t>‏15/01/2014</w:t>
          </w:r>
        </w:sdtContent>
      </w:sdt>
      <w:r w:rsidR="000555DD" w:rsidRPr="000300FA">
        <w:rPr>
          <w:rFonts w:ascii="Times New Roman" w:eastAsia="Times New Roman" w:hAnsi="Times New Roman" w:hint="cs"/>
          <w:sz w:val="24"/>
          <w:rtl/>
        </w:rPr>
        <w:t xml:space="preserve"> </w:t>
      </w:r>
      <w:r w:rsidR="000555DD" w:rsidRPr="000300FA">
        <w:rPr>
          <w:rFonts w:ascii="Times New Roman" w:eastAsia="Times New Roman" w:hAnsi="Times New Roman" w:hint="cs"/>
          <w:sz w:val="24"/>
          <w:rtl/>
          <w:lang w:eastAsia="he-IL"/>
        </w:rPr>
        <w:t>עד למדד הידוע ביום הגשת כל חשבון.</w:t>
      </w:r>
      <w:r w:rsidR="00CC320E">
        <w:rPr>
          <w:rFonts w:ascii="Times New Roman" w:eastAsia="Times New Roman" w:hAnsi="Times New Roman" w:hint="cs"/>
          <w:sz w:val="24"/>
          <w:rtl/>
          <w:lang w:eastAsia="he-IL"/>
        </w:rPr>
        <w:t xml:space="preserve"> מוסכם בזאת כי </w:t>
      </w:r>
      <w:r w:rsidR="0081740C">
        <w:rPr>
          <w:rFonts w:ascii="Times New Roman" w:eastAsia="Times New Roman" w:hAnsi="Times New Roman" w:hint="cs"/>
          <w:sz w:val="24"/>
          <w:rtl/>
          <w:lang w:eastAsia="he-IL"/>
        </w:rPr>
        <w:t xml:space="preserve">לא תחול התייקרות שלילית . </w:t>
      </w:r>
    </w:p>
    <w:p w14:paraId="52E9C189" w14:textId="77777777" w:rsidR="00590FDD" w:rsidRPr="00590FDD" w:rsidRDefault="00590FDD" w:rsidP="000555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6CB2880C"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181A280D"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590FDD">
        <w:rPr>
          <w:rFonts w:ascii="Times New Roman" w:eastAsia="Times New Roman" w:hAnsi="Times New Roman" w:hint="cs"/>
          <w:sz w:val="24"/>
          <w:rtl/>
          <w:lang w:eastAsia="he-IL"/>
        </w:rPr>
        <w:t xml:space="preserve">כל </w:t>
      </w:r>
      <w:r w:rsidRPr="00590FDD">
        <w:rPr>
          <w:rFonts w:ascii="Times New Roman" w:eastAsia="Times New Roman" w:hAnsi="Times New Roman"/>
          <w:sz w:val="24"/>
          <w:rtl/>
          <w:lang w:eastAsia="he-IL"/>
        </w:rPr>
        <w:t>דין</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לרבות אשור על נ</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הול ספרים ואשור על ניכוי מס במקור</w:t>
      </w:r>
      <w:r w:rsidRPr="00590FDD">
        <w:rPr>
          <w:rFonts w:ascii="Times New Roman" w:eastAsia="Times New Roman" w:hAnsi="Times New Roman" w:hint="cs"/>
          <w:sz w:val="24"/>
          <w:rtl/>
          <w:lang w:eastAsia="he-IL"/>
        </w:rPr>
        <w:t>.</w:t>
      </w:r>
    </w:p>
    <w:p w14:paraId="3E7F3F95"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32B70E32"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33A8708D"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0"/>
          <w:szCs w:val="20"/>
          <w:rtl/>
          <w:lang w:eastAsia="he-IL"/>
        </w:rPr>
      </w:pPr>
      <w:r w:rsidRPr="00590FDD">
        <w:rPr>
          <w:rFonts w:ascii="Times New Roman" w:eastAsia="Times New Roman" w:hAnsi="Times New Roman"/>
          <w:sz w:val="20"/>
          <w:szCs w:val="20"/>
          <w:rtl/>
          <w:lang w:eastAsia="he-IL"/>
        </w:rPr>
        <w:br w:type="page"/>
      </w:r>
    </w:p>
    <w:p w14:paraId="5FF2A9A3"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lastRenderedPageBreak/>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ה'</w:t>
      </w:r>
      <w:r w:rsidR="000555DD">
        <w:rPr>
          <w:rFonts w:ascii="Times New Roman" w:eastAsia="Times New Roman" w:hAnsi="Times New Roman" w:hint="cs"/>
          <w:bCs/>
          <w:sz w:val="24"/>
          <w:u w:val="single"/>
          <w:rtl/>
          <w:lang w:eastAsia="he-IL"/>
        </w:rPr>
        <w:t>'</w:t>
      </w:r>
    </w:p>
    <w:p w14:paraId="7B62B8F0"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155DD084"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תשלומי שכר המתכנן</w:t>
      </w:r>
    </w:p>
    <w:p w14:paraId="4B151F36"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045B2A7F"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3879EF60"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590FDD">
        <w:rPr>
          <w:rFonts w:ascii="Times New Roman" w:eastAsia="Times New Roman" w:hAnsi="Times New Roman"/>
          <w:sz w:val="24"/>
          <w:rtl/>
          <w:lang w:eastAsia="he-IL"/>
        </w:rPr>
        <w:br/>
      </w:r>
    </w:p>
    <w:tbl>
      <w:tblPr>
        <w:tblW w:w="8723" w:type="dxa"/>
        <w:tblLook w:val="00A0" w:firstRow="1" w:lastRow="0" w:firstColumn="1" w:lastColumn="0" w:noHBand="0" w:noVBand="0"/>
      </w:tblPr>
      <w:tblGrid>
        <w:gridCol w:w="1026"/>
        <w:gridCol w:w="6158"/>
        <w:gridCol w:w="1539"/>
      </w:tblGrid>
      <w:tr w:rsidR="00590FDD" w:rsidRPr="00590FDD" w14:paraId="1FB6AEC4" w14:textId="77777777" w:rsidTr="000555DD">
        <w:tc>
          <w:tcPr>
            <w:tcW w:w="1026" w:type="dxa"/>
            <w:vAlign w:val="bottom"/>
          </w:tcPr>
          <w:p w14:paraId="38E11A48"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2EB9FEEB"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tl/>
              </w:rPr>
            </w:pPr>
          </w:p>
        </w:tc>
        <w:tc>
          <w:tcPr>
            <w:tcW w:w="1539" w:type="dxa"/>
          </w:tcPr>
          <w:p w14:paraId="30755124"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tl/>
              </w:rPr>
            </w:pPr>
          </w:p>
        </w:tc>
      </w:tr>
      <w:tr w:rsidR="00590FDD" w:rsidRPr="00590FDD" w14:paraId="7A622E92" w14:textId="77777777" w:rsidTr="000555DD">
        <w:tc>
          <w:tcPr>
            <w:tcW w:w="1026" w:type="dxa"/>
            <w:vAlign w:val="bottom"/>
          </w:tcPr>
          <w:p w14:paraId="3E5B6321"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158" w:type="dxa"/>
          </w:tcPr>
          <w:p w14:paraId="52F6BF3B" w14:textId="77777777" w:rsidR="00590FDD" w:rsidRPr="00590FDD" w:rsidRDefault="00590FDD" w:rsidP="000555DD">
            <w:pPr>
              <w:widowControl w:val="0"/>
              <w:spacing w:before="0" w:beforeAutospacing="0" w:after="0" w:afterAutospacing="0" w:line="240" w:lineRule="auto"/>
              <w:ind w:left="397"/>
              <w:rPr>
                <w:rFonts w:ascii="Times New Roman" w:eastAsia="Times New Roman" w:hAnsi="Times New Roman"/>
                <w:sz w:val="24"/>
              </w:rPr>
            </w:pPr>
            <w:r w:rsidRPr="00590FDD">
              <w:rPr>
                <w:rFonts w:ascii="Times New Roman" w:eastAsia="Times New Roman" w:hAnsi="Times New Roman"/>
                <w:sz w:val="24"/>
                <w:rtl/>
              </w:rPr>
              <w:t>לאחר גמר תכנון מוקדם, ו</w:t>
            </w:r>
            <w:r w:rsidR="000555DD">
              <w:rPr>
                <w:rFonts w:ascii="Times New Roman" w:eastAsia="Times New Roman" w:hAnsi="Times New Roman"/>
                <w:sz w:val="24"/>
                <w:rtl/>
              </w:rPr>
              <w:t>אישור עבודות שלב זה ע"י המזמין</w:t>
            </w:r>
            <w:r w:rsidR="004E32D2">
              <w:rPr>
                <w:rFonts w:ascii="Times New Roman" w:eastAsia="Times New Roman" w:hAnsi="Times New Roman" w:hint="cs"/>
                <w:sz w:val="24"/>
                <w:rtl/>
              </w:rPr>
              <w:t xml:space="preserve"> - </w:t>
            </w:r>
            <w:r w:rsidR="000555DD">
              <w:rPr>
                <w:rFonts w:ascii="Times New Roman" w:eastAsia="Times New Roman" w:hAnsi="Times New Roman"/>
                <w:sz w:val="24"/>
                <w:rtl/>
              </w:rPr>
              <w:t xml:space="preserve"> </w:t>
            </w:r>
            <w:r w:rsidR="000555DD" w:rsidRPr="004E32D2">
              <w:rPr>
                <w:rFonts w:ascii="Times New Roman" w:eastAsia="Times New Roman" w:hAnsi="Times New Roman" w:hint="cs"/>
                <w:sz w:val="24"/>
                <w:u w:val="dotted"/>
                <w:rtl/>
              </w:rPr>
              <w:t xml:space="preserve">       </w:t>
            </w:r>
            <w:r w:rsidR="000555DD">
              <w:rPr>
                <w:rFonts w:ascii="Times New Roman" w:eastAsia="Times New Roman" w:hAnsi="Times New Roman" w:hint="cs"/>
                <w:sz w:val="24"/>
                <w:rtl/>
              </w:rPr>
              <w:t xml:space="preserve">                                                                                             </w:t>
            </w:r>
          </w:p>
        </w:tc>
        <w:tc>
          <w:tcPr>
            <w:tcW w:w="1539" w:type="dxa"/>
          </w:tcPr>
          <w:p w14:paraId="5F1316E5"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1.1</w:t>
            </w:r>
          </w:p>
        </w:tc>
      </w:tr>
      <w:tr w:rsidR="00590FDD" w:rsidRPr="00590FDD" w14:paraId="58784789" w14:textId="77777777" w:rsidTr="000555DD">
        <w:tc>
          <w:tcPr>
            <w:tcW w:w="1026" w:type="dxa"/>
            <w:vAlign w:val="bottom"/>
          </w:tcPr>
          <w:p w14:paraId="23A1A003"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158" w:type="dxa"/>
          </w:tcPr>
          <w:p w14:paraId="0A844811" w14:textId="77777777" w:rsidR="00590FDD" w:rsidRPr="00590FDD" w:rsidRDefault="00590FDD" w:rsidP="004E32D2">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הסופי, חשבון יציבות ואישור שלב זה על ידי המזמין </w:t>
            </w:r>
            <w:r w:rsidR="004E32D2">
              <w:rPr>
                <w:rFonts w:ascii="Times New Roman" w:eastAsia="Times New Roman" w:hAnsi="Times New Roman" w:hint="cs"/>
                <w:sz w:val="24"/>
                <w:u w:val="dotted"/>
                <w:rtl/>
              </w:rPr>
              <w:t>-</w:t>
            </w:r>
            <w:r w:rsidR="004E32D2" w:rsidRPr="004E32D2">
              <w:rPr>
                <w:rFonts w:ascii="Times New Roman" w:eastAsia="Times New Roman" w:hAnsi="Times New Roman" w:hint="cs"/>
                <w:sz w:val="24"/>
                <w:u w:val="dotted"/>
                <w:rtl/>
              </w:rPr>
              <w:t xml:space="preserve">                                                                                       </w:t>
            </w:r>
            <w:r w:rsidR="004E32D2">
              <w:rPr>
                <w:rFonts w:ascii="Times New Roman" w:eastAsia="Times New Roman" w:hAnsi="Times New Roman" w:hint="cs"/>
                <w:sz w:val="24"/>
                <w:rtl/>
              </w:rPr>
              <w:t xml:space="preserve"> </w:t>
            </w:r>
          </w:p>
        </w:tc>
        <w:tc>
          <w:tcPr>
            <w:tcW w:w="1539" w:type="dxa"/>
          </w:tcPr>
          <w:p w14:paraId="0FCD77C4"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2</w:t>
            </w:r>
          </w:p>
        </w:tc>
      </w:tr>
      <w:tr w:rsidR="00590FDD" w:rsidRPr="00590FDD" w14:paraId="7F07BF7E" w14:textId="77777777" w:rsidTr="000555DD">
        <w:tc>
          <w:tcPr>
            <w:tcW w:w="1026" w:type="dxa"/>
            <w:vAlign w:val="bottom"/>
          </w:tcPr>
          <w:p w14:paraId="195D287D"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5%</w:t>
            </w:r>
          </w:p>
        </w:tc>
        <w:tc>
          <w:tcPr>
            <w:tcW w:w="6158" w:type="dxa"/>
          </w:tcPr>
          <w:p w14:paraId="25E71575"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אישור הבקשות להיתרי בניה והוצאות היתרי בניה - </w:t>
            </w:r>
          </w:p>
        </w:tc>
        <w:tc>
          <w:tcPr>
            <w:tcW w:w="1539" w:type="dxa"/>
          </w:tcPr>
          <w:p w14:paraId="2D2EFF60"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3</w:t>
            </w:r>
          </w:p>
        </w:tc>
      </w:tr>
      <w:tr w:rsidR="00590FDD" w:rsidRPr="00590FDD" w14:paraId="58FAD36E" w14:textId="77777777" w:rsidTr="000555DD">
        <w:tc>
          <w:tcPr>
            <w:tcW w:w="1026" w:type="dxa"/>
            <w:vAlign w:val="bottom"/>
          </w:tcPr>
          <w:p w14:paraId="674A38C3"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20%</w:t>
            </w:r>
          </w:p>
        </w:tc>
        <w:tc>
          <w:tcPr>
            <w:tcW w:w="6158" w:type="dxa"/>
          </w:tcPr>
          <w:p w14:paraId="25707193"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המפורט והמכרזים, ואישור עבודות שלב זה על ידי המזמין - </w:t>
            </w:r>
          </w:p>
        </w:tc>
        <w:tc>
          <w:tcPr>
            <w:tcW w:w="1539" w:type="dxa"/>
          </w:tcPr>
          <w:p w14:paraId="65C1DAFC"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4</w:t>
            </w:r>
          </w:p>
        </w:tc>
      </w:tr>
      <w:tr w:rsidR="00590FDD" w:rsidRPr="00590FDD" w14:paraId="7A55E172" w14:textId="77777777" w:rsidTr="000555DD">
        <w:tc>
          <w:tcPr>
            <w:tcW w:w="1026" w:type="dxa"/>
            <w:vAlign w:val="bottom"/>
          </w:tcPr>
          <w:p w14:paraId="298E13A8"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r w:rsidRPr="00590FDD">
              <w:rPr>
                <w:rFonts w:ascii="Times New Roman" w:eastAsia="Times New Roman" w:hAnsi="Times New Roman"/>
                <w:sz w:val="24"/>
                <w:rtl/>
              </w:rPr>
              <w:t>%</w:t>
            </w:r>
          </w:p>
        </w:tc>
        <w:tc>
          <w:tcPr>
            <w:tcW w:w="6158" w:type="dxa"/>
          </w:tcPr>
          <w:p w14:paraId="4A94CEB3" w14:textId="5F0780CB" w:rsidR="00590FDD" w:rsidRPr="00590FDD" w:rsidRDefault="00590FDD" w:rsidP="008951A6">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הכנת מפרטים, ואישור שלב זה ע"י המזמין - </w:t>
            </w:r>
          </w:p>
        </w:tc>
        <w:tc>
          <w:tcPr>
            <w:tcW w:w="1539" w:type="dxa"/>
          </w:tcPr>
          <w:p w14:paraId="49CA8B7C"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p>
        </w:tc>
      </w:tr>
      <w:tr w:rsidR="00590FDD" w:rsidRPr="00590FDD" w14:paraId="3CC632C5" w14:textId="77777777" w:rsidTr="000555DD">
        <w:tc>
          <w:tcPr>
            <w:tcW w:w="1026" w:type="dxa"/>
            <w:vAlign w:val="bottom"/>
          </w:tcPr>
          <w:p w14:paraId="4BB6C49B" w14:textId="3DE4C237" w:rsidR="00590FDD" w:rsidRPr="00590FDD" w:rsidRDefault="00590FDD" w:rsidP="008951A6">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w:t>
            </w:r>
            <w:r w:rsidR="008862E3">
              <w:rPr>
                <w:rFonts w:ascii="Times New Roman" w:eastAsia="Times New Roman" w:hAnsi="Times New Roman" w:hint="cs"/>
                <w:sz w:val="24"/>
                <w:rtl/>
              </w:rPr>
              <w:t>8</w:t>
            </w:r>
            <w:r w:rsidRPr="00590FDD">
              <w:rPr>
                <w:rFonts w:ascii="Times New Roman" w:eastAsia="Times New Roman" w:hAnsi="Times New Roman"/>
                <w:sz w:val="24"/>
                <w:rtl/>
              </w:rPr>
              <w:t>%</w:t>
            </w:r>
          </w:p>
        </w:tc>
        <w:tc>
          <w:tcPr>
            <w:tcW w:w="6158" w:type="dxa"/>
          </w:tcPr>
          <w:p w14:paraId="3DA14141"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הוצאת תכניות לביצוע - </w:t>
            </w:r>
          </w:p>
        </w:tc>
        <w:tc>
          <w:tcPr>
            <w:tcW w:w="1539" w:type="dxa"/>
          </w:tcPr>
          <w:p w14:paraId="6E51375F"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6</w:t>
            </w:r>
          </w:p>
        </w:tc>
      </w:tr>
      <w:tr w:rsidR="00590FDD" w:rsidRPr="00590FDD" w14:paraId="46C735F3" w14:textId="77777777" w:rsidTr="000555DD">
        <w:tc>
          <w:tcPr>
            <w:tcW w:w="1026" w:type="dxa"/>
            <w:vAlign w:val="bottom"/>
          </w:tcPr>
          <w:p w14:paraId="1A9681C4" w14:textId="0BFB82FD" w:rsidR="00590FDD" w:rsidRPr="00590FDD" w:rsidRDefault="008862E3" w:rsidP="00590FDD">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15</w:t>
            </w:r>
            <w:r w:rsidR="00590FDD" w:rsidRPr="00590FDD">
              <w:rPr>
                <w:rFonts w:ascii="Times New Roman" w:eastAsia="Times New Roman" w:hAnsi="Times New Roman"/>
                <w:sz w:val="24"/>
                <w:rtl/>
              </w:rPr>
              <w:t>%</w:t>
            </w:r>
          </w:p>
        </w:tc>
        <w:tc>
          <w:tcPr>
            <w:tcW w:w="6158" w:type="dxa"/>
          </w:tcPr>
          <w:p w14:paraId="1AFCF9A6"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במהלך ביצוע הפיקוח העליון - </w:t>
            </w:r>
          </w:p>
        </w:tc>
        <w:tc>
          <w:tcPr>
            <w:tcW w:w="1539" w:type="dxa"/>
          </w:tcPr>
          <w:p w14:paraId="760206AE"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7</w:t>
            </w:r>
          </w:p>
        </w:tc>
      </w:tr>
      <w:tr w:rsidR="00590FDD" w:rsidRPr="00590FDD" w14:paraId="770A4542" w14:textId="77777777" w:rsidTr="000555DD">
        <w:tc>
          <w:tcPr>
            <w:tcW w:w="1026" w:type="dxa"/>
            <w:vAlign w:val="bottom"/>
          </w:tcPr>
          <w:p w14:paraId="636D851D" w14:textId="4ADCD091" w:rsidR="00590FDD" w:rsidRPr="00590FDD" w:rsidRDefault="008862E3" w:rsidP="00590FDD">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7%</w:t>
            </w:r>
          </w:p>
        </w:tc>
        <w:tc>
          <w:tcPr>
            <w:tcW w:w="6158" w:type="dxa"/>
          </w:tcPr>
          <w:p w14:paraId="7B98A191" w14:textId="143A2E69" w:rsidR="00590FDD" w:rsidRPr="00590FDD" w:rsidRDefault="00590FDD" w:rsidP="008951A6">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ביצוע העבודות בהתאם לחוזה זה, הפעלת הפרויקט וקבלת העבודות ע"י המזמין, ולאחר בדיקת החשבונות הסופיים בגין העבודות ואישורם על ידי המתכנן והמזמין, וקבלת אשור אכלוס </w:t>
            </w:r>
            <w:r w:rsidR="008862E3">
              <w:rPr>
                <w:rFonts w:ascii="Times New Roman" w:eastAsia="Times New Roman" w:hAnsi="Times New Roman" w:hint="cs"/>
                <w:sz w:val="24"/>
                <w:rtl/>
              </w:rPr>
              <w:t xml:space="preserve">, </w:t>
            </w:r>
            <w:r w:rsidR="008862E3" w:rsidRPr="00590FDD">
              <w:rPr>
                <w:rFonts w:ascii="Times New Roman" w:eastAsia="Times New Roman" w:hAnsi="Times New Roman"/>
                <w:sz w:val="24"/>
                <w:rtl/>
              </w:rPr>
              <w:t xml:space="preserve">לאחר גמר הפקוח העליון, </w:t>
            </w:r>
            <w:r w:rsidR="008862E3" w:rsidRPr="00590FDD">
              <w:rPr>
                <w:rFonts w:ascii="Times New Roman" w:eastAsia="Times New Roman" w:hAnsi="Times New Roman" w:hint="cs"/>
                <w:sz w:val="24"/>
                <w:rtl/>
              </w:rPr>
              <w:t>תיקונ</w:t>
            </w:r>
            <w:r w:rsidR="008862E3" w:rsidRPr="00590FDD">
              <w:rPr>
                <w:rFonts w:ascii="Times New Roman" w:eastAsia="Times New Roman" w:hAnsi="Times New Roman" w:hint="eastAsia"/>
                <w:sz w:val="24"/>
                <w:rtl/>
              </w:rPr>
              <w:t>י</w:t>
            </w:r>
            <w:r w:rsidR="008862E3" w:rsidRPr="00590FDD">
              <w:rPr>
                <w:rFonts w:ascii="Times New Roman" w:eastAsia="Times New Roman" w:hAnsi="Times New Roman"/>
                <w:sz w:val="24"/>
                <w:rtl/>
              </w:rPr>
              <w:t xml:space="preserve"> הבדק וקבלת תעודות גמר לפרויקט, אישור המתכנן בכתב להשלמת הפרויקט בהתאם לתכניותיו, לתקנים מחייבים ולשביעות רצונו</w:t>
            </w:r>
          </w:p>
        </w:tc>
        <w:tc>
          <w:tcPr>
            <w:tcW w:w="1539" w:type="dxa"/>
          </w:tcPr>
          <w:p w14:paraId="297B376E"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8</w:t>
            </w:r>
          </w:p>
        </w:tc>
      </w:tr>
      <w:tr w:rsidR="00590FDD" w:rsidRPr="00590FDD" w14:paraId="31A1323D" w14:textId="77777777" w:rsidTr="000555DD">
        <w:tc>
          <w:tcPr>
            <w:tcW w:w="1026" w:type="dxa"/>
            <w:vAlign w:val="bottom"/>
          </w:tcPr>
          <w:p w14:paraId="600FEE0F" w14:textId="17131C8F"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5E2CA3AB" w14:textId="0272ED87" w:rsidR="00590FDD" w:rsidRPr="00590FDD" w:rsidRDefault="00590FDD" w:rsidP="008951A6">
            <w:pPr>
              <w:widowControl w:val="0"/>
              <w:spacing w:before="0" w:beforeAutospacing="0" w:after="0" w:afterAutospacing="0" w:line="240" w:lineRule="auto"/>
              <w:ind w:right="360"/>
              <w:rPr>
                <w:rFonts w:ascii="Times New Roman" w:eastAsia="Times New Roman" w:hAnsi="Times New Roman"/>
                <w:sz w:val="24"/>
              </w:rPr>
            </w:pPr>
            <w:r w:rsidRPr="00590FDD">
              <w:rPr>
                <w:rFonts w:ascii="Times New Roman" w:eastAsia="Times New Roman" w:hAnsi="Times New Roman"/>
                <w:sz w:val="24"/>
                <w:rtl/>
              </w:rPr>
              <w:t xml:space="preserve">– </w:t>
            </w:r>
          </w:p>
        </w:tc>
        <w:tc>
          <w:tcPr>
            <w:tcW w:w="1539" w:type="dxa"/>
          </w:tcPr>
          <w:p w14:paraId="718FB860" w14:textId="733878A0"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p>
        </w:tc>
      </w:tr>
      <w:tr w:rsidR="00590FDD" w:rsidRPr="00590FDD" w14:paraId="4563A0C3" w14:textId="77777777" w:rsidTr="000555DD">
        <w:tc>
          <w:tcPr>
            <w:tcW w:w="1026" w:type="dxa"/>
            <w:vAlign w:val="bottom"/>
          </w:tcPr>
          <w:p w14:paraId="10110F47"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7983C459" w14:textId="77777777" w:rsidR="00590FDD" w:rsidRPr="00590FDD" w:rsidRDefault="00590FDD" w:rsidP="004E32D2">
            <w:pPr>
              <w:widowControl w:val="0"/>
              <w:spacing w:before="0" w:beforeAutospacing="0" w:after="0" w:afterAutospacing="0" w:line="240" w:lineRule="auto"/>
              <w:ind w:right="360"/>
              <w:rPr>
                <w:rFonts w:ascii="Times New Roman" w:eastAsia="Times New Roman" w:hAnsi="Times New Roman"/>
                <w:sz w:val="24"/>
                <w:rtl/>
              </w:rPr>
            </w:pPr>
          </w:p>
        </w:tc>
        <w:tc>
          <w:tcPr>
            <w:tcW w:w="1539" w:type="dxa"/>
          </w:tcPr>
          <w:p w14:paraId="4F1074F4" w14:textId="77777777" w:rsidR="00590FDD" w:rsidRPr="00590FDD" w:rsidRDefault="00590FDD" w:rsidP="004E32D2">
            <w:pPr>
              <w:widowControl w:val="0"/>
              <w:spacing w:before="0" w:beforeAutospacing="0" w:after="0" w:afterAutospacing="0" w:line="240" w:lineRule="auto"/>
              <w:rPr>
                <w:rFonts w:ascii="Times New Roman" w:eastAsia="Times New Roman" w:hAnsi="Times New Roman"/>
                <w:sz w:val="24"/>
                <w:rtl/>
              </w:rPr>
            </w:pPr>
          </w:p>
        </w:tc>
      </w:tr>
      <w:tr w:rsidR="00590FDD" w:rsidRPr="00590FDD" w14:paraId="3B1C6427" w14:textId="77777777" w:rsidTr="000555DD">
        <w:tc>
          <w:tcPr>
            <w:tcW w:w="1026" w:type="dxa"/>
          </w:tcPr>
          <w:p w14:paraId="1A1B36CD"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6158" w:type="dxa"/>
          </w:tcPr>
          <w:p w14:paraId="211227C6"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1539" w:type="dxa"/>
          </w:tcPr>
          <w:p w14:paraId="508C8D7A"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p>
        </w:tc>
      </w:tr>
    </w:tbl>
    <w:p w14:paraId="4B3AF60C"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lang w:eastAsia="he-IL"/>
        </w:rPr>
      </w:pPr>
      <w:r w:rsidRPr="00590FDD">
        <w:rPr>
          <w:rFonts w:ascii="Times New Roman" w:eastAsia="Times New Roman" w:hAnsi="Times New Roman"/>
          <w:sz w:val="24"/>
          <w:rtl/>
          <w:lang w:eastAsia="he-IL"/>
        </w:rPr>
        <w:lastRenderedPageBreak/>
        <w:t>למרות האמור בסעיף 1 לעיל רשאי המזמין לשלם למתכנן מקדמות בגין קידום התכנון אשר יקוזזו משלבי התשלום עפ"י קביעתו.</w:t>
      </w:r>
    </w:p>
    <w:p w14:paraId="2FFE07F2"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3F83A3BC"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יגיש חשבון לא יותר מאשר פעם בחודש.</w:t>
      </w:r>
    </w:p>
    <w:p w14:paraId="382D2E73"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385BD2BC" w14:textId="77777777" w:rsidR="00590FDD" w:rsidRPr="00590FDD" w:rsidRDefault="00590FDD" w:rsidP="00590FDD">
      <w:pPr>
        <w:widowControl w:val="0"/>
        <w:numPr>
          <w:ilvl w:val="0"/>
          <w:numId w:val="10"/>
        </w:numPr>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המזמין ישלם את שכר המתכנן תוך 60 יום מתאריך אישור החשבון ע"י המנהל.</w:t>
      </w:r>
    </w:p>
    <w:p w14:paraId="35B051C9"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483E5D8B" w14:textId="77777777" w:rsidR="00590FDD" w:rsidRPr="00590FDD" w:rsidRDefault="00590FDD" w:rsidP="00590FDD">
      <w:pPr>
        <w:widowControl w:val="0"/>
        <w:numPr>
          <w:ilvl w:val="0"/>
          <w:numId w:val="10"/>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הגשת החשבונות תתבצע תוך הטענתם לתיקיית "חשבונות מוגשים" במערכת ה-</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 ויידוע המנהל בהתאם. מובהר כי הטענת החשבון למערכת מהווה תנאי לטיפול בו.</w:t>
      </w:r>
    </w:p>
    <w:p w14:paraId="1B9768F4"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1AA208B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536526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003995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51ECF1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9FA699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6B171F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06ED03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637085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8474E6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297296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C1BE43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50F6B6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B98ECB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4BE2A8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E73700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D9D088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C5D941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D06F6C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F36ABAE" w14:textId="77777777" w:rsidR="00E078A7" w:rsidRDefault="00E078A7" w:rsidP="004E32D2">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5F64F532"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sz w:val="20"/>
          <w:rtl/>
          <w:lang w:eastAsia="he-IL"/>
        </w:rPr>
      </w:pPr>
      <w:r w:rsidRPr="004E32D2">
        <w:rPr>
          <w:rFonts w:ascii="Times New Roman" w:eastAsia="Times New Roman" w:hAnsi="Times New Roman" w:hint="cs"/>
          <w:bCs/>
          <w:sz w:val="20"/>
          <w:u w:val="single"/>
          <w:rtl/>
          <w:lang w:eastAsia="he-IL"/>
        </w:rPr>
        <w:lastRenderedPageBreak/>
        <w:t>נספח "ו''</w:t>
      </w:r>
    </w:p>
    <w:p w14:paraId="3F1F67D7" w14:textId="77777777" w:rsidR="004E32D2" w:rsidRPr="004E32D2" w:rsidRDefault="004E32D2" w:rsidP="004E32D2">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41B38F50E4FC49B8A0512A4EDC9FC7A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07-14T00:00:00Z">
            <w:dateFormat w:val="dd/MM/yyyy"/>
            <w:lid w:val="he-IL"/>
            <w:storeMappedDataAs w:val="dateTime"/>
            <w:calendar w:val="gregorian"/>
          </w:date>
        </w:sdtPr>
        <w:sdtEndPr>
          <w:rPr>
            <w:rFonts w:hint="cs"/>
          </w:rPr>
        </w:sdtEndPr>
        <w:sdtContent>
          <w:r w:rsidR="00A93480">
            <w:rPr>
              <w:rFonts w:ascii="Times New Roman" w:eastAsia="Times New Roman" w:hAnsi="Times New Roman" w:hint="cs"/>
              <w:color w:val="008000"/>
              <w:sz w:val="24"/>
              <w:rtl/>
              <w:lang w:eastAsia="he-IL"/>
            </w:rPr>
            <w:t>‏14/07/2020</w:t>
          </w:r>
        </w:sdtContent>
      </w:sdt>
      <w:r w:rsidRPr="004E32D2">
        <w:rPr>
          <w:rFonts w:ascii="Times New Roman" w:eastAsia="Times New Roman" w:hAnsi="Times New Roman" w:hint="cs"/>
          <w:bCs/>
          <w:color w:val="FF0000"/>
          <w:sz w:val="24"/>
          <w:rtl/>
          <w:lang w:eastAsia="he-IL"/>
        </w:rPr>
        <w:br/>
      </w:r>
    </w:p>
    <w:p w14:paraId="32DF736E"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D559730C708248E59001A8218D03B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15C1203" w14:textId="414A27DB" w:rsidR="004E32D2" w:rsidRPr="004E32D2" w:rsidRDefault="00987757" w:rsidP="008951A6">
          <w:pPr>
            <w:widowControl w:val="0"/>
            <w:spacing w:before="0" w:beforeAutospacing="0" w:after="0" w:afterAutospacing="0" w:line="240" w:lineRule="auto"/>
            <w:rPr>
              <w:rFonts w:ascii="Times New Roman" w:eastAsia="Times New Roman" w:hAnsi="Times New Roman"/>
              <w:color w:val="008000"/>
              <w:sz w:val="24"/>
              <w:rtl/>
              <w:lang w:eastAsia="he-IL"/>
            </w:rPr>
          </w:pPr>
          <w:r>
            <w:rPr>
              <w:rFonts w:ascii="Times New Roman" w:eastAsia="Times New Roman" w:hAnsi="Times New Roman" w:hint="cs"/>
              <w:color w:val="008000"/>
              <w:sz w:val="24"/>
              <w:rtl/>
              <w:lang w:eastAsia="he-IL"/>
            </w:rPr>
            <w:br/>
            <w:t>אפריקה ישראל מגורים בע"מ</w:t>
          </w:r>
          <w:r>
            <w:rPr>
              <w:rFonts w:ascii="Times New Roman" w:eastAsia="Times New Roman" w:hAnsi="Times New Roman" w:hint="cs"/>
              <w:color w:val="008000"/>
              <w:sz w:val="24"/>
              <w:rtl/>
              <w:lang w:eastAsia="he-IL"/>
            </w:rPr>
            <w:br/>
            <w:t>יוני נתניהו 1 ג' אור יהודה</w:t>
          </w:r>
          <w:r>
            <w:rPr>
              <w:rFonts w:ascii="Times New Roman" w:eastAsia="Times New Roman" w:hAnsi="Times New Roman" w:hint="cs"/>
              <w:color w:val="008000"/>
              <w:sz w:val="24"/>
              <w:rtl/>
              <w:lang w:eastAsia="he-IL"/>
            </w:rPr>
            <w:br/>
            <w:t>מ.ז 52-003476-0</w:t>
          </w:r>
          <w:r>
            <w:rPr>
              <w:rFonts w:ascii="Times New Roman" w:eastAsia="Times New Roman" w:hAnsi="Times New Roman" w:hint="cs"/>
              <w:color w:val="008000"/>
              <w:sz w:val="24"/>
              <w:rtl/>
              <w:lang w:eastAsia="he-IL"/>
            </w:rPr>
            <w:br/>
          </w:r>
        </w:p>
      </w:sdtContent>
    </w:sdt>
    <w:p w14:paraId="042BC8C5"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1EC1F294"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w:t>
      </w:r>
    </w:p>
    <w:p w14:paraId="1183D669"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09C527EE" w14:textId="77777777" w:rsidR="004E32D2" w:rsidRPr="004E32D2" w:rsidRDefault="004E32D2" w:rsidP="004E32D2">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4E32D2">
        <w:rPr>
          <w:rFonts w:ascii="Times New Roman" w:eastAsia="Times New Roman" w:hAnsi="Times New Roman" w:hint="cs"/>
          <w:bCs/>
          <w:sz w:val="24"/>
          <w:u w:val="single"/>
          <w:rtl/>
          <w:lang w:eastAsia="he-IL"/>
        </w:rPr>
        <w:t>הצהרה והתחייבות לשמירת סודיות</w:t>
      </w:r>
    </w:p>
    <w:p w14:paraId="6B998843"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p>
    <w:p w14:paraId="7C0D5205" w14:textId="4F616E83"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9FDC1813FBC1470187EC7920F51805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87757">
            <w:rPr>
              <w:rFonts w:ascii="Times New Roman" w:eastAsia="Times New Roman" w:hAnsi="Times New Roman" w:hint="cs"/>
              <w:color w:val="008000"/>
              <w:sz w:val="24"/>
              <w:rtl/>
              <w:lang w:eastAsia="he-IL"/>
            </w:rPr>
            <w:t>דוד מהנדסים בע"מ</w:t>
          </w:r>
        </w:sdtContent>
      </w:sdt>
      <w:r w:rsidRPr="004E32D2">
        <w:rPr>
          <w:rFonts w:ascii="Times New Roman" w:eastAsia="Times New Roman" w:hAnsi="Times New Roman" w:hint="cs"/>
          <w:sz w:val="24"/>
          <w:rtl/>
          <w:lang w:eastAsia="he-IL"/>
        </w:rPr>
        <w:t xml:space="preserve"> / הפועל בשם חברת </w:t>
      </w:r>
      <w:r w:rsidRPr="004E32D2">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47FCC6D2593F4649B0CE7764DAB0DD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87757">
            <w:rPr>
              <w:rFonts w:ascii="Times New Roman" w:eastAsia="Times New Roman" w:hAnsi="Times New Roman" w:hint="cs"/>
              <w:color w:val="008000"/>
              <w:sz w:val="24"/>
              <w:rtl/>
              <w:lang w:eastAsia="he-IL"/>
            </w:rPr>
            <w:t>דוד מהנדסים בע"מ</w:t>
          </w:r>
        </w:sdtContent>
      </w:sdt>
      <w:r w:rsidRPr="004E32D2">
        <w:rPr>
          <w:rFonts w:ascii="Times New Roman" w:eastAsia="Times New Roman" w:hAnsi="Times New Roman" w:hint="cs"/>
          <w:bCs/>
          <w:sz w:val="24"/>
          <w:rtl/>
          <w:lang w:eastAsia="he-IL"/>
        </w:rPr>
        <w:t xml:space="preserve"> /</w:t>
      </w:r>
      <w:r w:rsidRPr="004E32D2">
        <w:rPr>
          <w:rFonts w:ascii="Times New Roman" w:eastAsia="Times New Roman" w:hAnsi="Times New Roman" w:hint="cs"/>
          <w:sz w:val="24"/>
          <w:rtl/>
          <w:lang w:eastAsia="he-IL"/>
        </w:rPr>
        <w:t xml:space="preserve"> המספק שירותים לחברת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CF054D32B7D04222A6952B0E378B1F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87757">
            <w:rPr>
              <w:rFonts w:ascii="Times New Roman" w:eastAsia="Times New Roman" w:hAnsi="Times New Roman" w:hint="cs"/>
              <w:color w:val="008000"/>
              <w:sz w:val="24"/>
              <w:rtl/>
              <w:lang w:eastAsia="he-IL"/>
            </w:rPr>
            <w:t>דוד מהנדסים בע"מ</w:t>
          </w:r>
        </w:sdtContent>
      </w:sdt>
      <w:r w:rsidRPr="004E32D2">
        <w:rPr>
          <w:rFonts w:ascii="Times New Roman" w:eastAsia="Times New Roman" w:hAnsi="Times New Roman" w:hint="cs"/>
          <w:sz w:val="24"/>
          <w:rtl/>
          <w:lang w:eastAsia="he-IL"/>
        </w:rPr>
        <w:t xml:space="preserve"> *,מצהיר בזאת ומתחייב כלפיכם כדלקמן:</w:t>
      </w:r>
    </w:p>
    <w:p w14:paraId="2610885F"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634C7668" w14:textId="26D4273F"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CFEC286F9F584BC5AF846440A82375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87757">
            <w:rPr>
              <w:rFonts w:ascii="Times New Roman" w:eastAsia="Times New Roman" w:hAnsi="Times New Roman" w:hint="cs"/>
              <w:color w:val="008000"/>
              <w:sz w:val="24"/>
              <w:rtl/>
              <w:lang w:eastAsia="he-IL"/>
            </w:rPr>
            <w:t>דוד מהנדסים בע"מ</w:t>
          </w:r>
        </w:sdtContent>
      </w:sdt>
      <w:r w:rsidRPr="004E32D2">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029957132BB74F55B794BDECACC9D3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hint="cs"/>
              <w:bCs/>
              <w:color w:val="00B0F0"/>
              <w:sz w:val="24"/>
              <w:rtl/>
              <w:lang w:eastAsia="he-IL"/>
            </w:rPr>
            <w:t>מתכנן קונסטרוקציה</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93CC75DFAD5B4B2FAADCEFCD6DCD34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1737C5">
            <w:rPr>
              <w:rFonts w:ascii="Times New Roman" w:eastAsia="Times New Roman" w:hAnsi="Times New Roman" w:hint="cs"/>
              <w:bCs/>
              <w:color w:val="008000"/>
              <w:sz w:val="24"/>
              <w:rtl/>
              <w:lang w:eastAsia="he-IL"/>
            </w:rPr>
            <w:t xml:space="preserve">שם הפרויקט - סביוני סיטי אנדריוס </w:t>
          </w:r>
        </w:sdtContent>
      </w:sdt>
      <w:r w:rsidRPr="004E32D2">
        <w:rPr>
          <w:rFonts w:ascii="Times New Roman" w:eastAsia="Times New Roman" w:hAnsi="Times New Roman" w:hint="cs"/>
          <w:color w:val="008000"/>
          <w:sz w:val="24"/>
          <w:rtl/>
          <w:lang w:eastAsia="he-IL"/>
        </w:rPr>
        <w:t>.</w:t>
      </w:r>
    </w:p>
    <w:p w14:paraId="07676214"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242A5B21" w14:textId="2C180E8C"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C4600ADE62B647C5A0F5B9947DBB61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87757">
            <w:rPr>
              <w:rFonts w:ascii="Times New Roman" w:eastAsia="Times New Roman" w:hAnsi="Times New Roman" w:hint="cs"/>
              <w:color w:val="008000"/>
              <w:sz w:val="24"/>
              <w:rtl/>
              <w:lang w:eastAsia="he-IL"/>
            </w:rPr>
            <w:t>דוד מהנדסים בע"מ</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עשוי להגיע לרשותי מידע חסוי כמוגדר להלן:</w:t>
      </w:r>
    </w:p>
    <w:p w14:paraId="07F6CDDE"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22447F10" w14:textId="4B6CEC64" w:rsidR="004E32D2" w:rsidRPr="004E32D2" w:rsidRDefault="004E32D2" w:rsidP="004E32D2">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ab/>
        <w:t>"</w:t>
      </w:r>
      <w:r w:rsidRPr="004E32D2">
        <w:rPr>
          <w:rFonts w:ascii="Times New Roman" w:eastAsia="Times New Roman" w:hAnsi="Times New Roman" w:hint="cs"/>
          <w:b/>
          <w:bCs/>
          <w:sz w:val="24"/>
          <w:rtl/>
          <w:lang w:eastAsia="he-IL"/>
        </w:rPr>
        <w:t>מידע חסוי</w:t>
      </w:r>
      <w:r w:rsidRPr="004E32D2">
        <w:rPr>
          <w:rFonts w:ascii="Times New Roman" w:eastAsia="Times New Roman" w:hAnsi="Times New Roman" w:hint="cs"/>
          <w:sz w:val="24"/>
          <w:rtl/>
          <w:lang w:eastAsia="he-IL"/>
        </w:rPr>
        <w:t>"-</w:t>
      </w:r>
      <w:r w:rsidRPr="004E32D2">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D70F5D4F8514281B4B33BE639994A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87757">
            <w:rPr>
              <w:rFonts w:ascii="Times New Roman" w:eastAsia="Times New Roman" w:hAnsi="Times New Roman" w:hint="cs"/>
              <w:color w:val="008000"/>
              <w:sz w:val="24"/>
              <w:rtl/>
              <w:lang w:eastAsia="he-IL"/>
            </w:rPr>
            <w:t>דוד מהנדסים בע"מ</w:t>
          </w:r>
        </w:sdtContent>
      </w:sdt>
      <w:r w:rsidRPr="004E32D2">
        <w:rPr>
          <w:rFonts w:ascii="Times New Roman" w:eastAsia="Times New Roman" w:hAnsi="Times New Roman"/>
          <w:bCs/>
          <w:color w:val="008000"/>
          <w:sz w:val="24"/>
          <w:lang w:eastAsia="he-IL"/>
        </w:rPr>
        <w:t xml:space="preserve"> </w:t>
      </w:r>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color w:val="008000"/>
          <w:sz w:val="24"/>
          <w:rtl/>
          <w:lang w:eastAsia="he-IL"/>
        </w:rPr>
        <w:t>.</w:t>
      </w:r>
    </w:p>
    <w:p w14:paraId="38CB523E"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6B1EEEA9"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1CB6B6F1"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2895049C"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מתחייב לנקוט בכל אמצעי הזהירות כדי למנוע אפשרות כי מידע חסוי יצא מרשותכם ו/או מרשותי ויגיע למי שלא הוסמך על ידכם </w:t>
      </w:r>
      <w:r w:rsidRPr="004E32D2">
        <w:rPr>
          <w:rFonts w:ascii="Times New Roman" w:eastAsia="Times New Roman" w:hAnsi="Times New Roman" w:hint="cs"/>
          <w:sz w:val="24"/>
          <w:rtl/>
          <w:lang w:eastAsia="he-IL"/>
        </w:rPr>
        <w:lastRenderedPageBreak/>
        <w:t>בכתב.</w:t>
      </w:r>
    </w:p>
    <w:p w14:paraId="77DE8BF7"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2FAC84E2"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08729936"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2F6C6E8E"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בכבוד רב,</w:t>
      </w:r>
    </w:p>
    <w:p w14:paraId="6DDA116E" w14:textId="77777777" w:rsidR="004E32D2" w:rsidRPr="004E32D2" w:rsidRDefault="004E32D2" w:rsidP="004E32D2">
      <w:pPr>
        <w:widowControl w:val="0"/>
        <w:spacing w:before="0" w:beforeAutospacing="0" w:after="0" w:afterAutospacing="0" w:line="360" w:lineRule="auto"/>
        <w:ind w:left="5040"/>
        <w:jc w:val="both"/>
        <w:rPr>
          <w:rFonts w:ascii="Times New Roman" w:eastAsia="Times New Roman" w:hAnsi="Times New Roman"/>
          <w:sz w:val="24"/>
          <w:rtl/>
          <w:lang w:eastAsia="he-IL"/>
        </w:rPr>
      </w:pPr>
    </w:p>
    <w:p w14:paraId="61DB8C9D"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3EAE535A" w14:textId="6F857F6C"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75B52C8DEE9E47E8B98F45D6138B5D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87757">
            <w:rPr>
              <w:rFonts w:ascii="Times New Roman" w:eastAsia="Times New Roman" w:hAnsi="Times New Roman" w:hint="cs"/>
              <w:color w:val="00B0F0"/>
              <w:sz w:val="20"/>
              <w:u w:val="single"/>
              <w:rtl/>
              <w:lang w:eastAsia="he-IL"/>
            </w:rPr>
            <w:t>דוד מהנדסים בע"מ</w:t>
          </w:r>
        </w:sdtContent>
      </w:sdt>
    </w:p>
    <w:p w14:paraId="40C08840"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3537CFF3"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שם:____________</w:t>
      </w:r>
    </w:p>
    <w:p w14:paraId="393168CE"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ת.ז:____________</w:t>
      </w:r>
    </w:p>
    <w:p w14:paraId="378E8446"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כתובת:__________</w:t>
      </w:r>
    </w:p>
    <w:p w14:paraId="7175384F" w14:textId="77777777" w:rsidR="004E32D2" w:rsidRPr="004E32D2" w:rsidRDefault="004E32D2" w:rsidP="004E32D2">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4E32D2">
        <w:rPr>
          <w:rFonts w:ascii="Times New Roman" w:eastAsia="Times New Roman" w:hAnsi="Times New Roman" w:hint="cs"/>
          <w:sz w:val="24"/>
          <w:highlight w:val="yellow"/>
          <w:rtl/>
          <w:lang w:eastAsia="he-IL"/>
        </w:rPr>
        <w:t>*מחק את המיותר</w:t>
      </w:r>
    </w:p>
    <w:p w14:paraId="38FE2875"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4E32D2">
        <w:rPr>
          <w:rFonts w:ascii="Times New Roman" w:eastAsia="Times New Roman" w:hAnsi="Times New Roman" w:hint="cs"/>
          <w:bCs/>
          <w:sz w:val="24"/>
          <w:u w:val="single"/>
          <w:rtl/>
          <w:lang w:eastAsia="he-IL"/>
        </w:rPr>
        <w:br w:type="page"/>
      </w:r>
    </w:p>
    <w:p w14:paraId="0962F0CA" w14:textId="77777777" w:rsidR="003E5958" w:rsidRPr="003E5958" w:rsidRDefault="003E5958" w:rsidP="003E5958">
      <w:pPr>
        <w:spacing w:before="0" w:beforeAutospacing="0" w:after="0" w:afterAutospacing="0" w:line="240" w:lineRule="auto"/>
        <w:jc w:val="center"/>
        <w:rPr>
          <w:rFonts w:ascii="Times New Roman" w:eastAsia="Times New Roman" w:hAnsi="Times New Roman"/>
          <w:sz w:val="20"/>
          <w:lang w:eastAsia="he-IL"/>
        </w:rPr>
      </w:pPr>
      <w:r w:rsidRPr="003E5958">
        <w:rPr>
          <w:rFonts w:ascii="Times New Roman" w:eastAsia="Times New Roman" w:hAnsi="Times New Roman" w:hint="cs"/>
          <w:bCs/>
          <w:sz w:val="20"/>
          <w:u w:val="single"/>
          <w:rtl/>
          <w:lang w:eastAsia="he-IL"/>
        </w:rPr>
        <w:lastRenderedPageBreak/>
        <w:t>נספח "ז''</w:t>
      </w:r>
    </w:p>
    <w:p w14:paraId="33BC3885" w14:textId="77777777" w:rsidR="003E5958" w:rsidRPr="003E5958" w:rsidRDefault="003E5958" w:rsidP="003E5958">
      <w:pPr>
        <w:widowControl w:val="0"/>
        <w:spacing w:before="0" w:beforeAutospacing="0" w:after="0" w:afterAutospacing="0" w:line="240" w:lineRule="auto"/>
        <w:jc w:val="center"/>
        <w:rPr>
          <w:rFonts w:ascii="David" w:eastAsia="Times New Roman" w:hAnsi="David"/>
          <w:sz w:val="24"/>
          <w:lang w:eastAsia="he-IL"/>
        </w:rPr>
      </w:pPr>
    </w:p>
    <w:p w14:paraId="56D11690" w14:textId="77777777" w:rsidR="003E5958" w:rsidRPr="003E5958" w:rsidRDefault="003E5958" w:rsidP="003E5958">
      <w:pPr>
        <w:widowControl w:val="0"/>
        <w:bidi w:val="0"/>
        <w:spacing w:before="0" w:beforeAutospacing="0" w:after="0" w:afterAutospacing="0" w:line="240" w:lineRule="auto"/>
        <w:jc w:val="center"/>
        <w:rPr>
          <w:rFonts w:eastAsia="Times New Roman"/>
          <w:bCs/>
          <w:sz w:val="24"/>
          <w:u w:val="single"/>
          <w:rtl/>
          <w:lang w:eastAsia="he-IL"/>
        </w:rPr>
      </w:pPr>
      <w:r w:rsidRPr="003E5958">
        <w:rPr>
          <w:rFonts w:ascii="David" w:eastAsia="Times New Roman" w:hAnsi="David" w:hint="cs"/>
          <w:bCs/>
          <w:sz w:val="24"/>
          <w:u w:val="single"/>
          <w:rtl/>
          <w:lang w:eastAsia="he-IL"/>
        </w:rPr>
        <w:t>מפרט ביטוחי</w:t>
      </w:r>
      <w:r w:rsidRPr="003E5958">
        <w:rPr>
          <w:rFonts w:ascii="Times New Roman" w:eastAsia="Times New Roman" w:hAnsi="Times New Roman" w:hint="cs"/>
          <w:b/>
          <w:bCs/>
          <w:sz w:val="20"/>
          <w:u w:val="single"/>
          <w:rtl/>
          <w:lang w:eastAsia="he-IL"/>
        </w:rPr>
        <w:t xml:space="preserve"> המתכנן</w:t>
      </w:r>
      <w:r w:rsidRPr="003E5958">
        <w:rPr>
          <w:rFonts w:ascii="David" w:eastAsia="Times New Roman" w:hAnsi="David" w:hint="cs"/>
          <w:bCs/>
          <w:sz w:val="24"/>
          <w:u w:val="single"/>
          <w:rtl/>
          <w:lang w:eastAsia="he-IL"/>
        </w:rPr>
        <w:t xml:space="preserve"> </w:t>
      </w:r>
    </w:p>
    <w:p w14:paraId="2E5B80C2" w14:textId="77777777" w:rsidR="003E5958" w:rsidRPr="003E5958" w:rsidRDefault="003E5958" w:rsidP="003E5958">
      <w:pPr>
        <w:tabs>
          <w:tab w:val="left" w:pos="283"/>
        </w:tabs>
        <w:spacing w:line="240" w:lineRule="auto"/>
        <w:jc w:val="both"/>
        <w:rPr>
          <w:rFonts w:ascii="David" w:eastAsia="Calibri" w:hAnsi="David"/>
          <w:sz w:val="24"/>
          <w:rtl/>
        </w:rPr>
      </w:pPr>
      <w:r w:rsidRPr="003E5958">
        <w:rPr>
          <w:rFonts w:ascii="David" w:eastAsia="Calibri" w:hAnsi="David" w:hint="cs"/>
          <w:sz w:val="24"/>
          <w:rtl/>
        </w:rPr>
        <w:t>המתכנן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07676247"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1.</w:t>
      </w:r>
      <w:r w:rsidRPr="003E5958">
        <w:rPr>
          <w:rFonts w:ascii="David" w:eastAsia="Calibri" w:hAnsi="David" w:hint="cs"/>
          <w:sz w:val="24"/>
          <w:rtl/>
        </w:rPr>
        <w:tab/>
      </w:r>
      <w:r w:rsidRPr="003E5958">
        <w:rPr>
          <w:rFonts w:ascii="David" w:eastAsia="Calibri" w:hAnsi="David" w:hint="cs"/>
          <w:b/>
          <w:bCs/>
          <w:sz w:val="24"/>
          <w:rtl/>
        </w:rPr>
        <w:t>ביטוח אחריות מקצועית</w:t>
      </w:r>
      <w:r w:rsidRPr="003E5958">
        <w:rPr>
          <w:rFonts w:ascii="David" w:eastAsia="Calibri" w:hAnsi="David" w:hint="cs"/>
          <w:sz w:val="24"/>
          <w:rtl/>
        </w:rPr>
        <w:t>, לכיסוי חבותו המקצועית של המתכנן ביחס להתחייבויותיו על פי ההסכם הנדון.</w:t>
      </w:r>
    </w:p>
    <w:p w14:paraId="2432026E"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גבול האחריות על פי הפוליסה לא יפחת מ- 4,000,000 ₪  (ארבעה מליון ₪) לאירוע ובסה"כ לתקופת הביטוח.</w:t>
      </w:r>
    </w:p>
    <w:p w14:paraId="2D93F820"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המתכנן,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המתכנן והבאים מטעמו, כמוגדר בפוליסה ובכפוף לתנאיה ולסייגיה. הביטוח כולל מועד למפרע שאינו מאוחר ממועד תחילת ביצוע העבודות על ידי המתכנן אך לא לפני </w:t>
      </w:r>
      <w:r w:rsidRPr="003E5958">
        <w:rPr>
          <w:rFonts w:ascii="David" w:eastAsia="Calibri" w:hAnsi="David" w:hint="cs"/>
          <w:sz w:val="24"/>
          <w:rtl/>
        </w:rPr>
        <w:lastRenderedPageBreak/>
        <w:t>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20A2A604"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2.</w:t>
      </w:r>
      <w:r w:rsidRPr="003E5958">
        <w:rPr>
          <w:rFonts w:ascii="David" w:eastAsia="Calibri" w:hAnsi="David" w:hint="cs"/>
          <w:sz w:val="24"/>
          <w:rtl/>
        </w:rPr>
        <w:tab/>
      </w:r>
      <w:r w:rsidRPr="003E5958">
        <w:rPr>
          <w:rFonts w:ascii="David" w:eastAsia="Calibri" w:hAnsi="David" w:hint="cs"/>
          <w:b/>
          <w:bCs/>
          <w:sz w:val="24"/>
          <w:rtl/>
        </w:rPr>
        <w:t>ביטוח אחריות מעבידים</w:t>
      </w:r>
      <w:r w:rsidRPr="003E5958">
        <w:rPr>
          <w:rFonts w:ascii="David" w:eastAsia="Calibri" w:hAnsi="David" w:hint="cs"/>
          <w:sz w:val="24"/>
          <w:rtl/>
        </w:rPr>
        <w:t>, המבטח חבות עפ"י פקודת הנזיקין (נוסח חדש) וחוק האחריות למוצרים פגומים תש"ם-1980,  כלפי כל העובדים, המועסקים על ידי המתכנן,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1AC79862"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3E5958">
        <w:rPr>
          <w:rFonts w:ascii="David" w:eastAsia="Calibri" w:hAnsi="David" w:hint="cs"/>
          <w:sz w:val="24"/>
        </w:rPr>
        <w:t xml:space="preserve"> </w:t>
      </w:r>
      <w:r w:rsidRPr="003E5958">
        <w:rPr>
          <w:rFonts w:ascii="David" w:eastAsia="Calibri" w:hAnsi="David" w:hint="cs"/>
          <w:sz w:val="24"/>
          <w:rtl/>
        </w:rPr>
        <w:t>לעניין קרות תאונת עבודה ו/או מחלה כלשהי</w:t>
      </w:r>
      <w:r w:rsidRPr="003E5958">
        <w:rPr>
          <w:rFonts w:ascii="David" w:eastAsia="Calibri" w:hAnsi="David" w:hint="cs"/>
          <w:sz w:val="24"/>
        </w:rPr>
        <w:t xml:space="preserve"> </w:t>
      </w:r>
      <w:r w:rsidRPr="003E5958">
        <w:rPr>
          <w:rFonts w:ascii="David" w:eastAsia="Calibri" w:hAnsi="David" w:hint="cs"/>
          <w:sz w:val="24"/>
          <w:rtl/>
        </w:rPr>
        <w:t>כי הוא נושא בחובות מעביד כלשהם כלפי מי מעובדי המתכנן.</w:t>
      </w:r>
      <w:r w:rsidRPr="003E5958">
        <w:rPr>
          <w:rFonts w:ascii="David" w:eastAsia="Calibri" w:hAnsi="David" w:hint="cs"/>
          <w:sz w:val="24"/>
          <w:rtl/>
        </w:rPr>
        <w:tab/>
      </w:r>
      <w:r w:rsidRPr="003E5958">
        <w:rPr>
          <w:rFonts w:ascii="David" w:eastAsia="Calibri" w:hAnsi="David" w:hint="cs"/>
          <w:sz w:val="24"/>
          <w:rtl/>
        </w:rPr>
        <w:br/>
      </w:r>
    </w:p>
    <w:p w14:paraId="762DB287"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3</w:t>
      </w:r>
      <w:r w:rsidRPr="003E5958">
        <w:rPr>
          <w:rFonts w:ascii="David" w:eastAsia="Calibri" w:hAnsi="David" w:hint="cs"/>
          <w:sz w:val="24"/>
          <w:rtl/>
        </w:rPr>
        <w:tab/>
      </w:r>
      <w:r w:rsidRPr="003E5958">
        <w:rPr>
          <w:rFonts w:ascii="David" w:eastAsia="Calibri" w:hAnsi="David" w:hint="cs"/>
          <w:b/>
          <w:bCs/>
          <w:sz w:val="24"/>
          <w:rtl/>
        </w:rPr>
        <w:t>ביטוח אחריות כלפי צד שלישי</w:t>
      </w:r>
      <w:r w:rsidRPr="003E5958">
        <w:rPr>
          <w:rFonts w:ascii="David" w:eastAsia="Calibri" w:hAnsi="David" w:hint="cs"/>
          <w:sz w:val="24"/>
          <w:rtl/>
        </w:rPr>
        <w:t xml:space="preserve"> המבטח את חבות המתכנן על פי דין בגבול אחריות שלא יפחת מ- 4,000,000 ₪ (ארבעה מיליון ₪) למקרה ולתקופת ביטוח שנתית, בגין אירועים הנובעים במישרין ו/או בעקיפין </w:t>
      </w:r>
      <w:r w:rsidRPr="003E5958">
        <w:rPr>
          <w:rFonts w:ascii="David" w:eastAsia="Calibri" w:hAnsi="David" w:hint="cs"/>
          <w:sz w:val="24"/>
          <w:rtl/>
        </w:rPr>
        <w:lastRenderedPageBreak/>
        <w:t>מפעולותיו של המתכנן ו/או כל מי שפועל מטעמו וכל הבאים מכוחו ויחול על כל אובדן ו/או נזק לגוף ו/או לרכוש.</w:t>
      </w:r>
    </w:p>
    <w:p w14:paraId="5226D775"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ביטוח זה לא  כפוף לכל הגבלה בדבר חבות הנובעת מאש, התפוצצות, בהלה, מכשירי הרמה, חבות</w:t>
      </w:r>
      <w:r w:rsidRPr="003E5958">
        <w:rPr>
          <w:rFonts w:ascii="David" w:eastAsia="Calibri" w:hAnsi="David" w:hint="cs"/>
          <w:sz w:val="24"/>
        </w:rPr>
        <w:t xml:space="preserve"> </w:t>
      </w:r>
      <w:r w:rsidRPr="003E5958">
        <w:rPr>
          <w:rFonts w:ascii="David" w:eastAsia="Calibri" w:hAnsi="David" w:hint="cs"/>
          <w:sz w:val="24"/>
          <w:rtl/>
        </w:rPr>
        <w:t>בגין וכלפי קבלנים, קבלני משנה</w:t>
      </w:r>
      <w:r w:rsidRPr="003E5958">
        <w:rPr>
          <w:rFonts w:ascii="David" w:eastAsia="Calibri" w:hAnsi="David" w:hint="cs"/>
          <w:sz w:val="24"/>
        </w:rPr>
        <w:t xml:space="preserve"> </w:t>
      </w:r>
      <w:r w:rsidRPr="003E5958">
        <w:rPr>
          <w:rFonts w:ascii="David" w:eastAsia="Calibri" w:hAnsi="David" w:hint="cs"/>
          <w:sz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3E5958">
        <w:rPr>
          <w:rFonts w:ascii="David" w:eastAsia="Calibri" w:hAnsi="David" w:hint="cs"/>
          <w:sz w:val="24"/>
          <w:rtl/>
        </w:rPr>
        <w:br/>
        <w:t>הביטוח מורחב לשפות את המזמין בגין אחריותו למעשי ו/או מחדלי המתכנן והבאים מטעמו, וזאת בכפוף לסעיף אחריות צולבת לפי נחשב הביטוח כאילו נערך בנפרד עבור כל אחד מיחידי המבוטח.  רכוש המזמין ייחשב כרכוש צד שלישי.</w:t>
      </w:r>
    </w:p>
    <w:p w14:paraId="37248B6E"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tl/>
        </w:rPr>
      </w:pPr>
      <w:r w:rsidRPr="003E5958">
        <w:rPr>
          <w:rFonts w:ascii="David" w:eastAsia="Calibri" w:hAnsi="David" w:hint="cs"/>
          <w:sz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005D255"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Pr>
      </w:pPr>
      <w:r w:rsidRPr="003E5958">
        <w:rPr>
          <w:rFonts w:ascii="David" w:eastAsia="Calibri" w:hAnsi="David" w:hint="cs"/>
          <w:sz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4A62B269"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tl/>
        </w:rPr>
      </w:pPr>
      <w:r w:rsidRPr="003E5958">
        <w:rPr>
          <w:rFonts w:ascii="David" w:eastAsia="Calibri" w:hAnsi="David" w:hint="cs"/>
          <w:sz w:val="24"/>
          <w:rtl/>
        </w:rPr>
        <w:t>כמו כן המתכנן מתחייב שהכיסוי על פי הפוליסות לא יבוטל ולא יחול בו שינוי לרעה, אלא אם תימסר הודעה כתובה בדואר רשום לידי המזמין לפחות 60 יום מראש.</w:t>
      </w:r>
    </w:p>
    <w:p w14:paraId="47635470"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Pr>
      </w:pPr>
      <w:r w:rsidRPr="003E5958">
        <w:rPr>
          <w:rFonts w:ascii="David" w:eastAsia="Calibri" w:hAnsi="David" w:hint="cs"/>
          <w:sz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8AB34EA" w14:textId="77777777" w:rsidR="003E5958" w:rsidRPr="003E5958" w:rsidRDefault="003E5958" w:rsidP="003E5958">
      <w:pPr>
        <w:jc w:val="both"/>
        <w:rPr>
          <w:rFonts w:ascii="David" w:eastAsia="Calibri" w:hAnsi="David"/>
          <w:sz w:val="24"/>
          <w:rtl/>
        </w:rPr>
      </w:pPr>
      <w:r w:rsidRPr="003E5958">
        <w:rPr>
          <w:rFonts w:ascii="David" w:eastAsia="Calibri" w:hAnsi="David" w:hint="cs"/>
          <w:sz w:val="24"/>
          <w:rtl/>
        </w:rPr>
        <w:t xml:space="preserve"> </w:t>
      </w:r>
    </w:p>
    <w:p w14:paraId="6B19C1E2" w14:textId="77777777" w:rsidR="003E5958" w:rsidRPr="003E5958" w:rsidRDefault="003E5958" w:rsidP="003E5958">
      <w:pPr>
        <w:ind w:left="364"/>
        <w:contextualSpacing/>
        <w:rPr>
          <w:rFonts w:ascii="Times New Roman" w:eastAsia="Calibri" w:hAnsi="Times New Roman" w:cs="Arial"/>
          <w:szCs w:val="22"/>
          <w:rtl/>
        </w:rPr>
      </w:pPr>
    </w:p>
    <w:p w14:paraId="562FE2E0"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61F9B3F"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5937AA2"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5D45BEB"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ED6E94A"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5C08815"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631836A"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48B6807"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322AB50"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412DC93"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2A4DC4D"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9A45B34"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14B9CA6"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CC5866F"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0C35386"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068179E"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45EDD5E"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65F383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DFD54E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AADF19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E1ADE84"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7D7369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654E629"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20EA768"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7392BE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757199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37C6376"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600578B"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62B59BE"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81EBD98"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E5C3574"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27B76A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58505B9"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B393E48"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E173336"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B147D67"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C1BA9A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C47CE85"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9CAAB57"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F1C1F7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4EF0F3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22675E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88549F4"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r w:rsidRPr="003E5958">
        <w:rPr>
          <w:rFonts w:ascii="Times New Roman" w:eastAsia="Times New Roman" w:hAnsi="Times New Roman"/>
          <w:bCs/>
          <w:sz w:val="24"/>
          <w:u w:val="single"/>
          <w:rtl/>
          <w:lang w:eastAsia="he-IL"/>
        </w:rPr>
        <w:br w:type="page"/>
      </w:r>
    </w:p>
    <w:p w14:paraId="4C72C9DE"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3E5958">
        <w:rPr>
          <w:rFonts w:ascii="Times New Roman" w:eastAsia="Times New Roman" w:hAnsi="Times New Roman" w:hint="cs"/>
          <w:bCs/>
          <w:sz w:val="20"/>
          <w:u w:val="single"/>
          <w:rtl/>
          <w:lang w:eastAsia="he-IL"/>
        </w:rPr>
        <w:lastRenderedPageBreak/>
        <w:t>נספח "</w:t>
      </w:r>
      <w:r w:rsidRPr="003E5958">
        <w:rPr>
          <w:rFonts w:ascii="Times New Roman" w:eastAsia="Times New Roman" w:hAnsi="Times New Roman" w:hint="eastAsia"/>
          <w:bCs/>
          <w:sz w:val="20"/>
          <w:u w:val="single"/>
          <w:rtl/>
          <w:lang w:eastAsia="he-IL"/>
        </w:rPr>
        <w:t>ז</w:t>
      </w:r>
      <w:r w:rsidRPr="003E5958">
        <w:rPr>
          <w:rFonts w:ascii="Times New Roman" w:eastAsia="Times New Roman" w:hAnsi="Times New Roman" w:hint="cs"/>
          <w:bCs/>
          <w:sz w:val="20"/>
          <w:u w:val="single"/>
          <w:rtl/>
          <w:lang w:eastAsia="he-IL"/>
        </w:rPr>
        <w:t>1'"</w:t>
      </w:r>
    </w:p>
    <w:p w14:paraId="6AB72B47"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אישור על קיום ביטוחי המתכנן</w:t>
      </w:r>
    </w:p>
    <w:p w14:paraId="100436A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sz w:val="20"/>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E5958" w:rsidRPr="003E5958" w14:paraId="06971121" w14:textId="77777777" w:rsidTr="00A93480">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0CB0B7A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72822A20"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הנפקת האישור(</w:t>
            </w:r>
            <w:r w:rsidRPr="003E5958">
              <w:rPr>
                <w:rFonts w:ascii="David" w:eastAsia="Calibri" w:hAnsi="David" w:hint="cs"/>
                <w:sz w:val="24"/>
                <w:lang w:eastAsia="he-IL"/>
              </w:rPr>
              <w:t>DD/MM/YYYY</w:t>
            </w:r>
            <w:r w:rsidRPr="003E5958">
              <w:rPr>
                <w:rFonts w:ascii="David" w:eastAsia="Calibri" w:hAnsi="David" w:hint="cs"/>
                <w:sz w:val="24"/>
                <w:rtl/>
                <w:lang w:eastAsia="he-IL"/>
              </w:rPr>
              <w:t>)</w:t>
            </w:r>
          </w:p>
        </w:tc>
      </w:tr>
      <w:tr w:rsidR="003E5958" w:rsidRPr="003E5958" w14:paraId="70ECFF62" w14:textId="77777777" w:rsidTr="00A93480">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6C78CA1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E5958" w:rsidRPr="003E5958" w14:paraId="51F2F353" w14:textId="77777777" w:rsidTr="00A93480">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4F0E53B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3ADF90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4377D2C"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0FC9F61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מעמד מבקש האישור*</w:t>
            </w:r>
          </w:p>
        </w:tc>
      </w:tr>
      <w:tr w:rsidR="003E5958" w:rsidRPr="003E5958" w14:paraId="61DC69A1" w14:textId="77777777" w:rsidTr="00A93480">
        <w:trPr>
          <w:trHeight w:val="551"/>
        </w:trPr>
        <w:tc>
          <w:tcPr>
            <w:tcW w:w="4068" w:type="dxa"/>
            <w:tcBorders>
              <w:top w:val="single" w:sz="4" w:space="0" w:color="auto"/>
              <w:left w:val="single" w:sz="4" w:space="0" w:color="auto"/>
              <w:bottom w:val="single" w:sz="4" w:space="0" w:color="auto"/>
              <w:right w:val="single" w:sz="4" w:space="0" w:color="auto"/>
            </w:tcBorders>
            <w:hideMark/>
          </w:tcPr>
          <w:p w14:paraId="706D939C"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שם</w:t>
            </w:r>
          </w:p>
          <w:p w14:paraId="36C4CD6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3709648D"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7E635786"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p w14:paraId="4421BBDF"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Segoe UI Symbol" w:eastAsia="MS Gothic" w:hAnsi="Segoe UI Symbol" w:cs="Segoe UI Symbol"/>
                <w:b/>
                <w:sz w:val="24"/>
                <w:rtl/>
                <w:lang w:eastAsia="he-IL"/>
              </w:rPr>
              <w:t>☒</w:t>
            </w:r>
            <w:r w:rsidRPr="003E5958">
              <w:rPr>
                <w:rFonts w:ascii="David" w:eastAsia="Calibri" w:hAnsi="David" w:hint="cs"/>
                <w:b/>
                <w:sz w:val="24"/>
                <w:rtl/>
                <w:lang w:eastAsia="he-IL"/>
              </w:rPr>
              <w:t>שירותים - 085</w:t>
            </w:r>
          </w:p>
          <w:p w14:paraId="5D312E28"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42C48DB2"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p w14:paraId="097CC55A"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Segoe UI Symbol" w:eastAsia="MS Gothic" w:hAnsi="Segoe UI Symbol" w:cs="Segoe UI Symbol"/>
                <w:b/>
                <w:sz w:val="24"/>
                <w:rtl/>
                <w:lang w:eastAsia="he-IL"/>
              </w:rPr>
              <w:t>☒</w:t>
            </w:r>
            <w:r w:rsidRPr="003E5958">
              <w:rPr>
                <w:rFonts w:ascii="David" w:eastAsia="Calibri" w:hAnsi="David" w:hint="cs"/>
                <w:b/>
                <w:sz w:val="24"/>
                <w:rtl/>
                <w:lang w:eastAsia="he-IL"/>
              </w:rPr>
              <w:t>מזמין שירותים</w:t>
            </w:r>
          </w:p>
          <w:p w14:paraId="12ABBF73"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tc>
      </w:tr>
      <w:tr w:rsidR="003E5958" w:rsidRPr="003E5958" w14:paraId="463B10C9" w14:textId="77777777" w:rsidTr="00A93480">
        <w:trPr>
          <w:trHeight w:val="571"/>
        </w:trPr>
        <w:tc>
          <w:tcPr>
            <w:tcW w:w="4068" w:type="dxa"/>
            <w:tcBorders>
              <w:top w:val="single" w:sz="4" w:space="0" w:color="auto"/>
              <w:left w:val="single" w:sz="4" w:space="0" w:color="auto"/>
              <w:bottom w:val="single" w:sz="4" w:space="0" w:color="auto"/>
              <w:right w:val="single" w:sz="4" w:space="0" w:color="auto"/>
            </w:tcBorders>
            <w:hideMark/>
          </w:tcPr>
          <w:p w14:paraId="5FCD30E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ת.ז./ח.פ./ח.צ.</w:t>
            </w:r>
          </w:p>
          <w:p w14:paraId="5DDB2CC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3C525E2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EF217E4"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88B61FD"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r>
      <w:tr w:rsidR="003E5958" w:rsidRPr="003E5958" w14:paraId="3F4ABC0D" w14:textId="77777777" w:rsidTr="00A93480">
        <w:trPr>
          <w:trHeight w:val="391"/>
        </w:trPr>
        <w:tc>
          <w:tcPr>
            <w:tcW w:w="4068" w:type="dxa"/>
            <w:tcBorders>
              <w:top w:val="single" w:sz="4" w:space="0" w:color="auto"/>
              <w:left w:val="single" w:sz="4" w:space="0" w:color="auto"/>
              <w:bottom w:val="single" w:sz="4" w:space="0" w:color="auto"/>
              <w:right w:val="single" w:sz="4" w:space="0" w:color="auto"/>
            </w:tcBorders>
            <w:hideMark/>
          </w:tcPr>
          <w:p w14:paraId="62FFBBB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 xml:space="preserve">מען </w:t>
            </w:r>
          </w:p>
          <w:p w14:paraId="07D2683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2DF54ABE" w14:textId="77777777" w:rsidR="003E5958" w:rsidRPr="003E5958" w:rsidRDefault="003E5958" w:rsidP="003E5958">
            <w:pPr>
              <w:spacing w:before="0" w:beforeAutospacing="0" w:after="0" w:afterAutospacing="0" w:line="240" w:lineRule="auto"/>
              <w:rPr>
                <w:rFonts w:ascii="David" w:eastAsia="Calibri" w:hAnsi="David"/>
                <w:sz w:val="24"/>
                <w:lang w:eastAsia="he-IL"/>
              </w:rPr>
            </w:pPr>
            <w:r w:rsidRPr="003E5958">
              <w:rPr>
                <w:rFonts w:ascii="David" w:eastAsia="Calibri" w:hAnsi="David" w:hint="cs"/>
                <w:sz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641346A"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E8494BB"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r>
    </w:tbl>
    <w:p w14:paraId="311D0AC7" w14:textId="77777777" w:rsidR="003E5958" w:rsidRPr="003E5958" w:rsidRDefault="003E5958" w:rsidP="003E5958">
      <w:pPr>
        <w:spacing w:before="0" w:beforeAutospacing="0" w:after="200" w:afterAutospacing="0" w:line="276" w:lineRule="auto"/>
        <w:outlineLvl w:val="0"/>
        <w:rPr>
          <w:rFonts w:ascii="David" w:eastAsia="Calibri" w:hAnsi="David"/>
          <w:b/>
          <w:bCs/>
          <w:sz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E5958" w:rsidRPr="003E5958" w14:paraId="41A30A0E" w14:textId="77777777" w:rsidTr="00A93480">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423335C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כיסויים</w:t>
            </w:r>
          </w:p>
        </w:tc>
      </w:tr>
      <w:tr w:rsidR="003E5958" w:rsidRPr="003E5958" w14:paraId="539F3BC1" w14:textId="77777777" w:rsidTr="00A93480">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26C5911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סוג הביטוח</w:t>
            </w:r>
          </w:p>
          <w:p w14:paraId="045C805E"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p w14:paraId="6BB55B8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78551E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0A3577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55E6C0E"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264456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7BC764F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B79752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 xml:space="preserve">כיסויים נוספים בתוקף וביטול חריגים </w:t>
            </w:r>
          </w:p>
          <w:p w14:paraId="6D904B2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יש לציין קוד כיסוי בהתאם לנספח ד'</w:t>
            </w:r>
          </w:p>
        </w:tc>
      </w:tr>
      <w:tr w:rsidR="003E5958" w:rsidRPr="003E5958" w14:paraId="248BCABB" w14:textId="77777777" w:rsidTr="00A93480">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1EC4443D"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A7AABED"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7F22A625"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6F4CCDBA"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707D552C"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3397BE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F52738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3926E77F"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r>
      <w:tr w:rsidR="003E5958" w:rsidRPr="003E5958" w14:paraId="0891E47D" w14:textId="77777777" w:rsidTr="00A9348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1ED2860"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232A67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C28266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B55FFB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D40794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D78A80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8D2E039"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CF0AFB8" w14:textId="77777777" w:rsidR="003E5958" w:rsidRPr="003E5958" w:rsidRDefault="003E5958" w:rsidP="003E5958">
            <w:pPr>
              <w:spacing w:before="0" w:beforeAutospacing="0" w:after="0" w:afterAutospacing="0" w:line="240" w:lineRule="auto"/>
              <w:ind w:left="50" w:right="78"/>
              <w:rPr>
                <w:rFonts w:ascii="David" w:eastAsia="Calibri" w:hAnsi="David"/>
                <w:bCs/>
                <w:sz w:val="24"/>
                <w:rtl/>
                <w:lang w:eastAsia="he-IL"/>
              </w:rPr>
            </w:pPr>
            <w:r w:rsidRPr="003E5958">
              <w:rPr>
                <w:rFonts w:ascii="David" w:eastAsia="Calibri" w:hAnsi="David" w:hint="cs"/>
                <w:bCs/>
                <w:sz w:val="24"/>
                <w:rtl/>
                <w:lang w:eastAsia="he-IL"/>
              </w:rPr>
              <w:t>304/302/307/315/328/329/321/309</w:t>
            </w:r>
          </w:p>
        </w:tc>
      </w:tr>
      <w:tr w:rsidR="003E5958" w:rsidRPr="003E5958" w14:paraId="6B52248C" w14:textId="77777777" w:rsidTr="00A9348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5FF73D3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lastRenderedPageBreak/>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2AF359F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54CF386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2CB412A0"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133B4EF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6551B84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B16F4AE"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AB560E0" w14:textId="77777777" w:rsidR="003E5958" w:rsidRPr="003E5958" w:rsidRDefault="003E5958" w:rsidP="003E5958">
            <w:pPr>
              <w:spacing w:before="0" w:beforeAutospacing="0" w:after="0" w:afterAutospacing="0" w:line="240" w:lineRule="auto"/>
              <w:ind w:left="50" w:right="78"/>
              <w:rPr>
                <w:rFonts w:ascii="David" w:eastAsia="Calibri" w:hAnsi="David"/>
                <w:bCs/>
                <w:sz w:val="24"/>
                <w:rtl/>
                <w:lang w:eastAsia="he-IL"/>
              </w:rPr>
            </w:pPr>
            <w:r w:rsidRPr="003E5958">
              <w:rPr>
                <w:rFonts w:ascii="David" w:eastAsia="Calibri" w:hAnsi="David" w:hint="cs"/>
                <w:bCs/>
                <w:sz w:val="24"/>
                <w:rtl/>
                <w:lang w:eastAsia="he-IL"/>
              </w:rPr>
              <w:t>304/302/309/308/328/321</w:t>
            </w:r>
          </w:p>
        </w:tc>
      </w:tr>
      <w:tr w:rsidR="003E5958" w:rsidRPr="003E5958" w14:paraId="24A9EB11" w14:textId="77777777" w:rsidTr="00A9348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951116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614C6A0"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614C2CA"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58190FC"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6A3BF9B"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2FA6FA7"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r w:rsidRPr="003E5958">
              <w:rPr>
                <w:rFonts w:ascii="David" w:eastAsia="Calibri" w:hAnsi="David" w:hint="cs"/>
                <w:sz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C9A4B69"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64BCAA6" w14:textId="77777777" w:rsidR="003E5958" w:rsidRPr="003E5958" w:rsidRDefault="003E5958" w:rsidP="003E5958">
            <w:pPr>
              <w:spacing w:before="0" w:beforeAutospacing="0" w:after="0" w:afterAutospacing="0" w:line="240" w:lineRule="auto"/>
              <w:ind w:left="50" w:right="78"/>
              <w:rPr>
                <w:rFonts w:ascii="David" w:eastAsia="Calibri" w:hAnsi="David"/>
                <w:bCs/>
                <w:strike/>
                <w:sz w:val="24"/>
                <w:rtl/>
                <w:lang w:eastAsia="he-IL"/>
              </w:rPr>
            </w:pPr>
            <w:r w:rsidRPr="003E5958">
              <w:rPr>
                <w:rFonts w:ascii="David" w:eastAsia="Calibri" w:hAnsi="David" w:hint="cs"/>
                <w:bCs/>
                <w:sz w:val="24"/>
                <w:rtl/>
                <w:lang w:eastAsia="he-IL"/>
              </w:rPr>
              <w:t>302/318/328/332/301/303/325/326/327/321</w:t>
            </w:r>
          </w:p>
        </w:tc>
      </w:tr>
    </w:tbl>
    <w:p w14:paraId="25ABBDD3" w14:textId="77777777" w:rsidR="003E5958" w:rsidRPr="003E5958" w:rsidRDefault="003E5958" w:rsidP="003E5958">
      <w:pPr>
        <w:spacing w:before="0" w:beforeAutospacing="0" w:after="200" w:afterAutospacing="0" w:line="276" w:lineRule="auto"/>
        <w:ind w:left="84" w:hanging="41"/>
        <w:rPr>
          <w:rFonts w:ascii="David" w:eastAsia="Calibri" w:hAnsi="David"/>
          <w:sz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71BA7B82" w14:textId="77777777" w:rsidTr="00A93480">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89E088A"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3E5958">
              <w:rPr>
                <w:rFonts w:ascii="David" w:eastAsia="Calibri" w:hAnsi="David" w:hint="cs"/>
                <w:bCs/>
                <w:sz w:val="24"/>
                <w:rtl/>
                <w:lang w:eastAsia="he-IL"/>
              </w:rPr>
              <w:t>ג'</w:t>
            </w:r>
            <w:r w:rsidRPr="003E5958">
              <w:rPr>
                <w:rFonts w:ascii="David" w:eastAsia="Calibri" w:hAnsi="David" w:hint="cs"/>
                <w:b/>
                <w:sz w:val="24"/>
                <w:rtl/>
                <w:lang w:eastAsia="he-IL"/>
              </w:rPr>
              <w:t>)*:</w:t>
            </w:r>
          </w:p>
        </w:tc>
      </w:tr>
      <w:tr w:rsidR="003E5958" w:rsidRPr="003E5958" w14:paraId="0403FF8B" w14:textId="77777777" w:rsidTr="00A93480">
        <w:trPr>
          <w:trHeight w:val="798"/>
        </w:trPr>
        <w:tc>
          <w:tcPr>
            <w:tcW w:w="11530" w:type="dxa"/>
            <w:tcBorders>
              <w:top w:val="single" w:sz="4" w:space="0" w:color="auto"/>
              <w:left w:val="single" w:sz="4" w:space="0" w:color="auto"/>
              <w:bottom w:val="single" w:sz="4" w:space="0" w:color="auto"/>
              <w:right w:val="single" w:sz="4" w:space="0" w:color="auto"/>
            </w:tcBorders>
            <w:hideMark/>
          </w:tcPr>
          <w:p w14:paraId="1A212137"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038</w:t>
            </w:r>
          </w:p>
        </w:tc>
      </w:tr>
    </w:tbl>
    <w:p w14:paraId="286F32B1" w14:textId="77777777" w:rsidR="003E5958" w:rsidRPr="003E5958" w:rsidRDefault="003E5958" w:rsidP="003E5958">
      <w:pPr>
        <w:bidi w:val="0"/>
        <w:spacing w:before="0" w:beforeAutospacing="0" w:after="0" w:afterAutospacing="0" w:line="240" w:lineRule="auto"/>
        <w:rPr>
          <w:rFonts w:ascii="David" w:eastAsia="Times New Roman" w:hAnsi="David"/>
          <w:vanish/>
          <w:sz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72F2BA1D" w14:textId="77777777" w:rsidTr="00A9348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CF876CF" w14:textId="77777777" w:rsidR="003E5958" w:rsidRPr="003E5958" w:rsidRDefault="003E5958" w:rsidP="003E5958">
            <w:pPr>
              <w:spacing w:before="0" w:beforeAutospacing="0" w:after="0" w:afterAutospacing="0" w:line="240" w:lineRule="auto"/>
              <w:ind w:left="50" w:right="78"/>
              <w:rPr>
                <w:rFonts w:ascii="David" w:eastAsia="Calibri" w:hAnsi="David"/>
                <w:b/>
                <w:sz w:val="24"/>
                <w:lang w:eastAsia="he-IL"/>
              </w:rPr>
            </w:pPr>
            <w:r w:rsidRPr="003E5958">
              <w:rPr>
                <w:rFonts w:ascii="David" w:eastAsia="Calibri" w:hAnsi="David" w:hint="cs"/>
                <w:b/>
                <w:sz w:val="24"/>
                <w:rtl/>
                <w:lang w:eastAsia="he-IL"/>
              </w:rPr>
              <w:t>חתימת האישור</w:t>
            </w:r>
          </w:p>
        </w:tc>
      </w:tr>
      <w:tr w:rsidR="003E5958" w:rsidRPr="003E5958" w14:paraId="3BB73A11" w14:textId="77777777" w:rsidTr="00A93480">
        <w:trPr>
          <w:trHeight w:val="598"/>
        </w:trPr>
        <w:tc>
          <w:tcPr>
            <w:tcW w:w="11530" w:type="dxa"/>
            <w:tcBorders>
              <w:top w:val="single" w:sz="4" w:space="0" w:color="auto"/>
              <w:left w:val="single" w:sz="4" w:space="0" w:color="auto"/>
              <w:bottom w:val="single" w:sz="4" w:space="0" w:color="auto"/>
              <w:right w:val="single" w:sz="4" w:space="0" w:color="auto"/>
            </w:tcBorders>
            <w:hideMark/>
          </w:tcPr>
          <w:p w14:paraId="64DADF59"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המבטח:</w:t>
            </w:r>
          </w:p>
        </w:tc>
      </w:tr>
    </w:tbl>
    <w:p w14:paraId="7F3B64C1" w14:textId="77777777" w:rsidR="003E5958" w:rsidRDefault="003E5958" w:rsidP="003E5958">
      <w:pPr>
        <w:spacing w:before="0" w:beforeAutospacing="0" w:after="200" w:afterAutospacing="0" w:line="276" w:lineRule="auto"/>
        <w:rPr>
          <w:rFonts w:ascii="David" w:eastAsia="Calibri" w:hAnsi="David"/>
          <w:b/>
          <w:bCs/>
          <w:sz w:val="24"/>
          <w:u w:val="single"/>
          <w:rtl/>
          <w:lang w:eastAsia="he-IL"/>
        </w:rPr>
      </w:pPr>
    </w:p>
    <w:p w14:paraId="2495445D" w14:textId="77777777" w:rsidR="003E5958" w:rsidRPr="003E5958" w:rsidRDefault="003E5958" w:rsidP="003E5958">
      <w:pPr>
        <w:spacing w:before="0" w:beforeAutospacing="0" w:after="200" w:afterAutospacing="0" w:line="276" w:lineRule="auto"/>
        <w:rPr>
          <w:rFonts w:ascii="David" w:eastAsia="Calibri" w:hAnsi="David"/>
          <w:b/>
          <w:bCs/>
          <w:sz w:val="24"/>
          <w:u w:val="single"/>
          <w:rtl/>
          <w:lang w:eastAsia="he-IL"/>
        </w:rPr>
      </w:pPr>
      <w:r w:rsidRPr="003E5958">
        <w:rPr>
          <w:rFonts w:ascii="David" w:eastAsia="Calibri" w:hAnsi="David" w:hint="cs"/>
          <w:b/>
          <w:bCs/>
          <w:sz w:val="24"/>
          <w:u w:val="single"/>
          <w:rtl/>
          <w:lang w:eastAsia="he-IL"/>
        </w:rPr>
        <w:t xml:space="preserve">* באישור ביטוח כללי </w:t>
      </w:r>
      <w:r w:rsidRPr="003E5958">
        <w:rPr>
          <w:rFonts w:ascii="David" w:eastAsia="Calibri" w:hAnsi="David" w:hint="cs"/>
          <w:sz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13CC0F71" w14:textId="77777777" w:rsidTr="00A9348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D6C6E31"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ביטול/שינוי הפוליסה *</w:t>
            </w:r>
          </w:p>
        </w:tc>
      </w:tr>
      <w:tr w:rsidR="003E5958" w:rsidRPr="003E5958" w14:paraId="3EE825F5" w14:textId="77777777" w:rsidTr="00A93480">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16791A06" w14:textId="77777777" w:rsidR="003E5958" w:rsidRPr="003E5958" w:rsidRDefault="003E5958" w:rsidP="003E5958">
            <w:pPr>
              <w:spacing w:before="0" w:beforeAutospacing="0" w:after="0" w:afterAutospacing="0" w:line="240" w:lineRule="auto"/>
              <w:rPr>
                <w:rFonts w:ascii="David" w:eastAsia="Calibri" w:hAnsi="David"/>
                <w:bCs/>
                <w:sz w:val="24"/>
                <w:rtl/>
                <w:lang w:eastAsia="he-IL"/>
              </w:rPr>
            </w:pPr>
            <w:r w:rsidRPr="003E5958">
              <w:rPr>
                <w:rFonts w:ascii="David" w:eastAsia="Calibri" w:hAnsi="David" w:hint="cs"/>
                <w:b/>
                <w:sz w:val="24"/>
                <w:rtl/>
                <w:lang w:eastAsia="he-IL"/>
              </w:rPr>
              <w:t xml:space="preserve">שינוי לרעת מבקש האישור או ביטול של פוליסת ביטוח,  לא ייכנס לתוקף אלא </w:t>
            </w:r>
            <w:r w:rsidRPr="003E5958">
              <w:rPr>
                <w:rFonts w:ascii="David" w:eastAsia="Calibri" w:hAnsi="David" w:hint="cs"/>
                <w:bCs/>
                <w:sz w:val="24"/>
                <w:rtl/>
                <w:lang w:eastAsia="he-IL"/>
              </w:rPr>
              <w:t>30 יום</w:t>
            </w:r>
            <w:r w:rsidRPr="003E5958">
              <w:rPr>
                <w:rFonts w:ascii="David" w:eastAsia="Calibri" w:hAnsi="David" w:hint="cs"/>
                <w:b/>
                <w:sz w:val="24"/>
                <w:rtl/>
                <w:lang w:eastAsia="he-IL"/>
              </w:rPr>
              <w:t xml:space="preserve"> לאחר משלוח הודעה למבקש האישור בדבר השינוי או הביטול.</w:t>
            </w:r>
          </w:p>
        </w:tc>
      </w:tr>
    </w:tbl>
    <w:p w14:paraId="6B04F04F" w14:textId="77777777" w:rsidR="003E5958" w:rsidRPr="003E5958" w:rsidRDefault="003E5958" w:rsidP="003E5958">
      <w:pPr>
        <w:spacing w:before="0" w:beforeAutospacing="0" w:after="200" w:afterAutospacing="0" w:line="276" w:lineRule="auto"/>
        <w:rPr>
          <w:rFonts w:ascii="David" w:eastAsia="Calibri" w:hAnsi="David"/>
          <w:sz w:val="24"/>
          <w:rtl/>
          <w:lang w:eastAsia="he-IL"/>
        </w:rPr>
      </w:pPr>
    </w:p>
    <w:p w14:paraId="3783EB67"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sz w:val="24"/>
          <w:rtl/>
          <w:lang w:eastAsia="he-IL"/>
        </w:rPr>
      </w:pPr>
    </w:p>
    <w:p w14:paraId="5AEAAD0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p>
    <w:p w14:paraId="77FDB55E"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p>
    <w:p w14:paraId="5B23DBB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09B021F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4512F21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02DD560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03970C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6A86B4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62812E5"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7A69CD27"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47F05C03" w14:textId="77777777" w:rsidR="003E5958" w:rsidRDefault="003E5958"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6B06A8E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 xml:space="preserve">נספח </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ח</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798A2FC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4558F12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r w:rsidRPr="00590FDD">
        <w:rPr>
          <w:rFonts w:ascii="Times New Roman" w:eastAsia="Times New Roman" w:hAnsi="Times New Roman"/>
          <w:b/>
          <w:bCs/>
          <w:sz w:val="24"/>
          <w:u w:val="single"/>
          <w:rtl/>
          <w:lang w:eastAsia="he-IL"/>
        </w:rPr>
        <w:t>רשימת התוכניות והמסמכים שעל המתכנן להנפיק</w:t>
      </w:r>
    </w:p>
    <w:p w14:paraId="0027BCF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F87E1E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r w:rsidRPr="00590FDD">
        <w:rPr>
          <w:rFonts w:ascii="Times New Roman" w:eastAsia="Times New Roman" w:hAnsi="Times New Roman"/>
          <w:sz w:val="24"/>
          <w:rtl/>
          <w:lang w:eastAsia="he-IL"/>
        </w:rPr>
        <w:t>מסמך זה מהווה השלמה לנספח ב' ואינו גורע ממנו</w:t>
      </w:r>
    </w:p>
    <w:p w14:paraId="6AF26D4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7156350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u w:val="single"/>
          <w:rtl/>
          <w:lang w:eastAsia="he-IL"/>
        </w:rPr>
        <w:t>בקנ"מ שיקבע ע"י המזמין</w:t>
      </w:r>
      <w:r w:rsidRPr="00590FDD">
        <w:rPr>
          <w:rFonts w:ascii="Times New Roman" w:eastAsia="Times New Roman" w:hAnsi="Times New Roman"/>
          <w:sz w:val="24"/>
          <w:rtl/>
          <w:lang w:eastAsia="he-IL"/>
        </w:rPr>
        <w:t>:</w:t>
      </w:r>
    </w:p>
    <w:p w14:paraId="133C440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0A0B74B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חישוב יציבות.</w:t>
      </w:r>
    </w:p>
    <w:p w14:paraId="7489BA6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2C1733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מתווה.</w:t>
      </w:r>
    </w:p>
    <w:p w14:paraId="326DBE7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73027D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יסודות ועמודי יסוד.</w:t>
      </w:r>
    </w:p>
    <w:p w14:paraId="4D74D8F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6B54E1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 קורות יסוד ומסדים.</w:t>
      </w:r>
    </w:p>
    <w:p w14:paraId="448246B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4E08DD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תכנית מתווה ומפלסים לעבודות עפר כולל סימון מרווחי עבודה נדרשים ומרחקים מיסודות בתאום עם יועץ קרקע. </w:t>
      </w:r>
    </w:p>
    <w:p w14:paraId="45AE280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54273D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תכניות לכלונסאות דיפון.</w:t>
      </w:r>
    </w:p>
    <w:p w14:paraId="21634DD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9ADC3D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רצפת חניון.</w:t>
      </w:r>
    </w:p>
    <w:p w14:paraId="1A3ED25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71744B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מפלס מרתף.</w:t>
      </w:r>
    </w:p>
    <w:p w14:paraId="52B411C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11AA4F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חניון (כל מפלס בנפרד).</w:t>
      </w:r>
    </w:p>
    <w:p w14:paraId="5638190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1253EA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קומה בכל המפלסים (כולל קורות).</w:t>
      </w:r>
    </w:p>
    <w:p w14:paraId="4CE1FC2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492B8A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גגות בטון ומעקות.</w:t>
      </w:r>
    </w:p>
    <w:p w14:paraId="5BC20A9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E1D711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עמודים (כולל חתכים, מפלסים, זיון וכו').</w:t>
      </w:r>
    </w:p>
    <w:p w14:paraId="0A8758B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5633F8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בכל מפלס.</w:t>
      </w:r>
    </w:p>
    <w:p w14:paraId="4B889F6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357A38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אשפה וחצרות משק.</w:t>
      </w:r>
    </w:p>
    <w:p w14:paraId="6428867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1BAA38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מכונות ומחסנים.</w:t>
      </w:r>
    </w:p>
    <w:p w14:paraId="70210D6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F0CC0B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חדרי המדרגות.</w:t>
      </w:r>
    </w:p>
    <w:p w14:paraId="674A7DE7"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2FCCFB0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פירים למעליות ולצנרת.</w:t>
      </w:r>
    </w:p>
    <w:p w14:paraId="65C836C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CE96ED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אנכיים.</w:t>
      </w:r>
    </w:p>
    <w:p w14:paraId="324D269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4CD259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מסתורי כביסה.</w:t>
      </w:r>
    </w:p>
    <w:p w14:paraId="5D283CC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BB0116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חזיתות קונסטרוקטיביות ופריסת מחיצות מבני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רטובה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התכנית תראה את העמודים, הקורות, החגורות האופקיות והאנכיות, הפתחים והשרוולים, סדור הבלוקים והשלמות היציקה</w:t>
      </w:r>
      <w:r w:rsidRPr="00590FDD">
        <w:rPr>
          <w:rFonts w:ascii="Times New Roman" w:eastAsia="Times New Roman" w:hAnsi="Times New Roman" w:hint="cs"/>
          <w:sz w:val="24"/>
          <w:rtl/>
          <w:lang w:eastAsia="he-IL"/>
        </w:rPr>
        <w:t xml:space="preserve"> פריסת ופרטי חיפויי אבן</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לרבות פרטי חיזוק ועיגון </w:t>
      </w:r>
      <w:r w:rsidRPr="00590FDD">
        <w:rPr>
          <w:rFonts w:ascii="Times New Roman" w:eastAsia="Times New Roman" w:hAnsi="Times New Roman"/>
          <w:sz w:val="24"/>
          <w:rtl/>
          <w:lang w:eastAsia="he-IL"/>
        </w:rPr>
        <w:t>וכו'.</w:t>
      </w:r>
    </w:p>
    <w:p w14:paraId="5C98935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458E18B" w14:textId="2CC068A9" w:rsidR="00590FDD" w:rsidRPr="00590FDD" w:rsidRDefault="008E535E" w:rsidP="008951A6">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Pr>
          <w:rFonts w:ascii="Times New Roman" w:eastAsia="Times New Roman" w:hAnsi="Times New Roman" w:hint="cs"/>
          <w:sz w:val="24"/>
          <w:rtl/>
          <w:lang w:eastAsia="he-IL"/>
        </w:rPr>
        <w:t xml:space="preserve">מבוטל </w:t>
      </w:r>
      <w:r w:rsidR="00590FDD" w:rsidRPr="00590FDD">
        <w:rPr>
          <w:rFonts w:ascii="Times New Roman" w:eastAsia="Times New Roman" w:hAnsi="Times New Roman"/>
          <w:sz w:val="24"/>
          <w:rtl/>
          <w:lang w:eastAsia="he-IL"/>
        </w:rPr>
        <w:t>.</w:t>
      </w:r>
    </w:p>
    <w:p w14:paraId="40D17E2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FE11374"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w:t>
      </w:r>
      <w:r w:rsidRPr="00590FDD">
        <w:rPr>
          <w:rFonts w:ascii="Times New Roman" w:eastAsia="Times New Roman" w:hAnsi="Times New Roman" w:hint="cs"/>
          <w:sz w:val="24"/>
          <w:rtl/>
          <w:lang w:eastAsia="he-IL"/>
        </w:rPr>
        <w:t>יו</w:t>
      </w:r>
      <w:r w:rsidRPr="00590FDD">
        <w:rPr>
          <w:rFonts w:ascii="Times New Roman" w:eastAsia="Times New Roman" w:hAnsi="Times New Roman"/>
          <w:sz w:val="24"/>
          <w:rtl/>
          <w:lang w:eastAsia="he-IL"/>
        </w:rPr>
        <w:t>ת עם סימון הפניות לפרטי בניין ופרטי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של היועצים הרלבנטיי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w:t>
      </w:r>
    </w:p>
    <w:p w14:paraId="38B423F4"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71D4272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בניין שונים, כגון: פרטי קירות טרומיים, פריקסטים, כרכובים, כיסי חלונות, חגורות, מעקות וכו'.</w:t>
      </w:r>
    </w:p>
    <w:p w14:paraId="72EFB386"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70C7154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תכניות ופרטי תקרות תותבות.</w:t>
      </w:r>
    </w:p>
    <w:p w14:paraId="20888A3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12BC4E3" w14:textId="7368CF55"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פרטי איטום גגות, קורות יסוד, תפרים אנכיים ואופקיים, מרתפים, חלקי מבנה תת-קרקעיים, בורות שאיבה, תחתית פירי מעליות, רמפות, מדרגות, קירות תומכים, אדניות, חדרי אשפה, מאגרי מים, חדרי אמבטיה וש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רותים, מסתורי כביסה, </w:t>
      </w:r>
      <w:r w:rsidRPr="00590FDD">
        <w:rPr>
          <w:rFonts w:ascii="Times New Roman" w:eastAsia="Times New Roman" w:hAnsi="Times New Roman"/>
          <w:sz w:val="24"/>
          <w:rtl/>
          <w:lang w:eastAsia="he-IL"/>
        </w:rPr>
        <w:lastRenderedPageBreak/>
        <w:t>מרפסות, מעברי צנרת בין קומות, ארונות מים קומתיים.</w:t>
      </w:r>
      <w:r w:rsidR="008E535E">
        <w:rPr>
          <w:rFonts w:ascii="Times New Roman" w:eastAsia="Times New Roman" w:hAnsi="Times New Roman" w:hint="cs"/>
          <w:sz w:val="24"/>
          <w:rtl/>
          <w:lang w:eastAsia="he-IL"/>
        </w:rPr>
        <w:t xml:space="preserve"> פרטי איטום יתוכננו ויפוקחו ע"י יוחעץ איטום בתאום עם הקונס' ולבחינתו והערותיו ככל שיהיו . </w:t>
      </w:r>
    </w:p>
    <w:p w14:paraId="772D0EE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6A2B1D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מסגרות ועיגונם באלמנטים מבטון.</w:t>
      </w:r>
    </w:p>
    <w:p w14:paraId="7A8CE51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A3E4DE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בסיסים למערכות ומתקנים מכניים.</w:t>
      </w:r>
    </w:p>
    <w:p w14:paraId="133E30A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3DDBCA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קונסטרוקציה לאלמנטים שונים בפתוח ובמגרשי החניה (קירות מסתור, גדרות, </w:t>
      </w:r>
      <w:r w:rsidRPr="00590FDD">
        <w:rPr>
          <w:rFonts w:ascii="Times New Roman" w:eastAsia="Times New Roman" w:hAnsi="Times New Roman" w:hint="cs"/>
          <w:sz w:val="24"/>
          <w:rtl/>
          <w:lang w:eastAsia="he-IL"/>
        </w:rPr>
        <w:t xml:space="preserve">לרבות פרטי חיפוי אבן, </w:t>
      </w:r>
      <w:r w:rsidRPr="00590FDD">
        <w:rPr>
          <w:rFonts w:ascii="Times New Roman" w:eastAsia="Times New Roman" w:hAnsi="Times New Roman"/>
          <w:sz w:val="24"/>
          <w:rtl/>
          <w:lang w:eastAsia="he-IL"/>
        </w:rPr>
        <w:t>גגונים, פריקסטים, מתקני אשפה, יסודות לעמודי תאורה ולריהוט גן וכו').</w:t>
      </w:r>
    </w:p>
    <w:p w14:paraId="7C9A424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4ED9D2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שערים.</w:t>
      </w:r>
    </w:p>
    <w:p w14:paraId="6AB372BB"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0145504C" w14:textId="66EF7955" w:rsidR="00590FDD" w:rsidRPr="00590FDD" w:rsidRDefault="00DB5782" w:rsidP="008951A6">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Pr>
          <w:rFonts w:ascii="Times New Roman" w:eastAsia="Times New Roman" w:hAnsi="Times New Roman" w:hint="cs"/>
          <w:sz w:val="24"/>
          <w:rtl/>
          <w:lang w:eastAsia="he-IL"/>
        </w:rPr>
        <w:t xml:space="preserve">מבוטל </w:t>
      </w:r>
      <w:r w:rsidR="00590FDD" w:rsidRPr="00590FDD">
        <w:rPr>
          <w:rFonts w:ascii="Times New Roman" w:eastAsia="Times New Roman" w:hAnsi="Times New Roman"/>
          <w:sz w:val="24"/>
          <w:rtl/>
          <w:lang w:eastAsia="he-IL"/>
        </w:rPr>
        <w:t>.</w:t>
      </w:r>
    </w:p>
    <w:p w14:paraId="5B261759"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5F5AA3D2" w14:textId="2844775B" w:rsidR="00590FDD" w:rsidRPr="00590FDD" w:rsidRDefault="008E535E" w:rsidP="008951A6">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Pr>
          <w:rFonts w:ascii="Times New Roman" w:eastAsia="Times New Roman" w:hAnsi="Times New Roman" w:hint="cs"/>
          <w:sz w:val="24"/>
          <w:rtl/>
          <w:lang w:eastAsia="he-IL"/>
        </w:rPr>
        <w:t xml:space="preserve">מבוטל </w:t>
      </w:r>
    </w:p>
    <w:p w14:paraId="334BA99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8B530A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הרכבת אלמנטים טרומיים בקנ"מ 1:50 לפחות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עם שמות אלמנטים, סימון פרטי חיבור (בקנ"מ שלא יפחת מ-1:10), מידות רלוונטיות להרכבה, מידות האלמנטים והתפרים </w:t>
      </w:r>
      <w:r w:rsidRPr="00590FDD">
        <w:rPr>
          <w:rFonts w:ascii="Times New Roman" w:eastAsia="Times New Roman" w:hAnsi="Times New Roman"/>
          <w:sz w:val="24"/>
          <w:rtl/>
          <w:lang w:eastAsia="he-IL"/>
        </w:rPr>
        <w:lastRenderedPageBreak/>
        <w:t>והעמדתם. תכניות ההרכבה יכללו נתונים להפקת לוחות ייצור ממוחשבות באמצעות תוכנה שתותקן אצל המתכנן ע"י הקבלן.</w:t>
      </w:r>
    </w:p>
    <w:p w14:paraId="5A18AF7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00F5932" w14:textId="65A3A696" w:rsidR="00590FDD" w:rsidRPr="00590FDD" w:rsidRDefault="008E535E" w:rsidP="008951A6">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Pr>
          <w:rFonts w:ascii="Times New Roman" w:eastAsia="Times New Roman" w:hAnsi="Times New Roman" w:hint="cs"/>
          <w:sz w:val="24"/>
          <w:rtl/>
          <w:lang w:eastAsia="he-IL"/>
        </w:rPr>
        <w:t xml:space="preserve">מבוטל </w:t>
      </w:r>
    </w:p>
    <w:p w14:paraId="67DD902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9F022D4"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תבניות לאלמנטים טרומיים (בקנ"מ שלא יפחת מ</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1:25) כולל הכנות לחשמל וחורים למעבר מערכות האינסטלציה ולמערכות אחרות במידת הצורך. תכנית תבנית לאלמנט תכלול: מבט על צד פנימי של האלמנט, מבט על ארבעת הקצוות של האלמנט, חתכים אפיינים אופקיים. במידה ויהיה צורך לפרוט מעמיק יותר של גמר חיצוני של האלמנט (פריסת אבן, קרמיקה וכד'), יוכן בג</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ליון מבט מהצד החיצוני של האלמנט. על גבי המבטים והחתכים, מלבד המידות הנדרשות יסומנו שמות פרטי קצוות, פרטי פתחים וחתכים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ם אנכיים. יסומנו גם מקומות של אביזרים ושקעי חיבור, אביזרי חשמל (במידה וקיימים) ושקעים וחורים מותאמים למעברי צנרת. קביעת שמות האלמנטים והפרטים תתואם עם הקבלן.</w:t>
      </w:r>
    </w:p>
    <w:p w14:paraId="4C74ED6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CC3EF0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זיון לכל אלמנט כולל פרטי עגון להרמה והשענה בזמן הרכבה, ופרטי חיבור למבנה (פלטקות).  תכניות הזיון יכללו מעבר לפרטי הזיון גם: פרטי אביזרי חיבור, כמויות זיון לפי סוג וקוטרי ברזל וכמות בטון באלמנט.</w:t>
      </w:r>
    </w:p>
    <w:p w14:paraId="43B5568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EC640D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lastRenderedPageBreak/>
        <w:t xml:space="preserve">פרטי אלמנטים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פתחים, חיבור בין אלמנטים, חיבור אל המבנה עם מידות רלוונטיות להרכבה וסימון אביזרי הרכבה וחיבור.</w:t>
      </w:r>
    </w:p>
    <w:p w14:paraId="36B2DF0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7232F12" w14:textId="523AC21A" w:rsidR="00590FDD" w:rsidRPr="00590FDD" w:rsidRDefault="008E535E" w:rsidP="008951A6">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Pr>
          <w:rFonts w:ascii="Times New Roman" w:eastAsia="Times New Roman" w:hAnsi="Times New Roman" w:hint="cs"/>
          <w:sz w:val="24"/>
          <w:rtl/>
          <w:lang w:eastAsia="he-IL"/>
        </w:rPr>
        <w:t xml:space="preserve">תכניות </w:t>
      </w:r>
      <w:r w:rsidR="00590FDD" w:rsidRPr="00590FDD">
        <w:rPr>
          <w:rFonts w:ascii="Times New Roman" w:eastAsia="Times New Roman" w:hAnsi="Times New Roman"/>
          <w:sz w:val="24"/>
          <w:rtl/>
          <w:lang w:eastAsia="he-IL"/>
        </w:rPr>
        <w:t xml:space="preserve"> פתחים ושרוולים, באלמנטי בניה, עם הפניה למקומם בתוכניות, הפתחים והשרוולים ימוקמו עם קווי מידה בכל התוכניות.</w:t>
      </w:r>
    </w:p>
    <w:p w14:paraId="6BD16DFF"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5C75D32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דפי ריכוז של 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ם אנכיים. סט פירטי קצוות אלמנטים ושקעי חיבור. </w:t>
      </w:r>
    </w:p>
    <w:p w14:paraId="2F31B72A"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פרטי פתחים (בקנ"מ 1:5 לפחות).</w:t>
      </w:r>
    </w:p>
    <w:p w14:paraId="214C8AB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073759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תכניות קונסטרוקציה מפלדה.</w:t>
      </w:r>
    </w:p>
    <w:p w14:paraId="3873D2A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E659A4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הנחיות לתכנון אלמנטים קונסטרוקטיביים ולעומס מותר עבור המשתמשים.</w:t>
      </w:r>
    </w:p>
    <w:p w14:paraId="2ADD4DF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7040BD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תכנית ו/או פרט אחר שידרשו במהלך התכנון והביצוע על מנת לקבל עבודה מושלמת בהתאם לשיקול המנהל.</w:t>
      </w:r>
    </w:p>
    <w:p w14:paraId="41460EA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7AD835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רשימות מעודכנות של תכניות כולל תאריך ומספר מהדורה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לפחות פעם בחודש.</w:t>
      </w:r>
    </w:p>
    <w:p w14:paraId="1695B7C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8B7B56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מובהר בזאת שהתוכניות יוכנו לפי בצוע בקטעים של הפרויקט ויכללו פתרונות לקטעי הביניים.</w:t>
      </w:r>
    </w:p>
    <w:p w14:paraId="0AB69958"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1A257A8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2ADAFB7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DEDDD5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4"/>
          <w:rtl/>
          <w:lang w:eastAsia="he-IL"/>
        </w:rPr>
        <w:t>כל המסמכים והתכניות יערכו בשפה העברית.</w:t>
      </w:r>
    </w:p>
    <w:p w14:paraId="19506B8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D39101A" w14:textId="77777777" w:rsidR="004E32D2" w:rsidRDefault="004E32D2" w:rsidP="00590FDD">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Pr>
          <w:rFonts w:ascii="Times New Roman" w:eastAsia="Times New Roman" w:hAnsi="Times New Roman"/>
          <w:b/>
          <w:bCs/>
          <w:sz w:val="20"/>
          <w:u w:val="single"/>
          <w:rtl/>
          <w:lang w:eastAsia="he-IL"/>
        </w:rPr>
        <w:br w:type="page"/>
      </w:r>
    </w:p>
    <w:p w14:paraId="512B7FEC" w14:textId="77777777" w:rsidR="004E32D2" w:rsidRPr="004E32D2" w:rsidRDefault="004E32D2" w:rsidP="004E32D2">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4E32D2">
        <w:rPr>
          <w:rFonts w:ascii="Times New Roman" w:eastAsia="Times New Roman" w:hAnsi="Times New Roman" w:hint="cs"/>
          <w:b/>
          <w:bCs/>
          <w:sz w:val="20"/>
          <w:u w:val="single"/>
          <w:rtl/>
          <w:lang w:eastAsia="he-IL"/>
        </w:rPr>
        <w:lastRenderedPageBreak/>
        <w:t>נספח "ט"</w:t>
      </w:r>
    </w:p>
    <w:p w14:paraId="0CD76FB5"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3FE5269B"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4E32D2">
        <w:rPr>
          <w:rFonts w:ascii="Times New Roman" w:eastAsia="Times New Roman" w:hAnsi="Times New Roman" w:hint="cs"/>
          <w:b/>
          <w:bCs/>
          <w:sz w:val="20"/>
          <w:u w:val="single"/>
          <w:rtl/>
          <w:lang w:eastAsia="he-IL"/>
        </w:rPr>
        <w:t>דוגמא לנוסח אישור השלמת הפרויקט/קטע מהפרויקט</w:t>
      </w:r>
    </w:p>
    <w:p w14:paraId="5506D675"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25E31A8"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2A3A3C3"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ACE76B7"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לכבוד :</w:t>
      </w:r>
    </w:p>
    <w:p w14:paraId="2DAD133D" w14:textId="618F3F6E" w:rsidR="004E32D2" w:rsidRPr="004E32D2" w:rsidRDefault="000978DB"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9753A9C8699448A7AE4A80DB95AA8C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987757">
            <w:rPr>
              <w:rFonts w:ascii="Times New Roman" w:eastAsia="Times New Roman" w:hAnsi="Times New Roman" w:hint="cs"/>
              <w:color w:val="008000"/>
              <w:sz w:val="24"/>
              <w:rtl/>
              <w:lang w:eastAsia="he-IL"/>
            </w:rPr>
            <w:br/>
            <w:t>אפריקה ישראל מגורים בע"מ</w:t>
          </w:r>
          <w:r w:rsidR="00987757">
            <w:rPr>
              <w:rFonts w:ascii="Times New Roman" w:eastAsia="Times New Roman" w:hAnsi="Times New Roman" w:hint="cs"/>
              <w:color w:val="008000"/>
              <w:sz w:val="24"/>
              <w:rtl/>
              <w:lang w:eastAsia="he-IL"/>
            </w:rPr>
            <w:br/>
            <w:t>יוני נתניהו 1 ג' אור יהודה</w:t>
          </w:r>
          <w:r w:rsidR="00987757">
            <w:rPr>
              <w:rFonts w:ascii="Times New Roman" w:eastAsia="Times New Roman" w:hAnsi="Times New Roman" w:hint="cs"/>
              <w:color w:val="008000"/>
              <w:sz w:val="24"/>
              <w:rtl/>
              <w:lang w:eastAsia="he-IL"/>
            </w:rPr>
            <w:br/>
            <w:t>מ.ז 52-003476-0</w:t>
          </w:r>
          <w:r w:rsidR="00987757">
            <w:rPr>
              <w:rFonts w:ascii="Times New Roman" w:eastAsia="Times New Roman" w:hAnsi="Times New Roman" w:hint="cs"/>
              <w:color w:val="008000"/>
              <w:sz w:val="24"/>
              <w:rtl/>
              <w:lang w:eastAsia="he-IL"/>
            </w:rPr>
            <w:br/>
          </w:r>
        </w:sdtContent>
      </w:sdt>
      <w:r w:rsidR="004E32D2" w:rsidRPr="004E32D2">
        <w:rPr>
          <w:rFonts w:ascii="Times New Roman" w:eastAsia="Times New Roman" w:hAnsi="Times New Roman" w:hint="cs"/>
          <w:color w:val="008000"/>
          <w:sz w:val="24"/>
          <w:rtl/>
          <w:lang w:eastAsia="he-IL"/>
        </w:rPr>
        <w:br/>
      </w:r>
    </w:p>
    <w:p w14:paraId="63C7CCF2" w14:textId="77777777" w:rsidR="004E32D2" w:rsidRPr="004E32D2" w:rsidRDefault="004E32D2"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(המזמין)</w:t>
      </w:r>
    </w:p>
    <w:p w14:paraId="030E4C31"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568D92F8"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104C2385"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53FB4D41"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6ACF8955" w14:textId="0710A794" w:rsidR="004E32D2" w:rsidRPr="004E32D2" w:rsidRDefault="004E32D2" w:rsidP="004E32D2">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4E32D2">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ABD67586876242C1AFBC6A5DB98C5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87757">
            <w:rPr>
              <w:rFonts w:ascii="Times New Roman" w:eastAsia="Times New Roman" w:hAnsi="Times New Roman" w:hint="cs"/>
              <w:color w:val="008000"/>
              <w:sz w:val="24"/>
              <w:rtl/>
              <w:lang w:eastAsia="he-IL"/>
            </w:rPr>
            <w:t>דוד מהנדסים בע"מ</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D25D536C7FD4AA5B9BAAC49B49D76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A93480">
            <w:rPr>
              <w:rFonts w:ascii="Times New Roman" w:eastAsia="Times New Roman" w:hAnsi="Times New Roman" w:hint="cs"/>
              <w:color w:val="008000"/>
              <w:sz w:val="24"/>
              <w:rtl/>
              <w:lang w:eastAsia="he-IL"/>
            </w:rPr>
            <w:t>אנדריוס</w:t>
          </w:r>
        </w:sdtContent>
      </w:sdt>
      <w:r w:rsidRPr="004E32D2">
        <w:rPr>
          <w:rFonts w:ascii="Times New Roman" w:eastAsia="Times New Roman" w:hAnsi="Times New Roman" w:hint="cs"/>
          <w:sz w:val="24"/>
          <w:rtl/>
          <w:lang w:eastAsia="he-IL"/>
        </w:rPr>
        <w:t xml:space="preserve"> בקשר עם</w:t>
      </w:r>
      <w:r w:rsidRPr="004E32D2">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9F0A134E35EA49F9B7E342CAEEDAE9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151C9E">
            <w:rPr>
              <w:rFonts w:ascii="Times New Roman" w:eastAsia="Times New Roman" w:hAnsi="Times New Roman" w:hint="cs"/>
              <w:color w:val="008000"/>
              <w:sz w:val="24"/>
              <w:rtl/>
            </w:rPr>
            <w:t xml:space="preserve">תכנון יעוץ ופקוח עליון קונסטרוקציה </w:t>
          </w:r>
        </w:sdtContent>
      </w:sdt>
      <w:r w:rsidRPr="004E32D2">
        <w:rPr>
          <w:rFonts w:ascii="Times New Roman" w:eastAsia="Times New Roman" w:hAnsi="Times New Roman" w:hint="cs"/>
          <w:sz w:val="24"/>
          <w:rtl/>
          <w:lang w:eastAsia="he-IL"/>
        </w:rPr>
        <w:t>, מאשר בזאת שהעבודות הנ"ל בוצעו והושלמו בהתאם להנחיותי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לתכניותי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בהתאם</w:t>
      </w:r>
      <w:r w:rsidRPr="004E32D2">
        <w:rPr>
          <w:rFonts w:ascii="Times New Roman" w:eastAsia="Times New Roman" w:hAnsi="Times New Roman" w:hint="cs"/>
          <w:sz w:val="20"/>
          <w:rtl/>
          <w:lang w:eastAsia="he-IL"/>
        </w:rPr>
        <w:t xml:space="preserve"> </w:t>
      </w:r>
      <w:r w:rsidRPr="004E32D2">
        <w:rPr>
          <w:rFonts w:ascii="Times New Roman" w:eastAsia="Times New Roman" w:hAnsi="Times New Roman" w:hint="cs"/>
          <w:sz w:val="20"/>
          <w:rtl/>
          <w:lang w:eastAsia="he-IL"/>
        </w:rPr>
        <w:lastRenderedPageBreak/>
        <w:t>לתקנים מחייבים ולשביעות רצוני.</w:t>
      </w:r>
    </w:p>
    <w:p w14:paraId="36D47019"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0EDD506B"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B62CA79"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7FE673C"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5CB5C7C"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5A7EC46"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בכבוד רב,</w:t>
      </w:r>
    </w:p>
    <w:p w14:paraId="661FEA35"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168D69B"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DFDF2F7"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___________________</w:t>
      </w:r>
    </w:p>
    <w:p w14:paraId="725ED4E7" w14:textId="53F68DD7" w:rsidR="004E32D2" w:rsidRPr="004E32D2" w:rsidRDefault="000978DB" w:rsidP="004E32D2">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A5D379F1CBDD4402BD48A1BAEEB3F3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87757">
            <w:rPr>
              <w:rFonts w:ascii="Times New Roman" w:eastAsia="Times New Roman" w:hAnsi="Times New Roman" w:hint="cs"/>
              <w:color w:val="00B0F0"/>
              <w:sz w:val="20"/>
              <w:u w:val="single"/>
              <w:rtl/>
              <w:lang w:eastAsia="he-IL"/>
            </w:rPr>
            <w:t>דוד מהנדסים בע"מ</w:t>
          </w:r>
        </w:sdtContent>
      </w:sdt>
    </w:p>
    <w:p w14:paraId="3B1AA6B1"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4E32D2">
        <w:rPr>
          <w:rFonts w:ascii="Times New Roman" w:eastAsia="Times New Roman" w:hAnsi="Times New Roman" w:hint="cs"/>
          <w:sz w:val="20"/>
          <w:szCs w:val="20"/>
          <w:rtl/>
          <w:lang w:eastAsia="he-IL"/>
        </w:rPr>
        <w:t xml:space="preserve">                </w:t>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t xml:space="preserve">   </w:t>
      </w:r>
    </w:p>
    <w:p w14:paraId="0879A90C"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3E56F58B"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4E32D2">
        <w:rPr>
          <w:rFonts w:ascii="Times New Roman" w:eastAsia="Times New Roman" w:hAnsi="Times New Roman" w:hint="cs"/>
          <w:sz w:val="20"/>
          <w:szCs w:val="20"/>
          <w:rtl/>
          <w:lang w:eastAsia="he-IL"/>
        </w:rPr>
        <w:br w:type="page"/>
      </w:r>
      <w:r w:rsidRPr="004E32D2">
        <w:rPr>
          <w:rFonts w:ascii="Times New Roman" w:eastAsia="Times New Roman" w:hAnsi="Times New Roman" w:hint="cs"/>
          <w:b/>
          <w:bCs/>
          <w:sz w:val="24"/>
          <w:u w:val="single"/>
          <w:rtl/>
          <w:lang w:eastAsia="he-IL"/>
        </w:rPr>
        <w:lastRenderedPageBreak/>
        <w:t xml:space="preserve">נספח "י" </w:t>
      </w:r>
    </w:p>
    <w:p w14:paraId="2916BA93"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68007483"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4E32D2">
        <w:rPr>
          <w:rFonts w:ascii="Times New Roman" w:eastAsia="Times New Roman" w:hAnsi="Times New Roman" w:hint="cs"/>
          <w:b/>
          <w:bCs/>
          <w:sz w:val="24"/>
          <w:u w:val="single"/>
          <w:rtl/>
          <w:lang w:eastAsia="he-IL"/>
        </w:rPr>
        <w:t>דוגמא לנוסח הצהרת המתכנן בדבר היעדר תביעות</w:t>
      </w:r>
    </w:p>
    <w:p w14:paraId="7482C0FE" w14:textId="77777777" w:rsidR="004E32D2" w:rsidRPr="004E32D2" w:rsidRDefault="004E32D2" w:rsidP="004E32D2">
      <w:pPr>
        <w:widowControl w:val="0"/>
        <w:bidi w:val="0"/>
        <w:spacing w:before="0" w:beforeAutospacing="0" w:after="0" w:afterAutospacing="0" w:line="240" w:lineRule="auto"/>
        <w:ind w:left="180"/>
        <w:rPr>
          <w:rFonts w:ascii="Times New Roman" w:eastAsia="Times New Roman" w:hAnsi="Times New Roman"/>
          <w:sz w:val="24"/>
          <w:lang w:eastAsia="he-IL"/>
        </w:rPr>
      </w:pPr>
    </w:p>
    <w:p w14:paraId="5732D6B2" w14:textId="34AD3680"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color w:val="000000"/>
          <w:sz w:val="24"/>
          <w:rtl/>
          <w:lang w:eastAsia="he-IL"/>
        </w:rPr>
        <w:tab/>
      </w:r>
      <w:r w:rsidRPr="004E32D2">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637D86FE697F4534BEF61B67E300B8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987757">
            <w:rPr>
              <w:rFonts w:ascii="Times New Roman" w:eastAsia="Times New Roman" w:hAnsi="Times New Roman" w:hint="cs"/>
              <w:color w:val="008000"/>
              <w:sz w:val="24"/>
              <w:rtl/>
              <w:lang w:eastAsia="he-IL"/>
            </w:rPr>
            <w:br/>
            <w:t>אפריקה ישראל מגורים בע"מ</w:t>
          </w:r>
          <w:r w:rsidR="00987757">
            <w:rPr>
              <w:rFonts w:ascii="Times New Roman" w:eastAsia="Times New Roman" w:hAnsi="Times New Roman" w:hint="cs"/>
              <w:color w:val="008000"/>
              <w:sz w:val="24"/>
              <w:rtl/>
              <w:lang w:eastAsia="he-IL"/>
            </w:rPr>
            <w:br/>
            <w:t>יוני נתניהו 1 ג' אור יהודה</w:t>
          </w:r>
          <w:r w:rsidR="00987757">
            <w:rPr>
              <w:rFonts w:ascii="Times New Roman" w:eastAsia="Times New Roman" w:hAnsi="Times New Roman" w:hint="cs"/>
              <w:color w:val="008000"/>
              <w:sz w:val="24"/>
              <w:rtl/>
              <w:lang w:eastAsia="he-IL"/>
            </w:rPr>
            <w:br/>
            <w:t>מ.ז 52-003476-0</w:t>
          </w:r>
          <w:r w:rsidR="00987757">
            <w:rPr>
              <w:rFonts w:ascii="Times New Roman" w:eastAsia="Times New Roman" w:hAnsi="Times New Roman" w:hint="cs"/>
              <w:color w:val="008000"/>
              <w:sz w:val="24"/>
              <w:rtl/>
              <w:lang w:eastAsia="he-IL"/>
            </w:rPr>
            <w:br/>
          </w:r>
        </w:sdtContent>
      </w:sdt>
    </w:p>
    <w:p w14:paraId="54633F68"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7E84635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ג.א.נ.,</w:t>
      </w:r>
    </w:p>
    <w:p w14:paraId="37E37298"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2BB00C68"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אנו הח"מ מצהירים בזאת שעם קבלת סך של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ש"ח (להלן:"</w:t>
      </w:r>
      <w:r w:rsidRPr="004E32D2">
        <w:rPr>
          <w:rFonts w:ascii="Times New Roman" w:eastAsia="Times New Roman" w:hAnsi="Times New Roman" w:hint="cs"/>
          <w:b/>
          <w:bCs/>
          <w:sz w:val="24"/>
          <w:rtl/>
          <w:lang w:eastAsia="he-IL"/>
        </w:rPr>
        <w:t>היתרה הסופית</w:t>
      </w:r>
      <w:r w:rsidRPr="004E32D2">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CE352401F2954D5882E674BC0662E9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A93480">
            <w:rPr>
              <w:rFonts w:ascii="Times New Roman" w:eastAsia="Times New Roman" w:hAnsi="Times New Roman" w:hint="cs"/>
              <w:color w:val="008000"/>
              <w:sz w:val="24"/>
              <w:rtl/>
              <w:lang w:eastAsia="he-IL"/>
            </w:rPr>
            <w:t>אנדריוס</w:t>
          </w:r>
        </w:sdtContent>
      </w:sdt>
      <w:r w:rsidRPr="004E32D2">
        <w:rPr>
          <w:rFonts w:ascii="Times New Roman" w:eastAsia="Times New Roman" w:hAnsi="Times New Roman" w:hint="cs"/>
          <w:sz w:val="24"/>
          <w:rtl/>
          <w:lang w:eastAsia="he-IL"/>
        </w:rPr>
        <w:t xml:space="preserve"> עפ"י חוזה מיום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60138D1A720A46D180B57150198009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07-14T00:00:00Z">
            <w:dateFormat w:val="dd/MM/yyyy"/>
            <w:lid w:val="he-IL"/>
            <w:storeMappedDataAs w:val="dateTime"/>
            <w:calendar w:val="gregorian"/>
          </w:date>
        </w:sdtPr>
        <w:sdtEndPr>
          <w:rPr>
            <w:rFonts w:hint="cs"/>
          </w:rPr>
        </w:sdtEndPr>
        <w:sdtContent>
          <w:r w:rsidR="00A93480">
            <w:rPr>
              <w:rFonts w:ascii="Times New Roman" w:eastAsia="Times New Roman" w:hAnsi="Times New Roman" w:hint="cs"/>
              <w:color w:val="008000"/>
              <w:sz w:val="24"/>
              <w:rtl/>
              <w:lang w:eastAsia="he-IL"/>
            </w:rPr>
            <w:t>‏14/07/2020</w:t>
          </w:r>
        </w:sdtContent>
      </w:sdt>
      <w:r w:rsidRPr="004E32D2">
        <w:rPr>
          <w:rFonts w:ascii="Times New Roman" w:eastAsia="Times New Roman" w:hAnsi="Times New Roman" w:hint="cs"/>
          <w:sz w:val="24"/>
          <w:rtl/>
          <w:lang w:eastAsia="he-IL"/>
        </w:rPr>
        <w:t xml:space="preserve"> או עבור חלקן כמפורט להלן:</w:t>
      </w:r>
    </w:p>
    <w:p w14:paraId="1BD8CDCC"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675BC0AE"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45FBCE8B"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לנו כי בכפוף להצהרתנו זו לעיל ולהלן, נמנעתם מלקזז מסכום </w:t>
      </w:r>
      <w:r w:rsidRPr="004E32D2">
        <w:rPr>
          <w:rFonts w:ascii="Times New Roman" w:eastAsia="Times New Roman" w:hAnsi="Times New Roman" w:hint="cs"/>
          <w:sz w:val="24"/>
          <w:rtl/>
          <w:lang w:eastAsia="he-IL"/>
        </w:rPr>
        <w:lastRenderedPageBreak/>
        <w:t xml:space="preserve">היתרה הסופית, סכומים שלטענתכם, הייתם זכאים לקזז עפ"י החוזה הנ"ל. </w:t>
      </w:r>
    </w:p>
    <w:p w14:paraId="682F8395"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1D7EA3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5340CF7D"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864DF40"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50D5A039"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2E707BDB"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2C4C4F89"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0693FF7C"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ולראיה באנו על החתום:</w:t>
      </w:r>
    </w:p>
    <w:p w14:paraId="76BCDAD0"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46234231"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היום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לחודש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לשנה _________</w:t>
      </w:r>
    </w:p>
    <w:p w14:paraId="51AF298B" w14:textId="77777777" w:rsidR="004E32D2" w:rsidRPr="004E32D2" w:rsidRDefault="004E32D2" w:rsidP="004E32D2">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47D987DF"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חתימה וחותמת המתכנן:</w:t>
      </w:r>
    </w:p>
    <w:p w14:paraId="7F3E4FB3"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4E32D2">
        <w:rPr>
          <w:rFonts w:ascii="Times New Roman" w:eastAsia="Times New Roman" w:hAnsi="Times New Roman" w:hint="cs"/>
          <w:color w:val="00B0F0"/>
          <w:sz w:val="24"/>
          <w:u w:val="single"/>
          <w:rtl/>
          <w:lang w:eastAsia="he-IL"/>
        </w:rPr>
        <w:t xml:space="preserve">                  </w:t>
      </w:r>
    </w:p>
    <w:p w14:paraId="14847021"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37CE5D42" w14:textId="5C046D74"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81140172E59E4A57B85E3AC2F18AC6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87757">
            <w:rPr>
              <w:rFonts w:ascii="Times New Roman" w:eastAsia="Times New Roman" w:hAnsi="Times New Roman" w:hint="cs"/>
              <w:color w:val="00B0F0"/>
              <w:sz w:val="20"/>
              <w:u w:val="single"/>
              <w:rtl/>
              <w:lang w:eastAsia="he-IL"/>
            </w:rPr>
            <w:t>דוד מהנדסים בע"מ</w:t>
          </w:r>
        </w:sdtContent>
      </w:sdt>
    </w:p>
    <w:p w14:paraId="02DC7A75"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5F5286EF"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7C0F740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77E28B3A"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אישור</w:t>
      </w:r>
    </w:p>
    <w:p w14:paraId="49041EE4"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הח"מ ____________________ עו"ד/רו"ח מאשר כי ה"ה _________________שחתימתם בצירוף חותמת _________________ (להלן:"</w:t>
      </w:r>
      <w:r w:rsidRPr="004E32D2">
        <w:rPr>
          <w:rFonts w:ascii="Times New Roman" w:eastAsia="Times New Roman" w:hAnsi="Times New Roman" w:hint="cs"/>
          <w:b/>
          <w:bCs/>
          <w:sz w:val="24"/>
          <w:rtl/>
          <w:lang w:eastAsia="he-IL"/>
        </w:rPr>
        <w:t>החברה</w:t>
      </w:r>
      <w:r w:rsidRPr="004E32D2">
        <w:rPr>
          <w:rFonts w:ascii="Times New Roman" w:eastAsia="Times New Roman" w:hAnsi="Times New Roman" w:hint="cs"/>
          <w:sz w:val="24"/>
          <w:rtl/>
          <w:lang w:eastAsia="he-IL"/>
        </w:rPr>
        <w:t>") ו/או שמה המודפס מחייבת את החברה לכל דבר וענין, חתמו בפני על מסמך זה.</w:t>
      </w:r>
    </w:p>
    <w:p w14:paraId="3E21DD2E" w14:textId="77777777" w:rsidR="004E32D2" w:rsidRPr="004E32D2" w:rsidRDefault="004E32D2" w:rsidP="004E32D2">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342F0B13" w14:textId="77777777" w:rsidR="004E32D2" w:rsidRPr="004E32D2" w:rsidRDefault="004E32D2" w:rsidP="004E32D2">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    תאריך : _______   </w:t>
      </w:r>
      <w:r w:rsidRPr="004E32D2">
        <w:rPr>
          <w:rFonts w:ascii="Times New Roman" w:eastAsia="Times New Roman" w:hAnsi="Times New Roman" w:hint="cs"/>
          <w:sz w:val="24"/>
          <w:rtl/>
          <w:lang w:eastAsia="he-IL"/>
        </w:rPr>
        <w:tab/>
        <w:t>חתימה וחותמת עו"ד/רו"ח : _______________________</w:t>
      </w:r>
    </w:p>
    <w:p w14:paraId="0BC897D2"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0"/>
          <w:szCs w:val="20"/>
          <w:rtl/>
          <w:lang w:eastAsia="he-IL"/>
        </w:rPr>
      </w:pPr>
    </w:p>
    <w:p w14:paraId="29750472" w14:textId="77777777" w:rsidR="004E32D2" w:rsidRPr="004E32D2" w:rsidRDefault="004E32D2" w:rsidP="004E32D2">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093842E3"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4E6ABE2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00DC724" w14:textId="77777777" w:rsidR="001A69D5" w:rsidRPr="00590FDD" w:rsidRDefault="001A69D5" w:rsidP="00590FDD"/>
    <w:sectPr w:rsidR="001A69D5" w:rsidRPr="00590FDD" w:rsidSect="003E5958">
      <w:headerReference w:type="default" r:id="rId14"/>
      <w:footerReference w:type="default" r:id="rId15"/>
      <w:pgSz w:w="11906" w:h="16838"/>
      <w:pgMar w:top="1440" w:right="1800" w:bottom="1440"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D34182" w14:textId="77777777" w:rsidR="000978DB" w:rsidRDefault="000978DB" w:rsidP="00AF234B">
      <w:pPr>
        <w:spacing w:before="0" w:after="0" w:line="240" w:lineRule="auto"/>
      </w:pPr>
      <w:r>
        <w:separator/>
      </w:r>
    </w:p>
  </w:endnote>
  <w:endnote w:type="continuationSeparator" w:id="0">
    <w:p w14:paraId="3C976D48" w14:textId="77777777" w:rsidR="000978DB" w:rsidRDefault="000978DB" w:rsidP="00AF234B">
      <w:pPr>
        <w:spacing w:before="0" w:after="0" w:line="240" w:lineRule="auto"/>
      </w:pPr>
      <w:r>
        <w:continuationSeparator/>
      </w:r>
    </w:p>
  </w:endnote>
  <w:endnote w:type="continuationNotice" w:id="1">
    <w:p w14:paraId="26953198" w14:textId="77777777" w:rsidR="000978DB" w:rsidRDefault="000978D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7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419"/>
      <w:gridCol w:w="2810"/>
      <w:gridCol w:w="229"/>
      <w:gridCol w:w="1012"/>
      <w:gridCol w:w="1467"/>
    </w:tblGrid>
    <w:tr w:rsidR="000978DB" w:rsidRPr="00C30116" w14:paraId="7C1D8CDE" w14:textId="77777777" w:rsidTr="00C30116">
      <w:tc>
        <w:tcPr>
          <w:tcW w:w="810" w:type="dxa"/>
        </w:tcPr>
        <w:p w14:paraId="09BD2E1E" w14:textId="77777777" w:rsidR="000978DB" w:rsidRPr="00C30116" w:rsidRDefault="000978DB"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419" w:type="dxa"/>
            </w:tcPr>
            <w:p w14:paraId="399EF064" w14:textId="33252529" w:rsidR="000978DB" w:rsidRPr="00C30116" w:rsidRDefault="000978DB" w:rsidP="00C30116">
              <w:pPr>
                <w:tabs>
                  <w:tab w:val="center" w:pos="4153"/>
                  <w:tab w:val="right" w:pos="8306"/>
                </w:tabs>
                <w:spacing w:before="0" w:after="0" w:line="240" w:lineRule="auto"/>
                <w:rPr>
                  <w:rFonts w:ascii="David" w:hAnsi="David" w:cstheme="minorBidi"/>
                  <w:color w:val="00B0F0"/>
                  <w:sz w:val="20"/>
                  <w:szCs w:val="20"/>
                  <w:rtl/>
                </w:rPr>
              </w:pPr>
              <w:r>
                <w:rPr>
                  <w:rFonts w:ascii="David" w:hAnsi="David" w:cstheme="minorBidi" w:hint="cs"/>
                  <w:color w:val="00B0F0"/>
                  <w:sz w:val="20"/>
                  <w:szCs w:val="20"/>
                  <w:rtl/>
                </w:rPr>
                <w:t xml:space="preserve">שם הפרויקט - סביוני סיטי אנדריוס </w:t>
              </w:r>
            </w:p>
          </w:tc>
        </w:sdtContent>
      </w:sdt>
      <w:tc>
        <w:tcPr>
          <w:tcW w:w="2810" w:type="dxa"/>
        </w:tcPr>
        <w:p w14:paraId="21790EB6" w14:textId="77777777" w:rsidR="000978DB" w:rsidRPr="00C30116" w:rsidRDefault="000978DB"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cstheme="minorBidi" w:hint="cs"/>
                  <w:sz w:val="20"/>
                  <w:szCs w:val="20"/>
                  <w:rtl/>
                </w:rPr>
                <w:t>מתכנן קונסטרוקציה</w:t>
              </w:r>
            </w:sdtContent>
          </w:sdt>
        </w:p>
      </w:tc>
      <w:tc>
        <w:tcPr>
          <w:tcW w:w="229" w:type="dxa"/>
        </w:tcPr>
        <w:p w14:paraId="3C36228D" w14:textId="77777777" w:rsidR="000978DB" w:rsidRPr="00C30116" w:rsidRDefault="000978DB" w:rsidP="00C30116">
          <w:pPr>
            <w:tabs>
              <w:tab w:val="center" w:pos="4153"/>
              <w:tab w:val="right" w:pos="8306"/>
            </w:tabs>
            <w:spacing w:before="0" w:after="0" w:line="240" w:lineRule="auto"/>
            <w:rPr>
              <w:rFonts w:ascii="David" w:hAnsi="David" w:cstheme="minorBidi"/>
              <w:sz w:val="16"/>
              <w:szCs w:val="16"/>
              <w:rtl/>
            </w:rPr>
          </w:pPr>
        </w:p>
      </w:tc>
      <w:tc>
        <w:tcPr>
          <w:tcW w:w="1012" w:type="dxa"/>
        </w:tcPr>
        <w:p w14:paraId="03D84B2D" w14:textId="77777777" w:rsidR="000978DB" w:rsidRPr="00C30116" w:rsidRDefault="000978DB"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sz w:val="20"/>
              <w:szCs w:val="20"/>
              <w:rtl/>
            </w:rPr>
            <w:t>מס' חוזה</w:t>
          </w:r>
          <w:r w:rsidRPr="00C30116">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467" w:type="dxa"/>
            </w:tcPr>
            <w:p w14:paraId="1BC8A98F" w14:textId="28B0F3A8" w:rsidR="000978DB" w:rsidRPr="00C30116" w:rsidRDefault="000978DB" w:rsidP="00C30116">
              <w:pPr>
                <w:tabs>
                  <w:tab w:val="center" w:pos="4153"/>
                  <w:tab w:val="right" w:pos="8306"/>
                </w:tabs>
                <w:spacing w:before="0" w:after="0" w:line="240" w:lineRule="auto"/>
                <w:rPr>
                  <w:rFonts w:ascii="David" w:hAnsi="David" w:cstheme="minorBidi"/>
                  <w:sz w:val="20"/>
                  <w:szCs w:val="20"/>
                  <w:rtl/>
                </w:rPr>
              </w:pPr>
              <w:del w:id="7" w:author="Avi Cohen" w:date="2020-08-17T08:58:00Z">
                <w:r w:rsidDel="00116774">
                  <w:rPr>
                    <w:rFonts w:ascii="David" w:hAnsi="David" w:cstheme="minorBidi" w:hint="cs"/>
                    <w:sz w:val="20"/>
                    <w:szCs w:val="20"/>
                  </w:rPr>
                  <w:delText>CONT-5-662</w:delText>
                </w:r>
              </w:del>
              <w:ins w:id="8" w:author="Avi Cohen" w:date="2020-08-17T08:58:00Z">
                <w:r>
                  <w:rPr>
                    <w:rFonts w:ascii="David" w:hAnsi="David" w:cstheme="minorBidi" w:hint="cs"/>
                    <w:sz w:val="20"/>
                    <w:szCs w:val="20"/>
                  </w:rPr>
                  <w:t>CO</w:t>
                </w:r>
                <w:r>
                  <w:rPr>
                    <w:rFonts w:ascii="David" w:hAnsi="David" w:cstheme="minorBidi" w:hint="cs"/>
                    <w:sz w:val="20"/>
                    <w:szCs w:val="20"/>
                    <w:rtl/>
                  </w:rPr>
                  <w:t>NT-10-1922</w:t>
                </w:r>
              </w:ins>
            </w:p>
          </w:tc>
        </w:sdtContent>
      </w:sdt>
    </w:tr>
    <w:tr w:rsidR="000978DB" w:rsidRPr="00C30116" w14:paraId="3250CB13" w14:textId="77777777" w:rsidTr="00C30116">
      <w:tc>
        <w:tcPr>
          <w:tcW w:w="810" w:type="dxa"/>
        </w:tcPr>
        <w:p w14:paraId="14B20A27" w14:textId="77777777" w:rsidR="000978DB" w:rsidRPr="00C30116" w:rsidRDefault="000978DB"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419" w:type="dxa"/>
            </w:tcPr>
            <w:p w14:paraId="0D3C240E" w14:textId="4B1BBB37" w:rsidR="000978DB" w:rsidRPr="00C30116" w:rsidRDefault="000978DB" w:rsidP="00C30116">
              <w:pPr>
                <w:tabs>
                  <w:tab w:val="center" w:pos="4153"/>
                  <w:tab w:val="right" w:pos="8306"/>
                </w:tabs>
                <w:spacing w:before="0" w:after="0" w:line="240" w:lineRule="auto"/>
                <w:rPr>
                  <w:rFonts w:ascii="David" w:hAnsi="David" w:cstheme="minorBidi"/>
                  <w:color w:val="00B0F0"/>
                  <w:sz w:val="20"/>
                  <w:szCs w:val="20"/>
                  <w:rtl/>
                </w:rPr>
              </w:pPr>
              <w:r>
                <w:rPr>
                  <w:rFonts w:ascii="David" w:hAnsi="David" w:cstheme="minorBidi" w:hint="cs"/>
                  <w:color w:val="00B0F0"/>
                  <w:sz w:val="20"/>
                  <w:szCs w:val="20"/>
                  <w:rtl/>
                </w:rPr>
                <w:t>דוד מהנדסים בע"מ</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0978DB" w:rsidRPr="00C30116" w14:paraId="50D9EDDE" w14:textId="77777777" w:rsidTr="007835AC">
            <w:trPr>
              <w:trHeight w:val="201"/>
            </w:trPr>
            <w:tc>
              <w:tcPr>
                <w:tcW w:w="926" w:type="dxa"/>
              </w:tcPr>
              <w:p w14:paraId="573FF52A" w14:textId="77777777" w:rsidR="000978DB" w:rsidRPr="00C30116" w:rsidRDefault="000978DB"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4BAD426B" w14:textId="7E03BC13" w:rsidR="000978DB" w:rsidRPr="00C30116" w:rsidRDefault="00151C9E" w:rsidP="00C30116">
                    <w:pPr>
                      <w:tabs>
                        <w:tab w:val="center" w:pos="4153"/>
                        <w:tab w:val="right" w:pos="8306"/>
                      </w:tabs>
                      <w:spacing w:before="0" w:after="0" w:line="240" w:lineRule="auto"/>
                      <w:ind w:left="1" w:hanging="1"/>
                      <w:rPr>
                        <w:rFonts w:ascii="David" w:hAnsi="David" w:cstheme="minorBidi"/>
                        <w:color w:val="00B0F0"/>
                        <w:sz w:val="20"/>
                        <w:szCs w:val="20"/>
                        <w:rtl/>
                      </w:rPr>
                    </w:pPr>
                    <w:r>
                      <w:rPr>
                        <w:rFonts w:ascii="David" w:hAnsi="David" w:cstheme="minorBidi" w:hint="cs"/>
                        <w:color w:val="00B0F0"/>
                        <w:sz w:val="20"/>
                        <w:szCs w:val="20"/>
                        <w:rtl/>
                      </w:rPr>
                      <w:t>0.6</w:t>
                    </w:r>
                  </w:p>
                </w:tc>
              </w:sdtContent>
            </w:sdt>
          </w:tr>
        </w:tbl>
        <w:p w14:paraId="5387462C" w14:textId="77777777" w:rsidR="000978DB" w:rsidRPr="00C30116" w:rsidRDefault="000978DB"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079BEEBD" w14:textId="77777777" w:rsidR="000978DB" w:rsidRPr="00C30116" w:rsidRDefault="000978DB"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04227998" w14:textId="77777777" w:rsidR="000978DB" w:rsidRPr="00C30116" w:rsidRDefault="000978DB"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סטטוס:</w:t>
          </w:r>
        </w:p>
      </w:tc>
      <w:tc>
        <w:tcPr>
          <w:tcW w:w="1467" w:type="dxa"/>
        </w:tcPr>
        <w:p w14:paraId="399F60C9" w14:textId="0E3814AB" w:rsidR="000978DB" w:rsidRPr="00C30116" w:rsidRDefault="000978DB" w:rsidP="00C30116">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Pr>
                  <w:rFonts w:ascii="David" w:hAnsi="David" w:cstheme="minorBidi" w:hint="cs"/>
                  <w:sz w:val="20"/>
                  <w:szCs w:val="20"/>
                  <w:rtl/>
                </w:rPr>
                <w:t>3;#</w:t>
              </w:r>
              <w:r>
                <w:rPr>
                  <w:rFonts w:ascii="David" w:hAnsi="David" w:cstheme="minorBidi" w:hint="cs"/>
                  <w:sz w:val="20"/>
                  <w:szCs w:val="20"/>
                </w:rPr>
                <w:t>Draft</w:t>
              </w:r>
            </w:sdtContent>
          </w:sdt>
        </w:p>
      </w:tc>
    </w:tr>
    <w:tr w:rsidR="000978DB" w:rsidRPr="00C30116" w14:paraId="2439919B" w14:textId="77777777" w:rsidTr="00C30116">
      <w:trPr>
        <w:trHeight w:val="80"/>
      </w:trPr>
      <w:tc>
        <w:tcPr>
          <w:tcW w:w="810" w:type="dxa"/>
        </w:tcPr>
        <w:p w14:paraId="608B5963" w14:textId="77777777" w:rsidR="000978DB" w:rsidRPr="00C30116" w:rsidRDefault="000978DB" w:rsidP="00C30116">
          <w:pPr>
            <w:tabs>
              <w:tab w:val="center" w:pos="4153"/>
              <w:tab w:val="right" w:pos="8306"/>
            </w:tabs>
            <w:spacing w:before="0" w:after="0" w:line="240" w:lineRule="auto"/>
            <w:rPr>
              <w:rFonts w:ascii="David" w:hAnsi="David" w:cstheme="minorBidi"/>
              <w:sz w:val="20"/>
              <w:szCs w:val="20"/>
              <w:rtl/>
            </w:rPr>
          </w:pPr>
        </w:p>
      </w:tc>
      <w:tc>
        <w:tcPr>
          <w:tcW w:w="1419" w:type="dxa"/>
        </w:tcPr>
        <w:p w14:paraId="5CF121BA" w14:textId="77777777" w:rsidR="000978DB" w:rsidRPr="00C30116" w:rsidRDefault="000978DB" w:rsidP="00C30116">
          <w:pPr>
            <w:tabs>
              <w:tab w:val="center" w:pos="4153"/>
              <w:tab w:val="right" w:pos="8306"/>
            </w:tabs>
            <w:spacing w:before="0" w:after="0" w:line="240" w:lineRule="auto"/>
            <w:rPr>
              <w:rFonts w:ascii="David" w:hAnsi="David" w:cstheme="minorBidi"/>
              <w:color w:val="00B0F0"/>
              <w:sz w:val="20"/>
              <w:szCs w:val="20"/>
              <w:rtl/>
            </w:rPr>
          </w:pPr>
        </w:p>
      </w:tc>
      <w:tc>
        <w:tcPr>
          <w:tcW w:w="2810" w:type="dxa"/>
        </w:tcPr>
        <w:p w14:paraId="29A7B297" w14:textId="77777777" w:rsidR="000978DB" w:rsidRPr="00C30116" w:rsidRDefault="000978DB"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217B126A" w14:textId="77777777" w:rsidR="000978DB" w:rsidRPr="00C30116" w:rsidRDefault="000978DB"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097E31E5" w14:textId="77777777" w:rsidR="000978DB" w:rsidRPr="00C30116" w:rsidRDefault="000978DB" w:rsidP="00C30116">
          <w:pPr>
            <w:tabs>
              <w:tab w:val="center" w:pos="4153"/>
              <w:tab w:val="right" w:pos="8306"/>
            </w:tabs>
            <w:spacing w:before="0" w:after="0" w:line="240" w:lineRule="auto"/>
            <w:rPr>
              <w:rFonts w:ascii="David" w:hAnsi="David" w:cstheme="minorBidi"/>
              <w:sz w:val="20"/>
              <w:szCs w:val="20"/>
              <w:rtl/>
            </w:rPr>
          </w:pPr>
        </w:p>
      </w:tc>
      <w:tc>
        <w:tcPr>
          <w:tcW w:w="1467" w:type="dxa"/>
        </w:tcPr>
        <w:p w14:paraId="494CD94F" w14:textId="77777777" w:rsidR="000978DB" w:rsidRPr="00C30116" w:rsidRDefault="000978DB" w:rsidP="00C30116">
          <w:pPr>
            <w:tabs>
              <w:tab w:val="center" w:pos="4153"/>
              <w:tab w:val="right" w:pos="8306"/>
            </w:tabs>
            <w:spacing w:before="0" w:after="0" w:line="240" w:lineRule="auto"/>
            <w:rPr>
              <w:rFonts w:ascii="David" w:hAnsi="David" w:cstheme="minorBidi"/>
              <w:sz w:val="20"/>
              <w:szCs w:val="20"/>
              <w:rtl/>
            </w:rPr>
          </w:pPr>
        </w:p>
      </w:tc>
    </w:tr>
  </w:tbl>
  <w:p w14:paraId="4F939BFC" w14:textId="77777777" w:rsidR="000978DB" w:rsidRPr="00C30116" w:rsidRDefault="000978DB" w:rsidP="00C30116">
    <w:pPr>
      <w:spacing w:before="0" w:beforeAutospacing="0" w:after="0" w:afterAutospacing="0" w:line="240" w:lineRule="auto"/>
      <w:rPr>
        <w:rFonts w:ascii="Arial" w:hAnsi="Arial" w:cs="Arial"/>
        <w:sz w:val="16"/>
        <w:szCs w:val="16"/>
      </w:rPr>
    </w:pPr>
    <w:r w:rsidRPr="00C30116">
      <w:rPr>
        <w:rFonts w:ascii="Arial" w:hAnsi="Arial" w:cs="Arial" w:hint="cs"/>
        <w:sz w:val="16"/>
        <w:szCs w:val="16"/>
        <w:rtl/>
      </w:rPr>
      <w:t xml:space="preserve">   </w:t>
    </w:r>
    <w:r w:rsidRPr="00C30116">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E1B58F" w14:textId="77777777" w:rsidR="000978DB" w:rsidRDefault="000978DB" w:rsidP="00AF234B">
      <w:pPr>
        <w:spacing w:before="0" w:after="0" w:line="240" w:lineRule="auto"/>
      </w:pPr>
      <w:r>
        <w:separator/>
      </w:r>
    </w:p>
  </w:footnote>
  <w:footnote w:type="continuationSeparator" w:id="0">
    <w:p w14:paraId="3ED30120" w14:textId="77777777" w:rsidR="000978DB" w:rsidRDefault="000978DB" w:rsidP="00AF234B">
      <w:pPr>
        <w:spacing w:before="0" w:after="0" w:line="240" w:lineRule="auto"/>
      </w:pPr>
      <w:r>
        <w:continuationSeparator/>
      </w:r>
    </w:p>
  </w:footnote>
  <w:footnote w:type="continuationNotice" w:id="1">
    <w:p w14:paraId="67BF344D" w14:textId="77777777" w:rsidR="000978DB" w:rsidRDefault="000978DB">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3EAD38D7" w14:textId="77777777" w:rsidR="000978DB" w:rsidRDefault="000978DB" w:rsidP="00CF334C">
        <w:pPr>
          <w:pStyle w:val="a3"/>
          <w:jc w:val="center"/>
        </w:pPr>
        <w:r>
          <w:fldChar w:fldCharType="begin"/>
        </w:r>
        <w:r>
          <w:instrText xml:space="preserve"> PAGE   \* MERGEFORMAT </w:instrText>
        </w:r>
        <w:r>
          <w:fldChar w:fldCharType="separate"/>
        </w:r>
        <w:r w:rsidR="00824520">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2">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3">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5">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7">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2">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4">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6">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7">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1">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3">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5435C01"/>
    <w:multiLevelType w:val="multilevel"/>
    <w:tmpl w:val="08DC5362"/>
    <w:lvl w:ilvl="0">
      <w:start w:val="3"/>
      <w:numFmt w:val="decimal"/>
      <w:lvlText w:val="%1"/>
      <w:lvlJc w:val="left"/>
      <w:pPr>
        <w:ind w:left="360" w:hanging="360"/>
      </w:pPr>
      <w:rPr>
        <w:rFonts w:hint="default"/>
      </w:rPr>
    </w:lvl>
    <w:lvl w:ilvl="1">
      <w:start w:val="5"/>
      <w:numFmt w:val="decimal"/>
      <w:lvlText w:val="%1.%2"/>
      <w:lvlJc w:val="left"/>
      <w:pPr>
        <w:ind w:left="1269" w:hanging="360"/>
      </w:pPr>
      <w:rPr>
        <w:rFonts w:hint="default"/>
      </w:rPr>
    </w:lvl>
    <w:lvl w:ilvl="2">
      <w:start w:val="1"/>
      <w:numFmt w:val="decimal"/>
      <w:lvlText w:val="%1.%2.%3"/>
      <w:lvlJc w:val="left"/>
      <w:pPr>
        <w:ind w:left="2421" w:hanging="720"/>
      </w:pPr>
      <w:rPr>
        <w:rFonts w:hint="default"/>
      </w:rPr>
    </w:lvl>
    <w:lvl w:ilvl="3">
      <w:start w:val="1"/>
      <w:numFmt w:val="decimal"/>
      <w:lvlText w:val="%1.%2.%3.%4"/>
      <w:lvlJc w:val="left"/>
      <w:pPr>
        <w:ind w:left="3447" w:hanging="720"/>
      </w:pPr>
      <w:rPr>
        <w:rFonts w:hint="default"/>
      </w:rPr>
    </w:lvl>
    <w:lvl w:ilvl="4">
      <w:start w:val="1"/>
      <w:numFmt w:val="decimal"/>
      <w:lvlText w:val="%1.%2.%3.%4.%5"/>
      <w:lvlJc w:val="left"/>
      <w:pPr>
        <w:ind w:left="4716" w:hanging="1080"/>
      </w:pPr>
      <w:rPr>
        <w:rFonts w:hint="default"/>
      </w:rPr>
    </w:lvl>
    <w:lvl w:ilvl="5">
      <w:start w:val="1"/>
      <w:numFmt w:val="decimal"/>
      <w:lvlText w:val="%1.%2.%3.%4.%5.%6"/>
      <w:lvlJc w:val="left"/>
      <w:pPr>
        <w:ind w:left="5625" w:hanging="1080"/>
      </w:pPr>
      <w:rPr>
        <w:rFonts w:hint="default"/>
      </w:rPr>
    </w:lvl>
    <w:lvl w:ilvl="6">
      <w:start w:val="1"/>
      <w:numFmt w:val="decimal"/>
      <w:lvlText w:val="%1.%2.%3.%4.%5.%6.%7"/>
      <w:lvlJc w:val="left"/>
      <w:pPr>
        <w:ind w:left="6894" w:hanging="1440"/>
      </w:pPr>
      <w:rPr>
        <w:rFonts w:hint="default"/>
      </w:rPr>
    </w:lvl>
    <w:lvl w:ilvl="7">
      <w:start w:val="1"/>
      <w:numFmt w:val="decimal"/>
      <w:lvlText w:val="%1.%2.%3.%4.%5.%6.%7.%8"/>
      <w:lvlJc w:val="left"/>
      <w:pPr>
        <w:ind w:left="7803" w:hanging="1440"/>
      </w:pPr>
      <w:rPr>
        <w:rFonts w:hint="default"/>
      </w:rPr>
    </w:lvl>
    <w:lvl w:ilvl="8">
      <w:start w:val="1"/>
      <w:numFmt w:val="decimal"/>
      <w:lvlText w:val="%1.%2.%3.%4.%5.%6.%7.%8.%9"/>
      <w:lvlJc w:val="left"/>
      <w:pPr>
        <w:ind w:left="9072" w:hanging="1800"/>
      </w:pPr>
      <w:rPr>
        <w:rFonts w:hint="default"/>
      </w:rPr>
    </w:lvl>
  </w:abstractNum>
  <w:abstractNum w:abstractNumId="35">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6">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5"/>
  </w:num>
  <w:num w:numId="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7"/>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num>
  <w:num w:numId="13">
    <w:abstractNumId w:val="3"/>
  </w:num>
  <w:num w:numId="14">
    <w:abstractNumId w:val="13"/>
  </w:num>
  <w:num w:numId="15">
    <w:abstractNumId w:val="24"/>
  </w:num>
  <w:num w:numId="16">
    <w:abstractNumId w:val="37"/>
  </w:num>
  <w:num w:numId="17">
    <w:abstractNumId w:val="6"/>
  </w:num>
  <w:num w:numId="18">
    <w:abstractNumId w:val="10"/>
  </w:num>
  <w:num w:numId="19">
    <w:abstractNumId w:val="15"/>
  </w:num>
  <w:num w:numId="20">
    <w:abstractNumId w:val="14"/>
  </w:num>
  <w:num w:numId="21">
    <w:abstractNumId w:val="18"/>
  </w:num>
  <w:num w:numId="22">
    <w:abstractNumId w:val="17"/>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lvlOverride w:ilvl="2"/>
    <w:lvlOverride w:ilvl="3"/>
    <w:lvlOverride w:ilvl="4"/>
    <w:lvlOverride w:ilvl="5"/>
    <w:lvlOverride w:ilvl="6"/>
    <w:lvlOverride w:ilvl="7"/>
    <w:lvlOverride w:ilvl="8"/>
  </w:num>
  <w:num w:numId="26">
    <w:abstractNumId w:val="30"/>
  </w:num>
  <w:num w:numId="27">
    <w:abstractNumId w:val="2"/>
  </w:num>
  <w:num w:numId="28">
    <w:abstractNumId w:val="23"/>
  </w:num>
  <w:num w:numId="29">
    <w:abstractNumId w:val="20"/>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2"/>
  </w:num>
  <w:num w:numId="33">
    <w:abstractNumId w:val="4"/>
  </w:num>
  <w:num w:numId="34">
    <w:abstractNumId w:val="5"/>
  </w:num>
  <w:num w:numId="35">
    <w:abstractNumId w:val="7"/>
  </w:num>
  <w:num w:numId="36">
    <w:abstractNumId w:val="31"/>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7"/>
  </w:num>
  <w:num w:numId="39">
    <w:abstractNumId w:val="25"/>
  </w:num>
  <w:num w:numId="40">
    <w:abstractNumId w:val="32"/>
  </w:num>
  <w:num w:numId="41">
    <w:abstractNumId w:val="28"/>
  </w:num>
  <w:num w:numId="42">
    <w:abstractNumId w:val="29"/>
  </w:num>
  <w:num w:numId="43">
    <w:abstractNumId w:val="36"/>
  </w:num>
  <w:num w:numId="44">
    <w:abstractNumId w:val="11"/>
  </w:num>
  <w:num w:numId="45">
    <w:abstractNumId w:val="27"/>
  </w:num>
  <w:num w:numId="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3"/>
  </w:num>
  <w:num w:numId="48">
    <w:abstractNumId w:val="26"/>
  </w:num>
  <w:num w:numId="49">
    <w:abstractNumId w:val="34"/>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revisionView w:markup="0"/>
  <w:trackRevisions/>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300FA"/>
    <w:rsid w:val="00047BB3"/>
    <w:rsid w:val="000555DD"/>
    <w:rsid w:val="000607EB"/>
    <w:rsid w:val="000978DB"/>
    <w:rsid w:val="000C704F"/>
    <w:rsid w:val="00116774"/>
    <w:rsid w:val="00134C85"/>
    <w:rsid w:val="00151C9E"/>
    <w:rsid w:val="001737C5"/>
    <w:rsid w:val="001835AB"/>
    <w:rsid w:val="001A0C3C"/>
    <w:rsid w:val="001A69D5"/>
    <w:rsid w:val="00203898"/>
    <w:rsid w:val="00214ACF"/>
    <w:rsid w:val="00272745"/>
    <w:rsid w:val="00293DE7"/>
    <w:rsid w:val="002B2234"/>
    <w:rsid w:val="002E0196"/>
    <w:rsid w:val="00302408"/>
    <w:rsid w:val="00302486"/>
    <w:rsid w:val="003118C1"/>
    <w:rsid w:val="003328F6"/>
    <w:rsid w:val="003E5958"/>
    <w:rsid w:val="0046537B"/>
    <w:rsid w:val="004751C6"/>
    <w:rsid w:val="0047662E"/>
    <w:rsid w:val="004D7130"/>
    <w:rsid w:val="004E32D2"/>
    <w:rsid w:val="004F313F"/>
    <w:rsid w:val="00521A6A"/>
    <w:rsid w:val="005236CE"/>
    <w:rsid w:val="005475D8"/>
    <w:rsid w:val="00552E11"/>
    <w:rsid w:val="00553085"/>
    <w:rsid w:val="00590FDD"/>
    <w:rsid w:val="005D6301"/>
    <w:rsid w:val="00666119"/>
    <w:rsid w:val="006B3390"/>
    <w:rsid w:val="0072103C"/>
    <w:rsid w:val="007835AC"/>
    <w:rsid w:val="0081524F"/>
    <w:rsid w:val="0081740C"/>
    <w:rsid w:val="00824520"/>
    <w:rsid w:val="00853FB4"/>
    <w:rsid w:val="0088392C"/>
    <w:rsid w:val="008862E3"/>
    <w:rsid w:val="00893D00"/>
    <w:rsid w:val="008951A6"/>
    <w:rsid w:val="008C64C6"/>
    <w:rsid w:val="008E535E"/>
    <w:rsid w:val="00942177"/>
    <w:rsid w:val="00987757"/>
    <w:rsid w:val="009E023A"/>
    <w:rsid w:val="009F0A08"/>
    <w:rsid w:val="00A1066E"/>
    <w:rsid w:val="00A42271"/>
    <w:rsid w:val="00A93480"/>
    <w:rsid w:val="00AF234B"/>
    <w:rsid w:val="00B16B3E"/>
    <w:rsid w:val="00B17164"/>
    <w:rsid w:val="00B23275"/>
    <w:rsid w:val="00B2688C"/>
    <w:rsid w:val="00BD72C4"/>
    <w:rsid w:val="00BE17B4"/>
    <w:rsid w:val="00BE7CE3"/>
    <w:rsid w:val="00C30116"/>
    <w:rsid w:val="00C43ACA"/>
    <w:rsid w:val="00C8149E"/>
    <w:rsid w:val="00C86205"/>
    <w:rsid w:val="00CC320E"/>
    <w:rsid w:val="00CF334C"/>
    <w:rsid w:val="00D02A03"/>
    <w:rsid w:val="00D102AB"/>
    <w:rsid w:val="00D12751"/>
    <w:rsid w:val="00DB5782"/>
    <w:rsid w:val="00DF3D4A"/>
    <w:rsid w:val="00E078A7"/>
    <w:rsid w:val="00E679C7"/>
    <w:rsid w:val="00E867AD"/>
    <w:rsid w:val="00EC37B6"/>
    <w:rsid w:val="00F772A0"/>
    <w:rsid w:val="00F83811"/>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ACCE191"/>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475D8"/>
    <w:pPr>
      <w:bidi/>
      <w:spacing w:before="100" w:beforeAutospacing="1" w:after="100" w:afterAutospacing="1" w:line="720" w:lineRule="auto"/>
    </w:pPr>
    <w:rPr>
      <w:rFonts w:cs="David"/>
      <w:szCs w:val="24"/>
    </w:r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6">
    <w:name w:val="heading 6"/>
    <w:basedOn w:val="a"/>
    <w:next w:val="a"/>
    <w:link w:val="60"/>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7">
    <w:name w:val="heading 7"/>
    <w:basedOn w:val="a"/>
    <w:next w:val="a"/>
    <w:link w:val="70"/>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8">
    <w:name w:val="heading 8"/>
    <w:basedOn w:val="a"/>
    <w:next w:val="a"/>
    <w:link w:val="80"/>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9">
    <w:name w:val="heading 9"/>
    <w:basedOn w:val="a"/>
    <w:next w:val="a"/>
    <w:link w:val="90"/>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a5"/>
    <w:link w:val="AutoFieldsChar"/>
    <w:qFormat/>
    <w:rsid w:val="00D12751"/>
    <w:pPr>
      <w:spacing w:before="100" w:after="100"/>
    </w:pPr>
    <w:rPr>
      <w:rFonts w:ascii="David" w:hAnsi="David"/>
      <w:color w:val="0070C0"/>
      <w:sz w:val="20"/>
    </w:rPr>
  </w:style>
  <w:style w:type="character" w:customStyle="1" w:styleId="AutoFieldsChar">
    <w:name w:val="AutoFields Char"/>
    <w:basedOn w:val="a6"/>
    <w:link w:val="AutoFields"/>
    <w:rsid w:val="00D12751"/>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1835AB"/>
    <w:rPr>
      <w:rFonts w:ascii="Times New Roman" w:eastAsia="Times New Roman" w:hAnsi="Times New Roman" w:cs="David"/>
      <w:sz w:val="20"/>
      <w:szCs w:val="24"/>
      <w:u w:val="single"/>
      <w:lang w:eastAsia="he-IL"/>
    </w:rPr>
  </w:style>
  <w:style w:type="character" w:customStyle="1" w:styleId="70">
    <w:name w:val="כותרת 7 תו"/>
    <w:basedOn w:val="a0"/>
    <w:link w:val="7"/>
    <w:rsid w:val="001835AB"/>
    <w:rPr>
      <w:rFonts w:ascii="Times New Roman" w:eastAsia="Times New Roman" w:hAnsi="Times New Roman" w:cs="David"/>
      <w:sz w:val="20"/>
      <w:szCs w:val="24"/>
      <w:lang w:eastAsia="he-IL"/>
    </w:rPr>
  </w:style>
  <w:style w:type="character" w:customStyle="1" w:styleId="80">
    <w:name w:val="כותרת 8 תו"/>
    <w:basedOn w:val="a0"/>
    <w:link w:val="8"/>
    <w:rsid w:val="001835AB"/>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1835AB"/>
    <w:rPr>
      <w:rFonts w:ascii="Times New Roman" w:eastAsia="Times New Roman" w:hAnsi="Times New Roman" w:cs="David"/>
      <w:bCs/>
      <w:sz w:val="20"/>
      <w:szCs w:val="24"/>
      <w:u w:val="single"/>
      <w:lang w:eastAsia="he-IL"/>
    </w:rPr>
  </w:style>
  <w:style w:type="numbering" w:customStyle="1" w:styleId="NoList2">
    <w:name w:val="No List2"/>
    <w:next w:val="a2"/>
    <w:semiHidden/>
    <w:unhideWhenUsed/>
    <w:rsid w:val="001835AB"/>
  </w:style>
  <w:style w:type="paragraph" w:styleId="af6">
    <w:name w:val="List Paragraph"/>
    <w:basedOn w:val="a"/>
    <w:uiPriority w:val="34"/>
    <w:qFormat/>
    <w:rsid w:val="001835AB"/>
    <w:pPr>
      <w:ind w:left="720"/>
      <w:contextualSpacing/>
    </w:pPr>
  </w:style>
  <w:style w:type="numbering" w:customStyle="1" w:styleId="NoList3">
    <w:name w:val="No List3"/>
    <w:next w:val="a2"/>
    <w:semiHidden/>
    <w:rsid w:val="00590FDD"/>
  </w:style>
  <w:style w:type="table" w:customStyle="1" w:styleId="13">
    <w:name w:val="רשת טבלה1"/>
    <w:basedOn w:val="a1"/>
    <w:next w:val="a8"/>
    <w:rsid w:val="00C301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34455BD3B3D45E585E88A6717C98155"/>
        <w:category>
          <w:name w:val="General"/>
          <w:gallery w:val="placeholder"/>
        </w:category>
        <w:types>
          <w:type w:val="bbPlcHdr"/>
        </w:types>
        <w:behaviors>
          <w:behavior w:val="content"/>
        </w:behaviors>
        <w:guid w:val="{6F1015E4-0572-4BEE-B58C-591FF810EE00}"/>
      </w:docPartPr>
      <w:docPartBody>
        <w:p w:rsidR="00655D33" w:rsidRDefault="00655D33">
          <w:r w:rsidRPr="0092175A">
            <w:rPr>
              <w:rStyle w:val="a3"/>
              <w:rtl/>
            </w:rPr>
            <w:t>[תאריך חתימת חוזה]</w:t>
          </w:r>
        </w:p>
      </w:docPartBody>
    </w:docPart>
    <w:docPart>
      <w:docPartPr>
        <w:name w:val="AF58AF63BCDB41ACBC3812FB0109746B"/>
        <w:category>
          <w:name w:val="General"/>
          <w:gallery w:val="placeholder"/>
        </w:category>
        <w:types>
          <w:type w:val="bbPlcHdr"/>
        </w:types>
        <w:behaviors>
          <w:behavior w:val="content"/>
        </w:behaviors>
        <w:guid w:val="{582CB91E-E752-46BD-BABA-66BF8A9A5813}"/>
      </w:docPartPr>
      <w:docPartBody>
        <w:p w:rsidR="00655D33" w:rsidRDefault="00655D33">
          <w:r w:rsidRPr="0092175A">
            <w:rPr>
              <w:rStyle w:val="a3"/>
              <w:rtl/>
            </w:rPr>
            <w:t>[צד א בחוזה]</w:t>
          </w:r>
        </w:p>
      </w:docPartBody>
    </w:docPart>
    <w:docPart>
      <w:docPartPr>
        <w:name w:val="1BF68FECFDA54328899FAFFC08735852"/>
        <w:category>
          <w:name w:val="General"/>
          <w:gallery w:val="placeholder"/>
        </w:category>
        <w:types>
          <w:type w:val="bbPlcHdr"/>
        </w:types>
        <w:behaviors>
          <w:behavior w:val="content"/>
        </w:behaviors>
        <w:guid w:val="{553ED1C9-60CA-46C9-B070-FD4F6BCADA1B}"/>
      </w:docPartPr>
      <w:docPartBody>
        <w:p w:rsidR="00655D33" w:rsidRDefault="00655D33">
          <w:r w:rsidRPr="0092175A">
            <w:rPr>
              <w:rStyle w:val="a3"/>
              <w:rtl/>
            </w:rPr>
            <w:t>[צדדים נוספים]</w:t>
          </w:r>
        </w:p>
      </w:docPartBody>
    </w:docPart>
    <w:docPart>
      <w:docPartPr>
        <w:name w:val="4798629AB2D743C59CB94D0A63AFAD56"/>
        <w:category>
          <w:name w:val="כללי"/>
          <w:gallery w:val="placeholder"/>
        </w:category>
        <w:types>
          <w:type w:val="bbPlcHdr"/>
        </w:types>
        <w:behaviors>
          <w:behavior w:val="content"/>
        </w:behaviors>
        <w:guid w:val="{A02AD45F-C4BB-4BB7-A9AA-E5EB27A900CE}"/>
      </w:docPartPr>
      <w:docPartBody>
        <w:p w:rsidR="00994810" w:rsidRDefault="00994810" w:rsidP="00994810">
          <w:pPr>
            <w:pStyle w:val="4798629AB2D743C59CB94D0A63AFAD56"/>
          </w:pPr>
          <w:r w:rsidRPr="00F11BAF">
            <w:rPr>
              <w:rStyle w:val="a3"/>
              <w:rtl/>
            </w:rPr>
            <w:t>[שם הפרויקט]</w:t>
          </w:r>
        </w:p>
      </w:docPartBody>
    </w:docPart>
    <w:docPart>
      <w:docPartPr>
        <w:name w:val="9F074DA6E8F34A398DF78B5C68BA5C80"/>
        <w:category>
          <w:name w:val="כללי"/>
          <w:gallery w:val="placeholder"/>
        </w:category>
        <w:types>
          <w:type w:val="bbPlcHdr"/>
        </w:types>
        <w:behaviors>
          <w:behavior w:val="content"/>
        </w:behaviors>
        <w:guid w:val="{0DAF61C7-177E-4FFA-B82F-4ABF31AAB0A2}"/>
      </w:docPartPr>
      <w:docPartBody>
        <w:p w:rsidR="00994810" w:rsidRDefault="00994810" w:rsidP="00994810">
          <w:pPr>
            <w:pStyle w:val="9F074DA6E8F34A398DF78B5C68BA5C80"/>
          </w:pPr>
          <w:r w:rsidRPr="00F11BAF">
            <w:rPr>
              <w:rStyle w:val="a3"/>
              <w:rtl/>
            </w:rPr>
            <w:t>[שם אתר]</w:t>
          </w:r>
        </w:p>
      </w:docPartBody>
    </w:docPart>
    <w:docPart>
      <w:docPartPr>
        <w:name w:val="CCCF4A67E3664BCFAD5F906570B72FF1"/>
        <w:category>
          <w:name w:val="כללי"/>
          <w:gallery w:val="placeholder"/>
        </w:category>
        <w:types>
          <w:type w:val="bbPlcHdr"/>
        </w:types>
        <w:behaviors>
          <w:behavior w:val="content"/>
        </w:behaviors>
        <w:guid w:val="{F4A67B94-2586-406D-834D-7B65AC3F9968}"/>
      </w:docPartPr>
      <w:docPartBody>
        <w:p w:rsidR="00994810" w:rsidRDefault="00994810" w:rsidP="00994810">
          <w:pPr>
            <w:pStyle w:val="CCCF4A67E3664BCFAD5F906570B72FF1"/>
          </w:pPr>
          <w:r w:rsidRPr="009C4355">
            <w:rPr>
              <w:rStyle w:val="a3"/>
              <w:rtl/>
            </w:rPr>
            <w:t>[שם ספק]</w:t>
          </w:r>
        </w:p>
      </w:docPartBody>
    </w:docPart>
    <w:docPart>
      <w:docPartPr>
        <w:name w:val="181E78737A4B44B2A4FBF27088516C8D"/>
        <w:category>
          <w:name w:val="כללי"/>
          <w:gallery w:val="placeholder"/>
        </w:category>
        <w:types>
          <w:type w:val="bbPlcHdr"/>
        </w:types>
        <w:behaviors>
          <w:behavior w:val="content"/>
        </w:behaviors>
        <w:guid w:val="{C661E394-A6B9-46D4-BCD4-C506BBC88B47}"/>
      </w:docPartPr>
      <w:docPartBody>
        <w:p w:rsidR="00994810" w:rsidRDefault="00994810" w:rsidP="00994810">
          <w:pPr>
            <w:pStyle w:val="181E78737A4B44B2A4FBF27088516C8D"/>
          </w:pPr>
          <w:r w:rsidRPr="003E6FC4">
            <w:rPr>
              <w:rStyle w:val="a3"/>
              <w:rtl/>
            </w:rPr>
            <w:t>[שם צד א]</w:t>
          </w:r>
        </w:p>
      </w:docPartBody>
    </w:docPart>
    <w:docPart>
      <w:docPartPr>
        <w:name w:val="B56B34ED28AA4A3BAB483FF60DF5AB53"/>
        <w:category>
          <w:name w:val="כללי"/>
          <w:gallery w:val="placeholder"/>
        </w:category>
        <w:types>
          <w:type w:val="bbPlcHdr"/>
        </w:types>
        <w:behaviors>
          <w:behavior w:val="content"/>
        </w:behaviors>
        <w:guid w:val="{FF76E679-BE63-4390-BF8D-EAF292D6CAE9}"/>
      </w:docPartPr>
      <w:docPartBody>
        <w:p w:rsidR="00994810" w:rsidRDefault="00994810" w:rsidP="00994810">
          <w:pPr>
            <w:pStyle w:val="B56B34ED28AA4A3BAB483FF60DF5AB53"/>
          </w:pPr>
          <w:r w:rsidRPr="003059F5">
            <w:rPr>
              <w:rStyle w:val="a3"/>
              <w:rtl/>
            </w:rPr>
            <w:t>[רשות מקומית]</w:t>
          </w:r>
        </w:p>
      </w:docPartBody>
    </w:docPart>
    <w:docPart>
      <w:docPartPr>
        <w:name w:val="255BCD959CDC4663A72F60C61E826D1C"/>
        <w:category>
          <w:name w:val="כללי"/>
          <w:gallery w:val="placeholder"/>
        </w:category>
        <w:types>
          <w:type w:val="bbPlcHdr"/>
        </w:types>
        <w:behaviors>
          <w:behavior w:val="content"/>
        </w:behaviors>
        <w:guid w:val="{26B0CF67-3BA0-4A07-BBA0-D1426A617C2F}"/>
      </w:docPartPr>
      <w:docPartBody>
        <w:p w:rsidR="00994810" w:rsidRDefault="00994810" w:rsidP="00994810">
          <w:pPr>
            <w:pStyle w:val="255BCD959CDC4663A72F60C61E826D1C"/>
          </w:pPr>
          <w:r w:rsidRPr="003059F5">
            <w:rPr>
              <w:rStyle w:val="a3"/>
              <w:rtl/>
            </w:rPr>
            <w:t>[שם אתר]</w:t>
          </w:r>
        </w:p>
      </w:docPartBody>
    </w:docPart>
    <w:docPart>
      <w:docPartPr>
        <w:name w:val="AE6C6D9AC5B642BD8E014E2B8A80BB7E"/>
        <w:category>
          <w:name w:val="כללי"/>
          <w:gallery w:val="placeholder"/>
        </w:category>
        <w:types>
          <w:type w:val="bbPlcHdr"/>
        </w:types>
        <w:behaviors>
          <w:behavior w:val="content"/>
        </w:behaviors>
        <w:guid w:val="{5AD85948-0E8B-47BE-87A4-95378ED202FA}"/>
      </w:docPartPr>
      <w:docPartBody>
        <w:p w:rsidR="00994810" w:rsidRDefault="00994810" w:rsidP="00994810">
          <w:pPr>
            <w:pStyle w:val="AE6C6D9AC5B642BD8E014E2B8A80BB7E"/>
          </w:pPr>
          <w:r w:rsidRPr="003059F5">
            <w:rPr>
              <w:rStyle w:val="a3"/>
              <w:rtl/>
            </w:rPr>
            <w:t>[שם הפרויקט]</w:t>
          </w:r>
        </w:p>
      </w:docPartBody>
    </w:docPart>
    <w:docPart>
      <w:docPartPr>
        <w:name w:val="6A09361AF0D244F08BA31F9FED7F4335"/>
        <w:category>
          <w:name w:val="כללי"/>
          <w:gallery w:val="placeholder"/>
        </w:category>
        <w:types>
          <w:type w:val="bbPlcHdr"/>
        </w:types>
        <w:behaviors>
          <w:behavior w:val="content"/>
        </w:behaviors>
        <w:guid w:val="{0BA048DC-C01E-4F52-9369-24C902ADD04C}"/>
      </w:docPartPr>
      <w:docPartBody>
        <w:p w:rsidR="00994810" w:rsidRDefault="00994810" w:rsidP="00994810">
          <w:pPr>
            <w:pStyle w:val="6A09361AF0D244F08BA31F9FED7F4335"/>
          </w:pPr>
          <w:r w:rsidRPr="003059F5">
            <w:rPr>
              <w:rStyle w:val="a3"/>
              <w:rtl/>
            </w:rPr>
            <w:t>[שדה נוסף 2]</w:t>
          </w:r>
        </w:p>
      </w:docPartBody>
    </w:docPart>
    <w:docPart>
      <w:docPartPr>
        <w:name w:val="C1248346886F4EACAADD527A8E6C8CA9"/>
        <w:category>
          <w:name w:val="כללי"/>
          <w:gallery w:val="placeholder"/>
        </w:category>
        <w:types>
          <w:type w:val="bbPlcHdr"/>
        </w:types>
        <w:behaviors>
          <w:behavior w:val="content"/>
        </w:behaviors>
        <w:guid w:val="{66B5DC05-6686-420D-B9E5-C858B4F45AFC}"/>
      </w:docPartPr>
      <w:docPartBody>
        <w:p w:rsidR="00994810" w:rsidRDefault="00994810" w:rsidP="00994810">
          <w:pPr>
            <w:pStyle w:val="C1248346886F4EACAADD527A8E6C8CA9"/>
          </w:pPr>
          <w:r w:rsidRPr="003059F5">
            <w:rPr>
              <w:rStyle w:val="a3"/>
              <w:rtl/>
            </w:rPr>
            <w:t>[שדה נוסף 1]</w:t>
          </w:r>
        </w:p>
      </w:docPartBody>
    </w:docPart>
    <w:docPart>
      <w:docPartPr>
        <w:name w:val="3246384E4BE546038F4B1559E7A98B1C"/>
        <w:category>
          <w:name w:val="כללי"/>
          <w:gallery w:val="placeholder"/>
        </w:category>
        <w:types>
          <w:type w:val="bbPlcHdr"/>
        </w:types>
        <w:behaviors>
          <w:behavior w:val="content"/>
        </w:behaviors>
        <w:guid w:val="{0A95E9A7-79B0-4E04-941C-5CEE3E800FD5}"/>
      </w:docPartPr>
      <w:docPartBody>
        <w:p w:rsidR="00994810" w:rsidRDefault="00994810" w:rsidP="00994810">
          <w:pPr>
            <w:pStyle w:val="3246384E4BE546038F4B1559E7A98B1C"/>
          </w:pPr>
          <w:r w:rsidRPr="003059F5">
            <w:rPr>
              <w:rStyle w:val="a3"/>
              <w:rtl/>
            </w:rPr>
            <w:t>[רשות מקומית]</w:t>
          </w:r>
        </w:p>
      </w:docPartBody>
    </w:docPart>
    <w:docPart>
      <w:docPartPr>
        <w:name w:val="6CACA939F8A44347B87F226F6EB8007B"/>
        <w:category>
          <w:name w:val="כללי"/>
          <w:gallery w:val="placeholder"/>
        </w:category>
        <w:types>
          <w:type w:val="bbPlcHdr"/>
        </w:types>
        <w:behaviors>
          <w:behavior w:val="content"/>
        </w:behaviors>
        <w:guid w:val="{8FBA5B47-E987-46BF-93A1-36863A148C23}"/>
      </w:docPartPr>
      <w:docPartBody>
        <w:p w:rsidR="00994810" w:rsidRDefault="00994810" w:rsidP="00994810">
          <w:pPr>
            <w:pStyle w:val="6CACA939F8A44347B87F226F6EB8007B"/>
          </w:pPr>
          <w:r w:rsidRPr="003059F5">
            <w:rPr>
              <w:rStyle w:val="a3"/>
              <w:rtl/>
            </w:rPr>
            <w:t>[שדה נוסף 3]</w:t>
          </w:r>
        </w:p>
      </w:docPartBody>
    </w:docPart>
    <w:docPart>
      <w:docPartPr>
        <w:name w:val="6226702E87D24ED4BA07512D2DCD1D35"/>
        <w:category>
          <w:name w:val="כללי"/>
          <w:gallery w:val="placeholder"/>
        </w:category>
        <w:types>
          <w:type w:val="bbPlcHdr"/>
        </w:types>
        <w:behaviors>
          <w:behavior w:val="content"/>
        </w:behaviors>
        <w:guid w:val="{140A0692-7953-40AF-8D6B-091493E97D1A}"/>
      </w:docPartPr>
      <w:docPartBody>
        <w:p w:rsidR="00994810" w:rsidRDefault="00994810" w:rsidP="00994810">
          <w:pPr>
            <w:pStyle w:val="6226702E87D24ED4BA07512D2DCD1D35"/>
          </w:pPr>
          <w:r w:rsidRPr="003059F5">
            <w:rPr>
              <w:rStyle w:val="a3"/>
              <w:rtl/>
            </w:rPr>
            <w:t>[שדה נוסף 4]</w:t>
          </w:r>
        </w:p>
      </w:docPartBody>
    </w:docPart>
    <w:docPart>
      <w:docPartPr>
        <w:name w:val="39056136E64D48CD835D6FEC03ACAB39"/>
        <w:category>
          <w:name w:val="כללי"/>
          <w:gallery w:val="placeholder"/>
        </w:category>
        <w:types>
          <w:type w:val="bbPlcHdr"/>
        </w:types>
        <w:behaviors>
          <w:behavior w:val="content"/>
        </w:behaviors>
        <w:guid w:val="{EAE0D70D-DE92-41DF-A579-2CCCA4BCE212}"/>
      </w:docPartPr>
      <w:docPartBody>
        <w:p w:rsidR="00994810" w:rsidRDefault="00994810" w:rsidP="00994810">
          <w:pPr>
            <w:pStyle w:val="39056136E64D48CD835D6FEC03ACAB39"/>
          </w:pPr>
          <w:r w:rsidRPr="003059F5">
            <w:rPr>
              <w:rStyle w:val="a3"/>
              <w:rtl/>
            </w:rPr>
            <w:t>[שדה נוסף 5]</w:t>
          </w:r>
        </w:p>
      </w:docPartBody>
    </w:docPart>
    <w:docPart>
      <w:docPartPr>
        <w:name w:val="0EC2C2A165C34F598CCF852A4B5946B9"/>
        <w:category>
          <w:name w:val="כללי"/>
          <w:gallery w:val="placeholder"/>
        </w:category>
        <w:types>
          <w:type w:val="bbPlcHdr"/>
        </w:types>
        <w:behaviors>
          <w:behavior w:val="content"/>
        </w:behaviors>
        <w:guid w:val="{5535696E-3722-4E6C-9507-DEAA724AC435}"/>
      </w:docPartPr>
      <w:docPartBody>
        <w:p w:rsidR="00994810" w:rsidRDefault="00994810" w:rsidP="00994810">
          <w:pPr>
            <w:pStyle w:val="0EC2C2A165C34F598CCF852A4B5946B9"/>
          </w:pPr>
          <w:r w:rsidRPr="003059F5">
            <w:rPr>
              <w:rStyle w:val="a3"/>
              <w:rtl/>
            </w:rPr>
            <w:t>[שדה נוסף 6]</w:t>
          </w:r>
        </w:p>
      </w:docPartBody>
    </w:docPart>
    <w:docPart>
      <w:docPartPr>
        <w:name w:val="9A34B4DDA7BE45B7B3AA0F4ADCC3D4FE"/>
        <w:category>
          <w:name w:val="כללי"/>
          <w:gallery w:val="placeholder"/>
        </w:category>
        <w:types>
          <w:type w:val="bbPlcHdr"/>
        </w:types>
        <w:behaviors>
          <w:behavior w:val="content"/>
        </w:behaviors>
        <w:guid w:val="{533D7F17-5E3F-4170-91B0-DBDE75B6833F}"/>
      </w:docPartPr>
      <w:docPartBody>
        <w:p w:rsidR="00994810" w:rsidRDefault="00994810" w:rsidP="00994810">
          <w:pPr>
            <w:pStyle w:val="9A34B4DDA7BE45B7B3AA0F4ADCC3D4FE"/>
          </w:pPr>
          <w:r w:rsidRPr="003059F5">
            <w:rPr>
              <w:rStyle w:val="a3"/>
              <w:rtl/>
            </w:rPr>
            <w:t>[אחוז השתתפות צד א]</w:t>
          </w:r>
        </w:p>
      </w:docPartBody>
    </w:docPart>
    <w:docPart>
      <w:docPartPr>
        <w:name w:val="A8CEFD3F68CC4139B29B9B12A521A3F4"/>
        <w:category>
          <w:name w:val="כללי"/>
          <w:gallery w:val="placeholder"/>
        </w:category>
        <w:types>
          <w:type w:val="bbPlcHdr"/>
        </w:types>
        <w:behaviors>
          <w:behavior w:val="content"/>
        </w:behaviors>
        <w:guid w:val="{F5C52BDE-EC0B-4F0F-923F-D6DB4FB48FCC}"/>
      </w:docPartPr>
      <w:docPartBody>
        <w:p w:rsidR="00994810" w:rsidRDefault="00994810" w:rsidP="00994810">
          <w:pPr>
            <w:pStyle w:val="A8CEFD3F68CC4139B29B9B12A521A3F4"/>
          </w:pPr>
          <w:r w:rsidRPr="00064388">
            <w:rPr>
              <w:rStyle w:val="a3"/>
              <w:rtl/>
            </w:rPr>
            <w:t>[סוג מדד כותרת]</w:t>
          </w:r>
        </w:p>
      </w:docPartBody>
    </w:docPart>
    <w:docPart>
      <w:docPartPr>
        <w:name w:val="E225FFBAC2A4410DB6A269A78F5ADBA0"/>
        <w:category>
          <w:name w:val="כללי"/>
          <w:gallery w:val="placeholder"/>
        </w:category>
        <w:types>
          <w:type w:val="bbPlcHdr"/>
        </w:types>
        <w:behaviors>
          <w:behavior w:val="content"/>
        </w:behaviors>
        <w:guid w:val="{795E2179-6363-4B11-9CA3-A3A1BA0DEFD2}"/>
      </w:docPartPr>
      <w:docPartBody>
        <w:p w:rsidR="00994810" w:rsidRDefault="00994810" w:rsidP="00994810">
          <w:pPr>
            <w:pStyle w:val="E225FFBAC2A4410DB6A269A78F5ADBA0"/>
          </w:pPr>
          <w:r w:rsidRPr="00033B28">
            <w:rPr>
              <w:rStyle w:val="a3"/>
              <w:rtl/>
            </w:rPr>
            <w:t>[מדד בגין/ידוע - כותרת]</w:t>
          </w:r>
        </w:p>
      </w:docPartBody>
    </w:docPart>
    <w:docPart>
      <w:docPartPr>
        <w:name w:val="0B9828A939B74A8D8C7BD8C185853624"/>
        <w:category>
          <w:name w:val="כללי"/>
          <w:gallery w:val="placeholder"/>
        </w:category>
        <w:types>
          <w:type w:val="bbPlcHdr"/>
        </w:types>
        <w:behaviors>
          <w:behavior w:val="content"/>
        </w:behaviors>
        <w:guid w:val="{96BADEC7-66E6-442A-A8E8-0F417CC75693}"/>
      </w:docPartPr>
      <w:docPartBody>
        <w:p w:rsidR="00994810" w:rsidRDefault="00994810" w:rsidP="00994810">
          <w:pPr>
            <w:pStyle w:val="0B9828A939B74A8D8C7BD8C185853624"/>
          </w:pPr>
          <w:r w:rsidRPr="003059F5">
            <w:rPr>
              <w:rStyle w:val="a3"/>
              <w:rtl/>
            </w:rPr>
            <w:t>[מדד בסיס]</w:t>
          </w:r>
        </w:p>
      </w:docPartBody>
    </w:docPart>
    <w:docPart>
      <w:docPartPr>
        <w:name w:val="41B38F50E4FC49B8A0512A4EDC9FC7AD"/>
        <w:category>
          <w:name w:val="כללי"/>
          <w:gallery w:val="placeholder"/>
        </w:category>
        <w:types>
          <w:type w:val="bbPlcHdr"/>
        </w:types>
        <w:behaviors>
          <w:behavior w:val="content"/>
        </w:behaviors>
        <w:guid w:val="{5204E328-BC82-45C8-8958-29FDF451C179}"/>
      </w:docPartPr>
      <w:docPartBody>
        <w:p w:rsidR="00164F12" w:rsidRDefault="00994810" w:rsidP="00994810">
          <w:pPr>
            <w:pStyle w:val="41B38F50E4FC49B8A0512A4EDC9FC7AD"/>
          </w:pPr>
          <w:r w:rsidRPr="003059F5">
            <w:rPr>
              <w:rStyle w:val="a3"/>
              <w:rtl/>
            </w:rPr>
            <w:t>[תאריך חתימת חוזה]</w:t>
          </w:r>
        </w:p>
      </w:docPartBody>
    </w:docPart>
    <w:docPart>
      <w:docPartPr>
        <w:name w:val="D559730C708248E59001A8218D03B7DD"/>
        <w:category>
          <w:name w:val="כללי"/>
          <w:gallery w:val="placeholder"/>
        </w:category>
        <w:types>
          <w:type w:val="bbPlcHdr"/>
        </w:types>
        <w:behaviors>
          <w:behavior w:val="content"/>
        </w:behaviors>
        <w:guid w:val="{11EBE0FC-E42E-4F3A-ADA6-010DF75971E5}"/>
      </w:docPartPr>
      <w:docPartBody>
        <w:p w:rsidR="00164F12" w:rsidRDefault="00994810" w:rsidP="00994810">
          <w:pPr>
            <w:pStyle w:val="D559730C708248E59001A8218D03B7DD"/>
          </w:pPr>
          <w:r w:rsidRPr="0027244C">
            <w:rPr>
              <w:rStyle w:val="a3"/>
              <w:rtl/>
            </w:rPr>
            <w:t>[צד א בחוזה]</w:t>
          </w:r>
        </w:p>
      </w:docPartBody>
    </w:docPart>
    <w:docPart>
      <w:docPartPr>
        <w:name w:val="9FDC1813FBC1470187EC7920F5180561"/>
        <w:category>
          <w:name w:val="כללי"/>
          <w:gallery w:val="placeholder"/>
        </w:category>
        <w:types>
          <w:type w:val="bbPlcHdr"/>
        </w:types>
        <w:behaviors>
          <w:behavior w:val="content"/>
        </w:behaviors>
        <w:guid w:val="{1B418315-3EA8-45A7-A427-93C5FF75970D}"/>
      </w:docPartPr>
      <w:docPartBody>
        <w:p w:rsidR="00164F12" w:rsidRDefault="00994810" w:rsidP="00994810">
          <w:pPr>
            <w:pStyle w:val="9FDC1813FBC1470187EC7920F5180561"/>
          </w:pPr>
          <w:r w:rsidRPr="003059F5">
            <w:rPr>
              <w:rStyle w:val="a3"/>
              <w:rtl/>
            </w:rPr>
            <w:t>[שם ספק]</w:t>
          </w:r>
        </w:p>
      </w:docPartBody>
    </w:docPart>
    <w:docPart>
      <w:docPartPr>
        <w:name w:val="47FCC6D2593F4649B0CE7764DAB0DD25"/>
        <w:category>
          <w:name w:val="כללי"/>
          <w:gallery w:val="placeholder"/>
        </w:category>
        <w:types>
          <w:type w:val="bbPlcHdr"/>
        </w:types>
        <w:behaviors>
          <w:behavior w:val="content"/>
        </w:behaviors>
        <w:guid w:val="{1B781100-98D8-406A-BC93-83E701ED832B}"/>
      </w:docPartPr>
      <w:docPartBody>
        <w:p w:rsidR="00164F12" w:rsidRDefault="00994810" w:rsidP="00994810">
          <w:pPr>
            <w:pStyle w:val="47FCC6D2593F4649B0CE7764DAB0DD25"/>
          </w:pPr>
          <w:r w:rsidRPr="003059F5">
            <w:rPr>
              <w:rStyle w:val="a3"/>
              <w:rtl/>
            </w:rPr>
            <w:t>[שם ספק]</w:t>
          </w:r>
        </w:p>
      </w:docPartBody>
    </w:docPart>
    <w:docPart>
      <w:docPartPr>
        <w:name w:val="CF054D32B7D04222A6952B0E378B1FE6"/>
        <w:category>
          <w:name w:val="כללי"/>
          <w:gallery w:val="placeholder"/>
        </w:category>
        <w:types>
          <w:type w:val="bbPlcHdr"/>
        </w:types>
        <w:behaviors>
          <w:behavior w:val="content"/>
        </w:behaviors>
        <w:guid w:val="{14FFE5E1-F285-4D69-8419-06EE0ACEAC85}"/>
      </w:docPartPr>
      <w:docPartBody>
        <w:p w:rsidR="00164F12" w:rsidRDefault="00994810" w:rsidP="00994810">
          <w:pPr>
            <w:pStyle w:val="CF054D32B7D04222A6952B0E378B1FE6"/>
          </w:pPr>
          <w:r w:rsidRPr="003059F5">
            <w:rPr>
              <w:rStyle w:val="a3"/>
              <w:rtl/>
            </w:rPr>
            <w:t>[שם ספק]</w:t>
          </w:r>
        </w:p>
      </w:docPartBody>
    </w:docPart>
    <w:docPart>
      <w:docPartPr>
        <w:name w:val="CFEC286F9F584BC5AF846440A8237578"/>
        <w:category>
          <w:name w:val="כללי"/>
          <w:gallery w:val="placeholder"/>
        </w:category>
        <w:types>
          <w:type w:val="bbPlcHdr"/>
        </w:types>
        <w:behaviors>
          <w:behavior w:val="content"/>
        </w:behaviors>
        <w:guid w:val="{08B03EEA-1E59-4FD2-A238-BF79CFD4E26F}"/>
      </w:docPartPr>
      <w:docPartBody>
        <w:p w:rsidR="00164F12" w:rsidRDefault="00994810" w:rsidP="00994810">
          <w:pPr>
            <w:pStyle w:val="CFEC286F9F584BC5AF846440A8237578"/>
          </w:pPr>
          <w:r w:rsidRPr="003059F5">
            <w:rPr>
              <w:rStyle w:val="a3"/>
              <w:rtl/>
            </w:rPr>
            <w:t>[שם ספק]</w:t>
          </w:r>
        </w:p>
      </w:docPartBody>
    </w:docPart>
    <w:docPart>
      <w:docPartPr>
        <w:name w:val="029957132BB74F55B794BDECACC9D3A6"/>
        <w:category>
          <w:name w:val="כללי"/>
          <w:gallery w:val="placeholder"/>
        </w:category>
        <w:types>
          <w:type w:val="bbPlcHdr"/>
        </w:types>
        <w:behaviors>
          <w:behavior w:val="content"/>
        </w:behaviors>
        <w:guid w:val="{588FCD6E-913B-4944-B3B3-962D69527B0A}"/>
      </w:docPartPr>
      <w:docPartBody>
        <w:p w:rsidR="00164F12" w:rsidRDefault="00994810" w:rsidP="00994810">
          <w:pPr>
            <w:pStyle w:val="029957132BB74F55B794BDECACC9D3A6"/>
          </w:pPr>
          <w:r w:rsidRPr="003059F5">
            <w:rPr>
              <w:rStyle w:val="a3"/>
              <w:rtl/>
            </w:rPr>
            <w:t>[תבנית חוזה]</w:t>
          </w:r>
        </w:p>
      </w:docPartBody>
    </w:docPart>
    <w:docPart>
      <w:docPartPr>
        <w:name w:val="93CC75DFAD5B4B2FAADCEFCD6DCD34CC"/>
        <w:category>
          <w:name w:val="כללי"/>
          <w:gallery w:val="placeholder"/>
        </w:category>
        <w:types>
          <w:type w:val="bbPlcHdr"/>
        </w:types>
        <w:behaviors>
          <w:behavior w:val="content"/>
        </w:behaviors>
        <w:guid w:val="{DB4F9002-E143-4848-9DC2-690F0446C6FE}"/>
      </w:docPartPr>
      <w:docPartBody>
        <w:p w:rsidR="00164F12" w:rsidRDefault="00994810" w:rsidP="00994810">
          <w:pPr>
            <w:pStyle w:val="93CC75DFAD5B4B2FAADCEFCD6DCD34CC"/>
          </w:pPr>
          <w:r w:rsidRPr="009D00D7">
            <w:rPr>
              <w:rStyle w:val="a3"/>
              <w:rtl/>
            </w:rPr>
            <w:t>[שם הפרויקט]</w:t>
          </w:r>
        </w:p>
      </w:docPartBody>
    </w:docPart>
    <w:docPart>
      <w:docPartPr>
        <w:name w:val="C4600ADE62B647C5A0F5B9947DBB61D3"/>
        <w:category>
          <w:name w:val="כללי"/>
          <w:gallery w:val="placeholder"/>
        </w:category>
        <w:types>
          <w:type w:val="bbPlcHdr"/>
        </w:types>
        <w:behaviors>
          <w:behavior w:val="content"/>
        </w:behaviors>
        <w:guid w:val="{A982ADBF-82F0-45E7-9C96-EA47CB896672}"/>
      </w:docPartPr>
      <w:docPartBody>
        <w:p w:rsidR="00164F12" w:rsidRDefault="00994810" w:rsidP="00994810">
          <w:pPr>
            <w:pStyle w:val="C4600ADE62B647C5A0F5B9947DBB61D3"/>
          </w:pPr>
          <w:r w:rsidRPr="003059F5">
            <w:rPr>
              <w:rStyle w:val="a3"/>
              <w:rtl/>
            </w:rPr>
            <w:t>[שם ספק]</w:t>
          </w:r>
        </w:p>
      </w:docPartBody>
    </w:docPart>
    <w:docPart>
      <w:docPartPr>
        <w:name w:val="ED70F5D4F8514281B4B33BE639994A2A"/>
        <w:category>
          <w:name w:val="כללי"/>
          <w:gallery w:val="placeholder"/>
        </w:category>
        <w:types>
          <w:type w:val="bbPlcHdr"/>
        </w:types>
        <w:behaviors>
          <w:behavior w:val="content"/>
        </w:behaviors>
        <w:guid w:val="{1DE3458E-56FB-478B-BB86-89552BFF29B2}"/>
      </w:docPartPr>
      <w:docPartBody>
        <w:p w:rsidR="00164F12" w:rsidRDefault="00994810" w:rsidP="00994810">
          <w:pPr>
            <w:pStyle w:val="ED70F5D4F8514281B4B33BE639994A2A"/>
          </w:pPr>
          <w:r w:rsidRPr="003059F5">
            <w:rPr>
              <w:rStyle w:val="a3"/>
              <w:rtl/>
            </w:rPr>
            <w:t>[שם ספק]</w:t>
          </w:r>
        </w:p>
      </w:docPartBody>
    </w:docPart>
    <w:docPart>
      <w:docPartPr>
        <w:name w:val="75B52C8DEE9E47E8B98F45D6138B5D22"/>
        <w:category>
          <w:name w:val="כללי"/>
          <w:gallery w:val="placeholder"/>
        </w:category>
        <w:types>
          <w:type w:val="bbPlcHdr"/>
        </w:types>
        <w:behaviors>
          <w:behavior w:val="content"/>
        </w:behaviors>
        <w:guid w:val="{82E47219-DB70-4B0D-BBDD-467846DEF4A8}"/>
      </w:docPartPr>
      <w:docPartBody>
        <w:p w:rsidR="00164F12" w:rsidRDefault="00994810" w:rsidP="00994810">
          <w:pPr>
            <w:pStyle w:val="75B52C8DEE9E47E8B98F45D6138B5D22"/>
          </w:pPr>
          <w:r w:rsidRPr="009C4355">
            <w:rPr>
              <w:rStyle w:val="a3"/>
              <w:rtl/>
            </w:rPr>
            <w:t>[שם ספק]</w:t>
          </w:r>
        </w:p>
      </w:docPartBody>
    </w:docPart>
    <w:docPart>
      <w:docPartPr>
        <w:name w:val="9753A9C8699448A7AE4A80DB95AA8C60"/>
        <w:category>
          <w:name w:val="כללי"/>
          <w:gallery w:val="placeholder"/>
        </w:category>
        <w:types>
          <w:type w:val="bbPlcHdr"/>
        </w:types>
        <w:behaviors>
          <w:behavior w:val="content"/>
        </w:behaviors>
        <w:guid w:val="{E7494F21-3F9E-4E17-A161-6885EBAD3BEA}"/>
      </w:docPartPr>
      <w:docPartBody>
        <w:p w:rsidR="00164F12" w:rsidRDefault="00994810" w:rsidP="00994810">
          <w:pPr>
            <w:pStyle w:val="9753A9C8699448A7AE4A80DB95AA8C60"/>
          </w:pPr>
          <w:r w:rsidRPr="00C5438E">
            <w:rPr>
              <w:rStyle w:val="a3"/>
              <w:rtl/>
            </w:rPr>
            <w:t>[צד א בחוזה]</w:t>
          </w:r>
        </w:p>
      </w:docPartBody>
    </w:docPart>
    <w:docPart>
      <w:docPartPr>
        <w:name w:val="ABD67586876242C1AFBC6A5DB98C5C68"/>
        <w:category>
          <w:name w:val="כללי"/>
          <w:gallery w:val="placeholder"/>
        </w:category>
        <w:types>
          <w:type w:val="bbPlcHdr"/>
        </w:types>
        <w:behaviors>
          <w:behavior w:val="content"/>
        </w:behaviors>
        <w:guid w:val="{28EE9AA8-6BF3-4506-BE0D-AF9D7A50224A}"/>
      </w:docPartPr>
      <w:docPartBody>
        <w:p w:rsidR="00164F12" w:rsidRDefault="00994810" w:rsidP="00994810">
          <w:pPr>
            <w:pStyle w:val="ABD67586876242C1AFBC6A5DB98C5C68"/>
          </w:pPr>
          <w:r w:rsidRPr="003059F5">
            <w:rPr>
              <w:rStyle w:val="a3"/>
              <w:rtl/>
            </w:rPr>
            <w:t>[שם ספק]</w:t>
          </w:r>
        </w:p>
      </w:docPartBody>
    </w:docPart>
    <w:docPart>
      <w:docPartPr>
        <w:name w:val="6D25D536C7FD4AA5B9BAAC49B49D768A"/>
        <w:category>
          <w:name w:val="כללי"/>
          <w:gallery w:val="placeholder"/>
        </w:category>
        <w:types>
          <w:type w:val="bbPlcHdr"/>
        </w:types>
        <w:behaviors>
          <w:behavior w:val="content"/>
        </w:behaviors>
        <w:guid w:val="{BDD0FD96-3997-422A-8275-5953763DE94F}"/>
      </w:docPartPr>
      <w:docPartBody>
        <w:p w:rsidR="00164F12" w:rsidRDefault="00994810" w:rsidP="00994810">
          <w:pPr>
            <w:pStyle w:val="6D25D536C7FD4AA5B9BAAC49B49D768A"/>
          </w:pPr>
          <w:r w:rsidRPr="003059F5">
            <w:rPr>
              <w:rStyle w:val="a3"/>
              <w:rtl/>
            </w:rPr>
            <w:t>[שם אתר]</w:t>
          </w:r>
        </w:p>
      </w:docPartBody>
    </w:docPart>
    <w:docPart>
      <w:docPartPr>
        <w:name w:val="9F0A134E35EA49F9B7E342CAEEDAE9F2"/>
        <w:category>
          <w:name w:val="כללי"/>
          <w:gallery w:val="placeholder"/>
        </w:category>
        <w:types>
          <w:type w:val="bbPlcHdr"/>
        </w:types>
        <w:behaviors>
          <w:behavior w:val="content"/>
        </w:behaviors>
        <w:guid w:val="{13B9BC2C-0E8D-4367-BF02-5776D7C1E9EC}"/>
      </w:docPartPr>
      <w:docPartBody>
        <w:p w:rsidR="00164F12" w:rsidRDefault="00994810" w:rsidP="00994810">
          <w:pPr>
            <w:pStyle w:val="9F0A134E35EA49F9B7E342CAEEDAE9F2"/>
          </w:pPr>
          <w:r w:rsidRPr="003059F5">
            <w:rPr>
              <w:rStyle w:val="a3"/>
              <w:rtl/>
            </w:rPr>
            <w:t>[תיאור עבודה]</w:t>
          </w:r>
        </w:p>
      </w:docPartBody>
    </w:docPart>
    <w:docPart>
      <w:docPartPr>
        <w:name w:val="A5D379F1CBDD4402BD48A1BAEEB3F379"/>
        <w:category>
          <w:name w:val="כללי"/>
          <w:gallery w:val="placeholder"/>
        </w:category>
        <w:types>
          <w:type w:val="bbPlcHdr"/>
        </w:types>
        <w:behaviors>
          <w:behavior w:val="content"/>
        </w:behaviors>
        <w:guid w:val="{7D75BEE0-30F0-49A2-B4B1-117644CB5CFE}"/>
      </w:docPartPr>
      <w:docPartBody>
        <w:p w:rsidR="00164F12" w:rsidRDefault="00994810" w:rsidP="00994810">
          <w:pPr>
            <w:pStyle w:val="A5D379F1CBDD4402BD48A1BAEEB3F379"/>
          </w:pPr>
          <w:r w:rsidRPr="009C4355">
            <w:rPr>
              <w:rStyle w:val="a3"/>
              <w:rtl/>
            </w:rPr>
            <w:t>[שם ספק]</w:t>
          </w:r>
        </w:p>
      </w:docPartBody>
    </w:docPart>
    <w:docPart>
      <w:docPartPr>
        <w:name w:val="637D86FE697F4534BEF61B67E300B8AB"/>
        <w:category>
          <w:name w:val="כללי"/>
          <w:gallery w:val="placeholder"/>
        </w:category>
        <w:types>
          <w:type w:val="bbPlcHdr"/>
        </w:types>
        <w:behaviors>
          <w:behavior w:val="content"/>
        </w:behaviors>
        <w:guid w:val="{8461DEE2-C6C1-42F5-B401-013597B2D680}"/>
      </w:docPartPr>
      <w:docPartBody>
        <w:p w:rsidR="00164F12" w:rsidRDefault="00994810" w:rsidP="00994810">
          <w:pPr>
            <w:pStyle w:val="637D86FE697F4534BEF61B67E300B8AB"/>
          </w:pPr>
          <w:r w:rsidRPr="00C5438E">
            <w:rPr>
              <w:rStyle w:val="a3"/>
              <w:rtl/>
            </w:rPr>
            <w:t>[צד א בחוזה]</w:t>
          </w:r>
        </w:p>
      </w:docPartBody>
    </w:docPart>
    <w:docPart>
      <w:docPartPr>
        <w:name w:val="CE352401F2954D5882E674BC0662E910"/>
        <w:category>
          <w:name w:val="כללי"/>
          <w:gallery w:val="placeholder"/>
        </w:category>
        <w:types>
          <w:type w:val="bbPlcHdr"/>
        </w:types>
        <w:behaviors>
          <w:behavior w:val="content"/>
        </w:behaviors>
        <w:guid w:val="{94825F0C-6C17-46BD-B8A5-53FE97CFC4D9}"/>
      </w:docPartPr>
      <w:docPartBody>
        <w:p w:rsidR="00164F12" w:rsidRDefault="00994810" w:rsidP="00994810">
          <w:pPr>
            <w:pStyle w:val="CE352401F2954D5882E674BC0662E910"/>
          </w:pPr>
          <w:r w:rsidRPr="003059F5">
            <w:rPr>
              <w:rStyle w:val="a3"/>
              <w:rtl/>
            </w:rPr>
            <w:t>[שם אתר]</w:t>
          </w:r>
        </w:p>
      </w:docPartBody>
    </w:docPart>
    <w:docPart>
      <w:docPartPr>
        <w:name w:val="60138D1A720A46D180B57150198009E4"/>
        <w:category>
          <w:name w:val="כללי"/>
          <w:gallery w:val="placeholder"/>
        </w:category>
        <w:types>
          <w:type w:val="bbPlcHdr"/>
        </w:types>
        <w:behaviors>
          <w:behavior w:val="content"/>
        </w:behaviors>
        <w:guid w:val="{1B4F836E-5006-422F-BE67-C54194469B34}"/>
      </w:docPartPr>
      <w:docPartBody>
        <w:p w:rsidR="00164F12" w:rsidRDefault="00994810" w:rsidP="00994810">
          <w:pPr>
            <w:pStyle w:val="60138D1A720A46D180B57150198009E4"/>
          </w:pPr>
          <w:r w:rsidRPr="003059F5">
            <w:rPr>
              <w:rStyle w:val="a3"/>
              <w:rtl/>
            </w:rPr>
            <w:t>[תאריך חתימת חוזה]</w:t>
          </w:r>
        </w:p>
      </w:docPartBody>
    </w:docPart>
    <w:docPart>
      <w:docPartPr>
        <w:name w:val="81140172E59E4A57B85E3AC2F18AC6B9"/>
        <w:category>
          <w:name w:val="כללי"/>
          <w:gallery w:val="placeholder"/>
        </w:category>
        <w:types>
          <w:type w:val="bbPlcHdr"/>
        </w:types>
        <w:behaviors>
          <w:behavior w:val="content"/>
        </w:behaviors>
        <w:guid w:val="{86F5178C-180A-429C-B189-FCEF45F96772}"/>
      </w:docPartPr>
      <w:docPartBody>
        <w:p w:rsidR="00164F12" w:rsidRDefault="00994810" w:rsidP="00994810">
          <w:pPr>
            <w:pStyle w:val="81140172E59E4A57B85E3AC2F18AC6B9"/>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0D3E"/>
    <w:rsid w:val="00155C6E"/>
    <w:rsid w:val="00164F12"/>
    <w:rsid w:val="0032380B"/>
    <w:rsid w:val="003D3172"/>
    <w:rsid w:val="004628EB"/>
    <w:rsid w:val="00655D33"/>
    <w:rsid w:val="00656ED2"/>
    <w:rsid w:val="006865A5"/>
    <w:rsid w:val="00745C17"/>
    <w:rsid w:val="00994810"/>
    <w:rsid w:val="00A87D31"/>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94810"/>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6A9ED259F79741C69A788D0DFE4E0A7C">
    <w:name w:val="6A9ED259F79741C69A788D0DFE4E0A7C"/>
    <w:rsid w:val="004628EB"/>
    <w:pPr>
      <w:bidi/>
    </w:pPr>
  </w:style>
  <w:style w:type="paragraph" w:customStyle="1" w:styleId="E704453A64E74612AA1C761578EB9789">
    <w:name w:val="E704453A64E74612AA1C761578EB9789"/>
    <w:rsid w:val="004628EB"/>
    <w:pPr>
      <w:bidi/>
    </w:pPr>
  </w:style>
  <w:style w:type="paragraph" w:customStyle="1" w:styleId="92496ACE74334D6F8D9804A945BA0832">
    <w:name w:val="92496ACE74334D6F8D9804A945BA0832"/>
    <w:rsid w:val="004628EB"/>
    <w:pPr>
      <w:bidi/>
    </w:pPr>
  </w:style>
  <w:style w:type="paragraph" w:customStyle="1" w:styleId="AA0048BC5FA54B759BF4B82692BB145D">
    <w:name w:val="AA0048BC5FA54B759BF4B82692BB145D"/>
    <w:rsid w:val="004628EB"/>
    <w:pPr>
      <w:bidi/>
    </w:pPr>
  </w:style>
  <w:style w:type="paragraph" w:customStyle="1" w:styleId="3D013FDA72814AEC877A57677FCA06F1">
    <w:name w:val="3D013FDA72814AEC877A57677FCA06F1"/>
    <w:rsid w:val="00655D33"/>
    <w:pPr>
      <w:bidi/>
    </w:pPr>
  </w:style>
  <w:style w:type="paragraph" w:customStyle="1" w:styleId="F25AD699E7BE4DD0872AFFAFED290AAE">
    <w:name w:val="F25AD699E7BE4DD0872AFFAFED290AAE"/>
    <w:rsid w:val="00155C6E"/>
    <w:pPr>
      <w:bidi/>
    </w:pPr>
  </w:style>
  <w:style w:type="paragraph" w:customStyle="1" w:styleId="4798629AB2D743C59CB94D0A63AFAD56">
    <w:name w:val="4798629AB2D743C59CB94D0A63AFAD56"/>
    <w:rsid w:val="00994810"/>
    <w:pPr>
      <w:bidi/>
    </w:pPr>
  </w:style>
  <w:style w:type="paragraph" w:customStyle="1" w:styleId="9F074DA6E8F34A398DF78B5C68BA5C80">
    <w:name w:val="9F074DA6E8F34A398DF78B5C68BA5C80"/>
    <w:rsid w:val="00994810"/>
    <w:pPr>
      <w:bidi/>
    </w:pPr>
  </w:style>
  <w:style w:type="paragraph" w:customStyle="1" w:styleId="CCCF4A67E3664BCFAD5F906570B72FF1">
    <w:name w:val="CCCF4A67E3664BCFAD5F906570B72FF1"/>
    <w:rsid w:val="00994810"/>
    <w:pPr>
      <w:bidi/>
    </w:pPr>
  </w:style>
  <w:style w:type="paragraph" w:customStyle="1" w:styleId="181E78737A4B44B2A4FBF27088516C8D">
    <w:name w:val="181E78737A4B44B2A4FBF27088516C8D"/>
    <w:rsid w:val="00994810"/>
    <w:pPr>
      <w:bidi/>
    </w:pPr>
  </w:style>
  <w:style w:type="paragraph" w:customStyle="1" w:styleId="B56B34ED28AA4A3BAB483FF60DF5AB53">
    <w:name w:val="B56B34ED28AA4A3BAB483FF60DF5AB53"/>
    <w:rsid w:val="00994810"/>
    <w:pPr>
      <w:bidi/>
    </w:pPr>
  </w:style>
  <w:style w:type="paragraph" w:customStyle="1" w:styleId="255BCD959CDC4663A72F60C61E826D1C">
    <w:name w:val="255BCD959CDC4663A72F60C61E826D1C"/>
    <w:rsid w:val="00994810"/>
    <w:pPr>
      <w:bidi/>
    </w:pPr>
  </w:style>
  <w:style w:type="paragraph" w:customStyle="1" w:styleId="AE6C6D9AC5B642BD8E014E2B8A80BB7E">
    <w:name w:val="AE6C6D9AC5B642BD8E014E2B8A80BB7E"/>
    <w:rsid w:val="00994810"/>
    <w:pPr>
      <w:bidi/>
    </w:pPr>
  </w:style>
  <w:style w:type="paragraph" w:customStyle="1" w:styleId="6A09361AF0D244F08BA31F9FED7F4335">
    <w:name w:val="6A09361AF0D244F08BA31F9FED7F4335"/>
    <w:rsid w:val="00994810"/>
    <w:pPr>
      <w:bidi/>
    </w:pPr>
  </w:style>
  <w:style w:type="paragraph" w:customStyle="1" w:styleId="C1248346886F4EACAADD527A8E6C8CA9">
    <w:name w:val="C1248346886F4EACAADD527A8E6C8CA9"/>
    <w:rsid w:val="00994810"/>
    <w:pPr>
      <w:bidi/>
    </w:pPr>
  </w:style>
  <w:style w:type="paragraph" w:customStyle="1" w:styleId="3246384E4BE546038F4B1559E7A98B1C">
    <w:name w:val="3246384E4BE546038F4B1559E7A98B1C"/>
    <w:rsid w:val="00994810"/>
    <w:pPr>
      <w:bidi/>
    </w:pPr>
  </w:style>
  <w:style w:type="paragraph" w:customStyle="1" w:styleId="6CACA939F8A44347B87F226F6EB8007B">
    <w:name w:val="6CACA939F8A44347B87F226F6EB8007B"/>
    <w:rsid w:val="00994810"/>
    <w:pPr>
      <w:bidi/>
    </w:pPr>
  </w:style>
  <w:style w:type="paragraph" w:customStyle="1" w:styleId="6226702E87D24ED4BA07512D2DCD1D35">
    <w:name w:val="6226702E87D24ED4BA07512D2DCD1D35"/>
    <w:rsid w:val="00994810"/>
    <w:pPr>
      <w:bidi/>
    </w:pPr>
  </w:style>
  <w:style w:type="paragraph" w:customStyle="1" w:styleId="39056136E64D48CD835D6FEC03ACAB39">
    <w:name w:val="39056136E64D48CD835D6FEC03ACAB39"/>
    <w:rsid w:val="00994810"/>
    <w:pPr>
      <w:bidi/>
    </w:pPr>
  </w:style>
  <w:style w:type="paragraph" w:customStyle="1" w:styleId="0EC2C2A165C34F598CCF852A4B5946B9">
    <w:name w:val="0EC2C2A165C34F598CCF852A4B5946B9"/>
    <w:rsid w:val="00994810"/>
    <w:pPr>
      <w:bidi/>
    </w:pPr>
  </w:style>
  <w:style w:type="paragraph" w:customStyle="1" w:styleId="9A34B4DDA7BE45B7B3AA0F4ADCC3D4FE">
    <w:name w:val="9A34B4DDA7BE45B7B3AA0F4ADCC3D4FE"/>
    <w:rsid w:val="00994810"/>
    <w:pPr>
      <w:bidi/>
    </w:pPr>
  </w:style>
  <w:style w:type="paragraph" w:customStyle="1" w:styleId="A8CEFD3F68CC4139B29B9B12A521A3F4">
    <w:name w:val="A8CEFD3F68CC4139B29B9B12A521A3F4"/>
    <w:rsid w:val="00994810"/>
    <w:pPr>
      <w:bidi/>
    </w:pPr>
  </w:style>
  <w:style w:type="paragraph" w:customStyle="1" w:styleId="E225FFBAC2A4410DB6A269A78F5ADBA0">
    <w:name w:val="E225FFBAC2A4410DB6A269A78F5ADBA0"/>
    <w:rsid w:val="00994810"/>
    <w:pPr>
      <w:bidi/>
    </w:pPr>
  </w:style>
  <w:style w:type="paragraph" w:customStyle="1" w:styleId="0B9828A939B74A8D8C7BD8C185853624">
    <w:name w:val="0B9828A939B74A8D8C7BD8C185853624"/>
    <w:rsid w:val="00994810"/>
    <w:pPr>
      <w:bidi/>
    </w:pPr>
  </w:style>
  <w:style w:type="paragraph" w:customStyle="1" w:styleId="5F6D175CD22C4BA791C953C4E0DB8B70">
    <w:name w:val="5F6D175CD22C4BA791C953C4E0DB8B70"/>
    <w:rsid w:val="00994810"/>
    <w:pPr>
      <w:bidi/>
    </w:pPr>
  </w:style>
  <w:style w:type="paragraph" w:customStyle="1" w:styleId="41B38F50E4FC49B8A0512A4EDC9FC7AD">
    <w:name w:val="41B38F50E4FC49B8A0512A4EDC9FC7AD"/>
    <w:rsid w:val="00994810"/>
    <w:pPr>
      <w:bidi/>
    </w:pPr>
  </w:style>
  <w:style w:type="paragraph" w:customStyle="1" w:styleId="D559730C708248E59001A8218D03B7DD">
    <w:name w:val="D559730C708248E59001A8218D03B7DD"/>
    <w:rsid w:val="00994810"/>
    <w:pPr>
      <w:bidi/>
    </w:pPr>
  </w:style>
  <w:style w:type="paragraph" w:customStyle="1" w:styleId="9FDC1813FBC1470187EC7920F5180561">
    <w:name w:val="9FDC1813FBC1470187EC7920F5180561"/>
    <w:rsid w:val="00994810"/>
    <w:pPr>
      <w:bidi/>
    </w:pPr>
  </w:style>
  <w:style w:type="paragraph" w:customStyle="1" w:styleId="47FCC6D2593F4649B0CE7764DAB0DD25">
    <w:name w:val="47FCC6D2593F4649B0CE7764DAB0DD25"/>
    <w:rsid w:val="00994810"/>
    <w:pPr>
      <w:bidi/>
    </w:pPr>
  </w:style>
  <w:style w:type="paragraph" w:customStyle="1" w:styleId="CF054D32B7D04222A6952B0E378B1FE6">
    <w:name w:val="CF054D32B7D04222A6952B0E378B1FE6"/>
    <w:rsid w:val="00994810"/>
    <w:pPr>
      <w:bidi/>
    </w:pPr>
  </w:style>
  <w:style w:type="paragraph" w:customStyle="1" w:styleId="CFEC286F9F584BC5AF846440A8237578">
    <w:name w:val="CFEC286F9F584BC5AF846440A8237578"/>
    <w:rsid w:val="00994810"/>
    <w:pPr>
      <w:bidi/>
    </w:pPr>
  </w:style>
  <w:style w:type="paragraph" w:customStyle="1" w:styleId="029957132BB74F55B794BDECACC9D3A6">
    <w:name w:val="029957132BB74F55B794BDECACC9D3A6"/>
    <w:rsid w:val="00994810"/>
    <w:pPr>
      <w:bidi/>
    </w:pPr>
  </w:style>
  <w:style w:type="paragraph" w:customStyle="1" w:styleId="93CC75DFAD5B4B2FAADCEFCD6DCD34CC">
    <w:name w:val="93CC75DFAD5B4B2FAADCEFCD6DCD34CC"/>
    <w:rsid w:val="00994810"/>
    <w:pPr>
      <w:bidi/>
    </w:pPr>
  </w:style>
  <w:style w:type="paragraph" w:customStyle="1" w:styleId="C4600ADE62B647C5A0F5B9947DBB61D3">
    <w:name w:val="C4600ADE62B647C5A0F5B9947DBB61D3"/>
    <w:rsid w:val="00994810"/>
    <w:pPr>
      <w:bidi/>
    </w:pPr>
  </w:style>
  <w:style w:type="paragraph" w:customStyle="1" w:styleId="ED70F5D4F8514281B4B33BE639994A2A">
    <w:name w:val="ED70F5D4F8514281B4B33BE639994A2A"/>
    <w:rsid w:val="00994810"/>
    <w:pPr>
      <w:bidi/>
    </w:pPr>
  </w:style>
  <w:style w:type="paragraph" w:customStyle="1" w:styleId="75B52C8DEE9E47E8B98F45D6138B5D22">
    <w:name w:val="75B52C8DEE9E47E8B98F45D6138B5D22"/>
    <w:rsid w:val="00994810"/>
    <w:pPr>
      <w:bidi/>
    </w:pPr>
  </w:style>
  <w:style w:type="paragraph" w:customStyle="1" w:styleId="6BE6646D28BC4EB8BC772280071A48D3">
    <w:name w:val="6BE6646D28BC4EB8BC772280071A48D3"/>
    <w:rsid w:val="00994810"/>
    <w:pPr>
      <w:bidi/>
    </w:pPr>
  </w:style>
  <w:style w:type="paragraph" w:customStyle="1" w:styleId="1842849D7C6F43DDBAA405053616EB32">
    <w:name w:val="1842849D7C6F43DDBAA405053616EB32"/>
    <w:rsid w:val="00994810"/>
    <w:pPr>
      <w:bidi/>
    </w:pPr>
  </w:style>
  <w:style w:type="paragraph" w:customStyle="1" w:styleId="30B1670212224C33A9DAED4EE71623DE">
    <w:name w:val="30B1670212224C33A9DAED4EE71623DE"/>
    <w:rsid w:val="00994810"/>
    <w:pPr>
      <w:bidi/>
    </w:pPr>
  </w:style>
  <w:style w:type="paragraph" w:customStyle="1" w:styleId="08A7F24747B14DBEA2E76D0ABF825F8C">
    <w:name w:val="08A7F24747B14DBEA2E76D0ABF825F8C"/>
    <w:rsid w:val="00994810"/>
    <w:pPr>
      <w:bidi/>
    </w:pPr>
  </w:style>
  <w:style w:type="paragraph" w:customStyle="1" w:styleId="9753A9C8699448A7AE4A80DB95AA8C60">
    <w:name w:val="9753A9C8699448A7AE4A80DB95AA8C60"/>
    <w:rsid w:val="00994810"/>
    <w:pPr>
      <w:bidi/>
    </w:pPr>
  </w:style>
  <w:style w:type="paragraph" w:customStyle="1" w:styleId="ABD67586876242C1AFBC6A5DB98C5C68">
    <w:name w:val="ABD67586876242C1AFBC6A5DB98C5C68"/>
    <w:rsid w:val="00994810"/>
    <w:pPr>
      <w:bidi/>
    </w:pPr>
  </w:style>
  <w:style w:type="paragraph" w:customStyle="1" w:styleId="6D25D536C7FD4AA5B9BAAC49B49D768A">
    <w:name w:val="6D25D536C7FD4AA5B9BAAC49B49D768A"/>
    <w:rsid w:val="00994810"/>
    <w:pPr>
      <w:bidi/>
    </w:pPr>
  </w:style>
  <w:style w:type="paragraph" w:customStyle="1" w:styleId="9F0A134E35EA49F9B7E342CAEEDAE9F2">
    <w:name w:val="9F0A134E35EA49F9B7E342CAEEDAE9F2"/>
    <w:rsid w:val="00994810"/>
    <w:pPr>
      <w:bidi/>
    </w:pPr>
  </w:style>
  <w:style w:type="paragraph" w:customStyle="1" w:styleId="A5D379F1CBDD4402BD48A1BAEEB3F379">
    <w:name w:val="A5D379F1CBDD4402BD48A1BAEEB3F379"/>
    <w:rsid w:val="00994810"/>
    <w:pPr>
      <w:bidi/>
    </w:pPr>
  </w:style>
  <w:style w:type="paragraph" w:customStyle="1" w:styleId="637D86FE697F4534BEF61B67E300B8AB">
    <w:name w:val="637D86FE697F4534BEF61B67E300B8AB"/>
    <w:rsid w:val="00994810"/>
    <w:pPr>
      <w:bidi/>
    </w:pPr>
  </w:style>
  <w:style w:type="paragraph" w:customStyle="1" w:styleId="CE352401F2954D5882E674BC0662E910">
    <w:name w:val="CE352401F2954D5882E674BC0662E910"/>
    <w:rsid w:val="00994810"/>
    <w:pPr>
      <w:bidi/>
    </w:pPr>
  </w:style>
  <w:style w:type="paragraph" w:customStyle="1" w:styleId="60138D1A720A46D180B57150198009E4">
    <w:name w:val="60138D1A720A46D180B57150198009E4"/>
    <w:rsid w:val="00994810"/>
    <w:pPr>
      <w:bidi/>
    </w:pPr>
  </w:style>
  <w:style w:type="paragraph" w:customStyle="1" w:styleId="81140172E59E4A57B85E3AC2F18AC6B9">
    <w:name w:val="81140172E59E4A57B85E3AC2F18AC6B9"/>
    <w:rsid w:val="0099481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ds:schemaRefs>
    <ds:schemaRef ds:uri="http://purl.org/dc/elements/1.1/"/>
    <ds:schemaRef ds:uri="http://www.w3.org/XML/1998/namespace"/>
    <ds:schemaRef ds:uri="e82e0497-401b-493b-ab66-61f85c09ed30"/>
    <ds:schemaRef ds:uri="http://schemas.microsoft.com/office/2006/documentManagement/types"/>
    <ds:schemaRef ds:uri="http://schemas.microsoft.com/office/infopath/2007/PartnerControls"/>
    <ds:schemaRef ds:uri="http://purl.org/dc/dcmitype/"/>
    <ds:schemaRef ds:uri="http://purl.org/dc/terms/"/>
    <ds:schemaRef ds:uri="http://schemas.openxmlformats.org/package/2006/metadata/core-properties"/>
    <ds:schemaRef ds:uri="http://schemas.microsoft.com/sharepoint/v3"/>
    <ds:schemaRef ds:uri="http://schemas.microsoft.com/office/2006/metadata/properties"/>
  </ds:schemaRefs>
</ds:datastoreItem>
</file>

<file path=customXml/itemProps2.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3.xml><?xml version="1.0" encoding="utf-8"?>
<ds:datastoreItem xmlns:ds="http://schemas.openxmlformats.org/officeDocument/2006/customXml" ds:itemID="{FBCBF46D-E81C-40AC-AECF-5A94A316585E}"/>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378B75FB-6511-4EB8-836B-7375F487BE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AD601165-A31E-42B2-977C-F14DEE40A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47</Pages>
  <Words>12632</Words>
  <Characters>63161</Characters>
  <Application>Microsoft Office Word</Application>
  <DocSecurity>0</DocSecurity>
  <Lines>526</Lines>
  <Paragraphs>151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32</cp:revision>
  <dcterms:created xsi:type="dcterms:W3CDTF">2020-06-24T12:52:00Z</dcterms:created>
  <dcterms:modified xsi:type="dcterms:W3CDTF">2020-11-03T09:58:00Z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d446a85e-e12c-4124-8483-80b09229128d</vt:lpwstr>
  </property>
</Properties>
</file>